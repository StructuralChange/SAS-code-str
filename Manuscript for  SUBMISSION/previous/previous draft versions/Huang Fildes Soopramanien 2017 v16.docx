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19DEEE" w14:textId="7155461B" w:rsidR="001D49CF" w:rsidRPr="00A60A57" w:rsidRDefault="00E446EB" w:rsidP="00E834F1">
      <w:pPr>
        <w:spacing w:after="0" w:line="360" w:lineRule="auto"/>
        <w:jc w:val="center"/>
        <w:rPr>
          <w:rFonts w:cs="Times New Roman"/>
          <w:color w:val="0D0D0D" w:themeColor="text1" w:themeTint="F2"/>
          <w:sz w:val="22"/>
          <w:rPrChange w:id="0" w:author="tao huang" w:date="2017-09-17T12:05:00Z">
            <w:rPr>
              <w:rFonts w:cs="Times New Roman"/>
              <w:color w:val="000000" w:themeColor="text1"/>
              <w:sz w:val="28"/>
              <w:szCs w:val="28"/>
            </w:rPr>
          </w:rPrChange>
        </w:rPr>
        <w:pPrChange w:id="1" w:author="tao huang" w:date="2017-09-17T11:49:00Z">
          <w:pPr>
            <w:spacing w:after="0" w:line="360" w:lineRule="auto"/>
          </w:pPr>
        </w:pPrChange>
      </w:pPr>
      <w:bookmarkStart w:id="2" w:name="_Hlk483150523"/>
      <w:bookmarkEnd w:id="2"/>
      <w:r w:rsidRPr="00A60A57">
        <w:rPr>
          <w:rFonts w:cs="Times New Roman"/>
          <w:color w:val="0D0D0D" w:themeColor="text1" w:themeTint="F2"/>
          <w:sz w:val="22"/>
          <w:rPrChange w:id="3" w:author="tao huang" w:date="2017-09-17T12:05:00Z">
            <w:rPr>
              <w:rFonts w:cs="Times New Roman"/>
              <w:color w:val="000000" w:themeColor="text1"/>
              <w:sz w:val="28"/>
              <w:szCs w:val="28"/>
            </w:rPr>
          </w:rPrChange>
        </w:rPr>
        <w:t xml:space="preserve">Forecasting </w:t>
      </w:r>
      <w:ins w:id="4" w:author="Soopramanien, Didier" w:date="2017-09-09T13:42:00Z">
        <w:r w:rsidR="00171CCF" w:rsidRPr="00A60A57">
          <w:rPr>
            <w:rFonts w:cs="Times New Roman"/>
            <w:color w:val="0D0D0D" w:themeColor="text1" w:themeTint="F2"/>
            <w:sz w:val="22"/>
            <w:rPrChange w:id="5" w:author="tao huang" w:date="2017-09-17T12:05:00Z">
              <w:rPr>
                <w:rFonts w:cs="Times New Roman"/>
                <w:color w:val="000000" w:themeColor="text1"/>
                <w:sz w:val="28"/>
                <w:szCs w:val="28"/>
              </w:rPr>
            </w:rPrChange>
          </w:rPr>
          <w:t xml:space="preserve"> Retail </w:t>
        </w:r>
      </w:ins>
      <w:del w:id="6" w:author="Soopramanien, Didier" w:date="2017-09-09T13:42:00Z">
        <w:r w:rsidR="00902DF2" w:rsidRPr="00A60A57" w:rsidDel="00171CCF">
          <w:rPr>
            <w:rFonts w:cs="Times New Roman"/>
            <w:color w:val="0D0D0D" w:themeColor="text1" w:themeTint="F2"/>
            <w:sz w:val="22"/>
            <w:rPrChange w:id="7" w:author="tao huang" w:date="2017-09-17T12:05:00Z">
              <w:rPr>
                <w:rFonts w:cs="Times New Roman"/>
                <w:color w:val="000000" w:themeColor="text1"/>
                <w:sz w:val="28"/>
                <w:szCs w:val="28"/>
              </w:rPr>
            </w:rPrChange>
          </w:rPr>
          <w:delText xml:space="preserve">Grocery </w:delText>
        </w:r>
        <w:r w:rsidR="00DE15C1" w:rsidRPr="00A60A57" w:rsidDel="00171CCF">
          <w:rPr>
            <w:rFonts w:cs="Times New Roman"/>
            <w:color w:val="0D0D0D" w:themeColor="text1" w:themeTint="F2"/>
            <w:sz w:val="22"/>
            <w:rPrChange w:id="8" w:author="tao huang" w:date="2017-09-17T12:05:00Z">
              <w:rPr>
                <w:rFonts w:cs="Times New Roman"/>
                <w:color w:val="000000" w:themeColor="text1"/>
                <w:sz w:val="28"/>
                <w:szCs w:val="28"/>
              </w:rPr>
            </w:rPrChange>
          </w:rPr>
          <w:delText xml:space="preserve">Retailer </w:delText>
        </w:r>
        <w:r w:rsidR="00F00A98" w:rsidRPr="00A60A57" w:rsidDel="00171CCF">
          <w:rPr>
            <w:rFonts w:cs="Times New Roman"/>
            <w:color w:val="0D0D0D" w:themeColor="text1" w:themeTint="F2"/>
            <w:sz w:val="22"/>
            <w:rPrChange w:id="9" w:author="tao huang" w:date="2017-09-17T12:05:00Z">
              <w:rPr>
                <w:rFonts w:cs="Times New Roman"/>
                <w:color w:val="000000" w:themeColor="text1"/>
                <w:sz w:val="28"/>
                <w:szCs w:val="28"/>
              </w:rPr>
            </w:rPrChange>
          </w:rPr>
          <w:delText>P</w:delText>
        </w:r>
        <w:r w:rsidRPr="00A60A57" w:rsidDel="00171CCF">
          <w:rPr>
            <w:rFonts w:cs="Times New Roman"/>
            <w:color w:val="0D0D0D" w:themeColor="text1" w:themeTint="F2"/>
            <w:sz w:val="22"/>
            <w:rPrChange w:id="10" w:author="tao huang" w:date="2017-09-17T12:05:00Z">
              <w:rPr>
                <w:rFonts w:cs="Times New Roman"/>
                <w:color w:val="000000" w:themeColor="text1"/>
                <w:sz w:val="28"/>
                <w:szCs w:val="28"/>
              </w:rPr>
            </w:rPrChange>
          </w:rPr>
          <w:delText xml:space="preserve">roduct </w:delText>
        </w:r>
        <w:r w:rsidR="00F00A98" w:rsidRPr="00A60A57" w:rsidDel="00171CCF">
          <w:rPr>
            <w:rFonts w:cs="Times New Roman"/>
            <w:color w:val="0D0D0D" w:themeColor="text1" w:themeTint="F2"/>
            <w:sz w:val="22"/>
            <w:rPrChange w:id="11" w:author="tao huang" w:date="2017-09-17T12:05:00Z">
              <w:rPr>
                <w:rFonts w:cs="Times New Roman"/>
                <w:color w:val="000000" w:themeColor="text1"/>
                <w:sz w:val="28"/>
                <w:szCs w:val="28"/>
              </w:rPr>
            </w:rPrChange>
          </w:rPr>
          <w:delText xml:space="preserve">Sales </w:delText>
        </w:r>
        <w:r w:rsidR="00DE15C1" w:rsidRPr="00A60A57" w:rsidDel="00171CCF">
          <w:rPr>
            <w:rFonts w:cs="Times New Roman"/>
            <w:color w:val="0D0D0D" w:themeColor="text1" w:themeTint="F2"/>
            <w:sz w:val="22"/>
            <w:rPrChange w:id="12" w:author="tao huang" w:date="2017-09-17T12:05:00Z">
              <w:rPr>
                <w:rFonts w:cs="Times New Roman"/>
                <w:color w:val="000000" w:themeColor="text1"/>
                <w:sz w:val="28"/>
                <w:szCs w:val="28"/>
              </w:rPr>
            </w:rPrChange>
          </w:rPr>
          <w:delText xml:space="preserve">at </w:delText>
        </w:r>
      </w:del>
      <w:r w:rsidR="00DE15C1" w:rsidRPr="00A60A57">
        <w:rPr>
          <w:rFonts w:cs="Times New Roman"/>
          <w:color w:val="0D0D0D" w:themeColor="text1" w:themeTint="F2"/>
          <w:sz w:val="22"/>
          <w:rPrChange w:id="13" w:author="tao huang" w:date="2017-09-17T12:05:00Z">
            <w:rPr>
              <w:rFonts w:cs="Times New Roman"/>
              <w:color w:val="000000" w:themeColor="text1"/>
              <w:sz w:val="28"/>
              <w:szCs w:val="28"/>
            </w:rPr>
          </w:rPrChange>
        </w:rPr>
        <w:t>SKU</w:t>
      </w:r>
      <w:ins w:id="14" w:author="Soopramanien, Didier" w:date="2017-09-09T13:42:00Z">
        <w:r w:rsidR="00171CCF" w:rsidRPr="00A60A57">
          <w:rPr>
            <w:rFonts w:cs="Times New Roman"/>
            <w:color w:val="0D0D0D" w:themeColor="text1" w:themeTint="F2"/>
            <w:sz w:val="22"/>
            <w:rPrChange w:id="15" w:author="tao huang" w:date="2017-09-17T12:05:00Z">
              <w:rPr>
                <w:rFonts w:cs="Times New Roman"/>
                <w:color w:val="000000" w:themeColor="text1"/>
                <w:sz w:val="28"/>
                <w:szCs w:val="28"/>
              </w:rPr>
            </w:rPrChange>
          </w:rPr>
          <w:t xml:space="preserve"> Sales</w:t>
        </w:r>
      </w:ins>
      <w:r w:rsidR="00DE15C1" w:rsidRPr="00A60A57">
        <w:rPr>
          <w:rFonts w:cs="Times New Roman"/>
          <w:color w:val="0D0D0D" w:themeColor="text1" w:themeTint="F2"/>
          <w:sz w:val="22"/>
          <w:rPrChange w:id="16" w:author="tao huang" w:date="2017-09-17T12:05:00Z">
            <w:rPr>
              <w:rFonts w:cs="Times New Roman"/>
              <w:color w:val="000000" w:themeColor="text1"/>
              <w:sz w:val="28"/>
              <w:szCs w:val="28"/>
            </w:rPr>
          </w:rPrChange>
        </w:rPr>
        <w:t xml:space="preserve"> </w:t>
      </w:r>
      <w:del w:id="17" w:author="Soopramanien, Didier" w:date="2017-09-09T13:42:00Z">
        <w:r w:rsidR="00DE15C1" w:rsidRPr="00A60A57" w:rsidDel="00171CCF">
          <w:rPr>
            <w:rFonts w:cs="Times New Roman"/>
            <w:color w:val="0D0D0D" w:themeColor="text1" w:themeTint="F2"/>
            <w:sz w:val="22"/>
            <w:rPrChange w:id="18" w:author="tao huang" w:date="2017-09-17T12:05:00Z">
              <w:rPr>
                <w:rFonts w:cs="Times New Roman"/>
                <w:color w:val="000000" w:themeColor="text1"/>
                <w:sz w:val="28"/>
                <w:szCs w:val="28"/>
              </w:rPr>
            </w:rPrChange>
          </w:rPr>
          <w:delText>level</w:delText>
        </w:r>
        <w:r w:rsidR="00EC20E9" w:rsidRPr="00A60A57" w:rsidDel="00171CCF">
          <w:rPr>
            <w:rFonts w:cs="Times New Roman"/>
            <w:color w:val="0D0D0D" w:themeColor="text1" w:themeTint="F2"/>
            <w:sz w:val="22"/>
            <w:rPrChange w:id="19" w:author="tao huang" w:date="2017-09-17T12:05:00Z">
              <w:rPr>
                <w:rFonts w:cs="Times New Roman"/>
                <w:color w:val="000000" w:themeColor="text1"/>
                <w:sz w:val="28"/>
                <w:szCs w:val="28"/>
              </w:rPr>
            </w:rPrChange>
          </w:rPr>
          <w:delText xml:space="preserve"> </w:delText>
        </w:r>
      </w:del>
      <w:r w:rsidR="006A1C59" w:rsidRPr="00A60A57">
        <w:rPr>
          <w:rFonts w:cs="Times New Roman"/>
          <w:color w:val="0D0D0D" w:themeColor="text1" w:themeTint="F2"/>
          <w:sz w:val="22"/>
          <w:rPrChange w:id="20" w:author="tao huang" w:date="2017-09-17T12:05:00Z">
            <w:rPr>
              <w:rFonts w:cs="Times New Roman"/>
              <w:color w:val="000000" w:themeColor="text1"/>
              <w:sz w:val="28"/>
              <w:szCs w:val="28"/>
            </w:rPr>
          </w:rPrChange>
        </w:rPr>
        <w:t xml:space="preserve">in the presence of </w:t>
      </w:r>
      <w:ins w:id="21" w:author="Soopramanien, Didier" w:date="2017-09-09T13:43:00Z">
        <w:r w:rsidR="00171CCF" w:rsidRPr="00A60A57">
          <w:rPr>
            <w:rFonts w:cs="Times New Roman"/>
            <w:color w:val="0D0D0D" w:themeColor="text1" w:themeTint="F2"/>
            <w:sz w:val="22"/>
            <w:rPrChange w:id="22" w:author="tao huang" w:date="2017-09-17T12:05:00Z">
              <w:rPr>
                <w:rFonts w:cs="Times New Roman"/>
                <w:color w:val="000000" w:themeColor="text1"/>
                <w:sz w:val="28"/>
                <w:szCs w:val="28"/>
              </w:rPr>
            </w:rPrChange>
          </w:rPr>
          <w:t>S</w:t>
        </w:r>
      </w:ins>
      <w:del w:id="23" w:author="Soopramanien, Didier" w:date="2017-09-09T13:43:00Z">
        <w:r w:rsidR="00037FA5" w:rsidRPr="00A60A57" w:rsidDel="00171CCF">
          <w:rPr>
            <w:rFonts w:cs="Times New Roman"/>
            <w:color w:val="0D0D0D" w:themeColor="text1" w:themeTint="F2"/>
            <w:sz w:val="22"/>
            <w:rPrChange w:id="24" w:author="tao huang" w:date="2017-09-17T12:05:00Z">
              <w:rPr>
                <w:rFonts w:cs="Times New Roman"/>
                <w:color w:val="000000" w:themeColor="text1"/>
                <w:sz w:val="28"/>
                <w:szCs w:val="28"/>
              </w:rPr>
            </w:rPrChange>
          </w:rPr>
          <w:delText>s</w:delText>
        </w:r>
      </w:del>
      <w:r w:rsidR="00037FA5" w:rsidRPr="00A60A57">
        <w:rPr>
          <w:rFonts w:cs="Times New Roman"/>
          <w:color w:val="0D0D0D" w:themeColor="text1" w:themeTint="F2"/>
          <w:sz w:val="22"/>
          <w:rPrChange w:id="25" w:author="tao huang" w:date="2017-09-17T12:05:00Z">
            <w:rPr>
              <w:rFonts w:cs="Times New Roman"/>
              <w:color w:val="000000" w:themeColor="text1"/>
              <w:sz w:val="28"/>
              <w:szCs w:val="28"/>
            </w:rPr>
          </w:rPrChange>
        </w:rPr>
        <w:t xml:space="preserve">tructural </w:t>
      </w:r>
      <w:ins w:id="26" w:author="Soopramanien, Didier" w:date="2017-09-09T13:43:00Z">
        <w:r w:rsidR="00171CCF" w:rsidRPr="00A60A57">
          <w:rPr>
            <w:rFonts w:cs="Times New Roman"/>
            <w:color w:val="0D0D0D" w:themeColor="text1" w:themeTint="F2"/>
            <w:sz w:val="22"/>
            <w:rPrChange w:id="27" w:author="tao huang" w:date="2017-09-17T12:05:00Z">
              <w:rPr>
                <w:rFonts w:cs="Times New Roman"/>
                <w:color w:val="000000" w:themeColor="text1"/>
                <w:sz w:val="28"/>
                <w:szCs w:val="28"/>
              </w:rPr>
            </w:rPrChange>
          </w:rPr>
          <w:t>B</w:t>
        </w:r>
      </w:ins>
      <w:commentRangeStart w:id="28"/>
      <w:del w:id="29" w:author="Soopramanien, Didier" w:date="2017-09-09T13:43:00Z">
        <w:r w:rsidR="00037FA5" w:rsidRPr="00A60A57" w:rsidDel="00171CCF">
          <w:rPr>
            <w:rFonts w:cs="Times New Roman"/>
            <w:color w:val="0D0D0D" w:themeColor="text1" w:themeTint="F2"/>
            <w:sz w:val="22"/>
            <w:rPrChange w:id="30" w:author="tao huang" w:date="2017-09-17T12:05:00Z">
              <w:rPr>
                <w:rFonts w:cs="Times New Roman"/>
                <w:color w:val="000000" w:themeColor="text1"/>
                <w:sz w:val="28"/>
                <w:szCs w:val="28"/>
              </w:rPr>
            </w:rPrChange>
          </w:rPr>
          <w:delText>b</w:delText>
        </w:r>
      </w:del>
      <w:r w:rsidR="00037FA5" w:rsidRPr="00A60A57">
        <w:rPr>
          <w:rFonts w:cs="Times New Roman"/>
          <w:color w:val="0D0D0D" w:themeColor="text1" w:themeTint="F2"/>
          <w:sz w:val="22"/>
          <w:rPrChange w:id="31" w:author="tao huang" w:date="2017-09-17T12:05:00Z">
            <w:rPr>
              <w:rFonts w:cs="Times New Roman"/>
              <w:color w:val="000000" w:themeColor="text1"/>
              <w:sz w:val="28"/>
              <w:szCs w:val="28"/>
            </w:rPr>
          </w:rPrChange>
        </w:rPr>
        <w:t>reak</w:t>
      </w:r>
      <w:commentRangeEnd w:id="28"/>
      <w:r w:rsidR="005D713F" w:rsidRPr="00A60A57">
        <w:rPr>
          <w:rStyle w:val="CommentReference"/>
          <w:color w:val="0D0D0D" w:themeColor="text1" w:themeTint="F2"/>
          <w:sz w:val="22"/>
          <w:szCs w:val="22"/>
          <w:rPrChange w:id="32" w:author="tao huang" w:date="2017-09-17T12:05:00Z">
            <w:rPr>
              <w:rStyle w:val="CommentReference"/>
            </w:rPr>
          </w:rPrChange>
        </w:rPr>
        <w:commentReference w:id="28"/>
      </w:r>
      <w:ins w:id="33" w:author="Soopramanien, Didier" w:date="2017-09-09T13:43:00Z">
        <w:r w:rsidR="00171CCF" w:rsidRPr="00A60A57">
          <w:rPr>
            <w:rFonts w:cs="Times New Roman"/>
            <w:color w:val="0D0D0D" w:themeColor="text1" w:themeTint="F2"/>
            <w:sz w:val="22"/>
            <w:rPrChange w:id="34" w:author="tao huang" w:date="2017-09-17T12:05:00Z">
              <w:rPr>
                <w:rFonts w:cs="Times New Roman"/>
                <w:color w:val="000000" w:themeColor="text1"/>
                <w:sz w:val="28"/>
                <w:szCs w:val="28"/>
              </w:rPr>
            </w:rPrChange>
          </w:rPr>
          <w:t>s</w:t>
        </w:r>
      </w:ins>
    </w:p>
    <w:p w14:paraId="3D8A1206" w14:textId="77777777" w:rsidR="001D49CF" w:rsidRPr="00A60A57" w:rsidRDefault="001D49CF">
      <w:pPr>
        <w:spacing w:after="0" w:line="360" w:lineRule="auto"/>
        <w:rPr>
          <w:rFonts w:cs="Times New Roman"/>
          <w:color w:val="0D0D0D" w:themeColor="text1" w:themeTint="F2"/>
          <w:sz w:val="22"/>
          <w:rPrChange w:id="35" w:author="tao huang" w:date="2017-09-17T12:05:00Z">
            <w:rPr>
              <w:rFonts w:cs="Times New Roman"/>
              <w:color w:val="000000" w:themeColor="text1"/>
              <w:szCs w:val="24"/>
            </w:rPr>
          </w:rPrChange>
        </w:rPr>
      </w:pPr>
    </w:p>
    <w:p w14:paraId="74E2478B" w14:textId="77777777" w:rsidR="001D49CF" w:rsidRPr="00A60A57" w:rsidRDefault="001D49CF">
      <w:pPr>
        <w:spacing w:after="0" w:line="360" w:lineRule="auto"/>
        <w:rPr>
          <w:rFonts w:cs="Times New Roman"/>
          <w:color w:val="0D0D0D" w:themeColor="text1" w:themeTint="F2"/>
          <w:sz w:val="22"/>
          <w:rPrChange w:id="36" w:author="tao huang" w:date="2017-09-17T12:05:00Z">
            <w:rPr>
              <w:rFonts w:cs="Times New Roman"/>
              <w:color w:val="000000" w:themeColor="text1"/>
              <w:szCs w:val="24"/>
            </w:rPr>
          </w:rPrChange>
        </w:rPr>
      </w:pPr>
      <w:r w:rsidRPr="00A60A57">
        <w:rPr>
          <w:rFonts w:cs="Times New Roman"/>
          <w:color w:val="0D0D0D" w:themeColor="text1" w:themeTint="F2"/>
          <w:sz w:val="22"/>
          <w:rPrChange w:id="37" w:author="tao huang" w:date="2017-09-17T12:05:00Z">
            <w:rPr>
              <w:rFonts w:cs="Times New Roman"/>
              <w:color w:val="000000" w:themeColor="text1"/>
              <w:szCs w:val="24"/>
            </w:rPr>
          </w:rPrChange>
        </w:rPr>
        <w:t xml:space="preserve"> </w:t>
      </w:r>
    </w:p>
    <w:p w14:paraId="27DF97C2" w14:textId="77777777" w:rsidR="001D49CF" w:rsidRPr="00A60A57" w:rsidRDefault="001D49CF">
      <w:pPr>
        <w:spacing w:after="0" w:line="360" w:lineRule="auto"/>
        <w:jc w:val="center"/>
        <w:outlineLvl w:val="0"/>
        <w:rPr>
          <w:rFonts w:cs="Times New Roman"/>
          <w:color w:val="0D0D0D" w:themeColor="text1" w:themeTint="F2"/>
          <w:sz w:val="22"/>
          <w:rPrChange w:id="38" w:author="tao huang" w:date="2017-09-17T12:05:00Z">
            <w:rPr>
              <w:rFonts w:cs="Times New Roman"/>
              <w:color w:val="000000" w:themeColor="text1"/>
              <w:szCs w:val="24"/>
            </w:rPr>
          </w:rPrChange>
        </w:rPr>
      </w:pPr>
      <w:r w:rsidRPr="00A60A57">
        <w:rPr>
          <w:rFonts w:cs="Times New Roman"/>
          <w:color w:val="0D0D0D" w:themeColor="text1" w:themeTint="F2"/>
          <w:sz w:val="22"/>
          <w:rPrChange w:id="39" w:author="tao huang" w:date="2017-09-17T12:05:00Z">
            <w:rPr>
              <w:rFonts w:cs="Times New Roman"/>
              <w:color w:val="000000" w:themeColor="text1"/>
              <w:szCs w:val="24"/>
            </w:rPr>
          </w:rPrChange>
        </w:rPr>
        <w:t>Tao Huang, Robert Fildes, Didier Soopramanien</w:t>
      </w:r>
    </w:p>
    <w:p w14:paraId="47CDB57C" w14:textId="77777777" w:rsidR="001D49CF" w:rsidRPr="00A60A57" w:rsidRDefault="001D49CF">
      <w:pPr>
        <w:spacing w:after="0" w:line="360" w:lineRule="auto"/>
        <w:rPr>
          <w:rFonts w:cs="Times New Roman"/>
          <w:color w:val="0D0D0D" w:themeColor="text1" w:themeTint="F2"/>
          <w:sz w:val="22"/>
          <w:rPrChange w:id="40" w:author="tao huang" w:date="2017-09-17T12:05:00Z">
            <w:rPr>
              <w:rFonts w:cs="Times New Roman"/>
              <w:color w:val="000000" w:themeColor="text1"/>
              <w:szCs w:val="24"/>
            </w:rPr>
          </w:rPrChange>
        </w:rPr>
      </w:pPr>
    </w:p>
    <w:p w14:paraId="39B81EE1" w14:textId="77777777" w:rsidR="001D49CF" w:rsidRPr="00A60A57" w:rsidRDefault="001D49CF">
      <w:pPr>
        <w:spacing w:after="0" w:line="360" w:lineRule="auto"/>
        <w:rPr>
          <w:rFonts w:cs="Times New Roman"/>
          <w:color w:val="0D0D0D" w:themeColor="text1" w:themeTint="F2"/>
          <w:sz w:val="22"/>
          <w:rPrChange w:id="41" w:author="tao huang" w:date="2017-09-17T12:05:00Z">
            <w:rPr>
              <w:rFonts w:cs="Times New Roman"/>
              <w:color w:val="000000" w:themeColor="text1"/>
              <w:szCs w:val="24"/>
            </w:rPr>
          </w:rPrChange>
        </w:rPr>
      </w:pPr>
    </w:p>
    <w:p w14:paraId="6785667E" w14:textId="77777777" w:rsidR="001D49CF" w:rsidRPr="00A60A57" w:rsidRDefault="001D49CF">
      <w:pPr>
        <w:spacing w:after="0" w:line="360" w:lineRule="auto"/>
        <w:jc w:val="center"/>
        <w:outlineLvl w:val="0"/>
        <w:rPr>
          <w:rFonts w:cs="Times New Roman"/>
          <w:color w:val="0D0D0D" w:themeColor="text1" w:themeTint="F2"/>
          <w:sz w:val="22"/>
          <w:rPrChange w:id="42" w:author="tao huang" w:date="2017-09-17T12:05:00Z">
            <w:rPr>
              <w:rFonts w:cs="Times New Roman"/>
              <w:color w:val="000000" w:themeColor="text1"/>
              <w:szCs w:val="24"/>
            </w:rPr>
          </w:rPrChange>
        </w:rPr>
      </w:pPr>
      <w:r w:rsidRPr="00A60A57">
        <w:rPr>
          <w:rFonts w:cs="Times New Roman"/>
          <w:color w:val="0D0D0D" w:themeColor="text1" w:themeTint="F2"/>
          <w:sz w:val="22"/>
          <w:rPrChange w:id="43" w:author="tao huang" w:date="2017-09-17T12:05:00Z">
            <w:rPr>
              <w:rFonts w:cs="Times New Roman"/>
              <w:color w:val="000000" w:themeColor="text1"/>
              <w:szCs w:val="24"/>
            </w:rPr>
          </w:rPrChange>
        </w:rPr>
        <w:t>Abstract</w:t>
      </w:r>
    </w:p>
    <w:p w14:paraId="03B9D7EE" w14:textId="77777777" w:rsidR="001D49CF" w:rsidRPr="00A60A57" w:rsidRDefault="001D49CF">
      <w:pPr>
        <w:spacing w:after="0" w:line="360" w:lineRule="auto"/>
        <w:rPr>
          <w:rFonts w:cs="Times New Roman"/>
          <w:color w:val="0D0D0D" w:themeColor="text1" w:themeTint="F2"/>
          <w:sz w:val="22"/>
          <w:rPrChange w:id="44" w:author="tao huang" w:date="2017-09-17T12:05:00Z">
            <w:rPr>
              <w:rFonts w:cs="Times New Roman"/>
              <w:color w:val="000000" w:themeColor="text1"/>
              <w:szCs w:val="24"/>
            </w:rPr>
          </w:rPrChange>
        </w:rPr>
      </w:pPr>
    </w:p>
    <w:p w14:paraId="0B9D6502" w14:textId="77777777" w:rsidR="001D49CF" w:rsidRPr="00A60A57" w:rsidRDefault="001D49CF">
      <w:pPr>
        <w:spacing w:after="0" w:line="360" w:lineRule="auto"/>
        <w:rPr>
          <w:rFonts w:cs="Times New Roman"/>
          <w:color w:val="0D0D0D" w:themeColor="text1" w:themeTint="F2"/>
          <w:sz w:val="22"/>
          <w:rPrChange w:id="45" w:author="tao huang" w:date="2017-09-17T12:05:00Z">
            <w:rPr>
              <w:rFonts w:cs="Times New Roman"/>
              <w:color w:val="000000" w:themeColor="text1"/>
              <w:szCs w:val="24"/>
            </w:rPr>
          </w:rPrChange>
        </w:rPr>
      </w:pPr>
    </w:p>
    <w:p w14:paraId="3038C343" w14:textId="32BA8DE6" w:rsidR="00E446EB" w:rsidRPr="00A60A57" w:rsidRDefault="009F2CA1">
      <w:pPr>
        <w:spacing w:after="0" w:line="360" w:lineRule="auto"/>
        <w:rPr>
          <w:rFonts w:cs="Times New Roman"/>
          <w:color w:val="0D0D0D" w:themeColor="text1" w:themeTint="F2"/>
          <w:sz w:val="22"/>
          <w:rPrChange w:id="46" w:author="tao huang" w:date="2017-09-17T12:05:00Z">
            <w:rPr>
              <w:rFonts w:cs="Times New Roman"/>
              <w:color w:val="000000" w:themeColor="text1"/>
              <w:szCs w:val="24"/>
            </w:rPr>
          </w:rPrChange>
        </w:rPr>
      </w:pPr>
      <w:ins w:id="47" w:author="Soopramanien, Didier" w:date="2017-09-07T16:07:00Z">
        <w:r w:rsidRPr="00A60A57">
          <w:rPr>
            <w:rFonts w:cs="Times New Roman"/>
            <w:color w:val="0D0D0D" w:themeColor="text1" w:themeTint="F2"/>
            <w:sz w:val="22"/>
            <w:rPrChange w:id="48" w:author="tao huang" w:date="2017-09-17T12:05:00Z">
              <w:rPr>
                <w:rFonts w:cs="Times New Roman"/>
                <w:color w:val="000000" w:themeColor="text1"/>
                <w:szCs w:val="24"/>
              </w:rPr>
            </w:rPrChange>
          </w:rPr>
          <w:t>Grocery r</w:t>
        </w:r>
      </w:ins>
      <w:del w:id="49" w:author="Soopramanien, Didier" w:date="2017-09-07T16:07:00Z">
        <w:r w:rsidR="001D49CF" w:rsidRPr="00A60A57" w:rsidDel="009F2CA1">
          <w:rPr>
            <w:rFonts w:cs="Times New Roman"/>
            <w:color w:val="0D0D0D" w:themeColor="text1" w:themeTint="F2"/>
            <w:sz w:val="22"/>
            <w:rPrChange w:id="50" w:author="tao huang" w:date="2017-09-17T12:05:00Z">
              <w:rPr>
                <w:rFonts w:cs="Times New Roman"/>
                <w:color w:val="000000" w:themeColor="text1"/>
                <w:szCs w:val="24"/>
              </w:rPr>
            </w:rPrChange>
          </w:rPr>
          <w:delText>R</w:delText>
        </w:r>
      </w:del>
      <w:r w:rsidR="001D49CF" w:rsidRPr="00A60A57">
        <w:rPr>
          <w:rFonts w:cs="Times New Roman"/>
          <w:color w:val="0D0D0D" w:themeColor="text1" w:themeTint="F2"/>
          <w:sz w:val="22"/>
          <w:rPrChange w:id="51" w:author="tao huang" w:date="2017-09-17T12:05:00Z">
            <w:rPr>
              <w:rFonts w:cs="Times New Roman"/>
              <w:color w:val="000000" w:themeColor="text1"/>
              <w:szCs w:val="24"/>
            </w:rPr>
          </w:rPrChange>
        </w:rPr>
        <w:t xml:space="preserve">etailers need accurate forecasts at SKU level </w:t>
      </w:r>
      <w:del w:id="52" w:author="Soopramanien, Didier" w:date="2017-09-07T09:49:00Z">
        <w:r w:rsidR="001D49CF" w:rsidRPr="00A60A57" w:rsidDel="00316743">
          <w:rPr>
            <w:rFonts w:cs="Times New Roman"/>
            <w:color w:val="0D0D0D" w:themeColor="text1" w:themeTint="F2"/>
            <w:sz w:val="22"/>
            <w:rPrChange w:id="53" w:author="tao huang" w:date="2017-09-17T12:05:00Z">
              <w:rPr>
                <w:rFonts w:cs="Times New Roman"/>
                <w:color w:val="000000" w:themeColor="text1"/>
                <w:szCs w:val="24"/>
              </w:rPr>
            </w:rPrChange>
          </w:rPr>
          <w:delText>for their strategical and tactic</w:delText>
        </w:r>
      </w:del>
      <w:ins w:id="54" w:author="Soopramanien, Didier" w:date="2017-09-07T09:49:00Z">
        <w:r w:rsidR="00316743" w:rsidRPr="00A60A57">
          <w:rPr>
            <w:rFonts w:cs="Times New Roman"/>
            <w:color w:val="0D0D0D" w:themeColor="text1" w:themeTint="F2"/>
            <w:sz w:val="22"/>
            <w:rPrChange w:id="55" w:author="tao huang" w:date="2017-09-17T12:05:00Z">
              <w:rPr>
                <w:rFonts w:cs="Times New Roman"/>
                <w:color w:val="000000" w:themeColor="text1"/>
                <w:szCs w:val="24"/>
              </w:rPr>
            </w:rPrChange>
          </w:rPr>
          <w:t xml:space="preserve">for </w:t>
        </w:r>
      </w:ins>
      <w:ins w:id="56" w:author="Soopramanien, Didier" w:date="2017-09-08T10:23:00Z">
        <w:r w:rsidR="00EF257A" w:rsidRPr="00A60A57">
          <w:rPr>
            <w:rFonts w:cs="Times New Roman"/>
            <w:color w:val="0D0D0D" w:themeColor="text1" w:themeTint="F2"/>
            <w:sz w:val="22"/>
            <w:rPrChange w:id="57" w:author="tao huang" w:date="2017-09-17T12:05:00Z">
              <w:rPr>
                <w:rFonts w:cs="Times New Roman"/>
                <w:color w:val="000000" w:themeColor="text1"/>
                <w:szCs w:val="24"/>
              </w:rPr>
            </w:rPrChange>
          </w:rPr>
          <w:t xml:space="preserve">their </w:t>
        </w:r>
      </w:ins>
      <w:ins w:id="58" w:author="Soopramanien, Didier" w:date="2017-09-07T09:49:00Z">
        <w:r w:rsidR="00316743" w:rsidRPr="00A60A57">
          <w:rPr>
            <w:rFonts w:cs="Times New Roman"/>
            <w:color w:val="0D0D0D" w:themeColor="text1" w:themeTint="F2"/>
            <w:sz w:val="22"/>
            <w:rPrChange w:id="59" w:author="tao huang" w:date="2017-09-17T12:05:00Z">
              <w:rPr>
                <w:rFonts w:cs="Times New Roman"/>
                <w:color w:val="000000" w:themeColor="text1"/>
                <w:szCs w:val="24"/>
              </w:rPr>
            </w:rPrChange>
          </w:rPr>
          <w:t>inventory level decisions</w:t>
        </w:r>
      </w:ins>
      <w:del w:id="60" w:author="Soopramanien, Didier" w:date="2017-09-07T09:50:00Z">
        <w:r w:rsidR="001D49CF" w:rsidRPr="00A60A57" w:rsidDel="00316743">
          <w:rPr>
            <w:rFonts w:cs="Times New Roman"/>
            <w:color w:val="0D0D0D" w:themeColor="text1" w:themeTint="F2"/>
            <w:sz w:val="22"/>
            <w:rPrChange w:id="61" w:author="tao huang" w:date="2017-09-17T12:05:00Z">
              <w:rPr>
                <w:rFonts w:cs="Times New Roman"/>
                <w:color w:val="000000" w:themeColor="text1"/>
                <w:szCs w:val="24"/>
              </w:rPr>
            </w:rPrChange>
          </w:rPr>
          <w:delText xml:space="preserve"> decisions</w:delText>
        </w:r>
      </w:del>
      <w:r w:rsidR="001D49CF" w:rsidRPr="00A60A57">
        <w:rPr>
          <w:rFonts w:cs="Times New Roman"/>
          <w:color w:val="0D0D0D" w:themeColor="text1" w:themeTint="F2"/>
          <w:sz w:val="22"/>
          <w:rPrChange w:id="62" w:author="tao huang" w:date="2017-09-17T12:05:00Z">
            <w:rPr>
              <w:rFonts w:cs="Times New Roman"/>
              <w:color w:val="000000" w:themeColor="text1"/>
              <w:szCs w:val="24"/>
            </w:rPr>
          </w:rPrChange>
        </w:rPr>
        <w:t xml:space="preserve">. </w:t>
      </w:r>
      <w:r w:rsidR="00000CFB" w:rsidRPr="00A60A57">
        <w:rPr>
          <w:rFonts w:cs="Times New Roman"/>
          <w:color w:val="0D0D0D" w:themeColor="text1" w:themeTint="F2"/>
          <w:sz w:val="22"/>
          <w:rPrChange w:id="63" w:author="tao huang" w:date="2017-09-17T12:05:00Z">
            <w:rPr>
              <w:rFonts w:cs="Times New Roman"/>
              <w:color w:val="000000" w:themeColor="text1"/>
              <w:szCs w:val="24"/>
            </w:rPr>
          </w:rPrChange>
        </w:rPr>
        <w:t xml:space="preserve">Previous studies have developed forecasting models which incorporate </w:t>
      </w:r>
      <w:ins w:id="64" w:author="Soopramanien, Didier" w:date="2017-09-07T09:51:00Z">
        <w:r w:rsidR="00316743" w:rsidRPr="00A60A57">
          <w:rPr>
            <w:rFonts w:cs="Times New Roman"/>
            <w:color w:val="0D0D0D" w:themeColor="text1" w:themeTint="F2"/>
            <w:sz w:val="22"/>
            <w:rPrChange w:id="65" w:author="tao huang" w:date="2017-09-17T12:05:00Z">
              <w:rPr>
                <w:rFonts w:cs="Times New Roman"/>
                <w:color w:val="000000" w:themeColor="text1"/>
                <w:szCs w:val="24"/>
              </w:rPr>
            </w:rPrChange>
          </w:rPr>
          <w:t>the influence</w:t>
        </w:r>
        <w:r w:rsidR="00171CCF" w:rsidRPr="00A60A57">
          <w:rPr>
            <w:rFonts w:cs="Times New Roman"/>
            <w:color w:val="0D0D0D" w:themeColor="text1" w:themeTint="F2"/>
            <w:sz w:val="22"/>
            <w:rPrChange w:id="66" w:author="tao huang" w:date="2017-09-17T12:05:00Z">
              <w:rPr>
                <w:rFonts w:cs="Times New Roman"/>
                <w:color w:val="000000" w:themeColor="text1"/>
                <w:szCs w:val="24"/>
              </w:rPr>
            </w:rPrChange>
          </w:rPr>
          <w:t xml:space="preserve"> of marketing activities</w:t>
        </w:r>
      </w:ins>
      <w:del w:id="67" w:author="Soopramanien, Didier" w:date="2017-09-07T09:52:00Z">
        <w:r w:rsidR="00000CFB" w:rsidRPr="00A60A57" w:rsidDel="00316743">
          <w:rPr>
            <w:rFonts w:cs="Times New Roman"/>
            <w:color w:val="0D0D0D" w:themeColor="text1" w:themeTint="F2"/>
            <w:sz w:val="22"/>
            <w:rPrChange w:id="68" w:author="tao huang" w:date="2017-09-17T12:05:00Z">
              <w:rPr>
                <w:rFonts w:cs="Times New Roman"/>
                <w:color w:val="000000" w:themeColor="text1"/>
                <w:szCs w:val="24"/>
              </w:rPr>
            </w:rPrChange>
          </w:rPr>
          <w:delText>the variables of</w:delText>
        </w:r>
      </w:del>
      <w:del w:id="69" w:author="Soopramanien, Didier" w:date="2017-09-09T13:43:00Z">
        <w:r w:rsidR="00000CFB" w:rsidRPr="00A60A57" w:rsidDel="00171CCF">
          <w:rPr>
            <w:rFonts w:cs="Times New Roman"/>
            <w:color w:val="0D0D0D" w:themeColor="text1" w:themeTint="F2"/>
            <w:sz w:val="22"/>
            <w:rPrChange w:id="70" w:author="tao huang" w:date="2017-09-17T12:05:00Z">
              <w:rPr>
                <w:rFonts w:cs="Times New Roman"/>
                <w:color w:val="000000" w:themeColor="text1"/>
                <w:szCs w:val="24"/>
              </w:rPr>
            </w:rPrChange>
          </w:rPr>
          <w:delText xml:space="preserve"> price and promotions</w:delText>
        </w:r>
      </w:del>
      <w:r w:rsidR="00000CFB" w:rsidRPr="00A60A57">
        <w:rPr>
          <w:rFonts w:cs="Times New Roman"/>
          <w:color w:val="0D0D0D" w:themeColor="text1" w:themeTint="F2"/>
          <w:sz w:val="22"/>
          <w:rPrChange w:id="71" w:author="tao huang" w:date="2017-09-17T12:05:00Z">
            <w:rPr>
              <w:rFonts w:cs="Times New Roman"/>
              <w:color w:val="000000" w:themeColor="text1"/>
              <w:szCs w:val="24"/>
            </w:rPr>
          </w:rPrChange>
        </w:rPr>
        <w:t>. These models</w:t>
      </w:r>
      <w:ins w:id="72" w:author="Soopramanien, Didier" w:date="2017-09-07T09:52:00Z">
        <w:r w:rsidR="00316743" w:rsidRPr="00A60A57">
          <w:rPr>
            <w:rFonts w:cs="Times New Roman"/>
            <w:color w:val="0D0D0D" w:themeColor="text1" w:themeTint="F2"/>
            <w:sz w:val="22"/>
            <w:rPrChange w:id="73" w:author="tao huang" w:date="2017-09-17T12:05:00Z">
              <w:rPr>
                <w:rFonts w:cs="Times New Roman"/>
                <w:color w:val="000000" w:themeColor="text1"/>
                <w:szCs w:val="24"/>
              </w:rPr>
            </w:rPrChange>
          </w:rPr>
          <w:t xml:space="preserve">, </w:t>
        </w:r>
        <w:del w:id="74" w:author="tao huang" w:date="2017-09-12T14:07:00Z">
          <w:r w:rsidR="00316743" w:rsidRPr="00A60A57" w:rsidDel="00066C5B">
            <w:rPr>
              <w:rFonts w:cs="Times New Roman"/>
              <w:color w:val="0D0D0D" w:themeColor="text1" w:themeTint="F2"/>
              <w:sz w:val="22"/>
              <w:rPrChange w:id="75" w:author="tao huang" w:date="2017-09-17T12:05:00Z">
                <w:rPr>
                  <w:rFonts w:cs="Times New Roman"/>
                  <w:color w:val="000000" w:themeColor="text1"/>
                  <w:szCs w:val="24"/>
                </w:rPr>
              </w:rPrChange>
            </w:rPr>
            <w:delText>we argue</w:delText>
          </w:r>
        </w:del>
      </w:ins>
      <w:ins w:id="76" w:author="tao huang" w:date="2017-09-12T14:07:00Z">
        <w:r w:rsidR="00066C5B" w:rsidRPr="00A60A57">
          <w:rPr>
            <w:rFonts w:cs="Times New Roman"/>
            <w:color w:val="0D0D0D" w:themeColor="text1" w:themeTint="F2"/>
            <w:sz w:val="22"/>
            <w:rPrChange w:id="77" w:author="tao huang" w:date="2017-09-17T12:05:00Z">
              <w:rPr>
                <w:rFonts w:cs="Times New Roman"/>
                <w:color w:val="000000" w:themeColor="text1"/>
                <w:szCs w:val="24"/>
              </w:rPr>
            </w:rPrChange>
          </w:rPr>
          <w:t>however</w:t>
        </w:r>
      </w:ins>
      <w:ins w:id="78" w:author="Soopramanien, Didier" w:date="2017-09-07T09:52:00Z">
        <w:r w:rsidR="00316743" w:rsidRPr="00A60A57">
          <w:rPr>
            <w:rFonts w:cs="Times New Roman"/>
            <w:color w:val="0D0D0D" w:themeColor="text1" w:themeTint="F2"/>
            <w:sz w:val="22"/>
            <w:rPrChange w:id="79" w:author="tao huang" w:date="2017-09-17T12:05:00Z">
              <w:rPr>
                <w:rFonts w:cs="Times New Roman"/>
                <w:color w:val="000000" w:themeColor="text1"/>
                <w:szCs w:val="24"/>
              </w:rPr>
            </w:rPrChange>
          </w:rPr>
          <w:t>,</w:t>
        </w:r>
      </w:ins>
      <w:r w:rsidR="00000CFB" w:rsidRPr="00A60A57">
        <w:rPr>
          <w:rFonts w:cs="Times New Roman"/>
          <w:color w:val="0D0D0D" w:themeColor="text1" w:themeTint="F2"/>
          <w:sz w:val="22"/>
          <w:rPrChange w:id="80" w:author="tao huang" w:date="2017-09-17T12:05:00Z">
            <w:rPr>
              <w:rFonts w:cs="Times New Roman"/>
              <w:color w:val="000000" w:themeColor="text1"/>
              <w:szCs w:val="24"/>
            </w:rPr>
          </w:rPrChange>
        </w:rPr>
        <w:t xml:space="preserve"> </w:t>
      </w:r>
      <w:del w:id="81" w:author="Soopramanien, Didier" w:date="2017-09-07T09:52:00Z">
        <w:r w:rsidR="00000CFB" w:rsidRPr="00A60A57" w:rsidDel="00316743">
          <w:rPr>
            <w:rFonts w:cs="Times New Roman"/>
            <w:color w:val="0D0D0D" w:themeColor="text1" w:themeTint="F2"/>
            <w:sz w:val="22"/>
            <w:rPrChange w:id="82" w:author="tao huang" w:date="2017-09-17T12:05:00Z">
              <w:rPr>
                <w:rFonts w:cs="Times New Roman"/>
                <w:color w:val="000000" w:themeColor="text1"/>
                <w:szCs w:val="24"/>
              </w:rPr>
            </w:rPrChange>
          </w:rPr>
          <w:delText>overlook the potential change of the effect of the price and promotion</w:delText>
        </w:r>
      </w:del>
      <w:ins w:id="83" w:author="Soopramanien, Didier" w:date="2017-09-07T09:52:00Z">
        <w:r w:rsidR="00316743" w:rsidRPr="00A60A57">
          <w:rPr>
            <w:rFonts w:cs="Times New Roman"/>
            <w:color w:val="0D0D0D" w:themeColor="text1" w:themeTint="F2"/>
            <w:sz w:val="22"/>
            <w:rPrChange w:id="84" w:author="tao huang" w:date="2017-09-17T12:05:00Z">
              <w:rPr>
                <w:rFonts w:cs="Times New Roman"/>
                <w:color w:val="000000" w:themeColor="text1"/>
                <w:szCs w:val="24"/>
              </w:rPr>
            </w:rPrChange>
          </w:rPr>
          <w:t>do not consider that the effect of these marketing activities</w:t>
        </w:r>
      </w:ins>
      <w:ins w:id="85" w:author="Soopramanien, Didier" w:date="2017-09-07T09:53:00Z">
        <w:r w:rsidR="00316743" w:rsidRPr="00A60A57">
          <w:rPr>
            <w:rFonts w:cs="Times New Roman"/>
            <w:color w:val="0D0D0D" w:themeColor="text1" w:themeTint="F2"/>
            <w:sz w:val="22"/>
            <w:rPrChange w:id="86" w:author="tao huang" w:date="2017-09-17T12:05:00Z">
              <w:rPr>
                <w:rFonts w:cs="Times New Roman"/>
                <w:color w:val="000000" w:themeColor="text1"/>
                <w:szCs w:val="24"/>
              </w:rPr>
            </w:rPrChange>
          </w:rPr>
          <w:t xml:space="preserve"> on sales</w:t>
        </w:r>
      </w:ins>
      <w:ins w:id="87" w:author="Soopramanien, Didier" w:date="2017-09-07T09:52:00Z">
        <w:r w:rsidR="000643FE" w:rsidRPr="00A60A57">
          <w:rPr>
            <w:rFonts w:cs="Times New Roman"/>
            <w:color w:val="0D0D0D" w:themeColor="text1" w:themeTint="F2"/>
            <w:sz w:val="22"/>
            <w:rPrChange w:id="88" w:author="tao huang" w:date="2017-09-17T12:05:00Z">
              <w:rPr>
                <w:rFonts w:cs="Times New Roman"/>
                <w:color w:val="000000" w:themeColor="text1"/>
                <w:szCs w:val="24"/>
              </w:rPr>
            </w:rPrChange>
          </w:rPr>
          <w:t xml:space="preserve"> </w:t>
        </w:r>
      </w:ins>
      <w:ins w:id="89" w:author="Soopramanien, Didier" w:date="2017-09-07T16:06:00Z">
        <w:del w:id="90" w:author="黄韬" w:date="2017-09-11T15:08:00Z">
          <w:r w:rsidRPr="00A60A57" w:rsidDel="008739AD">
            <w:rPr>
              <w:rFonts w:cs="Times New Roman"/>
              <w:color w:val="0D0D0D" w:themeColor="text1" w:themeTint="F2"/>
              <w:sz w:val="22"/>
              <w:rPrChange w:id="91" w:author="tao huang" w:date="2017-09-17T12:05:00Z">
                <w:rPr>
                  <w:rFonts w:cs="Times New Roman"/>
                  <w:color w:val="000000" w:themeColor="text1"/>
                  <w:szCs w:val="24"/>
                </w:rPr>
              </w:rPrChange>
            </w:rPr>
            <w:delText>is</w:delText>
          </w:r>
        </w:del>
      </w:ins>
      <w:ins w:id="92" w:author="黄韬" w:date="2017-09-11T15:08:00Z">
        <w:r w:rsidR="008739AD" w:rsidRPr="00A60A57">
          <w:rPr>
            <w:rFonts w:cs="Times New Roman"/>
            <w:color w:val="0D0D0D" w:themeColor="text1" w:themeTint="F2"/>
            <w:sz w:val="22"/>
            <w:rPrChange w:id="93" w:author="tao huang" w:date="2017-09-17T12:05:00Z">
              <w:rPr>
                <w:rFonts w:cs="Times New Roman"/>
                <w:color w:val="000000" w:themeColor="text1"/>
                <w:szCs w:val="24"/>
              </w:rPr>
            </w:rPrChange>
          </w:rPr>
          <w:t>may</w:t>
        </w:r>
      </w:ins>
      <w:ins w:id="94" w:author="Soopramanien, Didier" w:date="2017-09-07T16:06:00Z">
        <w:r w:rsidRPr="00A60A57">
          <w:rPr>
            <w:rFonts w:cs="Times New Roman"/>
            <w:color w:val="0D0D0D" w:themeColor="text1" w:themeTint="F2"/>
            <w:sz w:val="22"/>
            <w:rPrChange w:id="95" w:author="tao huang" w:date="2017-09-17T12:05:00Z">
              <w:rPr>
                <w:rFonts w:cs="Times New Roman"/>
                <w:color w:val="000000" w:themeColor="text1"/>
                <w:szCs w:val="24"/>
              </w:rPr>
            </w:rPrChange>
          </w:rPr>
          <w:t xml:space="preserve"> not </w:t>
        </w:r>
      </w:ins>
      <w:ins w:id="96" w:author="黄韬" w:date="2017-09-11T15:08:00Z">
        <w:r w:rsidR="008739AD" w:rsidRPr="00A60A57">
          <w:rPr>
            <w:rFonts w:cs="Times New Roman"/>
            <w:color w:val="0D0D0D" w:themeColor="text1" w:themeTint="F2"/>
            <w:sz w:val="22"/>
            <w:rPrChange w:id="97" w:author="tao huang" w:date="2017-09-17T12:05:00Z">
              <w:rPr>
                <w:rFonts w:cs="Times New Roman"/>
                <w:color w:val="000000" w:themeColor="text1"/>
                <w:szCs w:val="24"/>
              </w:rPr>
            </w:rPrChange>
          </w:rPr>
          <w:t xml:space="preserve">be </w:t>
        </w:r>
      </w:ins>
      <w:ins w:id="98" w:author="Soopramanien, Didier" w:date="2017-09-07T16:06:00Z">
        <w:r w:rsidRPr="00A60A57">
          <w:rPr>
            <w:rFonts w:cs="Times New Roman"/>
            <w:color w:val="0D0D0D" w:themeColor="text1" w:themeTint="F2"/>
            <w:sz w:val="22"/>
            <w:rPrChange w:id="99" w:author="tao huang" w:date="2017-09-17T12:05:00Z">
              <w:rPr>
                <w:rFonts w:cs="Times New Roman"/>
                <w:color w:val="000000" w:themeColor="text1"/>
                <w:szCs w:val="24"/>
              </w:rPr>
            </w:rPrChange>
          </w:rPr>
          <w:t>constant</w:t>
        </w:r>
      </w:ins>
      <w:ins w:id="100" w:author="Soopramanien, Didier" w:date="2017-09-07T09:52:00Z">
        <w:r w:rsidR="00316743" w:rsidRPr="00A60A57">
          <w:rPr>
            <w:rFonts w:cs="Times New Roman"/>
            <w:color w:val="0D0D0D" w:themeColor="text1" w:themeTint="F2"/>
            <w:sz w:val="22"/>
            <w:rPrChange w:id="101" w:author="tao huang" w:date="2017-09-17T12:05:00Z">
              <w:rPr>
                <w:rFonts w:cs="Times New Roman"/>
                <w:color w:val="000000" w:themeColor="text1"/>
                <w:szCs w:val="24"/>
              </w:rPr>
            </w:rPrChange>
          </w:rPr>
          <w:t xml:space="preserve"> over time</w:t>
        </w:r>
      </w:ins>
      <w:del w:id="102" w:author="Soopramanien, Didier" w:date="2017-09-07T09:52:00Z">
        <w:r w:rsidR="00000CFB" w:rsidRPr="00A60A57" w:rsidDel="00316743">
          <w:rPr>
            <w:rFonts w:cs="Times New Roman"/>
            <w:color w:val="0D0D0D" w:themeColor="text1" w:themeTint="F2"/>
            <w:sz w:val="22"/>
            <w:rPrChange w:id="103" w:author="tao huang" w:date="2017-09-17T12:05:00Z">
              <w:rPr>
                <w:rFonts w:cs="Times New Roman"/>
                <w:color w:val="000000" w:themeColor="text1"/>
                <w:szCs w:val="24"/>
              </w:rPr>
            </w:rPrChange>
          </w:rPr>
          <w:delText>s</w:delText>
        </w:r>
      </w:del>
      <w:r w:rsidR="006903A7" w:rsidRPr="00A60A57">
        <w:rPr>
          <w:rFonts w:cs="Times New Roman"/>
          <w:color w:val="0D0D0D" w:themeColor="text1" w:themeTint="F2"/>
          <w:sz w:val="22"/>
          <w:rPrChange w:id="104" w:author="tao huang" w:date="2017-09-17T12:05:00Z">
            <w:rPr>
              <w:rFonts w:cs="Times New Roman"/>
              <w:color w:val="000000" w:themeColor="text1"/>
              <w:szCs w:val="24"/>
            </w:rPr>
          </w:rPrChange>
        </w:rPr>
        <w:t xml:space="preserve">. </w:t>
      </w:r>
      <w:ins w:id="105" w:author="黄韬" w:date="2017-09-11T15:29:00Z">
        <w:r w:rsidR="00334B83" w:rsidRPr="00A60A57">
          <w:rPr>
            <w:rFonts w:cs="Times New Roman"/>
            <w:color w:val="0D0D0D" w:themeColor="text1" w:themeTint="F2"/>
            <w:sz w:val="22"/>
            <w:rPrChange w:id="106" w:author="tao huang" w:date="2017-09-17T12:05:00Z">
              <w:rPr>
                <w:rFonts w:cs="Times New Roman"/>
                <w:color w:val="000000" w:themeColor="text1"/>
                <w:szCs w:val="24"/>
              </w:rPr>
            </w:rPrChange>
          </w:rPr>
          <w:t xml:space="preserve">Under such a </w:t>
        </w:r>
      </w:ins>
      <w:ins w:id="107" w:author="黄韬" w:date="2017-09-11T15:30:00Z">
        <w:r w:rsidR="00334B83" w:rsidRPr="00A60A57">
          <w:rPr>
            <w:rFonts w:cs="Times New Roman"/>
            <w:color w:val="0D0D0D" w:themeColor="text1" w:themeTint="F2"/>
            <w:sz w:val="22"/>
            <w:rPrChange w:id="108" w:author="tao huang" w:date="2017-09-17T12:05:00Z">
              <w:rPr>
                <w:rFonts w:cs="Times New Roman"/>
                <w:color w:val="000000" w:themeColor="text1"/>
                <w:szCs w:val="24"/>
              </w:rPr>
            </w:rPrChange>
          </w:rPr>
          <w:t xml:space="preserve">circumstance, the </w:t>
        </w:r>
        <w:commentRangeStart w:id="109"/>
        <w:r w:rsidR="00334B83" w:rsidRPr="00A60A57">
          <w:rPr>
            <w:rFonts w:cs="Times New Roman"/>
            <w:color w:val="0D0D0D" w:themeColor="text1" w:themeTint="F2"/>
            <w:sz w:val="22"/>
            <w:rPrChange w:id="110" w:author="tao huang" w:date="2017-09-17T12:05:00Z">
              <w:rPr>
                <w:rFonts w:cs="Times New Roman"/>
                <w:color w:val="000000" w:themeColor="text1"/>
                <w:szCs w:val="24"/>
              </w:rPr>
            </w:rPrChange>
          </w:rPr>
          <w:t>models</w:t>
        </w:r>
        <w:commentRangeEnd w:id="109"/>
        <w:r w:rsidR="00334B83" w:rsidRPr="00A60A57">
          <w:rPr>
            <w:rStyle w:val="CommentReference"/>
            <w:color w:val="0D0D0D" w:themeColor="text1" w:themeTint="F2"/>
            <w:sz w:val="22"/>
            <w:szCs w:val="22"/>
            <w:rPrChange w:id="111" w:author="tao huang" w:date="2017-09-17T12:05:00Z">
              <w:rPr>
                <w:rStyle w:val="CommentReference"/>
              </w:rPr>
            </w:rPrChange>
          </w:rPr>
          <w:commentReference w:id="109"/>
        </w:r>
        <w:r w:rsidR="00334B83" w:rsidRPr="00A60A57">
          <w:rPr>
            <w:rFonts w:cs="Times New Roman"/>
            <w:color w:val="0D0D0D" w:themeColor="text1" w:themeTint="F2"/>
            <w:sz w:val="22"/>
            <w:rPrChange w:id="112" w:author="tao huang" w:date="2017-09-17T12:05:00Z">
              <w:rPr>
                <w:rFonts w:cs="Times New Roman"/>
                <w:color w:val="000000" w:themeColor="text1"/>
                <w:szCs w:val="24"/>
              </w:rPr>
            </w:rPrChange>
          </w:rPr>
          <w:t xml:space="preserve"> may be subject to</w:t>
        </w:r>
      </w:ins>
      <w:ins w:id="113" w:author="黄韬" w:date="2017-09-11T15:29:00Z">
        <w:r w:rsidR="00C9590E" w:rsidRPr="00A60A57">
          <w:rPr>
            <w:rFonts w:cs="Times New Roman"/>
            <w:color w:val="0D0D0D" w:themeColor="text1" w:themeTint="F2"/>
            <w:sz w:val="22"/>
            <w:rPrChange w:id="114" w:author="tao huang" w:date="2017-09-17T12:05:00Z">
              <w:rPr>
                <w:rFonts w:cs="Times New Roman"/>
                <w:color w:val="000000" w:themeColor="text1"/>
                <w:szCs w:val="24"/>
              </w:rPr>
            </w:rPrChange>
          </w:rPr>
          <w:t xml:space="preserve"> structural break </w:t>
        </w:r>
      </w:ins>
      <w:ins w:id="115" w:author="黄韬" w:date="2017-09-11T15:31:00Z">
        <w:r w:rsidR="00334B83" w:rsidRPr="00A60A57">
          <w:rPr>
            <w:rFonts w:cs="Times New Roman"/>
            <w:color w:val="0D0D0D" w:themeColor="text1" w:themeTint="F2"/>
            <w:sz w:val="22"/>
            <w:rPrChange w:id="116" w:author="tao huang" w:date="2017-09-17T12:05:00Z">
              <w:rPr>
                <w:rFonts w:cs="Times New Roman"/>
                <w:color w:val="000000" w:themeColor="text1"/>
                <w:szCs w:val="24"/>
              </w:rPr>
            </w:rPrChange>
          </w:rPr>
          <w:t>and generate</w:t>
        </w:r>
      </w:ins>
      <w:del w:id="117" w:author="黄韬" w:date="2017-09-11T15:31:00Z">
        <w:r w:rsidR="00937D4F" w:rsidRPr="00A60A57" w:rsidDel="00334B83">
          <w:rPr>
            <w:rFonts w:cs="Times New Roman"/>
            <w:color w:val="0D0D0D" w:themeColor="text1" w:themeTint="F2"/>
            <w:sz w:val="22"/>
            <w:rPrChange w:id="118" w:author="tao huang" w:date="2017-09-17T12:05:00Z">
              <w:rPr>
                <w:rFonts w:cs="Times New Roman"/>
                <w:color w:val="000000" w:themeColor="text1"/>
                <w:szCs w:val="24"/>
              </w:rPr>
            </w:rPrChange>
          </w:rPr>
          <w:delText>As a result,</w:delText>
        </w:r>
      </w:del>
      <w:ins w:id="119" w:author="Soopramanien, Didier" w:date="2017-09-07T16:06:00Z">
        <w:del w:id="120" w:author="黄韬" w:date="2017-09-11T15:31:00Z">
          <w:r w:rsidRPr="00A60A57" w:rsidDel="00334B83">
            <w:rPr>
              <w:rFonts w:cs="Times New Roman"/>
              <w:color w:val="0D0D0D" w:themeColor="text1" w:themeTint="F2"/>
              <w:sz w:val="22"/>
              <w:rPrChange w:id="121" w:author="tao huang" w:date="2017-09-17T12:05:00Z">
                <w:rPr>
                  <w:rFonts w:cs="Times New Roman"/>
                  <w:color w:val="000000" w:themeColor="text1"/>
                  <w:szCs w:val="24"/>
                </w:rPr>
              </w:rPrChange>
            </w:rPr>
            <w:delText>Consequently,</w:delText>
          </w:r>
        </w:del>
      </w:ins>
      <w:del w:id="122" w:author="黄韬" w:date="2017-09-11T15:31:00Z">
        <w:r w:rsidR="00937D4F" w:rsidRPr="00A60A57" w:rsidDel="00334B83">
          <w:rPr>
            <w:rFonts w:cs="Times New Roman"/>
            <w:color w:val="0D0D0D" w:themeColor="text1" w:themeTint="F2"/>
            <w:sz w:val="22"/>
            <w:rPrChange w:id="123" w:author="tao huang" w:date="2017-09-17T12:05:00Z">
              <w:rPr>
                <w:rFonts w:cs="Times New Roman"/>
                <w:color w:val="000000" w:themeColor="text1"/>
                <w:szCs w:val="24"/>
              </w:rPr>
            </w:rPrChange>
          </w:rPr>
          <w:delText xml:space="preserve"> th</w:delText>
        </w:r>
      </w:del>
      <w:ins w:id="124" w:author="Soopramanien, Didier" w:date="2017-09-07T09:53:00Z">
        <w:del w:id="125" w:author="黄韬" w:date="2017-09-11T15:31:00Z">
          <w:r w:rsidR="00316743" w:rsidRPr="00A60A57" w:rsidDel="00334B83">
            <w:rPr>
              <w:rFonts w:cs="Times New Roman"/>
              <w:color w:val="0D0D0D" w:themeColor="text1" w:themeTint="F2"/>
              <w:sz w:val="22"/>
              <w:rPrChange w:id="126" w:author="tao huang" w:date="2017-09-17T12:05:00Z">
                <w:rPr>
                  <w:rFonts w:cs="Times New Roman"/>
                  <w:color w:val="000000" w:themeColor="text1"/>
                  <w:szCs w:val="24"/>
                </w:rPr>
              </w:rPrChange>
            </w:rPr>
            <w:delText xml:space="preserve">e forecasts that these models produce </w:delText>
          </w:r>
        </w:del>
      </w:ins>
      <w:ins w:id="127" w:author="Soopramanien, Didier" w:date="2017-09-08T10:25:00Z">
        <w:del w:id="128" w:author="黄韬" w:date="2017-09-11T15:08:00Z">
          <w:r w:rsidR="00115606" w:rsidRPr="00A60A57" w:rsidDel="008739AD">
            <w:rPr>
              <w:rFonts w:cs="Times New Roman"/>
              <w:color w:val="0D0D0D" w:themeColor="text1" w:themeTint="F2"/>
              <w:sz w:val="22"/>
              <w:rPrChange w:id="129" w:author="tao huang" w:date="2017-09-17T12:05:00Z">
                <w:rPr>
                  <w:rFonts w:cs="Times New Roman"/>
                  <w:color w:val="000000" w:themeColor="text1"/>
                  <w:szCs w:val="24"/>
                </w:rPr>
              </w:rPrChange>
            </w:rPr>
            <w:delText>are</w:delText>
          </w:r>
        </w:del>
      </w:ins>
      <w:del w:id="130" w:author="黄韬" w:date="2017-09-11T15:08:00Z">
        <w:r w:rsidR="00937D4F" w:rsidRPr="00A60A57" w:rsidDel="008739AD">
          <w:rPr>
            <w:rFonts w:cs="Times New Roman"/>
            <w:color w:val="0D0D0D" w:themeColor="text1" w:themeTint="F2"/>
            <w:sz w:val="22"/>
            <w:rPrChange w:id="131" w:author="tao huang" w:date="2017-09-17T12:05:00Z">
              <w:rPr>
                <w:rFonts w:cs="Times New Roman"/>
                <w:color w:val="000000" w:themeColor="text1"/>
                <w:szCs w:val="24"/>
              </w:rPr>
            </w:rPrChange>
          </w:rPr>
          <w:delText xml:space="preserve">ey may potentially be </w:delText>
        </w:r>
        <w:r w:rsidR="00300799" w:rsidRPr="00A60A57" w:rsidDel="008739AD">
          <w:rPr>
            <w:rFonts w:cs="Times New Roman"/>
            <w:color w:val="0D0D0D" w:themeColor="text1" w:themeTint="F2"/>
            <w:sz w:val="22"/>
            <w:rPrChange w:id="132" w:author="tao huang" w:date="2017-09-17T12:05:00Z">
              <w:rPr>
                <w:rFonts w:cs="Times New Roman"/>
                <w:color w:val="000000" w:themeColor="text1"/>
                <w:szCs w:val="24"/>
              </w:rPr>
            </w:rPrChange>
          </w:rPr>
          <w:delText xml:space="preserve">subject to structural break and </w:delText>
        </w:r>
        <w:r w:rsidR="00937D4F" w:rsidRPr="00A60A57" w:rsidDel="008739AD">
          <w:rPr>
            <w:rFonts w:cs="Times New Roman"/>
            <w:color w:val="0D0D0D" w:themeColor="text1" w:themeTint="F2"/>
            <w:sz w:val="22"/>
            <w:rPrChange w:id="133" w:author="tao huang" w:date="2017-09-17T12:05:00Z">
              <w:rPr>
                <w:rFonts w:cs="Times New Roman"/>
                <w:color w:val="000000" w:themeColor="text1"/>
                <w:szCs w:val="24"/>
              </w:rPr>
            </w:rPrChange>
          </w:rPr>
          <w:delText xml:space="preserve">generate </w:delText>
        </w:r>
      </w:del>
      <w:ins w:id="134" w:author="黄韬" w:date="2017-09-11T15:08:00Z">
        <w:r w:rsidR="008739AD" w:rsidRPr="00A60A57">
          <w:rPr>
            <w:rFonts w:cs="Times New Roman"/>
            <w:color w:val="0D0D0D" w:themeColor="text1" w:themeTint="F2"/>
            <w:sz w:val="22"/>
            <w:rPrChange w:id="135" w:author="tao huang" w:date="2017-09-17T12:05:00Z">
              <w:rPr>
                <w:rFonts w:cs="Times New Roman"/>
                <w:color w:val="000000" w:themeColor="text1"/>
                <w:szCs w:val="24"/>
              </w:rPr>
            </w:rPrChange>
          </w:rPr>
          <w:t xml:space="preserve"> </w:t>
        </w:r>
      </w:ins>
      <w:r w:rsidR="00937D4F" w:rsidRPr="00A60A57">
        <w:rPr>
          <w:rFonts w:cs="Times New Roman"/>
          <w:color w:val="0D0D0D" w:themeColor="text1" w:themeTint="F2"/>
          <w:sz w:val="22"/>
          <w:rPrChange w:id="136" w:author="tao huang" w:date="2017-09-17T12:05:00Z">
            <w:rPr>
              <w:rFonts w:cs="Times New Roman"/>
              <w:color w:val="000000" w:themeColor="text1"/>
              <w:szCs w:val="24"/>
            </w:rPr>
          </w:rPrChange>
        </w:rPr>
        <w:t>biased and less accurate</w:t>
      </w:r>
      <w:ins w:id="137" w:author="黄韬" w:date="2017-09-11T15:31:00Z">
        <w:r w:rsidR="00334B83" w:rsidRPr="00A60A57">
          <w:rPr>
            <w:rFonts w:cs="Times New Roman"/>
            <w:color w:val="0D0D0D" w:themeColor="text1" w:themeTint="F2"/>
            <w:sz w:val="22"/>
            <w:rPrChange w:id="138" w:author="tao huang" w:date="2017-09-17T12:05:00Z">
              <w:rPr>
                <w:rFonts w:cs="Times New Roman"/>
                <w:color w:val="000000" w:themeColor="text1"/>
                <w:szCs w:val="24"/>
              </w:rPr>
            </w:rPrChange>
          </w:rPr>
          <w:t xml:space="preserve"> forecasts</w:t>
        </w:r>
      </w:ins>
      <w:del w:id="139" w:author="Soopramanien, Didier" w:date="2017-09-09T13:44:00Z">
        <w:r w:rsidR="00937D4F" w:rsidRPr="00A60A57" w:rsidDel="00171CCF">
          <w:rPr>
            <w:rFonts w:cs="Times New Roman"/>
            <w:color w:val="0D0D0D" w:themeColor="text1" w:themeTint="F2"/>
            <w:sz w:val="22"/>
            <w:rPrChange w:id="140" w:author="tao huang" w:date="2017-09-17T12:05:00Z">
              <w:rPr>
                <w:rFonts w:cs="Times New Roman"/>
                <w:color w:val="000000" w:themeColor="text1"/>
                <w:szCs w:val="24"/>
              </w:rPr>
            </w:rPrChange>
          </w:rPr>
          <w:delText xml:space="preserve"> </w:delText>
        </w:r>
      </w:del>
      <w:del w:id="141" w:author="Soopramanien, Didier" w:date="2017-09-09T13:43:00Z">
        <w:r w:rsidR="00937D4F" w:rsidRPr="00A60A57" w:rsidDel="00171CCF">
          <w:rPr>
            <w:rFonts w:cs="Times New Roman"/>
            <w:color w:val="0D0D0D" w:themeColor="text1" w:themeTint="F2"/>
            <w:sz w:val="22"/>
            <w:rPrChange w:id="142" w:author="tao huang" w:date="2017-09-17T12:05:00Z">
              <w:rPr>
                <w:rFonts w:cs="Times New Roman"/>
                <w:color w:val="000000" w:themeColor="text1"/>
                <w:szCs w:val="24"/>
              </w:rPr>
            </w:rPrChange>
          </w:rPr>
          <w:delText>forecasts</w:delText>
        </w:r>
      </w:del>
      <w:r w:rsidR="00937D4F" w:rsidRPr="00A60A57">
        <w:rPr>
          <w:rFonts w:cs="Times New Roman"/>
          <w:color w:val="0D0D0D" w:themeColor="text1" w:themeTint="F2"/>
          <w:sz w:val="22"/>
          <w:rPrChange w:id="143" w:author="tao huang" w:date="2017-09-17T12:05:00Z">
            <w:rPr>
              <w:rFonts w:cs="Times New Roman"/>
              <w:color w:val="000000" w:themeColor="text1"/>
              <w:szCs w:val="24"/>
            </w:rPr>
          </w:rPrChange>
        </w:rPr>
        <w:t>.</w:t>
      </w:r>
      <w:ins w:id="144" w:author="Soopramanien, Didier" w:date="2017-09-07T09:53:00Z">
        <w:r w:rsidR="00316743" w:rsidRPr="00A60A57">
          <w:rPr>
            <w:rFonts w:cs="Times New Roman"/>
            <w:color w:val="0D0D0D" w:themeColor="text1" w:themeTint="F2"/>
            <w:sz w:val="22"/>
            <w:rPrChange w:id="145" w:author="tao huang" w:date="2017-09-17T12:05:00Z">
              <w:rPr>
                <w:rFonts w:cs="Times New Roman"/>
                <w:color w:val="000000" w:themeColor="text1"/>
                <w:szCs w:val="24"/>
              </w:rPr>
            </w:rPrChange>
          </w:rPr>
          <w:t xml:space="preserve"> </w:t>
        </w:r>
      </w:ins>
      <w:ins w:id="146" w:author="黄韬" w:date="2017-09-11T15:31:00Z">
        <w:r w:rsidR="00334B83" w:rsidRPr="00A60A57">
          <w:rPr>
            <w:rFonts w:cs="Times New Roman"/>
            <w:color w:val="0D0D0D" w:themeColor="text1" w:themeTint="F2"/>
            <w:sz w:val="22"/>
            <w:rPrChange w:id="147" w:author="tao huang" w:date="2017-09-17T12:05:00Z">
              <w:rPr>
                <w:rFonts w:cs="Times New Roman"/>
                <w:color w:val="000000" w:themeColor="text1"/>
                <w:szCs w:val="24"/>
              </w:rPr>
            </w:rPrChange>
          </w:rPr>
          <w:t xml:space="preserve">The </w:t>
        </w:r>
      </w:ins>
      <w:ins w:id="148" w:author="tao huang" w:date="2017-09-12T14:18:00Z">
        <w:r w:rsidR="00D57A0D" w:rsidRPr="00A60A57">
          <w:rPr>
            <w:rFonts w:cs="Times New Roman"/>
            <w:color w:val="0D0D0D" w:themeColor="text1" w:themeTint="F2"/>
            <w:sz w:val="22"/>
            <w:rPrChange w:id="149" w:author="tao huang" w:date="2017-09-17T12:05:00Z">
              <w:rPr>
                <w:rFonts w:cs="Times New Roman"/>
                <w:color w:val="000000" w:themeColor="text1"/>
                <w:szCs w:val="24"/>
              </w:rPr>
            </w:rPrChange>
          </w:rPr>
          <w:t xml:space="preserve">nature </w:t>
        </w:r>
      </w:ins>
      <w:ins w:id="150" w:author="黄韬" w:date="2017-09-11T15:31:00Z">
        <w:del w:id="151" w:author="tao huang" w:date="2017-09-12T14:18:00Z">
          <w:r w:rsidR="00334B83" w:rsidRPr="00A60A57" w:rsidDel="00D57A0D">
            <w:rPr>
              <w:rFonts w:cs="Times New Roman"/>
              <w:color w:val="0D0D0D" w:themeColor="text1" w:themeTint="F2"/>
              <w:sz w:val="22"/>
              <w:rPrChange w:id="152" w:author="tao huang" w:date="2017-09-17T12:05:00Z">
                <w:rPr>
                  <w:rFonts w:cs="Times New Roman"/>
                  <w:color w:val="000000" w:themeColor="text1"/>
                  <w:szCs w:val="24"/>
                </w:rPr>
              </w:rPrChange>
            </w:rPr>
            <w:delText>proble</w:delText>
          </w:r>
        </w:del>
        <w:del w:id="153" w:author="tao huang" w:date="2017-09-12T14:19:00Z">
          <w:r w:rsidR="00334B83" w:rsidRPr="00A60A57" w:rsidDel="00D57A0D">
            <w:rPr>
              <w:rFonts w:cs="Times New Roman"/>
              <w:color w:val="0D0D0D" w:themeColor="text1" w:themeTint="F2"/>
              <w:sz w:val="22"/>
              <w:rPrChange w:id="154" w:author="tao huang" w:date="2017-09-17T12:05:00Z">
                <w:rPr>
                  <w:rFonts w:cs="Times New Roman"/>
                  <w:color w:val="000000" w:themeColor="text1"/>
                  <w:szCs w:val="24"/>
                </w:rPr>
              </w:rPrChange>
            </w:rPr>
            <w:delText>m o</w:delText>
          </w:r>
        </w:del>
      </w:ins>
      <w:ins w:id="155" w:author="tao huang" w:date="2017-09-12T14:19:00Z">
        <w:r w:rsidR="00D57A0D" w:rsidRPr="00A60A57">
          <w:rPr>
            <w:rFonts w:cs="Times New Roman"/>
            <w:color w:val="0D0D0D" w:themeColor="text1" w:themeTint="F2"/>
            <w:sz w:val="22"/>
            <w:rPrChange w:id="156" w:author="tao huang" w:date="2017-09-17T12:05:00Z">
              <w:rPr>
                <w:rFonts w:cs="Times New Roman"/>
                <w:color w:val="000000" w:themeColor="text1"/>
                <w:szCs w:val="24"/>
              </w:rPr>
            </w:rPrChange>
          </w:rPr>
          <w:t>o</w:t>
        </w:r>
      </w:ins>
      <w:ins w:id="157" w:author="黄韬" w:date="2017-09-11T15:31:00Z">
        <w:r w:rsidR="00334B83" w:rsidRPr="00A60A57">
          <w:rPr>
            <w:rFonts w:cs="Times New Roman"/>
            <w:color w:val="0D0D0D" w:themeColor="text1" w:themeTint="F2"/>
            <w:sz w:val="22"/>
            <w:rPrChange w:id="158" w:author="tao huang" w:date="2017-09-17T12:05:00Z">
              <w:rPr>
                <w:rFonts w:cs="Times New Roman"/>
                <w:color w:val="000000" w:themeColor="text1"/>
                <w:szCs w:val="24"/>
              </w:rPr>
            </w:rPrChange>
          </w:rPr>
          <w:t xml:space="preserve">f </w:t>
        </w:r>
      </w:ins>
      <w:ins w:id="159" w:author="tao huang" w:date="2017-09-12T14:19:00Z">
        <w:r w:rsidR="00D57A0D" w:rsidRPr="00A60A57">
          <w:rPr>
            <w:rFonts w:cs="Times New Roman"/>
            <w:color w:val="0D0D0D" w:themeColor="text1" w:themeTint="F2"/>
            <w:sz w:val="22"/>
            <w:rPrChange w:id="160" w:author="tao huang" w:date="2017-09-17T12:05:00Z">
              <w:rPr>
                <w:rFonts w:cs="Times New Roman"/>
                <w:color w:val="000000" w:themeColor="text1"/>
                <w:szCs w:val="24"/>
              </w:rPr>
            </w:rPrChange>
          </w:rPr>
          <w:t xml:space="preserve">the </w:t>
        </w:r>
      </w:ins>
      <w:ins w:id="161" w:author="黄韬" w:date="2017-09-11T15:31:00Z">
        <w:r w:rsidR="00334B83" w:rsidRPr="00A60A57">
          <w:rPr>
            <w:rFonts w:cs="Times New Roman"/>
            <w:color w:val="0D0D0D" w:themeColor="text1" w:themeTint="F2"/>
            <w:sz w:val="22"/>
            <w:rPrChange w:id="162" w:author="tao huang" w:date="2017-09-17T12:05:00Z">
              <w:rPr>
                <w:rFonts w:cs="Times New Roman"/>
                <w:color w:val="000000" w:themeColor="text1"/>
                <w:szCs w:val="24"/>
              </w:rPr>
            </w:rPrChange>
          </w:rPr>
          <w:t xml:space="preserve">structural break </w:t>
        </w:r>
      </w:ins>
      <w:ins w:id="163" w:author="tao huang" w:date="2017-09-12T14:19:00Z">
        <w:r w:rsidR="00D57A0D" w:rsidRPr="00A60A57">
          <w:rPr>
            <w:rFonts w:cs="Times New Roman"/>
            <w:color w:val="0D0D0D" w:themeColor="text1" w:themeTint="F2"/>
            <w:sz w:val="22"/>
            <w:rPrChange w:id="164" w:author="tao huang" w:date="2017-09-17T12:05:00Z">
              <w:rPr>
                <w:rFonts w:cs="Times New Roman"/>
                <w:color w:val="000000" w:themeColor="text1"/>
                <w:szCs w:val="24"/>
              </w:rPr>
            </w:rPrChange>
          </w:rPr>
          <w:t xml:space="preserve">problem </w:t>
        </w:r>
      </w:ins>
      <w:ins w:id="165" w:author="tao huang" w:date="2017-09-17T11:48:00Z">
        <w:r w:rsidR="003163AB" w:rsidRPr="00A60A57">
          <w:rPr>
            <w:rFonts w:cs="Times New Roman"/>
            <w:color w:val="0D0D0D" w:themeColor="text1" w:themeTint="F2"/>
            <w:sz w:val="22"/>
            <w:rPrChange w:id="166" w:author="tao huang" w:date="2017-09-17T12:05:00Z">
              <w:rPr>
                <w:rFonts w:cs="Times New Roman"/>
                <w:color w:val="000000" w:themeColor="text1"/>
                <w:sz w:val="22"/>
              </w:rPr>
            </w:rPrChange>
          </w:rPr>
          <w:t xml:space="preserve">and the </w:t>
        </w:r>
      </w:ins>
      <w:ins w:id="167" w:author="tao huang" w:date="2017-09-17T11:49:00Z">
        <w:r w:rsidR="003163AB" w:rsidRPr="00A60A57">
          <w:rPr>
            <w:rFonts w:cs="Times New Roman"/>
            <w:color w:val="0D0D0D" w:themeColor="text1" w:themeTint="F2"/>
            <w:sz w:val="22"/>
            <w:rPrChange w:id="168" w:author="tao huang" w:date="2017-09-17T12:05:00Z">
              <w:rPr>
                <w:rFonts w:cs="Times New Roman"/>
                <w:color w:val="000000" w:themeColor="text1"/>
                <w:sz w:val="22"/>
              </w:rPr>
            </w:rPrChange>
          </w:rPr>
          <w:t xml:space="preserve">subsequent forecast bias </w:t>
        </w:r>
      </w:ins>
      <w:ins w:id="169" w:author="黄韬" w:date="2017-09-11T15:31:00Z">
        <w:r w:rsidR="00334B83" w:rsidRPr="00A60A57">
          <w:rPr>
            <w:rFonts w:cs="Times New Roman"/>
            <w:color w:val="0D0D0D" w:themeColor="text1" w:themeTint="F2"/>
            <w:sz w:val="22"/>
            <w:rPrChange w:id="170" w:author="tao huang" w:date="2017-09-17T12:05:00Z">
              <w:rPr>
                <w:rFonts w:cs="Times New Roman"/>
                <w:color w:val="000000" w:themeColor="text1"/>
                <w:szCs w:val="24"/>
              </w:rPr>
            </w:rPrChange>
          </w:rPr>
          <w:t>ha</w:t>
        </w:r>
        <w:del w:id="171" w:author="tao huang" w:date="2017-09-17T11:49:00Z">
          <w:r w:rsidR="00334B83" w:rsidRPr="00A60A57" w:rsidDel="003163AB">
            <w:rPr>
              <w:rFonts w:cs="Times New Roman"/>
              <w:color w:val="0D0D0D" w:themeColor="text1" w:themeTint="F2"/>
              <w:sz w:val="22"/>
              <w:rPrChange w:id="172" w:author="tao huang" w:date="2017-09-17T12:05:00Z">
                <w:rPr>
                  <w:rFonts w:cs="Times New Roman"/>
                  <w:color w:val="000000" w:themeColor="text1"/>
                  <w:szCs w:val="24"/>
                </w:rPr>
              </w:rPrChange>
            </w:rPr>
            <w:delText>s</w:delText>
          </w:r>
        </w:del>
      </w:ins>
      <w:ins w:id="173" w:author="tao huang" w:date="2017-09-17T11:49:00Z">
        <w:r w:rsidR="003163AB" w:rsidRPr="00A60A57">
          <w:rPr>
            <w:rFonts w:cs="Times New Roman"/>
            <w:color w:val="0D0D0D" w:themeColor="text1" w:themeTint="F2"/>
            <w:sz w:val="22"/>
            <w:rPrChange w:id="174" w:author="tao huang" w:date="2017-09-17T12:05:00Z">
              <w:rPr>
                <w:rFonts w:cs="Times New Roman"/>
                <w:color w:val="000000" w:themeColor="text1"/>
                <w:sz w:val="22"/>
              </w:rPr>
            </w:rPrChange>
          </w:rPr>
          <w:t>ve</w:t>
        </w:r>
      </w:ins>
      <w:ins w:id="175" w:author="黄韬" w:date="2017-09-11T15:31:00Z">
        <w:r w:rsidR="00334B83" w:rsidRPr="00A60A57">
          <w:rPr>
            <w:rFonts w:cs="Times New Roman"/>
            <w:color w:val="0D0D0D" w:themeColor="text1" w:themeTint="F2"/>
            <w:sz w:val="22"/>
            <w:rPrChange w:id="176" w:author="tao huang" w:date="2017-09-17T12:05:00Z">
              <w:rPr>
                <w:rFonts w:cs="Times New Roman"/>
                <w:color w:val="000000" w:themeColor="text1"/>
                <w:szCs w:val="24"/>
              </w:rPr>
            </w:rPrChange>
          </w:rPr>
          <w:t xml:space="preserve"> been addressed </w:t>
        </w:r>
      </w:ins>
      <w:ins w:id="177" w:author="黄韬" w:date="2017-09-11T15:32:00Z">
        <w:r w:rsidR="00334B83" w:rsidRPr="00A60A57">
          <w:rPr>
            <w:rFonts w:cs="Times New Roman"/>
            <w:color w:val="0D0D0D" w:themeColor="text1" w:themeTint="F2"/>
            <w:sz w:val="22"/>
            <w:rPrChange w:id="178" w:author="tao huang" w:date="2017-09-17T12:05:00Z">
              <w:rPr>
                <w:rFonts w:cs="Times New Roman"/>
                <w:color w:val="000000" w:themeColor="text1"/>
                <w:szCs w:val="24"/>
              </w:rPr>
            </w:rPrChange>
          </w:rPr>
          <w:t xml:space="preserve">by </w:t>
        </w:r>
        <w:del w:id="179" w:author="tao huang" w:date="2017-09-12T14:18:00Z">
          <w:r w:rsidR="00334B83" w:rsidRPr="00A60A57" w:rsidDel="000C3DDE">
            <w:rPr>
              <w:rFonts w:cs="Times New Roman"/>
              <w:color w:val="0D0D0D" w:themeColor="text1" w:themeTint="F2"/>
              <w:sz w:val="22"/>
              <w:rPrChange w:id="180" w:author="tao huang" w:date="2017-09-17T12:05:00Z">
                <w:rPr>
                  <w:rFonts w:cs="Times New Roman"/>
                  <w:color w:val="000000" w:themeColor="text1"/>
                  <w:szCs w:val="24"/>
                </w:rPr>
              </w:rPrChange>
            </w:rPr>
            <w:delText>previous</w:delText>
          </w:r>
        </w:del>
        <w:del w:id="181" w:author="tao huang" w:date="2017-09-17T11:47:00Z">
          <w:r w:rsidR="00334B83" w:rsidRPr="00A60A57" w:rsidDel="00870CFB">
            <w:rPr>
              <w:rFonts w:cs="Times New Roman"/>
              <w:color w:val="0D0D0D" w:themeColor="text1" w:themeTint="F2"/>
              <w:sz w:val="22"/>
              <w:rPrChange w:id="182" w:author="tao huang" w:date="2017-09-17T12:05:00Z">
                <w:rPr>
                  <w:rFonts w:cs="Times New Roman"/>
                  <w:color w:val="000000" w:themeColor="text1"/>
                  <w:szCs w:val="24"/>
                </w:rPr>
              </w:rPrChange>
            </w:rPr>
            <w:delText xml:space="preserve"> </w:delText>
          </w:r>
        </w:del>
        <w:r w:rsidR="00334B83" w:rsidRPr="00A60A57">
          <w:rPr>
            <w:rFonts w:cs="Times New Roman"/>
            <w:color w:val="0D0D0D" w:themeColor="text1" w:themeTint="F2"/>
            <w:sz w:val="22"/>
            <w:rPrChange w:id="183" w:author="tao huang" w:date="2017-09-17T12:05:00Z">
              <w:rPr>
                <w:rFonts w:cs="Times New Roman"/>
                <w:color w:val="000000" w:themeColor="text1"/>
                <w:szCs w:val="24"/>
              </w:rPr>
            </w:rPrChange>
          </w:rPr>
          <w:t>studies</w:t>
        </w:r>
      </w:ins>
      <w:ins w:id="184" w:author="tao huang" w:date="2017-09-12T14:18:00Z">
        <w:r w:rsidR="000C3DDE" w:rsidRPr="00A60A57">
          <w:rPr>
            <w:rFonts w:cs="Times New Roman"/>
            <w:color w:val="0D0D0D" w:themeColor="text1" w:themeTint="F2"/>
            <w:sz w:val="22"/>
            <w:rPrChange w:id="185" w:author="tao huang" w:date="2017-09-17T12:05:00Z">
              <w:rPr>
                <w:rFonts w:cs="Times New Roman"/>
                <w:color w:val="000000" w:themeColor="text1"/>
                <w:szCs w:val="24"/>
              </w:rPr>
            </w:rPrChange>
          </w:rPr>
          <w:t xml:space="preserve"> </w:t>
        </w:r>
      </w:ins>
      <w:ins w:id="186" w:author="黄韬" w:date="2017-09-11T15:32:00Z">
        <w:del w:id="187" w:author="tao huang" w:date="2017-09-17T11:47:00Z">
          <w:r w:rsidR="00334B83" w:rsidRPr="00A60A57" w:rsidDel="00870CFB">
            <w:rPr>
              <w:rFonts w:cs="Times New Roman"/>
              <w:color w:val="0D0D0D" w:themeColor="text1" w:themeTint="F2"/>
              <w:sz w:val="22"/>
              <w:rPrChange w:id="188" w:author="tao huang" w:date="2017-09-17T12:05:00Z">
                <w:rPr>
                  <w:rFonts w:cs="Times New Roman"/>
                  <w:color w:val="000000" w:themeColor="text1"/>
                  <w:szCs w:val="24"/>
                </w:rPr>
              </w:rPrChange>
            </w:rPr>
            <w:delText xml:space="preserve"> </w:delText>
          </w:r>
        </w:del>
      </w:ins>
      <w:ins w:id="189" w:author="Soopramanien, Didier" w:date="2017-09-07T09:53:00Z">
        <w:del w:id="190" w:author="黄韬" w:date="2017-09-11T15:29:00Z">
          <w:r w:rsidR="00316743" w:rsidRPr="00A60A57" w:rsidDel="00C9590E">
            <w:rPr>
              <w:rFonts w:cs="Times New Roman"/>
              <w:color w:val="0D0D0D" w:themeColor="text1" w:themeTint="F2"/>
              <w:sz w:val="22"/>
              <w:rPrChange w:id="191" w:author="tao huang" w:date="2017-09-17T12:05:00Z">
                <w:rPr>
                  <w:rFonts w:cs="Times New Roman"/>
                  <w:color w:val="000000" w:themeColor="text1"/>
                  <w:szCs w:val="24"/>
                </w:rPr>
              </w:rPrChange>
            </w:rPr>
            <w:delText xml:space="preserve">The changes over time in the effect of the marketing activities on sales </w:delText>
          </w:r>
        </w:del>
        <w:del w:id="192" w:author="黄韬" w:date="2017-09-11T15:19:00Z">
          <w:r w:rsidR="00316743" w:rsidRPr="00A60A57" w:rsidDel="001A653F">
            <w:rPr>
              <w:rFonts w:cs="Times New Roman"/>
              <w:color w:val="0D0D0D" w:themeColor="text1" w:themeTint="F2"/>
              <w:sz w:val="22"/>
              <w:rPrChange w:id="193" w:author="tao huang" w:date="2017-09-17T12:05:00Z">
                <w:rPr>
                  <w:rFonts w:cs="Times New Roman"/>
                  <w:color w:val="000000" w:themeColor="text1"/>
                  <w:szCs w:val="24"/>
                </w:rPr>
              </w:rPrChange>
            </w:rPr>
            <w:delText>occur because of</w:delText>
          </w:r>
        </w:del>
        <w:del w:id="194" w:author="黄韬" w:date="2017-09-11T15:29:00Z">
          <w:r w:rsidR="00316743" w:rsidRPr="00A60A57" w:rsidDel="00C9590E">
            <w:rPr>
              <w:rFonts w:cs="Times New Roman"/>
              <w:color w:val="0D0D0D" w:themeColor="text1" w:themeTint="F2"/>
              <w:sz w:val="22"/>
              <w:rPrChange w:id="195" w:author="tao huang" w:date="2017-09-17T12:05:00Z">
                <w:rPr>
                  <w:rFonts w:cs="Times New Roman"/>
                  <w:color w:val="000000" w:themeColor="text1"/>
                  <w:szCs w:val="24"/>
                </w:rPr>
              </w:rPrChange>
            </w:rPr>
            <w:delText xml:space="preserve"> what is known as a structural break that </w:delText>
          </w:r>
        </w:del>
        <w:del w:id="196" w:author="黄韬" w:date="2017-09-11T15:19:00Z">
          <w:r w:rsidR="00316743" w:rsidRPr="00A60A57" w:rsidDel="001A653F">
            <w:rPr>
              <w:rFonts w:cs="Times New Roman"/>
              <w:color w:val="0D0D0D" w:themeColor="text1" w:themeTint="F2"/>
              <w:sz w:val="22"/>
              <w:rPrChange w:id="197" w:author="tao huang" w:date="2017-09-17T12:05:00Z">
                <w:rPr>
                  <w:rFonts w:cs="Times New Roman"/>
                  <w:color w:val="000000" w:themeColor="text1"/>
                  <w:szCs w:val="24"/>
                </w:rPr>
              </w:rPrChange>
            </w:rPr>
            <w:delText xml:space="preserve">changes the underlying </w:delText>
          </w:r>
        </w:del>
      </w:ins>
      <w:ins w:id="198" w:author="Soopramanien, Didier" w:date="2017-09-07T09:54:00Z">
        <w:del w:id="199" w:author="黄韬" w:date="2017-09-11T15:19:00Z">
          <w:r w:rsidR="00316743" w:rsidRPr="00A60A57" w:rsidDel="001A653F">
            <w:rPr>
              <w:rFonts w:cs="Times New Roman"/>
              <w:color w:val="0D0D0D" w:themeColor="text1" w:themeTint="F2"/>
              <w:sz w:val="22"/>
              <w:rPrChange w:id="200" w:author="tao huang" w:date="2017-09-17T12:05:00Z">
                <w:rPr>
                  <w:rFonts w:cs="Times New Roman"/>
                  <w:color w:val="000000" w:themeColor="text1"/>
                  <w:szCs w:val="24"/>
                </w:rPr>
              </w:rPrChange>
            </w:rPr>
            <w:delText>characteristic</w:delText>
          </w:r>
        </w:del>
      </w:ins>
      <w:ins w:id="201" w:author="Soopramanien, Didier" w:date="2017-09-07T09:53:00Z">
        <w:del w:id="202" w:author="黄韬" w:date="2017-09-11T15:19:00Z">
          <w:r w:rsidR="00316743" w:rsidRPr="00A60A57" w:rsidDel="001A653F">
            <w:rPr>
              <w:rFonts w:cs="Times New Roman"/>
              <w:color w:val="0D0D0D" w:themeColor="text1" w:themeTint="F2"/>
              <w:sz w:val="22"/>
              <w:rPrChange w:id="203" w:author="tao huang" w:date="2017-09-17T12:05:00Z">
                <w:rPr>
                  <w:rFonts w:cs="Times New Roman"/>
                  <w:color w:val="000000" w:themeColor="text1"/>
                  <w:szCs w:val="24"/>
                </w:rPr>
              </w:rPrChange>
            </w:rPr>
            <w:delText xml:space="preserve"> </w:delText>
          </w:r>
        </w:del>
      </w:ins>
      <w:ins w:id="204" w:author="Soopramanien, Didier" w:date="2017-09-07T09:54:00Z">
        <w:del w:id="205" w:author="黄韬" w:date="2017-09-11T15:19:00Z">
          <w:r w:rsidR="00316743" w:rsidRPr="00A60A57" w:rsidDel="001A653F">
            <w:rPr>
              <w:rFonts w:cs="Times New Roman"/>
              <w:color w:val="0D0D0D" w:themeColor="text1" w:themeTint="F2"/>
              <w:sz w:val="22"/>
              <w:rPrChange w:id="206" w:author="tao huang" w:date="2017-09-17T12:05:00Z">
                <w:rPr>
                  <w:rFonts w:cs="Times New Roman"/>
                  <w:color w:val="000000" w:themeColor="text1"/>
                  <w:szCs w:val="24"/>
                </w:rPr>
              </w:rPrChange>
            </w:rPr>
            <w:delText>of t</w:delText>
          </w:r>
        </w:del>
        <w:del w:id="207" w:author="黄韬" w:date="2017-09-11T15:29:00Z">
          <w:r w:rsidR="00316743" w:rsidRPr="00A60A57" w:rsidDel="00C9590E">
            <w:rPr>
              <w:rFonts w:cs="Times New Roman"/>
              <w:color w:val="0D0D0D" w:themeColor="text1" w:themeTint="F2"/>
              <w:sz w:val="22"/>
              <w:rPrChange w:id="208" w:author="tao huang" w:date="2017-09-17T12:05:00Z">
                <w:rPr>
                  <w:rFonts w:cs="Times New Roman"/>
                  <w:color w:val="000000" w:themeColor="text1"/>
                  <w:szCs w:val="24"/>
                </w:rPr>
              </w:rPrChange>
            </w:rPr>
            <w:delText xml:space="preserve">he data that is used in constructing these </w:delText>
          </w:r>
          <w:commentRangeStart w:id="209"/>
          <w:r w:rsidR="00316743" w:rsidRPr="00A60A57" w:rsidDel="00C9590E">
            <w:rPr>
              <w:rFonts w:cs="Times New Roman"/>
              <w:color w:val="0D0D0D" w:themeColor="text1" w:themeTint="F2"/>
              <w:sz w:val="22"/>
              <w:rPrChange w:id="210" w:author="tao huang" w:date="2017-09-17T12:05:00Z">
                <w:rPr>
                  <w:rFonts w:cs="Times New Roman"/>
                  <w:color w:val="000000" w:themeColor="text1"/>
                  <w:szCs w:val="24"/>
                </w:rPr>
              </w:rPrChange>
            </w:rPr>
            <w:delText>models</w:delText>
          </w:r>
        </w:del>
      </w:ins>
      <w:commentRangeEnd w:id="209"/>
      <w:ins w:id="211" w:author="Soopramanien, Didier" w:date="2017-09-07T09:55:00Z">
        <w:del w:id="212" w:author="黄韬" w:date="2017-09-11T15:29:00Z">
          <w:r w:rsidR="00316743" w:rsidRPr="00A60A57" w:rsidDel="00C9590E">
            <w:rPr>
              <w:rStyle w:val="CommentReference"/>
              <w:color w:val="0D0D0D" w:themeColor="text1" w:themeTint="F2"/>
              <w:sz w:val="22"/>
              <w:szCs w:val="22"/>
              <w:rPrChange w:id="213" w:author="tao huang" w:date="2017-09-17T12:05:00Z">
                <w:rPr>
                  <w:rStyle w:val="CommentReference"/>
                </w:rPr>
              </w:rPrChange>
            </w:rPr>
            <w:commentReference w:id="209"/>
          </w:r>
        </w:del>
      </w:ins>
      <w:ins w:id="214" w:author="Soopramanien, Didier" w:date="2017-09-07T09:54:00Z">
        <w:del w:id="215" w:author="黄韬" w:date="2017-09-11T15:29:00Z">
          <w:r w:rsidR="00316743" w:rsidRPr="00A60A57" w:rsidDel="00C9590E">
            <w:rPr>
              <w:rFonts w:cs="Times New Roman"/>
              <w:color w:val="0D0D0D" w:themeColor="text1" w:themeTint="F2"/>
              <w:sz w:val="22"/>
              <w:rPrChange w:id="216" w:author="tao huang" w:date="2017-09-17T12:05:00Z">
                <w:rPr>
                  <w:rFonts w:cs="Times New Roman"/>
                  <w:color w:val="000000" w:themeColor="text1"/>
                  <w:szCs w:val="24"/>
                </w:rPr>
              </w:rPrChange>
            </w:rPr>
            <w:delText xml:space="preserve">. </w:delText>
          </w:r>
        </w:del>
      </w:ins>
      <w:del w:id="217" w:author="黄韬" w:date="2017-09-11T15:29:00Z">
        <w:r w:rsidR="00937D4F" w:rsidRPr="00A60A57" w:rsidDel="00C9590E">
          <w:rPr>
            <w:rFonts w:cs="Times New Roman"/>
            <w:color w:val="0D0D0D" w:themeColor="text1" w:themeTint="F2"/>
            <w:sz w:val="22"/>
            <w:rPrChange w:id="218" w:author="tao huang" w:date="2017-09-17T12:05:00Z">
              <w:rPr>
                <w:rFonts w:cs="Times New Roman"/>
                <w:color w:val="000000" w:themeColor="text1"/>
                <w:szCs w:val="24"/>
              </w:rPr>
            </w:rPrChange>
          </w:rPr>
          <w:delText xml:space="preserve"> </w:delText>
        </w:r>
      </w:del>
      <w:commentRangeStart w:id="219"/>
      <w:del w:id="220" w:author="黄韬" w:date="2017-09-11T15:32:00Z">
        <w:r w:rsidR="00DF2B22" w:rsidRPr="00A60A57" w:rsidDel="00334B83">
          <w:rPr>
            <w:rFonts w:cs="Times New Roman"/>
            <w:color w:val="0D0D0D" w:themeColor="text1" w:themeTint="F2"/>
            <w:sz w:val="22"/>
            <w:rPrChange w:id="221" w:author="tao huang" w:date="2017-09-17T12:05:00Z">
              <w:rPr>
                <w:rFonts w:cs="Times New Roman"/>
                <w:color w:val="000000" w:themeColor="text1"/>
                <w:szCs w:val="24"/>
              </w:rPr>
            </w:rPrChange>
          </w:rPr>
          <w:delText>I</w:delText>
        </w:r>
      </w:del>
      <w:ins w:id="222" w:author="黄韬" w:date="2017-09-11T15:32:00Z">
        <w:r w:rsidR="00334B83" w:rsidRPr="00A60A57">
          <w:rPr>
            <w:rFonts w:cs="Times New Roman"/>
            <w:color w:val="0D0D0D" w:themeColor="text1" w:themeTint="F2"/>
            <w:sz w:val="22"/>
            <w:rPrChange w:id="223" w:author="tao huang" w:date="2017-09-17T12:05:00Z">
              <w:rPr>
                <w:rFonts w:cs="Times New Roman"/>
                <w:color w:val="000000" w:themeColor="text1"/>
                <w:szCs w:val="24"/>
              </w:rPr>
            </w:rPrChange>
          </w:rPr>
          <w:t>i</w:t>
        </w:r>
      </w:ins>
      <w:r w:rsidR="00DF2B22" w:rsidRPr="00A60A57">
        <w:rPr>
          <w:rFonts w:cs="Times New Roman"/>
          <w:color w:val="0D0D0D" w:themeColor="text1" w:themeTint="F2"/>
          <w:sz w:val="22"/>
          <w:rPrChange w:id="224" w:author="tao huang" w:date="2017-09-17T12:05:00Z">
            <w:rPr>
              <w:rFonts w:cs="Times New Roman"/>
              <w:color w:val="000000" w:themeColor="text1"/>
              <w:szCs w:val="24"/>
            </w:rPr>
          </w:rPrChange>
        </w:rPr>
        <w:t>n</w:t>
      </w:r>
      <w:commentRangeEnd w:id="219"/>
      <w:r w:rsidR="00171CCF" w:rsidRPr="00A60A57">
        <w:rPr>
          <w:rStyle w:val="CommentReference"/>
          <w:color w:val="0D0D0D" w:themeColor="text1" w:themeTint="F2"/>
          <w:sz w:val="22"/>
          <w:szCs w:val="22"/>
          <w:rPrChange w:id="225" w:author="tao huang" w:date="2017-09-17T12:05:00Z">
            <w:rPr>
              <w:rStyle w:val="CommentReference"/>
            </w:rPr>
          </w:rPrChange>
        </w:rPr>
        <w:commentReference w:id="219"/>
      </w:r>
      <w:r w:rsidR="00DF2B22" w:rsidRPr="00A60A57">
        <w:rPr>
          <w:rFonts w:cs="Times New Roman"/>
          <w:color w:val="0D0D0D" w:themeColor="text1" w:themeTint="F2"/>
          <w:sz w:val="22"/>
          <w:rPrChange w:id="226" w:author="tao huang" w:date="2017-09-17T12:05:00Z">
            <w:rPr>
              <w:rFonts w:cs="Times New Roman"/>
              <w:color w:val="000000" w:themeColor="text1"/>
              <w:szCs w:val="24"/>
            </w:rPr>
          </w:rPrChange>
        </w:rPr>
        <w:t xml:space="preserve"> </w:t>
      </w:r>
      <w:del w:id="227" w:author="黄韬" w:date="2017-09-11T15:32:00Z">
        <w:r w:rsidR="00DF2B22" w:rsidRPr="00A60A57" w:rsidDel="00334B83">
          <w:rPr>
            <w:rFonts w:cs="Times New Roman"/>
            <w:color w:val="0D0D0D" w:themeColor="text1" w:themeTint="F2"/>
            <w:sz w:val="22"/>
            <w:rPrChange w:id="228" w:author="tao huang" w:date="2017-09-17T12:05:00Z">
              <w:rPr>
                <w:rFonts w:cs="Times New Roman"/>
                <w:color w:val="000000" w:themeColor="text1"/>
                <w:szCs w:val="24"/>
              </w:rPr>
            </w:rPrChange>
          </w:rPr>
          <w:delText xml:space="preserve">this study, </w:delText>
        </w:r>
        <w:r w:rsidR="00005E87" w:rsidRPr="00A60A57" w:rsidDel="00334B83">
          <w:rPr>
            <w:rFonts w:cs="Times New Roman"/>
            <w:color w:val="0D0D0D" w:themeColor="text1" w:themeTint="F2"/>
            <w:sz w:val="22"/>
            <w:rPrChange w:id="229" w:author="tao huang" w:date="2017-09-17T12:05:00Z">
              <w:rPr>
                <w:rFonts w:cs="Times New Roman"/>
                <w:color w:val="000000" w:themeColor="text1"/>
                <w:szCs w:val="24"/>
              </w:rPr>
            </w:rPrChange>
          </w:rPr>
          <w:delText>w</w:delText>
        </w:r>
        <w:r w:rsidR="00E446EB" w:rsidRPr="00A60A57" w:rsidDel="00334B83">
          <w:rPr>
            <w:rFonts w:cs="Times New Roman"/>
            <w:color w:val="0D0D0D" w:themeColor="text1" w:themeTint="F2"/>
            <w:sz w:val="22"/>
            <w:rPrChange w:id="230" w:author="tao huang" w:date="2017-09-17T12:05:00Z">
              <w:rPr>
                <w:rFonts w:cs="Times New Roman"/>
                <w:color w:val="000000" w:themeColor="text1"/>
                <w:szCs w:val="24"/>
              </w:rPr>
            </w:rPrChange>
          </w:rPr>
          <w:delText xml:space="preserve">e </w:delText>
        </w:r>
        <w:r w:rsidR="00B40E6D" w:rsidRPr="00A60A57" w:rsidDel="00334B83">
          <w:rPr>
            <w:rFonts w:cs="Times New Roman"/>
            <w:color w:val="0D0D0D" w:themeColor="text1" w:themeTint="F2"/>
            <w:sz w:val="22"/>
            <w:rPrChange w:id="231" w:author="tao huang" w:date="2017-09-17T12:05:00Z">
              <w:rPr>
                <w:rFonts w:cs="Times New Roman"/>
                <w:color w:val="000000" w:themeColor="text1"/>
                <w:szCs w:val="24"/>
              </w:rPr>
            </w:rPrChange>
          </w:rPr>
          <w:delText>integrate recently</w:delText>
        </w:r>
      </w:del>
      <w:ins w:id="232" w:author="Soopramanien, Didier" w:date="2017-09-08T15:25:00Z">
        <w:del w:id="233" w:author="黄韬" w:date="2017-09-11T15:32:00Z">
          <w:r w:rsidR="00190E2F" w:rsidRPr="00A60A57" w:rsidDel="00334B83">
            <w:rPr>
              <w:rFonts w:cs="Times New Roman"/>
              <w:color w:val="0D0D0D" w:themeColor="text1" w:themeTint="F2"/>
              <w:sz w:val="22"/>
              <w:rPrChange w:id="234" w:author="tao huang" w:date="2017-09-17T12:05:00Z">
                <w:rPr>
                  <w:rFonts w:cs="Times New Roman"/>
                  <w:color w:val="000000" w:themeColor="text1"/>
                  <w:szCs w:val="24"/>
                </w:rPr>
              </w:rPrChange>
            </w:rPr>
            <w:delText xml:space="preserve">our starting point is the literature in </w:delText>
          </w:r>
        </w:del>
      </w:ins>
      <w:ins w:id="235" w:author="黄韬" w:date="2017-09-11T15:32:00Z">
        <w:del w:id="236" w:author="tao huang" w:date="2017-09-12T14:18:00Z">
          <w:r w:rsidR="00334B83" w:rsidRPr="00A60A57" w:rsidDel="000C3DDE">
            <w:rPr>
              <w:rFonts w:cs="Times New Roman"/>
              <w:color w:val="0D0D0D" w:themeColor="text1" w:themeTint="F2"/>
              <w:sz w:val="22"/>
              <w:rPrChange w:id="237" w:author="tao huang" w:date="2017-09-17T12:05:00Z">
                <w:rPr>
                  <w:rFonts w:cs="Times New Roman"/>
                  <w:color w:val="000000" w:themeColor="text1"/>
                  <w:szCs w:val="24"/>
                </w:rPr>
              </w:rPrChange>
            </w:rPr>
            <w:delText xml:space="preserve"> </w:delText>
          </w:r>
        </w:del>
        <w:r w:rsidR="00334B83" w:rsidRPr="00A60A57">
          <w:rPr>
            <w:rFonts w:cs="Times New Roman"/>
            <w:color w:val="0D0D0D" w:themeColor="text1" w:themeTint="F2"/>
            <w:sz w:val="22"/>
            <w:rPrChange w:id="238" w:author="tao huang" w:date="2017-09-17T12:05:00Z">
              <w:rPr>
                <w:rFonts w:cs="Times New Roman"/>
                <w:color w:val="000000" w:themeColor="text1"/>
                <w:szCs w:val="24"/>
              </w:rPr>
            </w:rPrChange>
          </w:rPr>
          <w:t xml:space="preserve">the </w:t>
        </w:r>
      </w:ins>
      <w:ins w:id="239" w:author="黄韬" w:date="2017-09-11T15:37:00Z">
        <w:del w:id="240" w:author="tao huang" w:date="2017-09-17T11:47:00Z">
          <w:r w:rsidR="00C905AA" w:rsidRPr="00A60A57" w:rsidDel="00870CFB">
            <w:rPr>
              <w:rFonts w:cs="Times New Roman"/>
              <w:color w:val="0D0D0D" w:themeColor="text1" w:themeTint="F2"/>
              <w:sz w:val="22"/>
              <w:rPrChange w:id="241" w:author="tao huang" w:date="2017-09-17T12:05:00Z">
                <w:rPr>
                  <w:rFonts w:cs="Times New Roman"/>
                  <w:color w:val="000000" w:themeColor="text1"/>
                  <w:szCs w:val="24"/>
                </w:rPr>
              </w:rPrChange>
            </w:rPr>
            <w:delText>areas</w:delText>
          </w:r>
        </w:del>
      </w:ins>
      <w:ins w:id="242" w:author="黄韬" w:date="2017-09-11T15:32:00Z">
        <w:del w:id="243" w:author="tao huang" w:date="2017-09-17T11:47:00Z">
          <w:r w:rsidR="00334B83" w:rsidRPr="00A60A57" w:rsidDel="00870CFB">
            <w:rPr>
              <w:rFonts w:cs="Times New Roman"/>
              <w:color w:val="0D0D0D" w:themeColor="text1" w:themeTint="F2"/>
              <w:sz w:val="22"/>
              <w:rPrChange w:id="244" w:author="tao huang" w:date="2017-09-17T12:05:00Z">
                <w:rPr>
                  <w:rFonts w:cs="Times New Roman"/>
                  <w:color w:val="000000" w:themeColor="text1"/>
                  <w:szCs w:val="24"/>
                </w:rPr>
              </w:rPrChange>
            </w:rPr>
            <w:delText xml:space="preserve"> of </w:delText>
          </w:r>
        </w:del>
      </w:ins>
      <w:commentRangeStart w:id="245"/>
      <w:ins w:id="246" w:author="Soopramanien, Didier" w:date="2017-09-08T15:25:00Z">
        <w:r w:rsidR="00190E2F" w:rsidRPr="00A60A57">
          <w:rPr>
            <w:rFonts w:cs="Times New Roman"/>
            <w:color w:val="0D0D0D" w:themeColor="text1" w:themeTint="F2"/>
            <w:sz w:val="22"/>
            <w:rPrChange w:id="247" w:author="tao huang" w:date="2017-09-17T12:05:00Z">
              <w:rPr>
                <w:rFonts w:cs="Times New Roman"/>
                <w:color w:val="000000" w:themeColor="text1"/>
                <w:szCs w:val="24"/>
              </w:rPr>
            </w:rPrChange>
          </w:rPr>
          <w:t>Economics</w:t>
        </w:r>
      </w:ins>
      <w:ins w:id="248" w:author="tao huang" w:date="2017-09-17T11:47:00Z">
        <w:r w:rsidR="00870CFB" w:rsidRPr="00A60A57">
          <w:rPr>
            <w:rFonts w:cs="Times New Roman"/>
            <w:color w:val="0D0D0D" w:themeColor="text1" w:themeTint="F2"/>
            <w:sz w:val="22"/>
            <w:rPrChange w:id="249" w:author="tao huang" w:date="2017-09-17T12:05:00Z">
              <w:rPr>
                <w:rFonts w:cs="Times New Roman"/>
                <w:color w:val="000000" w:themeColor="text1"/>
                <w:sz w:val="22"/>
              </w:rPr>
            </w:rPrChange>
          </w:rPr>
          <w:t xml:space="preserve"> area</w:t>
        </w:r>
      </w:ins>
      <w:ins w:id="250" w:author="tao huang" w:date="2017-09-12T14:16:00Z">
        <w:r w:rsidR="00F8621A" w:rsidRPr="00A60A57">
          <w:rPr>
            <w:rFonts w:cs="Times New Roman"/>
            <w:color w:val="0D0D0D" w:themeColor="text1" w:themeTint="F2"/>
            <w:sz w:val="22"/>
            <w:rPrChange w:id="251" w:author="tao huang" w:date="2017-09-17T12:05:00Z">
              <w:rPr>
                <w:rFonts w:cs="Times New Roman"/>
                <w:color w:val="000000" w:themeColor="text1"/>
                <w:szCs w:val="24"/>
              </w:rPr>
            </w:rPrChange>
          </w:rPr>
          <w:t>.</w:t>
        </w:r>
      </w:ins>
      <w:ins w:id="252" w:author="Soopramanien, Didier" w:date="2017-09-08T15:25:00Z">
        <w:r w:rsidR="00190E2F" w:rsidRPr="00A60A57">
          <w:rPr>
            <w:rFonts w:cs="Times New Roman"/>
            <w:color w:val="0D0D0D" w:themeColor="text1" w:themeTint="F2"/>
            <w:sz w:val="22"/>
            <w:rPrChange w:id="253" w:author="tao huang" w:date="2017-09-17T12:05:00Z">
              <w:rPr>
                <w:rFonts w:cs="Times New Roman"/>
                <w:color w:val="000000" w:themeColor="text1"/>
                <w:szCs w:val="24"/>
              </w:rPr>
            </w:rPrChange>
          </w:rPr>
          <w:t xml:space="preserve"> </w:t>
        </w:r>
      </w:ins>
      <w:commentRangeEnd w:id="245"/>
      <w:r w:rsidR="00C905AA" w:rsidRPr="00A60A57">
        <w:rPr>
          <w:rStyle w:val="CommentReference"/>
          <w:color w:val="0D0D0D" w:themeColor="text1" w:themeTint="F2"/>
          <w:sz w:val="22"/>
          <w:szCs w:val="22"/>
          <w:rPrChange w:id="254" w:author="tao huang" w:date="2017-09-17T12:05:00Z">
            <w:rPr>
              <w:rStyle w:val="CommentReference"/>
            </w:rPr>
          </w:rPrChange>
        </w:rPr>
        <w:commentReference w:id="245"/>
      </w:r>
      <w:ins w:id="255" w:author="Soopramanien, Didier" w:date="2017-09-08T15:25:00Z">
        <w:del w:id="256" w:author="黄韬" w:date="2017-09-11T15:37:00Z">
          <w:r w:rsidR="00190E2F" w:rsidRPr="00A60A57" w:rsidDel="00C905AA">
            <w:rPr>
              <w:rFonts w:cs="Times New Roman"/>
              <w:color w:val="0D0D0D" w:themeColor="text1" w:themeTint="F2"/>
              <w:sz w:val="22"/>
              <w:rPrChange w:id="257" w:author="tao huang" w:date="2017-09-17T12:05:00Z">
                <w:rPr>
                  <w:rFonts w:cs="Times New Roman"/>
                  <w:color w:val="000000" w:themeColor="text1"/>
                  <w:szCs w:val="24"/>
                </w:rPr>
              </w:rPrChange>
            </w:rPr>
            <w:delText xml:space="preserve">and </w:delText>
          </w:r>
        </w:del>
      </w:ins>
      <w:ins w:id="258" w:author="Soopramanien, Didier" w:date="2017-09-08T15:26:00Z">
        <w:del w:id="259" w:author="黄韬" w:date="2017-09-11T15:37:00Z">
          <w:r w:rsidR="00190E2F" w:rsidRPr="00A60A57" w:rsidDel="00C905AA">
            <w:rPr>
              <w:rFonts w:cs="Times New Roman"/>
              <w:color w:val="0D0D0D" w:themeColor="text1" w:themeTint="F2"/>
              <w:sz w:val="22"/>
              <w:rPrChange w:id="260" w:author="tao huang" w:date="2017-09-17T12:05:00Z">
                <w:rPr>
                  <w:rFonts w:cs="Times New Roman"/>
                  <w:color w:val="000000" w:themeColor="text1"/>
                  <w:szCs w:val="24"/>
                </w:rPr>
              </w:rPrChange>
            </w:rPr>
            <w:delText xml:space="preserve">Finance </w:delText>
          </w:r>
        </w:del>
        <w:del w:id="261" w:author="tao huang" w:date="2017-09-12T14:10:00Z">
          <w:r w:rsidR="00190E2F" w:rsidRPr="00A60A57" w:rsidDel="00BF76E0">
            <w:rPr>
              <w:rFonts w:cs="Times New Roman"/>
              <w:color w:val="0D0D0D" w:themeColor="text1" w:themeTint="F2"/>
              <w:sz w:val="22"/>
              <w:rPrChange w:id="262" w:author="tao huang" w:date="2017-09-17T12:05:00Z">
                <w:rPr>
                  <w:rFonts w:cs="Times New Roman"/>
                  <w:color w:val="000000" w:themeColor="text1"/>
                  <w:szCs w:val="24"/>
                </w:rPr>
              </w:rPrChange>
            </w:rPr>
            <w:delText xml:space="preserve">where </w:delText>
          </w:r>
        </w:del>
        <w:del w:id="263" w:author="tao huang" w:date="2017-09-12T14:08:00Z">
          <w:r w:rsidR="00190E2F" w:rsidRPr="00A60A57" w:rsidDel="00BF76E0">
            <w:rPr>
              <w:rFonts w:cs="Times New Roman"/>
              <w:color w:val="0D0D0D" w:themeColor="text1" w:themeTint="F2"/>
              <w:sz w:val="22"/>
              <w:rPrChange w:id="264" w:author="tao huang" w:date="2017-09-17T12:05:00Z">
                <w:rPr>
                  <w:rFonts w:cs="Times New Roman"/>
                  <w:color w:val="000000" w:themeColor="text1"/>
                  <w:szCs w:val="24"/>
                </w:rPr>
              </w:rPrChange>
            </w:rPr>
            <w:delText>there has been research on models</w:delText>
          </w:r>
        </w:del>
        <w:del w:id="265" w:author="tao huang" w:date="2017-09-12T14:09:00Z">
          <w:r w:rsidR="00190E2F" w:rsidRPr="00A60A57" w:rsidDel="00BF76E0">
            <w:rPr>
              <w:rFonts w:cs="Times New Roman"/>
              <w:color w:val="0D0D0D" w:themeColor="text1" w:themeTint="F2"/>
              <w:sz w:val="22"/>
              <w:rPrChange w:id="266" w:author="tao huang" w:date="2017-09-17T12:05:00Z">
                <w:rPr>
                  <w:rFonts w:cs="Times New Roman"/>
                  <w:color w:val="000000" w:themeColor="text1"/>
                  <w:szCs w:val="24"/>
                </w:rPr>
              </w:rPrChange>
            </w:rPr>
            <w:delText xml:space="preserve"> </w:delText>
          </w:r>
        </w:del>
        <w:del w:id="267" w:author="tao huang" w:date="2017-09-12T14:08:00Z">
          <w:r w:rsidR="00190E2F" w:rsidRPr="00A60A57" w:rsidDel="00BF76E0">
            <w:rPr>
              <w:rFonts w:cs="Times New Roman"/>
              <w:color w:val="0D0D0D" w:themeColor="text1" w:themeTint="F2"/>
              <w:sz w:val="22"/>
              <w:rPrChange w:id="268" w:author="tao huang" w:date="2017-09-17T12:05:00Z">
                <w:rPr>
                  <w:rFonts w:cs="Times New Roman"/>
                  <w:color w:val="000000" w:themeColor="text1"/>
                  <w:szCs w:val="24"/>
                </w:rPr>
              </w:rPrChange>
            </w:rPr>
            <w:delText>that</w:delText>
          </w:r>
        </w:del>
        <w:del w:id="269" w:author="tao huang" w:date="2017-09-12T14:09:00Z">
          <w:r w:rsidR="00190E2F" w:rsidRPr="00A60A57" w:rsidDel="00BF76E0">
            <w:rPr>
              <w:rFonts w:cs="Times New Roman"/>
              <w:color w:val="0D0D0D" w:themeColor="text1" w:themeTint="F2"/>
              <w:sz w:val="22"/>
              <w:rPrChange w:id="270" w:author="tao huang" w:date="2017-09-17T12:05:00Z">
                <w:rPr>
                  <w:rFonts w:cs="Times New Roman"/>
                  <w:color w:val="000000" w:themeColor="text1"/>
                  <w:szCs w:val="24"/>
                </w:rPr>
              </w:rPrChange>
            </w:rPr>
            <w:delText xml:space="preserve"> deal with </w:delText>
          </w:r>
        </w:del>
      </w:ins>
      <w:del w:id="271" w:author="tao huang" w:date="2017-09-12T14:09:00Z">
        <w:r w:rsidR="00B40E6D" w:rsidRPr="00A60A57" w:rsidDel="00BF76E0">
          <w:rPr>
            <w:rFonts w:cs="Times New Roman"/>
            <w:color w:val="0D0D0D" w:themeColor="text1" w:themeTint="F2"/>
            <w:sz w:val="22"/>
            <w:rPrChange w:id="272" w:author="tao huang" w:date="2017-09-17T12:05:00Z">
              <w:rPr>
                <w:rFonts w:cs="Times New Roman"/>
                <w:color w:val="000000" w:themeColor="text1"/>
                <w:szCs w:val="24"/>
              </w:rPr>
            </w:rPrChange>
          </w:rPr>
          <w:delText xml:space="preserve"> developed techniques</w:delText>
        </w:r>
      </w:del>
      <w:ins w:id="273" w:author="Soopramanien, Didier" w:date="2017-09-08T15:25:00Z">
        <w:del w:id="274" w:author="tao huang" w:date="2017-09-12T14:09:00Z">
          <w:r w:rsidR="00190E2F" w:rsidRPr="00A60A57" w:rsidDel="00BF76E0">
            <w:rPr>
              <w:rFonts w:cs="Times New Roman"/>
              <w:color w:val="0D0D0D" w:themeColor="text1" w:themeTint="F2"/>
              <w:sz w:val="22"/>
              <w:rPrChange w:id="275" w:author="tao huang" w:date="2017-09-17T12:05:00Z">
                <w:rPr>
                  <w:rFonts w:cs="Times New Roman"/>
                  <w:color w:val="000000" w:themeColor="text1"/>
                  <w:szCs w:val="24"/>
                </w:rPr>
              </w:rPrChange>
            </w:rPr>
            <w:delText>structural breaks</w:delText>
          </w:r>
        </w:del>
      </w:ins>
      <w:del w:id="276" w:author="tao huang" w:date="2017-09-12T14:10:00Z">
        <w:r w:rsidR="00B40E6D" w:rsidRPr="00A60A57" w:rsidDel="00BF76E0">
          <w:rPr>
            <w:rFonts w:cs="Times New Roman"/>
            <w:color w:val="0D0D0D" w:themeColor="text1" w:themeTint="F2"/>
            <w:sz w:val="22"/>
            <w:rPrChange w:id="277" w:author="tao huang" w:date="2017-09-17T12:05:00Z">
              <w:rPr>
                <w:rFonts w:cs="Times New Roman"/>
                <w:color w:val="000000" w:themeColor="text1"/>
                <w:szCs w:val="24"/>
              </w:rPr>
            </w:rPrChange>
          </w:rPr>
          <w:delText xml:space="preserve"> to </w:delText>
        </w:r>
        <w:r w:rsidR="00937D4F" w:rsidRPr="00A60A57" w:rsidDel="00BF76E0">
          <w:rPr>
            <w:rFonts w:cs="Times New Roman"/>
            <w:color w:val="0D0D0D" w:themeColor="text1" w:themeTint="F2"/>
            <w:sz w:val="22"/>
            <w:rPrChange w:id="278" w:author="tao huang" w:date="2017-09-17T12:05:00Z">
              <w:rPr>
                <w:rFonts w:cs="Times New Roman"/>
                <w:color w:val="000000" w:themeColor="text1"/>
                <w:szCs w:val="24"/>
              </w:rPr>
            </w:rPrChange>
          </w:rPr>
          <w:delText>takes into account th</w:delText>
        </w:r>
        <w:r w:rsidR="00B40E6D" w:rsidRPr="00A60A57" w:rsidDel="00BF76E0">
          <w:rPr>
            <w:rFonts w:cs="Times New Roman"/>
            <w:color w:val="0D0D0D" w:themeColor="text1" w:themeTint="F2"/>
            <w:sz w:val="22"/>
            <w:rPrChange w:id="279" w:author="tao huang" w:date="2017-09-17T12:05:00Z">
              <w:rPr>
                <w:rFonts w:cs="Times New Roman"/>
                <w:color w:val="000000" w:themeColor="text1"/>
                <w:szCs w:val="24"/>
              </w:rPr>
            </w:rPrChange>
          </w:rPr>
          <w:delText xml:space="preserve">e </w:delText>
        </w:r>
        <w:r w:rsidR="00EC329D" w:rsidRPr="00A60A57" w:rsidDel="00BF76E0">
          <w:rPr>
            <w:rFonts w:cs="Times New Roman"/>
            <w:color w:val="0D0D0D" w:themeColor="text1" w:themeTint="F2"/>
            <w:sz w:val="22"/>
            <w:rPrChange w:id="280" w:author="tao huang" w:date="2017-09-17T12:05:00Z">
              <w:rPr>
                <w:rFonts w:cs="Times New Roman"/>
                <w:color w:val="000000" w:themeColor="text1"/>
                <w:szCs w:val="24"/>
              </w:rPr>
            </w:rPrChange>
          </w:rPr>
          <w:delText xml:space="preserve">issue of </w:delText>
        </w:r>
        <w:r w:rsidR="00B40E6D" w:rsidRPr="00A60A57" w:rsidDel="00BF76E0">
          <w:rPr>
            <w:rFonts w:cs="Times New Roman"/>
            <w:color w:val="0D0D0D" w:themeColor="text1" w:themeTint="F2"/>
            <w:sz w:val="22"/>
            <w:rPrChange w:id="281" w:author="tao huang" w:date="2017-09-17T12:05:00Z">
              <w:rPr>
                <w:rFonts w:cs="Times New Roman"/>
                <w:color w:val="000000" w:themeColor="text1"/>
                <w:szCs w:val="24"/>
              </w:rPr>
            </w:rPrChange>
          </w:rPr>
          <w:delText>structural break</w:delText>
        </w:r>
        <w:r w:rsidR="00300799" w:rsidRPr="00A60A57" w:rsidDel="00BF76E0">
          <w:rPr>
            <w:rFonts w:cs="Times New Roman"/>
            <w:color w:val="0D0D0D" w:themeColor="text1" w:themeTint="F2"/>
            <w:sz w:val="22"/>
            <w:rPrChange w:id="282" w:author="tao huang" w:date="2017-09-17T12:05:00Z">
              <w:rPr>
                <w:rFonts w:cs="Times New Roman"/>
                <w:color w:val="000000" w:themeColor="text1"/>
                <w:szCs w:val="24"/>
              </w:rPr>
            </w:rPrChange>
          </w:rPr>
          <w:delText>.</w:delText>
        </w:r>
      </w:del>
      <w:ins w:id="283" w:author="Soopramanien, Didier" w:date="2017-09-08T15:29:00Z">
        <w:del w:id="284" w:author="tao huang" w:date="2017-09-12T14:10:00Z">
          <w:r w:rsidR="00F26873" w:rsidRPr="00A60A57" w:rsidDel="00BF76E0">
            <w:rPr>
              <w:rFonts w:cs="Times New Roman"/>
              <w:color w:val="0D0D0D" w:themeColor="text1" w:themeTint="F2"/>
              <w:sz w:val="22"/>
              <w:rPrChange w:id="285" w:author="tao huang" w:date="2017-09-17T12:05:00Z">
                <w:rPr>
                  <w:rFonts w:cs="Times New Roman"/>
                  <w:color w:val="000000" w:themeColor="text1"/>
                  <w:szCs w:val="24"/>
                </w:rPr>
              </w:rPrChange>
            </w:rPr>
            <w:delText xml:space="preserve"> </w:delText>
          </w:r>
        </w:del>
        <w:del w:id="286" w:author="tao huang" w:date="2017-09-12T14:16:00Z">
          <w:r w:rsidR="00F26873" w:rsidRPr="00A60A57" w:rsidDel="00F8621A">
            <w:rPr>
              <w:rFonts w:cs="Times New Roman"/>
              <w:color w:val="0D0D0D" w:themeColor="text1" w:themeTint="F2"/>
              <w:sz w:val="22"/>
              <w:rPrChange w:id="287" w:author="tao huang" w:date="2017-09-17T12:05:00Z">
                <w:rPr>
                  <w:rFonts w:cs="Times New Roman"/>
                  <w:color w:val="000000" w:themeColor="text1"/>
                  <w:szCs w:val="24"/>
                </w:rPr>
              </w:rPrChange>
            </w:rPr>
            <w:delText>These models can be appli</w:delText>
          </w:r>
          <w:r w:rsidR="00171CCF" w:rsidRPr="00A60A57" w:rsidDel="00F8621A">
            <w:rPr>
              <w:rFonts w:cs="Times New Roman"/>
              <w:color w:val="0D0D0D" w:themeColor="text1" w:themeTint="F2"/>
              <w:sz w:val="22"/>
              <w:rPrChange w:id="288" w:author="tao huang" w:date="2017-09-17T12:05:00Z">
                <w:rPr>
                  <w:rFonts w:cs="Times New Roman"/>
                  <w:color w:val="000000" w:themeColor="text1"/>
                  <w:szCs w:val="24"/>
                </w:rPr>
              </w:rPrChange>
            </w:rPr>
            <w:delText>ed in the domain of SKU</w:delText>
          </w:r>
        </w:del>
      </w:ins>
      <w:ins w:id="289" w:author="Soopramanien, Didier" w:date="2017-09-09T13:46:00Z">
        <w:del w:id="290" w:author="tao huang" w:date="2017-09-12T14:16:00Z">
          <w:r w:rsidR="00171CCF" w:rsidRPr="00A60A57" w:rsidDel="00F8621A">
            <w:rPr>
              <w:rFonts w:cs="Times New Roman"/>
              <w:color w:val="0D0D0D" w:themeColor="text1" w:themeTint="F2"/>
              <w:sz w:val="22"/>
              <w:rPrChange w:id="291" w:author="tao huang" w:date="2017-09-17T12:05:00Z">
                <w:rPr>
                  <w:rFonts w:cs="Times New Roman"/>
                  <w:color w:val="000000" w:themeColor="text1"/>
                  <w:szCs w:val="24"/>
                </w:rPr>
              </w:rPrChange>
            </w:rPr>
            <w:delText xml:space="preserve"> level forecasting</w:delText>
          </w:r>
        </w:del>
      </w:ins>
      <w:ins w:id="292" w:author="Soopramanien, Didier" w:date="2017-09-08T15:29:00Z">
        <w:del w:id="293" w:author="tao huang" w:date="2017-09-12T14:16:00Z">
          <w:r w:rsidR="00171CCF" w:rsidRPr="00A60A57" w:rsidDel="00F8621A">
            <w:rPr>
              <w:rFonts w:cs="Times New Roman"/>
              <w:color w:val="0D0D0D" w:themeColor="text1" w:themeTint="F2"/>
              <w:sz w:val="22"/>
              <w:rPrChange w:id="294" w:author="tao huang" w:date="2017-09-17T12:05:00Z">
                <w:rPr>
                  <w:rFonts w:cs="Times New Roman"/>
                  <w:color w:val="000000" w:themeColor="text1"/>
                  <w:szCs w:val="24"/>
                </w:rPr>
              </w:rPrChange>
            </w:rPr>
            <w:delText xml:space="preserve"> but obviously they need</w:delText>
          </w:r>
          <w:r w:rsidR="00F26873" w:rsidRPr="00A60A57" w:rsidDel="00F8621A">
            <w:rPr>
              <w:rFonts w:cs="Times New Roman"/>
              <w:color w:val="0D0D0D" w:themeColor="text1" w:themeTint="F2"/>
              <w:sz w:val="22"/>
              <w:rPrChange w:id="295" w:author="tao huang" w:date="2017-09-17T12:05:00Z">
                <w:rPr>
                  <w:rFonts w:cs="Times New Roman"/>
                  <w:color w:val="000000" w:themeColor="text1"/>
                  <w:szCs w:val="24"/>
                </w:rPr>
              </w:rPrChange>
            </w:rPr>
            <w:delText xml:space="preserve"> to be </w:delText>
          </w:r>
        </w:del>
      </w:ins>
      <w:commentRangeStart w:id="296"/>
      <w:ins w:id="297" w:author="Soopramanien, Didier" w:date="2017-09-08T15:30:00Z">
        <w:del w:id="298" w:author="tao huang" w:date="2017-09-12T14:16:00Z">
          <w:r w:rsidR="00171CCF" w:rsidRPr="00A60A57" w:rsidDel="00F8621A">
            <w:rPr>
              <w:rFonts w:cs="Times New Roman"/>
              <w:color w:val="0D0D0D" w:themeColor="text1" w:themeTint="F2"/>
              <w:sz w:val="22"/>
              <w:rPrChange w:id="299" w:author="tao huang" w:date="2017-09-17T12:05:00Z">
                <w:rPr>
                  <w:rFonts w:cs="Times New Roman"/>
                  <w:color w:val="000000" w:themeColor="text1"/>
                  <w:szCs w:val="24"/>
                </w:rPr>
              </w:rPrChange>
            </w:rPr>
            <w:delText>modified</w:delText>
          </w:r>
        </w:del>
      </w:ins>
      <w:ins w:id="300" w:author="Soopramanien, Didier" w:date="2017-09-08T15:29:00Z">
        <w:del w:id="301" w:author="tao huang" w:date="2017-09-12T14:16:00Z">
          <w:r w:rsidR="00F26873" w:rsidRPr="00A60A57" w:rsidDel="00F8621A">
            <w:rPr>
              <w:rFonts w:cs="Times New Roman"/>
              <w:color w:val="0D0D0D" w:themeColor="text1" w:themeTint="F2"/>
              <w:sz w:val="22"/>
              <w:rPrChange w:id="302" w:author="tao huang" w:date="2017-09-17T12:05:00Z">
                <w:rPr>
                  <w:rFonts w:cs="Times New Roman"/>
                  <w:color w:val="000000" w:themeColor="text1"/>
                  <w:szCs w:val="24"/>
                </w:rPr>
              </w:rPrChange>
            </w:rPr>
            <w:delText xml:space="preserve"> </w:delText>
          </w:r>
        </w:del>
      </w:ins>
      <w:commentRangeEnd w:id="296"/>
      <w:del w:id="303" w:author="tao huang" w:date="2017-09-12T14:16:00Z">
        <w:r w:rsidR="00C905AA" w:rsidRPr="00A60A57" w:rsidDel="00F8621A">
          <w:rPr>
            <w:rStyle w:val="CommentReference"/>
            <w:color w:val="0D0D0D" w:themeColor="text1" w:themeTint="F2"/>
            <w:sz w:val="22"/>
            <w:szCs w:val="22"/>
            <w:rPrChange w:id="304" w:author="tao huang" w:date="2017-09-17T12:05:00Z">
              <w:rPr>
                <w:rStyle w:val="CommentReference"/>
              </w:rPr>
            </w:rPrChange>
          </w:rPr>
          <w:commentReference w:id="296"/>
        </w:r>
      </w:del>
      <w:ins w:id="305" w:author="Soopramanien, Didier" w:date="2017-09-08T15:29:00Z">
        <w:del w:id="306" w:author="tao huang" w:date="2017-09-12T14:16:00Z">
          <w:r w:rsidR="00F26873" w:rsidRPr="00A60A57" w:rsidDel="00F8621A">
            <w:rPr>
              <w:rFonts w:cs="Times New Roman"/>
              <w:color w:val="0D0D0D" w:themeColor="text1" w:themeTint="F2"/>
              <w:sz w:val="22"/>
              <w:rPrChange w:id="307" w:author="tao huang" w:date="2017-09-17T12:05:00Z">
                <w:rPr>
                  <w:rFonts w:cs="Times New Roman"/>
                  <w:color w:val="000000" w:themeColor="text1"/>
                  <w:szCs w:val="24"/>
                </w:rPr>
              </w:rPrChange>
            </w:rPr>
            <w:delText xml:space="preserve">given the forecasting </w:delText>
          </w:r>
        </w:del>
      </w:ins>
      <w:ins w:id="308" w:author="Soopramanien, Didier" w:date="2017-09-08T15:30:00Z">
        <w:del w:id="309" w:author="tao huang" w:date="2017-09-12T14:16:00Z">
          <w:r w:rsidR="00F26873" w:rsidRPr="00A60A57" w:rsidDel="00F8621A">
            <w:rPr>
              <w:rFonts w:cs="Times New Roman"/>
              <w:color w:val="0D0D0D" w:themeColor="text1" w:themeTint="F2"/>
              <w:sz w:val="22"/>
              <w:rPrChange w:id="310" w:author="tao huang" w:date="2017-09-17T12:05:00Z">
                <w:rPr>
                  <w:rFonts w:cs="Times New Roman"/>
                  <w:color w:val="000000" w:themeColor="text1"/>
                  <w:szCs w:val="24"/>
                </w:rPr>
              </w:rPrChange>
            </w:rPr>
            <w:delText>problem</w:delText>
          </w:r>
        </w:del>
      </w:ins>
      <w:ins w:id="311" w:author="Soopramanien, Didier" w:date="2017-09-08T15:29:00Z">
        <w:del w:id="312" w:author="tao huang" w:date="2017-09-12T14:16:00Z">
          <w:r w:rsidR="00F26873" w:rsidRPr="00A60A57" w:rsidDel="00F8621A">
            <w:rPr>
              <w:rFonts w:cs="Times New Roman"/>
              <w:color w:val="0D0D0D" w:themeColor="text1" w:themeTint="F2"/>
              <w:sz w:val="22"/>
              <w:rPrChange w:id="313" w:author="tao huang" w:date="2017-09-17T12:05:00Z">
                <w:rPr>
                  <w:rFonts w:cs="Times New Roman"/>
                  <w:color w:val="000000" w:themeColor="text1"/>
                  <w:szCs w:val="24"/>
                </w:rPr>
              </w:rPrChange>
            </w:rPr>
            <w:delText xml:space="preserve"> </w:delText>
          </w:r>
        </w:del>
      </w:ins>
      <w:ins w:id="314" w:author="Soopramanien, Didier" w:date="2017-09-08T15:30:00Z">
        <w:del w:id="315" w:author="tao huang" w:date="2017-09-12T14:16:00Z">
          <w:r w:rsidR="00F26873" w:rsidRPr="00A60A57" w:rsidDel="00F8621A">
            <w:rPr>
              <w:rFonts w:cs="Times New Roman"/>
              <w:color w:val="0D0D0D" w:themeColor="text1" w:themeTint="F2"/>
              <w:sz w:val="22"/>
              <w:rPrChange w:id="316" w:author="tao huang" w:date="2017-09-17T12:05:00Z">
                <w:rPr>
                  <w:rFonts w:cs="Times New Roman"/>
                  <w:color w:val="000000" w:themeColor="text1"/>
                  <w:szCs w:val="24"/>
                </w:rPr>
              </w:rPrChange>
            </w:rPr>
            <w:delText xml:space="preserve">at hand and the context of SKU forecasting. </w:delText>
          </w:r>
        </w:del>
      </w:ins>
      <w:del w:id="317" w:author="tao huang" w:date="2017-09-12T14:16:00Z">
        <w:r w:rsidR="005A3EB1" w:rsidRPr="00A60A57" w:rsidDel="00F8621A">
          <w:rPr>
            <w:rFonts w:cs="Times New Roman"/>
            <w:color w:val="0D0D0D" w:themeColor="text1" w:themeTint="F2"/>
            <w:sz w:val="22"/>
            <w:rPrChange w:id="318" w:author="tao huang" w:date="2017-09-17T12:05:00Z">
              <w:rPr>
                <w:rFonts w:cs="Times New Roman"/>
                <w:color w:val="000000" w:themeColor="text1"/>
                <w:szCs w:val="24"/>
              </w:rPr>
            </w:rPrChange>
          </w:rPr>
          <w:delText xml:space="preserve"> </w:delText>
        </w:r>
      </w:del>
      <w:ins w:id="319" w:author="Soopramanien, Didier" w:date="2017-09-08T15:31:00Z">
        <w:del w:id="320" w:author="黄韬" w:date="2017-09-11T15:10:00Z">
          <w:r w:rsidR="00F26873" w:rsidRPr="00A60A57" w:rsidDel="008739AD">
            <w:rPr>
              <w:rFonts w:cs="Times New Roman"/>
              <w:color w:val="0D0D0D" w:themeColor="text1" w:themeTint="F2"/>
              <w:sz w:val="22"/>
              <w:rPrChange w:id="321" w:author="tao huang" w:date="2017-09-17T12:05:00Z">
                <w:rPr>
                  <w:rFonts w:cs="Times New Roman"/>
                  <w:color w:val="000000" w:themeColor="text1"/>
                  <w:szCs w:val="24"/>
                </w:rPr>
              </w:rPrChange>
            </w:rPr>
            <w:delText>Thus</w:delText>
          </w:r>
        </w:del>
      </w:ins>
      <w:ins w:id="322" w:author="黄韬" w:date="2017-09-11T15:10:00Z">
        <w:r w:rsidR="008739AD" w:rsidRPr="00A60A57">
          <w:rPr>
            <w:rFonts w:cs="Times New Roman"/>
            <w:color w:val="0D0D0D" w:themeColor="text1" w:themeTint="F2"/>
            <w:sz w:val="22"/>
            <w:rPrChange w:id="323" w:author="tao huang" w:date="2017-09-17T12:05:00Z">
              <w:rPr>
                <w:rFonts w:cs="Times New Roman"/>
                <w:color w:val="000000" w:themeColor="text1"/>
                <w:szCs w:val="24"/>
              </w:rPr>
            </w:rPrChange>
          </w:rPr>
          <w:t>In this study</w:t>
        </w:r>
      </w:ins>
      <w:ins w:id="324" w:author="Soopramanien, Didier" w:date="2017-09-08T15:31:00Z">
        <w:r w:rsidR="00F26873" w:rsidRPr="00A60A57">
          <w:rPr>
            <w:rFonts w:cs="Times New Roman"/>
            <w:color w:val="0D0D0D" w:themeColor="text1" w:themeTint="F2"/>
            <w:sz w:val="22"/>
            <w:rPrChange w:id="325" w:author="tao huang" w:date="2017-09-17T12:05:00Z">
              <w:rPr>
                <w:rFonts w:cs="Times New Roman"/>
                <w:color w:val="000000" w:themeColor="text1"/>
                <w:szCs w:val="24"/>
              </w:rPr>
            </w:rPrChange>
          </w:rPr>
          <w:t xml:space="preserve">, </w:t>
        </w:r>
        <w:del w:id="326" w:author="黄韬" w:date="2017-09-11T15:09:00Z">
          <w:r w:rsidR="00F26873" w:rsidRPr="00A60A57" w:rsidDel="008739AD">
            <w:rPr>
              <w:rFonts w:cs="Times New Roman"/>
              <w:color w:val="0D0D0D" w:themeColor="text1" w:themeTint="F2"/>
              <w:sz w:val="22"/>
              <w:rPrChange w:id="327" w:author="tao huang" w:date="2017-09-17T12:05:00Z">
                <w:rPr>
                  <w:rFonts w:cs="Times New Roman"/>
                  <w:color w:val="000000" w:themeColor="text1"/>
                  <w:szCs w:val="24"/>
                </w:rPr>
              </w:rPrChange>
            </w:rPr>
            <w:delText>o</w:delText>
          </w:r>
        </w:del>
      </w:ins>
      <w:del w:id="328" w:author="黄韬" w:date="2017-09-11T15:09:00Z">
        <w:r w:rsidR="00300799" w:rsidRPr="00A60A57" w:rsidDel="008739AD">
          <w:rPr>
            <w:rFonts w:cs="Times New Roman"/>
            <w:color w:val="0D0D0D" w:themeColor="text1" w:themeTint="F2"/>
            <w:sz w:val="22"/>
            <w:rPrChange w:id="329" w:author="tao huang" w:date="2017-09-17T12:05:00Z">
              <w:rPr>
                <w:rFonts w:cs="Times New Roman"/>
                <w:color w:val="000000" w:themeColor="text1"/>
                <w:szCs w:val="24"/>
              </w:rPr>
            </w:rPrChange>
          </w:rPr>
          <w:delText>Our</w:delText>
        </w:r>
      </w:del>
      <w:ins w:id="330" w:author="黄韬" w:date="2017-09-11T15:09:00Z">
        <w:r w:rsidR="008739AD" w:rsidRPr="00A60A57">
          <w:rPr>
            <w:rFonts w:cs="Times New Roman"/>
            <w:color w:val="0D0D0D" w:themeColor="text1" w:themeTint="F2"/>
            <w:sz w:val="22"/>
            <w:rPrChange w:id="331" w:author="tao huang" w:date="2017-09-17T12:05:00Z">
              <w:rPr>
                <w:rFonts w:cs="Times New Roman"/>
                <w:color w:val="000000" w:themeColor="text1"/>
                <w:szCs w:val="24"/>
              </w:rPr>
            </w:rPrChange>
          </w:rPr>
          <w:t>we</w:t>
        </w:r>
      </w:ins>
      <w:r w:rsidR="00300799" w:rsidRPr="00A60A57">
        <w:rPr>
          <w:rFonts w:cs="Times New Roman"/>
          <w:color w:val="0D0D0D" w:themeColor="text1" w:themeTint="F2"/>
          <w:sz w:val="22"/>
          <w:rPrChange w:id="332" w:author="tao huang" w:date="2017-09-17T12:05:00Z">
            <w:rPr>
              <w:rFonts w:cs="Times New Roman"/>
              <w:color w:val="000000" w:themeColor="text1"/>
              <w:szCs w:val="24"/>
            </w:rPr>
          </w:rPrChange>
        </w:rPr>
        <w:t xml:space="preserve"> propose</w:t>
      </w:r>
      <w:del w:id="333" w:author="黄韬" w:date="2017-09-11T15:10:00Z">
        <w:r w:rsidR="00300799" w:rsidRPr="00A60A57" w:rsidDel="008739AD">
          <w:rPr>
            <w:rFonts w:cs="Times New Roman"/>
            <w:color w:val="0D0D0D" w:themeColor="text1" w:themeTint="F2"/>
            <w:sz w:val="22"/>
            <w:rPrChange w:id="334" w:author="tao huang" w:date="2017-09-17T12:05:00Z">
              <w:rPr>
                <w:rFonts w:cs="Times New Roman"/>
                <w:color w:val="000000" w:themeColor="text1"/>
                <w:szCs w:val="24"/>
              </w:rPr>
            </w:rPrChange>
          </w:rPr>
          <w:delText>d</w:delText>
        </w:r>
      </w:del>
      <w:r w:rsidR="00300799" w:rsidRPr="00A60A57">
        <w:rPr>
          <w:rFonts w:cs="Times New Roman"/>
          <w:color w:val="0D0D0D" w:themeColor="text1" w:themeTint="F2"/>
          <w:sz w:val="22"/>
          <w:rPrChange w:id="335" w:author="tao huang" w:date="2017-09-17T12:05:00Z">
            <w:rPr>
              <w:rFonts w:cs="Times New Roman"/>
              <w:color w:val="000000" w:themeColor="text1"/>
              <w:szCs w:val="24"/>
            </w:rPr>
          </w:rPrChange>
        </w:rPr>
        <w:t xml:space="preserve"> </w:t>
      </w:r>
      <w:del w:id="336" w:author="黄韬" w:date="2017-09-11T15:10:00Z">
        <w:r w:rsidR="00B40E6D" w:rsidRPr="00A60A57" w:rsidDel="008739AD">
          <w:rPr>
            <w:rFonts w:cs="Times New Roman"/>
            <w:color w:val="0D0D0D" w:themeColor="text1" w:themeTint="F2"/>
            <w:sz w:val="22"/>
            <w:rPrChange w:id="337" w:author="tao huang" w:date="2017-09-17T12:05:00Z">
              <w:rPr>
                <w:rFonts w:cs="Times New Roman"/>
                <w:color w:val="000000" w:themeColor="text1"/>
                <w:szCs w:val="24"/>
              </w:rPr>
            </w:rPrChange>
          </w:rPr>
          <w:delText xml:space="preserve">three-stage </w:delText>
        </w:r>
      </w:del>
      <w:commentRangeStart w:id="338"/>
      <w:ins w:id="339" w:author="Soopramanien, Didier" w:date="2017-09-07T09:50:00Z">
        <w:del w:id="340" w:author="黄韬" w:date="2017-09-11T15:10:00Z">
          <w:r w:rsidR="00316743" w:rsidRPr="00A60A57" w:rsidDel="008739AD">
            <w:rPr>
              <w:rFonts w:cs="Times New Roman"/>
              <w:color w:val="0D0D0D" w:themeColor="text1" w:themeTint="F2"/>
              <w:sz w:val="22"/>
              <w:rPrChange w:id="341" w:author="tao huang" w:date="2017-09-17T12:05:00Z">
                <w:rPr>
                  <w:rFonts w:cs="Times New Roman"/>
                  <w:color w:val="000000" w:themeColor="text1"/>
                  <w:szCs w:val="24"/>
                </w:rPr>
              </w:rPrChange>
            </w:rPr>
            <w:delText>approach</w:delText>
          </w:r>
        </w:del>
      </w:ins>
      <w:del w:id="342" w:author="黄韬" w:date="2017-09-11T15:10:00Z">
        <w:r w:rsidR="00B40E6D" w:rsidRPr="00A60A57" w:rsidDel="008739AD">
          <w:rPr>
            <w:rFonts w:cs="Times New Roman"/>
            <w:color w:val="0D0D0D" w:themeColor="text1" w:themeTint="F2"/>
            <w:sz w:val="22"/>
            <w:rPrChange w:id="343" w:author="tao huang" w:date="2017-09-17T12:05:00Z">
              <w:rPr>
                <w:rFonts w:cs="Times New Roman"/>
                <w:color w:val="000000" w:themeColor="text1"/>
                <w:szCs w:val="24"/>
              </w:rPr>
            </w:rPrChange>
          </w:rPr>
          <w:delText>methods</w:delText>
        </w:r>
        <w:commentRangeEnd w:id="338"/>
        <w:r w:rsidR="00171CCF" w:rsidRPr="00A60A57" w:rsidDel="008739AD">
          <w:rPr>
            <w:rStyle w:val="CommentReference"/>
            <w:color w:val="0D0D0D" w:themeColor="text1" w:themeTint="F2"/>
            <w:sz w:val="22"/>
            <w:szCs w:val="22"/>
            <w:rPrChange w:id="344" w:author="tao huang" w:date="2017-09-17T12:05:00Z">
              <w:rPr>
                <w:rStyle w:val="CommentReference"/>
              </w:rPr>
            </w:rPrChange>
          </w:rPr>
          <w:commentReference w:id="338"/>
        </w:r>
        <w:r w:rsidR="00B40E6D" w:rsidRPr="00A60A57" w:rsidDel="008739AD">
          <w:rPr>
            <w:rFonts w:cs="Times New Roman"/>
            <w:color w:val="0D0D0D" w:themeColor="text1" w:themeTint="F2"/>
            <w:sz w:val="22"/>
            <w:rPrChange w:id="345" w:author="tao huang" w:date="2017-09-17T12:05:00Z">
              <w:rPr>
                <w:rFonts w:cs="Times New Roman"/>
                <w:color w:val="000000" w:themeColor="text1"/>
                <w:szCs w:val="24"/>
              </w:rPr>
            </w:rPrChange>
          </w:rPr>
          <w:delText xml:space="preserve"> </w:delText>
        </w:r>
      </w:del>
      <w:ins w:id="346" w:author="黄韬" w:date="2017-09-11T15:10:00Z">
        <w:r w:rsidR="008739AD" w:rsidRPr="00A60A57">
          <w:rPr>
            <w:rFonts w:cs="Times New Roman"/>
            <w:color w:val="0D0D0D" w:themeColor="text1" w:themeTint="F2"/>
            <w:sz w:val="22"/>
            <w:rPrChange w:id="347" w:author="tao huang" w:date="2017-09-17T12:05:00Z">
              <w:rPr>
                <w:rFonts w:cs="Times New Roman"/>
                <w:color w:val="000000" w:themeColor="text1"/>
                <w:szCs w:val="24"/>
              </w:rPr>
            </w:rPrChange>
          </w:rPr>
          <w:t xml:space="preserve">new forecasting methods </w:t>
        </w:r>
      </w:ins>
      <w:ins w:id="348" w:author="tao huang" w:date="2017-09-17T11:48:00Z">
        <w:r w:rsidR="00870CFB" w:rsidRPr="00A60A57">
          <w:rPr>
            <w:rFonts w:cs="Times New Roman"/>
            <w:color w:val="0D0D0D" w:themeColor="text1" w:themeTint="F2"/>
            <w:sz w:val="22"/>
            <w:rPrChange w:id="349" w:author="tao huang" w:date="2017-09-17T12:05:00Z">
              <w:rPr>
                <w:rFonts w:cs="Times New Roman"/>
                <w:color w:val="000000" w:themeColor="text1"/>
                <w:sz w:val="22"/>
              </w:rPr>
            </w:rPrChange>
          </w:rPr>
          <w:t xml:space="preserve">for retailer product sales by </w:t>
        </w:r>
      </w:ins>
      <w:ins w:id="350" w:author="tao huang" w:date="2017-09-12T14:19:00Z">
        <w:r w:rsidR="00870CFB" w:rsidRPr="00A60A57">
          <w:rPr>
            <w:rFonts w:cs="Times New Roman"/>
            <w:color w:val="0D0D0D" w:themeColor="text1" w:themeTint="F2"/>
            <w:sz w:val="22"/>
            <w:rPrChange w:id="351" w:author="tao huang" w:date="2017-09-17T12:05:00Z">
              <w:rPr>
                <w:rFonts w:cs="Times New Roman"/>
                <w:color w:val="000000" w:themeColor="text1"/>
                <w:sz w:val="22"/>
              </w:rPr>
            </w:rPrChange>
          </w:rPr>
          <w:t>tak</w:t>
        </w:r>
      </w:ins>
      <w:ins w:id="352" w:author="tao huang" w:date="2017-09-17T11:48:00Z">
        <w:r w:rsidR="00870CFB" w:rsidRPr="00A60A57">
          <w:rPr>
            <w:rFonts w:cs="Times New Roman"/>
            <w:color w:val="0D0D0D" w:themeColor="text1" w:themeTint="F2"/>
            <w:sz w:val="22"/>
            <w:rPrChange w:id="353" w:author="tao huang" w:date="2017-09-17T12:05:00Z">
              <w:rPr>
                <w:rFonts w:cs="Times New Roman"/>
                <w:color w:val="000000" w:themeColor="text1"/>
                <w:sz w:val="22"/>
              </w:rPr>
            </w:rPrChange>
          </w:rPr>
          <w:t>ing</w:t>
        </w:r>
      </w:ins>
      <w:ins w:id="354" w:author="tao huang" w:date="2017-09-12T14:19:00Z">
        <w:r w:rsidR="00D57A0D" w:rsidRPr="00A60A57">
          <w:rPr>
            <w:rFonts w:cs="Times New Roman"/>
            <w:color w:val="0D0D0D" w:themeColor="text1" w:themeTint="F2"/>
            <w:sz w:val="22"/>
            <w:rPrChange w:id="355" w:author="tao huang" w:date="2017-09-17T12:05:00Z">
              <w:rPr>
                <w:rFonts w:cs="Times New Roman"/>
                <w:color w:val="000000" w:themeColor="text1"/>
                <w:szCs w:val="24"/>
              </w:rPr>
            </w:rPrChange>
          </w:rPr>
          <w:t xml:space="preserve"> into account the problem of structural break. Our methods </w:t>
        </w:r>
      </w:ins>
      <w:ins w:id="356" w:author="黄韬" w:date="2017-09-11T15:10:00Z">
        <w:del w:id="357" w:author="tao huang" w:date="2017-09-12T14:19:00Z">
          <w:r w:rsidR="008739AD" w:rsidRPr="00A60A57" w:rsidDel="00D57A0D">
            <w:rPr>
              <w:rFonts w:cs="Times New Roman"/>
              <w:color w:val="0D0D0D" w:themeColor="text1" w:themeTint="F2"/>
              <w:sz w:val="22"/>
              <w:rPrChange w:id="358" w:author="tao huang" w:date="2017-09-17T12:05:00Z">
                <w:rPr>
                  <w:rFonts w:cs="Times New Roman"/>
                  <w:color w:val="000000" w:themeColor="text1"/>
                  <w:szCs w:val="24"/>
                </w:rPr>
              </w:rPrChange>
            </w:rPr>
            <w:delText xml:space="preserve">which </w:delText>
          </w:r>
        </w:del>
      </w:ins>
      <w:r w:rsidR="00B40E6D" w:rsidRPr="00A60A57">
        <w:rPr>
          <w:rFonts w:cs="Times New Roman"/>
          <w:color w:val="0D0D0D" w:themeColor="text1" w:themeTint="F2"/>
          <w:sz w:val="22"/>
          <w:rPrChange w:id="359" w:author="tao huang" w:date="2017-09-17T12:05:00Z">
            <w:rPr>
              <w:rFonts w:cs="Times New Roman"/>
              <w:color w:val="000000" w:themeColor="text1"/>
              <w:szCs w:val="24"/>
            </w:rPr>
          </w:rPrChange>
        </w:rPr>
        <w:t>generate</w:t>
      </w:r>
      <w:ins w:id="360" w:author="Soopramanien, Didier" w:date="2017-09-07T09:50:00Z">
        <w:del w:id="361" w:author="tao huang" w:date="2017-09-12T14:19:00Z">
          <w:r w:rsidR="00316743" w:rsidRPr="00A60A57" w:rsidDel="00D57A0D">
            <w:rPr>
              <w:rFonts w:cs="Times New Roman"/>
              <w:color w:val="0D0D0D" w:themeColor="text1" w:themeTint="F2"/>
              <w:sz w:val="22"/>
              <w:rPrChange w:id="362" w:author="tao huang" w:date="2017-09-17T12:05:00Z">
                <w:rPr>
                  <w:rFonts w:cs="Times New Roman"/>
                  <w:color w:val="000000" w:themeColor="text1"/>
                  <w:szCs w:val="24"/>
                </w:rPr>
              </w:rPrChange>
            </w:rPr>
            <w:delText>s</w:delText>
          </w:r>
        </w:del>
      </w:ins>
      <w:r w:rsidR="00B40E6D" w:rsidRPr="00A60A57">
        <w:rPr>
          <w:rFonts w:cs="Times New Roman"/>
          <w:color w:val="0D0D0D" w:themeColor="text1" w:themeTint="F2"/>
          <w:sz w:val="22"/>
          <w:rPrChange w:id="363" w:author="tao huang" w:date="2017-09-17T12:05:00Z">
            <w:rPr>
              <w:rFonts w:cs="Times New Roman"/>
              <w:color w:val="000000" w:themeColor="text1"/>
              <w:szCs w:val="24"/>
            </w:rPr>
          </w:rPrChange>
        </w:rPr>
        <w:t xml:space="preserve"> more accurate forecasts compared</w:t>
      </w:r>
      <w:ins w:id="364" w:author="Soopramanien, Didier" w:date="2017-09-07T09:50:00Z">
        <w:r w:rsidR="00316743" w:rsidRPr="00A60A57">
          <w:rPr>
            <w:rFonts w:cs="Times New Roman"/>
            <w:color w:val="0D0D0D" w:themeColor="text1" w:themeTint="F2"/>
            <w:sz w:val="22"/>
            <w:rPrChange w:id="365" w:author="tao huang" w:date="2017-09-17T12:05:00Z">
              <w:rPr>
                <w:rFonts w:cs="Times New Roman"/>
                <w:color w:val="000000" w:themeColor="text1"/>
                <w:szCs w:val="24"/>
              </w:rPr>
            </w:rPrChange>
          </w:rPr>
          <w:t xml:space="preserve"> to both models used by practitioners </w:t>
        </w:r>
      </w:ins>
      <w:del w:id="366" w:author="Soopramanien, Didier" w:date="2017-09-07T09:50:00Z">
        <w:r w:rsidR="00B40E6D" w:rsidRPr="00A60A57" w:rsidDel="00316743">
          <w:rPr>
            <w:rFonts w:cs="Times New Roman"/>
            <w:color w:val="0D0D0D" w:themeColor="text1" w:themeTint="F2"/>
            <w:sz w:val="22"/>
            <w:rPrChange w:id="367" w:author="tao huang" w:date="2017-09-17T12:05:00Z">
              <w:rPr>
                <w:rFonts w:cs="Times New Roman"/>
                <w:color w:val="000000" w:themeColor="text1"/>
                <w:szCs w:val="24"/>
              </w:rPr>
            </w:rPrChange>
          </w:rPr>
          <w:delText xml:space="preserve"> to </w:delText>
        </w:r>
        <w:r w:rsidR="00300799" w:rsidRPr="00A60A57" w:rsidDel="00316743">
          <w:rPr>
            <w:rFonts w:cs="Times New Roman"/>
            <w:color w:val="0D0D0D" w:themeColor="text1" w:themeTint="F2"/>
            <w:sz w:val="22"/>
            <w:rPrChange w:id="368" w:author="tao huang" w:date="2017-09-17T12:05:00Z">
              <w:rPr>
                <w:rFonts w:cs="Times New Roman"/>
                <w:color w:val="000000" w:themeColor="text1"/>
                <w:szCs w:val="24"/>
              </w:rPr>
            </w:rPrChange>
          </w:rPr>
          <w:delText>industrial</w:delText>
        </w:r>
      </w:del>
      <w:del w:id="369" w:author="Soopramanien, Didier" w:date="2017-09-07T09:51:00Z">
        <w:r w:rsidR="00300799" w:rsidRPr="00A60A57" w:rsidDel="00316743">
          <w:rPr>
            <w:rFonts w:cs="Times New Roman"/>
            <w:color w:val="0D0D0D" w:themeColor="text1" w:themeTint="F2"/>
            <w:sz w:val="22"/>
            <w:rPrChange w:id="370" w:author="tao huang" w:date="2017-09-17T12:05:00Z">
              <w:rPr>
                <w:rFonts w:cs="Times New Roman"/>
                <w:color w:val="000000" w:themeColor="text1"/>
                <w:szCs w:val="24"/>
              </w:rPr>
            </w:rPrChange>
          </w:rPr>
          <w:delText xml:space="preserve"> practice </w:delText>
        </w:r>
      </w:del>
      <w:r w:rsidR="00300799" w:rsidRPr="00A60A57">
        <w:rPr>
          <w:rFonts w:cs="Times New Roman"/>
          <w:color w:val="0D0D0D" w:themeColor="text1" w:themeTint="F2"/>
          <w:sz w:val="22"/>
          <w:rPrChange w:id="371" w:author="tao huang" w:date="2017-09-17T12:05:00Z">
            <w:rPr>
              <w:rFonts w:cs="Times New Roman"/>
              <w:color w:val="000000" w:themeColor="text1"/>
              <w:szCs w:val="24"/>
            </w:rPr>
          </w:rPrChange>
        </w:rPr>
        <w:t>and</w:t>
      </w:r>
      <w:ins w:id="372" w:author="Soopramanien, Didier" w:date="2017-09-07T09:51:00Z">
        <w:r w:rsidR="00316743" w:rsidRPr="00A60A57">
          <w:rPr>
            <w:rFonts w:cs="Times New Roman"/>
            <w:color w:val="0D0D0D" w:themeColor="text1" w:themeTint="F2"/>
            <w:sz w:val="22"/>
            <w:rPrChange w:id="373" w:author="tao huang" w:date="2017-09-17T12:05:00Z">
              <w:rPr>
                <w:rFonts w:cs="Times New Roman"/>
                <w:color w:val="000000" w:themeColor="text1"/>
                <w:szCs w:val="24"/>
              </w:rPr>
            </w:rPrChange>
          </w:rPr>
          <w:t xml:space="preserve"> </w:t>
        </w:r>
      </w:ins>
      <w:del w:id="374" w:author="Soopramanien, Didier" w:date="2017-09-07T09:51:00Z">
        <w:r w:rsidR="00300799" w:rsidRPr="00A60A57" w:rsidDel="00316743">
          <w:rPr>
            <w:rFonts w:cs="Times New Roman"/>
            <w:color w:val="0D0D0D" w:themeColor="text1" w:themeTint="F2"/>
            <w:sz w:val="22"/>
            <w:rPrChange w:id="375" w:author="tao huang" w:date="2017-09-17T12:05:00Z">
              <w:rPr>
                <w:rFonts w:cs="Times New Roman"/>
                <w:color w:val="000000" w:themeColor="text1"/>
                <w:szCs w:val="24"/>
              </w:rPr>
            </w:rPrChange>
          </w:rPr>
          <w:delText xml:space="preserve"> </w:delText>
        </w:r>
      </w:del>
      <w:ins w:id="376" w:author="Soopramanien, Didier" w:date="2017-09-07T09:51:00Z">
        <w:del w:id="377" w:author="tao huang" w:date="2017-09-12T14:16:00Z">
          <w:r w:rsidR="00316743" w:rsidRPr="00A60A57" w:rsidDel="00F8621A">
            <w:rPr>
              <w:rFonts w:cs="Times New Roman"/>
              <w:color w:val="0D0D0D" w:themeColor="text1" w:themeTint="F2"/>
              <w:sz w:val="22"/>
              <w:rPrChange w:id="378" w:author="tao huang" w:date="2017-09-17T12:05:00Z">
                <w:rPr>
                  <w:rFonts w:cs="Times New Roman"/>
                  <w:color w:val="000000" w:themeColor="text1"/>
                  <w:szCs w:val="24"/>
                </w:rPr>
              </w:rPrChange>
            </w:rPr>
            <w:delText xml:space="preserve">more </w:delText>
          </w:r>
        </w:del>
        <w:r w:rsidR="00316743" w:rsidRPr="00A60A57">
          <w:rPr>
            <w:rFonts w:cs="Times New Roman"/>
            <w:color w:val="0D0D0D" w:themeColor="text1" w:themeTint="F2"/>
            <w:sz w:val="22"/>
            <w:rPrChange w:id="379" w:author="tao huang" w:date="2017-09-17T12:05:00Z">
              <w:rPr>
                <w:rFonts w:cs="Times New Roman"/>
                <w:color w:val="000000" w:themeColor="text1"/>
                <w:szCs w:val="24"/>
              </w:rPr>
            </w:rPrChange>
          </w:rPr>
          <w:t xml:space="preserve">sophisticated </w:t>
        </w:r>
      </w:ins>
      <w:del w:id="380" w:author="Soopramanien, Didier" w:date="2017-09-07T09:51:00Z">
        <w:r w:rsidR="00937D4F" w:rsidRPr="00A60A57" w:rsidDel="00316743">
          <w:rPr>
            <w:rFonts w:cs="Times New Roman"/>
            <w:color w:val="0D0D0D" w:themeColor="text1" w:themeTint="F2"/>
            <w:sz w:val="22"/>
            <w:rPrChange w:id="381" w:author="tao huang" w:date="2017-09-17T12:05:00Z">
              <w:rPr>
                <w:rFonts w:cs="Times New Roman"/>
                <w:color w:val="000000" w:themeColor="text1"/>
                <w:szCs w:val="24"/>
              </w:rPr>
            </w:rPrChange>
          </w:rPr>
          <w:delText xml:space="preserve">conventional </w:delText>
        </w:r>
      </w:del>
      <w:r w:rsidR="00937D4F" w:rsidRPr="00A60A57">
        <w:rPr>
          <w:rFonts w:cs="Times New Roman"/>
          <w:color w:val="0D0D0D" w:themeColor="text1" w:themeTint="F2"/>
          <w:sz w:val="22"/>
          <w:rPrChange w:id="382" w:author="tao huang" w:date="2017-09-17T12:05:00Z">
            <w:rPr>
              <w:rFonts w:cs="Times New Roman"/>
              <w:color w:val="000000" w:themeColor="text1"/>
              <w:szCs w:val="24"/>
            </w:rPr>
          </w:rPrChange>
        </w:rPr>
        <w:t xml:space="preserve">econometric </w:t>
      </w:r>
      <w:commentRangeStart w:id="383"/>
      <w:commentRangeStart w:id="384"/>
      <w:r w:rsidR="00937D4F" w:rsidRPr="00A60A57">
        <w:rPr>
          <w:rFonts w:cs="Times New Roman"/>
          <w:color w:val="0D0D0D" w:themeColor="text1" w:themeTint="F2"/>
          <w:sz w:val="22"/>
          <w:rPrChange w:id="385" w:author="tao huang" w:date="2017-09-17T12:05:00Z">
            <w:rPr>
              <w:rFonts w:cs="Times New Roman"/>
              <w:color w:val="000000" w:themeColor="text1"/>
              <w:szCs w:val="24"/>
            </w:rPr>
          </w:rPrChange>
        </w:rPr>
        <w:t>models</w:t>
      </w:r>
      <w:commentRangeEnd w:id="383"/>
      <w:r w:rsidR="00F26873" w:rsidRPr="00A60A57">
        <w:rPr>
          <w:rStyle w:val="CommentReference"/>
          <w:color w:val="0D0D0D" w:themeColor="text1" w:themeTint="F2"/>
          <w:sz w:val="22"/>
          <w:szCs w:val="22"/>
          <w:rPrChange w:id="386" w:author="tao huang" w:date="2017-09-17T12:05:00Z">
            <w:rPr>
              <w:rStyle w:val="CommentReference"/>
            </w:rPr>
          </w:rPrChange>
        </w:rPr>
        <w:commentReference w:id="383"/>
      </w:r>
      <w:commentRangeEnd w:id="384"/>
      <w:r w:rsidR="008739AD" w:rsidRPr="00A60A57">
        <w:rPr>
          <w:rStyle w:val="CommentReference"/>
          <w:color w:val="0D0D0D" w:themeColor="text1" w:themeTint="F2"/>
          <w:sz w:val="22"/>
          <w:szCs w:val="22"/>
          <w:rPrChange w:id="387" w:author="tao huang" w:date="2017-09-17T12:05:00Z">
            <w:rPr>
              <w:rStyle w:val="CommentReference"/>
            </w:rPr>
          </w:rPrChange>
        </w:rPr>
        <w:commentReference w:id="384"/>
      </w:r>
      <w:r w:rsidR="00300799" w:rsidRPr="00A60A57">
        <w:rPr>
          <w:rFonts w:cs="Times New Roman"/>
          <w:color w:val="0D0D0D" w:themeColor="text1" w:themeTint="F2"/>
          <w:sz w:val="22"/>
          <w:rPrChange w:id="388" w:author="tao huang" w:date="2017-09-17T12:05:00Z">
            <w:rPr>
              <w:rFonts w:cs="Times New Roman"/>
              <w:color w:val="000000" w:themeColor="text1"/>
              <w:szCs w:val="24"/>
            </w:rPr>
          </w:rPrChange>
        </w:rPr>
        <w:t>.</w:t>
      </w:r>
    </w:p>
    <w:p w14:paraId="0CA7AA66" w14:textId="77777777" w:rsidR="00E446EB" w:rsidRPr="00A60A57" w:rsidRDefault="00E446EB">
      <w:pPr>
        <w:spacing w:after="0" w:line="360" w:lineRule="auto"/>
        <w:rPr>
          <w:rFonts w:cs="Times New Roman"/>
          <w:color w:val="0D0D0D" w:themeColor="text1" w:themeTint="F2"/>
          <w:sz w:val="22"/>
          <w:rPrChange w:id="389" w:author="tao huang" w:date="2017-09-17T12:05:00Z">
            <w:rPr>
              <w:rFonts w:cs="Times New Roman"/>
              <w:color w:val="000000" w:themeColor="text1"/>
              <w:szCs w:val="24"/>
            </w:rPr>
          </w:rPrChange>
        </w:rPr>
      </w:pPr>
    </w:p>
    <w:p w14:paraId="1740C25B" w14:textId="77777777" w:rsidR="00D72A12" w:rsidRPr="00A60A57" w:rsidRDefault="00D651ED">
      <w:pPr>
        <w:spacing w:after="0" w:line="360" w:lineRule="auto"/>
        <w:rPr>
          <w:rFonts w:cs="Times New Roman"/>
          <w:color w:val="0D0D0D" w:themeColor="text1" w:themeTint="F2"/>
          <w:sz w:val="22"/>
          <w:rPrChange w:id="390" w:author="tao huang" w:date="2017-09-17T12:05:00Z">
            <w:rPr>
              <w:rFonts w:cs="Times New Roman"/>
              <w:color w:val="000000" w:themeColor="text1"/>
              <w:szCs w:val="24"/>
            </w:rPr>
          </w:rPrChange>
        </w:rPr>
      </w:pPr>
      <w:r w:rsidRPr="00A60A57">
        <w:rPr>
          <w:rFonts w:cs="Times New Roman"/>
          <w:color w:val="0D0D0D" w:themeColor="text1" w:themeTint="F2"/>
          <w:sz w:val="22"/>
          <w:rPrChange w:id="391" w:author="tao huang" w:date="2017-09-17T12:05:00Z">
            <w:rPr>
              <w:rFonts w:cs="Times New Roman"/>
              <w:color w:val="000000" w:themeColor="text1"/>
              <w:sz w:val="32"/>
              <w:szCs w:val="32"/>
            </w:rPr>
          </w:rPrChange>
        </w:rPr>
        <w:t xml:space="preserve"> </w:t>
      </w:r>
      <w:r w:rsidR="008B4440" w:rsidRPr="00A60A57">
        <w:rPr>
          <w:rFonts w:cs="Times New Roman"/>
          <w:b/>
          <w:color w:val="0D0D0D" w:themeColor="text1" w:themeTint="F2"/>
          <w:sz w:val="22"/>
          <w:rPrChange w:id="392" w:author="tao huang" w:date="2017-09-17T12:05:00Z">
            <w:rPr>
              <w:rFonts w:cs="Times New Roman"/>
              <w:b/>
              <w:color w:val="000000" w:themeColor="text1"/>
              <w:sz w:val="32"/>
              <w:szCs w:val="32"/>
            </w:rPr>
          </w:rPrChange>
        </w:rPr>
        <w:t xml:space="preserve"> </w:t>
      </w:r>
      <w:r w:rsidR="00F67AF3" w:rsidRPr="00A60A57">
        <w:rPr>
          <w:rFonts w:cs="Times New Roman"/>
          <w:color w:val="0D0D0D" w:themeColor="text1" w:themeTint="F2"/>
          <w:sz w:val="22"/>
          <w:rPrChange w:id="393" w:author="tao huang" w:date="2017-09-17T12:05:00Z">
            <w:rPr>
              <w:rFonts w:cs="Times New Roman"/>
              <w:color w:val="000000" w:themeColor="text1"/>
              <w:szCs w:val="24"/>
            </w:rPr>
          </w:rPrChange>
        </w:rPr>
        <w:t xml:space="preserve"> </w:t>
      </w:r>
    </w:p>
    <w:p w14:paraId="2A6CD27C" w14:textId="77777777" w:rsidR="00D72A12" w:rsidRPr="00A60A57" w:rsidRDefault="00D72A12">
      <w:pPr>
        <w:spacing w:after="0" w:line="360" w:lineRule="auto"/>
        <w:rPr>
          <w:rFonts w:cs="Times New Roman"/>
          <w:color w:val="0D0D0D" w:themeColor="text1" w:themeTint="F2"/>
          <w:sz w:val="22"/>
          <w:rPrChange w:id="394" w:author="tao huang" w:date="2017-09-17T12:05:00Z">
            <w:rPr>
              <w:rFonts w:cs="Times New Roman"/>
              <w:color w:val="000000" w:themeColor="text1"/>
              <w:szCs w:val="24"/>
            </w:rPr>
          </w:rPrChange>
        </w:rPr>
      </w:pPr>
    </w:p>
    <w:p w14:paraId="2BD3A615" w14:textId="77777777" w:rsidR="00686EF9" w:rsidRPr="00A60A57" w:rsidRDefault="00686EF9">
      <w:pPr>
        <w:spacing w:after="0" w:line="360" w:lineRule="auto"/>
        <w:rPr>
          <w:rFonts w:cs="Times New Roman"/>
          <w:color w:val="0D0D0D" w:themeColor="text1" w:themeTint="F2"/>
          <w:sz w:val="22"/>
          <w:rPrChange w:id="395" w:author="tao huang" w:date="2017-09-17T12:05:00Z">
            <w:rPr>
              <w:rFonts w:cs="Times New Roman"/>
              <w:color w:val="000000" w:themeColor="text1"/>
              <w:szCs w:val="24"/>
            </w:rPr>
          </w:rPrChange>
        </w:rPr>
      </w:pPr>
    </w:p>
    <w:p w14:paraId="71972E98" w14:textId="77777777" w:rsidR="00B30BF6" w:rsidRPr="00A60A57" w:rsidRDefault="009D449E">
      <w:pPr>
        <w:spacing w:after="0" w:line="360" w:lineRule="auto"/>
        <w:rPr>
          <w:rFonts w:cs="Times New Roman"/>
          <w:color w:val="0D0D0D" w:themeColor="text1" w:themeTint="F2"/>
          <w:sz w:val="22"/>
          <w:rPrChange w:id="396" w:author="tao huang" w:date="2017-09-17T12:05:00Z">
            <w:rPr>
              <w:rFonts w:cs="Times New Roman"/>
              <w:color w:val="000000" w:themeColor="text1"/>
              <w:szCs w:val="24"/>
            </w:rPr>
          </w:rPrChange>
        </w:rPr>
      </w:pPr>
      <w:r w:rsidRPr="00A60A57">
        <w:rPr>
          <w:rFonts w:cs="Times New Roman"/>
          <w:color w:val="0D0D0D" w:themeColor="text1" w:themeTint="F2"/>
          <w:sz w:val="22"/>
          <w:rPrChange w:id="397" w:author="tao huang" w:date="2017-09-17T12:05:00Z">
            <w:rPr>
              <w:rFonts w:cs="Times New Roman"/>
              <w:color w:val="000000" w:themeColor="text1"/>
              <w:szCs w:val="24"/>
            </w:rPr>
          </w:rPrChange>
        </w:rPr>
        <w:t xml:space="preserve"> </w:t>
      </w:r>
    </w:p>
    <w:p w14:paraId="4FE37B8C" w14:textId="77777777" w:rsidR="009D449E" w:rsidRPr="00A60A57" w:rsidRDefault="009D449E">
      <w:pPr>
        <w:spacing w:after="0" w:line="360" w:lineRule="auto"/>
        <w:rPr>
          <w:rFonts w:cs="Times New Roman"/>
          <w:color w:val="0D0D0D" w:themeColor="text1" w:themeTint="F2"/>
          <w:sz w:val="22"/>
          <w:rPrChange w:id="398" w:author="tao huang" w:date="2017-09-17T12:05:00Z">
            <w:rPr>
              <w:rFonts w:cs="Times New Roman"/>
              <w:color w:val="000000" w:themeColor="text1"/>
              <w:szCs w:val="24"/>
            </w:rPr>
          </w:rPrChange>
        </w:rPr>
      </w:pPr>
    </w:p>
    <w:p w14:paraId="65078D4A" w14:textId="77777777" w:rsidR="009D449E" w:rsidRPr="00A60A57" w:rsidRDefault="009D449E">
      <w:pPr>
        <w:spacing w:after="0" w:line="360" w:lineRule="auto"/>
        <w:rPr>
          <w:rFonts w:cs="Times New Roman"/>
          <w:color w:val="0D0D0D" w:themeColor="text1" w:themeTint="F2"/>
          <w:sz w:val="22"/>
          <w:rPrChange w:id="399" w:author="tao huang" w:date="2017-09-17T12:05:00Z">
            <w:rPr>
              <w:rFonts w:cs="Times New Roman"/>
              <w:color w:val="000000" w:themeColor="text1"/>
              <w:szCs w:val="24"/>
            </w:rPr>
          </w:rPrChange>
        </w:rPr>
      </w:pPr>
    </w:p>
    <w:p w14:paraId="6DC42B25" w14:textId="77777777" w:rsidR="00E446EB" w:rsidRPr="00A60A57" w:rsidRDefault="00E446EB">
      <w:pPr>
        <w:spacing w:after="0" w:line="360" w:lineRule="auto"/>
        <w:rPr>
          <w:rFonts w:cs="Times New Roman"/>
          <w:color w:val="0D0D0D" w:themeColor="text1" w:themeTint="F2"/>
          <w:sz w:val="22"/>
          <w:rPrChange w:id="400" w:author="tao huang" w:date="2017-09-17T12:05:00Z">
            <w:rPr>
              <w:rFonts w:cs="Times New Roman"/>
              <w:color w:val="000000" w:themeColor="text1"/>
              <w:szCs w:val="24"/>
            </w:rPr>
          </w:rPrChange>
        </w:rPr>
      </w:pPr>
    </w:p>
    <w:p w14:paraId="19B80D6D" w14:textId="77777777" w:rsidR="00E446EB" w:rsidRPr="00A60A57" w:rsidRDefault="00E446EB">
      <w:pPr>
        <w:spacing w:after="0" w:line="360" w:lineRule="auto"/>
        <w:rPr>
          <w:rFonts w:cs="Times New Roman"/>
          <w:color w:val="0D0D0D" w:themeColor="text1" w:themeTint="F2"/>
          <w:sz w:val="22"/>
          <w:rPrChange w:id="401" w:author="tao huang" w:date="2017-09-17T12:05:00Z">
            <w:rPr>
              <w:rFonts w:cs="Times New Roman"/>
              <w:color w:val="000000" w:themeColor="text1"/>
              <w:szCs w:val="24"/>
            </w:rPr>
          </w:rPrChange>
        </w:rPr>
      </w:pPr>
      <w:r w:rsidRPr="00A60A57">
        <w:rPr>
          <w:rFonts w:cs="Times New Roman"/>
          <w:color w:val="0D0D0D" w:themeColor="text1" w:themeTint="F2"/>
          <w:sz w:val="22"/>
          <w:rPrChange w:id="402" w:author="tao huang" w:date="2017-09-17T12:05:00Z">
            <w:rPr>
              <w:rFonts w:cs="Times New Roman"/>
              <w:color w:val="000000" w:themeColor="text1"/>
              <w:szCs w:val="24"/>
            </w:rPr>
          </w:rPrChange>
        </w:rPr>
        <w:t xml:space="preserve"> </w:t>
      </w:r>
    </w:p>
    <w:p w14:paraId="44E7C020" w14:textId="77777777" w:rsidR="00E446EB" w:rsidRPr="00A60A57" w:rsidRDefault="00E446EB">
      <w:pPr>
        <w:spacing w:after="0" w:line="360" w:lineRule="auto"/>
        <w:rPr>
          <w:rFonts w:cs="Times New Roman"/>
          <w:color w:val="0D0D0D" w:themeColor="text1" w:themeTint="F2"/>
          <w:sz w:val="22"/>
          <w:rPrChange w:id="403" w:author="tao huang" w:date="2017-09-17T12:05:00Z">
            <w:rPr>
              <w:rFonts w:cs="Times New Roman"/>
              <w:color w:val="000000" w:themeColor="text1"/>
              <w:szCs w:val="24"/>
            </w:rPr>
          </w:rPrChange>
        </w:rPr>
      </w:pPr>
      <w:r w:rsidRPr="00A60A57">
        <w:rPr>
          <w:rFonts w:cs="Times New Roman"/>
          <w:noProof/>
          <w:color w:val="0D0D0D" w:themeColor="text1" w:themeTint="F2"/>
          <w:sz w:val="22"/>
          <w:rPrChange w:id="404" w:author="tao huang" w:date="2017-09-17T12:05:00Z">
            <w:rPr>
              <w:rFonts w:cs="Times New Roman"/>
              <w:noProof/>
              <w:color w:val="000000" w:themeColor="text1"/>
              <w:szCs w:val="24"/>
            </w:rPr>
          </w:rPrChange>
        </w:rPr>
        <w:t>Keywords</w:t>
      </w:r>
      <w:r w:rsidRPr="00A60A57">
        <w:rPr>
          <w:rFonts w:cs="Times New Roman"/>
          <w:color w:val="0D0D0D" w:themeColor="text1" w:themeTint="F2"/>
          <w:sz w:val="22"/>
          <w:rPrChange w:id="405" w:author="tao huang" w:date="2017-09-17T12:05:00Z">
            <w:rPr>
              <w:rFonts w:cs="Times New Roman"/>
              <w:color w:val="000000" w:themeColor="text1"/>
              <w:szCs w:val="24"/>
            </w:rPr>
          </w:rPrChange>
        </w:rPr>
        <w:t>:</w:t>
      </w:r>
    </w:p>
    <w:p w14:paraId="09C267F1" w14:textId="0DAEF988" w:rsidR="00E446EB" w:rsidRPr="00A60A57" w:rsidRDefault="00E446EB">
      <w:pPr>
        <w:spacing w:after="0" w:line="360" w:lineRule="auto"/>
        <w:rPr>
          <w:rFonts w:cs="Times New Roman"/>
          <w:color w:val="0D0D0D" w:themeColor="text1" w:themeTint="F2"/>
          <w:sz w:val="22"/>
          <w:rPrChange w:id="406" w:author="tao huang" w:date="2017-09-17T12:05:00Z">
            <w:rPr>
              <w:rFonts w:cs="Times New Roman"/>
              <w:color w:val="000000" w:themeColor="text1"/>
              <w:szCs w:val="24"/>
            </w:rPr>
          </w:rPrChange>
        </w:rPr>
      </w:pPr>
      <w:r w:rsidRPr="00A60A57">
        <w:rPr>
          <w:rFonts w:cs="Times New Roman"/>
          <w:color w:val="0D0D0D" w:themeColor="text1" w:themeTint="F2"/>
          <w:sz w:val="22"/>
          <w:rPrChange w:id="407" w:author="tao huang" w:date="2017-09-17T12:05:00Z">
            <w:rPr>
              <w:rFonts w:cs="Times New Roman"/>
              <w:color w:val="000000" w:themeColor="text1"/>
              <w:szCs w:val="24"/>
            </w:rPr>
          </w:rPrChange>
        </w:rPr>
        <w:t xml:space="preserve">Sales Forecasting, </w:t>
      </w:r>
      <w:del w:id="408" w:author="tao huang" w:date="2017-09-17T19:43:00Z">
        <w:r w:rsidR="004A6D5E" w:rsidRPr="00A60A57" w:rsidDel="003F48D5">
          <w:rPr>
            <w:rFonts w:cs="Times New Roman"/>
            <w:color w:val="0D0D0D" w:themeColor="text1" w:themeTint="F2"/>
            <w:sz w:val="22"/>
            <w:rPrChange w:id="409" w:author="tao huang" w:date="2017-09-17T12:05:00Z">
              <w:rPr>
                <w:rFonts w:cs="Times New Roman"/>
                <w:color w:val="000000" w:themeColor="text1"/>
                <w:szCs w:val="24"/>
              </w:rPr>
            </w:rPrChange>
          </w:rPr>
          <w:delText xml:space="preserve">Marketing </w:delText>
        </w:r>
        <w:r w:rsidR="003C0313" w:rsidRPr="00A60A57" w:rsidDel="003F48D5">
          <w:rPr>
            <w:rFonts w:cs="Times New Roman"/>
            <w:noProof/>
            <w:color w:val="0D0D0D" w:themeColor="text1" w:themeTint="F2"/>
            <w:sz w:val="22"/>
            <w:rPrChange w:id="410" w:author="tao huang" w:date="2017-09-17T12:05:00Z">
              <w:rPr>
                <w:rFonts w:cs="Times New Roman"/>
                <w:noProof/>
                <w:color w:val="000000" w:themeColor="text1"/>
                <w:szCs w:val="24"/>
              </w:rPr>
            </w:rPrChange>
          </w:rPr>
          <w:delText>A</w:delText>
        </w:r>
        <w:r w:rsidR="004A6D5E" w:rsidRPr="00A60A57" w:rsidDel="003F48D5">
          <w:rPr>
            <w:rFonts w:cs="Times New Roman"/>
            <w:noProof/>
            <w:color w:val="0D0D0D" w:themeColor="text1" w:themeTint="F2"/>
            <w:sz w:val="22"/>
            <w:rPrChange w:id="411" w:author="tao huang" w:date="2017-09-17T12:05:00Z">
              <w:rPr>
                <w:rFonts w:cs="Times New Roman"/>
                <w:noProof/>
                <w:color w:val="000000" w:themeColor="text1"/>
                <w:szCs w:val="24"/>
              </w:rPr>
            </w:rPrChange>
          </w:rPr>
          <w:delText>nalytics</w:delText>
        </w:r>
      </w:del>
      <w:ins w:id="412" w:author="tao huang" w:date="2017-09-17T19:43:00Z">
        <w:r w:rsidR="003F48D5">
          <w:rPr>
            <w:rFonts w:cs="Times New Roman"/>
            <w:color w:val="0D0D0D" w:themeColor="text1" w:themeTint="F2"/>
            <w:sz w:val="22"/>
          </w:rPr>
          <w:t xml:space="preserve">structural break, forecast </w:t>
        </w:r>
      </w:ins>
      <w:ins w:id="413" w:author="tao huang" w:date="2017-09-17T19:44:00Z">
        <w:r w:rsidR="003F48D5">
          <w:rPr>
            <w:rFonts w:cs="Times New Roman"/>
            <w:color w:val="0D0D0D" w:themeColor="text1" w:themeTint="F2"/>
            <w:sz w:val="22"/>
          </w:rPr>
          <w:t>bias</w:t>
        </w:r>
      </w:ins>
      <w:del w:id="414" w:author="tao huang" w:date="2017-09-17T19:44:00Z">
        <w:r w:rsidR="004A6D5E" w:rsidRPr="00A60A57" w:rsidDel="003F48D5">
          <w:rPr>
            <w:rFonts w:cs="Times New Roman"/>
            <w:color w:val="0D0D0D" w:themeColor="text1" w:themeTint="F2"/>
            <w:sz w:val="22"/>
            <w:rPrChange w:id="415" w:author="tao huang" w:date="2017-09-17T12:05:00Z">
              <w:rPr>
                <w:rFonts w:cs="Times New Roman"/>
                <w:color w:val="000000" w:themeColor="text1"/>
                <w:szCs w:val="24"/>
              </w:rPr>
            </w:rPrChange>
          </w:rPr>
          <w:delText>, P</w:delText>
        </w:r>
        <w:r w:rsidRPr="00A60A57" w:rsidDel="003F48D5">
          <w:rPr>
            <w:rFonts w:cs="Times New Roman"/>
            <w:color w:val="0D0D0D" w:themeColor="text1" w:themeTint="F2"/>
            <w:sz w:val="22"/>
            <w:rPrChange w:id="416" w:author="tao huang" w:date="2017-09-17T12:05:00Z">
              <w:rPr>
                <w:rFonts w:cs="Times New Roman"/>
                <w:color w:val="000000" w:themeColor="text1"/>
                <w:szCs w:val="24"/>
              </w:rPr>
            </w:rPrChange>
          </w:rPr>
          <w:delText>romotion</w:delText>
        </w:r>
      </w:del>
    </w:p>
    <w:p w14:paraId="021A33A3" w14:textId="77777777" w:rsidR="00E446EB" w:rsidRPr="00A60A57" w:rsidRDefault="00354C2F">
      <w:pPr>
        <w:spacing w:after="0" w:line="360" w:lineRule="auto"/>
        <w:rPr>
          <w:rFonts w:cs="Times New Roman"/>
          <w:color w:val="0D0D0D" w:themeColor="text1" w:themeTint="F2"/>
          <w:sz w:val="22"/>
          <w:rPrChange w:id="417" w:author="tao huang" w:date="2017-09-17T12:05:00Z">
            <w:rPr>
              <w:rFonts w:cs="Times New Roman"/>
              <w:color w:val="000000" w:themeColor="text1"/>
              <w:szCs w:val="24"/>
            </w:rPr>
          </w:rPrChange>
        </w:rPr>
      </w:pPr>
      <w:r w:rsidRPr="00A60A57">
        <w:rPr>
          <w:rFonts w:cs="Times New Roman"/>
          <w:color w:val="0D0D0D" w:themeColor="text1" w:themeTint="F2"/>
          <w:sz w:val="22"/>
          <w:rPrChange w:id="418" w:author="tao huang" w:date="2017-09-17T12:05:00Z">
            <w:rPr>
              <w:rFonts w:cs="Times New Roman"/>
              <w:color w:val="000000" w:themeColor="text1"/>
              <w:szCs w:val="24"/>
            </w:rPr>
          </w:rPrChange>
        </w:rPr>
        <w:t xml:space="preserve"> </w:t>
      </w:r>
    </w:p>
    <w:p w14:paraId="423BB8B3" w14:textId="77777777" w:rsidR="00D7455D" w:rsidRPr="00A60A57" w:rsidRDefault="00D7455D">
      <w:pPr>
        <w:spacing w:after="0" w:line="360" w:lineRule="auto"/>
        <w:rPr>
          <w:rFonts w:cs="Times New Roman"/>
          <w:color w:val="0D0D0D" w:themeColor="text1" w:themeTint="F2"/>
          <w:sz w:val="22"/>
          <w:rPrChange w:id="419" w:author="tao huang" w:date="2017-09-17T12:05:00Z">
            <w:rPr>
              <w:rFonts w:cs="Times New Roman"/>
              <w:color w:val="000000" w:themeColor="text1"/>
              <w:szCs w:val="24"/>
            </w:rPr>
          </w:rPrChange>
        </w:rPr>
      </w:pPr>
    </w:p>
    <w:p w14:paraId="0829859F" w14:textId="77777777" w:rsidR="00D7455D" w:rsidRPr="00A60A57" w:rsidRDefault="00D7455D">
      <w:pPr>
        <w:spacing w:after="0" w:line="360" w:lineRule="auto"/>
        <w:rPr>
          <w:rFonts w:cs="Times New Roman"/>
          <w:color w:val="0D0D0D" w:themeColor="text1" w:themeTint="F2"/>
          <w:sz w:val="22"/>
          <w:rPrChange w:id="420" w:author="tao huang" w:date="2017-09-17T12:05:00Z">
            <w:rPr>
              <w:rFonts w:cs="Times New Roman"/>
              <w:color w:val="000000" w:themeColor="text1"/>
              <w:szCs w:val="24"/>
            </w:rPr>
          </w:rPrChange>
        </w:rPr>
      </w:pPr>
    </w:p>
    <w:p w14:paraId="3BF7E008" w14:textId="77777777" w:rsidR="00D7455D" w:rsidRPr="00A60A57" w:rsidRDefault="00D7455D">
      <w:pPr>
        <w:spacing w:after="0" w:line="360" w:lineRule="auto"/>
        <w:rPr>
          <w:rFonts w:cs="Times New Roman"/>
          <w:color w:val="0D0D0D" w:themeColor="text1" w:themeTint="F2"/>
          <w:sz w:val="22"/>
          <w:rPrChange w:id="421" w:author="tao huang" w:date="2017-09-17T12:05:00Z">
            <w:rPr>
              <w:rFonts w:cs="Times New Roman"/>
              <w:color w:val="000000" w:themeColor="text1"/>
              <w:szCs w:val="24"/>
            </w:rPr>
          </w:rPrChange>
        </w:rPr>
      </w:pPr>
    </w:p>
    <w:p w14:paraId="2F5A6062" w14:textId="7C4E6CC6" w:rsidR="00D7455D" w:rsidRDefault="00D7455D">
      <w:pPr>
        <w:spacing w:after="0" w:line="360" w:lineRule="auto"/>
        <w:rPr>
          <w:ins w:id="422" w:author="tao huang" w:date="2017-09-17T19:43:00Z"/>
          <w:rFonts w:cs="Times New Roman"/>
          <w:color w:val="0D0D0D" w:themeColor="text1" w:themeTint="F2"/>
          <w:sz w:val="22"/>
        </w:rPr>
      </w:pPr>
    </w:p>
    <w:p w14:paraId="67AFDC4B" w14:textId="5C818FF5" w:rsidR="007505C9" w:rsidRDefault="007505C9">
      <w:pPr>
        <w:spacing w:after="0" w:line="360" w:lineRule="auto"/>
        <w:rPr>
          <w:ins w:id="423" w:author="tao huang" w:date="2017-09-17T19:43:00Z"/>
          <w:rFonts w:cs="Times New Roman"/>
          <w:color w:val="0D0D0D" w:themeColor="text1" w:themeTint="F2"/>
          <w:sz w:val="22"/>
        </w:rPr>
      </w:pPr>
    </w:p>
    <w:p w14:paraId="717CA449" w14:textId="14DC4825" w:rsidR="007505C9" w:rsidRDefault="007505C9">
      <w:pPr>
        <w:spacing w:after="0" w:line="360" w:lineRule="auto"/>
        <w:rPr>
          <w:ins w:id="424" w:author="tao huang" w:date="2017-09-17T19:43:00Z"/>
          <w:rFonts w:cs="Times New Roman"/>
          <w:color w:val="0D0D0D" w:themeColor="text1" w:themeTint="F2"/>
          <w:sz w:val="22"/>
        </w:rPr>
      </w:pPr>
    </w:p>
    <w:p w14:paraId="61C86FFB" w14:textId="77777777" w:rsidR="007505C9" w:rsidRPr="00A60A57" w:rsidRDefault="007505C9">
      <w:pPr>
        <w:spacing w:after="0" w:line="360" w:lineRule="auto"/>
        <w:rPr>
          <w:rFonts w:cs="Times New Roman"/>
          <w:color w:val="0D0D0D" w:themeColor="text1" w:themeTint="F2"/>
          <w:sz w:val="22"/>
          <w:rPrChange w:id="425" w:author="tao huang" w:date="2017-09-17T12:05:00Z">
            <w:rPr>
              <w:rFonts w:cs="Times New Roman"/>
              <w:color w:val="000000" w:themeColor="text1"/>
              <w:szCs w:val="24"/>
            </w:rPr>
          </w:rPrChange>
        </w:rPr>
      </w:pPr>
    </w:p>
    <w:p w14:paraId="39306266" w14:textId="71DD653F" w:rsidR="00E446EB" w:rsidRPr="00A60A57" w:rsidRDefault="00E446EB">
      <w:pPr>
        <w:pStyle w:val="ListParagraph"/>
        <w:numPr>
          <w:ilvl w:val="0"/>
          <w:numId w:val="45"/>
        </w:numPr>
        <w:spacing w:after="0" w:line="360" w:lineRule="auto"/>
        <w:rPr>
          <w:rFonts w:cs="Times New Roman"/>
          <w:b/>
          <w:color w:val="0D0D0D" w:themeColor="text1" w:themeTint="F2"/>
          <w:sz w:val="22"/>
          <w:rPrChange w:id="426" w:author="tao huang" w:date="2017-09-17T12:05:00Z">
            <w:rPr>
              <w:rFonts w:cs="Times New Roman"/>
              <w:b/>
              <w:color w:val="000000" w:themeColor="text1"/>
              <w:szCs w:val="24"/>
            </w:rPr>
          </w:rPrChange>
        </w:rPr>
        <w:pPrChange w:id="427" w:author="tao huang" w:date="2017-09-16T13:02:00Z">
          <w:pPr>
            <w:pStyle w:val="ListParagraph"/>
            <w:numPr>
              <w:numId w:val="38"/>
            </w:numPr>
            <w:spacing w:after="0" w:line="360" w:lineRule="auto"/>
            <w:ind w:left="1080" w:hanging="360"/>
          </w:pPr>
        </w:pPrChange>
      </w:pPr>
      <w:r w:rsidRPr="00A60A57">
        <w:rPr>
          <w:rFonts w:cs="Times New Roman"/>
          <w:b/>
          <w:color w:val="0D0D0D" w:themeColor="text1" w:themeTint="F2"/>
          <w:sz w:val="22"/>
          <w:rPrChange w:id="428" w:author="tao huang" w:date="2017-09-17T12:05:00Z">
            <w:rPr>
              <w:rFonts w:cs="Times New Roman"/>
              <w:b/>
              <w:color w:val="000000" w:themeColor="text1"/>
              <w:szCs w:val="24"/>
            </w:rPr>
          </w:rPrChange>
        </w:rPr>
        <w:lastRenderedPageBreak/>
        <w:t>Introduction</w:t>
      </w:r>
    </w:p>
    <w:p w14:paraId="103BB1E2" w14:textId="77777777" w:rsidR="00A432EA" w:rsidRPr="00A60A57" w:rsidRDefault="00A432EA">
      <w:pPr>
        <w:spacing w:after="0" w:line="360" w:lineRule="auto"/>
        <w:rPr>
          <w:rFonts w:cs="Times New Roman"/>
          <w:color w:val="0D0D0D" w:themeColor="text1" w:themeTint="F2"/>
          <w:sz w:val="22"/>
          <w:rPrChange w:id="429" w:author="tao huang" w:date="2017-09-17T12:05:00Z">
            <w:rPr>
              <w:rFonts w:cs="Times New Roman"/>
              <w:color w:val="000000" w:themeColor="text1"/>
              <w:szCs w:val="24"/>
            </w:rPr>
          </w:rPrChange>
        </w:rPr>
      </w:pPr>
    </w:p>
    <w:p w14:paraId="5D23E1DF" w14:textId="17382159" w:rsidR="00E446EB" w:rsidRPr="00A60A57" w:rsidRDefault="006B08C6">
      <w:pPr>
        <w:spacing w:after="0" w:line="360" w:lineRule="auto"/>
        <w:rPr>
          <w:rFonts w:cs="Times New Roman"/>
          <w:color w:val="0D0D0D" w:themeColor="text1" w:themeTint="F2"/>
          <w:sz w:val="22"/>
          <w:rPrChange w:id="430" w:author="tao huang" w:date="2017-09-17T12:05:00Z">
            <w:rPr>
              <w:rFonts w:cs="Times New Roman"/>
              <w:color w:val="000000" w:themeColor="text1"/>
              <w:szCs w:val="24"/>
            </w:rPr>
          </w:rPrChange>
        </w:rPr>
      </w:pPr>
      <w:r w:rsidRPr="00A60A57">
        <w:rPr>
          <w:rFonts w:cs="Times New Roman"/>
          <w:color w:val="0D0D0D" w:themeColor="text1" w:themeTint="F2"/>
          <w:sz w:val="22"/>
          <w:rPrChange w:id="431" w:author="tao huang" w:date="2017-09-17T12:05:00Z">
            <w:rPr>
              <w:rFonts w:cs="Times New Roman"/>
              <w:color w:val="000000" w:themeColor="text1"/>
              <w:szCs w:val="24"/>
            </w:rPr>
          </w:rPrChange>
        </w:rPr>
        <w:t>Grocery r</w:t>
      </w:r>
      <w:r w:rsidR="00E446EB" w:rsidRPr="00A60A57">
        <w:rPr>
          <w:rFonts w:cs="Times New Roman"/>
          <w:color w:val="0D0D0D" w:themeColor="text1" w:themeTint="F2"/>
          <w:sz w:val="22"/>
          <w:rPrChange w:id="432" w:author="tao huang" w:date="2017-09-17T12:05:00Z">
            <w:rPr>
              <w:rFonts w:cs="Times New Roman"/>
              <w:color w:val="000000" w:themeColor="text1"/>
              <w:szCs w:val="24"/>
            </w:rPr>
          </w:rPrChange>
        </w:rPr>
        <w:t xml:space="preserve">etailers </w:t>
      </w:r>
      <w:r w:rsidR="009E0F94" w:rsidRPr="00A60A57">
        <w:rPr>
          <w:rFonts w:cs="Times New Roman"/>
          <w:color w:val="0D0D0D" w:themeColor="text1" w:themeTint="F2"/>
          <w:sz w:val="22"/>
          <w:rPrChange w:id="433" w:author="tao huang" w:date="2017-09-17T12:05:00Z">
            <w:rPr>
              <w:rFonts w:cs="Times New Roman"/>
              <w:color w:val="000000" w:themeColor="text1"/>
              <w:szCs w:val="24"/>
            </w:rPr>
          </w:rPrChange>
        </w:rPr>
        <w:t xml:space="preserve">rely on accurate </w:t>
      </w:r>
      <w:r w:rsidR="00A432EA" w:rsidRPr="00A60A57">
        <w:rPr>
          <w:rFonts w:cs="Times New Roman"/>
          <w:color w:val="0D0D0D" w:themeColor="text1" w:themeTint="F2"/>
          <w:sz w:val="22"/>
          <w:rPrChange w:id="434" w:author="tao huang" w:date="2017-09-17T12:05:00Z">
            <w:rPr>
              <w:rFonts w:cs="Times New Roman"/>
              <w:color w:val="000000" w:themeColor="text1"/>
              <w:szCs w:val="24"/>
            </w:rPr>
          </w:rPrChange>
        </w:rPr>
        <w:t xml:space="preserve">sales </w:t>
      </w:r>
      <w:r w:rsidR="009E0F94" w:rsidRPr="00A60A57">
        <w:rPr>
          <w:rFonts w:cs="Times New Roman"/>
          <w:color w:val="0D0D0D" w:themeColor="text1" w:themeTint="F2"/>
          <w:sz w:val="22"/>
          <w:rPrChange w:id="435" w:author="tao huang" w:date="2017-09-17T12:05:00Z">
            <w:rPr>
              <w:rFonts w:cs="Times New Roman"/>
              <w:color w:val="000000" w:themeColor="text1"/>
              <w:szCs w:val="24"/>
            </w:rPr>
          </w:rPrChange>
        </w:rPr>
        <w:t xml:space="preserve">forecasts </w:t>
      </w:r>
      <w:r w:rsidR="00A432EA" w:rsidRPr="00A60A57">
        <w:rPr>
          <w:rFonts w:cs="Times New Roman"/>
          <w:color w:val="0D0D0D" w:themeColor="text1" w:themeTint="F2"/>
          <w:sz w:val="22"/>
          <w:rPrChange w:id="436" w:author="tao huang" w:date="2017-09-17T12:05:00Z">
            <w:rPr>
              <w:rFonts w:cs="Times New Roman"/>
              <w:color w:val="000000" w:themeColor="text1"/>
              <w:szCs w:val="24"/>
            </w:rPr>
          </w:rPrChange>
        </w:rPr>
        <w:t xml:space="preserve">for their </w:t>
      </w:r>
      <w:r w:rsidR="009E0F94" w:rsidRPr="00A60A57">
        <w:rPr>
          <w:rFonts w:cs="Times New Roman"/>
          <w:color w:val="0D0D0D" w:themeColor="text1" w:themeTint="F2"/>
          <w:sz w:val="22"/>
          <w:rPrChange w:id="437" w:author="tao huang" w:date="2017-09-17T12:05:00Z">
            <w:rPr>
              <w:rFonts w:cs="Times New Roman"/>
              <w:color w:val="000000" w:themeColor="text1"/>
              <w:szCs w:val="24"/>
            </w:rPr>
          </w:rPrChange>
        </w:rPr>
        <w:t>inventory</w:t>
      </w:r>
      <w:r w:rsidR="00A432EA" w:rsidRPr="00A60A57">
        <w:rPr>
          <w:rFonts w:cs="Times New Roman"/>
          <w:color w:val="0D0D0D" w:themeColor="text1" w:themeTint="F2"/>
          <w:sz w:val="22"/>
          <w:rPrChange w:id="438" w:author="tao huang" w:date="2017-09-17T12:05:00Z">
            <w:rPr>
              <w:rFonts w:cs="Times New Roman"/>
              <w:color w:val="000000" w:themeColor="text1"/>
              <w:szCs w:val="24"/>
            </w:rPr>
          </w:rPrChange>
        </w:rPr>
        <w:t xml:space="preserve"> </w:t>
      </w:r>
      <w:ins w:id="439" w:author="Soopramanien, Didier" w:date="2017-09-07T16:08:00Z">
        <w:r w:rsidR="009F2CA1" w:rsidRPr="00A60A57">
          <w:rPr>
            <w:rFonts w:cs="Times New Roman"/>
            <w:color w:val="0D0D0D" w:themeColor="text1" w:themeTint="F2"/>
            <w:sz w:val="22"/>
            <w:rPrChange w:id="440" w:author="tao huang" w:date="2017-09-17T12:05:00Z">
              <w:rPr>
                <w:rFonts w:cs="Times New Roman"/>
                <w:color w:val="000000" w:themeColor="text1"/>
                <w:szCs w:val="24"/>
              </w:rPr>
            </w:rPrChange>
          </w:rPr>
          <w:t>management</w:t>
        </w:r>
      </w:ins>
      <w:del w:id="441" w:author="Soopramanien, Didier" w:date="2017-09-07T16:08:00Z">
        <w:r w:rsidR="00A432EA" w:rsidRPr="00A60A57" w:rsidDel="009F2CA1">
          <w:rPr>
            <w:rFonts w:cs="Times New Roman"/>
            <w:color w:val="0D0D0D" w:themeColor="text1" w:themeTint="F2"/>
            <w:sz w:val="22"/>
            <w:rPrChange w:id="442" w:author="tao huang" w:date="2017-09-17T12:05:00Z">
              <w:rPr>
                <w:rFonts w:cs="Times New Roman"/>
                <w:color w:val="000000" w:themeColor="text1"/>
                <w:szCs w:val="24"/>
              </w:rPr>
            </w:rPrChange>
          </w:rPr>
          <w:delText>management</w:delText>
        </w:r>
        <w:r w:rsidR="00EB4CE8" w:rsidRPr="00A60A57" w:rsidDel="009F2CA1">
          <w:rPr>
            <w:rFonts w:cs="Times New Roman"/>
            <w:color w:val="0D0D0D" w:themeColor="text1" w:themeTint="F2"/>
            <w:sz w:val="22"/>
            <w:rPrChange w:id="443" w:author="tao huang" w:date="2017-09-17T12:05:00Z">
              <w:rPr>
                <w:rFonts w:cs="Times New Roman"/>
                <w:color w:val="000000" w:themeColor="text1"/>
                <w:szCs w:val="24"/>
              </w:rPr>
            </w:rPrChange>
          </w:rPr>
          <w:delText xml:space="preserve">, scheduling, planning and strategical management </w:delText>
        </w:r>
      </w:del>
      <w:r w:rsidR="007309BB" w:rsidRPr="00A60A57">
        <w:rPr>
          <w:rFonts w:cs="Times New Roman"/>
          <w:color w:val="0D0D0D" w:themeColor="text1" w:themeTint="F2"/>
          <w:sz w:val="22"/>
          <w:rPrChange w:id="444" w:author="tao huang" w:date="2017-09-17T12:05:00Z">
            <w:rPr>
              <w:rFonts w:cs="Times New Roman"/>
              <w:color w:val="000000" w:themeColor="text1"/>
              <w:szCs w:val="24"/>
            </w:rPr>
          </w:rPrChange>
        </w:rPr>
        <w:fldChar w:fldCharType="begin"/>
      </w:r>
      <w:r w:rsidR="006016F1">
        <w:rPr>
          <w:rFonts w:cs="Times New Roman"/>
          <w:color w:val="0D0D0D" w:themeColor="text1" w:themeTint="F2"/>
          <w:sz w:val="22"/>
        </w:rPr>
        <w:instrText xml:space="preserve"> ADDIN EN.CITE &lt;EndNote&gt;&lt;Cite&gt;&lt;Author&gt;Petropoulos&lt;/Author&gt;&lt;Year&gt;2014&lt;/Year&gt;&lt;RecNum&gt;3&lt;/RecNum&gt;&lt;DisplayText&gt;(Petropoulos, Makridakis, Assimakopoulos, &amp;amp; Nikolopoulos, 2014)&lt;/DisplayText&gt;&lt;record&gt;&lt;rec-number&gt;3&lt;/rec-number&gt;&lt;foreign-keys&gt;&lt;key app="EN" db-id="w5vs0vpeqrfx2hersx5v5pta590txaffpfre" timestamp="1499350570"&gt;3&lt;/key&gt;&lt;/foreign-keys&gt;&lt;ref-type name="Journal Article"&gt;17&lt;/ref-type&gt;&lt;contributors&gt;&lt;authors&gt;&lt;author&gt;Petropoulos, Fotios&lt;/author&gt;&lt;author&gt;Makridakis, Spyros&lt;/author&gt;&lt;author&gt;Assimakopoulos, Vassilios&lt;/author&gt;&lt;author&gt;Nikolopoulos, Konstantinos&lt;/author&gt;&lt;/authors&gt;&lt;/contributors&gt;&lt;titles&gt;&lt;title&gt;‘Horses for Courses’ in demand forecasting&lt;/title&gt;&lt;secondary-title&gt;European Journal of Operational Research&lt;/secondary-title&gt;&lt;/titles&gt;&lt;periodical&gt;&lt;full-title&gt;European Journal of Operational Research&lt;/full-title&gt;&lt;/periodical&gt;&lt;pages&gt;152-163&lt;/pages&gt;&lt;volume&gt;237&lt;/volume&gt;&lt;number&gt;1&lt;/number&gt;&lt;keywords&gt;&lt;keyword&gt;Forecasting methods&lt;/keyword&gt;&lt;keyword&gt;Time series methods&lt;/keyword&gt;&lt;keyword&gt;Forecasting accuracy&lt;/keyword&gt;&lt;keyword&gt;M-Competitions&lt;/keyword&gt;&lt;keyword&gt;Simulation&lt;/keyword&gt;&lt;/keywords&gt;&lt;dates&gt;&lt;year&gt;2014&lt;/year&gt;&lt;pub-dates&gt;&lt;date&gt;2014/08/16/&lt;/date&gt;&lt;/pub-dates&gt;&lt;/dates&gt;&lt;isbn&gt;0377-2217&lt;/isbn&gt;&lt;urls&gt;&lt;related-urls&gt;&lt;url&gt;http://www.sciencedirect.com/science/article/pii/S0377221714001714&lt;/url&gt;&lt;/related-urls&gt;&lt;/urls&gt;&lt;electronic-resource-num&gt;http://dx.doi.org/10.1016/j.ejor.2014.02.036&lt;/electronic-resource-num&gt;&lt;/record&gt;&lt;/Cite&gt;&lt;/EndNote&gt;</w:instrText>
      </w:r>
      <w:r w:rsidR="007309BB" w:rsidRPr="00A60A57">
        <w:rPr>
          <w:rFonts w:cs="Times New Roman"/>
          <w:color w:val="0D0D0D" w:themeColor="text1" w:themeTint="F2"/>
          <w:sz w:val="22"/>
          <w:rPrChange w:id="445" w:author="tao huang" w:date="2017-09-17T12:05:00Z">
            <w:rPr>
              <w:rFonts w:cs="Times New Roman"/>
              <w:color w:val="000000" w:themeColor="text1"/>
              <w:szCs w:val="24"/>
            </w:rPr>
          </w:rPrChange>
        </w:rPr>
        <w:fldChar w:fldCharType="separate"/>
      </w:r>
      <w:r w:rsidR="006016F1">
        <w:rPr>
          <w:rFonts w:cs="Times New Roman"/>
          <w:noProof/>
          <w:color w:val="0D0D0D" w:themeColor="text1" w:themeTint="F2"/>
          <w:sz w:val="22"/>
        </w:rPr>
        <w:t>(</w:t>
      </w:r>
      <w:hyperlink w:anchor="_ENREF_66" w:tooltip="Petropoulos, 2014 #3" w:history="1">
        <w:r w:rsidR="00F75C33">
          <w:rPr>
            <w:rFonts w:cs="Times New Roman"/>
            <w:noProof/>
            <w:color w:val="0D0D0D" w:themeColor="text1" w:themeTint="F2"/>
            <w:sz w:val="22"/>
          </w:rPr>
          <w:t>Petropoulos, Makridakis, Assimakopoulos, &amp; Nikolopoulos, 2014</w:t>
        </w:r>
      </w:hyperlink>
      <w:r w:rsidR="006016F1">
        <w:rPr>
          <w:rFonts w:cs="Times New Roman"/>
          <w:noProof/>
          <w:color w:val="0D0D0D" w:themeColor="text1" w:themeTint="F2"/>
          <w:sz w:val="22"/>
        </w:rPr>
        <w:t>)</w:t>
      </w:r>
      <w:r w:rsidR="007309BB" w:rsidRPr="00A60A57">
        <w:rPr>
          <w:rFonts w:cs="Times New Roman"/>
          <w:color w:val="0D0D0D" w:themeColor="text1" w:themeTint="F2"/>
          <w:sz w:val="22"/>
          <w:rPrChange w:id="446" w:author="tao huang" w:date="2017-09-17T12:05:00Z">
            <w:rPr>
              <w:rFonts w:cs="Times New Roman"/>
              <w:color w:val="000000" w:themeColor="text1"/>
              <w:szCs w:val="24"/>
            </w:rPr>
          </w:rPrChange>
        </w:rPr>
        <w:fldChar w:fldCharType="end"/>
      </w:r>
      <w:r w:rsidR="00E602E1" w:rsidRPr="00A60A57">
        <w:rPr>
          <w:rFonts w:cs="Times New Roman"/>
          <w:color w:val="0D0D0D" w:themeColor="text1" w:themeTint="F2"/>
          <w:sz w:val="22"/>
          <w:rPrChange w:id="447" w:author="tao huang" w:date="2017-09-17T12:05:00Z">
            <w:rPr>
              <w:rFonts w:cs="Times New Roman"/>
              <w:color w:val="000000" w:themeColor="text1"/>
              <w:szCs w:val="24"/>
            </w:rPr>
          </w:rPrChange>
        </w:rPr>
        <w:t xml:space="preserve">. </w:t>
      </w:r>
      <w:r w:rsidRPr="00A60A57">
        <w:rPr>
          <w:rFonts w:cs="Times New Roman"/>
          <w:color w:val="0D0D0D" w:themeColor="text1" w:themeTint="F2"/>
          <w:sz w:val="22"/>
          <w:rPrChange w:id="448" w:author="tao huang" w:date="2017-09-17T12:05:00Z">
            <w:rPr>
              <w:rFonts w:cs="Times New Roman"/>
              <w:color w:val="000000" w:themeColor="text1"/>
              <w:szCs w:val="24"/>
            </w:rPr>
          </w:rPrChange>
        </w:rPr>
        <w:t xml:space="preserve">Poor forecasts of product sales </w:t>
      </w:r>
      <w:ins w:id="449" w:author="Soopramanien, Didier" w:date="2017-09-06T16:55:00Z">
        <w:r w:rsidR="001C50D8" w:rsidRPr="00A60A57">
          <w:rPr>
            <w:rFonts w:cs="Times New Roman"/>
            <w:color w:val="0D0D0D" w:themeColor="text1" w:themeTint="F2"/>
            <w:sz w:val="22"/>
            <w:rPrChange w:id="450" w:author="tao huang" w:date="2017-09-17T12:05:00Z">
              <w:rPr>
                <w:rFonts w:cs="Times New Roman"/>
                <w:color w:val="000000" w:themeColor="text1"/>
                <w:szCs w:val="24"/>
              </w:rPr>
            </w:rPrChange>
          </w:rPr>
          <w:t>lead to</w:t>
        </w:r>
      </w:ins>
      <w:r w:rsidR="00E602E1" w:rsidRPr="00A60A57">
        <w:rPr>
          <w:rFonts w:cs="Times New Roman"/>
          <w:color w:val="0D0D0D" w:themeColor="text1" w:themeTint="F2"/>
          <w:sz w:val="22"/>
          <w:rPrChange w:id="451" w:author="tao huang" w:date="2017-09-17T12:05:00Z">
            <w:rPr>
              <w:rFonts w:cs="Times New Roman"/>
              <w:color w:val="000000" w:themeColor="text1"/>
              <w:szCs w:val="24"/>
            </w:rPr>
          </w:rPrChange>
        </w:rPr>
        <w:t xml:space="preserve"> </w:t>
      </w:r>
      <w:r w:rsidRPr="00A60A57">
        <w:rPr>
          <w:rFonts w:cs="Times New Roman"/>
          <w:color w:val="0D0D0D" w:themeColor="text1" w:themeTint="F2"/>
          <w:sz w:val="22"/>
          <w:rPrChange w:id="452" w:author="tao huang" w:date="2017-09-17T12:05:00Z">
            <w:rPr>
              <w:rFonts w:cs="Times New Roman"/>
              <w:color w:val="000000" w:themeColor="text1"/>
              <w:szCs w:val="24"/>
            </w:rPr>
          </w:rPrChange>
        </w:rPr>
        <w:t xml:space="preserve">out-of-stock conditions </w:t>
      </w:r>
      <w:r w:rsidR="00E602E1" w:rsidRPr="00A60A57">
        <w:rPr>
          <w:rFonts w:cs="Times New Roman"/>
          <w:color w:val="0D0D0D" w:themeColor="text1" w:themeTint="F2"/>
          <w:sz w:val="22"/>
          <w:rPrChange w:id="453" w:author="tao huang" w:date="2017-09-17T12:05:00Z">
            <w:rPr>
              <w:rFonts w:cs="Times New Roman"/>
              <w:color w:val="000000" w:themeColor="text1"/>
              <w:szCs w:val="24"/>
            </w:rPr>
          </w:rPrChange>
        </w:rPr>
        <w:t>and</w:t>
      </w:r>
      <w:r w:rsidRPr="00A60A57">
        <w:rPr>
          <w:rFonts w:cs="Times New Roman"/>
          <w:color w:val="0D0D0D" w:themeColor="text1" w:themeTint="F2"/>
          <w:sz w:val="22"/>
          <w:rPrChange w:id="454" w:author="tao huang" w:date="2017-09-17T12:05:00Z">
            <w:rPr>
              <w:rFonts w:cs="Times New Roman"/>
              <w:color w:val="000000" w:themeColor="text1"/>
              <w:szCs w:val="24"/>
            </w:rPr>
          </w:rPrChange>
        </w:rPr>
        <w:t xml:space="preserve"> </w:t>
      </w:r>
      <w:r w:rsidRPr="00A60A57">
        <w:rPr>
          <w:rFonts w:cs="Times New Roman"/>
          <w:noProof/>
          <w:color w:val="0D0D0D" w:themeColor="text1" w:themeTint="F2"/>
          <w:sz w:val="22"/>
          <w:rPrChange w:id="455" w:author="tao huang" w:date="2017-09-17T12:05:00Z">
            <w:rPr>
              <w:rFonts w:cs="Times New Roman"/>
              <w:noProof/>
              <w:color w:val="000000" w:themeColor="text1"/>
              <w:szCs w:val="24"/>
            </w:rPr>
          </w:rPrChange>
        </w:rPr>
        <w:t>overstock</w:t>
      </w:r>
      <w:r w:rsidRPr="00A60A57">
        <w:rPr>
          <w:rFonts w:cs="Times New Roman"/>
          <w:color w:val="0D0D0D" w:themeColor="text1" w:themeTint="F2"/>
          <w:sz w:val="22"/>
          <w:rPrChange w:id="456" w:author="tao huang" w:date="2017-09-17T12:05:00Z">
            <w:rPr>
              <w:rFonts w:cs="Times New Roman"/>
              <w:color w:val="000000" w:themeColor="text1"/>
              <w:szCs w:val="24"/>
            </w:rPr>
          </w:rPrChange>
        </w:rPr>
        <w:t xml:space="preserve"> conditions. When </w:t>
      </w:r>
      <w:ins w:id="457" w:author="Soopramanien, Didier" w:date="2017-09-06T16:55:00Z">
        <w:r w:rsidR="001C50D8" w:rsidRPr="00A60A57">
          <w:rPr>
            <w:rFonts w:cs="Times New Roman"/>
            <w:color w:val="0D0D0D" w:themeColor="text1" w:themeTint="F2"/>
            <w:sz w:val="22"/>
            <w:rPrChange w:id="458" w:author="tao huang" w:date="2017-09-17T12:05:00Z">
              <w:rPr>
                <w:rFonts w:cs="Times New Roman"/>
                <w:color w:val="000000" w:themeColor="text1"/>
                <w:szCs w:val="24"/>
              </w:rPr>
            </w:rPrChange>
          </w:rPr>
          <w:t>a</w:t>
        </w:r>
      </w:ins>
      <w:del w:id="459" w:author="Soopramanien, Didier" w:date="2017-09-06T16:55:00Z">
        <w:r w:rsidR="003F3F54" w:rsidRPr="00A60A57" w:rsidDel="001C50D8">
          <w:rPr>
            <w:rFonts w:cs="Times New Roman"/>
            <w:color w:val="0D0D0D" w:themeColor="text1" w:themeTint="F2"/>
            <w:sz w:val="22"/>
            <w:rPrChange w:id="460" w:author="tao huang" w:date="2017-09-17T12:05:00Z">
              <w:rPr>
                <w:rFonts w:cs="Times New Roman"/>
                <w:color w:val="000000" w:themeColor="text1"/>
                <w:szCs w:val="24"/>
              </w:rPr>
            </w:rPrChange>
          </w:rPr>
          <w:delText>the</w:delText>
        </w:r>
      </w:del>
      <w:ins w:id="461" w:author="Soopramanien, Didier" w:date="2017-09-07T16:16:00Z">
        <w:r w:rsidR="006160DE" w:rsidRPr="00A60A57">
          <w:rPr>
            <w:rFonts w:cs="Times New Roman"/>
            <w:color w:val="0D0D0D" w:themeColor="text1" w:themeTint="F2"/>
            <w:sz w:val="22"/>
            <w:rPrChange w:id="462" w:author="tao huang" w:date="2017-09-17T12:05:00Z">
              <w:rPr>
                <w:rFonts w:cs="Times New Roman"/>
                <w:color w:val="000000" w:themeColor="text1"/>
                <w:szCs w:val="24"/>
              </w:rPr>
            </w:rPrChange>
          </w:rPr>
          <w:t xml:space="preserve"> specific item</w:t>
        </w:r>
      </w:ins>
      <w:del w:id="463" w:author="Soopramanien, Didier" w:date="2017-09-07T16:16:00Z">
        <w:r w:rsidR="003F3F54" w:rsidRPr="00A60A57" w:rsidDel="006160DE">
          <w:rPr>
            <w:rFonts w:cs="Times New Roman"/>
            <w:color w:val="0D0D0D" w:themeColor="text1" w:themeTint="F2"/>
            <w:sz w:val="22"/>
            <w:rPrChange w:id="464" w:author="tao huang" w:date="2017-09-17T12:05:00Z">
              <w:rPr>
                <w:rFonts w:cs="Times New Roman"/>
                <w:color w:val="000000" w:themeColor="text1"/>
                <w:szCs w:val="24"/>
              </w:rPr>
            </w:rPrChange>
          </w:rPr>
          <w:delText xml:space="preserve"> product</w:delText>
        </w:r>
      </w:del>
      <w:r w:rsidR="003F3F54" w:rsidRPr="00A60A57">
        <w:rPr>
          <w:rFonts w:cs="Times New Roman"/>
          <w:color w:val="0D0D0D" w:themeColor="text1" w:themeTint="F2"/>
          <w:sz w:val="22"/>
          <w:rPrChange w:id="465" w:author="tao huang" w:date="2017-09-17T12:05:00Z">
            <w:rPr>
              <w:rFonts w:cs="Times New Roman"/>
              <w:color w:val="000000" w:themeColor="text1"/>
              <w:szCs w:val="24"/>
            </w:rPr>
          </w:rPrChange>
        </w:rPr>
        <w:t xml:space="preserve"> is out-of-stock, </w:t>
      </w:r>
      <w:r w:rsidRPr="00A60A57">
        <w:rPr>
          <w:rFonts w:cs="Times New Roman"/>
          <w:color w:val="0D0D0D" w:themeColor="text1" w:themeTint="F2"/>
          <w:sz w:val="22"/>
          <w:rPrChange w:id="466" w:author="tao huang" w:date="2017-09-17T12:05:00Z">
            <w:rPr>
              <w:rFonts w:cs="Times New Roman"/>
              <w:color w:val="000000" w:themeColor="text1"/>
              <w:szCs w:val="24"/>
            </w:rPr>
          </w:rPrChange>
        </w:rPr>
        <w:t xml:space="preserve">retailers not only </w:t>
      </w:r>
      <w:r w:rsidR="005E3D30" w:rsidRPr="00A60A57">
        <w:rPr>
          <w:rFonts w:cs="Times New Roman"/>
          <w:color w:val="0D0D0D" w:themeColor="text1" w:themeTint="F2"/>
          <w:sz w:val="22"/>
          <w:rPrChange w:id="467" w:author="tao huang" w:date="2017-09-17T12:05:00Z">
            <w:rPr>
              <w:rFonts w:cs="Times New Roman"/>
              <w:color w:val="000000" w:themeColor="text1"/>
              <w:szCs w:val="24"/>
            </w:rPr>
          </w:rPrChange>
        </w:rPr>
        <w:t xml:space="preserve">directly </w:t>
      </w:r>
      <w:r w:rsidRPr="00A60A57">
        <w:rPr>
          <w:rFonts w:cs="Times New Roman"/>
          <w:color w:val="0D0D0D" w:themeColor="text1" w:themeTint="F2"/>
          <w:sz w:val="22"/>
          <w:rPrChange w:id="468" w:author="tao huang" w:date="2017-09-17T12:05:00Z">
            <w:rPr>
              <w:rFonts w:cs="Times New Roman"/>
              <w:color w:val="000000" w:themeColor="text1"/>
              <w:szCs w:val="24"/>
            </w:rPr>
          </w:rPrChange>
        </w:rPr>
        <w:t xml:space="preserve">lose </w:t>
      </w:r>
      <w:ins w:id="469" w:author="Soopramanien, Didier" w:date="2017-09-06T16:55:00Z">
        <w:r w:rsidR="001C50D8" w:rsidRPr="00A60A57">
          <w:rPr>
            <w:rFonts w:cs="Times New Roman"/>
            <w:color w:val="0D0D0D" w:themeColor="text1" w:themeTint="F2"/>
            <w:sz w:val="22"/>
            <w:rPrChange w:id="470" w:author="tao huang" w:date="2017-09-17T12:05:00Z">
              <w:rPr>
                <w:rFonts w:cs="Times New Roman"/>
                <w:color w:val="000000" w:themeColor="text1"/>
                <w:szCs w:val="24"/>
              </w:rPr>
            </w:rPrChange>
          </w:rPr>
          <w:t>the income and profit from the</w:t>
        </w:r>
      </w:ins>
      <w:ins w:id="471" w:author="Soopramanien, Didier" w:date="2017-09-06T16:56:00Z">
        <w:r w:rsidR="001C50D8" w:rsidRPr="00A60A57">
          <w:rPr>
            <w:rFonts w:cs="Times New Roman"/>
            <w:color w:val="0D0D0D" w:themeColor="text1" w:themeTint="F2"/>
            <w:sz w:val="22"/>
            <w:rPrChange w:id="472" w:author="tao huang" w:date="2017-09-17T12:05:00Z">
              <w:rPr>
                <w:rFonts w:cs="Times New Roman"/>
                <w:color w:val="000000" w:themeColor="text1"/>
                <w:szCs w:val="24"/>
              </w:rPr>
            </w:rPrChange>
          </w:rPr>
          <w:t xml:space="preserve"> sale of that item</w:t>
        </w:r>
      </w:ins>
      <w:del w:id="473" w:author="Soopramanien, Didier" w:date="2017-09-06T16:55:00Z">
        <w:r w:rsidRPr="00A60A57" w:rsidDel="001C50D8">
          <w:rPr>
            <w:rFonts w:cs="Times New Roman"/>
            <w:color w:val="0D0D0D" w:themeColor="text1" w:themeTint="F2"/>
            <w:sz w:val="22"/>
            <w:rPrChange w:id="474" w:author="tao huang" w:date="2017-09-17T12:05:00Z">
              <w:rPr>
                <w:rFonts w:cs="Times New Roman"/>
                <w:color w:val="000000" w:themeColor="text1"/>
                <w:szCs w:val="24"/>
              </w:rPr>
            </w:rPrChange>
          </w:rPr>
          <w:delText>profits</w:delText>
        </w:r>
      </w:del>
      <w:ins w:id="475" w:author="Soopramanien, Didier" w:date="2017-09-08T10:27:00Z">
        <w:r w:rsidR="00115606" w:rsidRPr="00A60A57">
          <w:rPr>
            <w:rFonts w:cs="Times New Roman"/>
            <w:color w:val="0D0D0D" w:themeColor="text1" w:themeTint="F2"/>
            <w:sz w:val="22"/>
            <w:rPrChange w:id="476" w:author="tao huang" w:date="2017-09-17T12:05:00Z">
              <w:rPr>
                <w:rFonts w:cs="Times New Roman"/>
                <w:color w:val="000000" w:themeColor="text1"/>
                <w:szCs w:val="24"/>
              </w:rPr>
            </w:rPrChange>
          </w:rPr>
          <w:t xml:space="preserve">. If the out of stock situation happens on a regular basis, </w:t>
        </w:r>
      </w:ins>
      <w:del w:id="477" w:author="Soopramanien, Didier" w:date="2017-09-08T10:27:00Z">
        <w:r w:rsidRPr="00A60A57" w:rsidDel="00115606">
          <w:rPr>
            <w:rFonts w:cs="Times New Roman"/>
            <w:color w:val="0D0D0D" w:themeColor="text1" w:themeTint="F2"/>
            <w:sz w:val="22"/>
            <w:rPrChange w:id="478" w:author="tao huang" w:date="2017-09-17T12:05:00Z">
              <w:rPr>
                <w:rFonts w:cs="Times New Roman"/>
                <w:color w:val="000000" w:themeColor="text1"/>
                <w:szCs w:val="24"/>
              </w:rPr>
            </w:rPrChange>
          </w:rPr>
          <w:delText xml:space="preserve"> but</w:delText>
        </w:r>
      </w:del>
      <w:r w:rsidRPr="00A60A57">
        <w:rPr>
          <w:rFonts w:cs="Times New Roman"/>
          <w:color w:val="0D0D0D" w:themeColor="text1" w:themeTint="F2"/>
          <w:sz w:val="22"/>
          <w:rPrChange w:id="479" w:author="tao huang" w:date="2017-09-17T12:05:00Z">
            <w:rPr>
              <w:rFonts w:cs="Times New Roman"/>
              <w:color w:val="000000" w:themeColor="text1"/>
              <w:szCs w:val="24"/>
            </w:rPr>
          </w:rPrChange>
        </w:rPr>
        <w:t xml:space="preserve"> </w:t>
      </w:r>
      <w:del w:id="480" w:author="Soopramanien, Didier" w:date="2017-09-06T16:56:00Z">
        <w:r w:rsidRPr="00A60A57" w:rsidDel="001C50D8">
          <w:rPr>
            <w:rFonts w:cs="Times New Roman"/>
            <w:color w:val="0D0D0D" w:themeColor="text1" w:themeTint="F2"/>
            <w:sz w:val="22"/>
            <w:rPrChange w:id="481" w:author="tao huang" w:date="2017-09-17T12:05:00Z">
              <w:rPr>
                <w:rFonts w:cs="Times New Roman"/>
                <w:color w:val="000000" w:themeColor="text1"/>
                <w:szCs w:val="24"/>
              </w:rPr>
            </w:rPrChange>
          </w:rPr>
          <w:delText>also dissatisfy customers</w:delText>
        </w:r>
      </w:del>
      <w:ins w:id="482" w:author="Soopramanien, Didier" w:date="2017-09-06T16:56:00Z">
        <w:r w:rsidR="009F2CA1" w:rsidRPr="00A60A57">
          <w:rPr>
            <w:rFonts w:cs="Times New Roman"/>
            <w:color w:val="0D0D0D" w:themeColor="text1" w:themeTint="F2"/>
            <w:sz w:val="22"/>
            <w:rPrChange w:id="483" w:author="tao huang" w:date="2017-09-17T12:05:00Z">
              <w:rPr>
                <w:rFonts w:cs="Times New Roman"/>
                <w:color w:val="000000" w:themeColor="text1"/>
                <w:szCs w:val="24"/>
              </w:rPr>
            </w:rPrChange>
          </w:rPr>
          <w:t>this can also lead to consumer</w:t>
        </w:r>
        <w:r w:rsidR="001C50D8" w:rsidRPr="00A60A57">
          <w:rPr>
            <w:rFonts w:cs="Times New Roman"/>
            <w:color w:val="0D0D0D" w:themeColor="text1" w:themeTint="F2"/>
            <w:sz w:val="22"/>
            <w:rPrChange w:id="484" w:author="tao huang" w:date="2017-09-17T12:05:00Z">
              <w:rPr>
                <w:rFonts w:cs="Times New Roman"/>
                <w:color w:val="000000" w:themeColor="text1"/>
                <w:szCs w:val="24"/>
              </w:rPr>
            </w:rPrChange>
          </w:rPr>
          <w:t xml:space="preserve"> dissatisfaction</w:t>
        </w:r>
      </w:ins>
      <w:r w:rsidRPr="00A60A57">
        <w:rPr>
          <w:rFonts w:cs="Times New Roman"/>
          <w:color w:val="0D0D0D" w:themeColor="text1" w:themeTint="F2"/>
          <w:sz w:val="22"/>
          <w:rPrChange w:id="485" w:author="tao huang" w:date="2017-09-17T12:05:00Z">
            <w:rPr>
              <w:rFonts w:cs="Times New Roman"/>
              <w:color w:val="000000" w:themeColor="text1"/>
              <w:szCs w:val="24"/>
            </w:rPr>
          </w:rPrChange>
        </w:rPr>
        <w:t xml:space="preserve">. In the long term, </w:t>
      </w:r>
      <w:r w:rsidR="003F3F54" w:rsidRPr="00A60A57">
        <w:rPr>
          <w:rFonts w:cs="Times New Roman"/>
          <w:color w:val="0D0D0D" w:themeColor="text1" w:themeTint="F2"/>
          <w:sz w:val="22"/>
          <w:rPrChange w:id="486" w:author="tao huang" w:date="2017-09-17T12:05:00Z">
            <w:rPr>
              <w:rFonts w:cs="Times New Roman"/>
              <w:color w:val="000000" w:themeColor="text1"/>
              <w:szCs w:val="24"/>
            </w:rPr>
          </w:rPrChange>
        </w:rPr>
        <w:t xml:space="preserve">retailers may see </w:t>
      </w:r>
      <w:r w:rsidRPr="00A60A57">
        <w:rPr>
          <w:rFonts w:cs="Times New Roman"/>
          <w:color w:val="0D0D0D" w:themeColor="text1" w:themeTint="F2"/>
          <w:sz w:val="22"/>
          <w:rPrChange w:id="487" w:author="tao huang" w:date="2017-09-17T12:05:00Z">
            <w:rPr>
              <w:rFonts w:cs="Times New Roman"/>
              <w:color w:val="000000" w:themeColor="text1"/>
              <w:szCs w:val="24"/>
            </w:rPr>
          </w:rPrChange>
        </w:rPr>
        <w:t>customers switch</w:t>
      </w:r>
      <w:r w:rsidR="003F3F54" w:rsidRPr="00A60A57">
        <w:rPr>
          <w:rFonts w:cs="Times New Roman"/>
          <w:color w:val="0D0D0D" w:themeColor="text1" w:themeTint="F2"/>
          <w:sz w:val="22"/>
          <w:rPrChange w:id="488" w:author="tao huang" w:date="2017-09-17T12:05:00Z">
            <w:rPr>
              <w:rFonts w:cs="Times New Roman"/>
              <w:color w:val="000000" w:themeColor="text1"/>
              <w:szCs w:val="24"/>
            </w:rPr>
          </w:rPrChange>
        </w:rPr>
        <w:t>ing</w:t>
      </w:r>
      <w:r w:rsidRPr="00A60A57">
        <w:rPr>
          <w:rFonts w:cs="Times New Roman"/>
          <w:color w:val="0D0D0D" w:themeColor="text1" w:themeTint="F2"/>
          <w:sz w:val="22"/>
          <w:rPrChange w:id="489" w:author="tao huang" w:date="2017-09-17T12:05:00Z">
            <w:rPr>
              <w:rFonts w:cs="Times New Roman"/>
              <w:color w:val="000000" w:themeColor="text1"/>
              <w:szCs w:val="24"/>
            </w:rPr>
          </w:rPrChange>
        </w:rPr>
        <w:t xml:space="preserve"> to other retail chains </w:t>
      </w:r>
      <w:del w:id="490" w:author="Soopramanien, Didier" w:date="2017-09-07T16:09:00Z">
        <w:r w:rsidRPr="00A60A57" w:rsidDel="009F2CA1">
          <w:rPr>
            <w:rFonts w:cs="Times New Roman"/>
            <w:color w:val="0D0D0D" w:themeColor="text1" w:themeTint="F2"/>
            <w:sz w:val="22"/>
            <w:rPrChange w:id="491" w:author="tao huang" w:date="2017-09-17T12:05:00Z">
              <w:rPr>
                <w:rFonts w:cs="Times New Roman"/>
                <w:color w:val="000000" w:themeColor="text1"/>
                <w:szCs w:val="24"/>
              </w:rPr>
            </w:rPrChange>
          </w:rPr>
          <w:delText>and never</w:delText>
        </w:r>
        <w:r w:rsidR="003F3F54" w:rsidRPr="00A60A57" w:rsidDel="009F2CA1">
          <w:rPr>
            <w:rFonts w:cs="Times New Roman"/>
            <w:color w:val="0D0D0D" w:themeColor="text1" w:themeTint="F2"/>
            <w:sz w:val="22"/>
            <w:rPrChange w:id="492" w:author="tao huang" w:date="2017-09-17T12:05:00Z">
              <w:rPr>
                <w:rFonts w:cs="Times New Roman"/>
                <w:color w:val="000000" w:themeColor="text1"/>
                <w:szCs w:val="24"/>
              </w:rPr>
            </w:rPrChange>
          </w:rPr>
          <w:delText xml:space="preserve"> return</w:delText>
        </w:r>
        <w:r w:rsidRPr="00A60A57" w:rsidDel="009F2CA1">
          <w:rPr>
            <w:rFonts w:cs="Times New Roman"/>
            <w:color w:val="0D0D0D" w:themeColor="text1" w:themeTint="F2"/>
            <w:sz w:val="22"/>
            <w:rPrChange w:id="493" w:author="tao huang" w:date="2017-09-17T12:05:00Z">
              <w:rPr>
                <w:rFonts w:cs="Times New Roman"/>
                <w:color w:val="000000" w:themeColor="text1"/>
                <w:szCs w:val="24"/>
              </w:rPr>
            </w:rPrChange>
          </w:rPr>
          <w:delText xml:space="preserve"> </w:delText>
        </w:r>
      </w:del>
      <w:r w:rsidRPr="00A60A57">
        <w:rPr>
          <w:rFonts w:cs="Times New Roman"/>
          <w:color w:val="0D0D0D" w:themeColor="text1" w:themeTint="F2"/>
          <w:sz w:val="22"/>
          <w:rPrChange w:id="494" w:author="tao huang" w:date="2017-09-17T12:05:00Z">
            <w:rPr>
              <w:rFonts w:cs="Times New Roman"/>
              <w:color w:val="000000" w:themeColor="text1"/>
              <w:szCs w:val="24"/>
            </w:rPr>
          </w:rPrChange>
        </w:rPr>
        <w:fldChar w:fldCharType="begin"/>
      </w:r>
      <w:r w:rsidR="006016F1">
        <w:rPr>
          <w:rFonts w:cs="Times New Roman"/>
          <w:color w:val="0D0D0D" w:themeColor="text1" w:themeTint="F2"/>
          <w:sz w:val="22"/>
        </w:rPr>
        <w:instrText xml:space="preserve"> ADDIN EN.CITE &lt;EndNote&gt;&lt;Cite&gt;&lt;Author&gt;Corsten&lt;/Author&gt;&lt;Year&gt;2003&lt;/Year&gt;&lt;RecNum&gt;624&lt;/RecNum&gt;&lt;DisplayText&gt;(Corsten &amp;amp; Gruen, 2003)&lt;/DisplayText&gt;&lt;record&gt;&lt;rec-number&gt;624&lt;/rec-number&gt;&lt;foreign-keys&gt;&lt;key app="EN" db-id="fwzpfdt205x9v6eprsvv25dpxftedxv0z0a9" timestamp="0"&gt;624&lt;/key&gt;&lt;/foreign-keys&gt;&lt;ref-type name="Journal Article"&gt;17&lt;/ref-type&gt;&lt;contributors&gt;&lt;authors&gt;&lt;author&gt;Daniel Corsten&lt;/author&gt;&lt;author&gt;Thomas Gruen&lt;/author&gt;&lt;/authors&gt;&lt;/contributors&gt;&lt;titles&gt;&lt;title&gt;Desperately seeking shelf availability: an examination of the extent, the causes, and the efforts to address retail out-of-stocks&lt;/title&gt;&lt;secondary-title&gt;International Journal of Retail &amp;amp; Distribution Management&lt;/secondary-title&gt;&lt;/titles&gt;&lt;volume&gt;31&lt;/volume&gt;&lt;number&gt;12&lt;/number&gt;&lt;dates&gt;&lt;year&gt;2003&lt;/year&gt;&lt;/dates&gt;&lt;urls&gt;&lt;/urls&gt;&lt;/record&gt;&lt;/Cite&gt;&lt;/EndNote&gt;</w:instrText>
      </w:r>
      <w:r w:rsidRPr="00A60A57">
        <w:rPr>
          <w:rFonts w:cs="Times New Roman"/>
          <w:color w:val="0D0D0D" w:themeColor="text1" w:themeTint="F2"/>
          <w:sz w:val="22"/>
          <w:rPrChange w:id="495" w:author="tao huang" w:date="2017-09-17T12:05:00Z">
            <w:rPr>
              <w:rFonts w:cs="Times New Roman"/>
              <w:color w:val="000000" w:themeColor="text1"/>
              <w:szCs w:val="24"/>
            </w:rPr>
          </w:rPrChange>
        </w:rPr>
        <w:fldChar w:fldCharType="separate"/>
      </w:r>
      <w:r w:rsidR="006016F1">
        <w:rPr>
          <w:rFonts w:cs="Times New Roman"/>
          <w:noProof/>
          <w:color w:val="0D0D0D" w:themeColor="text1" w:themeTint="F2"/>
          <w:sz w:val="22"/>
        </w:rPr>
        <w:t>(</w:t>
      </w:r>
      <w:hyperlink w:anchor="_ENREF_25" w:tooltip="Corsten, 2003 #624" w:history="1">
        <w:r w:rsidR="00F75C33">
          <w:rPr>
            <w:rFonts w:cs="Times New Roman"/>
            <w:noProof/>
            <w:color w:val="0D0D0D" w:themeColor="text1" w:themeTint="F2"/>
            <w:sz w:val="22"/>
          </w:rPr>
          <w:t>Corsten &amp; Gruen, 2003</w:t>
        </w:r>
      </w:hyperlink>
      <w:r w:rsidR="006016F1">
        <w:rPr>
          <w:rFonts w:cs="Times New Roman"/>
          <w:noProof/>
          <w:color w:val="0D0D0D" w:themeColor="text1" w:themeTint="F2"/>
          <w:sz w:val="22"/>
        </w:rPr>
        <w:t>)</w:t>
      </w:r>
      <w:r w:rsidRPr="00A60A57">
        <w:rPr>
          <w:rFonts w:cs="Times New Roman"/>
          <w:color w:val="0D0D0D" w:themeColor="text1" w:themeTint="F2"/>
          <w:sz w:val="22"/>
          <w:rPrChange w:id="496" w:author="tao huang" w:date="2017-09-17T12:05:00Z">
            <w:rPr>
              <w:rFonts w:cs="Times New Roman"/>
              <w:color w:val="000000" w:themeColor="text1"/>
              <w:szCs w:val="24"/>
            </w:rPr>
          </w:rPrChange>
        </w:rPr>
        <w:fldChar w:fldCharType="end"/>
      </w:r>
      <w:r w:rsidR="003F3F54" w:rsidRPr="00A60A57">
        <w:rPr>
          <w:rFonts w:cs="Times New Roman"/>
          <w:color w:val="0D0D0D" w:themeColor="text1" w:themeTint="F2"/>
          <w:sz w:val="22"/>
          <w:rPrChange w:id="497" w:author="tao huang" w:date="2017-09-17T12:05:00Z">
            <w:rPr>
              <w:rFonts w:cs="Times New Roman"/>
              <w:color w:val="000000" w:themeColor="text1"/>
              <w:szCs w:val="24"/>
            </w:rPr>
          </w:rPrChange>
        </w:rPr>
        <w:t xml:space="preserve">. </w:t>
      </w:r>
      <w:ins w:id="498" w:author="Soopramanien, Didier" w:date="2017-09-06T16:57:00Z">
        <w:r w:rsidR="001C50D8" w:rsidRPr="00A60A57">
          <w:rPr>
            <w:rFonts w:cs="Times New Roman"/>
            <w:color w:val="0D0D0D" w:themeColor="text1" w:themeTint="F2"/>
            <w:sz w:val="22"/>
            <w:rPrChange w:id="499" w:author="tao huang" w:date="2017-09-17T12:05:00Z">
              <w:rPr>
                <w:rFonts w:cs="Times New Roman"/>
                <w:color w:val="000000" w:themeColor="text1"/>
                <w:szCs w:val="24"/>
              </w:rPr>
            </w:rPrChange>
          </w:rPr>
          <w:t>To avoid such situations, r</w:t>
        </w:r>
      </w:ins>
      <w:del w:id="500" w:author="Soopramanien, Didier" w:date="2017-09-06T16:57:00Z">
        <w:r w:rsidR="003F3F54" w:rsidRPr="00A60A57" w:rsidDel="001C50D8">
          <w:rPr>
            <w:rFonts w:cs="Times New Roman"/>
            <w:color w:val="0D0D0D" w:themeColor="text1" w:themeTint="F2"/>
            <w:sz w:val="22"/>
            <w:rPrChange w:id="501" w:author="tao huang" w:date="2017-09-17T12:05:00Z">
              <w:rPr>
                <w:rFonts w:cs="Times New Roman"/>
                <w:color w:val="000000" w:themeColor="text1"/>
                <w:szCs w:val="24"/>
              </w:rPr>
            </w:rPrChange>
          </w:rPr>
          <w:delText>R</w:delText>
        </w:r>
      </w:del>
      <w:r w:rsidR="003F3F54" w:rsidRPr="00A60A57">
        <w:rPr>
          <w:rFonts w:cs="Times New Roman"/>
          <w:color w:val="0D0D0D" w:themeColor="text1" w:themeTint="F2"/>
          <w:sz w:val="22"/>
          <w:rPrChange w:id="502" w:author="tao huang" w:date="2017-09-17T12:05:00Z">
            <w:rPr>
              <w:rFonts w:cs="Times New Roman"/>
              <w:color w:val="000000" w:themeColor="text1"/>
              <w:szCs w:val="24"/>
            </w:rPr>
          </w:rPrChange>
        </w:rPr>
        <w:t>etailers</w:t>
      </w:r>
      <w:del w:id="503" w:author="Soopramanien, Didier" w:date="2017-09-07T16:09:00Z">
        <w:r w:rsidR="003F3F54" w:rsidRPr="00A60A57" w:rsidDel="009F2CA1">
          <w:rPr>
            <w:rFonts w:cs="Times New Roman"/>
            <w:color w:val="0D0D0D" w:themeColor="text1" w:themeTint="F2"/>
            <w:sz w:val="22"/>
            <w:rPrChange w:id="504" w:author="tao huang" w:date="2017-09-17T12:05:00Z">
              <w:rPr>
                <w:rFonts w:cs="Times New Roman"/>
                <w:color w:val="000000" w:themeColor="text1"/>
                <w:szCs w:val="24"/>
              </w:rPr>
            </w:rPrChange>
          </w:rPr>
          <w:delText xml:space="preserve"> </w:delText>
        </w:r>
        <w:r w:rsidR="00055D81" w:rsidRPr="00A60A57" w:rsidDel="009F2CA1">
          <w:rPr>
            <w:rFonts w:cs="Times New Roman"/>
            <w:color w:val="0D0D0D" w:themeColor="text1" w:themeTint="F2"/>
            <w:sz w:val="22"/>
            <w:rPrChange w:id="505" w:author="tao huang" w:date="2017-09-17T12:05:00Z">
              <w:rPr>
                <w:rFonts w:cs="Times New Roman"/>
                <w:color w:val="000000" w:themeColor="text1"/>
                <w:szCs w:val="24"/>
              </w:rPr>
            </w:rPrChange>
          </w:rPr>
          <w:delText>therefore</w:delText>
        </w:r>
      </w:del>
      <w:r w:rsidR="00055D81" w:rsidRPr="00A60A57">
        <w:rPr>
          <w:rFonts w:cs="Times New Roman"/>
          <w:color w:val="0D0D0D" w:themeColor="text1" w:themeTint="F2"/>
          <w:sz w:val="22"/>
          <w:rPrChange w:id="506" w:author="tao huang" w:date="2017-09-17T12:05:00Z">
            <w:rPr>
              <w:rFonts w:cs="Times New Roman"/>
              <w:color w:val="000000" w:themeColor="text1"/>
              <w:szCs w:val="24"/>
            </w:rPr>
          </w:rPrChange>
        </w:rPr>
        <w:t xml:space="preserve"> </w:t>
      </w:r>
      <w:r w:rsidR="003F3F54" w:rsidRPr="00A60A57">
        <w:rPr>
          <w:rFonts w:cs="Times New Roman"/>
          <w:color w:val="0D0D0D" w:themeColor="text1" w:themeTint="F2"/>
          <w:sz w:val="22"/>
          <w:rPrChange w:id="507" w:author="tao huang" w:date="2017-09-17T12:05:00Z">
            <w:rPr>
              <w:rFonts w:cs="Times New Roman"/>
              <w:color w:val="000000" w:themeColor="text1"/>
              <w:szCs w:val="24"/>
            </w:rPr>
          </w:rPrChange>
        </w:rPr>
        <w:t>may intentionally</w:t>
      </w:r>
      <w:r w:rsidR="006A373E" w:rsidRPr="00A60A57">
        <w:rPr>
          <w:rFonts w:cs="Times New Roman"/>
          <w:color w:val="0D0D0D" w:themeColor="text1" w:themeTint="F2"/>
          <w:sz w:val="22"/>
          <w:rPrChange w:id="508" w:author="tao huang" w:date="2017-09-17T12:05:00Z">
            <w:rPr>
              <w:rFonts w:cs="Times New Roman"/>
              <w:color w:val="000000" w:themeColor="text1"/>
              <w:szCs w:val="24"/>
            </w:rPr>
          </w:rPrChange>
        </w:rPr>
        <w:t xml:space="preserve"> </w:t>
      </w:r>
      <w:r w:rsidR="003F3F54" w:rsidRPr="00A60A57">
        <w:rPr>
          <w:rFonts w:cs="Times New Roman"/>
          <w:noProof/>
          <w:color w:val="0D0D0D" w:themeColor="text1" w:themeTint="F2"/>
          <w:sz w:val="22"/>
          <w:rPrChange w:id="509" w:author="tao huang" w:date="2017-09-17T12:05:00Z">
            <w:rPr>
              <w:rFonts w:cs="Times New Roman"/>
              <w:noProof/>
              <w:color w:val="000000" w:themeColor="text1"/>
              <w:szCs w:val="24"/>
            </w:rPr>
          </w:rPrChange>
        </w:rPr>
        <w:t>overstock</w:t>
      </w:r>
      <w:r w:rsidR="00FC4E6F" w:rsidRPr="00A60A57">
        <w:rPr>
          <w:rFonts w:cs="Times New Roman"/>
          <w:noProof/>
          <w:color w:val="0D0D0D" w:themeColor="text1" w:themeTint="F2"/>
          <w:sz w:val="22"/>
          <w:rPrChange w:id="510" w:author="tao huang" w:date="2017-09-17T12:05:00Z">
            <w:rPr>
              <w:rFonts w:cs="Times New Roman"/>
              <w:noProof/>
              <w:color w:val="000000" w:themeColor="text1"/>
              <w:szCs w:val="24"/>
            </w:rPr>
          </w:rPrChange>
        </w:rPr>
        <w:t xml:space="preserve"> to maintain a high customer satisfaction level</w:t>
      </w:r>
      <w:ins w:id="511" w:author="Soopramanien, Didier" w:date="2017-09-06T16:57:00Z">
        <w:r w:rsidR="001C50D8" w:rsidRPr="00A60A57">
          <w:rPr>
            <w:rFonts w:cs="Times New Roman"/>
            <w:noProof/>
            <w:color w:val="0D0D0D" w:themeColor="text1" w:themeTint="F2"/>
            <w:sz w:val="22"/>
            <w:rPrChange w:id="512" w:author="tao huang" w:date="2017-09-17T12:05:00Z">
              <w:rPr>
                <w:rFonts w:cs="Times New Roman"/>
                <w:noProof/>
                <w:color w:val="000000" w:themeColor="text1"/>
                <w:szCs w:val="24"/>
              </w:rPr>
            </w:rPrChange>
          </w:rPr>
          <w:t xml:space="preserve"> but this</w:t>
        </w:r>
      </w:ins>
      <w:del w:id="513" w:author="Soopramanien, Didier" w:date="2017-09-06T16:57:00Z">
        <w:r w:rsidR="003F3F54" w:rsidRPr="00A60A57" w:rsidDel="001C50D8">
          <w:rPr>
            <w:rFonts w:cs="Times New Roman"/>
            <w:color w:val="0D0D0D" w:themeColor="text1" w:themeTint="F2"/>
            <w:sz w:val="22"/>
            <w:rPrChange w:id="514" w:author="tao huang" w:date="2017-09-17T12:05:00Z">
              <w:rPr>
                <w:rFonts w:cs="Times New Roman"/>
                <w:color w:val="000000" w:themeColor="text1"/>
                <w:szCs w:val="24"/>
              </w:rPr>
            </w:rPrChange>
          </w:rPr>
          <w:delText>, which</w:delText>
        </w:r>
        <w:r w:rsidR="00265DFC" w:rsidRPr="00A60A57" w:rsidDel="001C50D8">
          <w:rPr>
            <w:rFonts w:cs="Times New Roman"/>
            <w:color w:val="0D0D0D" w:themeColor="text1" w:themeTint="F2"/>
            <w:sz w:val="22"/>
            <w:rPrChange w:id="515" w:author="tao huang" w:date="2017-09-17T12:05:00Z">
              <w:rPr>
                <w:rFonts w:cs="Times New Roman"/>
                <w:color w:val="000000" w:themeColor="text1"/>
                <w:szCs w:val="24"/>
              </w:rPr>
            </w:rPrChange>
          </w:rPr>
          <w:delText xml:space="preserve"> </w:delText>
        </w:r>
        <w:r w:rsidR="003F3F54" w:rsidRPr="00A60A57" w:rsidDel="001C50D8">
          <w:rPr>
            <w:rFonts w:cs="Times New Roman"/>
            <w:color w:val="0D0D0D" w:themeColor="text1" w:themeTint="F2"/>
            <w:sz w:val="22"/>
            <w:rPrChange w:id="516" w:author="tao huang" w:date="2017-09-17T12:05:00Z">
              <w:rPr>
                <w:rFonts w:cs="Times New Roman"/>
                <w:color w:val="000000" w:themeColor="text1"/>
                <w:szCs w:val="24"/>
              </w:rPr>
            </w:rPrChange>
          </w:rPr>
          <w:delText>however</w:delText>
        </w:r>
      </w:del>
      <w:r w:rsidR="003F3F54" w:rsidRPr="00A60A57">
        <w:rPr>
          <w:rFonts w:cs="Times New Roman"/>
          <w:color w:val="0D0D0D" w:themeColor="text1" w:themeTint="F2"/>
          <w:sz w:val="22"/>
          <w:rPrChange w:id="517" w:author="tao huang" w:date="2017-09-17T12:05:00Z">
            <w:rPr>
              <w:rFonts w:cs="Times New Roman"/>
              <w:color w:val="000000" w:themeColor="text1"/>
              <w:szCs w:val="24"/>
            </w:rPr>
          </w:rPrChange>
        </w:rPr>
        <w:t xml:space="preserve"> </w:t>
      </w:r>
      <w:r w:rsidR="00265DFC" w:rsidRPr="00A60A57">
        <w:rPr>
          <w:rFonts w:cs="Times New Roman"/>
          <w:color w:val="0D0D0D" w:themeColor="text1" w:themeTint="F2"/>
          <w:sz w:val="22"/>
          <w:rPrChange w:id="518" w:author="tao huang" w:date="2017-09-17T12:05:00Z">
            <w:rPr>
              <w:rFonts w:cs="Times New Roman"/>
              <w:color w:val="000000" w:themeColor="text1"/>
              <w:szCs w:val="24"/>
            </w:rPr>
          </w:rPrChange>
        </w:rPr>
        <w:t xml:space="preserve">significantly </w:t>
      </w:r>
      <w:r w:rsidR="00E446EB" w:rsidRPr="00A60A57">
        <w:rPr>
          <w:rFonts w:cs="Times New Roman"/>
          <w:color w:val="0D0D0D" w:themeColor="text1" w:themeTint="F2"/>
          <w:sz w:val="22"/>
          <w:rPrChange w:id="519" w:author="tao huang" w:date="2017-09-17T12:05:00Z">
            <w:rPr>
              <w:rFonts w:cs="Times New Roman"/>
              <w:color w:val="000000" w:themeColor="text1"/>
              <w:szCs w:val="24"/>
            </w:rPr>
          </w:rPrChange>
        </w:rPr>
        <w:t xml:space="preserve">raises inventory costs </w:t>
      </w:r>
      <w:r w:rsidR="002F4E31" w:rsidRPr="00A60A57">
        <w:rPr>
          <w:rFonts w:cs="Times New Roman"/>
          <w:color w:val="0D0D0D" w:themeColor="text1" w:themeTint="F2"/>
          <w:sz w:val="22"/>
          <w:rPrChange w:id="520" w:author="tao huang" w:date="2017-09-17T12:05:00Z">
            <w:rPr>
              <w:rFonts w:cs="Times New Roman"/>
              <w:color w:val="000000" w:themeColor="text1"/>
              <w:szCs w:val="24"/>
            </w:rPr>
          </w:rPrChange>
        </w:rPr>
        <w:t xml:space="preserve">(e.g., capital cost, warehousing, and deterioration etc.) </w:t>
      </w:r>
      <w:r w:rsidR="00E446EB" w:rsidRPr="00A60A57">
        <w:rPr>
          <w:rFonts w:cs="Times New Roman"/>
          <w:color w:val="0D0D0D" w:themeColor="text1" w:themeTint="F2"/>
          <w:sz w:val="22"/>
          <w:rPrChange w:id="521" w:author="tao huang" w:date="2017-09-17T12:05:00Z">
            <w:rPr>
              <w:rFonts w:cs="Times New Roman"/>
              <w:color w:val="000000" w:themeColor="text1"/>
              <w:szCs w:val="24"/>
            </w:rPr>
          </w:rPrChange>
        </w:rPr>
        <w:t>and reduces profits</w:t>
      </w:r>
      <w:r w:rsidR="00541BE6" w:rsidRPr="00A60A57">
        <w:rPr>
          <w:rFonts w:cs="Times New Roman"/>
          <w:color w:val="0D0D0D" w:themeColor="text1" w:themeTint="F2"/>
          <w:sz w:val="22"/>
          <w:rPrChange w:id="522" w:author="tao huang" w:date="2017-09-17T12:05:00Z">
            <w:rPr>
              <w:rFonts w:cs="Times New Roman"/>
              <w:color w:val="000000" w:themeColor="text1"/>
              <w:szCs w:val="24"/>
            </w:rPr>
          </w:rPrChange>
        </w:rPr>
        <w:t xml:space="preserve"> </w:t>
      </w:r>
      <w:r w:rsidR="00541BE6" w:rsidRPr="00A60A57">
        <w:rPr>
          <w:rFonts w:cs="Times New Roman"/>
          <w:color w:val="0D0D0D" w:themeColor="text1" w:themeTint="F2"/>
          <w:sz w:val="22"/>
          <w:rPrChange w:id="523" w:author="tao huang" w:date="2017-09-17T12:05:00Z">
            <w:rPr>
              <w:rFonts w:cs="Times New Roman"/>
              <w:color w:val="000000" w:themeColor="text1"/>
              <w:szCs w:val="24"/>
            </w:rPr>
          </w:rPrChange>
        </w:rPr>
        <w:fldChar w:fldCharType="begin"/>
      </w:r>
      <w:r w:rsidR="006016F1">
        <w:rPr>
          <w:rFonts w:cs="Times New Roman"/>
          <w:color w:val="0D0D0D" w:themeColor="text1" w:themeTint="F2"/>
          <w:sz w:val="22"/>
        </w:rPr>
        <w:instrText xml:space="preserve"> ADDIN EN.CITE &lt;EndNote&gt;&lt;Cite&gt;&lt;Author&gt;Cooper&lt;/Author&gt;&lt;Year&gt;1999&lt;/Year&gt;&lt;RecNum&gt;662&lt;/RecNum&gt;&lt;DisplayText&gt;(L. G. Cooper, Baron, Levy, Swisher, &amp;amp; Gogos, 1999)&lt;/DisplayText&gt;&lt;record&gt;&lt;rec-number&gt;662&lt;/rec-number&gt;&lt;foreign-keys&gt;&lt;key app="EN" db-id="fwzpfdt205x9v6eprsvv25dpxftedxv0z0a9" timestamp="0"&gt;662&lt;/key&gt;&lt;/foreign-keys&gt;&lt;ref-type name="Journal Article"&gt;17&lt;/ref-type&gt;&lt;contributors&gt;&lt;authors&gt;&lt;author&gt;Lee G. Cooper&lt;/author&gt;&lt;author&gt;Penny Baron&lt;/author&gt;&lt;author&gt;Wayne Levy&lt;/author&gt;&lt;author&gt;Michael Swisher&lt;/author&gt;&lt;author&gt;Paris Gogos&lt;/author&gt;&lt;/authors&gt;&lt;/contributors&gt;&lt;titles&gt;&lt;title&gt;Promocast&amp;quot;: a New Forecasting Method for Promotion Planning&lt;/title&gt;&lt;secondary-title&gt;Marketing Science&lt;/secondary-title&gt;&lt;/titles&gt;&lt;periodical&gt;&lt;full-title&gt;Marketing Science&lt;/full-title&gt;&lt;/periodical&gt;&lt;pages&gt;301-316&lt;/pages&gt;&lt;volume&gt;18&lt;/volume&gt;&lt;number&gt;3&lt;/number&gt;&lt;dates&gt;&lt;year&gt;1999&lt;/year&gt;&lt;/dates&gt;&lt;publisher&gt;INFORMS&lt;/publisher&gt;&lt;isbn&gt;1526-548X&lt;/isbn&gt;&lt;urls&gt;&lt;/urls&gt;&lt;custom1&gt;768413&lt;/custom1&gt;&lt;electronic-resource-num&gt;http://dx.doi.org/10.1287/mksc.18.3.301&lt;/electronic-resource-num&gt;&lt;/record&gt;&lt;/Cite&gt;&lt;/EndNote&gt;</w:instrText>
      </w:r>
      <w:r w:rsidR="00541BE6" w:rsidRPr="00A60A57">
        <w:rPr>
          <w:rFonts w:cs="Times New Roman"/>
          <w:color w:val="0D0D0D" w:themeColor="text1" w:themeTint="F2"/>
          <w:sz w:val="22"/>
          <w:rPrChange w:id="524" w:author="tao huang" w:date="2017-09-17T12:05:00Z">
            <w:rPr>
              <w:rFonts w:cs="Times New Roman"/>
              <w:color w:val="000000" w:themeColor="text1"/>
              <w:szCs w:val="24"/>
            </w:rPr>
          </w:rPrChange>
        </w:rPr>
        <w:fldChar w:fldCharType="separate"/>
      </w:r>
      <w:r w:rsidR="006016F1">
        <w:rPr>
          <w:rFonts w:cs="Times New Roman"/>
          <w:noProof/>
          <w:color w:val="0D0D0D" w:themeColor="text1" w:themeTint="F2"/>
          <w:sz w:val="22"/>
        </w:rPr>
        <w:t>(</w:t>
      </w:r>
      <w:hyperlink w:anchor="_ENREF_23" w:tooltip="Cooper, 1999 #662" w:history="1">
        <w:r w:rsidR="00F75C33">
          <w:rPr>
            <w:rFonts w:cs="Times New Roman"/>
            <w:noProof/>
            <w:color w:val="0D0D0D" w:themeColor="text1" w:themeTint="F2"/>
            <w:sz w:val="22"/>
          </w:rPr>
          <w:t>L. G. Cooper, Baron, Levy, Swisher, &amp; Gogos, 1999</w:t>
        </w:r>
      </w:hyperlink>
      <w:r w:rsidR="006016F1">
        <w:rPr>
          <w:rFonts w:cs="Times New Roman"/>
          <w:noProof/>
          <w:color w:val="0D0D0D" w:themeColor="text1" w:themeTint="F2"/>
          <w:sz w:val="22"/>
        </w:rPr>
        <w:t>)</w:t>
      </w:r>
      <w:r w:rsidR="00541BE6" w:rsidRPr="00A60A57">
        <w:rPr>
          <w:rFonts w:cs="Times New Roman"/>
          <w:color w:val="0D0D0D" w:themeColor="text1" w:themeTint="F2"/>
          <w:sz w:val="22"/>
          <w:rPrChange w:id="525" w:author="tao huang" w:date="2017-09-17T12:05:00Z">
            <w:rPr>
              <w:rFonts w:cs="Times New Roman"/>
              <w:color w:val="000000" w:themeColor="text1"/>
              <w:szCs w:val="24"/>
            </w:rPr>
          </w:rPrChange>
        </w:rPr>
        <w:fldChar w:fldCharType="end"/>
      </w:r>
      <w:r w:rsidR="00E446EB" w:rsidRPr="00A60A57">
        <w:rPr>
          <w:rFonts w:cs="Times New Roman"/>
          <w:color w:val="0D0D0D" w:themeColor="text1" w:themeTint="F2"/>
          <w:sz w:val="22"/>
          <w:rPrChange w:id="526" w:author="tao huang" w:date="2017-09-17T12:05:00Z">
            <w:rPr>
              <w:rFonts w:cs="Times New Roman"/>
              <w:color w:val="000000" w:themeColor="text1"/>
              <w:szCs w:val="24"/>
            </w:rPr>
          </w:rPrChange>
        </w:rPr>
        <w:t xml:space="preserve">. </w:t>
      </w:r>
      <w:r w:rsidR="003F3F54" w:rsidRPr="00A60A57">
        <w:rPr>
          <w:rFonts w:cs="Times New Roman"/>
          <w:color w:val="0D0D0D" w:themeColor="text1" w:themeTint="F2"/>
          <w:sz w:val="22"/>
          <w:rPrChange w:id="527" w:author="tao huang" w:date="2017-09-17T12:05:00Z">
            <w:rPr>
              <w:rFonts w:cs="Times New Roman"/>
              <w:color w:val="000000" w:themeColor="text1"/>
              <w:szCs w:val="24"/>
            </w:rPr>
          </w:rPrChange>
        </w:rPr>
        <w:t>In</w:t>
      </w:r>
      <w:del w:id="528" w:author="Soopramanien, Didier" w:date="2017-09-06T16:57:00Z">
        <w:r w:rsidR="003F3F54" w:rsidRPr="00A60A57" w:rsidDel="001C50D8">
          <w:rPr>
            <w:rFonts w:cs="Times New Roman"/>
            <w:color w:val="0D0D0D" w:themeColor="text1" w:themeTint="F2"/>
            <w:sz w:val="22"/>
            <w:rPrChange w:id="529" w:author="tao huang" w:date="2017-09-17T12:05:00Z">
              <w:rPr>
                <w:rFonts w:cs="Times New Roman"/>
                <w:color w:val="000000" w:themeColor="text1"/>
                <w:szCs w:val="24"/>
              </w:rPr>
            </w:rPrChange>
          </w:rPr>
          <w:delText xml:space="preserve"> the year of</w:delText>
        </w:r>
      </w:del>
      <w:r w:rsidR="003F3F54" w:rsidRPr="00A60A57">
        <w:rPr>
          <w:rFonts w:cs="Times New Roman"/>
          <w:color w:val="0D0D0D" w:themeColor="text1" w:themeTint="F2"/>
          <w:sz w:val="22"/>
          <w:rPrChange w:id="530" w:author="tao huang" w:date="2017-09-17T12:05:00Z">
            <w:rPr>
              <w:rFonts w:cs="Times New Roman"/>
              <w:color w:val="000000" w:themeColor="text1"/>
              <w:szCs w:val="24"/>
            </w:rPr>
          </w:rPrChange>
        </w:rPr>
        <w:t xml:space="preserve"> 2014, </w:t>
      </w:r>
      <w:ins w:id="531" w:author="Soopramanien, Didier" w:date="2017-09-07T16:09:00Z">
        <w:r w:rsidR="009F2CA1" w:rsidRPr="00A60A57">
          <w:rPr>
            <w:rFonts w:cs="Times New Roman"/>
            <w:color w:val="0D0D0D" w:themeColor="text1" w:themeTint="F2"/>
            <w:sz w:val="22"/>
            <w:rPrChange w:id="532" w:author="tao huang" w:date="2017-09-17T12:05:00Z">
              <w:rPr>
                <w:rFonts w:cs="Times New Roman"/>
                <w:color w:val="000000" w:themeColor="text1"/>
                <w:szCs w:val="24"/>
              </w:rPr>
            </w:rPrChange>
          </w:rPr>
          <w:t>r</w:t>
        </w:r>
      </w:ins>
      <w:del w:id="533" w:author="Soopramanien, Didier" w:date="2017-09-07T16:09:00Z">
        <w:r w:rsidR="003F3F54" w:rsidRPr="00A60A57" w:rsidDel="009F2CA1">
          <w:rPr>
            <w:rFonts w:cs="Times New Roman"/>
            <w:color w:val="0D0D0D" w:themeColor="text1" w:themeTint="F2"/>
            <w:sz w:val="22"/>
            <w:rPrChange w:id="534" w:author="tao huang" w:date="2017-09-17T12:05:00Z">
              <w:rPr>
                <w:rFonts w:cs="Times New Roman"/>
                <w:color w:val="000000" w:themeColor="text1"/>
                <w:szCs w:val="24"/>
              </w:rPr>
            </w:rPrChange>
          </w:rPr>
          <w:delText>R</w:delText>
        </w:r>
      </w:del>
      <w:r w:rsidR="004D7E77" w:rsidRPr="00A60A57">
        <w:rPr>
          <w:rFonts w:cs="Times New Roman"/>
          <w:color w:val="0D0D0D" w:themeColor="text1" w:themeTint="F2"/>
          <w:sz w:val="22"/>
          <w:rPrChange w:id="535" w:author="tao huang" w:date="2017-09-17T12:05:00Z">
            <w:rPr>
              <w:rFonts w:cs="Times New Roman"/>
              <w:color w:val="000000" w:themeColor="text1"/>
              <w:szCs w:val="24"/>
            </w:rPr>
          </w:rPrChange>
        </w:rPr>
        <w:t>etailers in North America</w:t>
      </w:r>
      <w:del w:id="536" w:author="Soopramanien, Didier" w:date="2017-09-06T16:57:00Z">
        <w:r w:rsidR="004D7E77" w:rsidRPr="00A60A57" w:rsidDel="001C50D8">
          <w:rPr>
            <w:rFonts w:cs="Times New Roman"/>
            <w:color w:val="0D0D0D" w:themeColor="text1" w:themeTint="F2"/>
            <w:sz w:val="22"/>
            <w:rPrChange w:id="537" w:author="tao huang" w:date="2017-09-17T12:05:00Z">
              <w:rPr>
                <w:rFonts w:cs="Times New Roman"/>
                <w:color w:val="000000" w:themeColor="text1"/>
                <w:szCs w:val="24"/>
              </w:rPr>
            </w:rPrChange>
          </w:rPr>
          <w:delText>n</w:delText>
        </w:r>
      </w:del>
      <w:r w:rsidR="004D7E77" w:rsidRPr="00A60A57">
        <w:rPr>
          <w:rFonts w:cs="Times New Roman"/>
          <w:color w:val="0D0D0D" w:themeColor="text1" w:themeTint="F2"/>
          <w:sz w:val="22"/>
          <w:rPrChange w:id="538" w:author="tao huang" w:date="2017-09-17T12:05:00Z">
            <w:rPr>
              <w:rFonts w:cs="Times New Roman"/>
              <w:color w:val="000000" w:themeColor="text1"/>
              <w:szCs w:val="24"/>
            </w:rPr>
          </w:rPrChange>
        </w:rPr>
        <w:t xml:space="preserve"> </w:t>
      </w:r>
      <w:r w:rsidR="00E602E1" w:rsidRPr="00A60A57">
        <w:rPr>
          <w:rFonts w:cs="Times New Roman"/>
          <w:color w:val="0D0D0D" w:themeColor="text1" w:themeTint="F2"/>
          <w:sz w:val="22"/>
          <w:rPrChange w:id="539" w:author="tao huang" w:date="2017-09-17T12:05:00Z">
            <w:rPr>
              <w:rFonts w:cs="Times New Roman"/>
              <w:color w:val="000000" w:themeColor="text1"/>
              <w:szCs w:val="24"/>
            </w:rPr>
          </w:rPrChange>
        </w:rPr>
        <w:t>had a loss of</w:t>
      </w:r>
      <w:r w:rsidR="004D7E77" w:rsidRPr="00A60A57">
        <w:rPr>
          <w:rFonts w:cs="Times New Roman"/>
          <w:color w:val="0D0D0D" w:themeColor="text1" w:themeTint="F2"/>
          <w:sz w:val="22"/>
          <w:rPrChange w:id="540" w:author="tao huang" w:date="2017-09-17T12:05:00Z">
            <w:rPr>
              <w:rFonts w:cs="Times New Roman"/>
              <w:color w:val="000000" w:themeColor="text1"/>
              <w:szCs w:val="24"/>
            </w:rPr>
          </w:rPrChange>
        </w:rPr>
        <w:t xml:space="preserve"> $63</w:t>
      </w:r>
      <w:r w:rsidR="003F3F54" w:rsidRPr="00A60A57">
        <w:rPr>
          <w:rFonts w:cs="Times New Roman"/>
          <w:color w:val="0D0D0D" w:themeColor="text1" w:themeTint="F2"/>
          <w:sz w:val="22"/>
          <w:rPrChange w:id="541" w:author="tao huang" w:date="2017-09-17T12:05:00Z">
            <w:rPr>
              <w:rFonts w:cs="Times New Roman"/>
              <w:color w:val="000000" w:themeColor="text1"/>
              <w:szCs w:val="24"/>
            </w:rPr>
          </w:rPrChange>
        </w:rPr>
        <w:t xml:space="preserve">4.1 billion due to </w:t>
      </w:r>
      <w:r w:rsidR="00E602E1" w:rsidRPr="00A60A57">
        <w:rPr>
          <w:rFonts w:cs="Times New Roman"/>
          <w:color w:val="0D0D0D" w:themeColor="text1" w:themeTint="F2"/>
          <w:sz w:val="22"/>
          <w:rPrChange w:id="542" w:author="tao huang" w:date="2017-09-17T12:05:00Z">
            <w:rPr>
              <w:rFonts w:cs="Times New Roman"/>
              <w:color w:val="000000" w:themeColor="text1"/>
              <w:szCs w:val="24"/>
            </w:rPr>
          </w:rPrChange>
        </w:rPr>
        <w:t>stock-outs</w:t>
      </w:r>
      <w:r w:rsidR="004D7E77" w:rsidRPr="00A60A57">
        <w:rPr>
          <w:rFonts w:cs="Times New Roman"/>
          <w:color w:val="0D0D0D" w:themeColor="text1" w:themeTint="F2"/>
          <w:sz w:val="22"/>
          <w:rPrChange w:id="543" w:author="tao huang" w:date="2017-09-17T12:05:00Z">
            <w:rPr>
              <w:rFonts w:cs="Times New Roman"/>
              <w:color w:val="000000" w:themeColor="text1"/>
              <w:szCs w:val="24"/>
            </w:rPr>
          </w:rPrChange>
        </w:rPr>
        <w:t xml:space="preserve"> and </w:t>
      </w:r>
      <w:r w:rsidR="00E602E1" w:rsidRPr="00A60A57">
        <w:rPr>
          <w:rFonts w:cs="Times New Roman"/>
          <w:color w:val="0D0D0D" w:themeColor="text1" w:themeTint="F2"/>
          <w:sz w:val="22"/>
          <w:rPrChange w:id="544" w:author="tao huang" w:date="2017-09-17T12:05:00Z">
            <w:rPr>
              <w:rFonts w:cs="Times New Roman"/>
              <w:color w:val="000000" w:themeColor="text1"/>
              <w:szCs w:val="24"/>
            </w:rPr>
          </w:rPrChange>
        </w:rPr>
        <w:t xml:space="preserve">spent </w:t>
      </w:r>
      <w:r w:rsidR="004D7E77" w:rsidRPr="00A60A57">
        <w:rPr>
          <w:rFonts w:cs="Times New Roman"/>
          <w:color w:val="0D0D0D" w:themeColor="text1" w:themeTint="F2"/>
          <w:sz w:val="22"/>
          <w:rPrChange w:id="545" w:author="tao huang" w:date="2017-09-17T12:05:00Z">
            <w:rPr>
              <w:rFonts w:cs="Times New Roman"/>
              <w:color w:val="000000" w:themeColor="text1"/>
              <w:szCs w:val="24"/>
            </w:rPr>
          </w:rPrChange>
        </w:rPr>
        <w:t xml:space="preserve">$471.9 billion </w:t>
      </w:r>
      <w:r w:rsidR="00E602E1" w:rsidRPr="00A60A57">
        <w:rPr>
          <w:rFonts w:cs="Times New Roman"/>
          <w:color w:val="0D0D0D" w:themeColor="text1" w:themeTint="F2"/>
          <w:sz w:val="22"/>
          <w:rPrChange w:id="546" w:author="tao huang" w:date="2017-09-17T12:05:00Z">
            <w:rPr>
              <w:rFonts w:cs="Times New Roman"/>
              <w:color w:val="000000" w:themeColor="text1"/>
              <w:szCs w:val="24"/>
            </w:rPr>
          </w:rPrChange>
        </w:rPr>
        <w:t>to overstock</w:t>
      </w:r>
      <w:r w:rsidR="00E602E1" w:rsidRPr="00A60A57">
        <w:rPr>
          <w:rFonts w:cs="Times New Roman"/>
          <w:noProof/>
          <w:color w:val="0D0D0D" w:themeColor="text1" w:themeTint="F2"/>
          <w:sz w:val="22"/>
          <w:rPrChange w:id="547" w:author="tao huang" w:date="2017-09-17T12:05:00Z">
            <w:rPr>
              <w:rFonts w:cs="Times New Roman"/>
              <w:noProof/>
              <w:color w:val="000000" w:themeColor="text1"/>
              <w:szCs w:val="24"/>
            </w:rPr>
          </w:rPrChange>
        </w:rPr>
        <w:t xml:space="preserve"> </w:t>
      </w:r>
      <w:r w:rsidR="00541BE6" w:rsidRPr="00A60A57">
        <w:rPr>
          <w:rFonts w:cs="Times New Roman"/>
          <w:color w:val="0D0D0D" w:themeColor="text1" w:themeTint="F2"/>
          <w:sz w:val="22"/>
          <w:rPrChange w:id="548" w:author="tao huang" w:date="2017-09-17T12:05:00Z">
            <w:rPr>
              <w:rFonts w:cs="Times New Roman"/>
              <w:color w:val="000000" w:themeColor="text1"/>
              <w:szCs w:val="24"/>
            </w:rPr>
          </w:rPrChange>
        </w:rPr>
        <w:fldChar w:fldCharType="begin"/>
      </w:r>
      <w:r w:rsidR="006016F1">
        <w:rPr>
          <w:rFonts w:cs="Times New Roman"/>
          <w:color w:val="0D0D0D" w:themeColor="text1" w:themeTint="F2"/>
          <w:sz w:val="22"/>
        </w:rPr>
        <w:instrText xml:space="preserve"> ADDIN EN.CITE &lt;EndNote&gt;&lt;Cite&gt;&lt;Author&gt;OrderDynamics&lt;/Author&gt;&lt;Year&gt;2015&lt;/Year&gt;&lt;RecNum&gt;737&lt;/RecNum&gt;&lt;DisplayText&gt;(OrderDynamics, 2015)&lt;/DisplayText&gt;&lt;record&gt;&lt;rec-number&gt;737&lt;/rec-number&gt;&lt;foreign-keys&gt;&lt;key app="EN" db-id="fwzpfdt205x9v6eprsvv25dpxftedxv0z0a9" timestamp="1474996705"&gt;737&lt;/key&gt;&lt;/foreign-keys&gt;&lt;ref-type name="Report"&gt;27&lt;/ref-type&gt;&lt;contributors&gt;&lt;authors&gt;&lt;author&gt;OrderDynamics&lt;/author&gt;&lt;/authors&gt;&lt;/contributors&gt;&lt;titles&gt;&lt;title&gt;Retailers and the Ghost Economy: The Haunting of Returns&lt;/title&gt;&lt;/titles&gt;&lt;dates&gt;&lt;year&gt;2015&lt;/year&gt;&lt;/dates&gt;&lt;pub-location&gt;http://engage.dynamicaction.com/WS-2015-06-IHL-Ghost-Economy-Haunting-of-Returns-AR_LP.html&lt;/pub-location&gt;&lt;urls&gt;&lt;/urls&gt;&lt;/record&gt;&lt;/Cite&gt;&lt;/EndNote&gt;</w:instrText>
      </w:r>
      <w:r w:rsidR="00541BE6" w:rsidRPr="00A60A57">
        <w:rPr>
          <w:rFonts w:cs="Times New Roman"/>
          <w:color w:val="0D0D0D" w:themeColor="text1" w:themeTint="F2"/>
          <w:sz w:val="22"/>
          <w:rPrChange w:id="549" w:author="tao huang" w:date="2017-09-17T12:05:00Z">
            <w:rPr>
              <w:rFonts w:cs="Times New Roman"/>
              <w:color w:val="000000" w:themeColor="text1"/>
              <w:szCs w:val="24"/>
            </w:rPr>
          </w:rPrChange>
        </w:rPr>
        <w:fldChar w:fldCharType="separate"/>
      </w:r>
      <w:r w:rsidR="006016F1">
        <w:rPr>
          <w:rFonts w:cs="Times New Roman"/>
          <w:noProof/>
          <w:color w:val="0D0D0D" w:themeColor="text1" w:themeTint="F2"/>
          <w:sz w:val="22"/>
        </w:rPr>
        <w:t>(</w:t>
      </w:r>
      <w:hyperlink w:anchor="_ENREF_59" w:tooltip="OrderDynamics, 2015 #737" w:history="1">
        <w:r w:rsidR="00F75C33">
          <w:rPr>
            <w:rFonts w:cs="Times New Roman"/>
            <w:noProof/>
            <w:color w:val="0D0D0D" w:themeColor="text1" w:themeTint="F2"/>
            <w:sz w:val="22"/>
          </w:rPr>
          <w:t>OrderDynamics, 2015</w:t>
        </w:r>
      </w:hyperlink>
      <w:r w:rsidR="006016F1">
        <w:rPr>
          <w:rFonts w:cs="Times New Roman"/>
          <w:noProof/>
          <w:color w:val="0D0D0D" w:themeColor="text1" w:themeTint="F2"/>
          <w:sz w:val="22"/>
        </w:rPr>
        <w:t>)</w:t>
      </w:r>
      <w:r w:rsidR="00541BE6" w:rsidRPr="00A60A57">
        <w:rPr>
          <w:rFonts w:cs="Times New Roman"/>
          <w:color w:val="0D0D0D" w:themeColor="text1" w:themeTint="F2"/>
          <w:sz w:val="22"/>
          <w:rPrChange w:id="550" w:author="tao huang" w:date="2017-09-17T12:05:00Z">
            <w:rPr>
              <w:rFonts w:cs="Times New Roman"/>
              <w:color w:val="000000" w:themeColor="text1"/>
              <w:szCs w:val="24"/>
            </w:rPr>
          </w:rPrChange>
        </w:rPr>
        <w:fldChar w:fldCharType="end"/>
      </w:r>
      <w:r w:rsidR="00AA0128" w:rsidRPr="00A60A57">
        <w:rPr>
          <w:rFonts w:cs="Times New Roman"/>
          <w:color w:val="0D0D0D" w:themeColor="text1" w:themeTint="F2"/>
          <w:sz w:val="22"/>
          <w:rPrChange w:id="551" w:author="tao huang" w:date="2017-09-17T12:05:00Z">
            <w:rPr>
              <w:rFonts w:cs="Times New Roman"/>
              <w:color w:val="000000" w:themeColor="text1"/>
              <w:szCs w:val="24"/>
            </w:rPr>
          </w:rPrChange>
        </w:rPr>
        <w:t xml:space="preserve">. </w:t>
      </w:r>
      <w:del w:id="552" w:author="Soopramanien, Didier" w:date="2017-09-07T16:09:00Z">
        <w:r w:rsidR="00AA0128" w:rsidRPr="00A60A57" w:rsidDel="009F2CA1">
          <w:rPr>
            <w:rFonts w:cs="Times New Roman"/>
            <w:color w:val="0D0D0D" w:themeColor="text1" w:themeTint="F2"/>
            <w:sz w:val="22"/>
            <w:rPrChange w:id="553" w:author="tao huang" w:date="2017-09-17T12:05:00Z">
              <w:rPr>
                <w:rFonts w:cs="Times New Roman"/>
                <w:color w:val="000000" w:themeColor="text1"/>
                <w:szCs w:val="24"/>
              </w:rPr>
            </w:rPrChange>
          </w:rPr>
          <w:delText xml:space="preserve">Retailers need more accurate </w:delText>
        </w:r>
        <w:r w:rsidR="00055D81" w:rsidRPr="00A60A57" w:rsidDel="009F2CA1">
          <w:rPr>
            <w:rFonts w:cs="Times New Roman"/>
            <w:color w:val="0D0D0D" w:themeColor="text1" w:themeTint="F2"/>
            <w:sz w:val="22"/>
            <w:rPrChange w:id="554" w:author="tao huang" w:date="2017-09-17T12:05:00Z">
              <w:rPr>
                <w:rFonts w:cs="Times New Roman"/>
                <w:color w:val="000000" w:themeColor="text1"/>
                <w:szCs w:val="24"/>
              </w:rPr>
            </w:rPrChange>
          </w:rPr>
          <w:delText xml:space="preserve">sales </w:delText>
        </w:r>
        <w:r w:rsidR="00AA0128" w:rsidRPr="00A60A57" w:rsidDel="009F2CA1">
          <w:rPr>
            <w:rFonts w:cs="Times New Roman"/>
            <w:color w:val="0D0D0D" w:themeColor="text1" w:themeTint="F2"/>
            <w:sz w:val="22"/>
            <w:rPrChange w:id="555" w:author="tao huang" w:date="2017-09-17T12:05:00Z">
              <w:rPr>
                <w:rFonts w:cs="Times New Roman"/>
                <w:color w:val="000000" w:themeColor="text1"/>
                <w:szCs w:val="24"/>
              </w:rPr>
            </w:rPrChange>
          </w:rPr>
          <w:delText>forecasts at SKU level.</w:delText>
        </w:r>
      </w:del>
    </w:p>
    <w:p w14:paraId="449D1FBF" w14:textId="77777777" w:rsidR="003625AB" w:rsidRPr="00A60A57" w:rsidRDefault="003625AB">
      <w:pPr>
        <w:spacing w:after="0" w:line="360" w:lineRule="auto"/>
        <w:rPr>
          <w:rFonts w:cs="Times New Roman"/>
          <w:color w:val="0D0D0D" w:themeColor="text1" w:themeTint="F2"/>
          <w:sz w:val="22"/>
          <w:rPrChange w:id="556" w:author="tao huang" w:date="2017-09-17T12:05:00Z">
            <w:rPr>
              <w:rFonts w:cs="Times New Roman"/>
              <w:color w:val="000000" w:themeColor="text1"/>
              <w:szCs w:val="24"/>
            </w:rPr>
          </w:rPrChange>
        </w:rPr>
      </w:pPr>
    </w:p>
    <w:p w14:paraId="5AD7C644" w14:textId="0C16C4FD" w:rsidR="00CA5468" w:rsidRPr="00A60A57" w:rsidRDefault="00E606B1">
      <w:pPr>
        <w:spacing w:after="0" w:line="360" w:lineRule="auto"/>
        <w:rPr>
          <w:color w:val="0D0D0D" w:themeColor="text1" w:themeTint="F2"/>
          <w:sz w:val="22"/>
          <w:rPrChange w:id="557" w:author="tao huang" w:date="2017-09-17T12:05:00Z">
            <w:rPr>
              <w:color w:val="000000" w:themeColor="text1"/>
              <w:szCs w:val="24"/>
            </w:rPr>
          </w:rPrChange>
        </w:rPr>
      </w:pPr>
      <w:r w:rsidRPr="00A60A57">
        <w:rPr>
          <w:color w:val="0D0D0D" w:themeColor="text1" w:themeTint="F2"/>
          <w:sz w:val="22"/>
          <w:rPrChange w:id="558" w:author="tao huang" w:date="2017-09-17T12:05:00Z">
            <w:rPr>
              <w:color w:val="000000" w:themeColor="text1"/>
              <w:szCs w:val="24"/>
            </w:rPr>
          </w:rPrChange>
        </w:rPr>
        <w:t xml:space="preserve">In practice, many retailers </w:t>
      </w:r>
      <w:r w:rsidR="00B634AD" w:rsidRPr="00A60A57">
        <w:rPr>
          <w:color w:val="0D0D0D" w:themeColor="text1" w:themeTint="F2"/>
          <w:sz w:val="22"/>
          <w:rPrChange w:id="559" w:author="tao huang" w:date="2017-09-17T12:05:00Z">
            <w:rPr>
              <w:color w:val="000000" w:themeColor="text1"/>
              <w:szCs w:val="24"/>
            </w:rPr>
          </w:rPrChange>
        </w:rPr>
        <w:t>generate</w:t>
      </w:r>
      <w:del w:id="560" w:author="Soopramanien, Didier" w:date="2017-09-07T16:10:00Z">
        <w:r w:rsidR="00B634AD" w:rsidRPr="00A60A57" w:rsidDel="009F2CA1">
          <w:rPr>
            <w:color w:val="0D0D0D" w:themeColor="text1" w:themeTint="F2"/>
            <w:sz w:val="22"/>
            <w:rPrChange w:id="561" w:author="tao huang" w:date="2017-09-17T12:05:00Z">
              <w:rPr>
                <w:color w:val="000000" w:themeColor="text1"/>
                <w:szCs w:val="24"/>
              </w:rPr>
            </w:rPrChange>
          </w:rPr>
          <w:delText xml:space="preserve"> their</w:delText>
        </w:r>
      </w:del>
      <w:r w:rsidR="00B634AD" w:rsidRPr="00A60A57">
        <w:rPr>
          <w:color w:val="0D0D0D" w:themeColor="text1" w:themeTint="F2"/>
          <w:sz w:val="22"/>
          <w:rPrChange w:id="562" w:author="tao huang" w:date="2017-09-17T12:05:00Z">
            <w:rPr>
              <w:color w:val="000000" w:themeColor="text1"/>
              <w:szCs w:val="24"/>
            </w:rPr>
          </w:rPrChange>
        </w:rPr>
        <w:t xml:space="preserve"> </w:t>
      </w:r>
      <w:r w:rsidR="00941EB5" w:rsidRPr="00A60A57">
        <w:rPr>
          <w:color w:val="0D0D0D" w:themeColor="text1" w:themeTint="F2"/>
          <w:sz w:val="22"/>
          <w:rPrChange w:id="563" w:author="tao huang" w:date="2017-09-17T12:05:00Z">
            <w:rPr>
              <w:color w:val="000000" w:themeColor="text1"/>
              <w:szCs w:val="24"/>
            </w:rPr>
          </w:rPrChange>
        </w:rPr>
        <w:t>forecast</w:t>
      </w:r>
      <w:r w:rsidR="00B634AD" w:rsidRPr="00A60A57">
        <w:rPr>
          <w:color w:val="0D0D0D" w:themeColor="text1" w:themeTint="F2"/>
          <w:sz w:val="22"/>
          <w:rPrChange w:id="564" w:author="tao huang" w:date="2017-09-17T12:05:00Z">
            <w:rPr>
              <w:color w:val="000000" w:themeColor="text1"/>
              <w:szCs w:val="24"/>
            </w:rPr>
          </w:rPrChange>
        </w:rPr>
        <w:t>s</w:t>
      </w:r>
      <w:ins w:id="565" w:author="Soopramanien, Didier" w:date="2017-09-07T16:10:00Z">
        <w:r w:rsidR="009F2CA1" w:rsidRPr="00A60A57">
          <w:rPr>
            <w:color w:val="0D0D0D" w:themeColor="text1" w:themeTint="F2"/>
            <w:sz w:val="22"/>
            <w:rPrChange w:id="566" w:author="tao huang" w:date="2017-09-17T12:05:00Z">
              <w:rPr>
                <w:color w:val="000000" w:themeColor="text1"/>
                <w:szCs w:val="24"/>
              </w:rPr>
            </w:rPrChange>
          </w:rPr>
          <w:t xml:space="preserve"> at the SKU level</w:t>
        </w:r>
      </w:ins>
      <w:r w:rsidR="00941EB5" w:rsidRPr="00A60A57">
        <w:rPr>
          <w:color w:val="0D0D0D" w:themeColor="text1" w:themeTint="F2"/>
          <w:sz w:val="22"/>
          <w:rPrChange w:id="567" w:author="tao huang" w:date="2017-09-17T12:05:00Z">
            <w:rPr>
              <w:color w:val="000000" w:themeColor="text1"/>
              <w:szCs w:val="24"/>
            </w:rPr>
          </w:rPrChange>
        </w:rPr>
        <w:t xml:space="preserve"> </w:t>
      </w:r>
      <w:r w:rsidR="00D9545B" w:rsidRPr="00A60A57">
        <w:rPr>
          <w:color w:val="0D0D0D" w:themeColor="text1" w:themeTint="F2"/>
          <w:sz w:val="22"/>
          <w:rPrChange w:id="568" w:author="tao huang" w:date="2017-09-17T12:05:00Z">
            <w:rPr>
              <w:color w:val="000000" w:themeColor="text1"/>
              <w:szCs w:val="24"/>
            </w:rPr>
          </w:rPrChange>
        </w:rPr>
        <w:t>us</w:t>
      </w:r>
      <w:r w:rsidR="000E13E5" w:rsidRPr="00A60A57">
        <w:rPr>
          <w:color w:val="0D0D0D" w:themeColor="text1" w:themeTint="F2"/>
          <w:sz w:val="22"/>
          <w:rPrChange w:id="569" w:author="tao huang" w:date="2017-09-17T12:05:00Z">
            <w:rPr>
              <w:color w:val="000000" w:themeColor="text1"/>
              <w:szCs w:val="24"/>
            </w:rPr>
          </w:rPrChange>
        </w:rPr>
        <w:t>ing</w:t>
      </w:r>
      <w:r w:rsidR="00D9545B" w:rsidRPr="00A60A57">
        <w:rPr>
          <w:color w:val="0D0D0D" w:themeColor="text1" w:themeTint="F2"/>
          <w:sz w:val="22"/>
          <w:rPrChange w:id="570" w:author="tao huang" w:date="2017-09-17T12:05:00Z">
            <w:rPr>
              <w:color w:val="000000" w:themeColor="text1"/>
              <w:szCs w:val="24"/>
            </w:rPr>
          </w:rPrChange>
        </w:rPr>
        <w:t xml:space="preserve"> </w:t>
      </w:r>
      <w:r w:rsidR="00F640AC" w:rsidRPr="00A60A57">
        <w:rPr>
          <w:color w:val="0D0D0D" w:themeColor="text1" w:themeTint="F2"/>
          <w:sz w:val="22"/>
          <w:rPrChange w:id="571" w:author="tao huang" w:date="2017-09-17T12:05:00Z">
            <w:rPr>
              <w:color w:val="000000" w:themeColor="text1"/>
              <w:szCs w:val="24"/>
            </w:rPr>
          </w:rPrChange>
        </w:rPr>
        <w:t>a two-stage</w:t>
      </w:r>
      <w:r w:rsidRPr="00A60A57">
        <w:rPr>
          <w:color w:val="0D0D0D" w:themeColor="text1" w:themeTint="F2"/>
          <w:sz w:val="22"/>
          <w:rPrChange w:id="572" w:author="tao huang" w:date="2017-09-17T12:05:00Z">
            <w:rPr>
              <w:color w:val="000000" w:themeColor="text1"/>
              <w:szCs w:val="24"/>
            </w:rPr>
          </w:rPrChange>
        </w:rPr>
        <w:t xml:space="preserve"> </w:t>
      </w:r>
      <w:r w:rsidR="003D2537" w:rsidRPr="00A60A57">
        <w:rPr>
          <w:color w:val="0D0D0D" w:themeColor="text1" w:themeTint="F2"/>
          <w:sz w:val="22"/>
          <w:rPrChange w:id="573" w:author="tao huang" w:date="2017-09-17T12:05:00Z">
            <w:rPr>
              <w:color w:val="000000" w:themeColor="text1"/>
              <w:szCs w:val="24"/>
            </w:rPr>
          </w:rPrChange>
        </w:rPr>
        <w:t>‘</w:t>
      </w:r>
      <w:r w:rsidR="00D9545B" w:rsidRPr="00A60A57">
        <w:rPr>
          <w:color w:val="0D0D0D" w:themeColor="text1" w:themeTint="F2"/>
          <w:sz w:val="22"/>
          <w:rPrChange w:id="574" w:author="tao huang" w:date="2017-09-17T12:05:00Z">
            <w:rPr>
              <w:color w:val="000000" w:themeColor="text1"/>
              <w:szCs w:val="24"/>
            </w:rPr>
          </w:rPrChange>
        </w:rPr>
        <w:t>base-lift</w:t>
      </w:r>
      <w:r w:rsidR="003D2537" w:rsidRPr="00A60A57">
        <w:rPr>
          <w:color w:val="0D0D0D" w:themeColor="text1" w:themeTint="F2"/>
          <w:sz w:val="22"/>
          <w:rPrChange w:id="575" w:author="tao huang" w:date="2017-09-17T12:05:00Z">
            <w:rPr>
              <w:color w:val="000000" w:themeColor="text1"/>
              <w:szCs w:val="24"/>
            </w:rPr>
          </w:rPrChange>
        </w:rPr>
        <w:t>’</w:t>
      </w:r>
      <w:r w:rsidRPr="00A60A57">
        <w:rPr>
          <w:color w:val="0D0D0D" w:themeColor="text1" w:themeTint="F2"/>
          <w:sz w:val="22"/>
          <w:rPrChange w:id="576" w:author="tao huang" w:date="2017-09-17T12:05:00Z">
            <w:rPr>
              <w:color w:val="000000" w:themeColor="text1"/>
              <w:szCs w:val="24"/>
            </w:rPr>
          </w:rPrChange>
        </w:rPr>
        <w:t xml:space="preserve"> approach</w:t>
      </w:r>
      <w:r w:rsidR="00941EB5" w:rsidRPr="00A60A57">
        <w:rPr>
          <w:color w:val="0D0D0D" w:themeColor="text1" w:themeTint="F2"/>
          <w:sz w:val="22"/>
          <w:rPrChange w:id="577" w:author="tao huang" w:date="2017-09-17T12:05:00Z">
            <w:rPr>
              <w:color w:val="000000" w:themeColor="text1"/>
              <w:szCs w:val="24"/>
            </w:rPr>
          </w:rPrChange>
        </w:rPr>
        <w:t xml:space="preserve">. The </w:t>
      </w:r>
      <w:r w:rsidR="00AC0D75" w:rsidRPr="00A60A57">
        <w:rPr>
          <w:color w:val="0D0D0D" w:themeColor="text1" w:themeTint="F2"/>
          <w:sz w:val="22"/>
          <w:rPrChange w:id="578" w:author="tao huang" w:date="2017-09-17T12:05:00Z">
            <w:rPr>
              <w:color w:val="000000" w:themeColor="text1"/>
              <w:szCs w:val="24"/>
            </w:rPr>
          </w:rPrChange>
        </w:rPr>
        <w:t>forecasts are generated</w:t>
      </w:r>
      <w:r w:rsidR="00941EB5" w:rsidRPr="00A60A57">
        <w:rPr>
          <w:color w:val="0D0D0D" w:themeColor="text1" w:themeTint="F2"/>
          <w:sz w:val="22"/>
          <w:rPrChange w:id="579" w:author="tao huang" w:date="2017-09-17T12:05:00Z">
            <w:rPr>
              <w:color w:val="000000" w:themeColor="text1"/>
              <w:szCs w:val="24"/>
            </w:rPr>
          </w:rPrChange>
        </w:rPr>
        <w:t xml:space="preserve"> separately depending on whether or not the focal produ</w:t>
      </w:r>
      <w:r w:rsidR="00AC0D75" w:rsidRPr="00A60A57">
        <w:rPr>
          <w:color w:val="0D0D0D" w:themeColor="text1" w:themeTint="F2"/>
          <w:sz w:val="22"/>
          <w:rPrChange w:id="580" w:author="tao huang" w:date="2017-09-17T12:05:00Z">
            <w:rPr>
              <w:color w:val="000000" w:themeColor="text1"/>
              <w:szCs w:val="24"/>
            </w:rPr>
          </w:rPrChange>
        </w:rPr>
        <w:t xml:space="preserve">ct is being promoted. The ‘base’ forecasts are usually generated using simple univariate models, while the ‘lift’ effect, which </w:t>
      </w:r>
      <w:ins w:id="581" w:author="Soopramanien, Didier" w:date="2017-09-07T16:10:00Z">
        <w:r w:rsidR="009F2CA1" w:rsidRPr="00A60A57">
          <w:rPr>
            <w:color w:val="0D0D0D" w:themeColor="text1" w:themeTint="F2"/>
            <w:sz w:val="22"/>
            <w:rPrChange w:id="582" w:author="tao huang" w:date="2017-09-17T12:05:00Z">
              <w:rPr>
                <w:color w:val="000000" w:themeColor="text1"/>
                <w:szCs w:val="24"/>
              </w:rPr>
            </w:rPrChange>
          </w:rPr>
          <w:t>effectively is</w:t>
        </w:r>
      </w:ins>
      <w:del w:id="583" w:author="Soopramanien, Didier" w:date="2017-09-07T16:10:00Z">
        <w:r w:rsidR="00AC0D75" w:rsidRPr="00A60A57" w:rsidDel="009F2CA1">
          <w:rPr>
            <w:color w:val="0D0D0D" w:themeColor="text1" w:themeTint="F2"/>
            <w:sz w:val="22"/>
            <w:rPrChange w:id="584" w:author="tao huang" w:date="2017-09-17T12:05:00Z">
              <w:rPr>
                <w:color w:val="000000" w:themeColor="text1"/>
                <w:szCs w:val="24"/>
              </w:rPr>
            </w:rPrChange>
          </w:rPr>
          <w:delText>is</w:delText>
        </w:r>
      </w:del>
      <w:r w:rsidR="00AC0D75" w:rsidRPr="00A60A57">
        <w:rPr>
          <w:color w:val="0D0D0D" w:themeColor="text1" w:themeTint="F2"/>
          <w:sz w:val="22"/>
          <w:rPrChange w:id="585" w:author="tao huang" w:date="2017-09-17T12:05:00Z">
            <w:rPr>
              <w:color w:val="000000" w:themeColor="text1"/>
              <w:szCs w:val="24"/>
            </w:rPr>
          </w:rPrChange>
        </w:rPr>
        <w:t xml:space="preserve"> the </w:t>
      </w:r>
      <w:del w:id="586" w:author="Soopramanien, Didier" w:date="2017-09-07T16:10:00Z">
        <w:r w:rsidR="00AC0D75" w:rsidRPr="00A60A57" w:rsidDel="009F2CA1">
          <w:rPr>
            <w:color w:val="0D0D0D" w:themeColor="text1" w:themeTint="F2"/>
            <w:sz w:val="22"/>
            <w:rPrChange w:id="587" w:author="tao huang" w:date="2017-09-17T12:05:00Z">
              <w:rPr>
                <w:color w:val="000000" w:themeColor="text1"/>
                <w:szCs w:val="24"/>
              </w:rPr>
            </w:rPrChange>
          </w:rPr>
          <w:delText>effect of the promotion</w:delText>
        </w:r>
      </w:del>
      <w:ins w:id="588" w:author="Soopramanien, Didier" w:date="2017-09-07T16:10:00Z">
        <w:r w:rsidR="009F2CA1" w:rsidRPr="00A60A57">
          <w:rPr>
            <w:color w:val="0D0D0D" w:themeColor="text1" w:themeTint="F2"/>
            <w:sz w:val="22"/>
            <w:rPrChange w:id="589" w:author="tao huang" w:date="2017-09-17T12:05:00Z">
              <w:rPr>
                <w:color w:val="000000" w:themeColor="text1"/>
                <w:szCs w:val="24"/>
              </w:rPr>
            </w:rPrChange>
          </w:rPr>
          <w:t>marketing activity</w:t>
        </w:r>
      </w:ins>
      <w:r w:rsidR="00AC0D75" w:rsidRPr="00A60A57">
        <w:rPr>
          <w:color w:val="0D0D0D" w:themeColor="text1" w:themeTint="F2"/>
          <w:sz w:val="22"/>
          <w:rPrChange w:id="590" w:author="tao huang" w:date="2017-09-17T12:05:00Z">
            <w:rPr>
              <w:color w:val="000000" w:themeColor="text1"/>
              <w:szCs w:val="24"/>
            </w:rPr>
          </w:rPrChange>
        </w:rPr>
        <w:t>, is estimated</w:t>
      </w:r>
      <w:r w:rsidR="00941EB5" w:rsidRPr="00A60A57">
        <w:rPr>
          <w:color w:val="0D0D0D" w:themeColor="text1" w:themeTint="F2"/>
          <w:sz w:val="22"/>
          <w:rPrChange w:id="591" w:author="tao huang" w:date="2017-09-17T12:05:00Z">
            <w:rPr>
              <w:color w:val="000000" w:themeColor="text1"/>
              <w:szCs w:val="24"/>
            </w:rPr>
          </w:rPrChange>
        </w:rPr>
        <w:t xml:space="preserve"> by </w:t>
      </w:r>
      <w:r w:rsidR="00AC0D75" w:rsidRPr="00A60A57">
        <w:rPr>
          <w:color w:val="0D0D0D" w:themeColor="text1" w:themeTint="F2"/>
          <w:sz w:val="22"/>
          <w:rPrChange w:id="592" w:author="tao huang" w:date="2017-09-17T12:05:00Z">
            <w:rPr>
              <w:color w:val="000000" w:themeColor="text1"/>
              <w:szCs w:val="24"/>
            </w:rPr>
          </w:rPrChange>
        </w:rPr>
        <w:t>the brand/category manager</w:t>
      </w:r>
      <w:r w:rsidR="004C3484" w:rsidRPr="00A60A57">
        <w:rPr>
          <w:color w:val="0D0D0D" w:themeColor="text1" w:themeTint="F2"/>
          <w:sz w:val="22"/>
          <w:rPrChange w:id="593" w:author="tao huang" w:date="2017-09-17T12:05:00Z">
            <w:rPr>
              <w:color w:val="000000" w:themeColor="text1"/>
              <w:szCs w:val="24"/>
            </w:rPr>
          </w:rPrChange>
        </w:rPr>
        <w:t xml:space="preserve"> </w:t>
      </w:r>
      <w:del w:id="594" w:author="Soopramanien, Didier" w:date="2017-09-06T16:58:00Z">
        <w:r w:rsidR="003F530C" w:rsidRPr="00A60A57" w:rsidDel="001E3F53">
          <w:rPr>
            <w:color w:val="0D0D0D" w:themeColor="text1" w:themeTint="F2"/>
            <w:sz w:val="22"/>
            <w:rPrChange w:id="595" w:author="tao huang" w:date="2017-09-17T12:05:00Z">
              <w:rPr>
                <w:color w:val="000000" w:themeColor="text1"/>
                <w:szCs w:val="24"/>
              </w:rPr>
            </w:rPrChange>
          </w:rPr>
          <w:delText>with</w:delText>
        </w:r>
        <w:r w:rsidR="000C5023" w:rsidRPr="00A60A57" w:rsidDel="001E3F53">
          <w:rPr>
            <w:color w:val="0D0D0D" w:themeColor="text1" w:themeTint="F2"/>
            <w:sz w:val="22"/>
            <w:rPrChange w:id="596" w:author="tao huang" w:date="2017-09-17T12:05:00Z">
              <w:rPr>
                <w:color w:val="000000" w:themeColor="text1"/>
                <w:szCs w:val="24"/>
              </w:rPr>
            </w:rPrChange>
          </w:rPr>
          <w:delText xml:space="preserve"> </w:delText>
        </w:r>
      </w:del>
      <w:ins w:id="597" w:author="Soopramanien, Didier" w:date="2017-09-06T16:58:00Z">
        <w:r w:rsidR="001E3F53" w:rsidRPr="00A60A57">
          <w:rPr>
            <w:color w:val="0D0D0D" w:themeColor="text1" w:themeTint="F2"/>
            <w:sz w:val="22"/>
            <w:rPrChange w:id="598" w:author="tao huang" w:date="2017-09-17T12:05:00Z">
              <w:rPr>
                <w:color w:val="000000" w:themeColor="text1"/>
                <w:szCs w:val="24"/>
              </w:rPr>
            </w:rPrChange>
          </w:rPr>
          <w:t xml:space="preserve">based on </w:t>
        </w:r>
      </w:ins>
      <w:r w:rsidR="00AC0D75" w:rsidRPr="00A60A57">
        <w:rPr>
          <w:color w:val="0D0D0D" w:themeColor="text1" w:themeTint="F2"/>
          <w:sz w:val="22"/>
          <w:rPrChange w:id="599" w:author="tao huang" w:date="2017-09-17T12:05:00Z">
            <w:rPr>
              <w:color w:val="000000" w:themeColor="text1"/>
              <w:szCs w:val="24"/>
            </w:rPr>
          </w:rPrChange>
        </w:rPr>
        <w:t>his/her</w:t>
      </w:r>
      <w:r w:rsidR="004C3484" w:rsidRPr="00A60A57">
        <w:rPr>
          <w:color w:val="0D0D0D" w:themeColor="text1" w:themeTint="F2"/>
          <w:sz w:val="22"/>
          <w:rPrChange w:id="600" w:author="tao huang" w:date="2017-09-17T12:05:00Z">
            <w:rPr>
              <w:color w:val="000000" w:themeColor="text1"/>
              <w:szCs w:val="24"/>
            </w:rPr>
          </w:rPrChange>
        </w:rPr>
        <w:t xml:space="preserve"> experience</w:t>
      </w:r>
      <w:r w:rsidRPr="00A60A57">
        <w:rPr>
          <w:color w:val="0D0D0D" w:themeColor="text1" w:themeTint="F2"/>
          <w:sz w:val="22"/>
          <w:rPrChange w:id="601" w:author="tao huang" w:date="2017-09-17T12:05:00Z">
            <w:rPr>
              <w:color w:val="000000" w:themeColor="text1"/>
              <w:szCs w:val="24"/>
            </w:rPr>
          </w:rPrChange>
        </w:rPr>
        <w:t xml:space="preserve">. </w:t>
      </w:r>
      <w:ins w:id="602" w:author="Soopramanien, Didier" w:date="2017-09-06T16:58:00Z">
        <w:r w:rsidR="001E3F53" w:rsidRPr="00A60A57">
          <w:rPr>
            <w:color w:val="0D0D0D" w:themeColor="text1" w:themeTint="F2"/>
            <w:sz w:val="22"/>
            <w:rPrChange w:id="603" w:author="tao huang" w:date="2017-09-17T12:05:00Z">
              <w:rPr>
                <w:color w:val="000000" w:themeColor="text1"/>
                <w:szCs w:val="24"/>
              </w:rPr>
            </w:rPrChange>
          </w:rPr>
          <w:t>In this context, s</w:t>
        </w:r>
      </w:ins>
      <w:del w:id="604" w:author="Soopramanien, Didier" w:date="2017-09-06T16:58:00Z">
        <w:r w:rsidR="00AC0D75" w:rsidRPr="00A60A57" w:rsidDel="001E3F53">
          <w:rPr>
            <w:color w:val="0D0D0D" w:themeColor="text1" w:themeTint="F2"/>
            <w:sz w:val="22"/>
            <w:rPrChange w:id="605" w:author="tao huang" w:date="2017-09-17T12:05:00Z">
              <w:rPr>
                <w:color w:val="000000" w:themeColor="text1"/>
                <w:szCs w:val="24"/>
              </w:rPr>
            </w:rPrChange>
          </w:rPr>
          <w:delText>S</w:delText>
        </w:r>
      </w:del>
      <w:r w:rsidR="00AC0D75" w:rsidRPr="00A60A57">
        <w:rPr>
          <w:color w:val="0D0D0D" w:themeColor="text1" w:themeTint="F2"/>
          <w:sz w:val="22"/>
          <w:rPrChange w:id="606" w:author="tao huang" w:date="2017-09-17T12:05:00Z">
            <w:rPr>
              <w:color w:val="000000" w:themeColor="text1"/>
              <w:szCs w:val="24"/>
            </w:rPr>
          </w:rPrChange>
        </w:rPr>
        <w:t xml:space="preserve">ome previous </w:t>
      </w:r>
      <w:r w:rsidR="00941EB5" w:rsidRPr="00A60A57">
        <w:rPr>
          <w:color w:val="0D0D0D" w:themeColor="text1" w:themeTint="F2"/>
          <w:sz w:val="22"/>
          <w:rPrChange w:id="607" w:author="tao huang" w:date="2017-09-17T12:05:00Z">
            <w:rPr>
              <w:color w:val="000000" w:themeColor="text1"/>
              <w:szCs w:val="24"/>
            </w:rPr>
          </w:rPrChange>
        </w:rPr>
        <w:t xml:space="preserve">studies </w:t>
      </w:r>
      <w:ins w:id="608" w:author="Soopramanien, Didier" w:date="2017-09-06T20:27:00Z">
        <w:r w:rsidR="001A4B92" w:rsidRPr="00A60A57">
          <w:rPr>
            <w:color w:val="0D0D0D" w:themeColor="text1" w:themeTint="F2"/>
            <w:sz w:val="22"/>
            <w:rPrChange w:id="609" w:author="tao huang" w:date="2017-09-17T12:05:00Z">
              <w:rPr>
                <w:color w:val="000000" w:themeColor="text1"/>
                <w:szCs w:val="24"/>
              </w:rPr>
            </w:rPrChange>
          </w:rPr>
          <w:t xml:space="preserve">have </w:t>
        </w:r>
      </w:ins>
      <w:r w:rsidR="00AC0D75" w:rsidRPr="00A60A57">
        <w:rPr>
          <w:color w:val="0D0D0D" w:themeColor="text1" w:themeTint="F2"/>
          <w:sz w:val="22"/>
          <w:rPrChange w:id="610" w:author="tao huang" w:date="2017-09-17T12:05:00Z">
            <w:rPr>
              <w:color w:val="000000" w:themeColor="text1"/>
              <w:szCs w:val="24"/>
            </w:rPr>
          </w:rPrChange>
        </w:rPr>
        <w:t>propose</w:t>
      </w:r>
      <w:ins w:id="611" w:author="Soopramanien, Didier" w:date="2017-09-06T20:27:00Z">
        <w:r w:rsidR="001A4B92" w:rsidRPr="00A60A57">
          <w:rPr>
            <w:color w:val="0D0D0D" w:themeColor="text1" w:themeTint="F2"/>
            <w:sz w:val="22"/>
            <w:rPrChange w:id="612" w:author="tao huang" w:date="2017-09-17T12:05:00Z">
              <w:rPr>
                <w:color w:val="000000" w:themeColor="text1"/>
                <w:szCs w:val="24"/>
              </w:rPr>
            </w:rPrChange>
          </w:rPr>
          <w:t>d</w:t>
        </w:r>
      </w:ins>
      <w:r w:rsidR="003F530C" w:rsidRPr="00A60A57">
        <w:rPr>
          <w:color w:val="0D0D0D" w:themeColor="text1" w:themeTint="F2"/>
          <w:sz w:val="22"/>
          <w:rPrChange w:id="613" w:author="tao huang" w:date="2017-09-17T12:05:00Z">
            <w:rPr>
              <w:color w:val="000000" w:themeColor="text1"/>
              <w:szCs w:val="24"/>
            </w:rPr>
          </w:rPrChange>
        </w:rPr>
        <w:t xml:space="preserve"> </w:t>
      </w:r>
      <w:r w:rsidR="00941EB5" w:rsidRPr="00A60A57">
        <w:rPr>
          <w:color w:val="0D0D0D" w:themeColor="text1" w:themeTint="F2"/>
          <w:sz w:val="22"/>
          <w:rPrChange w:id="614" w:author="tao huang" w:date="2017-09-17T12:05:00Z">
            <w:rPr>
              <w:color w:val="000000" w:themeColor="text1"/>
              <w:szCs w:val="24"/>
            </w:rPr>
          </w:rPrChange>
        </w:rPr>
        <w:t>procedure</w:t>
      </w:r>
      <w:r w:rsidR="003F530C" w:rsidRPr="00A60A57">
        <w:rPr>
          <w:color w:val="0D0D0D" w:themeColor="text1" w:themeTint="F2"/>
          <w:sz w:val="22"/>
          <w:rPrChange w:id="615" w:author="tao huang" w:date="2017-09-17T12:05:00Z">
            <w:rPr>
              <w:color w:val="000000" w:themeColor="text1"/>
              <w:szCs w:val="24"/>
            </w:rPr>
          </w:rPrChange>
        </w:rPr>
        <w:t>s</w:t>
      </w:r>
      <w:r w:rsidR="00941EB5" w:rsidRPr="00A60A57">
        <w:rPr>
          <w:color w:val="0D0D0D" w:themeColor="text1" w:themeTint="F2"/>
          <w:sz w:val="22"/>
          <w:rPrChange w:id="616" w:author="tao huang" w:date="2017-09-17T12:05:00Z">
            <w:rPr>
              <w:color w:val="000000" w:themeColor="text1"/>
              <w:szCs w:val="24"/>
            </w:rPr>
          </w:rPrChange>
        </w:rPr>
        <w:t xml:space="preserve"> </w:t>
      </w:r>
      <w:r w:rsidR="00AC0D75" w:rsidRPr="00A60A57">
        <w:rPr>
          <w:color w:val="0D0D0D" w:themeColor="text1" w:themeTint="F2"/>
          <w:sz w:val="22"/>
          <w:rPrChange w:id="617" w:author="tao huang" w:date="2017-09-17T12:05:00Z">
            <w:rPr>
              <w:color w:val="000000" w:themeColor="text1"/>
              <w:szCs w:val="24"/>
            </w:rPr>
          </w:rPrChange>
        </w:rPr>
        <w:t>to help</w:t>
      </w:r>
      <w:r w:rsidR="003D2537" w:rsidRPr="00A60A57">
        <w:rPr>
          <w:color w:val="0D0D0D" w:themeColor="text1" w:themeTint="F2"/>
          <w:sz w:val="22"/>
          <w:rPrChange w:id="618" w:author="tao huang" w:date="2017-09-17T12:05:00Z">
            <w:rPr>
              <w:color w:val="000000" w:themeColor="text1"/>
              <w:szCs w:val="24"/>
            </w:rPr>
          </w:rPrChange>
        </w:rPr>
        <w:t xml:space="preserve"> managers</w:t>
      </w:r>
      <w:r w:rsidR="008E4DE9" w:rsidRPr="00A60A57">
        <w:rPr>
          <w:color w:val="0D0D0D" w:themeColor="text1" w:themeTint="F2"/>
          <w:sz w:val="22"/>
          <w:rPrChange w:id="619" w:author="tao huang" w:date="2017-09-17T12:05:00Z">
            <w:rPr>
              <w:color w:val="000000" w:themeColor="text1"/>
              <w:szCs w:val="24"/>
            </w:rPr>
          </w:rPrChange>
        </w:rPr>
        <w:t xml:space="preserve"> </w:t>
      </w:r>
      <w:r w:rsidR="003D2537" w:rsidRPr="00A60A57">
        <w:rPr>
          <w:color w:val="0D0D0D" w:themeColor="text1" w:themeTint="F2"/>
          <w:sz w:val="22"/>
          <w:rPrChange w:id="620" w:author="tao huang" w:date="2017-09-17T12:05:00Z">
            <w:rPr>
              <w:color w:val="000000" w:themeColor="text1"/>
              <w:szCs w:val="24"/>
            </w:rPr>
          </w:rPrChange>
        </w:rPr>
        <w:t xml:space="preserve">improve </w:t>
      </w:r>
      <w:ins w:id="621" w:author="Soopramanien, Didier" w:date="2017-09-06T20:28:00Z">
        <w:r w:rsidR="00E75FBF" w:rsidRPr="00A60A57">
          <w:rPr>
            <w:color w:val="0D0D0D" w:themeColor="text1" w:themeTint="F2"/>
            <w:sz w:val="22"/>
            <w:rPrChange w:id="622" w:author="tao huang" w:date="2017-09-17T12:05:00Z">
              <w:rPr>
                <w:color w:val="000000" w:themeColor="text1"/>
                <w:szCs w:val="24"/>
              </w:rPr>
            </w:rPrChange>
          </w:rPr>
          <w:t xml:space="preserve">forecasts based on their </w:t>
        </w:r>
      </w:ins>
      <w:ins w:id="623" w:author="Soopramanien, Didier" w:date="2017-09-07T16:11:00Z">
        <w:r w:rsidR="009F2CA1" w:rsidRPr="00A60A57">
          <w:rPr>
            <w:color w:val="0D0D0D" w:themeColor="text1" w:themeTint="F2"/>
            <w:sz w:val="22"/>
            <w:rPrChange w:id="624" w:author="tao huang" w:date="2017-09-17T12:05:00Z">
              <w:rPr>
                <w:color w:val="000000" w:themeColor="text1"/>
                <w:szCs w:val="24"/>
              </w:rPr>
            </w:rPrChange>
          </w:rPr>
          <w:t>“</w:t>
        </w:r>
      </w:ins>
      <w:ins w:id="625" w:author="Soopramanien, Didier" w:date="2017-09-06T20:28:00Z">
        <w:r w:rsidR="00E75FBF" w:rsidRPr="006016F1">
          <w:rPr>
            <w:noProof/>
            <w:color w:val="0D0D0D" w:themeColor="text1" w:themeTint="F2"/>
            <w:sz w:val="22"/>
            <w:rPrChange w:id="626" w:author="tao huang" w:date="2017-09-17T12:13:00Z">
              <w:rPr>
                <w:color w:val="000000" w:themeColor="text1"/>
                <w:szCs w:val="24"/>
              </w:rPr>
            </w:rPrChange>
          </w:rPr>
          <w:t>judg</w:t>
        </w:r>
        <w:del w:id="627" w:author="tao huang" w:date="2017-09-17T12:13:00Z">
          <w:r w:rsidR="00E75FBF" w:rsidRPr="006016F1" w:rsidDel="006016F1">
            <w:rPr>
              <w:noProof/>
              <w:color w:val="0D0D0D" w:themeColor="text1" w:themeTint="F2"/>
              <w:sz w:val="22"/>
              <w:rPrChange w:id="628" w:author="tao huang" w:date="2017-09-17T12:13:00Z">
                <w:rPr>
                  <w:color w:val="000000" w:themeColor="text1"/>
                  <w:szCs w:val="24"/>
                </w:rPr>
              </w:rPrChange>
            </w:rPr>
            <w:delText>e</w:delText>
          </w:r>
        </w:del>
        <w:r w:rsidR="00E75FBF" w:rsidRPr="006016F1">
          <w:rPr>
            <w:noProof/>
            <w:color w:val="0D0D0D" w:themeColor="text1" w:themeTint="F2"/>
            <w:sz w:val="22"/>
            <w:rPrChange w:id="629" w:author="tao huang" w:date="2017-09-17T12:13:00Z">
              <w:rPr>
                <w:color w:val="000000" w:themeColor="text1"/>
                <w:szCs w:val="24"/>
              </w:rPr>
            </w:rPrChange>
          </w:rPr>
          <w:t>ments</w:t>
        </w:r>
      </w:ins>
      <w:ins w:id="630" w:author="Soopramanien, Didier" w:date="2017-09-07T16:11:00Z">
        <w:r w:rsidR="009F2CA1" w:rsidRPr="00A60A57">
          <w:rPr>
            <w:color w:val="0D0D0D" w:themeColor="text1" w:themeTint="F2"/>
            <w:sz w:val="22"/>
            <w:rPrChange w:id="631" w:author="tao huang" w:date="2017-09-17T12:05:00Z">
              <w:rPr>
                <w:color w:val="000000" w:themeColor="text1"/>
                <w:szCs w:val="24"/>
              </w:rPr>
            </w:rPrChange>
          </w:rPr>
          <w:t>”</w:t>
        </w:r>
      </w:ins>
      <w:del w:id="632" w:author="Soopramanien, Didier" w:date="2017-09-06T20:28:00Z">
        <w:r w:rsidR="003D2537" w:rsidRPr="00A60A57" w:rsidDel="00E75FBF">
          <w:rPr>
            <w:color w:val="0D0D0D" w:themeColor="text1" w:themeTint="F2"/>
            <w:sz w:val="22"/>
            <w:rPrChange w:id="633" w:author="tao huang" w:date="2017-09-17T12:05:00Z">
              <w:rPr>
                <w:color w:val="000000" w:themeColor="text1"/>
                <w:szCs w:val="24"/>
              </w:rPr>
            </w:rPrChange>
          </w:rPr>
          <w:delText xml:space="preserve">their </w:delText>
        </w:r>
        <w:r w:rsidR="00941EB5" w:rsidRPr="00A60A57" w:rsidDel="00E75FBF">
          <w:rPr>
            <w:color w:val="0D0D0D" w:themeColor="text1" w:themeTint="F2"/>
            <w:sz w:val="22"/>
            <w:rPrChange w:id="634" w:author="tao huang" w:date="2017-09-17T12:05:00Z">
              <w:rPr>
                <w:color w:val="000000" w:themeColor="text1"/>
                <w:szCs w:val="24"/>
              </w:rPr>
            </w:rPrChange>
          </w:rPr>
          <w:delText>judgments</w:delText>
        </w:r>
      </w:del>
      <w:r w:rsidRPr="00A60A57">
        <w:rPr>
          <w:color w:val="0D0D0D" w:themeColor="text1" w:themeTint="F2"/>
          <w:sz w:val="22"/>
          <w:rPrChange w:id="635" w:author="tao huang" w:date="2017-09-17T12:05:00Z">
            <w:rPr>
              <w:color w:val="000000" w:themeColor="text1"/>
              <w:szCs w:val="24"/>
            </w:rPr>
          </w:rPrChange>
        </w:rPr>
        <w:t xml:space="preserve"> </w:t>
      </w:r>
      <w:r w:rsidR="00EA5284" w:rsidRPr="00A60A57">
        <w:rPr>
          <w:color w:val="0D0D0D" w:themeColor="text1" w:themeTint="F2"/>
          <w:sz w:val="22"/>
          <w:rPrChange w:id="636" w:author="tao huang" w:date="2017-09-17T12:05:00Z">
            <w:rPr>
              <w:color w:val="000000" w:themeColor="text1"/>
              <w:szCs w:val="24"/>
            </w:rPr>
          </w:rPrChange>
        </w:rPr>
        <w:fldChar w:fldCharType="begin">
          <w:fldData xml:space="preserve">PEVuZE5vdGU+PENpdGU+PEF1dGhvcj5GaWxkZXM8L0F1dGhvcj48WWVhcj4yMDA4PC9ZZWFyPjxS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</w:fldData>
        </w:fldChar>
      </w:r>
      <w:r w:rsidR="006016F1">
        <w:rPr>
          <w:color w:val="0D0D0D" w:themeColor="text1" w:themeTint="F2"/>
          <w:sz w:val="22"/>
        </w:rPr>
        <w:instrText xml:space="preserve"> ADDIN EN.CITE </w:instrText>
      </w:r>
      <w:r w:rsidR="006016F1">
        <w:rPr>
          <w:color w:val="0D0D0D" w:themeColor="text1" w:themeTint="F2"/>
          <w:sz w:val="22"/>
        </w:rPr>
        <w:fldChar w:fldCharType="begin">
          <w:fldData xml:space="preserve">PEVuZE5vdGU+PENpdGU+PEF1dGhvcj5GaWxkZXM8L0F1dGhvcj48WWVhcj4yMDA4PC9ZZWFyPjxS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</w:fldData>
        </w:fldChar>
      </w:r>
      <w:r w:rsidR="006016F1">
        <w:rPr>
          <w:color w:val="0D0D0D" w:themeColor="text1" w:themeTint="F2"/>
          <w:sz w:val="22"/>
        </w:rPr>
        <w:instrText xml:space="preserve"> ADDIN EN.CITE.DATA </w:instrText>
      </w:r>
      <w:r w:rsidR="006016F1">
        <w:rPr>
          <w:color w:val="0D0D0D" w:themeColor="text1" w:themeTint="F2"/>
          <w:sz w:val="22"/>
        </w:rPr>
      </w:r>
      <w:r w:rsidR="006016F1">
        <w:rPr>
          <w:color w:val="0D0D0D" w:themeColor="text1" w:themeTint="F2"/>
          <w:sz w:val="22"/>
        </w:rPr>
        <w:fldChar w:fldCharType="end"/>
      </w:r>
      <w:r w:rsidR="00EA5284" w:rsidRPr="00A60A57">
        <w:rPr>
          <w:color w:val="0D0D0D" w:themeColor="text1" w:themeTint="F2"/>
          <w:sz w:val="22"/>
          <w:rPrChange w:id="637" w:author="tao huang" w:date="2017-09-17T12:05:00Z">
            <w:rPr>
              <w:color w:val="000000" w:themeColor="text1"/>
              <w:szCs w:val="24"/>
            </w:rPr>
          </w:rPrChange>
        </w:rPr>
        <w:fldChar w:fldCharType="separate"/>
      </w:r>
      <w:r w:rsidR="006016F1">
        <w:rPr>
          <w:noProof/>
          <w:color w:val="0D0D0D" w:themeColor="text1" w:themeTint="F2"/>
          <w:sz w:val="22"/>
        </w:rPr>
        <w:t xml:space="preserve">(e.g., </w:t>
      </w:r>
      <w:hyperlink w:anchor="_ENREF_34" w:tooltip="Fildes, 2008 #159" w:history="1">
        <w:r w:rsidR="00F75C33">
          <w:rPr>
            <w:noProof/>
            <w:color w:val="0D0D0D" w:themeColor="text1" w:themeTint="F2"/>
            <w:sz w:val="22"/>
          </w:rPr>
          <w:t>Robert Fildes, Nikolopoulos, Crone, &amp; Syntetos, 2008</w:t>
        </w:r>
      </w:hyperlink>
      <w:r w:rsidR="006016F1">
        <w:rPr>
          <w:noProof/>
          <w:color w:val="0D0D0D" w:themeColor="text1" w:themeTint="F2"/>
          <w:sz w:val="22"/>
        </w:rPr>
        <w:t xml:space="preserve">; </w:t>
      </w:r>
      <w:hyperlink w:anchor="_ENREF_37" w:tooltip="Goodwin, 2002 #652" w:history="1">
        <w:r w:rsidR="00F75C33">
          <w:rPr>
            <w:noProof/>
            <w:color w:val="0D0D0D" w:themeColor="text1" w:themeTint="F2"/>
            <w:sz w:val="22"/>
          </w:rPr>
          <w:t>Goodwin, 2002</w:t>
        </w:r>
      </w:hyperlink>
      <w:r w:rsidR="006016F1">
        <w:rPr>
          <w:noProof/>
          <w:color w:val="0D0D0D" w:themeColor="text1" w:themeTint="F2"/>
          <w:sz w:val="22"/>
        </w:rPr>
        <w:t xml:space="preserve">; </w:t>
      </w:r>
      <w:hyperlink w:anchor="_ENREF_58" w:tooltip="Nikolopoulos, 2010 #605" w:history="1">
        <w:r w:rsidR="00F75C33">
          <w:rPr>
            <w:noProof/>
            <w:color w:val="0D0D0D" w:themeColor="text1" w:themeTint="F2"/>
            <w:sz w:val="22"/>
          </w:rPr>
          <w:t>Nikolopoulos, 2010</w:t>
        </w:r>
      </w:hyperlink>
      <w:r w:rsidR="006016F1">
        <w:rPr>
          <w:noProof/>
          <w:color w:val="0D0D0D" w:themeColor="text1" w:themeTint="F2"/>
          <w:sz w:val="22"/>
        </w:rPr>
        <w:t>)</w:t>
      </w:r>
      <w:r w:rsidR="00EA5284" w:rsidRPr="00A60A57">
        <w:rPr>
          <w:color w:val="0D0D0D" w:themeColor="text1" w:themeTint="F2"/>
          <w:sz w:val="22"/>
          <w:rPrChange w:id="638" w:author="tao huang" w:date="2017-09-17T12:05:00Z">
            <w:rPr>
              <w:color w:val="000000" w:themeColor="text1"/>
              <w:szCs w:val="24"/>
            </w:rPr>
          </w:rPrChange>
        </w:rPr>
        <w:fldChar w:fldCharType="end"/>
      </w:r>
      <w:r w:rsidR="00AC0D75" w:rsidRPr="00A60A57">
        <w:rPr>
          <w:color w:val="0D0D0D" w:themeColor="text1" w:themeTint="F2"/>
          <w:sz w:val="22"/>
          <w:rPrChange w:id="639" w:author="tao huang" w:date="2017-09-17T12:05:00Z">
            <w:rPr>
              <w:color w:val="000000" w:themeColor="text1"/>
              <w:szCs w:val="24"/>
            </w:rPr>
          </w:rPrChange>
        </w:rPr>
        <w:t>. Other</w:t>
      </w:r>
      <w:ins w:id="640" w:author="Soopramanien, Didier" w:date="2017-09-06T20:29:00Z">
        <w:r w:rsidR="00E75FBF" w:rsidRPr="00A60A57">
          <w:rPr>
            <w:color w:val="0D0D0D" w:themeColor="text1" w:themeTint="F2"/>
            <w:sz w:val="22"/>
            <w:rPrChange w:id="641" w:author="tao huang" w:date="2017-09-17T12:05:00Z">
              <w:rPr>
                <w:color w:val="000000" w:themeColor="text1"/>
                <w:szCs w:val="24"/>
              </w:rPr>
            </w:rPrChange>
          </w:rPr>
          <w:t>s have</w:t>
        </w:r>
      </w:ins>
      <w:del w:id="642" w:author="Soopramanien, Didier" w:date="2017-09-06T20:29:00Z">
        <w:r w:rsidR="00AC0D75" w:rsidRPr="00A60A57" w:rsidDel="00E75FBF">
          <w:rPr>
            <w:color w:val="0D0D0D" w:themeColor="text1" w:themeTint="F2"/>
            <w:sz w:val="22"/>
            <w:rPrChange w:id="643" w:author="tao huang" w:date="2017-09-17T12:05:00Z">
              <w:rPr>
                <w:color w:val="000000" w:themeColor="text1"/>
                <w:szCs w:val="24"/>
              </w:rPr>
            </w:rPrChange>
          </w:rPr>
          <w:delText>s</w:delText>
        </w:r>
      </w:del>
      <w:r w:rsidR="00AC0D75" w:rsidRPr="00A60A57">
        <w:rPr>
          <w:color w:val="0D0D0D" w:themeColor="text1" w:themeTint="F2"/>
          <w:sz w:val="22"/>
          <w:rPrChange w:id="644" w:author="tao huang" w:date="2017-09-17T12:05:00Z">
            <w:rPr>
              <w:color w:val="000000" w:themeColor="text1"/>
              <w:szCs w:val="24"/>
            </w:rPr>
          </w:rPrChange>
        </w:rPr>
        <w:t xml:space="preserve"> develop</w:t>
      </w:r>
      <w:ins w:id="645" w:author="Soopramanien, Didier" w:date="2017-09-06T20:29:00Z">
        <w:r w:rsidR="00E75FBF" w:rsidRPr="00A60A57">
          <w:rPr>
            <w:color w:val="0D0D0D" w:themeColor="text1" w:themeTint="F2"/>
            <w:sz w:val="22"/>
            <w:rPrChange w:id="646" w:author="tao huang" w:date="2017-09-17T12:05:00Z">
              <w:rPr>
                <w:color w:val="000000" w:themeColor="text1"/>
                <w:szCs w:val="24"/>
              </w:rPr>
            </w:rPrChange>
          </w:rPr>
          <w:t>ed</w:t>
        </w:r>
      </w:ins>
      <w:r w:rsidR="00941EB5" w:rsidRPr="00A60A57">
        <w:rPr>
          <w:color w:val="0D0D0D" w:themeColor="text1" w:themeTint="F2"/>
          <w:sz w:val="22"/>
          <w:rPrChange w:id="647" w:author="tao huang" w:date="2017-09-17T12:05:00Z">
            <w:rPr>
              <w:color w:val="000000" w:themeColor="text1"/>
              <w:szCs w:val="24"/>
            </w:rPr>
          </w:rPrChange>
        </w:rPr>
        <w:t xml:space="preserve"> models to </w:t>
      </w:r>
      <w:r w:rsidR="00AC0D75" w:rsidRPr="00A60A57">
        <w:rPr>
          <w:color w:val="0D0D0D" w:themeColor="text1" w:themeTint="F2"/>
          <w:sz w:val="22"/>
          <w:rPrChange w:id="648" w:author="tao huang" w:date="2017-09-17T12:05:00Z">
            <w:rPr>
              <w:color w:val="000000" w:themeColor="text1"/>
              <w:szCs w:val="24"/>
            </w:rPr>
          </w:rPrChange>
        </w:rPr>
        <w:t>estimate the ‘lift’ effect based on</w:t>
      </w:r>
      <w:del w:id="649" w:author="Soopramanien, Didier" w:date="2017-09-07T16:11:00Z">
        <w:r w:rsidR="00AC0D75" w:rsidRPr="00A60A57" w:rsidDel="009F2CA1">
          <w:rPr>
            <w:color w:val="0D0D0D" w:themeColor="text1" w:themeTint="F2"/>
            <w:sz w:val="22"/>
            <w:rPrChange w:id="650" w:author="tao huang" w:date="2017-09-17T12:05:00Z">
              <w:rPr>
                <w:color w:val="000000" w:themeColor="text1"/>
                <w:szCs w:val="24"/>
              </w:rPr>
            </w:rPrChange>
          </w:rPr>
          <w:delText xml:space="preserve"> the</w:delText>
        </w:r>
      </w:del>
      <w:r w:rsidR="00AC0D75" w:rsidRPr="00A60A57">
        <w:rPr>
          <w:color w:val="0D0D0D" w:themeColor="text1" w:themeTint="F2"/>
          <w:sz w:val="22"/>
          <w:rPrChange w:id="651" w:author="tao huang" w:date="2017-09-17T12:05:00Z">
            <w:rPr>
              <w:color w:val="000000" w:themeColor="text1"/>
              <w:szCs w:val="24"/>
            </w:rPr>
          </w:rPrChange>
        </w:rPr>
        <w:t xml:space="preserve"> data </w:t>
      </w:r>
      <w:r w:rsidR="000848D5" w:rsidRPr="00A60A57">
        <w:rPr>
          <w:color w:val="0D0D0D" w:themeColor="text1" w:themeTint="F2"/>
          <w:sz w:val="22"/>
          <w:rPrChange w:id="652" w:author="tao huang" w:date="2017-09-17T12:05:00Z">
            <w:rPr>
              <w:color w:val="000000" w:themeColor="text1"/>
              <w:szCs w:val="24"/>
            </w:rPr>
          </w:rPrChange>
        </w:rPr>
        <w:fldChar w:fldCharType="begin">
          <w:fldData xml:space="preserve">PEVuZE5vdGU+PENpdGU+PEF1dGhvcj5Db29wZXI8L0F1dGhvcj48WWVhcj4xOTk5PC9ZZWFyPjxS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</w:fldData>
        </w:fldChar>
      </w:r>
      <w:r w:rsidR="00F75C33">
        <w:rPr>
          <w:color w:val="0D0D0D" w:themeColor="text1" w:themeTint="F2"/>
          <w:sz w:val="22"/>
        </w:rPr>
        <w:instrText xml:space="preserve"> ADDIN EN.CITE </w:instrText>
      </w:r>
      <w:r w:rsidR="00F75C33">
        <w:rPr>
          <w:color w:val="0D0D0D" w:themeColor="text1" w:themeTint="F2"/>
          <w:sz w:val="22"/>
        </w:rPr>
        <w:fldChar w:fldCharType="begin">
          <w:fldData xml:space="preserve">PEVuZE5vdGU+PENpdGU+PEF1dGhvcj5Db29wZXI8L0F1dGhvcj48WWVhcj4xOTk5PC9ZZWFyPjxS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</w:fldData>
        </w:fldChar>
      </w:r>
      <w:r w:rsidR="00F75C33">
        <w:rPr>
          <w:color w:val="0D0D0D" w:themeColor="text1" w:themeTint="F2"/>
          <w:sz w:val="22"/>
        </w:rPr>
        <w:instrText xml:space="preserve"> ADDIN EN.CITE.DATA </w:instrText>
      </w:r>
      <w:r w:rsidR="00F75C33">
        <w:rPr>
          <w:color w:val="0D0D0D" w:themeColor="text1" w:themeTint="F2"/>
          <w:sz w:val="22"/>
        </w:rPr>
      </w:r>
      <w:r w:rsidR="00F75C33">
        <w:rPr>
          <w:color w:val="0D0D0D" w:themeColor="text1" w:themeTint="F2"/>
          <w:sz w:val="22"/>
        </w:rPr>
        <w:fldChar w:fldCharType="end"/>
      </w:r>
      <w:r w:rsidR="000848D5" w:rsidRPr="00A60A57">
        <w:rPr>
          <w:color w:val="0D0D0D" w:themeColor="text1" w:themeTint="F2"/>
          <w:sz w:val="22"/>
          <w:rPrChange w:id="653" w:author="tao huang" w:date="2017-09-17T12:05:00Z">
            <w:rPr>
              <w:color w:val="000000" w:themeColor="text1"/>
              <w:szCs w:val="24"/>
            </w:rPr>
          </w:rPrChange>
        </w:rPr>
        <w:fldChar w:fldCharType="separate"/>
      </w:r>
      <w:r w:rsidR="00F75C33">
        <w:rPr>
          <w:noProof/>
          <w:color w:val="0D0D0D" w:themeColor="text1" w:themeTint="F2"/>
          <w:sz w:val="22"/>
        </w:rPr>
        <w:t>(</w:t>
      </w:r>
      <w:hyperlink w:anchor="_ENREF_23" w:tooltip="Cooper, 1999 #662" w:history="1">
        <w:r w:rsidR="00F75C33">
          <w:rPr>
            <w:noProof/>
            <w:color w:val="0D0D0D" w:themeColor="text1" w:themeTint="F2"/>
            <w:sz w:val="22"/>
          </w:rPr>
          <w:t>L. G. Cooper et al., 1999</w:t>
        </w:r>
      </w:hyperlink>
      <w:r w:rsidR="00F75C33">
        <w:rPr>
          <w:noProof/>
          <w:color w:val="0D0D0D" w:themeColor="text1" w:themeTint="F2"/>
          <w:sz w:val="22"/>
        </w:rPr>
        <w:t xml:space="preserve">; </w:t>
      </w:r>
      <w:hyperlink w:anchor="_ENREF_24" w:tooltip="Cooper, 2000 #24" w:history="1">
        <w:r w:rsidR="00F75C33">
          <w:rPr>
            <w:noProof/>
            <w:color w:val="0D0D0D" w:themeColor="text1" w:themeTint="F2"/>
            <w:sz w:val="22"/>
          </w:rPr>
          <w:t>L. G. Cooper &amp; Giuffrida, 2000</w:t>
        </w:r>
      </w:hyperlink>
      <w:r w:rsidR="00F75C33">
        <w:rPr>
          <w:noProof/>
          <w:color w:val="0D0D0D" w:themeColor="text1" w:themeTint="F2"/>
          <w:sz w:val="22"/>
        </w:rPr>
        <w:t xml:space="preserve">; </w:t>
      </w:r>
      <w:hyperlink w:anchor="_ENREF_71" w:tooltip="Trusov, 2006 #25" w:history="1">
        <w:r w:rsidR="00F75C33">
          <w:rPr>
            <w:noProof/>
            <w:color w:val="0D0D0D" w:themeColor="text1" w:themeTint="F2"/>
            <w:sz w:val="22"/>
          </w:rPr>
          <w:t>Trusov, Bodapati, &amp; Cooper, 2006</w:t>
        </w:r>
      </w:hyperlink>
      <w:r w:rsidR="00F75C33">
        <w:rPr>
          <w:noProof/>
          <w:color w:val="0D0D0D" w:themeColor="text1" w:themeTint="F2"/>
          <w:sz w:val="22"/>
        </w:rPr>
        <w:t>)</w:t>
      </w:r>
      <w:r w:rsidR="000848D5" w:rsidRPr="00A60A57">
        <w:rPr>
          <w:color w:val="0D0D0D" w:themeColor="text1" w:themeTint="F2"/>
          <w:sz w:val="22"/>
          <w:rPrChange w:id="654" w:author="tao huang" w:date="2017-09-17T12:05:00Z">
            <w:rPr>
              <w:color w:val="000000" w:themeColor="text1"/>
              <w:szCs w:val="24"/>
            </w:rPr>
          </w:rPrChange>
        </w:rPr>
        <w:fldChar w:fldCharType="end"/>
      </w:r>
      <w:r w:rsidR="00941EB5" w:rsidRPr="00A60A57">
        <w:rPr>
          <w:color w:val="0D0D0D" w:themeColor="text1" w:themeTint="F2"/>
          <w:sz w:val="22"/>
          <w:rPrChange w:id="655" w:author="tao huang" w:date="2017-09-17T12:05:00Z">
            <w:rPr>
              <w:color w:val="000000" w:themeColor="text1"/>
              <w:szCs w:val="24"/>
            </w:rPr>
          </w:rPrChange>
        </w:rPr>
        <w:t xml:space="preserve">. </w:t>
      </w:r>
      <w:r w:rsidR="00AC0D75" w:rsidRPr="00A60A57">
        <w:rPr>
          <w:color w:val="0D0D0D" w:themeColor="text1" w:themeTint="F2"/>
          <w:sz w:val="22"/>
          <w:rPrChange w:id="656" w:author="tao huang" w:date="2017-09-17T12:05:00Z">
            <w:rPr>
              <w:color w:val="000000" w:themeColor="text1"/>
              <w:szCs w:val="24"/>
            </w:rPr>
          </w:rPrChange>
        </w:rPr>
        <w:t xml:space="preserve">Some </w:t>
      </w:r>
      <w:r w:rsidR="003F530C" w:rsidRPr="00A60A57">
        <w:rPr>
          <w:color w:val="0D0D0D" w:themeColor="text1" w:themeTint="F2"/>
          <w:sz w:val="22"/>
          <w:rPrChange w:id="657" w:author="tao huang" w:date="2017-09-17T12:05:00Z">
            <w:rPr>
              <w:color w:val="000000" w:themeColor="text1"/>
              <w:szCs w:val="24"/>
            </w:rPr>
          </w:rPrChange>
        </w:rPr>
        <w:t xml:space="preserve">other </w:t>
      </w:r>
      <w:r w:rsidR="000848D5" w:rsidRPr="00A60A57">
        <w:rPr>
          <w:color w:val="0D0D0D" w:themeColor="text1" w:themeTint="F2"/>
          <w:sz w:val="22"/>
          <w:rPrChange w:id="658" w:author="tao huang" w:date="2017-09-17T12:05:00Z">
            <w:rPr>
              <w:color w:val="000000" w:themeColor="text1"/>
              <w:szCs w:val="24"/>
            </w:rPr>
          </w:rPrChange>
        </w:rPr>
        <w:t xml:space="preserve">studies </w:t>
      </w:r>
      <w:r w:rsidR="009F4CC9" w:rsidRPr="00A60A57">
        <w:rPr>
          <w:color w:val="0D0D0D" w:themeColor="text1" w:themeTint="F2"/>
          <w:sz w:val="22"/>
          <w:rPrChange w:id="659" w:author="tao huang" w:date="2017-09-17T12:05:00Z">
            <w:rPr>
              <w:color w:val="000000" w:themeColor="text1"/>
              <w:szCs w:val="24"/>
            </w:rPr>
          </w:rPrChange>
        </w:rPr>
        <w:t xml:space="preserve">directly generate the </w:t>
      </w:r>
      <w:r w:rsidR="00F640AC" w:rsidRPr="00A60A57">
        <w:rPr>
          <w:color w:val="0D0D0D" w:themeColor="text1" w:themeTint="F2"/>
          <w:sz w:val="22"/>
          <w:rPrChange w:id="660" w:author="tao huang" w:date="2017-09-17T12:05:00Z">
            <w:rPr>
              <w:color w:val="000000" w:themeColor="text1"/>
              <w:szCs w:val="24"/>
            </w:rPr>
          </w:rPrChange>
        </w:rPr>
        <w:t xml:space="preserve">final </w:t>
      </w:r>
      <w:r w:rsidR="00AC0D75" w:rsidRPr="00A60A57">
        <w:rPr>
          <w:color w:val="0D0D0D" w:themeColor="text1" w:themeTint="F2"/>
          <w:sz w:val="22"/>
          <w:rPrChange w:id="661" w:author="tao huang" w:date="2017-09-17T12:05:00Z">
            <w:rPr>
              <w:color w:val="000000" w:themeColor="text1"/>
              <w:szCs w:val="24"/>
            </w:rPr>
          </w:rPrChange>
        </w:rPr>
        <w:t>forecast</w:t>
      </w:r>
      <w:r w:rsidR="009F4CC9" w:rsidRPr="00A60A57">
        <w:rPr>
          <w:color w:val="0D0D0D" w:themeColor="text1" w:themeTint="F2"/>
          <w:sz w:val="22"/>
          <w:rPrChange w:id="662" w:author="tao huang" w:date="2017-09-17T12:05:00Z">
            <w:rPr>
              <w:color w:val="000000" w:themeColor="text1"/>
              <w:szCs w:val="24"/>
            </w:rPr>
          </w:rPrChange>
        </w:rPr>
        <w:t xml:space="preserve"> </w:t>
      </w:r>
      <w:r w:rsidR="000848D5" w:rsidRPr="00A60A57">
        <w:rPr>
          <w:color w:val="0D0D0D" w:themeColor="text1" w:themeTint="F2"/>
          <w:sz w:val="22"/>
          <w:rPrChange w:id="663" w:author="tao huang" w:date="2017-09-17T12:05:00Z">
            <w:rPr>
              <w:color w:val="000000" w:themeColor="text1"/>
              <w:szCs w:val="24"/>
            </w:rPr>
          </w:rPrChange>
        </w:rPr>
        <w:t>of the</w:t>
      </w:r>
      <w:r w:rsidR="009F4CC9" w:rsidRPr="00A60A57">
        <w:rPr>
          <w:color w:val="0D0D0D" w:themeColor="text1" w:themeTint="F2"/>
          <w:sz w:val="22"/>
          <w:rPrChange w:id="664" w:author="tao huang" w:date="2017-09-17T12:05:00Z">
            <w:rPr>
              <w:color w:val="000000" w:themeColor="text1"/>
              <w:szCs w:val="24"/>
            </w:rPr>
          </w:rPrChange>
        </w:rPr>
        <w:t xml:space="preserve"> product sales</w:t>
      </w:r>
      <w:r w:rsidR="000848D5" w:rsidRPr="00A60A57">
        <w:rPr>
          <w:color w:val="0D0D0D" w:themeColor="text1" w:themeTint="F2"/>
          <w:sz w:val="22"/>
          <w:rPrChange w:id="665" w:author="tao huang" w:date="2017-09-17T12:05:00Z">
            <w:rPr>
              <w:color w:val="000000" w:themeColor="text1"/>
              <w:szCs w:val="24"/>
            </w:rPr>
          </w:rPrChange>
        </w:rPr>
        <w:t xml:space="preserve">. </w:t>
      </w:r>
      <w:r w:rsidR="00192EBD" w:rsidRPr="00A60A57">
        <w:rPr>
          <w:color w:val="0D0D0D" w:themeColor="text1" w:themeTint="F2"/>
          <w:sz w:val="22"/>
          <w:rPrChange w:id="666" w:author="tao huang" w:date="2017-09-17T12:05:00Z">
            <w:rPr/>
          </w:rPrChange>
        </w:rPr>
        <w:fldChar w:fldCharType="begin"/>
      </w:r>
      <w:r w:rsidR="00192EBD" w:rsidRPr="00A60A57">
        <w:rPr>
          <w:color w:val="0D0D0D" w:themeColor="text1" w:themeTint="F2"/>
          <w:sz w:val="22"/>
          <w:rPrChange w:id="667" w:author="tao huang" w:date="2017-09-17T12:05:00Z">
            <w:rPr/>
          </w:rPrChange>
        </w:rPr>
        <w:instrText xml:space="preserve"> HYPERLINK \l "_ENREF_30" \o "Gür Ali, 2009 #715" </w:instrText>
      </w:r>
      <w:r w:rsidR="00192EBD" w:rsidRPr="00A60A57">
        <w:rPr>
          <w:color w:val="0D0D0D" w:themeColor="text1" w:themeTint="F2"/>
          <w:sz w:val="22"/>
          <w:rPrChange w:id="668" w:author="tao huang" w:date="2017-09-17T12:05:00Z">
            <w:rPr>
              <w:noProof/>
              <w:color w:val="000000" w:themeColor="text1"/>
              <w:szCs w:val="24"/>
            </w:rPr>
          </w:rPrChange>
        </w:rPr>
        <w:fldChar w:fldCharType="separate"/>
      </w:r>
      <w:r w:rsidR="000848D5" w:rsidRPr="00A60A57">
        <w:rPr>
          <w:noProof/>
          <w:color w:val="0D0D0D" w:themeColor="text1" w:themeTint="F2"/>
          <w:sz w:val="22"/>
          <w:rPrChange w:id="669" w:author="tao huang" w:date="2017-09-17T12:05:00Z">
            <w:rPr>
              <w:noProof/>
              <w:color w:val="000000" w:themeColor="text1"/>
              <w:szCs w:val="24"/>
            </w:rPr>
          </w:rPrChange>
        </w:rPr>
        <w:t>Gür Ali, et al. (2009</w:t>
      </w:r>
      <w:r w:rsidR="00192EBD" w:rsidRPr="00A60A57">
        <w:rPr>
          <w:noProof/>
          <w:color w:val="0D0D0D" w:themeColor="text1" w:themeTint="F2"/>
          <w:sz w:val="22"/>
          <w:rPrChange w:id="670" w:author="tao huang" w:date="2017-09-17T12:05:00Z">
            <w:rPr>
              <w:noProof/>
              <w:color w:val="000000" w:themeColor="text1"/>
              <w:szCs w:val="24"/>
            </w:rPr>
          </w:rPrChange>
        </w:rPr>
        <w:fldChar w:fldCharType="end"/>
      </w:r>
      <w:r w:rsidR="000848D5" w:rsidRPr="00A60A57">
        <w:rPr>
          <w:noProof/>
          <w:color w:val="0D0D0D" w:themeColor="text1" w:themeTint="F2"/>
          <w:sz w:val="22"/>
          <w:rPrChange w:id="671" w:author="tao huang" w:date="2017-09-17T12:05:00Z">
            <w:rPr>
              <w:noProof/>
              <w:color w:val="000000" w:themeColor="text1"/>
              <w:szCs w:val="24"/>
            </w:rPr>
          </w:rPrChange>
        </w:rPr>
        <w:t>) proposed the regression tree model with a range of variables constructed from the sales, price, an</w:t>
      </w:r>
      <w:r w:rsidR="00AC0D75" w:rsidRPr="00A60A57">
        <w:rPr>
          <w:noProof/>
          <w:color w:val="0D0D0D" w:themeColor="text1" w:themeTint="F2"/>
          <w:sz w:val="22"/>
          <w:rPrChange w:id="672" w:author="tao huang" w:date="2017-09-17T12:05:00Z">
            <w:rPr>
              <w:noProof/>
              <w:color w:val="000000" w:themeColor="text1"/>
              <w:szCs w:val="24"/>
            </w:rPr>
          </w:rPrChange>
        </w:rPr>
        <w:t>d promotion of the focal product</w:t>
      </w:r>
      <w:r w:rsidR="000848D5" w:rsidRPr="00A60A57">
        <w:rPr>
          <w:noProof/>
          <w:color w:val="0D0D0D" w:themeColor="text1" w:themeTint="F2"/>
          <w:sz w:val="22"/>
          <w:rPrChange w:id="673" w:author="tao huang" w:date="2017-09-17T12:05:00Z">
            <w:rPr>
              <w:noProof/>
              <w:color w:val="000000" w:themeColor="text1"/>
              <w:szCs w:val="24"/>
            </w:rPr>
          </w:rPrChange>
        </w:rPr>
        <w:t xml:space="preserve">. </w:t>
      </w:r>
      <w:r w:rsidR="00F75C33">
        <w:rPr>
          <w:noProof/>
          <w:color w:val="0D0D0D" w:themeColor="text1" w:themeTint="F2"/>
          <w:sz w:val="22"/>
        </w:rPr>
        <w:fldChar w:fldCharType="begin"/>
      </w:r>
      <w:r w:rsidR="00F75C33">
        <w:rPr>
          <w:noProof/>
          <w:color w:val="0D0D0D" w:themeColor="text1" w:themeTint="F2"/>
          <w:sz w:val="22"/>
        </w:rPr>
        <w:instrText xml:space="preserve"> HYPERLINK \l "_ENREF_41" \o "Huang, 2014 #732" </w:instrText>
      </w:r>
      <w:r w:rsidR="00F75C33">
        <w:rPr>
          <w:noProof/>
          <w:color w:val="0D0D0D" w:themeColor="text1" w:themeTint="F2"/>
          <w:sz w:val="22"/>
        </w:rPr>
      </w:r>
      <w:r w:rsidR="00F75C33">
        <w:rPr>
          <w:noProof/>
          <w:color w:val="0D0D0D" w:themeColor="text1" w:themeTint="F2"/>
          <w:sz w:val="22"/>
        </w:rPr>
        <w:fldChar w:fldCharType="separate"/>
      </w:r>
      <w:r w:rsidR="00F75C33" w:rsidRPr="00A60A57">
        <w:rPr>
          <w:color w:val="0D0D0D" w:themeColor="text1" w:themeTint="F2"/>
          <w:sz w:val="22"/>
          <w:rPrChange w:id="674" w:author="tao huang" w:date="2017-09-17T12:05:00Z">
            <w:rPr>
              <w:color w:val="000000" w:themeColor="text1"/>
              <w:szCs w:val="24"/>
            </w:rPr>
          </w:rPrChange>
        </w:rPr>
        <w:fldChar w:fldCharType="begin"/>
      </w:r>
      <w:r w:rsidR="00F75C33">
        <w:rPr>
          <w:color w:val="0D0D0D" w:themeColor="text1" w:themeTint="F2"/>
          <w:sz w:val="22"/>
        </w:rPr>
        <w:instrText xml:space="preserve"> ADDIN EN.CITE &lt;EndNote&gt;&lt;Cite AuthorYear="1"&gt;&lt;Author&gt;Huang&lt;/Author&gt;&lt;Year&gt;2014&lt;/Year&gt;&lt;RecNum&gt;732&lt;/RecNum&gt;&lt;DisplayText&gt;Huang, Fildes, and Soopramanien (2014)&lt;/DisplayText&gt;&lt;record&gt;&lt;rec-number&gt;732&lt;/rec-number&gt;&lt;foreign-keys&gt;&lt;key app="EN" db-id="fwzpfdt205x9v6eprsvv25dpxftedxv0z0a9" timestamp="0"&gt;732&lt;/key&gt;&lt;/foreign-keys&gt;&lt;ref-type name="Journal Article"&gt;17&lt;/ref-type&gt;&lt;contributors&gt;&lt;authors&gt;&lt;author&gt;Huang, Tao&lt;/author&gt;&lt;author&gt;Fildes, Robert&lt;/author&gt;&lt;author&gt;Soopramanien, Didier&lt;/author&gt;&lt;/authors&gt;&lt;/contributors&gt;&lt;titles&gt;&lt;title&gt;The value of competitive information in forecasting FMCG retail product sales and the variable selection problem&lt;/title&gt;&lt;secondary-title&gt;European Journal of Operational Research&lt;/secondary-title&gt;&lt;/titles&gt;&lt;periodical&gt;&lt;full-title&gt;European Journal of Operational Research&lt;/full-title&gt;&lt;/periodical&gt;&lt;pages&gt;738-748&lt;/pages&gt;&lt;volume&gt;237&lt;/volume&gt;&lt;number&gt;2&lt;/number&gt;&lt;keywords&gt;&lt;keyword&gt;Forecasting&lt;/keyword&gt;&lt;keyword&gt;Business analytics&lt;/keyword&gt;&lt;keyword&gt;OR in marketing&lt;/keyword&gt;&lt;keyword&gt;Retailing&lt;/keyword&gt;&lt;keyword&gt;Promotions&lt;/keyword&gt;&lt;keyword&gt;Competitive information&lt;/keyword&gt;&lt;/keywords&gt;&lt;dates&gt;&lt;year&gt;2014&lt;/year&gt;&lt;pub-dates&gt;&lt;date&gt;9/1/&lt;/date&gt;&lt;/pub-dates&gt;&lt;/dates&gt;&lt;isbn&gt;0377-2217&lt;/isbn&gt;&lt;urls&gt;&lt;related-urls&gt;&lt;url&gt;http://www.sciencedirect.com/science/article/pii/S0377221714001374&lt;/url&gt;&lt;/related-urls&gt;&lt;/urls&gt;&lt;electronic-resource-num&gt;http://dx.doi.org/10.1016/j.ejor.2014.02.022&lt;/electronic-resource-num&gt;&lt;/record&gt;&lt;/Cite&gt;&lt;/EndNote&gt;</w:instrText>
      </w:r>
      <w:r w:rsidR="00F75C33" w:rsidRPr="00A60A57">
        <w:rPr>
          <w:color w:val="0D0D0D" w:themeColor="text1" w:themeTint="F2"/>
          <w:sz w:val="22"/>
          <w:rPrChange w:id="675" w:author="tao huang" w:date="2017-09-17T12:05:00Z">
            <w:rPr>
              <w:color w:val="000000" w:themeColor="text1"/>
              <w:szCs w:val="24"/>
            </w:rPr>
          </w:rPrChange>
        </w:rPr>
        <w:fldChar w:fldCharType="separate"/>
      </w:r>
      <w:r w:rsidR="00F75C33">
        <w:rPr>
          <w:noProof/>
          <w:color w:val="0D0D0D" w:themeColor="text1" w:themeTint="F2"/>
          <w:sz w:val="22"/>
        </w:rPr>
        <w:t>Huang, Fildes, and Soopramanien (2014)</w:t>
      </w:r>
      <w:r w:rsidR="00F75C33" w:rsidRPr="00A60A57">
        <w:rPr>
          <w:color w:val="0D0D0D" w:themeColor="text1" w:themeTint="F2"/>
          <w:sz w:val="22"/>
          <w:rPrChange w:id="676" w:author="tao huang" w:date="2017-09-17T12:05:00Z">
            <w:rPr>
              <w:color w:val="000000" w:themeColor="text1"/>
              <w:szCs w:val="24"/>
            </w:rPr>
          </w:rPrChange>
        </w:rPr>
        <w:fldChar w:fldCharType="end"/>
      </w:r>
      <w:r w:rsidR="00F75C33">
        <w:rPr>
          <w:noProof/>
          <w:color w:val="0D0D0D" w:themeColor="text1" w:themeTint="F2"/>
          <w:sz w:val="22"/>
        </w:rPr>
        <w:fldChar w:fldCharType="end"/>
      </w:r>
      <w:r w:rsidR="00381C25" w:rsidRPr="00A60A57">
        <w:rPr>
          <w:color w:val="0D0D0D" w:themeColor="text1" w:themeTint="F2"/>
          <w:sz w:val="22"/>
          <w:rPrChange w:id="677" w:author="tao huang" w:date="2017-09-17T12:05:00Z">
            <w:rPr>
              <w:color w:val="000000" w:themeColor="text1"/>
              <w:szCs w:val="24"/>
            </w:rPr>
          </w:rPrChange>
        </w:rPr>
        <w:t xml:space="preserve"> </w:t>
      </w:r>
      <w:r w:rsidR="00651071" w:rsidRPr="00A60A57">
        <w:rPr>
          <w:color w:val="0D0D0D" w:themeColor="text1" w:themeTint="F2"/>
          <w:sz w:val="22"/>
          <w:rPrChange w:id="678" w:author="tao huang" w:date="2017-09-17T12:05:00Z">
            <w:rPr>
              <w:color w:val="000000" w:themeColor="text1"/>
              <w:szCs w:val="24"/>
            </w:rPr>
          </w:rPrChange>
        </w:rPr>
        <w:t xml:space="preserve">proposed </w:t>
      </w:r>
      <w:r w:rsidR="00AC0D75" w:rsidRPr="00A60A57">
        <w:rPr>
          <w:color w:val="0D0D0D" w:themeColor="text1" w:themeTint="F2"/>
          <w:sz w:val="22"/>
          <w:rPrChange w:id="679" w:author="tao huang" w:date="2017-09-17T12:05:00Z">
            <w:rPr>
              <w:color w:val="000000" w:themeColor="text1"/>
              <w:szCs w:val="24"/>
            </w:rPr>
          </w:rPrChange>
        </w:rPr>
        <w:t xml:space="preserve">a </w:t>
      </w:r>
      <w:r w:rsidR="00AC0D75" w:rsidRPr="006016F1">
        <w:rPr>
          <w:noProof/>
          <w:color w:val="0D0D0D" w:themeColor="text1" w:themeTint="F2"/>
          <w:sz w:val="22"/>
          <w:rPrChange w:id="680" w:author="tao huang" w:date="2017-09-17T12:13:00Z">
            <w:rPr>
              <w:color w:val="000000" w:themeColor="text1"/>
              <w:szCs w:val="24"/>
            </w:rPr>
          </w:rPrChange>
        </w:rPr>
        <w:t>two</w:t>
      </w:r>
      <w:ins w:id="681" w:author="tao huang" w:date="2017-09-17T12:13:00Z">
        <w:r w:rsidR="006016F1">
          <w:rPr>
            <w:noProof/>
            <w:color w:val="0D0D0D" w:themeColor="text1" w:themeTint="F2"/>
            <w:sz w:val="22"/>
          </w:rPr>
          <w:t>-</w:t>
        </w:r>
      </w:ins>
      <w:del w:id="682" w:author="tao huang" w:date="2017-09-17T12:13:00Z">
        <w:r w:rsidR="00AC0D75" w:rsidRPr="006016F1" w:rsidDel="006016F1">
          <w:rPr>
            <w:noProof/>
            <w:color w:val="0D0D0D" w:themeColor="text1" w:themeTint="F2"/>
            <w:sz w:val="22"/>
            <w:rPrChange w:id="683" w:author="tao huang" w:date="2017-09-17T12:13:00Z">
              <w:rPr>
                <w:color w:val="000000" w:themeColor="text1"/>
                <w:szCs w:val="24"/>
              </w:rPr>
            </w:rPrChange>
          </w:rPr>
          <w:delText xml:space="preserve"> </w:delText>
        </w:r>
      </w:del>
      <w:r w:rsidR="00AC0D75" w:rsidRPr="006016F1">
        <w:rPr>
          <w:noProof/>
          <w:color w:val="0D0D0D" w:themeColor="text1" w:themeTint="F2"/>
          <w:sz w:val="22"/>
          <w:rPrChange w:id="684" w:author="tao huang" w:date="2017-09-17T12:13:00Z">
            <w:rPr>
              <w:color w:val="000000" w:themeColor="text1"/>
              <w:szCs w:val="24"/>
            </w:rPr>
          </w:rPrChange>
        </w:rPr>
        <w:t>stage</w:t>
      </w:r>
      <w:r w:rsidR="00AC0D75" w:rsidRPr="00A60A57">
        <w:rPr>
          <w:color w:val="0D0D0D" w:themeColor="text1" w:themeTint="F2"/>
          <w:sz w:val="22"/>
          <w:rPrChange w:id="685" w:author="tao huang" w:date="2017-09-17T12:05:00Z">
            <w:rPr>
              <w:color w:val="000000" w:themeColor="text1"/>
              <w:szCs w:val="24"/>
            </w:rPr>
          </w:rPrChange>
        </w:rPr>
        <w:t xml:space="preserve"> </w:t>
      </w:r>
      <w:r w:rsidR="004A2AE3" w:rsidRPr="00A60A57">
        <w:rPr>
          <w:color w:val="0D0D0D" w:themeColor="text1" w:themeTint="F2"/>
          <w:sz w:val="22"/>
          <w:rPrChange w:id="686" w:author="tao huang" w:date="2017-09-17T12:05:00Z">
            <w:rPr>
              <w:color w:val="000000" w:themeColor="text1"/>
              <w:szCs w:val="24"/>
            </w:rPr>
          </w:rPrChange>
        </w:rPr>
        <w:t xml:space="preserve">general-to-specific Autoregressive </w:t>
      </w:r>
      <w:commentRangeStart w:id="687"/>
      <w:commentRangeStart w:id="688"/>
      <w:r w:rsidR="004A2AE3" w:rsidRPr="00A60A57">
        <w:rPr>
          <w:color w:val="0D0D0D" w:themeColor="text1" w:themeTint="F2"/>
          <w:sz w:val="22"/>
          <w:rPrChange w:id="689" w:author="tao huang" w:date="2017-09-17T12:05:00Z">
            <w:rPr>
              <w:color w:val="000000" w:themeColor="text1"/>
              <w:szCs w:val="24"/>
            </w:rPr>
          </w:rPrChange>
        </w:rPr>
        <w:t>Distributed</w:t>
      </w:r>
      <w:commentRangeEnd w:id="687"/>
      <w:r w:rsidR="00E75FBF" w:rsidRPr="00A60A57">
        <w:rPr>
          <w:rStyle w:val="CommentReference"/>
          <w:color w:val="0D0D0D" w:themeColor="text1" w:themeTint="F2"/>
          <w:sz w:val="22"/>
          <w:szCs w:val="22"/>
          <w:rPrChange w:id="690" w:author="tao huang" w:date="2017-09-17T12:05:00Z">
            <w:rPr>
              <w:rStyle w:val="CommentReference"/>
            </w:rPr>
          </w:rPrChange>
        </w:rPr>
        <w:commentReference w:id="687"/>
      </w:r>
      <w:commentRangeEnd w:id="688"/>
      <w:r w:rsidR="000E47A8" w:rsidRPr="00A60A57">
        <w:rPr>
          <w:rStyle w:val="CommentReference"/>
          <w:color w:val="0D0D0D" w:themeColor="text1" w:themeTint="F2"/>
          <w:rPrChange w:id="691" w:author="tao huang" w:date="2017-09-17T12:05:00Z">
            <w:rPr>
              <w:rStyle w:val="CommentReference"/>
            </w:rPr>
          </w:rPrChange>
        </w:rPr>
        <w:commentReference w:id="688"/>
      </w:r>
      <w:r w:rsidR="004A2AE3" w:rsidRPr="00A60A57">
        <w:rPr>
          <w:color w:val="0D0D0D" w:themeColor="text1" w:themeTint="F2"/>
          <w:sz w:val="22"/>
          <w:rPrChange w:id="692" w:author="tao huang" w:date="2017-09-17T12:05:00Z">
            <w:rPr>
              <w:color w:val="000000" w:themeColor="text1"/>
              <w:szCs w:val="24"/>
            </w:rPr>
          </w:rPrChange>
        </w:rPr>
        <w:t xml:space="preserve"> Lag </w:t>
      </w:r>
      <w:r w:rsidR="00461ABC" w:rsidRPr="00A60A57">
        <w:rPr>
          <w:color w:val="0D0D0D" w:themeColor="text1" w:themeTint="F2"/>
          <w:sz w:val="22"/>
          <w:rPrChange w:id="693" w:author="tao huang" w:date="2017-09-17T12:05:00Z">
            <w:rPr>
              <w:color w:val="000000" w:themeColor="text1"/>
              <w:szCs w:val="24"/>
            </w:rPr>
          </w:rPrChange>
        </w:rPr>
        <w:t xml:space="preserve">(ADL) </w:t>
      </w:r>
      <w:r w:rsidR="004A2AE3" w:rsidRPr="00A60A57">
        <w:rPr>
          <w:color w:val="0D0D0D" w:themeColor="text1" w:themeTint="F2"/>
          <w:sz w:val="22"/>
          <w:rPrChange w:id="694" w:author="tao huang" w:date="2017-09-17T12:05:00Z">
            <w:rPr>
              <w:color w:val="000000" w:themeColor="text1"/>
              <w:szCs w:val="24"/>
            </w:rPr>
          </w:rPrChange>
        </w:rPr>
        <w:t>models which incorporate</w:t>
      </w:r>
      <w:r w:rsidR="00651071" w:rsidRPr="00A60A57">
        <w:rPr>
          <w:color w:val="0D0D0D" w:themeColor="text1" w:themeTint="F2"/>
          <w:sz w:val="22"/>
          <w:rPrChange w:id="695" w:author="tao huang" w:date="2017-09-17T12:05:00Z">
            <w:rPr>
              <w:color w:val="000000" w:themeColor="text1"/>
              <w:szCs w:val="24"/>
            </w:rPr>
          </w:rPrChange>
        </w:rPr>
        <w:t xml:space="preserve"> the promotional information of not only the focal product but also of the competitive products within the same product category. </w:t>
      </w:r>
      <w:r w:rsidR="00F75C33">
        <w:rPr>
          <w:color w:val="0D0D0D" w:themeColor="text1" w:themeTint="F2"/>
          <w:sz w:val="22"/>
        </w:rPr>
        <w:fldChar w:fldCharType="begin"/>
      </w:r>
      <w:r w:rsidR="00F75C33">
        <w:rPr>
          <w:color w:val="0D0D0D" w:themeColor="text1" w:themeTint="F2"/>
          <w:sz w:val="22"/>
        </w:rPr>
        <w:instrText xml:space="preserve"> HYPERLINK \l "_ENREF_46" \o "Ma, 2016 #733" </w:instrText>
      </w:r>
      <w:r w:rsidR="00F75C33">
        <w:rPr>
          <w:color w:val="0D0D0D" w:themeColor="text1" w:themeTint="F2"/>
          <w:sz w:val="22"/>
        </w:rPr>
      </w:r>
      <w:r w:rsidR="00F75C33">
        <w:rPr>
          <w:color w:val="0D0D0D" w:themeColor="text1" w:themeTint="F2"/>
          <w:sz w:val="22"/>
        </w:rPr>
        <w:fldChar w:fldCharType="separate"/>
      </w:r>
      <w:r w:rsidR="00F75C33" w:rsidRPr="00A60A57">
        <w:rPr>
          <w:color w:val="0D0D0D" w:themeColor="text1" w:themeTint="F2"/>
          <w:sz w:val="22"/>
          <w:rPrChange w:id="696" w:author="tao huang" w:date="2017-09-17T12:05:00Z">
            <w:rPr>
              <w:color w:val="000000" w:themeColor="text1"/>
              <w:szCs w:val="24"/>
            </w:rPr>
          </w:rPrChange>
        </w:rPr>
        <w:fldChar w:fldCharType="begin"/>
      </w:r>
      <w:r w:rsidR="00F75C33">
        <w:rPr>
          <w:color w:val="0D0D0D" w:themeColor="text1" w:themeTint="F2"/>
          <w:sz w:val="22"/>
        </w:rPr>
        <w:instrText xml:space="preserve"> ADDIN EN.CITE &lt;EndNote&gt;&lt;Cite AuthorYear="1"&gt;&lt;Author&gt;Ma&lt;/Author&gt;&lt;Year&gt;2016&lt;/Year&gt;&lt;RecNum&gt;733&lt;/RecNum&gt;&lt;DisplayText&gt;Ma, Fildes, and Huang (2016)&lt;/DisplayText&gt;&lt;record&gt;&lt;rec-number&gt;733&lt;/rec-number&gt;&lt;foreign-keys&gt;&lt;key app="EN" db-id="fwzpfdt205x9v6eprsvv25dpxftedxv0z0a9" timestamp="0"&gt;733&lt;/key&gt;&lt;/foreign-keys&gt;&lt;ref-type name="Journal Article"&gt;17&lt;/ref-type&gt;&lt;contributors&gt;&lt;authors&gt;&lt;author&gt;Ma, Shaohui&lt;/author&gt;&lt;author&gt;Fildes, Robert&lt;/author&gt;&lt;author&gt;Huang, Tao&lt;/author&gt;&lt;/authors&gt;&lt;/contributors&gt;&lt;titles&gt;&lt;title&gt;Demand forecasting with high dimensional data: The case of SKU retail sales forecasting with intra- and inter-category promotional information&lt;/title&gt;&lt;secondary-title&gt;European Journal of Operational Research&lt;/secondary-title&gt;&lt;/titles&gt;&lt;periodical&gt;&lt;full-title&gt;European Journal of Operational Research&lt;/full-title&gt;&lt;/periodical&gt;&lt;pages&gt;245-257&lt;/pages&gt;&lt;volume&gt;249&lt;/volume&gt;&lt;number&gt;1&lt;/number&gt;&lt;dates&gt;&lt;year&gt;2016&lt;/year&gt;&lt;pub-dates&gt;&lt;date&gt;2/16/&lt;/date&gt;&lt;/pub-dates&gt;&lt;/dates&gt;&lt;isbn&gt;0377-2217&lt;/isbn&gt;&lt;urls&gt;&lt;related-urls&gt;&lt;url&gt;http://www.sciencedirect.com/science/article/pii/S0377221715007845&lt;/url&gt;&lt;/related-urls&gt;&lt;/urls&gt;&lt;electronic-resource-num&gt;http://dx.doi.org/10.1016/j.ejor.2015.08.029&lt;/electronic-resource-num&gt;&lt;/record&gt;&lt;/Cite&gt;&lt;/EndNote&gt;</w:instrText>
      </w:r>
      <w:r w:rsidR="00F75C33" w:rsidRPr="00A60A57">
        <w:rPr>
          <w:color w:val="0D0D0D" w:themeColor="text1" w:themeTint="F2"/>
          <w:sz w:val="22"/>
          <w:rPrChange w:id="697" w:author="tao huang" w:date="2017-09-17T12:05:00Z">
            <w:rPr>
              <w:color w:val="000000" w:themeColor="text1"/>
              <w:szCs w:val="24"/>
            </w:rPr>
          </w:rPrChange>
        </w:rPr>
        <w:fldChar w:fldCharType="separate"/>
      </w:r>
      <w:r w:rsidR="00F75C33">
        <w:rPr>
          <w:noProof/>
          <w:color w:val="0D0D0D" w:themeColor="text1" w:themeTint="F2"/>
          <w:sz w:val="22"/>
        </w:rPr>
        <w:t>Ma, Fildes, and Huang (2016)</w:t>
      </w:r>
      <w:r w:rsidR="00F75C33" w:rsidRPr="00A60A57">
        <w:rPr>
          <w:color w:val="0D0D0D" w:themeColor="text1" w:themeTint="F2"/>
          <w:sz w:val="22"/>
          <w:rPrChange w:id="698" w:author="tao huang" w:date="2017-09-17T12:05:00Z">
            <w:rPr>
              <w:color w:val="000000" w:themeColor="text1"/>
              <w:szCs w:val="24"/>
            </w:rPr>
          </w:rPrChange>
        </w:rPr>
        <w:fldChar w:fldCharType="end"/>
      </w:r>
      <w:r w:rsidR="00F75C33">
        <w:rPr>
          <w:color w:val="0D0D0D" w:themeColor="text1" w:themeTint="F2"/>
          <w:sz w:val="22"/>
        </w:rPr>
        <w:fldChar w:fldCharType="end"/>
      </w:r>
      <w:r w:rsidR="00381C25" w:rsidRPr="00A60A57">
        <w:rPr>
          <w:color w:val="0D0D0D" w:themeColor="text1" w:themeTint="F2"/>
          <w:sz w:val="22"/>
          <w:rPrChange w:id="699" w:author="tao huang" w:date="2017-09-17T12:05:00Z">
            <w:rPr>
              <w:color w:val="000000" w:themeColor="text1"/>
              <w:szCs w:val="24"/>
            </w:rPr>
          </w:rPrChange>
        </w:rPr>
        <w:t xml:space="preserve"> </w:t>
      </w:r>
      <w:r w:rsidR="00B65BF2" w:rsidRPr="00A60A57">
        <w:rPr>
          <w:color w:val="0D0D0D" w:themeColor="text1" w:themeTint="F2"/>
          <w:sz w:val="22"/>
          <w:rPrChange w:id="700" w:author="tao huang" w:date="2017-09-17T12:05:00Z">
            <w:rPr>
              <w:color w:val="000000" w:themeColor="text1"/>
              <w:szCs w:val="24"/>
            </w:rPr>
          </w:rPrChange>
        </w:rPr>
        <w:t xml:space="preserve">further </w:t>
      </w:r>
      <w:r w:rsidR="00B37573" w:rsidRPr="00A60A57">
        <w:rPr>
          <w:color w:val="0D0D0D" w:themeColor="text1" w:themeTint="F2"/>
          <w:sz w:val="22"/>
          <w:rPrChange w:id="701" w:author="tao huang" w:date="2017-09-17T12:05:00Z">
            <w:rPr>
              <w:color w:val="000000" w:themeColor="text1"/>
              <w:szCs w:val="24"/>
            </w:rPr>
          </w:rPrChange>
        </w:rPr>
        <w:t>integrated</w:t>
      </w:r>
      <w:r w:rsidR="00E4118C" w:rsidRPr="00A60A57">
        <w:rPr>
          <w:color w:val="0D0D0D" w:themeColor="text1" w:themeTint="F2"/>
          <w:sz w:val="22"/>
          <w:rPrChange w:id="702" w:author="tao huang" w:date="2017-09-17T12:05:00Z">
            <w:rPr>
              <w:color w:val="000000" w:themeColor="text1"/>
              <w:szCs w:val="24"/>
            </w:rPr>
          </w:rPrChange>
        </w:rPr>
        <w:t xml:space="preserve"> the promotional information </w:t>
      </w:r>
      <w:r w:rsidR="004A2AE3" w:rsidRPr="00A60A57">
        <w:rPr>
          <w:color w:val="0D0D0D" w:themeColor="text1" w:themeTint="F2"/>
          <w:sz w:val="22"/>
          <w:rPrChange w:id="703" w:author="tao huang" w:date="2017-09-17T12:05:00Z">
            <w:rPr>
              <w:color w:val="000000" w:themeColor="text1"/>
              <w:szCs w:val="24"/>
            </w:rPr>
          </w:rPrChange>
        </w:rPr>
        <w:t xml:space="preserve">from the products </w:t>
      </w:r>
      <w:r w:rsidR="003F530C" w:rsidRPr="00A60A57">
        <w:rPr>
          <w:color w:val="0D0D0D" w:themeColor="text1" w:themeTint="F2"/>
          <w:sz w:val="22"/>
          <w:rPrChange w:id="704" w:author="tao huang" w:date="2017-09-17T12:05:00Z">
            <w:rPr>
              <w:color w:val="000000" w:themeColor="text1"/>
              <w:szCs w:val="24"/>
            </w:rPr>
          </w:rPrChange>
        </w:rPr>
        <w:t>from</w:t>
      </w:r>
      <w:r w:rsidR="0089585D" w:rsidRPr="00A60A57">
        <w:rPr>
          <w:color w:val="0D0D0D" w:themeColor="text1" w:themeTint="F2"/>
          <w:sz w:val="22"/>
          <w:rPrChange w:id="705" w:author="tao huang" w:date="2017-09-17T12:05:00Z">
            <w:rPr>
              <w:color w:val="000000" w:themeColor="text1"/>
              <w:szCs w:val="24"/>
            </w:rPr>
          </w:rPrChange>
        </w:rPr>
        <w:t xml:space="preserve"> related product</w:t>
      </w:r>
      <w:r w:rsidR="00B37573" w:rsidRPr="00A60A57">
        <w:rPr>
          <w:color w:val="0D0D0D" w:themeColor="text1" w:themeTint="F2"/>
          <w:sz w:val="22"/>
          <w:rPrChange w:id="706" w:author="tao huang" w:date="2017-09-17T12:05:00Z">
            <w:rPr>
              <w:color w:val="000000" w:themeColor="text1"/>
              <w:szCs w:val="24"/>
            </w:rPr>
          </w:rPrChange>
        </w:rPr>
        <w:t xml:space="preserve"> </w:t>
      </w:r>
      <w:r w:rsidR="00264D25" w:rsidRPr="00A60A57">
        <w:rPr>
          <w:color w:val="0D0D0D" w:themeColor="text1" w:themeTint="F2"/>
          <w:sz w:val="22"/>
          <w:rPrChange w:id="707" w:author="tao huang" w:date="2017-09-17T12:05:00Z">
            <w:rPr>
              <w:color w:val="000000" w:themeColor="text1"/>
              <w:szCs w:val="24"/>
            </w:rPr>
          </w:rPrChange>
        </w:rPr>
        <w:t>categories</w:t>
      </w:r>
      <w:r w:rsidR="004A2AE3" w:rsidRPr="00A60A57">
        <w:rPr>
          <w:color w:val="0D0D0D" w:themeColor="text1" w:themeTint="F2"/>
          <w:sz w:val="22"/>
          <w:rPrChange w:id="708" w:author="tao huang" w:date="2017-09-17T12:05:00Z">
            <w:rPr>
              <w:color w:val="000000" w:themeColor="text1"/>
              <w:szCs w:val="24"/>
            </w:rPr>
          </w:rPrChange>
        </w:rPr>
        <w:t>.</w:t>
      </w:r>
    </w:p>
    <w:p w14:paraId="6E7B2648" w14:textId="2251CE0C" w:rsidR="00780FE2" w:rsidRPr="00A60A57" w:rsidRDefault="007F25B0">
      <w:pPr>
        <w:spacing w:after="0" w:line="360" w:lineRule="auto"/>
        <w:rPr>
          <w:ins w:id="709" w:author="tao huang" w:date="2017-09-12T14:22:00Z"/>
          <w:color w:val="0D0D0D" w:themeColor="text1" w:themeTint="F2"/>
          <w:sz w:val="22"/>
          <w:rPrChange w:id="710" w:author="tao huang" w:date="2017-09-17T12:05:00Z">
            <w:rPr>
              <w:ins w:id="711" w:author="tao huang" w:date="2017-09-12T14:22:00Z"/>
              <w:color w:val="000000" w:themeColor="text1"/>
              <w:szCs w:val="24"/>
            </w:rPr>
          </w:rPrChange>
        </w:rPr>
      </w:pPr>
      <w:del w:id="712" w:author="tao huang" w:date="2017-09-12T14:48:00Z">
        <w:r w:rsidRPr="00A60A57" w:rsidDel="003308A7">
          <w:rPr>
            <w:color w:val="0D0D0D" w:themeColor="text1" w:themeTint="F2"/>
            <w:sz w:val="22"/>
            <w:rPrChange w:id="713" w:author="tao huang" w:date="2017-09-17T12:05:00Z">
              <w:rPr>
                <w:color w:val="000000" w:themeColor="text1"/>
                <w:szCs w:val="24"/>
              </w:rPr>
            </w:rPrChange>
          </w:rPr>
          <w:delText xml:space="preserve"> </w:delText>
        </w:r>
        <w:r w:rsidR="00260908" w:rsidRPr="00A60A57" w:rsidDel="003308A7">
          <w:rPr>
            <w:color w:val="0D0D0D" w:themeColor="text1" w:themeTint="F2"/>
            <w:sz w:val="22"/>
            <w:rPrChange w:id="714" w:author="tao huang" w:date="2017-09-17T12:05:00Z">
              <w:rPr>
                <w:color w:val="000000" w:themeColor="text1"/>
                <w:szCs w:val="24"/>
              </w:rPr>
            </w:rPrChange>
          </w:rPr>
          <w:fldChar w:fldCharType="begin"/>
        </w:r>
        <w:r w:rsidR="00260908" w:rsidRPr="00A60A57" w:rsidDel="003308A7">
          <w:rPr>
            <w:color w:val="0D0D0D" w:themeColor="text1" w:themeTint="F2"/>
            <w:sz w:val="22"/>
            <w:rPrChange w:id="715" w:author="tao huang" w:date="2017-09-17T12:05:00Z">
              <w:rPr>
                <w:color w:val="000000" w:themeColor="text1"/>
                <w:szCs w:val="24"/>
              </w:rPr>
            </w:rPrChange>
          </w:rPr>
          <w:delInstrText xml:space="preserve"> ADDIN EN.CITE &lt;EndNote&gt;&lt;Cite&gt;&lt;Author&gt;Chow&lt;/Author&gt;&lt;Year&gt;1960&lt;/Year&gt;&lt;RecNum&gt;260&lt;/RecNum&gt;&lt;DisplayText&gt;(Chow 1960)&lt;/DisplayText&gt;&lt;record&gt;&lt;rec-number&gt;260&lt;/rec-number&gt;&lt;foreign-keys&gt;&lt;key app="EN" db-id="fwzpfdt205x9v6eprsvv25dpxftedxv0z0a9" timestamp="0"&gt;260&lt;/key&gt;&lt;/foreign-keys&gt;&lt;ref-type name="Journal Article"&gt;17&lt;/ref-type&gt;&lt;contributors&gt;&lt;authors&gt;&lt;author&gt;Gregory C. Chow&lt;/author&gt;&lt;/authors&gt;&lt;/contributors&gt;&lt;titles&gt;&lt;title&gt;Tests of Equality Between Sets of Coefficients in Two Linear Regressions&lt;/title&gt;&lt;secondary-title&gt;Econometrica&lt;/secondary-title&gt;&lt;/titles&gt;&lt;volume&gt;28&lt;/volume&gt;&lt;number&gt;3&lt;/number&gt;&lt;dates&gt;&lt;year&gt;1960&lt;/year&gt;&lt;/dates&gt;&lt;urls&gt;&lt;/urls&gt;&lt;/record&gt;&lt;/Cite&gt;&lt;/EndNote&gt;</w:delInstrText>
        </w:r>
        <w:r w:rsidR="00260908" w:rsidRPr="00A60A57" w:rsidDel="003308A7">
          <w:rPr>
            <w:color w:val="0D0D0D" w:themeColor="text1" w:themeTint="F2"/>
            <w:sz w:val="22"/>
            <w:rPrChange w:id="716" w:author="tao huang" w:date="2017-09-17T12:05:00Z">
              <w:rPr>
                <w:color w:val="000000" w:themeColor="text1"/>
                <w:szCs w:val="24"/>
              </w:rPr>
            </w:rPrChange>
          </w:rPr>
          <w:fldChar w:fldCharType="separate"/>
        </w:r>
        <w:r w:rsidR="00260908" w:rsidRPr="00A60A57" w:rsidDel="003308A7">
          <w:rPr>
            <w:noProof/>
            <w:color w:val="0D0D0D" w:themeColor="text1" w:themeTint="F2"/>
            <w:sz w:val="22"/>
            <w:rPrChange w:id="717" w:author="tao huang" w:date="2017-09-17T12:05:00Z">
              <w:rPr>
                <w:noProof/>
                <w:color w:val="000000" w:themeColor="text1"/>
                <w:szCs w:val="24"/>
              </w:rPr>
            </w:rPrChange>
          </w:rPr>
          <w:delText>(</w:delText>
        </w:r>
        <w:r w:rsidR="00780FE2" w:rsidRPr="00A60A57" w:rsidDel="003308A7">
          <w:rPr>
            <w:noProof/>
            <w:color w:val="0D0D0D" w:themeColor="text1" w:themeTint="F2"/>
            <w:sz w:val="22"/>
            <w:rPrChange w:id="718" w:author="tao huang" w:date="2017-09-17T12:05:00Z">
              <w:rPr>
                <w:noProof/>
                <w:color w:val="000000" w:themeColor="text1"/>
                <w:szCs w:val="24"/>
              </w:rPr>
            </w:rPrChange>
          </w:rPr>
          <w:fldChar w:fldCharType="begin"/>
        </w:r>
        <w:r w:rsidR="00780FE2" w:rsidRPr="00A60A57" w:rsidDel="003308A7">
          <w:rPr>
            <w:noProof/>
            <w:color w:val="0D0D0D" w:themeColor="text1" w:themeTint="F2"/>
            <w:sz w:val="22"/>
            <w:rPrChange w:id="719" w:author="tao huang" w:date="2017-09-17T12:05:00Z">
              <w:rPr>
                <w:noProof/>
                <w:color w:val="000000" w:themeColor="text1"/>
                <w:szCs w:val="24"/>
              </w:rPr>
            </w:rPrChange>
          </w:rPr>
          <w:delInstrText xml:space="preserve"> HYPERLINK \l "_ENREF_16" \o "Chow, 1960 #260" </w:delInstrText>
        </w:r>
        <w:r w:rsidR="00780FE2" w:rsidRPr="00A60A57" w:rsidDel="003308A7">
          <w:rPr>
            <w:noProof/>
            <w:color w:val="0D0D0D" w:themeColor="text1" w:themeTint="F2"/>
            <w:sz w:val="22"/>
            <w:rPrChange w:id="720" w:author="tao huang" w:date="2017-09-17T12:05:00Z">
              <w:rPr>
                <w:noProof/>
                <w:color w:val="000000" w:themeColor="text1"/>
                <w:szCs w:val="24"/>
              </w:rPr>
            </w:rPrChange>
          </w:rPr>
          <w:fldChar w:fldCharType="separate"/>
        </w:r>
        <w:r w:rsidR="00780FE2" w:rsidRPr="00A60A57" w:rsidDel="003308A7">
          <w:rPr>
            <w:noProof/>
            <w:color w:val="0D0D0D" w:themeColor="text1" w:themeTint="F2"/>
            <w:sz w:val="22"/>
            <w:rPrChange w:id="721" w:author="tao huang" w:date="2017-09-17T12:05:00Z">
              <w:rPr>
                <w:noProof/>
                <w:color w:val="000000" w:themeColor="text1"/>
                <w:szCs w:val="24"/>
              </w:rPr>
            </w:rPrChange>
          </w:rPr>
          <w:delText>Chow 1960</w:delText>
        </w:r>
        <w:r w:rsidR="00780FE2" w:rsidRPr="00A60A57" w:rsidDel="003308A7">
          <w:rPr>
            <w:noProof/>
            <w:color w:val="0D0D0D" w:themeColor="text1" w:themeTint="F2"/>
            <w:sz w:val="22"/>
            <w:rPrChange w:id="722" w:author="tao huang" w:date="2017-09-17T12:05:00Z">
              <w:rPr>
                <w:noProof/>
                <w:color w:val="000000" w:themeColor="text1"/>
                <w:szCs w:val="24"/>
              </w:rPr>
            </w:rPrChange>
          </w:rPr>
          <w:fldChar w:fldCharType="end"/>
        </w:r>
        <w:r w:rsidR="00260908" w:rsidRPr="00A60A57" w:rsidDel="003308A7">
          <w:rPr>
            <w:noProof/>
            <w:color w:val="0D0D0D" w:themeColor="text1" w:themeTint="F2"/>
            <w:sz w:val="22"/>
            <w:rPrChange w:id="723" w:author="tao huang" w:date="2017-09-17T12:05:00Z">
              <w:rPr>
                <w:noProof/>
                <w:color w:val="000000" w:themeColor="text1"/>
                <w:szCs w:val="24"/>
              </w:rPr>
            </w:rPrChange>
          </w:rPr>
          <w:delText>)</w:delText>
        </w:r>
        <w:r w:rsidR="00260908" w:rsidRPr="00A60A57" w:rsidDel="003308A7">
          <w:rPr>
            <w:color w:val="0D0D0D" w:themeColor="text1" w:themeTint="F2"/>
            <w:sz w:val="22"/>
            <w:rPrChange w:id="724" w:author="tao huang" w:date="2017-09-17T12:05:00Z">
              <w:rPr>
                <w:color w:val="000000" w:themeColor="text1"/>
                <w:szCs w:val="24"/>
              </w:rPr>
            </w:rPrChange>
          </w:rPr>
          <w:fldChar w:fldCharType="end"/>
        </w:r>
        <w:r w:rsidR="00260908" w:rsidRPr="00A60A57" w:rsidDel="003308A7">
          <w:rPr>
            <w:color w:val="0D0D0D" w:themeColor="text1" w:themeTint="F2"/>
            <w:sz w:val="22"/>
            <w:rPrChange w:id="725" w:author="tao huang" w:date="2017-09-17T12:05:00Z">
              <w:rPr>
                <w:color w:val="000000" w:themeColor="text1"/>
                <w:szCs w:val="24"/>
              </w:rPr>
            </w:rPrChange>
          </w:rPr>
          <w:fldChar w:fldCharType="begin"/>
        </w:r>
        <w:r w:rsidR="00260908" w:rsidRPr="00A60A57" w:rsidDel="003308A7">
          <w:rPr>
            <w:color w:val="0D0D0D" w:themeColor="text1" w:themeTint="F2"/>
            <w:sz w:val="22"/>
            <w:rPrChange w:id="726" w:author="tao huang" w:date="2017-09-17T12:05:00Z">
              <w:rPr>
                <w:color w:val="000000" w:themeColor="text1"/>
                <w:szCs w:val="24"/>
              </w:rPr>
            </w:rPrChange>
          </w:rPr>
          <w:delInstrText xml:space="preserve"> ADDIN EN.CITE &lt;EndNote&gt;&lt;Cite&gt;&lt;Author&gt;Myers&lt;/Author&gt;&lt;Year&gt;1970&lt;/Year&gt;&lt;RecNum&gt;693&lt;/RecNum&gt;&lt;DisplayText&gt;(Myers and Nicosia 1970)&lt;/DisplayText&gt;&lt;record&gt;&lt;rec-number&gt;693&lt;/rec-number&gt;&lt;foreign-keys&gt;&lt;key app="EN" db-id="fwzpfdt205x9v6eprsvv25dpxftedxv0z0a9" timestamp="0"&gt;693&lt;/key&gt;&lt;/foreign-keys&gt;&lt;ref-type name="Journal Article"&gt;17&lt;/ref-type&gt;&lt;contributors&gt;&lt;authors&gt;&lt;author&gt;Myers, John G.&lt;/author&gt;&lt;author&gt;Nicosia, Francesco M.&lt;/author&gt;&lt;/authors&gt;&lt;/contributors&gt;&lt;titles&gt;&lt;title&gt;Time-Path Types: From Static to Dynamic Typologies&lt;/title&gt;&lt;secondary-title&gt;Management Science&lt;/secondary-title&gt;&lt;/titles&gt;&lt;pages&gt;B584-B596&lt;/pages&gt;&lt;volume&gt;16&lt;/volume&gt;&lt;number&gt;10&lt;/number&gt;&lt;dates&gt;&lt;year&gt;1970&lt;/year&gt;&lt;/dates&gt;&lt;publisher&gt;INFORMS&lt;/publisher&gt;&lt;isbn&gt;00251909&lt;/isbn&gt;&lt;urls&gt;&lt;/urls&gt;&lt;/record&gt;&lt;/Cite&gt;&lt;/EndNote&gt;</w:delInstrText>
        </w:r>
        <w:r w:rsidR="00260908" w:rsidRPr="00A60A57" w:rsidDel="003308A7">
          <w:rPr>
            <w:color w:val="0D0D0D" w:themeColor="text1" w:themeTint="F2"/>
            <w:sz w:val="22"/>
            <w:rPrChange w:id="727" w:author="tao huang" w:date="2017-09-17T12:05:00Z">
              <w:rPr>
                <w:color w:val="000000" w:themeColor="text1"/>
                <w:szCs w:val="24"/>
              </w:rPr>
            </w:rPrChange>
          </w:rPr>
          <w:fldChar w:fldCharType="separate"/>
        </w:r>
        <w:r w:rsidR="00260908" w:rsidRPr="00A60A57" w:rsidDel="003308A7">
          <w:rPr>
            <w:noProof/>
            <w:color w:val="0D0D0D" w:themeColor="text1" w:themeTint="F2"/>
            <w:sz w:val="22"/>
            <w:rPrChange w:id="728" w:author="tao huang" w:date="2017-09-17T12:05:00Z">
              <w:rPr>
                <w:noProof/>
                <w:color w:val="000000" w:themeColor="text1"/>
                <w:szCs w:val="24"/>
              </w:rPr>
            </w:rPrChange>
          </w:rPr>
          <w:delText>(</w:delText>
        </w:r>
        <w:r w:rsidR="00780FE2" w:rsidRPr="00A60A57" w:rsidDel="003308A7">
          <w:rPr>
            <w:noProof/>
            <w:color w:val="0D0D0D" w:themeColor="text1" w:themeTint="F2"/>
            <w:sz w:val="22"/>
            <w:rPrChange w:id="729" w:author="tao huang" w:date="2017-09-17T12:05:00Z">
              <w:rPr>
                <w:noProof/>
                <w:color w:val="000000" w:themeColor="text1"/>
                <w:szCs w:val="24"/>
              </w:rPr>
            </w:rPrChange>
          </w:rPr>
          <w:fldChar w:fldCharType="begin"/>
        </w:r>
        <w:r w:rsidR="00780FE2" w:rsidRPr="00A60A57" w:rsidDel="003308A7">
          <w:rPr>
            <w:noProof/>
            <w:color w:val="0D0D0D" w:themeColor="text1" w:themeTint="F2"/>
            <w:sz w:val="22"/>
            <w:rPrChange w:id="730" w:author="tao huang" w:date="2017-09-17T12:05:00Z">
              <w:rPr>
                <w:noProof/>
                <w:color w:val="000000" w:themeColor="text1"/>
                <w:szCs w:val="24"/>
              </w:rPr>
            </w:rPrChange>
          </w:rPr>
          <w:delInstrText xml:space="preserve"> HYPERLINK \l "_ENREF_57" \o "Myers, 1970 #693" </w:delInstrText>
        </w:r>
        <w:r w:rsidR="00780FE2" w:rsidRPr="00A60A57" w:rsidDel="003308A7">
          <w:rPr>
            <w:noProof/>
            <w:color w:val="0D0D0D" w:themeColor="text1" w:themeTint="F2"/>
            <w:sz w:val="22"/>
            <w:rPrChange w:id="731" w:author="tao huang" w:date="2017-09-17T12:05:00Z">
              <w:rPr>
                <w:noProof/>
                <w:color w:val="000000" w:themeColor="text1"/>
                <w:szCs w:val="24"/>
              </w:rPr>
            </w:rPrChange>
          </w:rPr>
          <w:fldChar w:fldCharType="separate"/>
        </w:r>
        <w:r w:rsidR="00780FE2" w:rsidRPr="00A60A57" w:rsidDel="003308A7">
          <w:rPr>
            <w:noProof/>
            <w:color w:val="0D0D0D" w:themeColor="text1" w:themeTint="F2"/>
            <w:sz w:val="22"/>
            <w:rPrChange w:id="732" w:author="tao huang" w:date="2017-09-17T12:05:00Z">
              <w:rPr>
                <w:noProof/>
                <w:color w:val="000000" w:themeColor="text1"/>
                <w:szCs w:val="24"/>
              </w:rPr>
            </w:rPrChange>
          </w:rPr>
          <w:delText>Myers and Nicosia 1970</w:delText>
        </w:r>
        <w:r w:rsidR="00780FE2" w:rsidRPr="00A60A57" w:rsidDel="003308A7">
          <w:rPr>
            <w:noProof/>
            <w:color w:val="0D0D0D" w:themeColor="text1" w:themeTint="F2"/>
            <w:sz w:val="22"/>
            <w:rPrChange w:id="733" w:author="tao huang" w:date="2017-09-17T12:05:00Z">
              <w:rPr>
                <w:noProof/>
                <w:color w:val="000000" w:themeColor="text1"/>
                <w:szCs w:val="24"/>
              </w:rPr>
            </w:rPrChange>
          </w:rPr>
          <w:fldChar w:fldCharType="end"/>
        </w:r>
        <w:r w:rsidR="00260908" w:rsidRPr="00A60A57" w:rsidDel="003308A7">
          <w:rPr>
            <w:noProof/>
            <w:color w:val="0D0D0D" w:themeColor="text1" w:themeTint="F2"/>
            <w:sz w:val="22"/>
            <w:rPrChange w:id="734" w:author="tao huang" w:date="2017-09-17T12:05:00Z">
              <w:rPr>
                <w:noProof/>
                <w:color w:val="000000" w:themeColor="text1"/>
                <w:szCs w:val="24"/>
              </w:rPr>
            </w:rPrChange>
          </w:rPr>
          <w:delText>)</w:delText>
        </w:r>
        <w:r w:rsidR="00260908" w:rsidRPr="00A60A57" w:rsidDel="003308A7">
          <w:rPr>
            <w:color w:val="0D0D0D" w:themeColor="text1" w:themeTint="F2"/>
            <w:sz w:val="22"/>
            <w:rPrChange w:id="735" w:author="tao huang" w:date="2017-09-17T12:05:00Z">
              <w:rPr>
                <w:color w:val="000000" w:themeColor="text1"/>
                <w:szCs w:val="24"/>
              </w:rPr>
            </w:rPrChange>
          </w:rPr>
          <w:fldChar w:fldCharType="end"/>
        </w:r>
        <w:r w:rsidR="00780FE2" w:rsidRPr="00A60A57" w:rsidDel="003308A7">
          <w:rPr>
            <w:color w:val="0D0D0D" w:themeColor="text1" w:themeTint="F2"/>
            <w:sz w:val="22"/>
            <w:rPrChange w:id="736" w:author="tao huang" w:date="2017-09-17T12:05:00Z">
              <w:rPr>
                <w:color w:val="000000" w:themeColor="text1"/>
                <w:szCs w:val="24"/>
              </w:rPr>
            </w:rPrChange>
          </w:rPr>
          <w:fldChar w:fldCharType="begin"/>
        </w:r>
        <w:r w:rsidR="00780FE2" w:rsidRPr="00A60A57" w:rsidDel="003308A7">
          <w:rPr>
            <w:color w:val="0D0D0D" w:themeColor="text1" w:themeTint="F2"/>
            <w:sz w:val="22"/>
            <w:rPrChange w:id="737" w:author="tao huang" w:date="2017-09-17T12:05:00Z">
              <w:rPr>
                <w:color w:val="000000" w:themeColor="text1"/>
                <w:szCs w:val="24"/>
              </w:rPr>
            </w:rPrChange>
          </w:rPr>
          <w:delInstrText xml:space="preserve"> ADDIN EN.CITE &lt;EndNote&gt;&lt;Cite&gt;&lt;Author&gt;Dodson&lt;/Author&gt;&lt;Year&gt;1978&lt;/Year&gt;&lt;RecNum&gt;120&lt;/RecNum&gt;&lt;DisplayText&gt;(Dodson, Tybout et al. 1978)&lt;/DisplayText&gt;&lt;record&gt;&lt;rec-number&gt;120&lt;/rec-number&gt;&lt;foreign-keys&gt;&lt;key app="EN" db-id="fwzpfdt205x9v6eprsvv25dpxftedxv0z0a9" timestamp="0"&gt;120&lt;/key&gt;&lt;/foreign-keys&gt;&lt;ref-type name="Journal Article"&gt;17&lt;/ref-type&gt;&lt;contributors&gt;&lt;authors&gt;&lt;author&gt;Joe A. Dodson&lt;/author&gt;&lt;author&gt;Alice M. Tybout&lt;/author&gt;&lt;author&gt;Brian Sternthal&lt;/author&gt;&lt;/authors&gt;&lt;/contributors&gt;&lt;titles&gt;&lt;title&gt;Impact of deals and deal retraction on brand switching&lt;/title&gt;&lt;secondary-title&gt;Journal of Marketing Research&lt;/secondary-title&gt;&lt;/titles&gt;&lt;periodical&gt;&lt;full-title&gt;Journal of Marketing Research&lt;/full-title&gt;&lt;/periodical&gt;&lt;pages&gt;72-81&lt;/pages&gt;&lt;volume&gt;15&lt;/volume&gt;&lt;dates&gt;&lt;year&gt;1978&lt;/year&gt;&lt;/dates&gt;&lt;urls&gt;&lt;/urls&gt;&lt;/record&gt;&lt;/Cite&gt;&lt;/EndNote&gt;</w:delInstrText>
        </w:r>
        <w:r w:rsidR="00780FE2" w:rsidRPr="00A60A57" w:rsidDel="003308A7">
          <w:rPr>
            <w:color w:val="0D0D0D" w:themeColor="text1" w:themeTint="F2"/>
            <w:sz w:val="22"/>
            <w:rPrChange w:id="738" w:author="tao huang" w:date="2017-09-17T12:05:00Z">
              <w:rPr>
                <w:color w:val="000000" w:themeColor="text1"/>
                <w:szCs w:val="24"/>
              </w:rPr>
            </w:rPrChange>
          </w:rPr>
          <w:fldChar w:fldCharType="separate"/>
        </w:r>
        <w:r w:rsidR="00780FE2" w:rsidRPr="00A60A57" w:rsidDel="003308A7">
          <w:rPr>
            <w:noProof/>
            <w:color w:val="0D0D0D" w:themeColor="text1" w:themeTint="F2"/>
            <w:sz w:val="22"/>
            <w:rPrChange w:id="739" w:author="tao huang" w:date="2017-09-17T12:05:00Z">
              <w:rPr>
                <w:noProof/>
                <w:color w:val="000000" w:themeColor="text1"/>
                <w:szCs w:val="24"/>
              </w:rPr>
            </w:rPrChange>
          </w:rPr>
          <w:delText>(</w:delText>
        </w:r>
        <w:r w:rsidR="00780FE2" w:rsidRPr="00A60A57" w:rsidDel="003308A7">
          <w:rPr>
            <w:noProof/>
            <w:color w:val="0D0D0D" w:themeColor="text1" w:themeTint="F2"/>
            <w:sz w:val="22"/>
            <w:rPrChange w:id="740" w:author="tao huang" w:date="2017-09-17T12:05:00Z">
              <w:rPr>
                <w:noProof/>
                <w:color w:val="000000" w:themeColor="text1"/>
                <w:szCs w:val="24"/>
              </w:rPr>
            </w:rPrChange>
          </w:rPr>
          <w:fldChar w:fldCharType="begin"/>
        </w:r>
        <w:r w:rsidR="00780FE2" w:rsidRPr="00A60A57" w:rsidDel="003308A7">
          <w:rPr>
            <w:noProof/>
            <w:color w:val="0D0D0D" w:themeColor="text1" w:themeTint="F2"/>
            <w:sz w:val="22"/>
            <w:rPrChange w:id="741" w:author="tao huang" w:date="2017-09-17T12:05:00Z">
              <w:rPr>
                <w:noProof/>
                <w:color w:val="000000" w:themeColor="text1"/>
                <w:szCs w:val="24"/>
              </w:rPr>
            </w:rPrChange>
          </w:rPr>
          <w:delInstrText xml:space="preserve"> HYPERLINK \l "_ENREF_29" \o "Dodson, 1978 #120" </w:delInstrText>
        </w:r>
        <w:r w:rsidR="00780FE2" w:rsidRPr="00A60A57" w:rsidDel="003308A7">
          <w:rPr>
            <w:noProof/>
            <w:color w:val="0D0D0D" w:themeColor="text1" w:themeTint="F2"/>
            <w:sz w:val="22"/>
            <w:rPrChange w:id="742" w:author="tao huang" w:date="2017-09-17T12:05:00Z">
              <w:rPr>
                <w:noProof/>
                <w:color w:val="000000" w:themeColor="text1"/>
                <w:szCs w:val="24"/>
              </w:rPr>
            </w:rPrChange>
          </w:rPr>
          <w:fldChar w:fldCharType="separate"/>
        </w:r>
        <w:r w:rsidR="00780FE2" w:rsidRPr="00A60A57" w:rsidDel="003308A7">
          <w:rPr>
            <w:noProof/>
            <w:color w:val="0D0D0D" w:themeColor="text1" w:themeTint="F2"/>
            <w:sz w:val="22"/>
            <w:rPrChange w:id="743" w:author="tao huang" w:date="2017-09-17T12:05:00Z">
              <w:rPr>
                <w:noProof/>
                <w:color w:val="000000" w:themeColor="text1"/>
                <w:szCs w:val="24"/>
              </w:rPr>
            </w:rPrChange>
          </w:rPr>
          <w:delText>Dodson, Tybout et al. 1978</w:delText>
        </w:r>
        <w:r w:rsidR="00780FE2" w:rsidRPr="00A60A57" w:rsidDel="003308A7">
          <w:rPr>
            <w:noProof/>
            <w:color w:val="0D0D0D" w:themeColor="text1" w:themeTint="F2"/>
            <w:sz w:val="22"/>
            <w:rPrChange w:id="744" w:author="tao huang" w:date="2017-09-17T12:05:00Z">
              <w:rPr>
                <w:noProof/>
                <w:color w:val="000000" w:themeColor="text1"/>
                <w:szCs w:val="24"/>
              </w:rPr>
            </w:rPrChange>
          </w:rPr>
          <w:fldChar w:fldCharType="end"/>
        </w:r>
        <w:r w:rsidR="00780FE2" w:rsidRPr="00A60A57" w:rsidDel="003308A7">
          <w:rPr>
            <w:noProof/>
            <w:color w:val="0D0D0D" w:themeColor="text1" w:themeTint="F2"/>
            <w:sz w:val="22"/>
            <w:rPrChange w:id="745" w:author="tao huang" w:date="2017-09-17T12:05:00Z">
              <w:rPr>
                <w:noProof/>
                <w:color w:val="000000" w:themeColor="text1"/>
                <w:szCs w:val="24"/>
              </w:rPr>
            </w:rPrChange>
          </w:rPr>
          <w:delText>)</w:delText>
        </w:r>
        <w:r w:rsidR="00780FE2" w:rsidRPr="00A60A57" w:rsidDel="003308A7">
          <w:rPr>
            <w:color w:val="0D0D0D" w:themeColor="text1" w:themeTint="F2"/>
            <w:sz w:val="22"/>
            <w:rPrChange w:id="746" w:author="tao huang" w:date="2017-09-17T12:05:00Z">
              <w:rPr>
                <w:color w:val="000000" w:themeColor="text1"/>
                <w:szCs w:val="24"/>
              </w:rPr>
            </w:rPrChange>
          </w:rPr>
          <w:fldChar w:fldCharType="end"/>
        </w:r>
      </w:del>
      <w:del w:id="747" w:author="tao huang" w:date="2017-09-12T14:36:00Z">
        <w:r w:rsidR="00260908" w:rsidRPr="00A60A57" w:rsidDel="00780FE2">
          <w:rPr>
            <w:color w:val="0D0D0D" w:themeColor="text1" w:themeTint="F2"/>
            <w:sz w:val="22"/>
            <w:rPrChange w:id="748" w:author="tao huang" w:date="2017-09-17T12:05:00Z">
              <w:rPr>
                <w:color w:val="000000" w:themeColor="text1"/>
                <w:szCs w:val="24"/>
              </w:rPr>
            </w:rPrChange>
          </w:rPr>
          <w:fldChar w:fldCharType="begin"/>
        </w:r>
        <w:r w:rsidR="00260908" w:rsidRPr="00A60A57" w:rsidDel="00780FE2">
          <w:rPr>
            <w:color w:val="0D0D0D" w:themeColor="text1" w:themeTint="F2"/>
            <w:sz w:val="22"/>
            <w:rPrChange w:id="749" w:author="tao huang" w:date="2017-09-17T12:05:00Z">
              <w:rPr>
                <w:color w:val="000000" w:themeColor="text1"/>
                <w:szCs w:val="24"/>
              </w:rPr>
            </w:rPrChange>
          </w:rPr>
          <w:delInstrText xml:space="preserve"> ADDIN EN.CITE &lt;EndNote&gt;&lt;Cite&gt;&lt;Author&gt;Moinpour&lt;/Author&gt;&lt;Year&gt;1976&lt;/Year&gt;&lt;RecNum&gt;689&lt;/RecNum&gt;&lt;DisplayText&gt;(Moinpour, McCullough et al. 1976)&lt;/DisplayText&gt;&lt;record&gt;&lt;rec-number&gt;689&lt;/rec-number&gt;&lt;foreign-keys&gt;&lt;key app="EN" db-id="fwzpfdt205x9v6eprsvv25dpxftedxv0z0a9" timestamp="0"&gt;689&lt;/key&gt;&lt;/foreign-keys&gt;&lt;ref-type name="Journal Article"&gt;17&lt;/ref-type&gt;&lt;contributors&gt;&lt;authors&gt;&lt;author&gt;Moinpour, Reza&lt;/author&gt;&lt;author&gt;McCullough, James M.&lt;/author&gt;&lt;author&gt;MacLachlan, Douglas L.&lt;/author&gt;&lt;/authors&gt;&lt;/contributors&gt;&lt;titles&gt;&lt;title&gt;Time Changes in Perception: A Longitudinal Application of Multidimensional Scaling&lt;/title&gt;&lt;secondary-title&gt;Journal of marketing research&lt;/secondary-title&gt;&lt;/titles&gt;&lt;periodical&gt;&lt;full-title&gt;Journal of Marketing Research&lt;/full-title&gt;&lt;/periodical&gt;&lt;pages&gt;245-253&lt;/pages&gt;&lt;volume&gt;13&lt;/volume&gt;&lt;number&gt;3&lt;/number&gt;&lt;dates&gt;&lt;year&gt;1976&lt;/year&gt;&lt;/dates&gt;&lt;publisher&gt;American Marketing Association&lt;/publisher&gt;&lt;isbn&gt;00222437&lt;/isbn&gt;&lt;urls&gt;&lt;related-urls&gt;&lt;url&gt;http://www.jstor.org/stable/3150734&lt;/url&gt;&lt;/related-urls&gt;&lt;/urls&gt;&lt;/record&gt;&lt;/Cite&gt;&lt;/EndNote&gt;</w:delInstrText>
        </w:r>
        <w:r w:rsidR="00260908" w:rsidRPr="00A60A57" w:rsidDel="00780FE2">
          <w:rPr>
            <w:color w:val="0D0D0D" w:themeColor="text1" w:themeTint="F2"/>
            <w:sz w:val="22"/>
            <w:rPrChange w:id="750" w:author="tao huang" w:date="2017-09-17T12:05:00Z">
              <w:rPr>
                <w:color w:val="000000" w:themeColor="text1"/>
                <w:szCs w:val="24"/>
              </w:rPr>
            </w:rPrChange>
          </w:rPr>
          <w:fldChar w:fldCharType="separate"/>
        </w:r>
        <w:r w:rsidR="00260908" w:rsidRPr="00A60A57" w:rsidDel="00780FE2">
          <w:rPr>
            <w:noProof/>
            <w:color w:val="0D0D0D" w:themeColor="text1" w:themeTint="F2"/>
            <w:sz w:val="22"/>
            <w:rPrChange w:id="751" w:author="tao huang" w:date="2017-09-17T12:05:00Z">
              <w:rPr>
                <w:noProof/>
                <w:color w:val="000000" w:themeColor="text1"/>
                <w:szCs w:val="24"/>
              </w:rPr>
            </w:rPrChange>
          </w:rPr>
          <w:delText>(</w:delText>
        </w:r>
        <w:r w:rsidR="00780FE2" w:rsidRPr="00A60A57" w:rsidDel="00780FE2">
          <w:rPr>
            <w:noProof/>
            <w:color w:val="0D0D0D" w:themeColor="text1" w:themeTint="F2"/>
            <w:sz w:val="22"/>
            <w:rPrChange w:id="752" w:author="tao huang" w:date="2017-09-17T12:05:00Z">
              <w:rPr>
                <w:noProof/>
                <w:color w:val="000000" w:themeColor="text1"/>
                <w:szCs w:val="24"/>
              </w:rPr>
            </w:rPrChange>
          </w:rPr>
          <w:fldChar w:fldCharType="begin"/>
        </w:r>
        <w:r w:rsidR="00780FE2" w:rsidRPr="00A60A57" w:rsidDel="00780FE2">
          <w:rPr>
            <w:noProof/>
            <w:color w:val="0D0D0D" w:themeColor="text1" w:themeTint="F2"/>
            <w:sz w:val="22"/>
            <w:rPrChange w:id="753" w:author="tao huang" w:date="2017-09-17T12:05:00Z">
              <w:rPr>
                <w:noProof/>
                <w:color w:val="000000" w:themeColor="text1"/>
                <w:szCs w:val="24"/>
              </w:rPr>
            </w:rPrChange>
          </w:rPr>
          <w:delInstrText xml:space="preserve"> HYPERLINK \l "_ENREF_51" \o "Moinpour, 1976 #689" </w:delInstrText>
        </w:r>
        <w:r w:rsidR="00780FE2" w:rsidRPr="00A60A57" w:rsidDel="00780FE2">
          <w:rPr>
            <w:noProof/>
            <w:color w:val="0D0D0D" w:themeColor="text1" w:themeTint="F2"/>
            <w:sz w:val="22"/>
            <w:rPrChange w:id="754" w:author="tao huang" w:date="2017-09-17T12:05:00Z">
              <w:rPr>
                <w:noProof/>
                <w:color w:val="000000" w:themeColor="text1"/>
                <w:szCs w:val="24"/>
              </w:rPr>
            </w:rPrChange>
          </w:rPr>
          <w:fldChar w:fldCharType="separate"/>
        </w:r>
        <w:r w:rsidR="00780FE2" w:rsidRPr="00A60A57" w:rsidDel="00780FE2">
          <w:rPr>
            <w:noProof/>
            <w:color w:val="0D0D0D" w:themeColor="text1" w:themeTint="F2"/>
            <w:sz w:val="22"/>
            <w:rPrChange w:id="755" w:author="tao huang" w:date="2017-09-17T12:05:00Z">
              <w:rPr>
                <w:noProof/>
                <w:color w:val="000000" w:themeColor="text1"/>
                <w:szCs w:val="24"/>
              </w:rPr>
            </w:rPrChange>
          </w:rPr>
          <w:delText>Moinpour, McCullough et al. 1976</w:delText>
        </w:r>
        <w:r w:rsidR="00780FE2" w:rsidRPr="00A60A57" w:rsidDel="00780FE2">
          <w:rPr>
            <w:noProof/>
            <w:color w:val="0D0D0D" w:themeColor="text1" w:themeTint="F2"/>
            <w:sz w:val="22"/>
            <w:rPrChange w:id="756" w:author="tao huang" w:date="2017-09-17T12:05:00Z">
              <w:rPr>
                <w:noProof/>
                <w:color w:val="000000" w:themeColor="text1"/>
                <w:szCs w:val="24"/>
              </w:rPr>
            </w:rPrChange>
          </w:rPr>
          <w:fldChar w:fldCharType="end"/>
        </w:r>
        <w:r w:rsidR="00260908" w:rsidRPr="00A60A57" w:rsidDel="00780FE2">
          <w:rPr>
            <w:noProof/>
            <w:color w:val="0D0D0D" w:themeColor="text1" w:themeTint="F2"/>
            <w:sz w:val="22"/>
            <w:rPrChange w:id="757" w:author="tao huang" w:date="2017-09-17T12:05:00Z">
              <w:rPr>
                <w:noProof/>
                <w:color w:val="000000" w:themeColor="text1"/>
                <w:szCs w:val="24"/>
              </w:rPr>
            </w:rPrChange>
          </w:rPr>
          <w:delText>)</w:delText>
        </w:r>
        <w:r w:rsidR="00260908" w:rsidRPr="00A60A57" w:rsidDel="00780FE2">
          <w:rPr>
            <w:color w:val="0D0D0D" w:themeColor="text1" w:themeTint="F2"/>
            <w:sz w:val="22"/>
            <w:rPrChange w:id="758" w:author="tao huang" w:date="2017-09-17T12:05:00Z">
              <w:rPr>
                <w:color w:val="000000" w:themeColor="text1"/>
                <w:szCs w:val="24"/>
              </w:rPr>
            </w:rPrChange>
          </w:rPr>
          <w:fldChar w:fldCharType="end"/>
        </w:r>
        <w:r w:rsidR="00780FE2" w:rsidRPr="00A60A57" w:rsidDel="00780FE2">
          <w:rPr>
            <w:color w:val="0D0D0D" w:themeColor="text1" w:themeTint="F2"/>
            <w:sz w:val="22"/>
            <w:rPrChange w:id="759" w:author="tao huang" w:date="2017-09-17T12:05:00Z">
              <w:rPr>
                <w:color w:val="000000" w:themeColor="text1"/>
                <w:szCs w:val="24"/>
              </w:rPr>
            </w:rPrChange>
          </w:rPr>
          <w:fldChar w:fldCharType="begin"/>
        </w:r>
        <w:r w:rsidR="00780FE2" w:rsidRPr="00A60A57" w:rsidDel="00780FE2">
          <w:rPr>
            <w:color w:val="0D0D0D" w:themeColor="text1" w:themeTint="F2"/>
            <w:sz w:val="22"/>
            <w:rPrChange w:id="760" w:author="tao huang" w:date="2017-09-17T12:05:00Z">
              <w:rPr>
                <w:color w:val="000000" w:themeColor="text1"/>
                <w:szCs w:val="24"/>
              </w:rPr>
            </w:rPrChange>
          </w:rPr>
          <w:delInstrText xml:space="preserve"> ADDIN EN.CITE &lt;EndNote&gt;&lt;Cite&gt;&lt;Author&gt;Moinpour&lt;/Author&gt;&lt;Year&gt;1976&lt;/Year&gt;&lt;RecNum&gt;689&lt;/RecNum&gt;&lt;DisplayText&gt;(Moinpour, McCullough et al. 1976)&lt;/DisplayText&gt;&lt;record&gt;&lt;rec-number&gt;689&lt;/rec-number&gt;&lt;foreign-keys&gt;&lt;key app="EN" db-id="fwzpfdt205x9v6eprsvv25dpxftedxv0z0a9" timestamp="0"&gt;689&lt;/key&gt;&lt;/foreign-keys&gt;&lt;ref-type name="Journal Article"&gt;17&lt;/ref-type&gt;&lt;contributors&gt;&lt;authors&gt;&lt;author&gt;Moinpour, Reza&lt;/author&gt;&lt;author&gt;McCullough, James M.&lt;/author&gt;&lt;author&gt;MacLachlan, Douglas L.&lt;/author&gt;&lt;/authors&gt;&lt;/contributors&gt;&lt;titles&gt;&lt;title&gt;Time Changes in Perception: A Longitudinal Application of Multidimensional Scaling&lt;/title&gt;&lt;secondary-title&gt;Journal of marketing research&lt;/secondary-title&gt;&lt;/titles&gt;&lt;periodical&gt;&lt;full-title&gt;Journal of Marketing Research&lt;/full-title&gt;&lt;/periodical&gt;&lt;pages&gt;245-253&lt;/pages&gt;&lt;volume&gt;13&lt;/volume&gt;&lt;number&gt;3&lt;/number&gt;&lt;dates&gt;&lt;year&gt;1976&lt;/year&gt;&lt;/dates&gt;&lt;publisher&gt;American Marketing Association&lt;/publisher&gt;&lt;isbn&gt;00222437&lt;/isbn&gt;&lt;urls&gt;&lt;related-urls&gt;&lt;url&gt;http://www.jstor.org/stable/3150734&lt;/url&gt;&lt;/related-urls&gt;&lt;/urls&gt;&lt;/record&gt;&lt;/Cite&gt;&lt;/EndNote&gt;</w:delInstrText>
        </w:r>
        <w:r w:rsidR="00780FE2" w:rsidRPr="00A60A57" w:rsidDel="00780FE2">
          <w:rPr>
            <w:color w:val="0D0D0D" w:themeColor="text1" w:themeTint="F2"/>
            <w:sz w:val="22"/>
            <w:rPrChange w:id="761" w:author="tao huang" w:date="2017-09-17T12:05:00Z">
              <w:rPr>
                <w:color w:val="000000" w:themeColor="text1"/>
                <w:szCs w:val="24"/>
              </w:rPr>
            </w:rPrChange>
          </w:rPr>
          <w:fldChar w:fldCharType="separate"/>
        </w:r>
        <w:r w:rsidR="00780FE2" w:rsidRPr="00A60A57" w:rsidDel="00780FE2">
          <w:rPr>
            <w:noProof/>
            <w:color w:val="0D0D0D" w:themeColor="text1" w:themeTint="F2"/>
            <w:sz w:val="22"/>
            <w:rPrChange w:id="762" w:author="tao huang" w:date="2017-09-17T12:05:00Z">
              <w:rPr>
                <w:noProof/>
                <w:color w:val="000000" w:themeColor="text1"/>
                <w:szCs w:val="24"/>
              </w:rPr>
            </w:rPrChange>
          </w:rPr>
          <w:delText>(</w:delText>
        </w:r>
        <w:r w:rsidR="00780FE2" w:rsidRPr="00A60A57" w:rsidDel="00780FE2">
          <w:rPr>
            <w:noProof/>
            <w:color w:val="0D0D0D" w:themeColor="text1" w:themeTint="F2"/>
            <w:sz w:val="22"/>
            <w:rPrChange w:id="763" w:author="tao huang" w:date="2017-09-17T12:05:00Z">
              <w:rPr>
                <w:noProof/>
                <w:color w:val="000000" w:themeColor="text1"/>
                <w:szCs w:val="24"/>
              </w:rPr>
            </w:rPrChange>
          </w:rPr>
          <w:fldChar w:fldCharType="begin"/>
        </w:r>
        <w:r w:rsidR="00780FE2" w:rsidRPr="00A60A57" w:rsidDel="00780FE2">
          <w:rPr>
            <w:noProof/>
            <w:color w:val="0D0D0D" w:themeColor="text1" w:themeTint="F2"/>
            <w:sz w:val="22"/>
            <w:rPrChange w:id="764" w:author="tao huang" w:date="2017-09-17T12:05:00Z">
              <w:rPr>
                <w:noProof/>
                <w:color w:val="000000" w:themeColor="text1"/>
                <w:szCs w:val="24"/>
              </w:rPr>
            </w:rPrChange>
          </w:rPr>
          <w:delInstrText xml:space="preserve"> HYPERLINK \l "_ENREF_51" \o "Moinpour, 1976 #689" </w:delInstrText>
        </w:r>
        <w:r w:rsidR="00780FE2" w:rsidRPr="00A60A57" w:rsidDel="00780FE2">
          <w:rPr>
            <w:noProof/>
            <w:color w:val="0D0D0D" w:themeColor="text1" w:themeTint="F2"/>
            <w:sz w:val="22"/>
            <w:rPrChange w:id="765" w:author="tao huang" w:date="2017-09-17T12:05:00Z">
              <w:rPr>
                <w:noProof/>
                <w:color w:val="000000" w:themeColor="text1"/>
                <w:szCs w:val="24"/>
              </w:rPr>
            </w:rPrChange>
          </w:rPr>
          <w:fldChar w:fldCharType="separate"/>
        </w:r>
        <w:r w:rsidR="00780FE2" w:rsidRPr="00A60A57" w:rsidDel="00780FE2">
          <w:rPr>
            <w:noProof/>
            <w:color w:val="0D0D0D" w:themeColor="text1" w:themeTint="F2"/>
            <w:sz w:val="22"/>
            <w:rPrChange w:id="766" w:author="tao huang" w:date="2017-09-17T12:05:00Z">
              <w:rPr>
                <w:noProof/>
                <w:color w:val="000000" w:themeColor="text1"/>
                <w:szCs w:val="24"/>
              </w:rPr>
            </w:rPrChange>
          </w:rPr>
          <w:delText>Moinpour, McCullough et al. 1976</w:delText>
        </w:r>
        <w:r w:rsidR="00780FE2" w:rsidRPr="00A60A57" w:rsidDel="00780FE2">
          <w:rPr>
            <w:noProof/>
            <w:color w:val="0D0D0D" w:themeColor="text1" w:themeTint="F2"/>
            <w:sz w:val="22"/>
            <w:rPrChange w:id="767" w:author="tao huang" w:date="2017-09-17T12:05:00Z">
              <w:rPr>
                <w:noProof/>
                <w:color w:val="000000" w:themeColor="text1"/>
                <w:szCs w:val="24"/>
              </w:rPr>
            </w:rPrChange>
          </w:rPr>
          <w:fldChar w:fldCharType="end"/>
        </w:r>
        <w:r w:rsidR="00780FE2" w:rsidRPr="00A60A57" w:rsidDel="00780FE2">
          <w:rPr>
            <w:noProof/>
            <w:color w:val="0D0D0D" w:themeColor="text1" w:themeTint="F2"/>
            <w:sz w:val="22"/>
            <w:rPrChange w:id="768" w:author="tao huang" w:date="2017-09-17T12:05:00Z">
              <w:rPr>
                <w:noProof/>
                <w:color w:val="000000" w:themeColor="text1"/>
                <w:szCs w:val="24"/>
              </w:rPr>
            </w:rPrChange>
          </w:rPr>
          <w:delText>)</w:delText>
        </w:r>
        <w:r w:rsidR="00780FE2" w:rsidRPr="00A60A57" w:rsidDel="00780FE2">
          <w:rPr>
            <w:color w:val="0D0D0D" w:themeColor="text1" w:themeTint="F2"/>
            <w:sz w:val="22"/>
            <w:rPrChange w:id="769" w:author="tao huang" w:date="2017-09-17T12:05:00Z">
              <w:rPr>
                <w:color w:val="000000" w:themeColor="text1"/>
                <w:szCs w:val="24"/>
              </w:rPr>
            </w:rPrChange>
          </w:rPr>
          <w:fldChar w:fldCharType="end"/>
        </w:r>
      </w:del>
      <w:del w:id="770" w:author="tao huang" w:date="2017-09-12T14:48:00Z">
        <w:r w:rsidR="00780FE2" w:rsidRPr="00A60A57" w:rsidDel="003308A7">
          <w:rPr>
            <w:color w:val="0D0D0D" w:themeColor="text1" w:themeTint="F2"/>
            <w:sz w:val="22"/>
            <w:rPrChange w:id="771" w:author="tao huang" w:date="2017-09-17T12:05:00Z">
              <w:rPr>
                <w:color w:val="000000" w:themeColor="text1"/>
                <w:szCs w:val="24"/>
              </w:rPr>
            </w:rPrChange>
          </w:rPr>
          <w:fldChar w:fldCharType="begin"/>
        </w:r>
        <w:r w:rsidR="00780FE2" w:rsidRPr="00A60A57" w:rsidDel="003308A7">
          <w:rPr>
            <w:color w:val="0D0D0D" w:themeColor="text1" w:themeTint="F2"/>
            <w:sz w:val="22"/>
            <w:rPrChange w:id="772" w:author="tao huang" w:date="2017-09-17T12:05:00Z">
              <w:rPr>
                <w:color w:val="000000" w:themeColor="text1"/>
                <w:szCs w:val="24"/>
              </w:rPr>
            </w:rPrChange>
          </w:rPr>
          <w:delInstrText xml:space="preserve"> ADDIN EN.CITE &lt;EndNote&gt;&lt;Cite&gt;&lt;Author&gt;Moinpour&lt;/Author&gt;&lt;Year&gt;1976&lt;/Year&gt;&lt;RecNum&gt;689&lt;/RecNum&gt;&lt;DisplayText&gt;(Moinpour, McCullough et al. 1976)&lt;/DisplayText&gt;&lt;record&gt;&lt;rec-number&gt;689&lt;/rec-number&gt;&lt;foreign-keys&gt;&lt;key app="EN" db-id="fwzpfdt205x9v6eprsvv25dpxftedxv0z0a9" timestamp="0"&gt;689&lt;/key&gt;&lt;/foreign-keys&gt;&lt;ref-type name="Journal Article"&gt;17&lt;/ref-type&gt;&lt;contributors&gt;&lt;authors&gt;&lt;author&gt;Moinpour, Reza&lt;/author&gt;&lt;author&gt;McCullough, James M.&lt;/author&gt;&lt;author&gt;MacLachlan, Douglas L.&lt;/author&gt;&lt;/authors&gt;&lt;/contributors&gt;&lt;titles&gt;&lt;title&gt;Time Changes in Perception: A Longitudinal Application of Multidimensional Scaling&lt;/title&gt;&lt;secondary-title&gt;Journal of marketing research&lt;/secondary-title&gt;&lt;/titles&gt;&lt;periodical&gt;&lt;full-title&gt;Journal of Marketing Research&lt;/full-title&gt;&lt;/periodical&gt;&lt;pages&gt;245-253&lt;/pages&gt;&lt;volume&gt;13&lt;/volume&gt;&lt;number&gt;3&lt;/number&gt;&lt;dates&gt;&lt;year&gt;1976&lt;/year&gt;&lt;/dates&gt;&lt;publisher&gt;American Marketing Association&lt;/publisher&gt;&lt;isbn&gt;00222437&lt;/isbn&gt;&lt;urls&gt;&lt;related-urls&gt;&lt;url&gt;http://www.jstor.org/stable/3150734&lt;/url&gt;&lt;/related-urls&gt;&lt;/urls&gt;&lt;/record&gt;&lt;/Cite&gt;&lt;/EndNote&gt;</w:delInstrText>
        </w:r>
        <w:r w:rsidR="00780FE2" w:rsidRPr="00A60A57" w:rsidDel="003308A7">
          <w:rPr>
            <w:color w:val="0D0D0D" w:themeColor="text1" w:themeTint="F2"/>
            <w:sz w:val="22"/>
            <w:rPrChange w:id="773" w:author="tao huang" w:date="2017-09-17T12:05:00Z">
              <w:rPr>
                <w:color w:val="000000" w:themeColor="text1"/>
                <w:szCs w:val="24"/>
              </w:rPr>
            </w:rPrChange>
          </w:rPr>
          <w:fldChar w:fldCharType="separate"/>
        </w:r>
        <w:r w:rsidR="00780FE2" w:rsidRPr="00A60A57" w:rsidDel="003308A7">
          <w:rPr>
            <w:noProof/>
            <w:color w:val="0D0D0D" w:themeColor="text1" w:themeTint="F2"/>
            <w:sz w:val="22"/>
            <w:rPrChange w:id="774" w:author="tao huang" w:date="2017-09-17T12:05:00Z">
              <w:rPr>
                <w:noProof/>
                <w:color w:val="000000" w:themeColor="text1"/>
                <w:szCs w:val="24"/>
              </w:rPr>
            </w:rPrChange>
          </w:rPr>
          <w:delText>(</w:delText>
        </w:r>
        <w:r w:rsidR="00780FE2" w:rsidRPr="00A60A57" w:rsidDel="003308A7">
          <w:rPr>
            <w:noProof/>
            <w:color w:val="0D0D0D" w:themeColor="text1" w:themeTint="F2"/>
            <w:sz w:val="22"/>
            <w:rPrChange w:id="775" w:author="tao huang" w:date="2017-09-17T12:05:00Z">
              <w:rPr>
                <w:noProof/>
                <w:color w:val="000000" w:themeColor="text1"/>
                <w:szCs w:val="24"/>
              </w:rPr>
            </w:rPrChange>
          </w:rPr>
          <w:fldChar w:fldCharType="begin"/>
        </w:r>
        <w:r w:rsidR="00780FE2" w:rsidRPr="00A60A57" w:rsidDel="003308A7">
          <w:rPr>
            <w:noProof/>
            <w:color w:val="0D0D0D" w:themeColor="text1" w:themeTint="F2"/>
            <w:sz w:val="22"/>
            <w:rPrChange w:id="776" w:author="tao huang" w:date="2017-09-17T12:05:00Z">
              <w:rPr>
                <w:noProof/>
                <w:color w:val="000000" w:themeColor="text1"/>
                <w:szCs w:val="24"/>
              </w:rPr>
            </w:rPrChange>
          </w:rPr>
          <w:delInstrText xml:space="preserve"> HYPERLINK \l "_ENREF_52" \o "Moinpour, 1976 #689" </w:delInstrText>
        </w:r>
        <w:r w:rsidR="00780FE2" w:rsidRPr="00A60A57" w:rsidDel="003308A7">
          <w:rPr>
            <w:noProof/>
            <w:color w:val="0D0D0D" w:themeColor="text1" w:themeTint="F2"/>
            <w:sz w:val="22"/>
            <w:rPrChange w:id="777" w:author="tao huang" w:date="2017-09-17T12:05:00Z">
              <w:rPr>
                <w:noProof/>
                <w:color w:val="000000" w:themeColor="text1"/>
                <w:szCs w:val="24"/>
              </w:rPr>
            </w:rPrChange>
          </w:rPr>
          <w:fldChar w:fldCharType="separate"/>
        </w:r>
        <w:r w:rsidR="00780FE2" w:rsidRPr="00A60A57" w:rsidDel="003308A7">
          <w:rPr>
            <w:noProof/>
            <w:color w:val="0D0D0D" w:themeColor="text1" w:themeTint="F2"/>
            <w:sz w:val="22"/>
            <w:rPrChange w:id="778" w:author="tao huang" w:date="2017-09-17T12:05:00Z">
              <w:rPr>
                <w:noProof/>
                <w:color w:val="000000" w:themeColor="text1"/>
                <w:szCs w:val="24"/>
              </w:rPr>
            </w:rPrChange>
          </w:rPr>
          <w:delText>Moinpour, McCullough et al. 1976</w:delText>
        </w:r>
        <w:r w:rsidR="00780FE2" w:rsidRPr="00A60A57" w:rsidDel="003308A7">
          <w:rPr>
            <w:noProof/>
            <w:color w:val="0D0D0D" w:themeColor="text1" w:themeTint="F2"/>
            <w:sz w:val="22"/>
            <w:rPrChange w:id="779" w:author="tao huang" w:date="2017-09-17T12:05:00Z">
              <w:rPr>
                <w:noProof/>
                <w:color w:val="000000" w:themeColor="text1"/>
                <w:szCs w:val="24"/>
              </w:rPr>
            </w:rPrChange>
          </w:rPr>
          <w:fldChar w:fldCharType="end"/>
        </w:r>
        <w:r w:rsidR="00780FE2" w:rsidRPr="00A60A57" w:rsidDel="003308A7">
          <w:rPr>
            <w:noProof/>
            <w:color w:val="0D0D0D" w:themeColor="text1" w:themeTint="F2"/>
            <w:sz w:val="22"/>
            <w:rPrChange w:id="780" w:author="tao huang" w:date="2017-09-17T12:05:00Z">
              <w:rPr>
                <w:noProof/>
                <w:color w:val="000000" w:themeColor="text1"/>
                <w:szCs w:val="24"/>
              </w:rPr>
            </w:rPrChange>
          </w:rPr>
          <w:delText>)</w:delText>
        </w:r>
        <w:r w:rsidR="00780FE2" w:rsidRPr="00A60A57" w:rsidDel="003308A7">
          <w:rPr>
            <w:color w:val="0D0D0D" w:themeColor="text1" w:themeTint="F2"/>
            <w:sz w:val="22"/>
            <w:rPrChange w:id="781" w:author="tao huang" w:date="2017-09-17T12:05:00Z">
              <w:rPr>
                <w:color w:val="000000" w:themeColor="text1"/>
                <w:szCs w:val="24"/>
              </w:rPr>
            </w:rPrChange>
          </w:rPr>
          <w:fldChar w:fldCharType="end"/>
        </w:r>
      </w:del>
      <w:ins w:id="782" w:author="tao huang" w:date="2017-09-12T14:48:00Z">
        <w:r w:rsidR="003308A7" w:rsidRPr="00A60A57">
          <w:rPr>
            <w:color w:val="0D0D0D" w:themeColor="text1" w:themeTint="F2"/>
            <w:sz w:val="22"/>
            <w:rPrChange w:id="783" w:author="tao huang" w:date="2017-09-17T12:05:00Z">
              <w:rPr>
                <w:color w:val="000000" w:themeColor="text1"/>
                <w:szCs w:val="24"/>
              </w:rPr>
            </w:rPrChange>
          </w:rPr>
          <w:t xml:space="preserve"> </w:t>
        </w:r>
      </w:ins>
    </w:p>
    <w:p w14:paraId="23693465" w14:textId="77777777" w:rsidR="00260908" w:rsidRPr="00A60A57" w:rsidRDefault="00260908">
      <w:pPr>
        <w:spacing w:after="0" w:line="360" w:lineRule="auto"/>
        <w:rPr>
          <w:rFonts w:cs="Times New Roman"/>
          <w:color w:val="0D0D0D" w:themeColor="text1" w:themeTint="F2"/>
          <w:sz w:val="22"/>
          <w:rPrChange w:id="784" w:author="tao huang" w:date="2017-09-17T12:05:00Z">
            <w:rPr>
              <w:rFonts w:cs="Times New Roman"/>
              <w:color w:val="000000" w:themeColor="text1"/>
              <w:szCs w:val="24"/>
            </w:rPr>
          </w:rPrChange>
        </w:rPr>
      </w:pPr>
    </w:p>
    <w:p w14:paraId="394F95C3" w14:textId="61191DAE" w:rsidR="007E580E" w:rsidRPr="00A60A57" w:rsidRDefault="00755134">
      <w:pPr>
        <w:spacing w:after="0" w:line="360" w:lineRule="auto"/>
        <w:rPr>
          <w:rFonts w:cs="Times New Roman"/>
          <w:color w:val="0D0D0D" w:themeColor="text1" w:themeTint="F2"/>
          <w:sz w:val="22"/>
          <w:rPrChange w:id="785" w:author="tao huang" w:date="2017-09-17T12:05:00Z">
            <w:rPr>
              <w:rFonts w:cs="Times New Roman"/>
              <w:color w:val="000000" w:themeColor="text1"/>
              <w:szCs w:val="24"/>
            </w:rPr>
          </w:rPrChange>
        </w:rPr>
      </w:pPr>
      <w:r w:rsidRPr="00A60A57">
        <w:rPr>
          <w:rFonts w:cs="Times New Roman"/>
          <w:color w:val="0D0D0D" w:themeColor="text1" w:themeTint="F2"/>
          <w:sz w:val="22"/>
          <w:rPrChange w:id="786" w:author="tao huang" w:date="2017-09-17T12:05:00Z">
            <w:rPr>
              <w:rFonts w:cs="Times New Roman"/>
              <w:color w:val="000000" w:themeColor="text1"/>
              <w:szCs w:val="24"/>
            </w:rPr>
          </w:rPrChange>
        </w:rPr>
        <w:t>These studies</w:t>
      </w:r>
      <w:ins w:id="787" w:author="Soopramanien, Didier" w:date="2017-09-06T20:32:00Z">
        <w:r w:rsidR="00E75FBF" w:rsidRPr="00A60A57">
          <w:rPr>
            <w:rFonts w:cs="Times New Roman"/>
            <w:color w:val="0D0D0D" w:themeColor="text1" w:themeTint="F2"/>
            <w:sz w:val="22"/>
            <w:rPrChange w:id="788" w:author="tao huang" w:date="2017-09-17T12:05:00Z">
              <w:rPr>
                <w:rFonts w:cs="Times New Roman"/>
                <w:color w:val="000000" w:themeColor="text1"/>
                <w:szCs w:val="24"/>
              </w:rPr>
            </w:rPrChange>
          </w:rPr>
          <w:t xml:space="preserve"> typically</w:t>
        </w:r>
      </w:ins>
      <w:r w:rsidR="006172D9" w:rsidRPr="00A60A57">
        <w:rPr>
          <w:rFonts w:cs="Times New Roman"/>
          <w:color w:val="0D0D0D" w:themeColor="text1" w:themeTint="F2"/>
          <w:sz w:val="22"/>
          <w:rPrChange w:id="789" w:author="tao huang" w:date="2017-09-17T12:05:00Z">
            <w:rPr>
              <w:rFonts w:cs="Times New Roman"/>
              <w:color w:val="000000" w:themeColor="text1"/>
              <w:szCs w:val="24"/>
            </w:rPr>
          </w:rPrChange>
        </w:rPr>
        <w:t xml:space="preserve"> </w:t>
      </w:r>
      <w:del w:id="790" w:author="Soopramanien, Didier" w:date="2017-09-06T20:31:00Z">
        <w:r w:rsidRPr="00A60A57" w:rsidDel="00E75FBF">
          <w:rPr>
            <w:rFonts w:cs="Times New Roman"/>
            <w:color w:val="0D0D0D" w:themeColor="text1" w:themeTint="F2"/>
            <w:sz w:val="22"/>
            <w:rPrChange w:id="791" w:author="tao huang" w:date="2017-09-17T12:05:00Z">
              <w:rPr>
                <w:rFonts w:cs="Times New Roman"/>
                <w:color w:val="000000" w:themeColor="text1"/>
                <w:szCs w:val="24"/>
              </w:rPr>
            </w:rPrChange>
          </w:rPr>
          <w:delText xml:space="preserve">all </w:delText>
        </w:r>
      </w:del>
      <w:r w:rsidR="003653B4" w:rsidRPr="00A60A57">
        <w:rPr>
          <w:rFonts w:cs="Times New Roman"/>
          <w:color w:val="0D0D0D" w:themeColor="text1" w:themeTint="F2"/>
          <w:sz w:val="22"/>
          <w:rPrChange w:id="792" w:author="tao huang" w:date="2017-09-17T12:05:00Z">
            <w:rPr>
              <w:rFonts w:cs="Times New Roman"/>
              <w:color w:val="000000" w:themeColor="text1"/>
              <w:szCs w:val="24"/>
            </w:rPr>
          </w:rPrChange>
        </w:rPr>
        <w:t>assume</w:t>
      </w:r>
      <w:ins w:id="793" w:author="Soopramanien, Didier" w:date="2017-09-06T20:32:00Z">
        <w:r w:rsidR="00E75FBF" w:rsidRPr="00A60A57">
          <w:rPr>
            <w:rFonts w:cs="Times New Roman"/>
            <w:color w:val="0D0D0D" w:themeColor="text1" w:themeTint="F2"/>
            <w:sz w:val="22"/>
            <w:rPrChange w:id="794" w:author="tao huang" w:date="2017-09-17T12:05:00Z">
              <w:rPr>
                <w:rFonts w:cs="Times New Roman"/>
                <w:color w:val="000000" w:themeColor="text1"/>
                <w:szCs w:val="24"/>
              </w:rPr>
            </w:rPrChange>
          </w:rPr>
          <w:t xml:space="preserve"> that the impact of marketing activities </w:t>
        </w:r>
      </w:ins>
      <w:del w:id="795" w:author="Soopramanien, Didier" w:date="2017-09-06T20:32:00Z">
        <w:r w:rsidR="003653B4" w:rsidRPr="00A60A57" w:rsidDel="00E75FBF">
          <w:rPr>
            <w:rFonts w:cs="Times New Roman"/>
            <w:color w:val="0D0D0D" w:themeColor="text1" w:themeTint="F2"/>
            <w:sz w:val="22"/>
            <w:rPrChange w:id="796" w:author="tao huang" w:date="2017-09-17T12:05:00Z">
              <w:rPr>
                <w:rFonts w:cs="Times New Roman"/>
                <w:color w:val="000000" w:themeColor="text1"/>
                <w:szCs w:val="24"/>
              </w:rPr>
            </w:rPrChange>
          </w:rPr>
          <w:delText xml:space="preserve"> </w:delText>
        </w:r>
        <w:r w:rsidR="005B4B7D" w:rsidRPr="00A60A57" w:rsidDel="00E75FBF">
          <w:rPr>
            <w:rFonts w:cs="Times New Roman"/>
            <w:color w:val="0D0D0D" w:themeColor="text1" w:themeTint="F2"/>
            <w:sz w:val="22"/>
            <w:rPrChange w:id="797" w:author="tao huang" w:date="2017-09-17T12:05:00Z">
              <w:rPr>
                <w:rFonts w:cs="Times New Roman"/>
                <w:color w:val="000000" w:themeColor="text1"/>
                <w:szCs w:val="24"/>
              </w:rPr>
            </w:rPrChange>
          </w:rPr>
          <w:delText>constant</w:delText>
        </w:r>
        <w:r w:rsidR="003653B4" w:rsidRPr="00A60A57" w:rsidDel="00E75FBF">
          <w:rPr>
            <w:rFonts w:cs="Times New Roman"/>
            <w:color w:val="0D0D0D" w:themeColor="text1" w:themeTint="F2"/>
            <w:sz w:val="22"/>
            <w:rPrChange w:id="798" w:author="tao huang" w:date="2017-09-17T12:05:00Z">
              <w:rPr>
                <w:rFonts w:cs="Times New Roman"/>
                <w:color w:val="000000" w:themeColor="text1"/>
                <w:szCs w:val="24"/>
              </w:rPr>
            </w:rPrChange>
          </w:rPr>
          <w:delText xml:space="preserve"> </w:delText>
        </w:r>
        <w:r w:rsidR="00E446EB" w:rsidRPr="00A60A57" w:rsidDel="00E75FBF">
          <w:rPr>
            <w:rFonts w:cs="Times New Roman"/>
            <w:color w:val="0D0D0D" w:themeColor="text1" w:themeTint="F2"/>
            <w:sz w:val="22"/>
            <w:rPrChange w:id="799" w:author="tao huang" w:date="2017-09-17T12:05:00Z">
              <w:rPr>
                <w:rFonts w:cs="Times New Roman"/>
                <w:color w:val="000000" w:themeColor="text1"/>
                <w:szCs w:val="24"/>
              </w:rPr>
            </w:rPrChange>
          </w:rPr>
          <w:delText>effect</w:delText>
        </w:r>
        <w:r w:rsidR="005B4B7D" w:rsidRPr="00A60A57" w:rsidDel="00E75FBF">
          <w:rPr>
            <w:rFonts w:cs="Times New Roman"/>
            <w:color w:val="0D0D0D" w:themeColor="text1" w:themeTint="F2"/>
            <w:sz w:val="22"/>
            <w:rPrChange w:id="800" w:author="tao huang" w:date="2017-09-17T12:05:00Z">
              <w:rPr>
                <w:rFonts w:cs="Times New Roman"/>
                <w:color w:val="000000" w:themeColor="text1"/>
                <w:szCs w:val="24"/>
              </w:rPr>
            </w:rPrChange>
          </w:rPr>
          <w:delText>s</w:delText>
        </w:r>
      </w:del>
      <w:ins w:id="801" w:author="Soopramanien, Didier" w:date="2017-09-06T20:33:00Z">
        <w:r w:rsidR="00E75FBF" w:rsidRPr="00A60A57">
          <w:rPr>
            <w:rFonts w:cs="Times New Roman"/>
            <w:color w:val="0D0D0D" w:themeColor="text1" w:themeTint="F2"/>
            <w:sz w:val="22"/>
            <w:rPrChange w:id="802" w:author="tao huang" w:date="2017-09-17T12:05:00Z">
              <w:rPr>
                <w:rFonts w:cs="Times New Roman"/>
                <w:color w:val="000000" w:themeColor="text1"/>
                <w:szCs w:val="24"/>
              </w:rPr>
            </w:rPrChange>
          </w:rPr>
          <w:t>on sales remain constant over time</w:t>
        </w:r>
      </w:ins>
      <w:del w:id="803" w:author="Soopramanien, Didier" w:date="2017-09-06T20:33:00Z">
        <w:r w:rsidR="00E446EB" w:rsidRPr="00A60A57" w:rsidDel="00E75FBF">
          <w:rPr>
            <w:rFonts w:cs="Times New Roman"/>
            <w:color w:val="0D0D0D" w:themeColor="text1" w:themeTint="F2"/>
            <w:sz w:val="22"/>
            <w:rPrChange w:id="804" w:author="tao huang" w:date="2017-09-17T12:05:00Z">
              <w:rPr>
                <w:rFonts w:cs="Times New Roman"/>
                <w:color w:val="000000" w:themeColor="text1"/>
                <w:szCs w:val="24"/>
              </w:rPr>
            </w:rPrChange>
          </w:rPr>
          <w:delText xml:space="preserve"> of the </w:delText>
        </w:r>
        <w:r w:rsidRPr="00A60A57" w:rsidDel="00E75FBF">
          <w:rPr>
            <w:rFonts w:cs="Times New Roman"/>
            <w:color w:val="0D0D0D" w:themeColor="text1" w:themeTint="F2"/>
            <w:sz w:val="22"/>
            <w:rPrChange w:id="805" w:author="tao huang" w:date="2017-09-17T12:05:00Z">
              <w:rPr>
                <w:rFonts w:cs="Times New Roman"/>
                <w:color w:val="000000" w:themeColor="text1"/>
                <w:szCs w:val="24"/>
              </w:rPr>
            </w:rPrChange>
          </w:rPr>
          <w:delText>p</w:delText>
        </w:r>
        <w:r w:rsidR="009F1701" w:rsidRPr="00A60A57" w:rsidDel="00E75FBF">
          <w:rPr>
            <w:rFonts w:cs="Times New Roman"/>
            <w:color w:val="0D0D0D" w:themeColor="text1" w:themeTint="F2"/>
            <w:sz w:val="22"/>
            <w:rPrChange w:id="806" w:author="tao huang" w:date="2017-09-17T12:05:00Z">
              <w:rPr>
                <w:rFonts w:cs="Times New Roman"/>
                <w:color w:val="000000" w:themeColor="text1"/>
                <w:szCs w:val="24"/>
              </w:rPr>
            </w:rPrChange>
          </w:rPr>
          <w:delText>rice and promotions</w:delText>
        </w:r>
      </w:del>
      <w:r w:rsidR="00E446EB" w:rsidRPr="00A60A57">
        <w:rPr>
          <w:rFonts w:cs="Times New Roman"/>
          <w:color w:val="0D0D0D" w:themeColor="text1" w:themeTint="F2"/>
          <w:sz w:val="22"/>
          <w:rPrChange w:id="807" w:author="tao huang" w:date="2017-09-17T12:05:00Z">
            <w:rPr>
              <w:rFonts w:cs="Times New Roman"/>
              <w:color w:val="000000" w:themeColor="text1"/>
              <w:szCs w:val="24"/>
            </w:rPr>
          </w:rPrChange>
        </w:rPr>
        <w:t>.</w:t>
      </w:r>
      <w:r w:rsidR="00214014" w:rsidRPr="00A60A57">
        <w:rPr>
          <w:rFonts w:cs="Times New Roman"/>
          <w:color w:val="0D0D0D" w:themeColor="text1" w:themeTint="F2"/>
          <w:sz w:val="22"/>
          <w:rPrChange w:id="808" w:author="tao huang" w:date="2017-09-17T12:05:00Z">
            <w:rPr>
              <w:rFonts w:cs="Times New Roman"/>
              <w:color w:val="000000" w:themeColor="text1"/>
              <w:szCs w:val="24"/>
            </w:rPr>
          </w:rPrChange>
        </w:rPr>
        <w:t xml:space="preserve"> </w:t>
      </w:r>
      <w:r w:rsidR="00E446EB" w:rsidRPr="00A60A57">
        <w:rPr>
          <w:rFonts w:cs="Times New Roman"/>
          <w:color w:val="0D0D0D" w:themeColor="text1" w:themeTint="F2"/>
          <w:sz w:val="22"/>
          <w:rPrChange w:id="809" w:author="tao huang" w:date="2017-09-17T12:05:00Z">
            <w:rPr>
              <w:rFonts w:cs="Times New Roman"/>
              <w:color w:val="000000" w:themeColor="text1"/>
              <w:szCs w:val="24"/>
            </w:rPr>
          </w:rPrChange>
        </w:rPr>
        <w:t xml:space="preserve">In practice, </w:t>
      </w:r>
      <w:r w:rsidRPr="00A60A57">
        <w:rPr>
          <w:rFonts w:cs="Times New Roman"/>
          <w:color w:val="0D0D0D" w:themeColor="text1" w:themeTint="F2"/>
          <w:sz w:val="22"/>
          <w:rPrChange w:id="810" w:author="tao huang" w:date="2017-09-17T12:05:00Z">
            <w:rPr>
              <w:rFonts w:cs="Times New Roman"/>
              <w:color w:val="000000" w:themeColor="text1"/>
              <w:szCs w:val="24"/>
            </w:rPr>
          </w:rPrChange>
        </w:rPr>
        <w:t xml:space="preserve">the </w:t>
      </w:r>
      <w:r w:rsidR="005B4B7D" w:rsidRPr="00A60A57">
        <w:rPr>
          <w:rFonts w:cs="Times New Roman"/>
          <w:color w:val="0D0D0D" w:themeColor="text1" w:themeTint="F2"/>
          <w:sz w:val="22"/>
          <w:rPrChange w:id="811" w:author="tao huang" w:date="2017-09-17T12:05:00Z">
            <w:rPr>
              <w:rFonts w:cs="Times New Roman"/>
              <w:color w:val="000000" w:themeColor="text1"/>
              <w:szCs w:val="24"/>
            </w:rPr>
          </w:rPrChange>
        </w:rPr>
        <w:t>effect</w:t>
      </w:r>
      <w:r w:rsidR="009F1701" w:rsidRPr="00A60A57">
        <w:rPr>
          <w:rFonts w:cs="Times New Roman"/>
          <w:color w:val="0D0D0D" w:themeColor="text1" w:themeTint="F2"/>
          <w:sz w:val="22"/>
          <w:rPrChange w:id="812" w:author="tao huang" w:date="2017-09-17T12:05:00Z">
            <w:rPr>
              <w:rFonts w:cs="Times New Roman"/>
              <w:color w:val="000000" w:themeColor="text1"/>
              <w:szCs w:val="24"/>
            </w:rPr>
          </w:rPrChange>
        </w:rPr>
        <w:t xml:space="preserve"> of price</w:t>
      </w:r>
      <w:r w:rsidRPr="00A60A57">
        <w:rPr>
          <w:rFonts w:cs="Times New Roman"/>
          <w:color w:val="0D0D0D" w:themeColor="text1" w:themeTint="F2"/>
          <w:sz w:val="22"/>
          <w:rPrChange w:id="813" w:author="tao huang" w:date="2017-09-17T12:05:00Z">
            <w:rPr>
              <w:rFonts w:cs="Times New Roman"/>
              <w:color w:val="000000" w:themeColor="text1"/>
              <w:szCs w:val="24"/>
            </w:rPr>
          </w:rPrChange>
        </w:rPr>
        <w:t>s</w:t>
      </w:r>
      <w:r w:rsidR="009F1701" w:rsidRPr="00A60A57">
        <w:rPr>
          <w:rFonts w:cs="Times New Roman"/>
          <w:color w:val="0D0D0D" w:themeColor="text1" w:themeTint="F2"/>
          <w:sz w:val="22"/>
          <w:rPrChange w:id="814" w:author="tao huang" w:date="2017-09-17T12:05:00Z">
            <w:rPr>
              <w:rFonts w:cs="Times New Roman"/>
              <w:color w:val="000000" w:themeColor="text1"/>
              <w:szCs w:val="24"/>
            </w:rPr>
          </w:rPrChange>
        </w:rPr>
        <w:t xml:space="preserve"> and promotions </w:t>
      </w:r>
      <w:r w:rsidRPr="00A60A57">
        <w:rPr>
          <w:rFonts w:cs="Times New Roman"/>
          <w:color w:val="0D0D0D" w:themeColor="text1" w:themeTint="F2"/>
          <w:sz w:val="22"/>
          <w:rPrChange w:id="815" w:author="tao huang" w:date="2017-09-17T12:05:00Z">
            <w:rPr>
              <w:rFonts w:cs="Times New Roman"/>
              <w:color w:val="000000" w:themeColor="text1"/>
              <w:szCs w:val="24"/>
            </w:rPr>
          </w:rPrChange>
        </w:rPr>
        <w:t xml:space="preserve">may </w:t>
      </w:r>
      <w:r w:rsidR="009F1701" w:rsidRPr="00A60A57">
        <w:rPr>
          <w:rFonts w:cs="Times New Roman"/>
          <w:color w:val="0D0D0D" w:themeColor="text1" w:themeTint="F2"/>
          <w:sz w:val="22"/>
          <w:rPrChange w:id="816" w:author="tao huang" w:date="2017-09-17T12:05:00Z">
            <w:rPr>
              <w:rFonts w:cs="Times New Roman"/>
              <w:color w:val="000000" w:themeColor="text1"/>
              <w:szCs w:val="24"/>
            </w:rPr>
          </w:rPrChange>
        </w:rPr>
        <w:t xml:space="preserve">change due to </w:t>
      </w:r>
      <w:r w:rsidR="00E446EB" w:rsidRPr="00A60A57">
        <w:rPr>
          <w:rFonts w:cs="Times New Roman"/>
          <w:color w:val="0D0D0D" w:themeColor="text1" w:themeTint="F2"/>
          <w:sz w:val="22"/>
          <w:rPrChange w:id="817" w:author="tao huang" w:date="2017-09-17T12:05:00Z">
            <w:rPr>
              <w:rFonts w:cs="Times New Roman"/>
              <w:color w:val="000000" w:themeColor="text1"/>
              <w:szCs w:val="24"/>
            </w:rPr>
          </w:rPrChange>
        </w:rPr>
        <w:t xml:space="preserve">many </w:t>
      </w:r>
      <w:ins w:id="818" w:author="Soopramanien, Didier" w:date="2017-09-07T16:11:00Z">
        <w:r w:rsidR="009F2CA1" w:rsidRPr="00A60A57">
          <w:rPr>
            <w:rFonts w:cs="Times New Roman"/>
            <w:color w:val="0D0D0D" w:themeColor="text1" w:themeTint="F2"/>
            <w:sz w:val="22"/>
            <w:rPrChange w:id="819" w:author="tao huang" w:date="2017-09-17T12:05:00Z">
              <w:rPr>
                <w:rFonts w:cs="Times New Roman"/>
                <w:color w:val="000000" w:themeColor="text1"/>
                <w:szCs w:val="24"/>
              </w:rPr>
            </w:rPrChange>
          </w:rPr>
          <w:t>non-controllable</w:t>
        </w:r>
      </w:ins>
      <w:del w:id="820" w:author="Soopramanien, Didier" w:date="2017-09-07T16:11:00Z">
        <w:r w:rsidR="00E446EB" w:rsidRPr="00A60A57" w:rsidDel="009F2CA1">
          <w:rPr>
            <w:rFonts w:cs="Times New Roman"/>
            <w:color w:val="0D0D0D" w:themeColor="text1" w:themeTint="F2"/>
            <w:sz w:val="22"/>
            <w:rPrChange w:id="821" w:author="tao huang" w:date="2017-09-17T12:05:00Z">
              <w:rPr>
                <w:rFonts w:cs="Times New Roman"/>
                <w:color w:val="000000" w:themeColor="text1"/>
                <w:szCs w:val="24"/>
              </w:rPr>
            </w:rPrChange>
          </w:rPr>
          <w:delText>influencing</w:delText>
        </w:r>
      </w:del>
      <w:r w:rsidR="00E446EB" w:rsidRPr="00A60A57">
        <w:rPr>
          <w:rFonts w:cs="Times New Roman"/>
          <w:color w:val="0D0D0D" w:themeColor="text1" w:themeTint="F2"/>
          <w:sz w:val="22"/>
          <w:rPrChange w:id="822" w:author="tao huang" w:date="2017-09-17T12:05:00Z">
            <w:rPr>
              <w:rFonts w:cs="Times New Roman"/>
              <w:color w:val="000000" w:themeColor="text1"/>
              <w:szCs w:val="24"/>
            </w:rPr>
          </w:rPrChange>
        </w:rPr>
        <w:t xml:space="preserve"> factors </w:t>
      </w:r>
      <w:ins w:id="823" w:author="Soopramanien, Didier" w:date="2017-09-07T16:12:00Z">
        <w:r w:rsidR="009F2CA1" w:rsidRPr="00A60A57">
          <w:rPr>
            <w:rFonts w:cs="Times New Roman"/>
            <w:color w:val="0D0D0D" w:themeColor="text1" w:themeTint="F2"/>
            <w:sz w:val="22"/>
            <w:rPrChange w:id="824" w:author="tao huang" w:date="2017-09-17T12:05:00Z">
              <w:rPr>
                <w:rFonts w:cs="Times New Roman"/>
                <w:color w:val="000000" w:themeColor="text1"/>
                <w:szCs w:val="24"/>
              </w:rPr>
            </w:rPrChange>
          </w:rPr>
          <w:t>which may include for instance a</w:t>
        </w:r>
      </w:ins>
      <w:del w:id="825" w:author="Soopramanien, Didier" w:date="2017-09-07T16:12:00Z">
        <w:r w:rsidR="00A77706" w:rsidRPr="00A60A57" w:rsidDel="009F2CA1">
          <w:rPr>
            <w:rFonts w:cs="Times New Roman"/>
            <w:color w:val="0D0D0D" w:themeColor="text1" w:themeTint="F2"/>
            <w:sz w:val="22"/>
            <w:rPrChange w:id="826" w:author="tao huang" w:date="2017-09-17T12:05:00Z">
              <w:rPr>
                <w:rFonts w:cs="Times New Roman"/>
                <w:color w:val="000000" w:themeColor="text1"/>
                <w:szCs w:val="24"/>
              </w:rPr>
            </w:rPrChange>
          </w:rPr>
          <w:delText>including</w:delText>
        </w:r>
        <w:r w:rsidR="00E446EB" w:rsidRPr="00A60A57" w:rsidDel="009F2CA1">
          <w:rPr>
            <w:rFonts w:cs="Times New Roman"/>
            <w:color w:val="0D0D0D" w:themeColor="text1" w:themeTint="F2"/>
            <w:sz w:val="22"/>
            <w:rPrChange w:id="827" w:author="tao huang" w:date="2017-09-17T12:05:00Z">
              <w:rPr>
                <w:rFonts w:cs="Times New Roman"/>
                <w:color w:val="000000" w:themeColor="text1"/>
                <w:szCs w:val="24"/>
              </w:rPr>
            </w:rPrChange>
          </w:rPr>
          <w:delText xml:space="preserve"> the</w:delText>
        </w:r>
      </w:del>
      <w:r w:rsidR="00E446EB" w:rsidRPr="00A60A57">
        <w:rPr>
          <w:rFonts w:cs="Times New Roman"/>
          <w:color w:val="0D0D0D" w:themeColor="text1" w:themeTint="F2"/>
          <w:sz w:val="22"/>
          <w:rPrChange w:id="828" w:author="tao huang" w:date="2017-09-17T12:05:00Z">
            <w:rPr>
              <w:rFonts w:cs="Times New Roman"/>
              <w:color w:val="000000" w:themeColor="text1"/>
              <w:szCs w:val="24"/>
            </w:rPr>
          </w:rPrChange>
        </w:rPr>
        <w:t xml:space="preserve"> change of economic conditions, </w:t>
      </w:r>
      <w:ins w:id="829" w:author="Soopramanien, Didier" w:date="2017-09-07T16:12:00Z">
        <w:r w:rsidR="009F2CA1" w:rsidRPr="00A60A57">
          <w:rPr>
            <w:rFonts w:cs="Times New Roman"/>
            <w:color w:val="0D0D0D" w:themeColor="text1" w:themeTint="F2"/>
            <w:sz w:val="22"/>
            <w:rPrChange w:id="830" w:author="tao huang" w:date="2017-09-17T12:05:00Z">
              <w:rPr>
                <w:rFonts w:cs="Times New Roman"/>
                <w:color w:val="000000" w:themeColor="text1"/>
                <w:szCs w:val="24"/>
              </w:rPr>
            </w:rPrChange>
          </w:rPr>
          <w:t>a</w:t>
        </w:r>
      </w:ins>
      <w:del w:id="831" w:author="Soopramanien, Didier" w:date="2017-09-07T16:12:00Z">
        <w:r w:rsidR="00A77706" w:rsidRPr="00A60A57" w:rsidDel="009F2CA1">
          <w:rPr>
            <w:rFonts w:cs="Times New Roman"/>
            <w:color w:val="0D0D0D" w:themeColor="text1" w:themeTint="F2"/>
            <w:sz w:val="22"/>
            <w:rPrChange w:id="832" w:author="tao huang" w:date="2017-09-17T12:05:00Z">
              <w:rPr>
                <w:rFonts w:cs="Times New Roman"/>
                <w:color w:val="000000" w:themeColor="text1"/>
                <w:szCs w:val="24"/>
              </w:rPr>
            </w:rPrChange>
          </w:rPr>
          <w:delText>the</w:delText>
        </w:r>
      </w:del>
      <w:r w:rsidR="00A77706" w:rsidRPr="00A60A57">
        <w:rPr>
          <w:rFonts w:cs="Times New Roman"/>
          <w:color w:val="0D0D0D" w:themeColor="text1" w:themeTint="F2"/>
          <w:sz w:val="22"/>
          <w:rPrChange w:id="833" w:author="tao huang" w:date="2017-09-17T12:05:00Z">
            <w:rPr>
              <w:rFonts w:cs="Times New Roman"/>
              <w:color w:val="000000" w:themeColor="text1"/>
              <w:szCs w:val="24"/>
            </w:rPr>
          </w:rPrChange>
        </w:rPr>
        <w:t xml:space="preserve"> change </w:t>
      </w:r>
      <w:r w:rsidR="003C0313" w:rsidRPr="00A60A57">
        <w:rPr>
          <w:rFonts w:cs="Times New Roman"/>
          <w:noProof/>
          <w:color w:val="0D0D0D" w:themeColor="text1" w:themeTint="F2"/>
          <w:sz w:val="22"/>
          <w:rPrChange w:id="834" w:author="tao huang" w:date="2017-09-17T12:05:00Z">
            <w:rPr>
              <w:rFonts w:cs="Times New Roman"/>
              <w:noProof/>
              <w:color w:val="000000" w:themeColor="text1"/>
              <w:szCs w:val="24"/>
            </w:rPr>
          </w:rPrChange>
        </w:rPr>
        <w:t>in</w:t>
      </w:r>
      <w:r w:rsidR="00A77706" w:rsidRPr="00A60A57">
        <w:rPr>
          <w:rFonts w:cs="Times New Roman"/>
          <w:color w:val="0D0D0D" w:themeColor="text1" w:themeTint="F2"/>
          <w:sz w:val="22"/>
          <w:rPrChange w:id="835" w:author="tao huang" w:date="2017-09-17T12:05:00Z">
            <w:rPr>
              <w:rFonts w:cs="Times New Roman"/>
              <w:color w:val="000000" w:themeColor="text1"/>
              <w:szCs w:val="24"/>
            </w:rPr>
          </w:rPrChange>
        </w:rPr>
        <w:t xml:space="preserve"> </w:t>
      </w:r>
      <w:r w:rsidR="00E446EB" w:rsidRPr="00A60A57">
        <w:rPr>
          <w:rFonts w:cs="Times New Roman"/>
          <w:color w:val="0D0D0D" w:themeColor="text1" w:themeTint="F2"/>
          <w:sz w:val="22"/>
          <w:rPrChange w:id="836" w:author="tao huang" w:date="2017-09-17T12:05:00Z">
            <w:rPr>
              <w:rFonts w:cs="Times New Roman"/>
              <w:color w:val="000000" w:themeColor="text1"/>
              <w:szCs w:val="24"/>
            </w:rPr>
          </w:rPrChange>
        </w:rPr>
        <w:t>consumer tastes</w:t>
      </w:r>
      <w:ins w:id="837" w:author="Soopramanien, Didier" w:date="2017-09-07T16:12:00Z">
        <w:r w:rsidR="009F2CA1" w:rsidRPr="00A60A57">
          <w:rPr>
            <w:rFonts w:cs="Times New Roman"/>
            <w:color w:val="0D0D0D" w:themeColor="text1" w:themeTint="F2"/>
            <w:sz w:val="22"/>
            <w:rPrChange w:id="838" w:author="tao huang" w:date="2017-09-17T12:05:00Z">
              <w:rPr>
                <w:rFonts w:cs="Times New Roman"/>
                <w:color w:val="000000" w:themeColor="text1"/>
                <w:szCs w:val="24"/>
              </w:rPr>
            </w:rPrChange>
          </w:rPr>
          <w:t xml:space="preserve"> or the</w:t>
        </w:r>
      </w:ins>
      <w:del w:id="839" w:author="Soopramanien, Didier" w:date="2017-09-07T16:12:00Z">
        <w:r w:rsidR="00E446EB" w:rsidRPr="00A60A57" w:rsidDel="009F2CA1">
          <w:rPr>
            <w:rFonts w:cs="Times New Roman"/>
            <w:color w:val="0D0D0D" w:themeColor="text1" w:themeTint="F2"/>
            <w:sz w:val="22"/>
            <w:rPrChange w:id="840" w:author="tao huang" w:date="2017-09-17T12:05:00Z">
              <w:rPr>
                <w:rFonts w:cs="Times New Roman"/>
                <w:color w:val="000000" w:themeColor="text1"/>
                <w:szCs w:val="24"/>
              </w:rPr>
            </w:rPrChange>
          </w:rPr>
          <w:delText xml:space="preserve">, </w:delText>
        </w:r>
        <w:r w:rsidR="009F1701" w:rsidRPr="00A60A57" w:rsidDel="009F2CA1">
          <w:rPr>
            <w:rFonts w:cs="Times New Roman"/>
            <w:color w:val="0D0D0D" w:themeColor="text1" w:themeTint="F2"/>
            <w:sz w:val="22"/>
            <w:rPrChange w:id="841" w:author="tao huang" w:date="2017-09-17T12:05:00Z">
              <w:rPr>
                <w:rFonts w:cs="Times New Roman"/>
                <w:color w:val="000000" w:themeColor="text1"/>
                <w:szCs w:val="24"/>
              </w:rPr>
            </w:rPrChange>
          </w:rPr>
          <w:delText>and</w:delText>
        </w:r>
      </w:del>
      <w:r w:rsidR="009F1701" w:rsidRPr="00A60A57">
        <w:rPr>
          <w:rFonts w:cs="Times New Roman"/>
          <w:color w:val="0D0D0D" w:themeColor="text1" w:themeTint="F2"/>
          <w:sz w:val="22"/>
          <w:rPrChange w:id="842" w:author="tao huang" w:date="2017-09-17T12:05:00Z">
            <w:rPr>
              <w:rFonts w:cs="Times New Roman"/>
              <w:color w:val="000000" w:themeColor="text1"/>
              <w:szCs w:val="24"/>
            </w:rPr>
          </w:rPrChange>
        </w:rPr>
        <w:t xml:space="preserve"> </w:t>
      </w:r>
      <w:r w:rsidR="00A77706" w:rsidRPr="00A60A57">
        <w:rPr>
          <w:rFonts w:cs="Times New Roman"/>
          <w:color w:val="0D0D0D" w:themeColor="text1" w:themeTint="F2"/>
          <w:sz w:val="22"/>
          <w:rPrChange w:id="843" w:author="tao huang" w:date="2017-09-17T12:05:00Z">
            <w:rPr>
              <w:rFonts w:cs="Times New Roman"/>
              <w:color w:val="000000" w:themeColor="text1"/>
              <w:szCs w:val="24"/>
            </w:rPr>
          </w:rPrChange>
        </w:rPr>
        <w:t xml:space="preserve">new competitor entry </w:t>
      </w:r>
      <w:r w:rsidR="006172D9" w:rsidRPr="00A60A57">
        <w:rPr>
          <w:rFonts w:cs="Times New Roman"/>
          <w:color w:val="0D0D0D" w:themeColor="text1" w:themeTint="F2"/>
          <w:sz w:val="22"/>
          <w:rPrChange w:id="844" w:author="tao huang" w:date="2017-09-17T12:05:00Z">
            <w:rPr>
              <w:rFonts w:cs="Times New Roman"/>
              <w:color w:val="000000" w:themeColor="text1"/>
              <w:szCs w:val="24"/>
            </w:rPr>
          </w:rPrChange>
        </w:rPr>
        <w:t>etc</w:t>
      </w:r>
      <w:r w:rsidR="00A77706" w:rsidRPr="00A60A57">
        <w:rPr>
          <w:rFonts w:cs="Times New Roman"/>
          <w:color w:val="0D0D0D" w:themeColor="text1" w:themeTint="F2"/>
          <w:sz w:val="22"/>
          <w:rPrChange w:id="845" w:author="tao huang" w:date="2017-09-17T12:05:00Z">
            <w:rPr>
              <w:rFonts w:cs="Times New Roman"/>
              <w:color w:val="000000" w:themeColor="text1"/>
              <w:szCs w:val="24"/>
            </w:rPr>
          </w:rPrChange>
        </w:rPr>
        <w:t>.</w:t>
      </w:r>
      <w:r w:rsidR="00E446EB" w:rsidRPr="00A60A57">
        <w:rPr>
          <w:rFonts w:cs="Times New Roman"/>
          <w:color w:val="0D0D0D" w:themeColor="text1" w:themeTint="F2"/>
          <w:sz w:val="22"/>
          <w:rPrChange w:id="846" w:author="tao huang" w:date="2017-09-17T12:05:00Z">
            <w:rPr>
              <w:rFonts w:cs="Times New Roman"/>
              <w:color w:val="000000" w:themeColor="text1"/>
              <w:szCs w:val="24"/>
            </w:rPr>
          </w:rPrChange>
        </w:rPr>
        <w:t xml:space="preserve"> </w:t>
      </w:r>
      <w:r w:rsidR="00C73524" w:rsidRPr="00A60A57">
        <w:rPr>
          <w:rFonts w:cs="Times New Roman"/>
          <w:color w:val="0D0D0D" w:themeColor="text1" w:themeTint="F2"/>
          <w:sz w:val="22"/>
          <w:rPrChange w:id="847" w:author="tao huang" w:date="2017-09-17T12:05:00Z">
            <w:rPr>
              <w:rFonts w:cs="Times New Roman"/>
              <w:color w:val="000000" w:themeColor="text1"/>
              <w:szCs w:val="24"/>
            </w:rPr>
          </w:rPrChange>
        </w:rPr>
        <w:t xml:space="preserve">which are </w:t>
      </w:r>
      <w:r w:rsidRPr="00A60A57">
        <w:rPr>
          <w:rFonts w:cs="Times New Roman"/>
          <w:color w:val="0D0D0D" w:themeColor="text1" w:themeTint="F2"/>
          <w:sz w:val="22"/>
          <w:rPrChange w:id="848" w:author="tao huang" w:date="2017-09-17T12:05:00Z">
            <w:rPr>
              <w:rFonts w:cs="Times New Roman"/>
              <w:color w:val="000000" w:themeColor="text1"/>
              <w:szCs w:val="24"/>
            </w:rPr>
          </w:rPrChange>
        </w:rPr>
        <w:t>usually</w:t>
      </w:r>
      <w:r w:rsidR="00C73524" w:rsidRPr="00A60A57">
        <w:rPr>
          <w:rFonts w:cs="Times New Roman"/>
          <w:color w:val="0D0D0D" w:themeColor="text1" w:themeTint="F2"/>
          <w:sz w:val="22"/>
          <w:rPrChange w:id="849" w:author="tao huang" w:date="2017-09-17T12:05:00Z">
            <w:rPr>
              <w:rFonts w:cs="Times New Roman"/>
              <w:color w:val="000000" w:themeColor="text1"/>
              <w:szCs w:val="24"/>
            </w:rPr>
          </w:rPrChange>
        </w:rPr>
        <w:t xml:space="preserve"> not observable or measurable </w:t>
      </w:r>
      <w:r w:rsidR="00E446EB" w:rsidRPr="00A60A57">
        <w:rPr>
          <w:rFonts w:cs="Times New Roman"/>
          <w:color w:val="0D0D0D" w:themeColor="text1" w:themeTint="F2"/>
          <w:sz w:val="22"/>
          <w:rPrChange w:id="850" w:author="tao huang" w:date="2017-09-17T12:05:00Z">
            <w:rPr>
              <w:rFonts w:cs="Times New Roman"/>
              <w:color w:val="000000" w:themeColor="text1"/>
              <w:szCs w:val="24"/>
            </w:rPr>
          </w:rPrChange>
        </w:rPr>
        <w:fldChar w:fldCharType="begin"/>
      </w:r>
      <w:r w:rsidR="006016F1">
        <w:rPr>
          <w:rFonts w:cs="Times New Roman"/>
          <w:color w:val="0D0D0D" w:themeColor="text1" w:themeTint="F2"/>
          <w:sz w:val="22"/>
        </w:rPr>
        <w:instrText xml:space="preserve"> ADDIN EN.CITE &lt;EndNote&gt;&lt;Cite&gt;&lt;Author&gt;Wildt&lt;/Author&gt;&lt;Year&gt;1976&lt;/Year&gt;&lt;RecNum&gt;635&lt;/RecNum&gt;&lt;DisplayText&gt;(Wildt, 1976; Wildt &amp;amp; Winer, 1983)&lt;/DisplayText&gt;&lt;record&gt;&lt;rec-number&gt;635&lt;/rec-number&gt;&lt;foreign-keys&gt;&lt;key app="EN" db-id="fwzpfdt205x9v6eprsvv25dpxftedxv0z0a9" timestamp="0"&gt;635&lt;/key&gt;&lt;/foreign-keys&gt;&lt;ref-type name="Equation"&gt;39&lt;/ref-type&gt;&lt;contributors&gt;&lt;authors&gt;&lt;author&gt;Wildt, Albert R.&lt;/author&gt;&lt;/authors&gt;&lt;secondary-authors&gt;&lt;author&gt;Educators&amp;apos; proceedings&lt;/author&gt;&lt;/secondary-authors&gt;&lt;/contributors&gt;&lt;titles&gt;&lt;title&gt;The empirical investigation of time dependent parameter variation in marketing models&lt;/title&gt;&lt;secondary-title&gt;American Marketing Association&lt;/secondary-title&gt;&lt;/titles&gt;&lt;pages&gt;466-472&lt;/pages&gt;&lt;dates&gt;&lt;year&gt;1976&lt;/year&gt;&lt;/dates&gt;&lt;urls&gt;&lt;/urls&gt;&lt;/record&gt;&lt;/Cite&gt;&lt;Cite&gt;&lt;Author&gt;Wildt&lt;/Author&gt;&lt;Year&gt;1983&lt;/Year&gt;&lt;RecNum&gt;218&lt;/RecNum&gt;&lt;record&gt;&lt;rec-number&gt;218&lt;/rec-number&gt;&lt;foreign-keys&gt;&lt;key app="EN" db-id="fwzpfdt205x9v6eprsvv25dpxftedxv0z0a9" timestamp="0"&gt;218&lt;/key&gt;&lt;/foreign-keys&gt;&lt;ref-type name="Journal Article"&gt;17&lt;/ref-type&gt;&lt;contributors&gt;&lt;authors&gt;&lt;author&gt;Albert R. Wildt&lt;/author&gt;&lt;author&gt;Russell S. Winer&lt;/author&gt;&lt;/authors&gt;&lt;/contributors&gt;&lt;titles&gt;&lt;title&gt;Modeling and Estimation in Changing Market Environments&lt;/title&gt;&lt;secondary-title&gt;The Journal of Business&lt;/secondary-title&gt;&lt;/titles&gt;&lt;volume&gt;56&lt;/volume&gt;&lt;number&gt;3&lt;/number&gt;&lt;dates&gt;&lt;year&gt;1983&lt;/year&gt;&lt;/dates&gt;&lt;urls&gt;&lt;/urls&gt;&lt;/record&gt;&lt;/Cite&gt;&lt;/EndNote&gt;</w:instrText>
      </w:r>
      <w:r w:rsidR="00E446EB" w:rsidRPr="00A60A57">
        <w:rPr>
          <w:rFonts w:cs="Times New Roman"/>
          <w:color w:val="0D0D0D" w:themeColor="text1" w:themeTint="F2"/>
          <w:sz w:val="22"/>
          <w:rPrChange w:id="851" w:author="tao huang" w:date="2017-09-17T12:05:00Z">
            <w:rPr>
              <w:rFonts w:cs="Times New Roman"/>
              <w:color w:val="000000" w:themeColor="text1"/>
              <w:szCs w:val="24"/>
            </w:rPr>
          </w:rPrChange>
        </w:rPr>
        <w:fldChar w:fldCharType="separate"/>
      </w:r>
      <w:r w:rsidR="006016F1">
        <w:rPr>
          <w:rFonts w:cs="Times New Roman"/>
          <w:noProof/>
          <w:color w:val="0D0D0D" w:themeColor="text1" w:themeTint="F2"/>
          <w:sz w:val="22"/>
        </w:rPr>
        <w:t>(</w:t>
      </w:r>
      <w:hyperlink w:anchor="_ENREF_76" w:tooltip="Wildt, 1976 #635" w:history="1">
        <w:r w:rsidR="00F75C33">
          <w:rPr>
            <w:rFonts w:cs="Times New Roman"/>
            <w:noProof/>
            <w:color w:val="0D0D0D" w:themeColor="text1" w:themeTint="F2"/>
            <w:sz w:val="22"/>
          </w:rPr>
          <w:t>Wildt, 1976</w:t>
        </w:r>
      </w:hyperlink>
      <w:r w:rsidR="006016F1">
        <w:rPr>
          <w:rFonts w:cs="Times New Roman"/>
          <w:noProof/>
          <w:color w:val="0D0D0D" w:themeColor="text1" w:themeTint="F2"/>
          <w:sz w:val="22"/>
        </w:rPr>
        <w:t xml:space="preserve">; </w:t>
      </w:r>
      <w:hyperlink w:anchor="_ENREF_77" w:tooltip="Wildt, 1983 #218" w:history="1">
        <w:r w:rsidR="00F75C33">
          <w:rPr>
            <w:rFonts w:cs="Times New Roman"/>
            <w:noProof/>
            <w:color w:val="0D0D0D" w:themeColor="text1" w:themeTint="F2"/>
            <w:sz w:val="22"/>
          </w:rPr>
          <w:t>Wildt &amp; Winer, 1983</w:t>
        </w:r>
      </w:hyperlink>
      <w:r w:rsidR="006016F1">
        <w:rPr>
          <w:rFonts w:cs="Times New Roman"/>
          <w:noProof/>
          <w:color w:val="0D0D0D" w:themeColor="text1" w:themeTint="F2"/>
          <w:sz w:val="22"/>
        </w:rPr>
        <w:t>)</w:t>
      </w:r>
      <w:r w:rsidR="00E446EB" w:rsidRPr="00A60A57">
        <w:rPr>
          <w:rFonts w:cs="Times New Roman"/>
          <w:color w:val="0D0D0D" w:themeColor="text1" w:themeTint="F2"/>
          <w:sz w:val="22"/>
          <w:rPrChange w:id="852" w:author="tao huang" w:date="2017-09-17T12:05:00Z">
            <w:rPr>
              <w:rFonts w:cs="Times New Roman"/>
              <w:color w:val="000000" w:themeColor="text1"/>
              <w:szCs w:val="24"/>
            </w:rPr>
          </w:rPrChange>
        </w:rPr>
        <w:fldChar w:fldCharType="end"/>
      </w:r>
      <w:r w:rsidR="006172D9" w:rsidRPr="00A60A57">
        <w:rPr>
          <w:rFonts w:cs="Times New Roman"/>
          <w:color w:val="0D0D0D" w:themeColor="text1" w:themeTint="F2"/>
          <w:sz w:val="22"/>
          <w:rPrChange w:id="853" w:author="tao huang" w:date="2017-09-17T12:05:00Z">
            <w:rPr>
              <w:rFonts w:cs="Times New Roman"/>
              <w:color w:val="000000" w:themeColor="text1"/>
              <w:szCs w:val="24"/>
            </w:rPr>
          </w:rPrChange>
        </w:rPr>
        <w:t>.</w:t>
      </w:r>
      <w:r w:rsidR="00E446EB" w:rsidRPr="00A60A57">
        <w:rPr>
          <w:rFonts w:cs="Times New Roman"/>
          <w:color w:val="0D0D0D" w:themeColor="text1" w:themeTint="F2"/>
          <w:sz w:val="22"/>
          <w:rPrChange w:id="854" w:author="tao huang" w:date="2017-09-17T12:05:00Z">
            <w:rPr>
              <w:rFonts w:cs="Times New Roman"/>
              <w:color w:val="000000" w:themeColor="text1"/>
              <w:szCs w:val="24"/>
            </w:rPr>
          </w:rPrChange>
        </w:rPr>
        <w:t xml:space="preserve"> </w:t>
      </w:r>
      <w:r w:rsidR="000A57CF" w:rsidRPr="00A60A57">
        <w:rPr>
          <w:rFonts w:cs="Times New Roman"/>
          <w:color w:val="0D0D0D" w:themeColor="text1" w:themeTint="F2"/>
          <w:sz w:val="22"/>
          <w:rPrChange w:id="855" w:author="tao huang" w:date="2017-09-17T12:05:00Z">
            <w:rPr>
              <w:rFonts w:cs="Times New Roman"/>
              <w:color w:val="000000" w:themeColor="text1"/>
              <w:szCs w:val="24"/>
            </w:rPr>
          </w:rPrChange>
        </w:rPr>
        <w:t>For example, c</w:t>
      </w:r>
      <w:r w:rsidR="001F144B" w:rsidRPr="00A60A57">
        <w:rPr>
          <w:rFonts w:cs="Times New Roman"/>
          <w:color w:val="0D0D0D" w:themeColor="text1" w:themeTint="F2"/>
          <w:sz w:val="22"/>
          <w:rPrChange w:id="856" w:author="tao huang" w:date="2017-09-17T12:05:00Z">
            <w:rPr>
              <w:rFonts w:cs="Times New Roman"/>
              <w:color w:val="000000" w:themeColor="text1"/>
              <w:szCs w:val="24"/>
            </w:rPr>
          </w:rPrChange>
        </w:rPr>
        <w:t>ustomers may become more price/deal sens</w:t>
      </w:r>
      <w:r w:rsidR="007771B6" w:rsidRPr="00A60A57">
        <w:rPr>
          <w:rFonts w:cs="Times New Roman"/>
          <w:color w:val="0D0D0D" w:themeColor="text1" w:themeTint="F2"/>
          <w:sz w:val="22"/>
          <w:rPrChange w:id="857" w:author="tao huang" w:date="2017-09-17T12:05:00Z">
            <w:rPr>
              <w:rFonts w:cs="Times New Roman"/>
              <w:color w:val="000000" w:themeColor="text1"/>
              <w:szCs w:val="24"/>
            </w:rPr>
          </w:rPrChange>
        </w:rPr>
        <w:t xml:space="preserve">itive during an economic crunch. </w:t>
      </w:r>
      <w:r w:rsidR="000A57CF" w:rsidRPr="00A60A57">
        <w:rPr>
          <w:rFonts w:cs="Times New Roman"/>
          <w:bCs/>
          <w:color w:val="0D0D0D" w:themeColor="text1" w:themeTint="F2"/>
          <w:sz w:val="22"/>
          <w:rPrChange w:id="858" w:author="tao huang" w:date="2017-09-17T12:05:00Z">
            <w:rPr>
              <w:rFonts w:cs="Times New Roman"/>
              <w:bCs/>
              <w:color w:val="000000" w:themeColor="text1"/>
              <w:szCs w:val="24"/>
            </w:rPr>
          </w:rPrChange>
        </w:rPr>
        <w:t>They</w:t>
      </w:r>
      <w:r w:rsidR="009B33E9" w:rsidRPr="00A60A57">
        <w:rPr>
          <w:rFonts w:cs="Times New Roman"/>
          <w:bCs/>
          <w:color w:val="0D0D0D" w:themeColor="text1" w:themeTint="F2"/>
          <w:sz w:val="22"/>
          <w:rPrChange w:id="859" w:author="tao huang" w:date="2017-09-17T12:05:00Z">
            <w:rPr>
              <w:rFonts w:cs="Times New Roman"/>
              <w:bCs/>
              <w:color w:val="000000" w:themeColor="text1"/>
              <w:szCs w:val="24"/>
            </w:rPr>
          </w:rPrChange>
        </w:rPr>
        <w:t xml:space="preserve"> may change their </w:t>
      </w:r>
      <w:r w:rsidR="000A57CF" w:rsidRPr="00A60A57">
        <w:rPr>
          <w:rFonts w:cs="Times New Roman"/>
          <w:bCs/>
          <w:color w:val="0D0D0D" w:themeColor="text1" w:themeTint="F2"/>
          <w:sz w:val="22"/>
          <w:rPrChange w:id="860" w:author="tao huang" w:date="2017-09-17T12:05:00Z">
            <w:rPr>
              <w:rFonts w:cs="Times New Roman"/>
              <w:bCs/>
              <w:color w:val="000000" w:themeColor="text1"/>
              <w:szCs w:val="24"/>
            </w:rPr>
          </w:rPrChange>
        </w:rPr>
        <w:t>tastes</w:t>
      </w:r>
      <w:r w:rsidR="009B33E9" w:rsidRPr="00A60A57">
        <w:rPr>
          <w:rFonts w:cs="Times New Roman"/>
          <w:bCs/>
          <w:color w:val="0D0D0D" w:themeColor="text1" w:themeTint="F2"/>
          <w:sz w:val="22"/>
          <w:rPrChange w:id="861" w:author="tao huang" w:date="2017-09-17T12:05:00Z">
            <w:rPr>
              <w:rFonts w:cs="Times New Roman"/>
              <w:bCs/>
              <w:color w:val="000000" w:themeColor="text1"/>
              <w:szCs w:val="24"/>
            </w:rPr>
          </w:rPrChange>
        </w:rPr>
        <w:t xml:space="preserve"> due to cognitive bias, </w:t>
      </w:r>
      <w:r w:rsidR="000A57CF" w:rsidRPr="00A60A57">
        <w:rPr>
          <w:rFonts w:cs="Times New Roman"/>
          <w:bCs/>
          <w:color w:val="0D0D0D" w:themeColor="text1" w:themeTint="F2"/>
          <w:sz w:val="22"/>
          <w:rPrChange w:id="862" w:author="tao huang" w:date="2017-09-17T12:05:00Z">
            <w:rPr>
              <w:rFonts w:cs="Times New Roman"/>
              <w:bCs/>
              <w:color w:val="000000" w:themeColor="text1"/>
              <w:szCs w:val="24"/>
            </w:rPr>
          </w:rPrChange>
        </w:rPr>
        <w:t>the change of their</w:t>
      </w:r>
      <w:r w:rsidR="009B33E9" w:rsidRPr="00A60A57">
        <w:rPr>
          <w:rFonts w:cs="Times New Roman"/>
          <w:bCs/>
          <w:color w:val="0D0D0D" w:themeColor="text1" w:themeTint="F2"/>
          <w:sz w:val="22"/>
          <w:rPrChange w:id="863" w:author="tao huang" w:date="2017-09-17T12:05:00Z">
            <w:rPr>
              <w:rFonts w:cs="Times New Roman"/>
              <w:bCs/>
              <w:color w:val="000000" w:themeColor="text1"/>
              <w:szCs w:val="24"/>
            </w:rPr>
          </w:rPrChange>
        </w:rPr>
        <w:t xml:space="preserve"> familiarity</w:t>
      </w:r>
      <w:r w:rsidR="000A57CF" w:rsidRPr="00A60A57">
        <w:rPr>
          <w:rFonts w:cs="Times New Roman"/>
          <w:bCs/>
          <w:color w:val="0D0D0D" w:themeColor="text1" w:themeTint="F2"/>
          <w:sz w:val="22"/>
          <w:rPrChange w:id="864" w:author="tao huang" w:date="2017-09-17T12:05:00Z">
            <w:rPr>
              <w:rFonts w:cs="Times New Roman"/>
              <w:bCs/>
              <w:color w:val="000000" w:themeColor="text1"/>
              <w:szCs w:val="24"/>
            </w:rPr>
          </w:rPrChange>
        </w:rPr>
        <w:t xml:space="preserve"> </w:t>
      </w:r>
      <w:ins w:id="865" w:author="tao huang" w:date="2017-09-17T12:13:00Z">
        <w:r w:rsidR="000A110D">
          <w:rPr>
            <w:rFonts w:cs="Times New Roman"/>
            <w:bCs/>
            <w:noProof/>
            <w:color w:val="0D0D0D" w:themeColor="text1" w:themeTint="F2"/>
            <w:sz w:val="22"/>
          </w:rPr>
          <w:t>with</w:t>
        </w:r>
      </w:ins>
      <w:del w:id="866" w:author="tao huang" w:date="2017-09-17T12:13:00Z">
        <w:r w:rsidR="000A57CF" w:rsidRPr="000A110D" w:rsidDel="000A110D">
          <w:rPr>
            <w:rFonts w:cs="Times New Roman"/>
            <w:bCs/>
            <w:noProof/>
            <w:color w:val="0D0D0D" w:themeColor="text1" w:themeTint="F2"/>
            <w:sz w:val="22"/>
            <w:rPrChange w:id="867" w:author="tao huang" w:date="2017-09-17T12:13:00Z">
              <w:rPr>
                <w:rFonts w:cs="Times New Roman"/>
                <w:bCs/>
                <w:color w:val="000000" w:themeColor="text1"/>
                <w:szCs w:val="24"/>
              </w:rPr>
            </w:rPrChange>
          </w:rPr>
          <w:delText>to</w:delText>
        </w:r>
      </w:del>
      <w:r w:rsidR="000A57CF" w:rsidRPr="00A60A57">
        <w:rPr>
          <w:rFonts w:cs="Times New Roman"/>
          <w:bCs/>
          <w:color w:val="0D0D0D" w:themeColor="text1" w:themeTint="F2"/>
          <w:sz w:val="22"/>
          <w:rPrChange w:id="868" w:author="tao huang" w:date="2017-09-17T12:05:00Z">
            <w:rPr>
              <w:rFonts w:cs="Times New Roman"/>
              <w:bCs/>
              <w:color w:val="000000" w:themeColor="text1"/>
              <w:szCs w:val="24"/>
            </w:rPr>
          </w:rPrChange>
        </w:rPr>
        <w:t xml:space="preserve"> the product</w:t>
      </w:r>
      <w:r w:rsidR="009B33E9" w:rsidRPr="00A60A57">
        <w:rPr>
          <w:rFonts w:cs="Times New Roman"/>
          <w:bCs/>
          <w:color w:val="0D0D0D" w:themeColor="text1" w:themeTint="F2"/>
          <w:sz w:val="22"/>
          <w:rPrChange w:id="869" w:author="tao huang" w:date="2017-09-17T12:05:00Z">
            <w:rPr>
              <w:rFonts w:cs="Times New Roman"/>
              <w:bCs/>
              <w:color w:val="000000" w:themeColor="text1"/>
              <w:szCs w:val="24"/>
            </w:rPr>
          </w:rPrChange>
        </w:rPr>
        <w:t xml:space="preserve">, </w:t>
      </w:r>
      <w:r w:rsidR="000A57CF" w:rsidRPr="00A60A57">
        <w:rPr>
          <w:rFonts w:cs="Times New Roman"/>
          <w:bCs/>
          <w:color w:val="0D0D0D" w:themeColor="text1" w:themeTint="F2"/>
          <w:sz w:val="22"/>
          <w:rPrChange w:id="870" w:author="tao huang" w:date="2017-09-17T12:05:00Z">
            <w:rPr>
              <w:rFonts w:cs="Times New Roman"/>
              <w:bCs/>
              <w:color w:val="000000" w:themeColor="text1"/>
              <w:szCs w:val="24"/>
            </w:rPr>
          </w:rPrChange>
        </w:rPr>
        <w:t xml:space="preserve">and the </w:t>
      </w:r>
      <w:r w:rsidR="009B33E9" w:rsidRPr="00A60A57">
        <w:rPr>
          <w:rFonts w:cs="Times New Roman"/>
          <w:bCs/>
          <w:color w:val="0D0D0D" w:themeColor="text1" w:themeTint="F2"/>
          <w:sz w:val="22"/>
          <w:rPrChange w:id="871" w:author="tao huang" w:date="2017-09-17T12:05:00Z">
            <w:rPr>
              <w:rFonts w:cs="Times New Roman"/>
              <w:bCs/>
              <w:color w:val="000000" w:themeColor="text1"/>
              <w:szCs w:val="24"/>
            </w:rPr>
          </w:rPrChange>
        </w:rPr>
        <w:t xml:space="preserve">change of their lifestyle and social status </w:t>
      </w:r>
      <w:r w:rsidR="009B33E9" w:rsidRPr="00A60A57">
        <w:rPr>
          <w:rFonts w:cs="Times New Roman"/>
          <w:bCs/>
          <w:color w:val="0D0D0D" w:themeColor="text1" w:themeTint="F2"/>
          <w:sz w:val="22"/>
          <w:rPrChange w:id="872" w:author="tao huang" w:date="2017-09-17T12:05:00Z">
            <w:rPr>
              <w:rFonts w:cs="Times New Roman"/>
              <w:bCs/>
              <w:color w:val="000000" w:themeColor="text1"/>
              <w:szCs w:val="24"/>
            </w:rPr>
          </w:rPrChange>
        </w:rPr>
        <w:fldChar w:fldCharType="begin"/>
      </w:r>
      <w:r w:rsidR="006016F1">
        <w:rPr>
          <w:rFonts w:cs="Times New Roman"/>
          <w:bCs/>
          <w:color w:val="0D0D0D" w:themeColor="text1" w:themeTint="F2"/>
          <w:sz w:val="22"/>
        </w:rPr>
        <w:instrText xml:space="preserve"> ADDIN EN.CITE &lt;EndNote&gt;&lt;Cite&gt;&lt;Author&gt;Meeran&lt;/Author&gt;&lt;Year&gt;2017&lt;/Year&gt;&lt;RecNum&gt;2&lt;/RecNum&gt;&lt;DisplayText&gt;(Meeran, Jahanbin, Goodwin, &amp;amp; Quariguasi Frota Neto, 2017)&lt;/DisplayText&gt;&lt;record&gt;&lt;rec-number&gt;2&lt;/rec-number&gt;&lt;foreign-keys&gt;&lt;key app="EN" db-id="w5vs0vpeqrfx2hersx5v5pta590txaffpfre" timestamp="1498229548"&gt;2&lt;/key&gt;&lt;/foreign-keys&gt;&lt;ref-type name="Journal Article"&gt;17&lt;/ref-type&gt;&lt;contributors&gt;&lt;authors&gt;&lt;author&gt;Meeran, Sheik&lt;/author&gt;&lt;author&gt;Jahanbin, Semco&lt;/author&gt;&lt;author&gt;Goodwin, Paul&lt;/author&gt;&lt;author&gt;Quariguasi Frota Neto, Joao&lt;/author&gt;&lt;/authors&gt;&lt;/contributors&gt;&lt;titles&gt;&lt;title&gt;When do changes in consumer preferences make forecasts from choice-based conjoint models unreliable?&lt;/title&gt;&lt;secondary-title&gt;European Journal of Operational Research&lt;/secondary-title&gt;&lt;/titles&gt;&lt;periodical&gt;&lt;full-title&gt;European Journal of Operational Research&lt;/full-title&gt;&lt;/periodical&gt;&lt;pages&gt;512-524&lt;/pages&gt;&lt;volume&gt;258&lt;/volume&gt;&lt;number&gt;2&lt;/number&gt;&lt;keywords&gt;&lt;keyword&gt;Forecasting&lt;/keyword&gt;&lt;keyword&gt;New product forecasting&lt;/keyword&gt;&lt;keyword&gt;Choice based conjoint&lt;/keyword&gt;&lt;keyword&gt;Attribute coefficient change&lt;/keyword&gt;&lt;keyword&gt;Longitudinal study&lt;/keyword&gt;&lt;/keywords&gt;&lt;dates&gt;&lt;year&gt;2017&lt;/year&gt;&lt;pub-dates&gt;&lt;date&gt;4/16/&lt;/date&gt;&lt;/pub-dates&gt;&lt;/dates&gt;&lt;isbn&gt;0377-2217&lt;/isbn&gt;&lt;urls&gt;&lt;related-urls&gt;&lt;url&gt;http://www.sciencedirect.com/science/article/pii/S0377221716306865&lt;/url&gt;&lt;/related-urls&gt;&lt;/urls&gt;&lt;custom4&gt;highlight the impact of change in customers&amp;apos; preference to product attribute on forecasting accuracy, for choice-based conjoint analysis model&lt;/custom4&gt;&lt;electronic-resource-num&gt;https://doi.org/10.1016/j.ejor.2016.08.047&lt;/electronic-resource-num&gt;&lt;research-notes&gt;ref&lt;/research-notes&gt;&lt;/record&gt;&lt;/Cite&gt;&lt;/EndNote&gt;</w:instrText>
      </w:r>
      <w:r w:rsidR="009B33E9" w:rsidRPr="00A60A57">
        <w:rPr>
          <w:rFonts w:cs="Times New Roman"/>
          <w:bCs/>
          <w:color w:val="0D0D0D" w:themeColor="text1" w:themeTint="F2"/>
          <w:sz w:val="22"/>
          <w:rPrChange w:id="873" w:author="tao huang" w:date="2017-09-17T12:05:00Z">
            <w:rPr>
              <w:rFonts w:cs="Times New Roman"/>
              <w:bCs/>
              <w:color w:val="000000" w:themeColor="text1"/>
              <w:szCs w:val="24"/>
            </w:rPr>
          </w:rPrChange>
        </w:rPr>
        <w:fldChar w:fldCharType="separate"/>
      </w:r>
      <w:r w:rsidR="006016F1">
        <w:rPr>
          <w:rFonts w:cs="Times New Roman"/>
          <w:bCs/>
          <w:noProof/>
          <w:color w:val="0D0D0D" w:themeColor="text1" w:themeTint="F2"/>
          <w:sz w:val="22"/>
        </w:rPr>
        <w:t>(</w:t>
      </w:r>
      <w:hyperlink w:anchor="_ENREF_50" w:tooltip="Meeran, 2017 #2" w:history="1">
        <w:r w:rsidR="00F75C33">
          <w:rPr>
            <w:rFonts w:cs="Times New Roman"/>
            <w:bCs/>
            <w:noProof/>
            <w:color w:val="0D0D0D" w:themeColor="text1" w:themeTint="F2"/>
            <w:sz w:val="22"/>
          </w:rPr>
          <w:t xml:space="preserve">Meeran, Jahanbin, Goodwin, &amp; Quariguasi </w:t>
        </w:r>
        <w:r w:rsidR="00F75C33">
          <w:rPr>
            <w:rFonts w:cs="Times New Roman"/>
            <w:bCs/>
            <w:noProof/>
            <w:color w:val="0D0D0D" w:themeColor="text1" w:themeTint="F2"/>
            <w:sz w:val="22"/>
          </w:rPr>
          <w:lastRenderedPageBreak/>
          <w:t>Frota Neto, 2017</w:t>
        </w:r>
      </w:hyperlink>
      <w:r w:rsidR="006016F1">
        <w:rPr>
          <w:rFonts w:cs="Times New Roman"/>
          <w:bCs/>
          <w:noProof/>
          <w:color w:val="0D0D0D" w:themeColor="text1" w:themeTint="F2"/>
          <w:sz w:val="22"/>
        </w:rPr>
        <w:t>)</w:t>
      </w:r>
      <w:r w:rsidR="009B33E9" w:rsidRPr="00A60A57">
        <w:rPr>
          <w:rFonts w:cs="Times New Roman"/>
          <w:bCs/>
          <w:color w:val="0D0D0D" w:themeColor="text1" w:themeTint="F2"/>
          <w:sz w:val="22"/>
          <w:rPrChange w:id="874" w:author="tao huang" w:date="2017-09-17T12:05:00Z">
            <w:rPr>
              <w:rFonts w:cs="Times New Roman"/>
              <w:bCs/>
              <w:color w:val="000000" w:themeColor="text1"/>
              <w:szCs w:val="24"/>
            </w:rPr>
          </w:rPrChange>
        </w:rPr>
        <w:fldChar w:fldCharType="end"/>
      </w:r>
      <w:r w:rsidR="009B33E9" w:rsidRPr="00A60A57">
        <w:rPr>
          <w:rFonts w:cs="Times New Roman"/>
          <w:bCs/>
          <w:color w:val="0D0D0D" w:themeColor="text1" w:themeTint="F2"/>
          <w:sz w:val="22"/>
          <w:rPrChange w:id="875" w:author="tao huang" w:date="2017-09-17T12:05:00Z">
            <w:rPr>
              <w:rFonts w:cs="Times New Roman"/>
              <w:bCs/>
              <w:color w:val="000000" w:themeColor="text1"/>
              <w:szCs w:val="24"/>
            </w:rPr>
          </w:rPrChange>
        </w:rPr>
        <w:t>.</w:t>
      </w:r>
      <w:r w:rsidR="002C7D3F" w:rsidRPr="00A60A57">
        <w:rPr>
          <w:rFonts w:cs="Times New Roman"/>
          <w:bCs/>
          <w:color w:val="0D0D0D" w:themeColor="text1" w:themeTint="F2"/>
          <w:sz w:val="22"/>
          <w:rPrChange w:id="876" w:author="tao huang" w:date="2017-09-17T12:05:00Z">
            <w:rPr>
              <w:rFonts w:cs="Times New Roman"/>
              <w:bCs/>
              <w:color w:val="000000" w:themeColor="text1"/>
              <w:szCs w:val="24"/>
            </w:rPr>
          </w:rPrChange>
        </w:rPr>
        <w:t xml:space="preserve"> </w:t>
      </w:r>
      <w:r w:rsidR="004248F1" w:rsidRPr="00A60A57">
        <w:rPr>
          <w:rFonts w:cs="Times New Roman"/>
          <w:color w:val="0D0D0D" w:themeColor="text1" w:themeTint="F2"/>
          <w:sz w:val="22"/>
          <w:rPrChange w:id="877" w:author="tao huang" w:date="2017-09-17T12:05:00Z">
            <w:rPr>
              <w:rFonts w:cs="Times New Roman"/>
              <w:color w:val="000000" w:themeColor="text1"/>
              <w:szCs w:val="24"/>
            </w:rPr>
          </w:rPrChange>
        </w:rPr>
        <w:t xml:space="preserve">When a new competitor enters the market, </w:t>
      </w:r>
      <w:r w:rsidR="002C7D3F" w:rsidRPr="00A60A57">
        <w:rPr>
          <w:rFonts w:cs="Times New Roman"/>
          <w:color w:val="0D0D0D" w:themeColor="text1" w:themeTint="F2"/>
          <w:sz w:val="22"/>
          <w:rPrChange w:id="878" w:author="tao huang" w:date="2017-09-17T12:05:00Z">
            <w:rPr>
              <w:rFonts w:cs="Times New Roman"/>
              <w:color w:val="000000" w:themeColor="text1"/>
              <w:szCs w:val="24"/>
            </w:rPr>
          </w:rPrChange>
        </w:rPr>
        <w:t xml:space="preserve">the effect of prices and promotions of the focal product may be reduced not only because the new competitor launches their marketing activities but also because customers seek variety. In the year of 2014, </w:t>
      </w:r>
      <w:r w:rsidR="00E76C88" w:rsidRPr="00A60A57">
        <w:rPr>
          <w:rFonts w:cs="Times New Roman"/>
          <w:color w:val="0D0D0D" w:themeColor="text1" w:themeTint="F2"/>
          <w:sz w:val="22"/>
          <w:rPrChange w:id="879" w:author="tao huang" w:date="2017-09-17T12:05:00Z">
            <w:rPr>
              <w:rFonts w:cs="Times New Roman"/>
              <w:color w:val="000000" w:themeColor="text1"/>
              <w:szCs w:val="24"/>
            </w:rPr>
          </w:rPrChange>
        </w:rPr>
        <w:t>t</w:t>
      </w:r>
      <w:r w:rsidR="001F144B" w:rsidRPr="00A60A57">
        <w:rPr>
          <w:rFonts w:cs="Times New Roman"/>
          <w:color w:val="0D0D0D" w:themeColor="text1" w:themeTint="F2"/>
          <w:sz w:val="22"/>
          <w:rPrChange w:id="880" w:author="tao huang" w:date="2017-09-17T12:05:00Z">
            <w:rPr>
              <w:rFonts w:cs="Times New Roman"/>
              <w:color w:val="000000" w:themeColor="text1"/>
              <w:szCs w:val="24"/>
            </w:rPr>
          </w:rPrChange>
        </w:rPr>
        <w:t xml:space="preserve">he </w:t>
      </w:r>
      <w:r w:rsidR="007771B6" w:rsidRPr="00A60A57">
        <w:rPr>
          <w:rFonts w:cs="Times New Roman"/>
          <w:color w:val="0D0D0D" w:themeColor="text1" w:themeTint="F2"/>
          <w:sz w:val="22"/>
          <w:rPrChange w:id="881" w:author="tao huang" w:date="2017-09-17T12:05:00Z">
            <w:rPr>
              <w:rFonts w:cs="Times New Roman"/>
              <w:color w:val="000000" w:themeColor="text1"/>
              <w:szCs w:val="24"/>
            </w:rPr>
          </w:rPrChange>
        </w:rPr>
        <w:t xml:space="preserve">German </w:t>
      </w:r>
      <w:r w:rsidR="001F144B" w:rsidRPr="00A60A57">
        <w:rPr>
          <w:rFonts w:cs="Times New Roman"/>
          <w:color w:val="0D0D0D" w:themeColor="text1" w:themeTint="F2"/>
          <w:sz w:val="22"/>
          <w:rPrChange w:id="882" w:author="tao huang" w:date="2017-09-17T12:05:00Z">
            <w:rPr>
              <w:rFonts w:cs="Times New Roman"/>
              <w:color w:val="000000" w:themeColor="text1"/>
              <w:szCs w:val="24"/>
            </w:rPr>
          </w:rPrChange>
        </w:rPr>
        <w:t xml:space="preserve">low-price retail chain Aldi </w:t>
      </w:r>
      <w:r w:rsidR="003161DD" w:rsidRPr="00A60A57">
        <w:rPr>
          <w:rFonts w:cs="Times New Roman"/>
          <w:color w:val="0D0D0D" w:themeColor="text1" w:themeTint="F2"/>
          <w:sz w:val="22"/>
          <w:rPrChange w:id="883" w:author="tao huang" w:date="2017-09-17T12:05:00Z">
            <w:rPr>
              <w:rFonts w:cs="Times New Roman"/>
              <w:color w:val="000000" w:themeColor="text1"/>
              <w:szCs w:val="24"/>
            </w:rPr>
          </w:rPrChange>
        </w:rPr>
        <w:t>has opened more than 400 stores in the United States</w:t>
      </w:r>
      <w:r w:rsidR="00E76C88" w:rsidRPr="00A60A57">
        <w:rPr>
          <w:rFonts w:cs="Times New Roman"/>
          <w:color w:val="0D0D0D" w:themeColor="text1" w:themeTint="F2"/>
          <w:sz w:val="22"/>
          <w:rPrChange w:id="884" w:author="tao huang" w:date="2017-09-17T12:05:00Z">
            <w:rPr>
              <w:rFonts w:cs="Times New Roman"/>
              <w:color w:val="000000" w:themeColor="text1"/>
              <w:szCs w:val="24"/>
            </w:rPr>
          </w:rPrChange>
        </w:rPr>
        <w:t xml:space="preserve">, which </w:t>
      </w:r>
      <w:r w:rsidR="006E7985" w:rsidRPr="00A60A57">
        <w:rPr>
          <w:rFonts w:cs="Times New Roman"/>
          <w:color w:val="0D0D0D" w:themeColor="text1" w:themeTint="F2"/>
          <w:sz w:val="22"/>
          <w:rPrChange w:id="885" w:author="tao huang" w:date="2017-09-17T12:05:00Z">
            <w:rPr>
              <w:rFonts w:cs="Times New Roman"/>
              <w:color w:val="000000" w:themeColor="text1"/>
              <w:szCs w:val="24"/>
            </w:rPr>
          </w:rPrChange>
        </w:rPr>
        <w:t>put</w:t>
      </w:r>
      <w:r w:rsidR="00E76C88" w:rsidRPr="00A60A57">
        <w:rPr>
          <w:rFonts w:cs="Times New Roman"/>
          <w:color w:val="0D0D0D" w:themeColor="text1" w:themeTint="F2"/>
          <w:sz w:val="22"/>
          <w:rPrChange w:id="886" w:author="tao huang" w:date="2017-09-17T12:05:00Z">
            <w:rPr>
              <w:rFonts w:cs="Times New Roman"/>
              <w:color w:val="000000" w:themeColor="text1"/>
              <w:szCs w:val="24"/>
            </w:rPr>
          </w:rPrChange>
        </w:rPr>
        <w:t xml:space="preserve"> great pressures </w:t>
      </w:r>
      <w:r w:rsidR="006E7985" w:rsidRPr="00A60A57">
        <w:rPr>
          <w:rFonts w:cs="Times New Roman"/>
          <w:color w:val="0D0D0D" w:themeColor="text1" w:themeTint="F2"/>
          <w:sz w:val="22"/>
          <w:rPrChange w:id="887" w:author="tao huang" w:date="2017-09-17T12:05:00Z">
            <w:rPr>
              <w:rFonts w:cs="Times New Roman"/>
              <w:color w:val="000000" w:themeColor="text1"/>
              <w:szCs w:val="24"/>
            </w:rPr>
          </w:rPrChange>
        </w:rPr>
        <w:t>on</w:t>
      </w:r>
      <w:r w:rsidR="00E76C88" w:rsidRPr="00A60A57">
        <w:rPr>
          <w:rFonts w:cs="Times New Roman"/>
          <w:color w:val="0D0D0D" w:themeColor="text1" w:themeTint="F2"/>
          <w:sz w:val="22"/>
          <w:rPrChange w:id="888" w:author="tao huang" w:date="2017-09-17T12:05:00Z">
            <w:rPr>
              <w:rFonts w:cs="Times New Roman"/>
              <w:color w:val="000000" w:themeColor="text1"/>
              <w:szCs w:val="24"/>
            </w:rPr>
          </w:rPrChange>
        </w:rPr>
        <w:t xml:space="preserve"> existing retail chains</w:t>
      </w:r>
      <w:r w:rsidR="003161DD" w:rsidRPr="00A60A57">
        <w:rPr>
          <w:rFonts w:cs="Times New Roman"/>
          <w:color w:val="0D0D0D" w:themeColor="text1" w:themeTint="F2"/>
          <w:sz w:val="22"/>
          <w:rPrChange w:id="889" w:author="tao huang" w:date="2017-09-17T12:05:00Z">
            <w:rPr>
              <w:rFonts w:cs="Times New Roman"/>
              <w:color w:val="000000" w:themeColor="text1"/>
              <w:szCs w:val="24"/>
            </w:rPr>
          </w:rPrChange>
        </w:rPr>
        <w:t xml:space="preserve"> </w:t>
      </w:r>
      <w:r w:rsidR="003161DD" w:rsidRPr="00A60A57">
        <w:rPr>
          <w:rFonts w:cs="Times New Roman"/>
          <w:color w:val="0D0D0D" w:themeColor="text1" w:themeTint="F2"/>
          <w:sz w:val="22"/>
          <w:rPrChange w:id="890" w:author="tao huang" w:date="2017-09-17T12:05:00Z">
            <w:rPr>
              <w:rFonts w:cs="Times New Roman"/>
              <w:color w:val="000000" w:themeColor="text1"/>
              <w:szCs w:val="24"/>
            </w:rPr>
          </w:rPrChange>
        </w:rPr>
        <w:fldChar w:fldCharType="begin"/>
      </w:r>
      <w:r w:rsidR="006016F1">
        <w:rPr>
          <w:rFonts w:cs="Times New Roman"/>
          <w:color w:val="0D0D0D" w:themeColor="text1" w:themeTint="F2"/>
          <w:sz w:val="22"/>
        </w:rPr>
        <w:instrText xml:space="preserve"> ADDIN EN.CITE &lt;EndNote&gt;&lt;Cite&gt;&lt;Author&gt;Loeb&lt;/Author&gt;&lt;Year&gt;2015&lt;/Year&gt;&lt;RecNum&gt;734&lt;/RecNum&gt;&lt;DisplayText&gt;(Loeb, 2015)&lt;/DisplayText&gt;&lt;record&gt;&lt;rec-number&gt;734&lt;/rec-number&gt;&lt;foreign-keys&gt;&lt;key app="EN" db-id="fwzpfdt205x9v6eprsvv25dpxftedxv0z0a9" timestamp="1473938264"&gt;734&lt;/key&gt;&lt;/foreign-keys&gt;&lt;ref-type name="Web Page"&gt;12&lt;/ref-type&gt;&lt;contributors&gt;&lt;authors&gt;&lt;author&gt;Walter Loeb &lt;/author&gt;&lt;/authors&gt;&lt;/contributors&gt;&lt;titles&gt;&lt;title&gt;Unrelenting Competition: The Biggest Retail Story of 2015&lt;/title&gt;&lt;/titles&gt;&lt;volume&gt;&lt;style face="normal" font="default" charset="134" size="100%"&gt;2016&lt;/style&gt;&lt;/volume&gt;&lt;dates&gt;&lt;year&gt;&lt;style face="normal" font="default" charset="134" size="100%"&gt;2015&lt;/style&gt;&lt;/year&gt;&lt;/dates&gt;&lt;pub-location&gt;http://www.forbes.com/sites/walterloeb/2014/12/16/unrelenting-competition-the-retail-story-of-2015/#24addfca3ec4&lt;/pub-location&gt;&lt;urls&gt;&lt;/urls&gt;&lt;/record&gt;&lt;/Cite&gt;&lt;/EndNote&gt;</w:instrText>
      </w:r>
      <w:r w:rsidR="003161DD" w:rsidRPr="00A60A57">
        <w:rPr>
          <w:rFonts w:cs="Times New Roman"/>
          <w:color w:val="0D0D0D" w:themeColor="text1" w:themeTint="F2"/>
          <w:sz w:val="22"/>
          <w:rPrChange w:id="891" w:author="tao huang" w:date="2017-09-17T12:05:00Z">
            <w:rPr>
              <w:rFonts w:cs="Times New Roman"/>
              <w:color w:val="000000" w:themeColor="text1"/>
              <w:szCs w:val="24"/>
            </w:rPr>
          </w:rPrChange>
        </w:rPr>
        <w:fldChar w:fldCharType="separate"/>
      </w:r>
      <w:r w:rsidR="006016F1">
        <w:rPr>
          <w:rFonts w:cs="Times New Roman"/>
          <w:noProof/>
          <w:color w:val="0D0D0D" w:themeColor="text1" w:themeTint="F2"/>
          <w:sz w:val="22"/>
        </w:rPr>
        <w:t>(</w:t>
      </w:r>
      <w:hyperlink w:anchor="_ENREF_45" w:tooltip="Loeb, 2015 #734" w:history="1">
        <w:r w:rsidR="00F75C33">
          <w:rPr>
            <w:rFonts w:cs="Times New Roman"/>
            <w:noProof/>
            <w:color w:val="0D0D0D" w:themeColor="text1" w:themeTint="F2"/>
            <w:sz w:val="22"/>
          </w:rPr>
          <w:t>Loeb, 2015</w:t>
        </w:r>
      </w:hyperlink>
      <w:r w:rsidR="006016F1">
        <w:rPr>
          <w:rFonts w:cs="Times New Roman"/>
          <w:noProof/>
          <w:color w:val="0D0D0D" w:themeColor="text1" w:themeTint="F2"/>
          <w:sz w:val="22"/>
        </w:rPr>
        <w:t>)</w:t>
      </w:r>
      <w:r w:rsidR="003161DD" w:rsidRPr="00A60A57">
        <w:rPr>
          <w:rFonts w:cs="Times New Roman"/>
          <w:color w:val="0D0D0D" w:themeColor="text1" w:themeTint="F2"/>
          <w:sz w:val="22"/>
          <w:rPrChange w:id="892" w:author="tao huang" w:date="2017-09-17T12:05:00Z">
            <w:rPr>
              <w:rFonts w:cs="Times New Roman"/>
              <w:color w:val="000000" w:themeColor="text1"/>
              <w:szCs w:val="24"/>
            </w:rPr>
          </w:rPrChange>
        </w:rPr>
        <w:fldChar w:fldCharType="end"/>
      </w:r>
      <w:r w:rsidR="003161DD" w:rsidRPr="00A60A57">
        <w:rPr>
          <w:rFonts w:cs="Times New Roman"/>
          <w:color w:val="0D0D0D" w:themeColor="text1" w:themeTint="F2"/>
          <w:sz w:val="22"/>
          <w:rPrChange w:id="893" w:author="tao huang" w:date="2017-09-17T12:05:00Z">
            <w:rPr>
              <w:rFonts w:cs="Times New Roman"/>
              <w:color w:val="000000" w:themeColor="text1"/>
              <w:szCs w:val="24"/>
            </w:rPr>
          </w:rPrChange>
        </w:rPr>
        <w:t xml:space="preserve">. </w:t>
      </w:r>
    </w:p>
    <w:p w14:paraId="3D3133E7" w14:textId="77777777" w:rsidR="007E580E" w:rsidRPr="00A60A57" w:rsidRDefault="007E580E">
      <w:pPr>
        <w:spacing w:after="0" w:line="360" w:lineRule="auto"/>
        <w:rPr>
          <w:rFonts w:cs="Times New Roman"/>
          <w:color w:val="0D0D0D" w:themeColor="text1" w:themeTint="F2"/>
          <w:sz w:val="22"/>
          <w:rPrChange w:id="894" w:author="tao huang" w:date="2017-09-17T12:05:00Z">
            <w:rPr>
              <w:rFonts w:cs="Times New Roman"/>
              <w:color w:val="000000" w:themeColor="text1"/>
              <w:szCs w:val="24"/>
            </w:rPr>
          </w:rPrChange>
        </w:rPr>
      </w:pPr>
    </w:p>
    <w:p w14:paraId="23A10B7F" w14:textId="145495D8" w:rsidR="00F722FC" w:rsidRPr="00A60A57" w:rsidRDefault="00571BDF">
      <w:pPr>
        <w:spacing w:after="0" w:line="360" w:lineRule="auto"/>
        <w:rPr>
          <w:color w:val="0D0D0D" w:themeColor="text1" w:themeTint="F2"/>
          <w:sz w:val="22"/>
          <w:rPrChange w:id="895" w:author="tao huang" w:date="2017-09-17T12:05:00Z">
            <w:rPr>
              <w:color w:val="000000" w:themeColor="text1"/>
              <w:szCs w:val="24"/>
            </w:rPr>
          </w:rPrChange>
        </w:rPr>
      </w:pPr>
      <w:r w:rsidRPr="00A60A57">
        <w:rPr>
          <w:rFonts w:cs="Times New Roman"/>
          <w:color w:val="0D0D0D" w:themeColor="text1" w:themeTint="F2"/>
          <w:sz w:val="22"/>
          <w:rPrChange w:id="896" w:author="tao huang" w:date="2017-09-17T12:05:00Z">
            <w:rPr>
              <w:rFonts w:cs="Times New Roman"/>
              <w:color w:val="000000" w:themeColor="text1"/>
              <w:szCs w:val="24"/>
            </w:rPr>
          </w:rPrChange>
        </w:rPr>
        <w:t xml:space="preserve">Under </w:t>
      </w:r>
      <w:ins w:id="897" w:author="Soopramanien, Didier" w:date="2017-09-07T16:17:00Z">
        <w:r w:rsidR="00007991" w:rsidRPr="00A60A57">
          <w:rPr>
            <w:rFonts w:cs="Times New Roman"/>
            <w:color w:val="0D0D0D" w:themeColor="text1" w:themeTint="F2"/>
            <w:sz w:val="22"/>
            <w:rPrChange w:id="898" w:author="tao huang" w:date="2017-09-17T12:05:00Z">
              <w:rPr>
                <w:rFonts w:cs="Times New Roman"/>
                <w:color w:val="000000" w:themeColor="text1"/>
                <w:szCs w:val="24"/>
              </w:rPr>
            </w:rPrChange>
          </w:rPr>
          <w:t xml:space="preserve">any of the circumstances </w:t>
        </w:r>
      </w:ins>
      <w:del w:id="899" w:author="Soopramanien, Didier" w:date="2017-09-07T16:17:00Z">
        <w:r w:rsidRPr="00A60A57" w:rsidDel="00007991">
          <w:rPr>
            <w:rFonts w:cs="Times New Roman"/>
            <w:color w:val="0D0D0D" w:themeColor="text1" w:themeTint="F2"/>
            <w:sz w:val="22"/>
            <w:rPrChange w:id="900" w:author="tao huang" w:date="2017-09-17T12:05:00Z">
              <w:rPr>
                <w:rFonts w:cs="Times New Roman"/>
                <w:color w:val="000000" w:themeColor="text1"/>
                <w:szCs w:val="24"/>
              </w:rPr>
            </w:rPrChange>
          </w:rPr>
          <w:delText xml:space="preserve">such </w:delText>
        </w:r>
        <w:r w:rsidR="00C23237" w:rsidRPr="00A60A57" w:rsidDel="00007991">
          <w:rPr>
            <w:rFonts w:cs="Times New Roman"/>
            <w:color w:val="0D0D0D" w:themeColor="text1" w:themeTint="F2"/>
            <w:sz w:val="22"/>
            <w:rPrChange w:id="901" w:author="tao huang" w:date="2017-09-17T12:05:00Z">
              <w:rPr>
                <w:rFonts w:cs="Times New Roman"/>
                <w:color w:val="000000" w:themeColor="text1"/>
                <w:szCs w:val="24"/>
              </w:rPr>
            </w:rPrChange>
          </w:rPr>
          <w:delText xml:space="preserve">a </w:delText>
        </w:r>
      </w:del>
      <w:ins w:id="902" w:author="Soopramanien, Didier" w:date="2017-09-07T16:17:00Z">
        <w:r w:rsidR="00007991" w:rsidRPr="00A60A57">
          <w:rPr>
            <w:rFonts w:cs="Times New Roman"/>
            <w:color w:val="0D0D0D" w:themeColor="text1" w:themeTint="F2"/>
            <w:sz w:val="22"/>
            <w:rPrChange w:id="903" w:author="tao huang" w:date="2017-09-17T12:05:00Z">
              <w:rPr>
                <w:rFonts w:cs="Times New Roman"/>
                <w:color w:val="000000" w:themeColor="text1"/>
                <w:szCs w:val="24"/>
              </w:rPr>
            </w:rPrChange>
          </w:rPr>
          <w:t>described above</w:t>
        </w:r>
      </w:ins>
      <w:del w:id="904" w:author="Soopramanien, Didier" w:date="2017-09-07T16:17:00Z">
        <w:r w:rsidR="009D69EA" w:rsidRPr="00A60A57" w:rsidDel="00007991">
          <w:rPr>
            <w:rFonts w:cs="Times New Roman"/>
            <w:color w:val="0D0D0D" w:themeColor="text1" w:themeTint="F2"/>
            <w:sz w:val="22"/>
            <w:rPrChange w:id="905" w:author="tao huang" w:date="2017-09-17T12:05:00Z">
              <w:rPr>
                <w:rFonts w:cs="Times New Roman"/>
                <w:color w:val="000000" w:themeColor="text1"/>
                <w:szCs w:val="24"/>
              </w:rPr>
            </w:rPrChange>
          </w:rPr>
          <w:delText>circumstance</w:delText>
        </w:r>
      </w:del>
      <w:r w:rsidR="006172D9" w:rsidRPr="00A60A57">
        <w:rPr>
          <w:rFonts w:cs="Times New Roman"/>
          <w:color w:val="0D0D0D" w:themeColor="text1" w:themeTint="F2"/>
          <w:sz w:val="22"/>
          <w:rPrChange w:id="906" w:author="tao huang" w:date="2017-09-17T12:05:00Z">
            <w:rPr>
              <w:rFonts w:cs="Times New Roman"/>
              <w:color w:val="000000" w:themeColor="text1"/>
              <w:szCs w:val="24"/>
            </w:rPr>
          </w:rPrChange>
        </w:rPr>
        <w:t>,</w:t>
      </w:r>
      <w:r w:rsidR="00E446EB" w:rsidRPr="00A60A57">
        <w:rPr>
          <w:rFonts w:cs="Times New Roman"/>
          <w:color w:val="0D0D0D" w:themeColor="text1" w:themeTint="F2"/>
          <w:sz w:val="22"/>
          <w:rPrChange w:id="907" w:author="tao huang" w:date="2017-09-17T12:05:00Z">
            <w:rPr>
              <w:rFonts w:cs="Times New Roman"/>
              <w:color w:val="000000" w:themeColor="text1"/>
              <w:szCs w:val="24"/>
            </w:rPr>
          </w:rPrChange>
        </w:rPr>
        <w:t xml:space="preserve"> </w:t>
      </w:r>
      <w:r w:rsidRPr="00A60A57">
        <w:rPr>
          <w:rFonts w:cs="Times New Roman"/>
          <w:color w:val="0D0D0D" w:themeColor="text1" w:themeTint="F2"/>
          <w:sz w:val="22"/>
          <w:rPrChange w:id="908" w:author="tao huang" w:date="2017-09-17T12:05:00Z">
            <w:rPr>
              <w:rFonts w:cs="Times New Roman"/>
              <w:color w:val="000000" w:themeColor="text1"/>
              <w:szCs w:val="24"/>
            </w:rPr>
          </w:rPrChange>
        </w:rPr>
        <w:t>conventional</w:t>
      </w:r>
      <w:r w:rsidR="00E446EB" w:rsidRPr="00A60A57">
        <w:rPr>
          <w:rFonts w:cs="Times New Roman"/>
          <w:color w:val="0D0D0D" w:themeColor="text1" w:themeTint="F2"/>
          <w:sz w:val="22"/>
          <w:rPrChange w:id="909" w:author="tao huang" w:date="2017-09-17T12:05:00Z">
            <w:rPr>
              <w:rFonts w:cs="Times New Roman"/>
              <w:color w:val="000000" w:themeColor="text1"/>
              <w:szCs w:val="24"/>
            </w:rPr>
          </w:rPrChange>
        </w:rPr>
        <w:t xml:space="preserve"> </w:t>
      </w:r>
      <w:r w:rsidR="009D69EA" w:rsidRPr="00A60A57">
        <w:rPr>
          <w:rFonts w:cs="Times New Roman"/>
          <w:color w:val="0D0D0D" w:themeColor="text1" w:themeTint="F2"/>
          <w:sz w:val="22"/>
          <w:rPrChange w:id="910" w:author="tao huang" w:date="2017-09-17T12:05:00Z">
            <w:rPr>
              <w:rFonts w:cs="Times New Roman"/>
              <w:color w:val="000000" w:themeColor="text1"/>
              <w:szCs w:val="24"/>
            </w:rPr>
          </w:rPrChange>
        </w:rPr>
        <w:t>model</w:t>
      </w:r>
      <w:r w:rsidRPr="00A60A57">
        <w:rPr>
          <w:rFonts w:cs="Times New Roman"/>
          <w:color w:val="0D0D0D" w:themeColor="text1" w:themeTint="F2"/>
          <w:sz w:val="22"/>
          <w:rPrChange w:id="911" w:author="tao huang" w:date="2017-09-17T12:05:00Z">
            <w:rPr>
              <w:rFonts w:cs="Times New Roman"/>
              <w:color w:val="000000" w:themeColor="text1"/>
              <w:szCs w:val="24"/>
            </w:rPr>
          </w:rPrChange>
        </w:rPr>
        <w:t>s</w:t>
      </w:r>
      <w:r w:rsidR="006172D9" w:rsidRPr="00A60A57">
        <w:rPr>
          <w:rFonts w:cs="Times New Roman"/>
          <w:color w:val="0D0D0D" w:themeColor="text1" w:themeTint="F2"/>
          <w:sz w:val="22"/>
          <w:rPrChange w:id="912" w:author="tao huang" w:date="2017-09-17T12:05:00Z">
            <w:rPr>
              <w:rFonts w:cs="Times New Roman"/>
              <w:color w:val="000000" w:themeColor="text1"/>
              <w:szCs w:val="24"/>
            </w:rPr>
          </w:rPrChange>
        </w:rPr>
        <w:t xml:space="preserve"> </w:t>
      </w:r>
      <w:r w:rsidR="001F144B" w:rsidRPr="00A60A57">
        <w:rPr>
          <w:rFonts w:cs="Times New Roman"/>
          <w:color w:val="0D0D0D" w:themeColor="text1" w:themeTint="F2"/>
          <w:sz w:val="22"/>
          <w:rPrChange w:id="913" w:author="tao huang" w:date="2017-09-17T12:05:00Z">
            <w:rPr>
              <w:rFonts w:cs="Times New Roman"/>
              <w:color w:val="000000" w:themeColor="text1"/>
              <w:szCs w:val="24"/>
            </w:rPr>
          </w:rPrChange>
        </w:rPr>
        <w:t xml:space="preserve">which assume no change </w:t>
      </w:r>
      <w:ins w:id="914" w:author="Soopramanien, Didier" w:date="2017-09-07T16:17:00Z">
        <w:r w:rsidR="00007991" w:rsidRPr="00A60A57">
          <w:rPr>
            <w:rFonts w:cs="Times New Roman"/>
            <w:noProof/>
            <w:color w:val="0D0D0D" w:themeColor="text1" w:themeTint="F2"/>
            <w:sz w:val="22"/>
            <w:rPrChange w:id="915" w:author="tao huang" w:date="2017-09-17T12:05:00Z">
              <w:rPr>
                <w:rFonts w:cs="Times New Roman"/>
                <w:noProof/>
                <w:color w:val="000000" w:themeColor="text1"/>
                <w:szCs w:val="24"/>
              </w:rPr>
            </w:rPrChange>
          </w:rPr>
          <w:t>in</w:t>
        </w:r>
      </w:ins>
      <w:del w:id="916" w:author="Soopramanien, Didier" w:date="2017-09-07T16:17:00Z">
        <w:r w:rsidR="00C23237" w:rsidRPr="00A60A57" w:rsidDel="00007991">
          <w:rPr>
            <w:rFonts w:cs="Times New Roman"/>
            <w:noProof/>
            <w:color w:val="0D0D0D" w:themeColor="text1" w:themeTint="F2"/>
            <w:sz w:val="22"/>
            <w:rPrChange w:id="917" w:author="tao huang" w:date="2017-09-17T12:05:00Z">
              <w:rPr>
                <w:rFonts w:cs="Times New Roman"/>
                <w:noProof/>
                <w:color w:val="000000" w:themeColor="text1"/>
                <w:szCs w:val="24"/>
              </w:rPr>
            </w:rPrChange>
          </w:rPr>
          <w:delText>for</w:delText>
        </w:r>
      </w:del>
      <w:r w:rsidR="002D6E89" w:rsidRPr="00A60A57">
        <w:rPr>
          <w:rFonts w:cs="Times New Roman"/>
          <w:color w:val="0D0D0D" w:themeColor="text1" w:themeTint="F2"/>
          <w:sz w:val="22"/>
          <w:rPrChange w:id="918" w:author="tao huang" w:date="2017-09-17T12:05:00Z">
            <w:rPr>
              <w:rFonts w:cs="Times New Roman"/>
              <w:color w:val="000000" w:themeColor="text1"/>
              <w:szCs w:val="24"/>
            </w:rPr>
          </w:rPrChange>
        </w:rPr>
        <w:t xml:space="preserve"> the effect</w:t>
      </w:r>
      <w:r w:rsidR="001F144B" w:rsidRPr="00A60A57">
        <w:rPr>
          <w:rFonts w:cs="Times New Roman"/>
          <w:color w:val="0D0D0D" w:themeColor="text1" w:themeTint="F2"/>
          <w:sz w:val="22"/>
          <w:rPrChange w:id="919" w:author="tao huang" w:date="2017-09-17T12:05:00Z">
            <w:rPr>
              <w:rFonts w:cs="Times New Roman"/>
              <w:color w:val="000000" w:themeColor="text1"/>
              <w:szCs w:val="24"/>
            </w:rPr>
          </w:rPrChange>
        </w:rPr>
        <w:t xml:space="preserve"> of the </w:t>
      </w:r>
      <w:r w:rsidR="009F2E72" w:rsidRPr="00A60A57">
        <w:rPr>
          <w:rFonts w:cs="Times New Roman"/>
          <w:color w:val="0D0D0D" w:themeColor="text1" w:themeTint="F2"/>
          <w:sz w:val="22"/>
          <w:rPrChange w:id="920" w:author="tao huang" w:date="2017-09-17T12:05:00Z">
            <w:rPr>
              <w:rFonts w:cs="Times New Roman"/>
              <w:color w:val="000000" w:themeColor="text1"/>
              <w:szCs w:val="24"/>
            </w:rPr>
          </w:rPrChange>
        </w:rPr>
        <w:t>price</w:t>
      </w:r>
      <w:del w:id="921" w:author="Soopramanien, Didier" w:date="2017-09-07T16:17:00Z">
        <w:r w:rsidR="009F2E72" w:rsidRPr="00A60A57" w:rsidDel="00007991">
          <w:rPr>
            <w:rFonts w:cs="Times New Roman"/>
            <w:color w:val="0D0D0D" w:themeColor="text1" w:themeTint="F2"/>
            <w:sz w:val="22"/>
            <w:rPrChange w:id="922" w:author="tao huang" w:date="2017-09-17T12:05:00Z">
              <w:rPr>
                <w:rFonts w:cs="Times New Roman"/>
                <w:color w:val="000000" w:themeColor="text1"/>
                <w:szCs w:val="24"/>
              </w:rPr>
            </w:rPrChange>
          </w:rPr>
          <w:delText>s</w:delText>
        </w:r>
      </w:del>
      <w:r w:rsidR="009F2E72" w:rsidRPr="00A60A57">
        <w:rPr>
          <w:rFonts w:cs="Times New Roman"/>
          <w:color w:val="0D0D0D" w:themeColor="text1" w:themeTint="F2"/>
          <w:sz w:val="22"/>
          <w:rPrChange w:id="923" w:author="tao huang" w:date="2017-09-17T12:05:00Z">
            <w:rPr>
              <w:rFonts w:cs="Times New Roman"/>
              <w:color w:val="000000" w:themeColor="text1"/>
              <w:szCs w:val="24"/>
            </w:rPr>
          </w:rPrChange>
        </w:rPr>
        <w:t xml:space="preserve"> and promotions</w:t>
      </w:r>
      <w:r w:rsidR="001F144B" w:rsidRPr="00A60A57">
        <w:rPr>
          <w:rFonts w:cs="Times New Roman"/>
          <w:color w:val="0D0D0D" w:themeColor="text1" w:themeTint="F2"/>
          <w:sz w:val="22"/>
          <w:rPrChange w:id="924" w:author="tao huang" w:date="2017-09-17T12:05:00Z">
            <w:rPr>
              <w:rFonts w:cs="Times New Roman"/>
              <w:color w:val="000000" w:themeColor="text1"/>
              <w:szCs w:val="24"/>
            </w:rPr>
          </w:rPrChange>
        </w:rPr>
        <w:t xml:space="preserve"> </w:t>
      </w:r>
      <w:r w:rsidR="006172D9" w:rsidRPr="00A60A57">
        <w:rPr>
          <w:rFonts w:cs="Times New Roman"/>
          <w:color w:val="0D0D0D" w:themeColor="text1" w:themeTint="F2"/>
          <w:sz w:val="22"/>
          <w:rPrChange w:id="925" w:author="tao huang" w:date="2017-09-17T12:05:00Z">
            <w:rPr>
              <w:rFonts w:cs="Times New Roman"/>
              <w:color w:val="000000" w:themeColor="text1"/>
              <w:szCs w:val="24"/>
            </w:rPr>
          </w:rPrChange>
        </w:rPr>
        <w:t xml:space="preserve">may potentially be </w:t>
      </w:r>
      <w:r w:rsidR="00EE2F4E" w:rsidRPr="00A60A57">
        <w:rPr>
          <w:rFonts w:cs="Times New Roman"/>
          <w:color w:val="0D0D0D" w:themeColor="text1" w:themeTint="F2"/>
          <w:sz w:val="22"/>
          <w:rPrChange w:id="926" w:author="tao huang" w:date="2017-09-17T12:05:00Z">
            <w:rPr>
              <w:rFonts w:cs="Times New Roman"/>
              <w:color w:val="000000" w:themeColor="text1"/>
              <w:szCs w:val="24"/>
            </w:rPr>
          </w:rPrChange>
        </w:rPr>
        <w:t>subject to</w:t>
      </w:r>
      <w:ins w:id="927" w:author="Soopramanien, Didier" w:date="2017-09-06T20:33:00Z">
        <w:r w:rsidR="00E75FBF" w:rsidRPr="00A60A57">
          <w:rPr>
            <w:rFonts w:cs="Times New Roman"/>
            <w:color w:val="0D0D0D" w:themeColor="text1" w:themeTint="F2"/>
            <w:sz w:val="22"/>
            <w:rPrChange w:id="928" w:author="tao huang" w:date="2017-09-17T12:05:00Z">
              <w:rPr>
                <w:rFonts w:cs="Times New Roman"/>
                <w:color w:val="000000" w:themeColor="text1"/>
                <w:szCs w:val="24"/>
              </w:rPr>
            </w:rPrChange>
          </w:rPr>
          <w:t xml:space="preserve"> a</w:t>
        </w:r>
      </w:ins>
      <w:r w:rsidR="00EE2F4E" w:rsidRPr="00A60A57">
        <w:rPr>
          <w:rFonts w:cs="Times New Roman"/>
          <w:color w:val="0D0D0D" w:themeColor="text1" w:themeTint="F2"/>
          <w:sz w:val="22"/>
          <w:rPrChange w:id="929" w:author="tao huang" w:date="2017-09-17T12:05:00Z">
            <w:rPr>
              <w:rFonts w:cs="Times New Roman"/>
              <w:color w:val="000000" w:themeColor="text1"/>
              <w:szCs w:val="24"/>
            </w:rPr>
          </w:rPrChange>
        </w:rPr>
        <w:t xml:space="preserve"> structural break</w:t>
      </w:r>
      <w:ins w:id="930" w:author="Soopramanien, Didier" w:date="2017-09-07T16:18:00Z">
        <w:r w:rsidR="00007991" w:rsidRPr="00A60A57">
          <w:rPr>
            <w:rFonts w:cs="Times New Roman"/>
            <w:color w:val="0D0D0D" w:themeColor="text1" w:themeTint="F2"/>
            <w:sz w:val="22"/>
            <w:rPrChange w:id="931" w:author="tao huang" w:date="2017-09-17T12:05:00Z">
              <w:rPr>
                <w:rFonts w:cs="Times New Roman"/>
                <w:color w:val="000000" w:themeColor="text1"/>
                <w:szCs w:val="24"/>
              </w:rPr>
            </w:rPrChange>
          </w:rPr>
          <w:t xml:space="preserve"> problem</w:t>
        </w:r>
      </w:ins>
      <w:r w:rsidR="002D6E89" w:rsidRPr="00A60A57">
        <w:rPr>
          <w:rFonts w:cs="Times New Roman"/>
          <w:color w:val="0D0D0D" w:themeColor="text1" w:themeTint="F2"/>
          <w:sz w:val="22"/>
          <w:rPrChange w:id="932" w:author="tao huang" w:date="2017-09-17T12:05:00Z">
            <w:rPr>
              <w:rFonts w:cs="Times New Roman"/>
              <w:color w:val="000000" w:themeColor="text1"/>
              <w:szCs w:val="24"/>
            </w:rPr>
          </w:rPrChange>
        </w:rPr>
        <w:t xml:space="preserve">. A structural break </w:t>
      </w:r>
      <w:r w:rsidR="00E446EB" w:rsidRPr="00A60A57">
        <w:rPr>
          <w:rFonts w:cs="Times New Roman"/>
          <w:color w:val="0D0D0D" w:themeColor="text1" w:themeTint="F2"/>
          <w:sz w:val="22"/>
          <w:rPrChange w:id="933" w:author="tao huang" w:date="2017-09-17T12:05:00Z">
            <w:rPr>
              <w:rFonts w:cs="Times New Roman"/>
              <w:color w:val="000000" w:themeColor="text1"/>
              <w:szCs w:val="24"/>
            </w:rPr>
          </w:rPrChange>
        </w:rPr>
        <w:t xml:space="preserve">is defined as </w:t>
      </w:r>
      <w:r w:rsidR="002D6E89" w:rsidRPr="00A60A57">
        <w:rPr>
          <w:rFonts w:cs="Times New Roman"/>
          <w:color w:val="0D0D0D" w:themeColor="text1" w:themeTint="F2"/>
          <w:sz w:val="22"/>
          <w:rPrChange w:id="934" w:author="tao huang" w:date="2017-09-17T12:05:00Z">
            <w:rPr>
              <w:rFonts w:cs="Times New Roman"/>
              <w:color w:val="000000" w:themeColor="text1"/>
              <w:szCs w:val="24"/>
            </w:rPr>
          </w:rPrChange>
        </w:rPr>
        <w:t xml:space="preserve">a </w:t>
      </w:r>
      <w:r w:rsidR="00E446EB" w:rsidRPr="00A60A57">
        <w:rPr>
          <w:rFonts w:cs="Times New Roman"/>
          <w:color w:val="0D0D0D" w:themeColor="text1" w:themeTint="F2"/>
          <w:sz w:val="22"/>
          <w:rPrChange w:id="935" w:author="tao huang" w:date="2017-09-17T12:05:00Z">
            <w:rPr>
              <w:rFonts w:cs="Times New Roman"/>
              <w:color w:val="000000" w:themeColor="text1"/>
              <w:szCs w:val="24"/>
            </w:rPr>
          </w:rPrChange>
        </w:rPr>
        <w:t>large change in</w:t>
      </w:r>
      <w:r w:rsidR="001F144B" w:rsidRPr="00A60A57">
        <w:rPr>
          <w:rFonts w:cs="Times New Roman"/>
          <w:color w:val="0D0D0D" w:themeColor="text1" w:themeTint="F2"/>
          <w:sz w:val="22"/>
          <w:rPrChange w:id="936" w:author="tao huang" w:date="2017-09-17T12:05:00Z">
            <w:rPr>
              <w:rFonts w:cs="Times New Roman"/>
              <w:color w:val="000000" w:themeColor="text1"/>
              <w:szCs w:val="24"/>
            </w:rPr>
          </w:rPrChange>
        </w:rPr>
        <w:t xml:space="preserve"> the parameter coefficients of </w:t>
      </w:r>
      <w:r w:rsidR="00E446EB" w:rsidRPr="00A60A57">
        <w:rPr>
          <w:rFonts w:cs="Times New Roman"/>
          <w:color w:val="0D0D0D" w:themeColor="text1" w:themeTint="F2"/>
          <w:sz w:val="22"/>
          <w:rPrChange w:id="937" w:author="tao huang" w:date="2017-09-17T12:05:00Z">
            <w:rPr>
              <w:rFonts w:cs="Times New Roman"/>
              <w:color w:val="000000" w:themeColor="text1"/>
              <w:szCs w:val="24"/>
            </w:rPr>
          </w:rPrChange>
        </w:rPr>
        <w:t xml:space="preserve">the model </w:t>
      </w:r>
      <w:r w:rsidR="00E446EB" w:rsidRPr="00A60A57">
        <w:rPr>
          <w:rFonts w:cs="Times New Roman"/>
          <w:color w:val="0D0D0D" w:themeColor="text1" w:themeTint="F2"/>
          <w:sz w:val="22"/>
          <w:rPrChange w:id="938" w:author="tao huang" w:date="2017-09-17T12:05:00Z">
            <w:rPr>
              <w:rFonts w:cs="Times New Roman"/>
              <w:color w:val="000000" w:themeColor="text1"/>
              <w:szCs w:val="24"/>
            </w:rPr>
          </w:rPrChange>
        </w:rPr>
        <w:fldChar w:fldCharType="begin"/>
      </w:r>
      <w:r w:rsidR="006016F1">
        <w:rPr>
          <w:rFonts w:cs="Times New Roman"/>
          <w:color w:val="0D0D0D" w:themeColor="text1" w:themeTint="F2"/>
          <w:sz w:val="22"/>
        </w:rPr>
        <w:instrText xml:space="preserve"> ADDIN EN.CITE &lt;EndNote&gt;&lt;Cite&gt;&lt;Author&gt;Armstrong&lt;/Author&gt;&lt;Year&gt;2001&lt;/Year&gt;&lt;RecNum&gt;215&lt;/RecNum&gt;&lt;DisplayText&gt;(Allen &amp;amp; Fildes, 2001; Armstrong, 2001)&lt;/DisplayText&gt;&lt;record&gt;&lt;rec-number&gt;215&lt;/rec-number&gt;&lt;foreign-keys&gt;&lt;key app="EN" db-id="fwzpfdt205x9v6eprsvv25dpxftedxv0z0a9" timestamp="0"&gt;215&lt;/key&gt;&lt;/foreign-keys&gt;&lt;ref-type name="Book"&gt;6&lt;/ref-type&gt;&lt;contributors&gt;&lt;authors&gt;&lt;author&gt;J. S Armstrong&lt;/author&gt;&lt;/authors&gt;&lt;/contributors&gt;&lt;titles&gt;&lt;title&gt;Principles of Forecasting: A Handbook for Researchers and Practitioners&lt;/title&gt;&lt;/titles&gt;&lt;dates&gt;&lt;year&gt;2001&lt;/year&gt;&lt;/dates&gt;&lt;publisher&gt;Kluwer Academic Publishers&lt;/publisher&gt;&lt;urls&gt;&lt;/urls&gt;&lt;/record&gt;&lt;/Cite&gt;&lt;Cite&gt;&lt;Author&gt;Allen&lt;/Author&gt;&lt;Year&gt;2001&lt;/Year&gt;&lt;RecNum&gt;204&lt;/RecNum&gt;&lt;record&gt;&lt;rec-number&gt;204&lt;/rec-number&gt;&lt;foreign-keys&gt;&lt;key app="EN" db-id="fwzpfdt205x9v6eprsvv25dpxftedxv0z0a9" timestamp="0"&gt;204&lt;/key&gt;&lt;/foreign-keys&gt;&lt;ref-type name="Book Section"&gt;5&lt;/ref-type&gt;&lt;contributors&gt;&lt;authors&gt;&lt;author&gt;P. Geoffrey Allen&lt;/author&gt;&lt;author&gt;Robert Fildes&lt;/author&gt;&lt;/authors&gt;&lt;secondary-authors&gt;&lt;author&gt;J. Scott Armstrong&lt;/author&gt;&lt;/secondary-authors&gt;&lt;/contributors&gt;&lt;titles&gt;&lt;title&gt;Econometric forecasting&lt;/title&gt;&lt;secondary-title&gt;Principles of Forecasting: A Handbook for Researchers and Practitioners&lt;/secondary-title&gt;&lt;/titles&gt;&lt;dates&gt;&lt;year&gt;2001&lt;/year&gt;&lt;/dates&gt;&lt;pub-location&gt;Boston&lt;/pub-location&gt;&lt;publisher&gt;Kluwer Academic Publishers&lt;/publisher&gt;&lt;urls&gt;&lt;/urls&gt;&lt;/record&gt;&lt;/Cite&gt;&lt;/EndNote&gt;</w:instrText>
      </w:r>
      <w:r w:rsidR="00E446EB" w:rsidRPr="00A60A57">
        <w:rPr>
          <w:rFonts w:cs="Times New Roman"/>
          <w:color w:val="0D0D0D" w:themeColor="text1" w:themeTint="F2"/>
          <w:sz w:val="22"/>
          <w:rPrChange w:id="939" w:author="tao huang" w:date="2017-09-17T12:05:00Z">
            <w:rPr>
              <w:rFonts w:cs="Times New Roman"/>
              <w:color w:val="000000" w:themeColor="text1"/>
              <w:szCs w:val="24"/>
            </w:rPr>
          </w:rPrChange>
        </w:rPr>
        <w:fldChar w:fldCharType="separate"/>
      </w:r>
      <w:r w:rsidR="006016F1">
        <w:rPr>
          <w:rFonts w:cs="Times New Roman"/>
          <w:noProof/>
          <w:color w:val="0D0D0D" w:themeColor="text1" w:themeTint="F2"/>
          <w:sz w:val="22"/>
        </w:rPr>
        <w:t>(</w:t>
      </w:r>
      <w:hyperlink w:anchor="_ENREF_2" w:tooltip="Allen, 2001 #204" w:history="1">
        <w:r w:rsidR="00F75C33">
          <w:rPr>
            <w:rFonts w:cs="Times New Roman"/>
            <w:noProof/>
            <w:color w:val="0D0D0D" w:themeColor="text1" w:themeTint="F2"/>
            <w:sz w:val="22"/>
          </w:rPr>
          <w:t>Allen &amp; Fildes, 2001</w:t>
        </w:r>
      </w:hyperlink>
      <w:r w:rsidR="006016F1">
        <w:rPr>
          <w:rFonts w:cs="Times New Roman"/>
          <w:noProof/>
          <w:color w:val="0D0D0D" w:themeColor="text1" w:themeTint="F2"/>
          <w:sz w:val="22"/>
        </w:rPr>
        <w:t xml:space="preserve">; </w:t>
      </w:r>
      <w:hyperlink w:anchor="_ENREF_8" w:tooltip="Armstrong, 2001 #215" w:history="1">
        <w:r w:rsidR="00F75C33">
          <w:rPr>
            <w:rFonts w:cs="Times New Roman"/>
            <w:noProof/>
            <w:color w:val="0D0D0D" w:themeColor="text1" w:themeTint="F2"/>
            <w:sz w:val="22"/>
          </w:rPr>
          <w:t>Armstrong, 2001</w:t>
        </w:r>
      </w:hyperlink>
      <w:r w:rsidR="006016F1">
        <w:rPr>
          <w:rFonts w:cs="Times New Roman"/>
          <w:noProof/>
          <w:color w:val="0D0D0D" w:themeColor="text1" w:themeTint="F2"/>
          <w:sz w:val="22"/>
        </w:rPr>
        <w:t>)</w:t>
      </w:r>
      <w:r w:rsidR="00E446EB" w:rsidRPr="00A60A57">
        <w:rPr>
          <w:rFonts w:cs="Times New Roman"/>
          <w:color w:val="0D0D0D" w:themeColor="text1" w:themeTint="F2"/>
          <w:sz w:val="22"/>
          <w:rPrChange w:id="940" w:author="tao huang" w:date="2017-09-17T12:05:00Z">
            <w:rPr>
              <w:rFonts w:cs="Times New Roman"/>
              <w:color w:val="000000" w:themeColor="text1"/>
              <w:szCs w:val="24"/>
            </w:rPr>
          </w:rPrChange>
        </w:rPr>
        <w:fldChar w:fldCharType="end"/>
      </w:r>
      <w:r w:rsidR="00E446EB" w:rsidRPr="00A60A57">
        <w:rPr>
          <w:rFonts w:cs="Times New Roman"/>
          <w:color w:val="0D0D0D" w:themeColor="text1" w:themeTint="F2"/>
          <w:sz w:val="22"/>
          <w:rPrChange w:id="941" w:author="tao huang" w:date="2017-09-17T12:05:00Z">
            <w:rPr>
              <w:rFonts w:cs="Times New Roman"/>
              <w:color w:val="000000" w:themeColor="text1"/>
              <w:szCs w:val="24"/>
            </w:rPr>
          </w:rPrChange>
        </w:rPr>
        <w:t xml:space="preserve">. </w:t>
      </w:r>
      <w:r w:rsidR="001F144B" w:rsidRPr="00A60A57">
        <w:rPr>
          <w:rFonts w:cs="Times New Roman"/>
          <w:color w:val="0D0D0D" w:themeColor="text1" w:themeTint="F2"/>
          <w:sz w:val="22"/>
          <w:rPrChange w:id="942" w:author="tao huang" w:date="2017-09-17T12:05:00Z">
            <w:rPr>
              <w:rFonts w:cs="Times New Roman"/>
              <w:color w:val="000000" w:themeColor="text1"/>
              <w:szCs w:val="24"/>
            </w:rPr>
          </w:rPrChange>
        </w:rPr>
        <w:t>T</w:t>
      </w:r>
      <w:r w:rsidR="00E446EB" w:rsidRPr="00A60A57">
        <w:rPr>
          <w:rFonts w:cs="Times New Roman"/>
          <w:color w:val="0D0D0D" w:themeColor="text1" w:themeTint="F2"/>
          <w:sz w:val="22"/>
          <w:rPrChange w:id="943" w:author="tao huang" w:date="2017-09-17T12:05:00Z">
            <w:rPr>
              <w:rFonts w:cs="Times New Roman"/>
              <w:color w:val="000000" w:themeColor="text1"/>
              <w:szCs w:val="24"/>
            </w:rPr>
          </w:rPrChange>
        </w:rPr>
        <w:t xml:space="preserve">he model </w:t>
      </w:r>
      <w:r w:rsidR="001F144B" w:rsidRPr="00A60A57">
        <w:rPr>
          <w:rFonts w:cs="Times New Roman"/>
          <w:color w:val="0D0D0D" w:themeColor="text1" w:themeTint="F2"/>
          <w:sz w:val="22"/>
          <w:rPrChange w:id="944" w:author="tao huang" w:date="2017-09-17T12:05:00Z">
            <w:rPr>
              <w:rFonts w:cs="Times New Roman"/>
              <w:color w:val="000000" w:themeColor="text1"/>
              <w:szCs w:val="24"/>
            </w:rPr>
          </w:rPrChange>
        </w:rPr>
        <w:t xml:space="preserve">which is subject to structural break </w:t>
      </w:r>
      <w:r w:rsidR="00E446EB" w:rsidRPr="00A60A57">
        <w:rPr>
          <w:rFonts w:cs="Times New Roman"/>
          <w:color w:val="0D0D0D" w:themeColor="text1" w:themeTint="F2"/>
          <w:sz w:val="22"/>
          <w:rPrChange w:id="945" w:author="tao huang" w:date="2017-09-17T12:05:00Z">
            <w:rPr>
              <w:rFonts w:cs="Times New Roman"/>
              <w:color w:val="000000" w:themeColor="text1"/>
              <w:szCs w:val="24"/>
            </w:rPr>
          </w:rPrChange>
        </w:rPr>
        <w:t xml:space="preserve">may </w:t>
      </w:r>
      <w:r w:rsidR="001F144B" w:rsidRPr="00A60A57">
        <w:rPr>
          <w:rFonts w:cs="Times New Roman"/>
          <w:color w:val="0D0D0D" w:themeColor="text1" w:themeTint="F2"/>
          <w:sz w:val="22"/>
          <w:rPrChange w:id="946" w:author="tao huang" w:date="2017-09-17T12:05:00Z">
            <w:rPr>
              <w:rFonts w:cs="Times New Roman"/>
              <w:color w:val="000000" w:themeColor="text1"/>
              <w:szCs w:val="24"/>
            </w:rPr>
          </w:rPrChange>
        </w:rPr>
        <w:t>generate</w:t>
      </w:r>
      <w:r w:rsidR="00E446EB" w:rsidRPr="00A60A57">
        <w:rPr>
          <w:rFonts w:cs="Times New Roman"/>
          <w:color w:val="0D0D0D" w:themeColor="text1" w:themeTint="F2"/>
          <w:sz w:val="22"/>
          <w:rPrChange w:id="947" w:author="tao huang" w:date="2017-09-17T12:05:00Z">
            <w:rPr>
              <w:rFonts w:cs="Times New Roman"/>
              <w:color w:val="000000" w:themeColor="text1"/>
              <w:szCs w:val="24"/>
            </w:rPr>
          </w:rPrChange>
        </w:rPr>
        <w:t xml:space="preserve"> biased and less accurate forecasts</w:t>
      </w:r>
      <w:r w:rsidR="00C23237" w:rsidRPr="00A60A57">
        <w:rPr>
          <w:rFonts w:cs="Times New Roman"/>
          <w:color w:val="0D0D0D" w:themeColor="text1" w:themeTint="F2"/>
          <w:sz w:val="22"/>
          <w:rPrChange w:id="948" w:author="tao huang" w:date="2017-09-17T12:05:00Z">
            <w:rPr>
              <w:rFonts w:cs="Times New Roman"/>
              <w:color w:val="000000" w:themeColor="text1"/>
              <w:szCs w:val="24"/>
            </w:rPr>
          </w:rPrChange>
        </w:rPr>
        <w:t>, and this has</w:t>
      </w:r>
      <w:r w:rsidR="00FD1379" w:rsidRPr="00A60A57">
        <w:rPr>
          <w:rFonts w:cs="Times New Roman"/>
          <w:color w:val="0D0D0D" w:themeColor="text1" w:themeTint="F2"/>
          <w:sz w:val="22"/>
          <w:rPrChange w:id="949" w:author="tao huang" w:date="2017-09-17T12:05:00Z">
            <w:rPr>
              <w:rFonts w:cs="Times New Roman"/>
              <w:color w:val="000000" w:themeColor="text1"/>
              <w:szCs w:val="24"/>
            </w:rPr>
          </w:rPrChange>
        </w:rPr>
        <w:t xml:space="preserve"> been </w:t>
      </w:r>
      <w:r w:rsidR="002D6E89" w:rsidRPr="00A60A57">
        <w:rPr>
          <w:rFonts w:cs="Times New Roman"/>
          <w:color w:val="0D0D0D" w:themeColor="text1" w:themeTint="F2"/>
          <w:sz w:val="22"/>
          <w:rPrChange w:id="950" w:author="tao huang" w:date="2017-09-17T12:05:00Z">
            <w:rPr>
              <w:rFonts w:cs="Times New Roman"/>
              <w:color w:val="000000" w:themeColor="text1"/>
              <w:szCs w:val="24"/>
            </w:rPr>
          </w:rPrChange>
        </w:rPr>
        <w:t xml:space="preserve">historically </w:t>
      </w:r>
      <w:r w:rsidR="00FD1379" w:rsidRPr="00A60A57">
        <w:rPr>
          <w:rFonts w:cs="Times New Roman"/>
          <w:color w:val="0D0D0D" w:themeColor="text1" w:themeTint="F2"/>
          <w:sz w:val="22"/>
          <w:rPrChange w:id="951" w:author="tao huang" w:date="2017-09-17T12:05:00Z">
            <w:rPr>
              <w:rFonts w:cs="Times New Roman"/>
              <w:color w:val="000000" w:themeColor="text1"/>
              <w:szCs w:val="24"/>
            </w:rPr>
          </w:rPrChange>
        </w:rPr>
        <w:t>address</w:t>
      </w:r>
      <w:r w:rsidR="00A275F4" w:rsidRPr="00A60A57">
        <w:rPr>
          <w:rFonts w:cs="Times New Roman"/>
          <w:color w:val="0D0D0D" w:themeColor="text1" w:themeTint="F2"/>
          <w:sz w:val="22"/>
          <w:rPrChange w:id="952" w:author="tao huang" w:date="2017-09-17T12:05:00Z">
            <w:rPr>
              <w:rFonts w:cs="Times New Roman"/>
              <w:color w:val="000000" w:themeColor="text1"/>
              <w:szCs w:val="24"/>
            </w:rPr>
          </w:rPrChange>
        </w:rPr>
        <w:t>ed</w:t>
      </w:r>
      <w:r w:rsidR="00FD1379" w:rsidRPr="00A60A57">
        <w:rPr>
          <w:rFonts w:cs="Times New Roman"/>
          <w:color w:val="0D0D0D" w:themeColor="text1" w:themeTint="F2"/>
          <w:sz w:val="22"/>
          <w:rPrChange w:id="953" w:author="tao huang" w:date="2017-09-17T12:05:00Z">
            <w:rPr>
              <w:rFonts w:cs="Times New Roman"/>
              <w:color w:val="000000" w:themeColor="text1"/>
              <w:szCs w:val="24"/>
            </w:rPr>
          </w:rPrChange>
        </w:rPr>
        <w:t xml:space="preserve"> in </w:t>
      </w:r>
      <w:r w:rsidR="003F3E78" w:rsidRPr="00A60A57">
        <w:rPr>
          <w:rFonts w:cs="Times New Roman"/>
          <w:color w:val="0D0D0D" w:themeColor="text1" w:themeTint="F2"/>
          <w:sz w:val="22"/>
          <w:rPrChange w:id="954" w:author="tao huang" w:date="2017-09-17T12:05:00Z">
            <w:rPr>
              <w:rFonts w:cs="Times New Roman"/>
              <w:color w:val="000000" w:themeColor="text1"/>
              <w:szCs w:val="24"/>
            </w:rPr>
          </w:rPrChange>
        </w:rPr>
        <w:t>the</w:t>
      </w:r>
      <w:r w:rsidR="00FD1379" w:rsidRPr="00A60A57">
        <w:rPr>
          <w:rFonts w:cs="Times New Roman"/>
          <w:color w:val="0D0D0D" w:themeColor="text1" w:themeTint="F2"/>
          <w:sz w:val="22"/>
          <w:rPrChange w:id="955" w:author="tao huang" w:date="2017-09-17T12:05:00Z">
            <w:rPr>
              <w:rFonts w:cs="Times New Roman"/>
              <w:color w:val="000000" w:themeColor="text1"/>
              <w:szCs w:val="24"/>
            </w:rPr>
          </w:rPrChange>
        </w:rPr>
        <w:t xml:space="preserve"> </w:t>
      </w:r>
      <w:r w:rsidR="00AA3B44" w:rsidRPr="00A60A57">
        <w:rPr>
          <w:rFonts w:cs="Times New Roman"/>
          <w:color w:val="0D0D0D" w:themeColor="text1" w:themeTint="F2"/>
          <w:sz w:val="22"/>
          <w:rPrChange w:id="956" w:author="tao huang" w:date="2017-09-17T12:05:00Z">
            <w:rPr>
              <w:rFonts w:cs="Times New Roman"/>
              <w:color w:val="000000" w:themeColor="text1"/>
              <w:szCs w:val="24"/>
            </w:rPr>
          </w:rPrChange>
        </w:rPr>
        <w:t>economics</w:t>
      </w:r>
      <w:r w:rsidR="00FD1379" w:rsidRPr="00A60A57">
        <w:rPr>
          <w:rFonts w:cs="Times New Roman"/>
          <w:color w:val="0D0D0D" w:themeColor="text1" w:themeTint="F2"/>
          <w:sz w:val="22"/>
          <w:rPrChange w:id="957" w:author="tao huang" w:date="2017-09-17T12:05:00Z">
            <w:rPr>
              <w:rFonts w:cs="Times New Roman"/>
              <w:color w:val="000000" w:themeColor="text1"/>
              <w:szCs w:val="24"/>
            </w:rPr>
          </w:rPrChange>
        </w:rPr>
        <w:t xml:space="preserve"> literature</w:t>
      </w:r>
      <w:r w:rsidR="00C2529B" w:rsidRPr="00A60A57">
        <w:rPr>
          <w:rFonts w:cs="Times New Roman"/>
          <w:color w:val="0D0D0D" w:themeColor="text1" w:themeTint="F2"/>
          <w:sz w:val="22"/>
          <w:rPrChange w:id="958" w:author="tao huang" w:date="2017-09-17T12:05:00Z">
            <w:rPr>
              <w:rFonts w:cs="Times New Roman"/>
              <w:color w:val="000000" w:themeColor="text1"/>
              <w:szCs w:val="24"/>
            </w:rPr>
          </w:rPrChange>
        </w:rPr>
        <w:t xml:space="preserve"> </w:t>
      </w:r>
      <w:commentRangeStart w:id="959"/>
      <w:commentRangeStart w:id="960"/>
      <w:r w:rsidR="00C2529B" w:rsidRPr="00A60A57">
        <w:rPr>
          <w:rFonts w:cs="Times New Roman"/>
          <w:color w:val="0D0D0D" w:themeColor="text1" w:themeTint="F2"/>
          <w:sz w:val="22"/>
          <w:rPrChange w:id="961" w:author="tao huang" w:date="2017-09-17T12:05:00Z">
            <w:rPr>
              <w:rFonts w:cs="Times New Roman"/>
              <w:color w:val="000000" w:themeColor="text1"/>
              <w:szCs w:val="24"/>
            </w:rPr>
          </w:rPrChange>
        </w:rPr>
        <w:fldChar w:fldCharType="begin">
          <w:fldData xml:space="preserve">PEVuZE5vdGU+PENpdGU+PEF1dGhvcj5DbGVtZW50czwvQXV0aG9yPjxZZWFyPjE5OTQ8L1llYXI+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</w:fldData>
        </w:fldChar>
      </w:r>
      <w:r w:rsidR="006016F1">
        <w:rPr>
          <w:rFonts w:cs="Times New Roman"/>
          <w:color w:val="0D0D0D" w:themeColor="text1" w:themeTint="F2"/>
          <w:sz w:val="22"/>
        </w:rPr>
        <w:instrText xml:space="preserve"> ADDIN EN.CITE </w:instrText>
      </w:r>
      <w:r w:rsidR="006016F1">
        <w:rPr>
          <w:rFonts w:cs="Times New Roman"/>
          <w:color w:val="0D0D0D" w:themeColor="text1" w:themeTint="F2"/>
          <w:sz w:val="22"/>
        </w:rPr>
        <w:fldChar w:fldCharType="begin">
          <w:fldData xml:space="preserve">PEVuZE5vdGU+PENpdGU+PEF1dGhvcj5DbGVtZW50czwvQXV0aG9yPjxZZWFyPjE5OTQ8L1llYXI+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</w:fldData>
        </w:fldChar>
      </w:r>
      <w:r w:rsidR="006016F1">
        <w:rPr>
          <w:rFonts w:cs="Times New Roman"/>
          <w:color w:val="0D0D0D" w:themeColor="text1" w:themeTint="F2"/>
          <w:sz w:val="22"/>
        </w:rPr>
        <w:instrText xml:space="preserve"> ADDIN EN.CITE.DATA </w:instrText>
      </w:r>
      <w:r w:rsidR="006016F1">
        <w:rPr>
          <w:rFonts w:cs="Times New Roman"/>
          <w:color w:val="0D0D0D" w:themeColor="text1" w:themeTint="F2"/>
          <w:sz w:val="22"/>
        </w:rPr>
      </w:r>
      <w:r w:rsidR="006016F1">
        <w:rPr>
          <w:rFonts w:cs="Times New Roman"/>
          <w:color w:val="0D0D0D" w:themeColor="text1" w:themeTint="F2"/>
          <w:sz w:val="22"/>
        </w:rPr>
        <w:fldChar w:fldCharType="end"/>
      </w:r>
      <w:r w:rsidR="00C2529B" w:rsidRPr="00A60A57">
        <w:rPr>
          <w:rFonts w:cs="Times New Roman"/>
          <w:color w:val="0D0D0D" w:themeColor="text1" w:themeTint="F2"/>
          <w:sz w:val="22"/>
          <w:rPrChange w:id="962" w:author="tao huang" w:date="2017-09-17T12:05:00Z">
            <w:rPr>
              <w:rFonts w:cs="Times New Roman"/>
              <w:color w:val="000000" w:themeColor="text1"/>
              <w:szCs w:val="24"/>
            </w:rPr>
          </w:rPrChange>
        </w:rPr>
        <w:fldChar w:fldCharType="separate"/>
      </w:r>
      <w:r w:rsidR="006016F1">
        <w:rPr>
          <w:rFonts w:cs="Times New Roman"/>
          <w:noProof/>
          <w:color w:val="0D0D0D" w:themeColor="text1" w:themeTint="F2"/>
          <w:sz w:val="22"/>
        </w:rPr>
        <w:t xml:space="preserve">(see </w:t>
      </w:r>
      <w:hyperlink w:anchor="_ENREF_20" w:tooltip="Clements, 1994 #647" w:history="1">
        <w:r w:rsidR="00F75C33">
          <w:rPr>
            <w:rFonts w:cs="Times New Roman"/>
            <w:noProof/>
            <w:color w:val="0D0D0D" w:themeColor="text1" w:themeTint="F2"/>
            <w:sz w:val="22"/>
          </w:rPr>
          <w:t>M. B. Clements &amp; Hendry, 1994</w:t>
        </w:r>
      </w:hyperlink>
      <w:r w:rsidR="006016F1">
        <w:rPr>
          <w:rFonts w:cs="Times New Roman"/>
          <w:noProof/>
          <w:color w:val="0D0D0D" w:themeColor="text1" w:themeTint="F2"/>
          <w:sz w:val="22"/>
        </w:rPr>
        <w:t xml:space="preserve">; </w:t>
      </w:r>
      <w:hyperlink w:anchor="_ENREF_65" w:tooltip="Pesaran, 2005 #622" w:history="1">
        <w:r w:rsidR="00F75C33">
          <w:rPr>
            <w:rFonts w:cs="Times New Roman"/>
            <w:noProof/>
            <w:color w:val="0D0D0D" w:themeColor="text1" w:themeTint="F2"/>
            <w:sz w:val="22"/>
          </w:rPr>
          <w:t>M. H. Pesaran &amp; Timmermann, 2005</w:t>
        </w:r>
      </w:hyperlink>
      <w:r w:rsidR="006016F1">
        <w:rPr>
          <w:rFonts w:cs="Times New Roman"/>
          <w:noProof/>
          <w:color w:val="0D0D0D" w:themeColor="text1" w:themeTint="F2"/>
          <w:sz w:val="22"/>
        </w:rPr>
        <w:t>)</w:t>
      </w:r>
      <w:r w:rsidR="00C2529B" w:rsidRPr="00A60A57">
        <w:rPr>
          <w:rFonts w:cs="Times New Roman"/>
          <w:color w:val="0D0D0D" w:themeColor="text1" w:themeTint="F2"/>
          <w:sz w:val="22"/>
          <w:rPrChange w:id="963" w:author="tao huang" w:date="2017-09-17T12:05:00Z">
            <w:rPr>
              <w:rFonts w:cs="Times New Roman"/>
              <w:color w:val="000000" w:themeColor="text1"/>
              <w:szCs w:val="24"/>
            </w:rPr>
          </w:rPrChange>
        </w:rPr>
        <w:fldChar w:fldCharType="end"/>
      </w:r>
      <w:commentRangeEnd w:id="959"/>
      <w:r w:rsidR="00007991" w:rsidRPr="00A60A57">
        <w:rPr>
          <w:rStyle w:val="CommentReference"/>
          <w:color w:val="0D0D0D" w:themeColor="text1" w:themeTint="F2"/>
          <w:sz w:val="22"/>
          <w:szCs w:val="22"/>
          <w:rPrChange w:id="964" w:author="tao huang" w:date="2017-09-17T12:05:00Z">
            <w:rPr>
              <w:rStyle w:val="CommentReference"/>
            </w:rPr>
          </w:rPrChange>
        </w:rPr>
        <w:commentReference w:id="959"/>
      </w:r>
      <w:commentRangeEnd w:id="960"/>
      <w:r w:rsidR="000E47A8" w:rsidRPr="00A60A57">
        <w:rPr>
          <w:rStyle w:val="CommentReference"/>
          <w:color w:val="0D0D0D" w:themeColor="text1" w:themeTint="F2"/>
          <w:rPrChange w:id="965" w:author="tao huang" w:date="2017-09-17T12:05:00Z">
            <w:rPr>
              <w:rStyle w:val="CommentReference"/>
            </w:rPr>
          </w:rPrChange>
        </w:rPr>
        <w:commentReference w:id="960"/>
      </w:r>
      <w:r w:rsidR="00510BD4" w:rsidRPr="00A60A57">
        <w:rPr>
          <w:rFonts w:cs="Times New Roman"/>
          <w:color w:val="0D0D0D" w:themeColor="text1" w:themeTint="F2"/>
          <w:sz w:val="22"/>
          <w:rPrChange w:id="966" w:author="tao huang" w:date="2017-09-17T12:05:00Z">
            <w:rPr>
              <w:rFonts w:cs="Times New Roman"/>
              <w:color w:val="000000" w:themeColor="text1"/>
              <w:szCs w:val="24"/>
            </w:rPr>
          </w:rPrChange>
        </w:rPr>
        <w:t xml:space="preserve">. </w:t>
      </w:r>
      <w:r w:rsidR="00E0486B" w:rsidRPr="00A60A57">
        <w:rPr>
          <w:rFonts w:cs="Times New Roman"/>
          <w:color w:val="0D0D0D" w:themeColor="text1" w:themeTint="F2"/>
          <w:sz w:val="22"/>
          <w:rPrChange w:id="967" w:author="tao huang" w:date="2017-09-17T12:05:00Z">
            <w:rPr>
              <w:rFonts w:cs="Times New Roman"/>
              <w:color w:val="000000" w:themeColor="text1"/>
              <w:szCs w:val="24"/>
            </w:rPr>
          </w:rPrChange>
        </w:rPr>
        <w:t xml:space="preserve">In this study, we propose </w:t>
      </w:r>
      <w:ins w:id="968" w:author="Soopramanien, Didier" w:date="2017-09-07T16:19:00Z">
        <w:r w:rsidR="00007991" w:rsidRPr="00A60A57">
          <w:rPr>
            <w:rFonts w:cs="Times New Roman"/>
            <w:color w:val="0D0D0D" w:themeColor="text1" w:themeTint="F2"/>
            <w:sz w:val="22"/>
            <w:rPrChange w:id="969" w:author="tao huang" w:date="2017-09-17T12:05:00Z">
              <w:rPr>
                <w:rFonts w:cs="Times New Roman"/>
                <w:color w:val="000000" w:themeColor="text1"/>
                <w:szCs w:val="24"/>
              </w:rPr>
            </w:rPrChange>
          </w:rPr>
          <w:t xml:space="preserve">and use </w:t>
        </w:r>
      </w:ins>
      <w:del w:id="970" w:author="Soopramanien, Didier" w:date="2017-09-07T16:19:00Z">
        <w:r w:rsidR="00E0486B" w:rsidRPr="00A60A57" w:rsidDel="00007991">
          <w:rPr>
            <w:rFonts w:cs="Times New Roman"/>
            <w:color w:val="0D0D0D" w:themeColor="text1" w:themeTint="F2"/>
            <w:sz w:val="22"/>
            <w:rPrChange w:id="971" w:author="tao huang" w:date="2017-09-17T12:05:00Z">
              <w:rPr>
                <w:rFonts w:cs="Times New Roman"/>
                <w:color w:val="000000" w:themeColor="text1"/>
                <w:szCs w:val="24"/>
              </w:rPr>
            </w:rPrChange>
          </w:rPr>
          <w:delText xml:space="preserve">effective </w:delText>
        </w:r>
      </w:del>
      <w:r w:rsidR="00E0486B" w:rsidRPr="00A60A57">
        <w:rPr>
          <w:rFonts w:cs="Times New Roman"/>
          <w:color w:val="0D0D0D" w:themeColor="text1" w:themeTint="F2"/>
          <w:sz w:val="22"/>
          <w:rPrChange w:id="972" w:author="tao huang" w:date="2017-09-17T12:05:00Z">
            <w:rPr>
              <w:rFonts w:cs="Times New Roman"/>
              <w:color w:val="000000" w:themeColor="text1"/>
              <w:szCs w:val="24"/>
            </w:rPr>
          </w:rPrChange>
        </w:rPr>
        <w:t xml:space="preserve">forecasting </w:t>
      </w:r>
      <w:r w:rsidR="00325015" w:rsidRPr="00A60A57">
        <w:rPr>
          <w:rFonts w:cs="Times New Roman"/>
          <w:color w:val="0D0D0D" w:themeColor="text1" w:themeTint="F2"/>
          <w:sz w:val="22"/>
          <w:rPrChange w:id="973" w:author="tao huang" w:date="2017-09-17T12:05:00Z">
            <w:rPr>
              <w:rFonts w:cs="Times New Roman"/>
              <w:color w:val="000000" w:themeColor="text1"/>
              <w:szCs w:val="24"/>
            </w:rPr>
          </w:rPrChange>
        </w:rPr>
        <w:t>methods</w:t>
      </w:r>
      <w:r w:rsidR="00E0486B" w:rsidRPr="00A60A57">
        <w:rPr>
          <w:rFonts w:cs="Times New Roman"/>
          <w:color w:val="0D0D0D" w:themeColor="text1" w:themeTint="F2"/>
          <w:sz w:val="22"/>
          <w:rPrChange w:id="974" w:author="tao huang" w:date="2017-09-17T12:05:00Z">
            <w:rPr>
              <w:rFonts w:cs="Times New Roman"/>
              <w:color w:val="000000" w:themeColor="text1"/>
              <w:szCs w:val="24"/>
            </w:rPr>
          </w:rPrChange>
        </w:rPr>
        <w:t xml:space="preserve"> </w:t>
      </w:r>
      <w:r w:rsidR="0083328F" w:rsidRPr="00A60A57">
        <w:rPr>
          <w:rFonts w:cs="Times New Roman"/>
          <w:color w:val="0D0D0D" w:themeColor="text1" w:themeTint="F2"/>
          <w:sz w:val="22"/>
          <w:rPrChange w:id="975" w:author="tao huang" w:date="2017-09-17T12:05:00Z">
            <w:rPr>
              <w:rFonts w:cs="Times New Roman"/>
              <w:color w:val="000000" w:themeColor="text1"/>
              <w:szCs w:val="24"/>
            </w:rPr>
          </w:rPrChange>
        </w:rPr>
        <w:t>which</w:t>
      </w:r>
      <w:del w:id="976" w:author="Soopramanien, Didier" w:date="2017-09-07T16:19:00Z">
        <w:r w:rsidR="0072089F" w:rsidRPr="00A60A57" w:rsidDel="00007991">
          <w:rPr>
            <w:rFonts w:cs="Times New Roman"/>
            <w:color w:val="0D0D0D" w:themeColor="text1" w:themeTint="F2"/>
            <w:sz w:val="22"/>
            <w:rPrChange w:id="977" w:author="tao huang" w:date="2017-09-17T12:05:00Z">
              <w:rPr>
                <w:rFonts w:cs="Times New Roman"/>
                <w:color w:val="000000" w:themeColor="text1"/>
                <w:szCs w:val="24"/>
              </w:rPr>
            </w:rPrChange>
          </w:rPr>
          <w:delText xml:space="preserve"> generate more accurate forecasts </w:delText>
        </w:r>
        <w:r w:rsidR="00A0244D" w:rsidRPr="00A60A57" w:rsidDel="00007991">
          <w:rPr>
            <w:rFonts w:cs="Times New Roman"/>
            <w:color w:val="0D0D0D" w:themeColor="text1" w:themeTint="F2"/>
            <w:sz w:val="22"/>
            <w:rPrChange w:id="978" w:author="tao huang" w:date="2017-09-17T12:05:00Z">
              <w:rPr>
                <w:rFonts w:cs="Times New Roman"/>
                <w:color w:val="000000" w:themeColor="text1"/>
                <w:szCs w:val="24"/>
              </w:rPr>
            </w:rPrChange>
          </w:rPr>
          <w:delText xml:space="preserve">compared to conventional models </w:delText>
        </w:r>
        <w:r w:rsidR="0072089F" w:rsidRPr="00A60A57" w:rsidDel="00007991">
          <w:rPr>
            <w:rFonts w:cs="Times New Roman"/>
            <w:color w:val="0D0D0D" w:themeColor="text1" w:themeTint="F2"/>
            <w:sz w:val="22"/>
            <w:rPrChange w:id="979" w:author="tao huang" w:date="2017-09-17T12:05:00Z">
              <w:rPr>
                <w:rFonts w:cs="Times New Roman"/>
                <w:color w:val="000000" w:themeColor="text1"/>
                <w:szCs w:val="24"/>
              </w:rPr>
            </w:rPrChange>
          </w:rPr>
          <w:delText>by</w:delText>
        </w:r>
      </w:del>
      <w:r w:rsidR="0072089F" w:rsidRPr="00A60A57">
        <w:rPr>
          <w:rFonts w:cs="Times New Roman"/>
          <w:color w:val="0D0D0D" w:themeColor="text1" w:themeTint="F2"/>
          <w:sz w:val="22"/>
          <w:rPrChange w:id="980" w:author="tao huang" w:date="2017-09-17T12:05:00Z">
            <w:rPr>
              <w:rFonts w:cs="Times New Roman"/>
              <w:color w:val="000000" w:themeColor="text1"/>
              <w:szCs w:val="24"/>
            </w:rPr>
          </w:rPrChange>
        </w:rPr>
        <w:t xml:space="preserve"> mitigat</w:t>
      </w:r>
      <w:ins w:id="981" w:author="Soopramanien, Didier" w:date="2017-09-07T16:19:00Z">
        <w:r w:rsidR="00007991" w:rsidRPr="00A60A57">
          <w:rPr>
            <w:rFonts w:cs="Times New Roman"/>
            <w:color w:val="0D0D0D" w:themeColor="text1" w:themeTint="F2"/>
            <w:sz w:val="22"/>
            <w:rPrChange w:id="982" w:author="tao huang" w:date="2017-09-17T12:05:00Z">
              <w:rPr>
                <w:rFonts w:cs="Times New Roman"/>
                <w:color w:val="000000" w:themeColor="text1"/>
                <w:szCs w:val="24"/>
              </w:rPr>
            </w:rPrChange>
          </w:rPr>
          <w:t>e</w:t>
        </w:r>
      </w:ins>
      <w:del w:id="983" w:author="Soopramanien, Didier" w:date="2017-09-07T16:19:00Z">
        <w:r w:rsidR="0072089F" w:rsidRPr="00A60A57" w:rsidDel="00007991">
          <w:rPr>
            <w:rFonts w:cs="Times New Roman"/>
            <w:color w:val="0D0D0D" w:themeColor="text1" w:themeTint="F2"/>
            <w:sz w:val="22"/>
            <w:rPrChange w:id="984" w:author="tao huang" w:date="2017-09-17T12:05:00Z">
              <w:rPr>
                <w:rFonts w:cs="Times New Roman"/>
                <w:color w:val="000000" w:themeColor="text1"/>
                <w:szCs w:val="24"/>
              </w:rPr>
            </w:rPrChange>
          </w:rPr>
          <w:delText>ing</w:delText>
        </w:r>
      </w:del>
      <w:r w:rsidR="00E0486B" w:rsidRPr="00A60A57">
        <w:rPr>
          <w:rFonts w:cs="Times New Roman"/>
          <w:color w:val="0D0D0D" w:themeColor="text1" w:themeTint="F2"/>
          <w:sz w:val="22"/>
          <w:rPrChange w:id="985" w:author="tao huang" w:date="2017-09-17T12:05:00Z">
            <w:rPr>
              <w:rFonts w:cs="Times New Roman"/>
              <w:color w:val="000000" w:themeColor="text1"/>
              <w:szCs w:val="24"/>
            </w:rPr>
          </w:rPrChange>
        </w:rPr>
        <w:t xml:space="preserve"> the forecast bias due to </w:t>
      </w:r>
      <w:r w:rsidR="0083328F" w:rsidRPr="00A60A57">
        <w:rPr>
          <w:rFonts w:cs="Times New Roman"/>
          <w:color w:val="0D0D0D" w:themeColor="text1" w:themeTint="F2"/>
          <w:sz w:val="22"/>
          <w:rPrChange w:id="986" w:author="tao huang" w:date="2017-09-17T12:05:00Z">
            <w:rPr>
              <w:rFonts w:cs="Times New Roman"/>
              <w:color w:val="000000" w:themeColor="text1"/>
              <w:szCs w:val="24"/>
            </w:rPr>
          </w:rPrChange>
        </w:rPr>
        <w:t xml:space="preserve">the </w:t>
      </w:r>
      <w:r w:rsidR="00E0486B" w:rsidRPr="00A60A57">
        <w:rPr>
          <w:rFonts w:cs="Times New Roman"/>
          <w:color w:val="0D0D0D" w:themeColor="text1" w:themeTint="F2"/>
          <w:sz w:val="22"/>
          <w:rPrChange w:id="987" w:author="tao huang" w:date="2017-09-17T12:05:00Z">
            <w:rPr>
              <w:rFonts w:cs="Times New Roman"/>
              <w:color w:val="000000" w:themeColor="text1"/>
              <w:szCs w:val="24"/>
            </w:rPr>
          </w:rPrChange>
        </w:rPr>
        <w:t xml:space="preserve">structural </w:t>
      </w:r>
      <w:r w:rsidR="0083328F" w:rsidRPr="00A60A57">
        <w:rPr>
          <w:rFonts w:cs="Times New Roman"/>
          <w:color w:val="0D0D0D" w:themeColor="text1" w:themeTint="F2"/>
          <w:sz w:val="22"/>
          <w:rPrChange w:id="988" w:author="tao huang" w:date="2017-09-17T12:05:00Z">
            <w:rPr>
              <w:rFonts w:cs="Times New Roman"/>
              <w:color w:val="000000" w:themeColor="text1"/>
              <w:szCs w:val="24"/>
            </w:rPr>
          </w:rPrChange>
        </w:rPr>
        <w:t>break</w:t>
      </w:r>
      <w:ins w:id="989" w:author="Soopramanien, Didier" w:date="2017-09-07T16:19:00Z">
        <w:r w:rsidR="00007991" w:rsidRPr="00A60A57">
          <w:rPr>
            <w:rFonts w:cs="Times New Roman"/>
            <w:color w:val="0D0D0D" w:themeColor="text1" w:themeTint="F2"/>
            <w:sz w:val="22"/>
            <w:rPrChange w:id="990" w:author="tao huang" w:date="2017-09-17T12:05:00Z">
              <w:rPr>
                <w:rFonts w:cs="Times New Roman"/>
                <w:color w:val="000000" w:themeColor="text1"/>
                <w:szCs w:val="24"/>
              </w:rPr>
            </w:rPrChange>
          </w:rPr>
          <w:t xml:space="preserve"> and consequently produce better and more robust forecasts</w:t>
        </w:r>
      </w:ins>
      <w:r w:rsidR="00E0486B" w:rsidRPr="00A60A57">
        <w:rPr>
          <w:rFonts w:cs="Times New Roman"/>
          <w:color w:val="0D0D0D" w:themeColor="text1" w:themeTint="F2"/>
          <w:sz w:val="22"/>
          <w:rPrChange w:id="991" w:author="tao huang" w:date="2017-09-17T12:05:00Z">
            <w:rPr>
              <w:rFonts w:cs="Times New Roman"/>
              <w:color w:val="000000" w:themeColor="text1"/>
              <w:szCs w:val="24"/>
            </w:rPr>
          </w:rPrChange>
        </w:rPr>
        <w:t xml:space="preserve">. </w:t>
      </w:r>
      <w:del w:id="992" w:author="黄韬" w:date="2017-09-11T15:43:00Z">
        <w:r w:rsidR="00712D36" w:rsidRPr="00A60A57" w:rsidDel="00C905AA">
          <w:rPr>
            <w:rFonts w:cs="Times New Roman"/>
            <w:color w:val="0D0D0D" w:themeColor="text1" w:themeTint="F2"/>
            <w:sz w:val="22"/>
            <w:rPrChange w:id="993" w:author="tao huang" w:date="2017-09-17T12:05:00Z">
              <w:rPr>
                <w:rFonts w:cs="Times New Roman"/>
                <w:color w:val="000000" w:themeColor="text1"/>
                <w:szCs w:val="24"/>
              </w:rPr>
            </w:rPrChange>
          </w:rPr>
          <w:delText xml:space="preserve">Our methods </w:delText>
        </w:r>
      </w:del>
      <w:ins w:id="994" w:author="Soopramanien, Didier" w:date="2017-09-08T15:37:00Z">
        <w:del w:id="995" w:author="黄韬" w:date="2017-09-11T15:43:00Z">
          <w:r w:rsidR="005D713F" w:rsidRPr="00A60A57" w:rsidDel="00C905AA">
            <w:rPr>
              <w:rFonts w:cs="Times New Roman"/>
              <w:color w:val="0D0D0D" w:themeColor="text1" w:themeTint="F2"/>
              <w:sz w:val="22"/>
              <w:rPrChange w:id="996" w:author="tao huang" w:date="2017-09-17T12:05:00Z">
                <w:rPr>
                  <w:rFonts w:cs="Times New Roman"/>
                  <w:color w:val="000000" w:themeColor="text1"/>
                  <w:szCs w:val="24"/>
                </w:rPr>
              </w:rPrChange>
            </w:rPr>
            <w:delText>consists of</w:delText>
          </w:r>
        </w:del>
      </w:ins>
      <w:del w:id="997" w:author="黄韬" w:date="2017-09-11T15:43:00Z">
        <w:r w:rsidR="00712D36" w:rsidRPr="00A60A57" w:rsidDel="00C905AA">
          <w:rPr>
            <w:rFonts w:cs="Times New Roman"/>
            <w:color w:val="0D0D0D" w:themeColor="text1" w:themeTint="F2"/>
            <w:sz w:val="22"/>
            <w:rPrChange w:id="998" w:author="tao huang" w:date="2017-09-17T12:05:00Z">
              <w:rPr>
                <w:rFonts w:cs="Times New Roman"/>
                <w:color w:val="000000" w:themeColor="text1"/>
                <w:szCs w:val="24"/>
              </w:rPr>
            </w:rPrChange>
          </w:rPr>
          <w:delText>contain three stages: we first select the most important predictors (e.g., competitive prices and competitive promotions)</w:delText>
        </w:r>
        <w:r w:rsidR="00064AC6" w:rsidRPr="00A60A57" w:rsidDel="00C905AA">
          <w:rPr>
            <w:rFonts w:cs="Times New Roman"/>
            <w:color w:val="0D0D0D" w:themeColor="text1" w:themeTint="F2"/>
            <w:sz w:val="22"/>
            <w:rPrChange w:id="999" w:author="tao huang" w:date="2017-09-17T12:05:00Z">
              <w:rPr>
                <w:rFonts w:cs="Times New Roman"/>
                <w:color w:val="000000" w:themeColor="text1"/>
                <w:szCs w:val="24"/>
              </w:rPr>
            </w:rPrChange>
          </w:rPr>
          <w:delText xml:space="preserve"> </w:delText>
        </w:r>
        <w:r w:rsidR="00064AC6" w:rsidRPr="00A60A57" w:rsidDel="00C905AA">
          <w:rPr>
            <w:rFonts w:cs="Times New Roman"/>
            <w:color w:val="0D0D0D" w:themeColor="text1" w:themeTint="F2"/>
            <w:sz w:val="22"/>
            <w:rPrChange w:id="1000" w:author="tao huang" w:date="2017-09-17T12:05:00Z">
              <w:rPr>
                <w:rFonts w:cs="Times New Roman"/>
                <w:color w:val="000000" w:themeColor="text1"/>
                <w:szCs w:val="24"/>
              </w:rPr>
            </w:rPrChange>
          </w:rPr>
          <w:fldChar w:fldCharType="begin"/>
        </w:r>
        <w:r w:rsidR="00E946B9" w:rsidRPr="00A60A57" w:rsidDel="00C905AA">
          <w:rPr>
            <w:rFonts w:cs="Times New Roman"/>
            <w:color w:val="0D0D0D" w:themeColor="text1" w:themeTint="F2"/>
            <w:sz w:val="22"/>
            <w:rPrChange w:id="1001" w:author="tao huang" w:date="2017-09-17T12:05:00Z">
              <w:rPr>
                <w:rFonts w:cs="Times New Roman"/>
                <w:color w:val="000000" w:themeColor="text1"/>
                <w:szCs w:val="24"/>
              </w:rPr>
            </w:rPrChange>
          </w:rPr>
          <w:delInstrText xml:space="preserve"> ADDIN EN.CITE &lt;EndNote&gt;&lt;Cite&gt;&lt;Author&gt;Huang&lt;/Author&gt;&lt;Year&gt;2014&lt;/Year&gt;&lt;RecNum&gt;732&lt;/RecNum&gt;&lt;Prefix&gt;e.g.`, &lt;/Prefix&gt;&lt;DisplayText&gt;(e.g., Huang, Fildes et al. 2014)&lt;/DisplayText&gt;&lt;record&gt;&lt;rec-number&gt;732&lt;/rec-number&gt;&lt;foreign-keys&gt;&lt;key app="EN" db-id="fwzpfdt205x9v6eprsvv25dpxftedxv0z0a9" timestamp="0"&gt;732&lt;/key&gt;&lt;/foreign-keys&gt;&lt;ref-type name="Journal Article"&gt;17&lt;/ref-type&gt;&lt;contributors&gt;&lt;authors&gt;&lt;author&gt;Huang, Tao&lt;/author&gt;&lt;author&gt;Fildes, Robert&lt;/author&gt;&lt;author&gt;Soopramanien, Didier&lt;/author&gt;&lt;/authors&gt;&lt;/contributors&gt;&lt;titles&gt;&lt;title&gt;The value of competitive information in forecasting FMCG retail product sales and the variable selection problem&lt;/title&gt;&lt;secondary-title&gt;European Journal of Operational Research&lt;/secondary-title&gt;&lt;/titles&gt;&lt;periodical&gt;&lt;full-title&gt;European Journal of Operational Research&lt;/full-title&gt;&lt;/periodical&gt;&lt;pages&gt;738-748&lt;/pages&gt;&lt;volume&gt;237&lt;/volume&gt;&lt;number&gt;2&lt;/number&gt;&lt;keywords&gt;&lt;keyword&gt;Forecasting&lt;/keyword&gt;&lt;keyword&gt;Business analytics&lt;/keyword&gt;&lt;keyword&gt;OR in marketing&lt;/keyword&gt;&lt;keyword&gt;Retailing&lt;/keyword&gt;&lt;keyword&gt;Promotions&lt;/keyword&gt;&lt;keyword&gt;Competitive information&lt;/keyword&gt;&lt;/keywords&gt;&lt;dates&gt;&lt;year&gt;2014&lt;/year&gt;&lt;pub-dates&gt;&lt;date&gt;9/1/&lt;/date&gt;&lt;/pub-dates&gt;&lt;/dates&gt;&lt;isbn&gt;0377-2217&lt;/isbn&gt;&lt;urls&gt;&lt;related-urls&gt;&lt;url&gt;http://www.sciencedirect.com/science/article/pii/S0377221714001374&lt;/url&gt;&lt;/related-urls&gt;&lt;/urls&gt;&lt;electronic-resource-num&gt;http://dx.doi.org/10.1016/j.ejor.2014.02.022&lt;/electronic-resource-num&gt;&lt;/record&gt;&lt;/Cite&gt;&lt;/EndNote&gt;</w:delInstrText>
        </w:r>
        <w:r w:rsidR="00064AC6" w:rsidRPr="00A60A57" w:rsidDel="00C905AA">
          <w:rPr>
            <w:rFonts w:cs="Times New Roman"/>
            <w:color w:val="0D0D0D" w:themeColor="text1" w:themeTint="F2"/>
            <w:sz w:val="22"/>
            <w:rPrChange w:id="1002" w:author="tao huang" w:date="2017-09-17T12:05:00Z">
              <w:rPr>
                <w:rFonts w:cs="Times New Roman"/>
                <w:color w:val="000000" w:themeColor="text1"/>
                <w:szCs w:val="24"/>
              </w:rPr>
            </w:rPrChange>
          </w:rPr>
          <w:fldChar w:fldCharType="separate"/>
        </w:r>
        <w:r w:rsidR="00064AC6" w:rsidRPr="00A60A57" w:rsidDel="00C905AA">
          <w:rPr>
            <w:rFonts w:cs="Times New Roman"/>
            <w:noProof/>
            <w:color w:val="0D0D0D" w:themeColor="text1" w:themeTint="F2"/>
            <w:sz w:val="22"/>
            <w:rPrChange w:id="1003" w:author="tao huang" w:date="2017-09-17T12:05:00Z">
              <w:rPr>
                <w:rFonts w:cs="Times New Roman"/>
                <w:noProof/>
                <w:color w:val="000000" w:themeColor="text1"/>
                <w:szCs w:val="24"/>
              </w:rPr>
            </w:rPrChange>
          </w:rPr>
          <w:delText>(</w:delText>
        </w:r>
        <w:r w:rsidR="008739AD" w:rsidRPr="00A60A57" w:rsidDel="00C905AA">
          <w:rPr>
            <w:color w:val="0D0D0D" w:themeColor="text1" w:themeTint="F2"/>
            <w:sz w:val="22"/>
            <w:rPrChange w:id="1004" w:author="tao huang" w:date="2017-09-17T12:05:00Z">
              <w:rPr/>
            </w:rPrChange>
          </w:rPr>
          <w:fldChar w:fldCharType="begin"/>
        </w:r>
        <w:r w:rsidR="008739AD" w:rsidRPr="00A60A57" w:rsidDel="00C905AA">
          <w:rPr>
            <w:color w:val="0D0D0D" w:themeColor="text1" w:themeTint="F2"/>
            <w:sz w:val="22"/>
            <w:rPrChange w:id="1005" w:author="tao huang" w:date="2017-09-17T12:05:00Z">
              <w:rPr/>
            </w:rPrChange>
          </w:rPr>
          <w:delInstrText xml:space="preserve"> HYPERLINK \l "_ENREF_41" \o "Huang, 2014 #732" </w:delInstrText>
        </w:r>
        <w:r w:rsidR="008739AD" w:rsidRPr="00A60A57" w:rsidDel="00C905AA">
          <w:rPr>
            <w:color w:val="0D0D0D" w:themeColor="text1" w:themeTint="F2"/>
            <w:sz w:val="22"/>
            <w:rPrChange w:id="1006" w:author="tao huang" w:date="2017-09-17T12:05:00Z">
              <w:rPr>
                <w:rFonts w:cs="Times New Roman"/>
                <w:noProof/>
                <w:color w:val="000000" w:themeColor="text1"/>
                <w:szCs w:val="24"/>
              </w:rPr>
            </w:rPrChange>
          </w:rPr>
          <w:fldChar w:fldCharType="separate"/>
        </w:r>
        <w:r w:rsidR="00C2301E" w:rsidRPr="00A60A57" w:rsidDel="00C905AA">
          <w:rPr>
            <w:rFonts w:cs="Times New Roman"/>
            <w:noProof/>
            <w:color w:val="0D0D0D" w:themeColor="text1" w:themeTint="F2"/>
            <w:sz w:val="22"/>
            <w:rPrChange w:id="1007" w:author="tao huang" w:date="2017-09-17T12:05:00Z">
              <w:rPr>
                <w:rFonts w:cs="Times New Roman"/>
                <w:noProof/>
                <w:color w:val="000000" w:themeColor="text1"/>
                <w:szCs w:val="24"/>
              </w:rPr>
            </w:rPrChange>
          </w:rPr>
          <w:delText>e.g., Huang, Fildes et al. 2014</w:delText>
        </w:r>
        <w:r w:rsidR="008739AD" w:rsidRPr="00A60A57" w:rsidDel="00C905AA">
          <w:rPr>
            <w:rFonts w:cs="Times New Roman"/>
            <w:noProof/>
            <w:color w:val="0D0D0D" w:themeColor="text1" w:themeTint="F2"/>
            <w:sz w:val="22"/>
            <w:rPrChange w:id="1008" w:author="tao huang" w:date="2017-09-17T12:05:00Z">
              <w:rPr>
                <w:rFonts w:cs="Times New Roman"/>
                <w:noProof/>
                <w:color w:val="000000" w:themeColor="text1"/>
                <w:szCs w:val="24"/>
              </w:rPr>
            </w:rPrChange>
          </w:rPr>
          <w:fldChar w:fldCharType="end"/>
        </w:r>
        <w:r w:rsidR="00064AC6" w:rsidRPr="00A60A57" w:rsidDel="00C905AA">
          <w:rPr>
            <w:rFonts w:cs="Times New Roman"/>
            <w:noProof/>
            <w:color w:val="0D0D0D" w:themeColor="text1" w:themeTint="F2"/>
            <w:sz w:val="22"/>
            <w:rPrChange w:id="1009" w:author="tao huang" w:date="2017-09-17T12:05:00Z">
              <w:rPr>
                <w:rFonts w:cs="Times New Roman"/>
                <w:noProof/>
                <w:color w:val="000000" w:themeColor="text1"/>
                <w:szCs w:val="24"/>
              </w:rPr>
            </w:rPrChange>
          </w:rPr>
          <w:delText>)</w:delText>
        </w:r>
        <w:r w:rsidR="00064AC6" w:rsidRPr="00A60A57" w:rsidDel="00C905AA">
          <w:rPr>
            <w:rFonts w:cs="Times New Roman"/>
            <w:color w:val="0D0D0D" w:themeColor="text1" w:themeTint="F2"/>
            <w:sz w:val="22"/>
            <w:rPrChange w:id="1010" w:author="tao huang" w:date="2017-09-17T12:05:00Z">
              <w:rPr>
                <w:rFonts w:cs="Times New Roman"/>
                <w:color w:val="000000" w:themeColor="text1"/>
                <w:szCs w:val="24"/>
              </w:rPr>
            </w:rPrChange>
          </w:rPr>
          <w:fldChar w:fldCharType="end"/>
        </w:r>
        <w:r w:rsidR="00712D36" w:rsidRPr="00A60A57" w:rsidDel="00C905AA">
          <w:rPr>
            <w:rFonts w:cs="Times New Roman"/>
            <w:color w:val="0D0D0D" w:themeColor="text1" w:themeTint="F2"/>
            <w:sz w:val="22"/>
            <w:rPrChange w:id="1011" w:author="tao huang" w:date="2017-09-17T12:05:00Z">
              <w:rPr>
                <w:rFonts w:cs="Times New Roman"/>
                <w:color w:val="000000" w:themeColor="text1"/>
                <w:szCs w:val="24"/>
              </w:rPr>
            </w:rPrChange>
          </w:rPr>
          <w:delText>. We then incorporate these predictors into a general ADL model which is simplified afterwards</w:delText>
        </w:r>
        <w:r w:rsidR="00064AC6" w:rsidRPr="00A60A57" w:rsidDel="00C905AA">
          <w:rPr>
            <w:rFonts w:cs="Times New Roman"/>
            <w:color w:val="0D0D0D" w:themeColor="text1" w:themeTint="F2"/>
            <w:sz w:val="22"/>
            <w:rPrChange w:id="1012" w:author="tao huang" w:date="2017-09-17T12:05:00Z">
              <w:rPr>
                <w:rFonts w:cs="Times New Roman"/>
                <w:color w:val="000000" w:themeColor="text1"/>
                <w:szCs w:val="24"/>
              </w:rPr>
            </w:rPrChange>
          </w:rPr>
          <w:delText xml:space="preserve"> using the LASSO algorithm </w:delText>
        </w:r>
        <w:r w:rsidR="00064AC6" w:rsidRPr="00A60A57" w:rsidDel="00C905AA">
          <w:rPr>
            <w:rFonts w:cs="Times New Roman"/>
            <w:color w:val="0D0D0D" w:themeColor="text1" w:themeTint="F2"/>
            <w:sz w:val="22"/>
            <w:rPrChange w:id="1013" w:author="tao huang" w:date="2017-09-17T12:05:00Z">
              <w:rPr>
                <w:rFonts w:cs="Times New Roman"/>
                <w:color w:val="000000" w:themeColor="text1"/>
                <w:szCs w:val="24"/>
              </w:rPr>
            </w:rPrChange>
          </w:rPr>
          <w:fldChar w:fldCharType="begin"/>
        </w:r>
        <w:r w:rsidR="00E946B9" w:rsidRPr="00A60A57" w:rsidDel="00C905AA">
          <w:rPr>
            <w:rFonts w:cs="Times New Roman"/>
            <w:color w:val="0D0D0D" w:themeColor="text1" w:themeTint="F2"/>
            <w:sz w:val="22"/>
            <w:rPrChange w:id="1014" w:author="tao huang" w:date="2017-09-17T12:05:00Z">
              <w:rPr>
                <w:rFonts w:cs="Times New Roman"/>
                <w:color w:val="000000" w:themeColor="text1"/>
                <w:szCs w:val="24"/>
              </w:rPr>
            </w:rPrChange>
          </w:rPr>
          <w:delInstrText xml:space="preserve"> ADDIN EN.CITE &lt;EndNote&gt;&lt;Cite&gt;&lt;Author&gt;Ma&lt;/Author&gt;&lt;Year&gt;2016&lt;/Year&gt;&lt;RecNum&gt;733&lt;/RecNum&gt;&lt;Prefix&gt;e.g.`, &lt;/Prefix&gt;&lt;DisplayText&gt;(e.g., Ma, Fildes et al. 2016)&lt;/DisplayText&gt;&lt;record&gt;&lt;rec-number&gt;733&lt;/rec-number&gt;&lt;foreign-keys&gt;&lt;key app="EN" db-id="fwzpfdt205x9v6eprsvv25dpxftedxv0z0a9" timestamp="0"&gt;733&lt;/key&gt;&lt;/foreign-keys&gt;&lt;ref-type name="Journal Article"&gt;17&lt;/ref-type&gt;&lt;contributors&gt;&lt;authors&gt;&lt;author&gt;Ma, Shaohui&lt;/author&gt;&lt;author&gt;Fildes, Robert&lt;/author&gt;&lt;author&gt;Huang, Tao&lt;/author&gt;&lt;/authors&gt;&lt;/contributors&gt;&lt;titles&gt;&lt;title&gt;Demand forecasting with high dimensional data: The case of SKU retail sales forecasting with intra- and inter-category promotional information&lt;/title&gt;&lt;secondary-title&gt;European Journal of Operational Research&lt;/secondary-title&gt;&lt;/titles&gt;&lt;periodical&gt;&lt;full-title&gt;European Journal of Operational Research&lt;/full-title&gt;&lt;/periodical&gt;&lt;pages&gt;245-257&lt;/pages&gt;&lt;volume&gt;249&lt;/volume&gt;&lt;number&gt;1&lt;/number&gt;&lt;dates&gt;&lt;year&gt;2016&lt;/year&gt;&lt;pub-dates&gt;&lt;date&gt;2/16/&lt;/date&gt;&lt;/pub-dates&gt;&lt;/dates&gt;&lt;isbn&gt;0377-2217&lt;/isbn&gt;&lt;urls&gt;&lt;related-urls&gt;&lt;url&gt;http://www.sciencedirect.com/science/article/pii/S0377221715007845&lt;/url&gt;&lt;/related-urls&gt;&lt;/urls&gt;&lt;electronic-resource-num&gt;http://dx.doi.org/10.1016/j.ejor.2015.08.029&lt;/electronic-resource-num&gt;&lt;/record&gt;&lt;/Cite&gt;&lt;/EndNote&gt;</w:delInstrText>
        </w:r>
        <w:r w:rsidR="00064AC6" w:rsidRPr="00A60A57" w:rsidDel="00C905AA">
          <w:rPr>
            <w:rFonts w:cs="Times New Roman"/>
            <w:color w:val="0D0D0D" w:themeColor="text1" w:themeTint="F2"/>
            <w:sz w:val="22"/>
            <w:rPrChange w:id="1015" w:author="tao huang" w:date="2017-09-17T12:05:00Z">
              <w:rPr>
                <w:rFonts w:cs="Times New Roman"/>
                <w:color w:val="000000" w:themeColor="text1"/>
                <w:szCs w:val="24"/>
              </w:rPr>
            </w:rPrChange>
          </w:rPr>
          <w:fldChar w:fldCharType="separate"/>
        </w:r>
        <w:r w:rsidR="00064AC6" w:rsidRPr="00A60A57" w:rsidDel="00C905AA">
          <w:rPr>
            <w:rFonts w:cs="Times New Roman"/>
            <w:noProof/>
            <w:color w:val="0D0D0D" w:themeColor="text1" w:themeTint="F2"/>
            <w:sz w:val="22"/>
            <w:rPrChange w:id="1016" w:author="tao huang" w:date="2017-09-17T12:05:00Z">
              <w:rPr>
                <w:rFonts w:cs="Times New Roman"/>
                <w:noProof/>
                <w:color w:val="000000" w:themeColor="text1"/>
                <w:szCs w:val="24"/>
              </w:rPr>
            </w:rPrChange>
          </w:rPr>
          <w:delText>(</w:delText>
        </w:r>
        <w:r w:rsidR="008739AD" w:rsidRPr="00A60A57" w:rsidDel="00C905AA">
          <w:rPr>
            <w:color w:val="0D0D0D" w:themeColor="text1" w:themeTint="F2"/>
            <w:sz w:val="22"/>
            <w:rPrChange w:id="1017" w:author="tao huang" w:date="2017-09-17T12:05:00Z">
              <w:rPr/>
            </w:rPrChange>
          </w:rPr>
          <w:fldChar w:fldCharType="begin"/>
        </w:r>
        <w:r w:rsidR="008739AD" w:rsidRPr="00A60A57" w:rsidDel="00C905AA">
          <w:rPr>
            <w:color w:val="0D0D0D" w:themeColor="text1" w:themeTint="F2"/>
            <w:sz w:val="22"/>
            <w:rPrChange w:id="1018" w:author="tao huang" w:date="2017-09-17T12:05:00Z">
              <w:rPr/>
            </w:rPrChange>
          </w:rPr>
          <w:delInstrText xml:space="preserve"> HYPERLINK \l "_ENREF_46" \o "Ma, 2016 #733" </w:delInstrText>
        </w:r>
        <w:r w:rsidR="008739AD" w:rsidRPr="00A60A57" w:rsidDel="00C905AA">
          <w:rPr>
            <w:color w:val="0D0D0D" w:themeColor="text1" w:themeTint="F2"/>
            <w:sz w:val="22"/>
            <w:rPrChange w:id="1019" w:author="tao huang" w:date="2017-09-17T12:05:00Z">
              <w:rPr>
                <w:rFonts w:cs="Times New Roman"/>
                <w:noProof/>
                <w:color w:val="000000" w:themeColor="text1"/>
                <w:szCs w:val="24"/>
              </w:rPr>
            </w:rPrChange>
          </w:rPr>
          <w:fldChar w:fldCharType="separate"/>
        </w:r>
        <w:r w:rsidR="00C2301E" w:rsidRPr="00A60A57" w:rsidDel="00C905AA">
          <w:rPr>
            <w:rFonts w:cs="Times New Roman"/>
            <w:noProof/>
            <w:color w:val="0D0D0D" w:themeColor="text1" w:themeTint="F2"/>
            <w:sz w:val="22"/>
            <w:rPrChange w:id="1020" w:author="tao huang" w:date="2017-09-17T12:05:00Z">
              <w:rPr>
                <w:rFonts w:cs="Times New Roman"/>
                <w:noProof/>
                <w:color w:val="000000" w:themeColor="text1"/>
                <w:szCs w:val="24"/>
              </w:rPr>
            </w:rPrChange>
          </w:rPr>
          <w:delText>e.g., Ma, Fildes et al. 2016</w:delText>
        </w:r>
        <w:r w:rsidR="008739AD" w:rsidRPr="00A60A57" w:rsidDel="00C905AA">
          <w:rPr>
            <w:rFonts w:cs="Times New Roman"/>
            <w:noProof/>
            <w:color w:val="0D0D0D" w:themeColor="text1" w:themeTint="F2"/>
            <w:sz w:val="22"/>
            <w:rPrChange w:id="1021" w:author="tao huang" w:date="2017-09-17T12:05:00Z">
              <w:rPr>
                <w:rFonts w:cs="Times New Roman"/>
                <w:noProof/>
                <w:color w:val="000000" w:themeColor="text1"/>
                <w:szCs w:val="24"/>
              </w:rPr>
            </w:rPrChange>
          </w:rPr>
          <w:fldChar w:fldCharType="end"/>
        </w:r>
        <w:r w:rsidR="00064AC6" w:rsidRPr="00A60A57" w:rsidDel="00C905AA">
          <w:rPr>
            <w:rFonts w:cs="Times New Roman"/>
            <w:noProof/>
            <w:color w:val="0D0D0D" w:themeColor="text1" w:themeTint="F2"/>
            <w:sz w:val="22"/>
            <w:rPrChange w:id="1022" w:author="tao huang" w:date="2017-09-17T12:05:00Z">
              <w:rPr>
                <w:rFonts w:cs="Times New Roman"/>
                <w:noProof/>
                <w:color w:val="000000" w:themeColor="text1"/>
                <w:szCs w:val="24"/>
              </w:rPr>
            </w:rPrChange>
          </w:rPr>
          <w:delText>)</w:delText>
        </w:r>
        <w:r w:rsidR="00064AC6" w:rsidRPr="00A60A57" w:rsidDel="00C905AA">
          <w:rPr>
            <w:rFonts w:cs="Times New Roman"/>
            <w:color w:val="0D0D0D" w:themeColor="text1" w:themeTint="F2"/>
            <w:sz w:val="22"/>
            <w:rPrChange w:id="1023" w:author="tao huang" w:date="2017-09-17T12:05:00Z">
              <w:rPr>
                <w:rFonts w:cs="Times New Roman"/>
                <w:color w:val="000000" w:themeColor="text1"/>
                <w:szCs w:val="24"/>
              </w:rPr>
            </w:rPrChange>
          </w:rPr>
          <w:fldChar w:fldCharType="end"/>
        </w:r>
        <w:r w:rsidR="00712D36" w:rsidRPr="00A60A57" w:rsidDel="00C905AA">
          <w:rPr>
            <w:rFonts w:cs="Times New Roman"/>
            <w:color w:val="0D0D0D" w:themeColor="text1" w:themeTint="F2"/>
            <w:sz w:val="22"/>
            <w:rPrChange w:id="1024" w:author="tao huang" w:date="2017-09-17T12:05:00Z">
              <w:rPr>
                <w:rFonts w:cs="Times New Roman"/>
                <w:color w:val="000000" w:themeColor="text1"/>
                <w:szCs w:val="24"/>
              </w:rPr>
            </w:rPrChange>
          </w:rPr>
          <w:delText xml:space="preserve">. </w:delText>
        </w:r>
        <w:commentRangeStart w:id="1025"/>
        <w:r w:rsidR="003D76FE" w:rsidRPr="00A60A57" w:rsidDel="00C905AA">
          <w:rPr>
            <w:rFonts w:cs="Times New Roman"/>
            <w:color w:val="0D0D0D" w:themeColor="text1" w:themeTint="F2"/>
            <w:sz w:val="22"/>
            <w:rPrChange w:id="1026" w:author="tao huang" w:date="2017-09-17T12:05:00Z">
              <w:rPr>
                <w:rFonts w:cs="Times New Roman"/>
                <w:color w:val="000000" w:themeColor="text1"/>
                <w:szCs w:val="24"/>
              </w:rPr>
            </w:rPrChange>
          </w:rPr>
          <w:delText>Finally</w:delText>
        </w:r>
        <w:r w:rsidR="00576F9D" w:rsidRPr="00A60A57" w:rsidDel="00C905AA">
          <w:rPr>
            <w:rFonts w:cs="Times New Roman"/>
            <w:color w:val="0D0D0D" w:themeColor="text1" w:themeTint="F2"/>
            <w:sz w:val="22"/>
            <w:rPrChange w:id="1027" w:author="tao huang" w:date="2017-09-17T12:05:00Z">
              <w:rPr>
                <w:rFonts w:cs="Times New Roman"/>
                <w:color w:val="000000" w:themeColor="text1"/>
                <w:szCs w:val="24"/>
              </w:rPr>
            </w:rPrChange>
          </w:rPr>
          <w:delText>,</w:delText>
        </w:r>
        <w:r w:rsidR="00064AC6" w:rsidRPr="00A60A57" w:rsidDel="00C905AA">
          <w:rPr>
            <w:rFonts w:cs="Times New Roman"/>
            <w:color w:val="0D0D0D" w:themeColor="text1" w:themeTint="F2"/>
            <w:sz w:val="22"/>
            <w:rPrChange w:id="1028" w:author="tao huang" w:date="2017-09-17T12:05:00Z">
              <w:rPr>
                <w:rFonts w:cs="Times New Roman"/>
                <w:color w:val="000000" w:themeColor="text1"/>
                <w:szCs w:val="24"/>
              </w:rPr>
            </w:rPrChange>
          </w:rPr>
          <w:delText xml:space="preserve"> w</w:delText>
        </w:r>
        <w:r w:rsidR="00712D36" w:rsidRPr="00A60A57" w:rsidDel="00C905AA">
          <w:rPr>
            <w:rFonts w:cs="Times New Roman"/>
            <w:color w:val="0D0D0D" w:themeColor="text1" w:themeTint="F2"/>
            <w:sz w:val="22"/>
            <w:rPrChange w:id="1029" w:author="tao huang" w:date="2017-09-17T12:05:00Z">
              <w:rPr>
                <w:rFonts w:cs="Times New Roman"/>
                <w:color w:val="000000" w:themeColor="text1"/>
                <w:szCs w:val="24"/>
              </w:rPr>
            </w:rPrChange>
          </w:rPr>
          <w:delText xml:space="preserve">e implement the estimation window combining technique and the intercept correct technique </w:delText>
        </w:r>
        <w:r w:rsidR="00064AC6" w:rsidRPr="00A60A57" w:rsidDel="00C905AA">
          <w:rPr>
            <w:rFonts w:cs="Times New Roman"/>
            <w:color w:val="0D0D0D" w:themeColor="text1" w:themeTint="F2"/>
            <w:sz w:val="22"/>
            <w:rPrChange w:id="1030" w:author="tao huang" w:date="2017-09-17T12:05:00Z">
              <w:rPr>
                <w:rFonts w:cs="Times New Roman"/>
                <w:color w:val="000000" w:themeColor="text1"/>
                <w:szCs w:val="24"/>
              </w:rPr>
            </w:rPrChange>
          </w:rPr>
          <w:delText xml:space="preserve">to the obtained </w:delText>
        </w:r>
      </w:del>
      <w:ins w:id="1031" w:author="Soopramanien, Didier" w:date="2017-09-07T16:20:00Z">
        <w:del w:id="1032" w:author="黄韬" w:date="2017-09-11T15:43:00Z">
          <w:r w:rsidR="00007991" w:rsidRPr="00A60A57" w:rsidDel="00C905AA">
            <w:rPr>
              <w:rFonts w:cs="Times New Roman"/>
              <w:color w:val="0D0D0D" w:themeColor="text1" w:themeTint="F2"/>
              <w:sz w:val="22"/>
              <w:rPrChange w:id="1033" w:author="tao huang" w:date="2017-09-17T12:05:00Z">
                <w:rPr>
                  <w:rFonts w:cs="Times New Roman"/>
                  <w:color w:val="000000" w:themeColor="text1"/>
                  <w:szCs w:val="24"/>
                </w:rPr>
              </w:rPrChange>
            </w:rPr>
            <w:delText xml:space="preserve">generated </w:delText>
          </w:r>
        </w:del>
      </w:ins>
      <w:del w:id="1034" w:author="黄韬" w:date="2017-09-11T15:43:00Z">
        <w:r w:rsidR="00576F9D" w:rsidRPr="00A60A57" w:rsidDel="00C905AA">
          <w:rPr>
            <w:rFonts w:cs="Times New Roman"/>
            <w:color w:val="0D0D0D" w:themeColor="text1" w:themeTint="F2"/>
            <w:sz w:val="22"/>
            <w:rPrChange w:id="1035" w:author="tao huang" w:date="2017-09-17T12:05:00Z">
              <w:rPr>
                <w:rFonts w:cs="Times New Roman"/>
                <w:color w:val="000000" w:themeColor="text1"/>
                <w:szCs w:val="24"/>
              </w:rPr>
            </w:rPrChange>
          </w:rPr>
          <w:delText xml:space="preserve">simplified </w:delText>
        </w:r>
        <w:r w:rsidR="00064AC6" w:rsidRPr="00A60A57" w:rsidDel="00C905AA">
          <w:rPr>
            <w:rFonts w:cs="Times New Roman"/>
            <w:color w:val="0D0D0D" w:themeColor="text1" w:themeTint="F2"/>
            <w:sz w:val="22"/>
            <w:rPrChange w:id="1036" w:author="tao huang" w:date="2017-09-17T12:05:00Z">
              <w:rPr>
                <w:rFonts w:cs="Times New Roman"/>
                <w:color w:val="000000" w:themeColor="text1"/>
                <w:szCs w:val="24"/>
              </w:rPr>
            </w:rPrChange>
          </w:rPr>
          <w:delText xml:space="preserve">model </w:delText>
        </w:r>
        <w:r w:rsidR="00712D36" w:rsidRPr="00A60A57" w:rsidDel="00C905AA">
          <w:rPr>
            <w:rFonts w:cs="Times New Roman"/>
            <w:color w:val="0D0D0D" w:themeColor="text1" w:themeTint="F2"/>
            <w:sz w:val="22"/>
            <w:rPrChange w:id="1037" w:author="tao huang" w:date="2017-09-17T12:05:00Z">
              <w:rPr>
                <w:rFonts w:cs="Times New Roman"/>
                <w:color w:val="000000" w:themeColor="text1"/>
                <w:szCs w:val="24"/>
              </w:rPr>
            </w:rPrChange>
          </w:rPr>
          <w:delText xml:space="preserve">based on the results a sequential structural break test. </w:delText>
        </w:r>
        <w:r w:rsidR="00B56D3A" w:rsidRPr="00A60A57" w:rsidDel="00C905AA">
          <w:rPr>
            <w:rFonts w:cs="Times New Roman"/>
            <w:color w:val="0D0D0D" w:themeColor="text1" w:themeTint="F2"/>
            <w:sz w:val="22"/>
            <w:rPrChange w:id="1038" w:author="tao huang" w:date="2017-09-17T12:05:00Z">
              <w:rPr>
                <w:rFonts w:cs="Times New Roman"/>
                <w:color w:val="000000" w:themeColor="text1"/>
                <w:szCs w:val="24"/>
              </w:rPr>
            </w:rPrChange>
          </w:rPr>
          <w:delText xml:space="preserve"> </w:delText>
        </w:r>
        <w:commentRangeEnd w:id="1025"/>
        <w:r w:rsidR="005D713F" w:rsidRPr="00A60A57" w:rsidDel="00C905AA">
          <w:rPr>
            <w:rStyle w:val="CommentReference"/>
            <w:color w:val="0D0D0D" w:themeColor="text1" w:themeTint="F2"/>
            <w:sz w:val="22"/>
            <w:szCs w:val="22"/>
            <w:rPrChange w:id="1039" w:author="tao huang" w:date="2017-09-17T12:05:00Z">
              <w:rPr>
                <w:rStyle w:val="CommentReference"/>
              </w:rPr>
            </w:rPrChange>
          </w:rPr>
          <w:commentReference w:id="1025"/>
        </w:r>
      </w:del>
    </w:p>
    <w:p w14:paraId="7442D429" w14:textId="77777777" w:rsidR="00F722FC" w:rsidRPr="00A60A57" w:rsidRDefault="00F722FC">
      <w:pPr>
        <w:spacing w:after="0" w:line="360" w:lineRule="auto"/>
        <w:rPr>
          <w:color w:val="0D0D0D" w:themeColor="text1" w:themeTint="F2"/>
          <w:sz w:val="22"/>
          <w:rPrChange w:id="1040" w:author="tao huang" w:date="2017-09-17T12:05:00Z">
            <w:rPr>
              <w:color w:val="000000" w:themeColor="text1"/>
              <w:szCs w:val="24"/>
            </w:rPr>
          </w:rPrChange>
        </w:rPr>
      </w:pPr>
    </w:p>
    <w:p w14:paraId="42D21E9B" w14:textId="6C4448EC" w:rsidR="00667E4F" w:rsidRPr="00A60A57" w:rsidRDefault="005042C8">
      <w:pPr>
        <w:spacing w:after="0" w:line="360" w:lineRule="auto"/>
        <w:rPr>
          <w:color w:val="0D0D0D" w:themeColor="text1" w:themeTint="F2"/>
          <w:sz w:val="22"/>
          <w:rPrChange w:id="1041" w:author="tao huang" w:date="2017-09-17T12:05:00Z">
            <w:rPr>
              <w:color w:val="000000" w:themeColor="text1"/>
              <w:szCs w:val="24"/>
            </w:rPr>
          </w:rPrChange>
        </w:rPr>
      </w:pPr>
      <w:r w:rsidRPr="00A60A57">
        <w:rPr>
          <w:color w:val="0D0D0D" w:themeColor="text1" w:themeTint="F2"/>
          <w:sz w:val="22"/>
          <w:rPrChange w:id="1042" w:author="tao huang" w:date="2017-09-17T12:05:00Z">
            <w:rPr>
              <w:color w:val="000000" w:themeColor="text1"/>
              <w:szCs w:val="24"/>
            </w:rPr>
          </w:rPrChange>
        </w:rPr>
        <w:t>Our</w:t>
      </w:r>
      <w:r w:rsidR="00667E4F" w:rsidRPr="00A60A57">
        <w:rPr>
          <w:color w:val="0D0D0D" w:themeColor="text1" w:themeTint="F2"/>
          <w:sz w:val="22"/>
          <w:rPrChange w:id="1043" w:author="tao huang" w:date="2017-09-17T12:05:00Z">
            <w:rPr>
              <w:color w:val="000000" w:themeColor="text1"/>
              <w:szCs w:val="24"/>
            </w:rPr>
          </w:rPrChange>
        </w:rPr>
        <w:t xml:space="preserve"> research </w:t>
      </w:r>
      <w:ins w:id="1044" w:author="Soopramanien, Didier" w:date="2017-09-07T16:21:00Z">
        <w:r w:rsidR="00007991" w:rsidRPr="00A60A57">
          <w:rPr>
            <w:color w:val="0D0D0D" w:themeColor="text1" w:themeTint="F2"/>
            <w:sz w:val="22"/>
            <w:rPrChange w:id="1045" w:author="tao huang" w:date="2017-09-17T12:05:00Z">
              <w:rPr>
                <w:color w:val="000000" w:themeColor="text1"/>
                <w:szCs w:val="24"/>
              </w:rPr>
            </w:rPrChange>
          </w:rPr>
          <w:t>in the domain of retail forecasting</w:t>
        </w:r>
      </w:ins>
      <w:ins w:id="1046" w:author="Soopramanien, Didier" w:date="2017-09-08T15:32:00Z">
        <w:r w:rsidR="00F26873" w:rsidRPr="00A60A57">
          <w:rPr>
            <w:color w:val="0D0D0D" w:themeColor="text1" w:themeTint="F2"/>
            <w:sz w:val="22"/>
            <w:rPrChange w:id="1047" w:author="tao huang" w:date="2017-09-17T12:05:00Z">
              <w:rPr>
                <w:color w:val="000000" w:themeColor="text1"/>
                <w:szCs w:val="24"/>
              </w:rPr>
            </w:rPrChange>
          </w:rPr>
          <w:t xml:space="preserve"> in particular at the SKU level</w:t>
        </w:r>
      </w:ins>
      <w:ins w:id="1048" w:author="Soopramanien, Didier" w:date="2017-09-07T16:21:00Z">
        <w:r w:rsidR="00007991" w:rsidRPr="00A60A57">
          <w:rPr>
            <w:color w:val="0D0D0D" w:themeColor="text1" w:themeTint="F2"/>
            <w:sz w:val="22"/>
            <w:rPrChange w:id="1049" w:author="tao huang" w:date="2017-09-17T12:05:00Z">
              <w:rPr>
                <w:color w:val="000000" w:themeColor="text1"/>
                <w:szCs w:val="24"/>
              </w:rPr>
            </w:rPrChange>
          </w:rPr>
          <w:t xml:space="preserve"> is significant for the following reasons</w:t>
        </w:r>
      </w:ins>
      <w:del w:id="1050" w:author="Soopramanien, Didier" w:date="2017-09-07T16:21:00Z">
        <w:r w:rsidR="00667E4F" w:rsidRPr="00A60A57" w:rsidDel="00007991">
          <w:rPr>
            <w:color w:val="0D0D0D" w:themeColor="text1" w:themeTint="F2"/>
            <w:sz w:val="22"/>
            <w:rPrChange w:id="1051" w:author="tao huang" w:date="2017-09-17T12:05:00Z">
              <w:rPr>
                <w:color w:val="000000" w:themeColor="text1"/>
                <w:szCs w:val="24"/>
              </w:rPr>
            </w:rPrChange>
          </w:rPr>
          <w:delText xml:space="preserve">is significant </w:delText>
        </w:r>
        <w:r w:rsidR="00401186" w:rsidRPr="00A60A57" w:rsidDel="00007991">
          <w:rPr>
            <w:color w:val="0D0D0D" w:themeColor="text1" w:themeTint="F2"/>
            <w:sz w:val="22"/>
            <w:rPrChange w:id="1052" w:author="tao huang" w:date="2017-09-17T12:05:00Z">
              <w:rPr>
                <w:color w:val="000000" w:themeColor="text1"/>
                <w:szCs w:val="24"/>
              </w:rPr>
            </w:rPrChange>
          </w:rPr>
          <w:delText>for the following contribution</w:delText>
        </w:r>
      </w:del>
      <w:ins w:id="1053" w:author="Soopramanien, Didier" w:date="2017-09-07T16:21:00Z">
        <w:r w:rsidR="00007991" w:rsidRPr="00A60A57">
          <w:rPr>
            <w:color w:val="0D0D0D" w:themeColor="text1" w:themeTint="F2"/>
            <w:sz w:val="22"/>
            <w:rPrChange w:id="1054" w:author="tao huang" w:date="2017-09-17T12:05:00Z">
              <w:rPr>
                <w:color w:val="000000" w:themeColor="text1"/>
                <w:szCs w:val="24"/>
              </w:rPr>
            </w:rPrChange>
          </w:rPr>
          <w:t>.</w:t>
        </w:r>
      </w:ins>
      <w:ins w:id="1055" w:author="Soopramanien, Didier" w:date="2017-09-07T16:22:00Z">
        <w:r w:rsidR="00007991" w:rsidRPr="00A60A57">
          <w:rPr>
            <w:color w:val="0D0D0D" w:themeColor="text1" w:themeTint="F2"/>
            <w:sz w:val="22"/>
            <w:rPrChange w:id="1056" w:author="tao huang" w:date="2017-09-17T12:05:00Z">
              <w:rPr>
                <w:color w:val="000000" w:themeColor="text1"/>
                <w:szCs w:val="24"/>
              </w:rPr>
            </w:rPrChange>
          </w:rPr>
          <w:t xml:space="preserve"> </w:t>
        </w:r>
      </w:ins>
      <w:del w:id="1057" w:author="Soopramanien, Didier" w:date="2017-09-07T16:21:00Z">
        <w:r w:rsidR="00401186" w:rsidRPr="00A60A57" w:rsidDel="00007991">
          <w:rPr>
            <w:color w:val="0D0D0D" w:themeColor="text1" w:themeTint="F2"/>
            <w:sz w:val="22"/>
            <w:rPrChange w:id="1058" w:author="tao huang" w:date="2017-09-17T12:05:00Z">
              <w:rPr>
                <w:color w:val="000000" w:themeColor="text1"/>
                <w:szCs w:val="24"/>
              </w:rPr>
            </w:rPrChange>
          </w:rPr>
          <w:delText xml:space="preserve">: </w:delText>
        </w:r>
      </w:del>
      <w:ins w:id="1059" w:author="Soopramanien, Didier" w:date="2017-09-07T16:21:00Z">
        <w:r w:rsidR="00007991" w:rsidRPr="00A60A57">
          <w:rPr>
            <w:color w:val="0D0D0D" w:themeColor="text1" w:themeTint="F2"/>
            <w:sz w:val="22"/>
            <w:rPrChange w:id="1060" w:author="tao huang" w:date="2017-09-17T12:05:00Z">
              <w:rPr>
                <w:color w:val="000000" w:themeColor="text1"/>
                <w:szCs w:val="24"/>
              </w:rPr>
            </w:rPrChange>
          </w:rPr>
          <w:t xml:space="preserve">Firstly, </w:t>
        </w:r>
      </w:ins>
      <w:del w:id="1061" w:author="Soopramanien, Didier" w:date="2017-09-07T16:21:00Z">
        <w:r w:rsidR="0056009C" w:rsidRPr="00A60A57" w:rsidDel="00007991">
          <w:rPr>
            <w:color w:val="0D0D0D" w:themeColor="text1" w:themeTint="F2"/>
            <w:sz w:val="22"/>
            <w:rPrChange w:id="1062" w:author="tao huang" w:date="2017-09-17T12:05:00Z">
              <w:rPr>
                <w:color w:val="000000" w:themeColor="text1"/>
                <w:szCs w:val="24"/>
              </w:rPr>
            </w:rPrChange>
          </w:rPr>
          <w:delText>1)</w:delText>
        </w:r>
      </w:del>
      <w:del w:id="1063" w:author="Soopramanien, Didier" w:date="2017-09-07T16:22:00Z">
        <w:r w:rsidR="0056009C" w:rsidRPr="00A60A57" w:rsidDel="00007991">
          <w:rPr>
            <w:color w:val="0D0D0D" w:themeColor="text1" w:themeTint="F2"/>
            <w:sz w:val="22"/>
            <w:rPrChange w:id="1064" w:author="tao huang" w:date="2017-09-17T12:05:00Z">
              <w:rPr>
                <w:color w:val="000000" w:themeColor="text1"/>
                <w:szCs w:val="24"/>
              </w:rPr>
            </w:rPrChange>
          </w:rPr>
          <w:delText xml:space="preserve"> </w:delText>
        </w:r>
      </w:del>
      <w:r w:rsidR="0061339F" w:rsidRPr="00A60A57">
        <w:rPr>
          <w:color w:val="0D0D0D" w:themeColor="text1" w:themeTint="F2"/>
          <w:sz w:val="22"/>
          <w:rPrChange w:id="1065" w:author="tao huang" w:date="2017-09-17T12:05:00Z">
            <w:rPr>
              <w:color w:val="000000" w:themeColor="text1"/>
              <w:szCs w:val="24"/>
            </w:rPr>
          </w:rPrChange>
        </w:rPr>
        <w:t xml:space="preserve">our methods have superior forecasting </w:t>
      </w:r>
      <w:r w:rsidR="0061339F" w:rsidRPr="000A110D">
        <w:rPr>
          <w:noProof/>
          <w:color w:val="0D0D0D" w:themeColor="text1" w:themeTint="F2"/>
          <w:sz w:val="22"/>
          <w:rPrChange w:id="1066" w:author="tao huang" w:date="2017-09-17T12:14:00Z">
            <w:rPr>
              <w:color w:val="000000" w:themeColor="text1"/>
              <w:szCs w:val="24"/>
            </w:rPr>
          </w:rPrChange>
        </w:rPr>
        <w:t>performance</w:t>
      </w:r>
      <w:ins w:id="1067" w:author="Soopramanien, Didier" w:date="2017-09-08T15:37:00Z">
        <w:del w:id="1068" w:author="tao huang" w:date="2017-09-17T12:14:00Z">
          <w:r w:rsidR="005D713F" w:rsidRPr="000A110D" w:rsidDel="000A110D">
            <w:rPr>
              <w:noProof/>
              <w:color w:val="0D0D0D" w:themeColor="text1" w:themeTint="F2"/>
              <w:sz w:val="22"/>
              <w:rPrChange w:id="1069" w:author="tao huang" w:date="2017-09-17T12:14:00Z">
                <w:rPr>
                  <w:color w:val="000000" w:themeColor="text1"/>
                  <w:szCs w:val="24"/>
                </w:rPr>
              </w:rPrChange>
            </w:rPr>
            <w:delText>s</w:delText>
          </w:r>
        </w:del>
      </w:ins>
      <w:r w:rsidR="0061339F" w:rsidRPr="00A60A57">
        <w:rPr>
          <w:color w:val="0D0D0D" w:themeColor="text1" w:themeTint="F2"/>
          <w:sz w:val="22"/>
          <w:rPrChange w:id="1070" w:author="tao huang" w:date="2017-09-17T12:05:00Z">
            <w:rPr>
              <w:color w:val="000000" w:themeColor="text1"/>
              <w:szCs w:val="24"/>
            </w:rPr>
          </w:rPrChange>
        </w:rPr>
        <w:t xml:space="preserve"> compared to conventional models which </w:t>
      </w:r>
      <w:r w:rsidR="0061339F" w:rsidRPr="00A60A57">
        <w:rPr>
          <w:noProof/>
          <w:color w:val="0D0D0D" w:themeColor="text1" w:themeTint="F2"/>
          <w:sz w:val="22"/>
          <w:rPrChange w:id="1071" w:author="tao huang" w:date="2017-09-17T12:05:00Z">
            <w:rPr>
              <w:noProof/>
              <w:color w:val="000000" w:themeColor="text1"/>
              <w:szCs w:val="24"/>
            </w:rPr>
          </w:rPrChange>
        </w:rPr>
        <w:t>assume</w:t>
      </w:r>
      <w:r w:rsidR="0061339F" w:rsidRPr="00A60A57">
        <w:rPr>
          <w:color w:val="0D0D0D" w:themeColor="text1" w:themeTint="F2"/>
          <w:sz w:val="22"/>
          <w:rPrChange w:id="1072" w:author="tao huang" w:date="2017-09-17T12:05:00Z">
            <w:rPr>
              <w:color w:val="000000" w:themeColor="text1"/>
              <w:szCs w:val="24"/>
            </w:rPr>
          </w:rPrChange>
        </w:rPr>
        <w:t xml:space="preserve"> no change in the effect of product prices and promotions</w:t>
      </w:r>
      <w:ins w:id="1073" w:author="Soopramanien, Didier" w:date="2017-09-07T16:22:00Z">
        <w:r w:rsidR="00007991" w:rsidRPr="00A60A57">
          <w:rPr>
            <w:color w:val="0D0D0D" w:themeColor="text1" w:themeTint="F2"/>
            <w:sz w:val="22"/>
            <w:rPrChange w:id="1074" w:author="tao huang" w:date="2017-09-17T12:05:00Z">
              <w:rPr>
                <w:color w:val="000000" w:themeColor="text1"/>
                <w:szCs w:val="24"/>
              </w:rPr>
            </w:rPrChange>
          </w:rPr>
          <w:t>. Secondly,</w:t>
        </w:r>
      </w:ins>
      <w:del w:id="1075" w:author="Soopramanien, Didier" w:date="2017-09-07T16:22:00Z">
        <w:r w:rsidR="0061339F" w:rsidRPr="00A60A57" w:rsidDel="00007991">
          <w:rPr>
            <w:color w:val="0D0D0D" w:themeColor="text1" w:themeTint="F2"/>
            <w:sz w:val="22"/>
            <w:rPrChange w:id="1076" w:author="tao huang" w:date="2017-09-17T12:05:00Z">
              <w:rPr>
                <w:color w:val="000000" w:themeColor="text1"/>
                <w:szCs w:val="24"/>
              </w:rPr>
            </w:rPrChange>
          </w:rPr>
          <w:delText>;</w:delText>
        </w:r>
      </w:del>
      <w:r w:rsidR="0061339F" w:rsidRPr="00A60A57">
        <w:rPr>
          <w:color w:val="0D0D0D" w:themeColor="text1" w:themeTint="F2"/>
          <w:sz w:val="22"/>
          <w:rPrChange w:id="1077" w:author="tao huang" w:date="2017-09-17T12:05:00Z">
            <w:rPr>
              <w:color w:val="000000" w:themeColor="text1"/>
              <w:szCs w:val="24"/>
            </w:rPr>
          </w:rPrChange>
        </w:rPr>
        <w:t xml:space="preserve"> </w:t>
      </w:r>
      <w:del w:id="1078" w:author="Soopramanien, Didier" w:date="2017-09-07T16:22:00Z">
        <w:r w:rsidR="0061339F" w:rsidRPr="00A60A57" w:rsidDel="00007991">
          <w:rPr>
            <w:color w:val="0D0D0D" w:themeColor="text1" w:themeTint="F2"/>
            <w:sz w:val="22"/>
            <w:rPrChange w:id="1079" w:author="tao huang" w:date="2017-09-17T12:05:00Z">
              <w:rPr>
                <w:color w:val="000000" w:themeColor="text1"/>
                <w:szCs w:val="24"/>
              </w:rPr>
            </w:rPrChange>
          </w:rPr>
          <w:delText xml:space="preserve">2) </w:delText>
        </w:r>
      </w:del>
      <w:r w:rsidR="00401186" w:rsidRPr="00A60A57">
        <w:rPr>
          <w:color w:val="0D0D0D" w:themeColor="text1" w:themeTint="F2"/>
          <w:sz w:val="22"/>
          <w:rPrChange w:id="1080" w:author="tao huang" w:date="2017-09-17T12:05:00Z">
            <w:rPr>
              <w:color w:val="000000" w:themeColor="text1"/>
              <w:szCs w:val="24"/>
            </w:rPr>
          </w:rPrChange>
        </w:rPr>
        <w:t xml:space="preserve">unlike </w:t>
      </w:r>
      <w:r w:rsidR="002B2360" w:rsidRPr="00A60A57">
        <w:rPr>
          <w:color w:val="0D0D0D" w:themeColor="text1" w:themeTint="F2"/>
          <w:sz w:val="22"/>
          <w:rPrChange w:id="1081" w:author="tao huang" w:date="2017-09-17T12:05:00Z">
            <w:rPr>
              <w:color w:val="000000" w:themeColor="text1"/>
              <w:szCs w:val="24"/>
            </w:rPr>
          </w:rPrChange>
        </w:rPr>
        <w:t>any earlier stud</w:t>
      </w:r>
      <w:ins w:id="1082" w:author="Soopramanien, Didier" w:date="2017-09-07T16:22:00Z">
        <w:r w:rsidR="00007991" w:rsidRPr="00A60A57">
          <w:rPr>
            <w:color w:val="0D0D0D" w:themeColor="text1" w:themeTint="F2"/>
            <w:sz w:val="22"/>
            <w:rPrChange w:id="1083" w:author="tao huang" w:date="2017-09-17T12:05:00Z">
              <w:rPr>
                <w:color w:val="000000" w:themeColor="text1"/>
                <w:szCs w:val="24"/>
              </w:rPr>
            </w:rPrChange>
          </w:rPr>
          <w:t>ies</w:t>
        </w:r>
      </w:ins>
      <w:del w:id="1084" w:author="Soopramanien, Didier" w:date="2017-09-07T16:22:00Z">
        <w:r w:rsidR="002B2360" w:rsidRPr="00A60A57" w:rsidDel="00007991">
          <w:rPr>
            <w:color w:val="0D0D0D" w:themeColor="text1" w:themeTint="F2"/>
            <w:sz w:val="22"/>
            <w:rPrChange w:id="1085" w:author="tao huang" w:date="2017-09-17T12:05:00Z">
              <w:rPr>
                <w:color w:val="000000" w:themeColor="text1"/>
                <w:szCs w:val="24"/>
              </w:rPr>
            </w:rPrChange>
          </w:rPr>
          <w:delText>y</w:delText>
        </w:r>
      </w:del>
      <w:r w:rsidR="00CE7686" w:rsidRPr="00A60A57">
        <w:rPr>
          <w:color w:val="0D0D0D" w:themeColor="text1" w:themeTint="F2"/>
          <w:sz w:val="22"/>
          <w:rPrChange w:id="1086" w:author="tao huang" w:date="2017-09-17T12:05:00Z">
            <w:rPr>
              <w:color w:val="000000" w:themeColor="text1"/>
              <w:szCs w:val="24"/>
            </w:rPr>
          </w:rPrChange>
        </w:rPr>
        <w:t xml:space="preserve"> which </w:t>
      </w:r>
      <w:r w:rsidR="00102D82" w:rsidRPr="00A60A57">
        <w:rPr>
          <w:color w:val="0D0D0D" w:themeColor="text1" w:themeTint="F2"/>
          <w:sz w:val="22"/>
          <w:rPrChange w:id="1087" w:author="tao huang" w:date="2017-09-17T12:05:00Z">
            <w:rPr>
              <w:color w:val="000000" w:themeColor="text1"/>
              <w:szCs w:val="24"/>
            </w:rPr>
          </w:rPrChange>
        </w:rPr>
        <w:t xml:space="preserve">rely on </w:t>
      </w:r>
      <w:r w:rsidR="0056009C" w:rsidRPr="00A60A57">
        <w:rPr>
          <w:color w:val="0D0D0D" w:themeColor="text1" w:themeTint="F2"/>
          <w:sz w:val="22"/>
          <w:rPrChange w:id="1088" w:author="tao huang" w:date="2017-09-17T12:05:00Z">
            <w:rPr>
              <w:color w:val="000000" w:themeColor="text1"/>
              <w:szCs w:val="24"/>
            </w:rPr>
          </w:rPrChange>
        </w:rPr>
        <w:t>incorporating additional information</w:t>
      </w:r>
      <w:r w:rsidR="00864243" w:rsidRPr="00A60A57">
        <w:rPr>
          <w:color w:val="0D0D0D" w:themeColor="text1" w:themeTint="F2"/>
          <w:sz w:val="22"/>
          <w:rPrChange w:id="1089" w:author="tao huang" w:date="2017-09-17T12:05:00Z">
            <w:rPr>
              <w:color w:val="000000" w:themeColor="text1"/>
              <w:szCs w:val="24"/>
            </w:rPr>
          </w:rPrChange>
        </w:rPr>
        <w:t xml:space="preserve"> </w:t>
      </w:r>
      <w:r w:rsidR="0095686F" w:rsidRPr="00A60A57">
        <w:rPr>
          <w:color w:val="0D0D0D" w:themeColor="text1" w:themeTint="F2"/>
          <w:sz w:val="22"/>
          <w:rPrChange w:id="1090" w:author="tao huang" w:date="2017-09-17T12:05:00Z">
            <w:rPr>
              <w:color w:val="000000" w:themeColor="text1"/>
              <w:szCs w:val="24"/>
            </w:rPr>
          </w:rPrChange>
        </w:rPr>
        <w:t xml:space="preserve">or </w:t>
      </w:r>
      <w:r w:rsidR="00102D82" w:rsidRPr="00A60A57">
        <w:rPr>
          <w:color w:val="0D0D0D" w:themeColor="text1" w:themeTint="F2"/>
          <w:sz w:val="22"/>
          <w:rPrChange w:id="1091" w:author="tao huang" w:date="2017-09-17T12:05:00Z">
            <w:rPr>
              <w:color w:val="000000" w:themeColor="text1"/>
              <w:szCs w:val="24"/>
            </w:rPr>
          </w:rPrChange>
        </w:rPr>
        <w:t xml:space="preserve">construct models of </w:t>
      </w:r>
      <w:r w:rsidR="0095686F" w:rsidRPr="00A60A57">
        <w:rPr>
          <w:color w:val="0D0D0D" w:themeColor="text1" w:themeTint="F2"/>
          <w:sz w:val="22"/>
          <w:rPrChange w:id="1092" w:author="tao huang" w:date="2017-09-17T12:05:00Z">
            <w:rPr>
              <w:color w:val="000000" w:themeColor="text1"/>
              <w:szCs w:val="24"/>
            </w:rPr>
          </w:rPrChange>
        </w:rPr>
        <w:t>sophisticated structur</w:t>
      </w:r>
      <w:r w:rsidR="00102D82" w:rsidRPr="00A60A57">
        <w:rPr>
          <w:color w:val="0D0D0D" w:themeColor="text1" w:themeTint="F2"/>
          <w:sz w:val="22"/>
          <w:rPrChange w:id="1093" w:author="tao huang" w:date="2017-09-17T12:05:00Z">
            <w:rPr>
              <w:color w:val="000000" w:themeColor="text1"/>
              <w:szCs w:val="24"/>
            </w:rPr>
          </w:rPrChange>
        </w:rPr>
        <w:t>e</w:t>
      </w:r>
      <w:r w:rsidR="0095686F" w:rsidRPr="00A60A57">
        <w:rPr>
          <w:color w:val="0D0D0D" w:themeColor="text1" w:themeTint="F2"/>
          <w:sz w:val="22"/>
          <w:rPrChange w:id="1094" w:author="tao huang" w:date="2017-09-17T12:05:00Z">
            <w:rPr>
              <w:color w:val="000000" w:themeColor="text1"/>
              <w:szCs w:val="24"/>
            </w:rPr>
          </w:rPrChange>
        </w:rPr>
        <w:t>, our method</w:t>
      </w:r>
      <w:r w:rsidR="0061339F" w:rsidRPr="00A60A57">
        <w:rPr>
          <w:color w:val="0D0D0D" w:themeColor="text1" w:themeTint="F2"/>
          <w:sz w:val="22"/>
          <w:rPrChange w:id="1095" w:author="tao huang" w:date="2017-09-17T12:05:00Z">
            <w:rPr>
              <w:color w:val="000000" w:themeColor="text1"/>
              <w:szCs w:val="24"/>
            </w:rPr>
          </w:rPrChange>
        </w:rPr>
        <w:t>s</w:t>
      </w:r>
      <w:r w:rsidR="0095686F" w:rsidRPr="00A60A57">
        <w:rPr>
          <w:color w:val="0D0D0D" w:themeColor="text1" w:themeTint="F2"/>
          <w:sz w:val="22"/>
          <w:rPrChange w:id="1096" w:author="tao huang" w:date="2017-09-17T12:05:00Z">
            <w:rPr>
              <w:color w:val="000000" w:themeColor="text1"/>
              <w:szCs w:val="24"/>
            </w:rPr>
          </w:rPrChange>
        </w:rPr>
        <w:t xml:space="preserve"> </w:t>
      </w:r>
      <w:r w:rsidR="0061339F" w:rsidRPr="00A60A57">
        <w:rPr>
          <w:color w:val="0D0D0D" w:themeColor="text1" w:themeTint="F2"/>
          <w:sz w:val="22"/>
          <w:rPrChange w:id="1097" w:author="tao huang" w:date="2017-09-17T12:05:00Z">
            <w:rPr>
              <w:color w:val="000000" w:themeColor="text1"/>
              <w:szCs w:val="24"/>
            </w:rPr>
          </w:rPrChange>
        </w:rPr>
        <w:t>rely on</w:t>
      </w:r>
      <w:r w:rsidR="00ED4825" w:rsidRPr="00A60A57">
        <w:rPr>
          <w:color w:val="0D0D0D" w:themeColor="text1" w:themeTint="F2"/>
          <w:sz w:val="22"/>
          <w:rPrChange w:id="1098" w:author="tao huang" w:date="2017-09-17T12:05:00Z">
            <w:rPr>
              <w:color w:val="000000" w:themeColor="text1"/>
              <w:szCs w:val="24"/>
            </w:rPr>
          </w:rPrChange>
        </w:rPr>
        <w:t xml:space="preserve"> </w:t>
      </w:r>
      <w:r w:rsidR="00401186" w:rsidRPr="00A60A57">
        <w:rPr>
          <w:color w:val="0D0D0D" w:themeColor="text1" w:themeTint="F2"/>
          <w:sz w:val="22"/>
          <w:rPrChange w:id="1099" w:author="tao huang" w:date="2017-09-17T12:05:00Z">
            <w:rPr>
              <w:color w:val="000000" w:themeColor="text1"/>
              <w:szCs w:val="24"/>
            </w:rPr>
          </w:rPrChange>
        </w:rPr>
        <w:t xml:space="preserve">how </w:t>
      </w:r>
      <w:r w:rsidR="0095686F" w:rsidRPr="00A60A57">
        <w:rPr>
          <w:color w:val="0D0D0D" w:themeColor="text1" w:themeTint="F2"/>
          <w:sz w:val="22"/>
          <w:rPrChange w:id="1100" w:author="tao huang" w:date="2017-09-17T12:05:00Z">
            <w:rPr>
              <w:color w:val="000000" w:themeColor="text1"/>
              <w:szCs w:val="24"/>
            </w:rPr>
          </w:rPrChange>
        </w:rPr>
        <w:t>promotional</w:t>
      </w:r>
      <w:r w:rsidR="00401186" w:rsidRPr="00A60A57">
        <w:rPr>
          <w:color w:val="0D0D0D" w:themeColor="text1" w:themeTint="F2"/>
          <w:sz w:val="22"/>
          <w:rPrChange w:id="1101" w:author="tao huang" w:date="2017-09-17T12:05:00Z">
            <w:rPr>
              <w:color w:val="000000" w:themeColor="text1"/>
              <w:szCs w:val="24"/>
            </w:rPr>
          </w:rPrChange>
        </w:rPr>
        <w:t xml:space="preserve"> information </w:t>
      </w:r>
      <w:r w:rsidR="0095686F" w:rsidRPr="00A60A57">
        <w:rPr>
          <w:color w:val="0D0D0D" w:themeColor="text1" w:themeTint="F2"/>
          <w:sz w:val="22"/>
          <w:rPrChange w:id="1102" w:author="tao huang" w:date="2017-09-17T12:05:00Z">
            <w:rPr>
              <w:color w:val="000000" w:themeColor="text1"/>
              <w:szCs w:val="24"/>
            </w:rPr>
          </w:rPrChange>
        </w:rPr>
        <w:t>could</w:t>
      </w:r>
      <w:r w:rsidR="00ED4825" w:rsidRPr="00A60A57">
        <w:rPr>
          <w:color w:val="0D0D0D" w:themeColor="text1" w:themeTint="F2"/>
          <w:sz w:val="22"/>
          <w:rPrChange w:id="1103" w:author="tao huang" w:date="2017-09-17T12:05:00Z">
            <w:rPr>
              <w:color w:val="000000" w:themeColor="text1"/>
              <w:szCs w:val="24"/>
            </w:rPr>
          </w:rPrChange>
        </w:rPr>
        <w:t xml:space="preserve"> be </w:t>
      </w:r>
      <w:r w:rsidR="00F77845" w:rsidRPr="00A60A57">
        <w:rPr>
          <w:color w:val="0D0D0D" w:themeColor="text1" w:themeTint="F2"/>
          <w:sz w:val="22"/>
          <w:rPrChange w:id="1104" w:author="tao huang" w:date="2017-09-17T12:05:00Z">
            <w:rPr>
              <w:color w:val="000000" w:themeColor="text1"/>
              <w:szCs w:val="24"/>
            </w:rPr>
          </w:rPrChange>
        </w:rPr>
        <w:t>effe</w:t>
      </w:r>
      <w:r w:rsidR="00ED4825" w:rsidRPr="00A60A57">
        <w:rPr>
          <w:color w:val="0D0D0D" w:themeColor="text1" w:themeTint="F2"/>
          <w:sz w:val="22"/>
          <w:rPrChange w:id="1105" w:author="tao huang" w:date="2017-09-17T12:05:00Z">
            <w:rPr>
              <w:color w:val="000000" w:themeColor="text1"/>
              <w:szCs w:val="24"/>
            </w:rPr>
          </w:rPrChange>
        </w:rPr>
        <w:t>ctively</w:t>
      </w:r>
      <w:r w:rsidR="00401186" w:rsidRPr="00A60A57">
        <w:rPr>
          <w:color w:val="0D0D0D" w:themeColor="text1" w:themeTint="F2"/>
          <w:sz w:val="22"/>
          <w:rPrChange w:id="1106" w:author="tao huang" w:date="2017-09-17T12:05:00Z">
            <w:rPr>
              <w:color w:val="000000" w:themeColor="text1"/>
              <w:szCs w:val="24"/>
            </w:rPr>
          </w:rPrChange>
        </w:rPr>
        <w:t xml:space="preserve"> utilized</w:t>
      </w:r>
      <w:r w:rsidR="00BB59F4" w:rsidRPr="00A60A57">
        <w:rPr>
          <w:color w:val="0D0D0D" w:themeColor="text1" w:themeTint="F2"/>
          <w:sz w:val="22"/>
          <w:rPrChange w:id="1107" w:author="tao huang" w:date="2017-09-17T12:05:00Z">
            <w:rPr>
              <w:color w:val="000000" w:themeColor="text1"/>
              <w:szCs w:val="24"/>
            </w:rPr>
          </w:rPrChange>
        </w:rPr>
        <w:t>.</w:t>
      </w:r>
      <w:del w:id="1108" w:author="黄韬" w:date="2017-09-11T15:47:00Z">
        <w:r w:rsidR="00BB59F4" w:rsidRPr="00A60A57" w:rsidDel="00286AB2">
          <w:rPr>
            <w:color w:val="0D0D0D" w:themeColor="text1" w:themeTint="F2"/>
            <w:sz w:val="22"/>
            <w:rPrChange w:id="1109" w:author="tao huang" w:date="2017-09-17T12:05:00Z">
              <w:rPr>
                <w:color w:val="000000" w:themeColor="text1"/>
                <w:szCs w:val="24"/>
              </w:rPr>
            </w:rPrChange>
          </w:rPr>
          <w:delText xml:space="preserve"> </w:delText>
        </w:r>
      </w:del>
      <w:ins w:id="1110" w:author="黄韬" w:date="2017-09-11T15:47:00Z">
        <w:r w:rsidR="00286AB2" w:rsidRPr="00A60A57">
          <w:rPr>
            <w:color w:val="0D0D0D" w:themeColor="text1" w:themeTint="F2"/>
            <w:sz w:val="22"/>
            <w:rPrChange w:id="1111" w:author="tao huang" w:date="2017-09-17T12:05:00Z">
              <w:rPr>
                <w:color w:val="000000" w:themeColor="text1"/>
                <w:szCs w:val="24"/>
              </w:rPr>
            </w:rPrChange>
          </w:rPr>
          <w:t xml:space="preserve"> In practice, the change of the effect of the marketing activities may be caused by many influencing factors </w:t>
        </w:r>
      </w:ins>
      <w:ins w:id="1112" w:author="黄韬" w:date="2017-09-11T15:48:00Z">
        <w:r w:rsidR="00286AB2" w:rsidRPr="00A60A57">
          <w:rPr>
            <w:color w:val="0D0D0D" w:themeColor="text1" w:themeTint="F2"/>
            <w:sz w:val="22"/>
            <w:rPrChange w:id="1113" w:author="tao huang" w:date="2017-09-17T12:05:00Z">
              <w:rPr>
                <w:color w:val="000000" w:themeColor="text1"/>
                <w:szCs w:val="24"/>
              </w:rPr>
            </w:rPrChange>
          </w:rPr>
          <w:t xml:space="preserve">(e.g., the change of economic conditions and </w:t>
        </w:r>
      </w:ins>
      <w:ins w:id="1114" w:author="黄韬" w:date="2017-09-11T15:49:00Z">
        <w:r w:rsidR="00286AB2" w:rsidRPr="00A60A57">
          <w:rPr>
            <w:color w:val="0D0D0D" w:themeColor="text1" w:themeTint="F2"/>
            <w:sz w:val="22"/>
            <w:rPrChange w:id="1115" w:author="tao huang" w:date="2017-09-17T12:05:00Z">
              <w:rPr>
                <w:color w:val="000000" w:themeColor="text1"/>
                <w:szCs w:val="24"/>
              </w:rPr>
            </w:rPrChange>
          </w:rPr>
          <w:t xml:space="preserve">the taste of consumers) </w:t>
        </w:r>
      </w:ins>
      <w:ins w:id="1116" w:author="黄韬" w:date="2017-09-11T15:48:00Z">
        <w:r w:rsidR="00286AB2" w:rsidRPr="00A60A57">
          <w:rPr>
            <w:color w:val="0D0D0D" w:themeColor="text1" w:themeTint="F2"/>
            <w:sz w:val="22"/>
            <w:rPrChange w:id="1117" w:author="tao huang" w:date="2017-09-17T12:05:00Z">
              <w:rPr>
                <w:color w:val="000000" w:themeColor="text1"/>
                <w:szCs w:val="24"/>
              </w:rPr>
            </w:rPrChange>
          </w:rPr>
          <w:t>for which the data are difficult to collect or measure</w:t>
        </w:r>
      </w:ins>
      <w:del w:id="1118" w:author="黄韬" w:date="2017-09-11T15:47:00Z">
        <w:r w:rsidR="002D7894" w:rsidRPr="00A60A57" w:rsidDel="00286AB2">
          <w:rPr>
            <w:color w:val="0D0D0D" w:themeColor="text1" w:themeTint="F2"/>
            <w:sz w:val="22"/>
            <w:rPrChange w:id="1119" w:author="tao huang" w:date="2017-09-17T12:05:00Z">
              <w:rPr>
                <w:color w:val="000000" w:themeColor="text1"/>
                <w:szCs w:val="24"/>
              </w:rPr>
            </w:rPrChange>
          </w:rPr>
          <w:delText xml:space="preserve">Our methods </w:delText>
        </w:r>
        <w:r w:rsidR="0095686F" w:rsidRPr="00A60A57" w:rsidDel="00286AB2">
          <w:rPr>
            <w:color w:val="0D0D0D" w:themeColor="text1" w:themeTint="F2"/>
            <w:sz w:val="22"/>
            <w:rPrChange w:id="1120" w:author="tao huang" w:date="2017-09-17T12:05:00Z">
              <w:rPr>
                <w:color w:val="000000" w:themeColor="text1"/>
                <w:szCs w:val="24"/>
              </w:rPr>
            </w:rPrChange>
          </w:rPr>
          <w:delText xml:space="preserve">match </w:delText>
        </w:r>
        <w:r w:rsidR="00BB59F4" w:rsidRPr="00A60A57" w:rsidDel="00286AB2">
          <w:rPr>
            <w:color w:val="0D0D0D" w:themeColor="text1" w:themeTint="F2"/>
            <w:sz w:val="22"/>
            <w:rPrChange w:id="1121" w:author="tao huang" w:date="2017-09-17T12:05:00Z">
              <w:rPr>
                <w:color w:val="000000" w:themeColor="text1"/>
                <w:szCs w:val="24"/>
              </w:rPr>
            </w:rPrChange>
          </w:rPr>
          <w:delText xml:space="preserve">the </w:delText>
        </w:r>
        <w:r w:rsidR="0095686F" w:rsidRPr="00A60A57" w:rsidDel="00286AB2">
          <w:rPr>
            <w:color w:val="0D0D0D" w:themeColor="text1" w:themeTint="F2"/>
            <w:sz w:val="22"/>
            <w:rPrChange w:id="1122" w:author="tao huang" w:date="2017-09-17T12:05:00Z">
              <w:rPr>
                <w:color w:val="000000" w:themeColor="text1"/>
                <w:szCs w:val="24"/>
              </w:rPr>
            </w:rPrChange>
          </w:rPr>
          <w:delText>managerial intuition</w:delText>
        </w:r>
        <w:r w:rsidR="002D7894" w:rsidRPr="00A60A57" w:rsidDel="00286AB2">
          <w:rPr>
            <w:color w:val="0D0D0D" w:themeColor="text1" w:themeTint="F2"/>
            <w:sz w:val="22"/>
            <w:rPrChange w:id="1123" w:author="tao huang" w:date="2017-09-17T12:05:00Z">
              <w:rPr>
                <w:color w:val="000000" w:themeColor="text1"/>
                <w:szCs w:val="24"/>
              </w:rPr>
            </w:rPrChange>
          </w:rPr>
          <w:delText xml:space="preserve"> that the effect of the prices and promotions do change in </w:delText>
        </w:r>
        <w:commentRangeStart w:id="1124"/>
        <w:r w:rsidR="002D7894" w:rsidRPr="00A60A57" w:rsidDel="00286AB2">
          <w:rPr>
            <w:color w:val="0D0D0D" w:themeColor="text1" w:themeTint="F2"/>
            <w:sz w:val="22"/>
            <w:rPrChange w:id="1125" w:author="tao huang" w:date="2017-09-17T12:05:00Z">
              <w:rPr>
                <w:color w:val="000000" w:themeColor="text1"/>
                <w:szCs w:val="24"/>
              </w:rPr>
            </w:rPrChange>
          </w:rPr>
          <w:delText>practice</w:delText>
        </w:r>
        <w:commentRangeEnd w:id="1124"/>
        <w:r w:rsidR="00007991" w:rsidRPr="00A60A57" w:rsidDel="00286AB2">
          <w:rPr>
            <w:rStyle w:val="CommentReference"/>
            <w:color w:val="0D0D0D" w:themeColor="text1" w:themeTint="F2"/>
            <w:sz w:val="22"/>
            <w:szCs w:val="22"/>
            <w:rPrChange w:id="1126" w:author="tao huang" w:date="2017-09-17T12:05:00Z">
              <w:rPr>
                <w:rStyle w:val="CommentReference"/>
              </w:rPr>
            </w:rPrChange>
          </w:rPr>
          <w:commentReference w:id="1124"/>
        </w:r>
      </w:del>
      <w:ins w:id="1127" w:author="Soopramanien, Didier" w:date="2017-09-07T16:22:00Z">
        <w:r w:rsidR="00007991" w:rsidRPr="00A60A57">
          <w:rPr>
            <w:color w:val="0D0D0D" w:themeColor="text1" w:themeTint="F2"/>
            <w:sz w:val="22"/>
            <w:rPrChange w:id="1128" w:author="tao huang" w:date="2017-09-17T12:05:00Z">
              <w:rPr>
                <w:color w:val="000000" w:themeColor="text1"/>
                <w:szCs w:val="24"/>
              </w:rPr>
            </w:rPrChange>
          </w:rPr>
          <w:t>. Thirdly,</w:t>
        </w:r>
      </w:ins>
      <w:del w:id="1129" w:author="Soopramanien, Didier" w:date="2017-09-07T16:22:00Z">
        <w:r w:rsidR="00877F68" w:rsidRPr="00A60A57" w:rsidDel="00007991">
          <w:rPr>
            <w:color w:val="0D0D0D" w:themeColor="text1" w:themeTint="F2"/>
            <w:sz w:val="22"/>
            <w:rPrChange w:id="1130" w:author="tao huang" w:date="2017-09-17T12:05:00Z">
              <w:rPr>
                <w:color w:val="000000" w:themeColor="text1"/>
                <w:szCs w:val="24"/>
              </w:rPr>
            </w:rPrChange>
          </w:rPr>
          <w:delText xml:space="preserve">; </w:delText>
        </w:r>
        <w:r w:rsidR="00401186" w:rsidRPr="00A60A57" w:rsidDel="00007991">
          <w:rPr>
            <w:color w:val="0D0D0D" w:themeColor="text1" w:themeTint="F2"/>
            <w:sz w:val="22"/>
            <w:rPrChange w:id="1131" w:author="tao huang" w:date="2017-09-17T12:05:00Z">
              <w:rPr>
                <w:color w:val="000000" w:themeColor="text1"/>
                <w:szCs w:val="24"/>
              </w:rPr>
            </w:rPrChange>
          </w:rPr>
          <w:delText>3)</w:delText>
        </w:r>
      </w:del>
      <w:r w:rsidR="00401186" w:rsidRPr="00A60A57">
        <w:rPr>
          <w:color w:val="0D0D0D" w:themeColor="text1" w:themeTint="F2"/>
          <w:sz w:val="22"/>
          <w:rPrChange w:id="1132" w:author="tao huang" w:date="2017-09-17T12:05:00Z">
            <w:rPr>
              <w:color w:val="000000" w:themeColor="text1"/>
              <w:szCs w:val="24"/>
            </w:rPr>
          </w:rPrChange>
        </w:rPr>
        <w:t xml:space="preserve"> </w:t>
      </w:r>
      <w:ins w:id="1133" w:author="Soopramanien, Didier" w:date="2017-09-07T16:23:00Z">
        <w:r w:rsidR="00007991" w:rsidRPr="00A60A57">
          <w:rPr>
            <w:color w:val="0D0D0D" w:themeColor="text1" w:themeTint="F2"/>
            <w:sz w:val="22"/>
            <w:rPrChange w:id="1134" w:author="tao huang" w:date="2017-09-17T12:05:00Z">
              <w:rPr>
                <w:color w:val="000000" w:themeColor="text1"/>
                <w:szCs w:val="24"/>
              </w:rPr>
            </w:rPrChange>
          </w:rPr>
          <w:t>o</w:t>
        </w:r>
      </w:ins>
      <w:del w:id="1135" w:author="Soopramanien, Didier" w:date="2017-09-07T16:23:00Z">
        <w:r w:rsidR="00705C9F" w:rsidRPr="00A60A57" w:rsidDel="00007991">
          <w:rPr>
            <w:color w:val="0D0D0D" w:themeColor="text1" w:themeTint="F2"/>
            <w:sz w:val="22"/>
            <w:rPrChange w:id="1136" w:author="tao huang" w:date="2017-09-17T12:05:00Z">
              <w:rPr>
                <w:color w:val="000000" w:themeColor="text1"/>
                <w:szCs w:val="24"/>
              </w:rPr>
            </w:rPrChange>
          </w:rPr>
          <w:delText>O</w:delText>
        </w:r>
      </w:del>
      <w:r w:rsidR="00667E4F" w:rsidRPr="00A60A57">
        <w:rPr>
          <w:color w:val="0D0D0D" w:themeColor="text1" w:themeTint="F2"/>
          <w:sz w:val="22"/>
          <w:rPrChange w:id="1137" w:author="tao huang" w:date="2017-09-17T12:05:00Z">
            <w:rPr>
              <w:color w:val="000000" w:themeColor="text1"/>
              <w:szCs w:val="24"/>
            </w:rPr>
          </w:rPrChange>
        </w:rPr>
        <w:t xml:space="preserve">ur </w:t>
      </w:r>
      <w:r w:rsidR="0056009C" w:rsidRPr="00A60A57">
        <w:rPr>
          <w:color w:val="0D0D0D" w:themeColor="text1" w:themeTint="F2"/>
          <w:sz w:val="22"/>
          <w:rPrChange w:id="1138" w:author="tao huang" w:date="2017-09-17T12:05:00Z">
            <w:rPr>
              <w:color w:val="000000" w:themeColor="text1"/>
              <w:szCs w:val="24"/>
            </w:rPr>
          </w:rPrChange>
        </w:rPr>
        <w:t>study</w:t>
      </w:r>
      <w:r w:rsidR="00667E4F" w:rsidRPr="00A60A57">
        <w:rPr>
          <w:color w:val="0D0D0D" w:themeColor="text1" w:themeTint="F2"/>
          <w:sz w:val="22"/>
          <w:rPrChange w:id="1139" w:author="tao huang" w:date="2017-09-17T12:05:00Z">
            <w:rPr>
              <w:color w:val="000000" w:themeColor="text1"/>
              <w:szCs w:val="24"/>
            </w:rPr>
          </w:rPrChange>
        </w:rPr>
        <w:t xml:space="preserve"> </w:t>
      </w:r>
      <w:r w:rsidR="0056009C" w:rsidRPr="00A60A57">
        <w:rPr>
          <w:color w:val="0D0D0D" w:themeColor="text1" w:themeTint="F2"/>
          <w:sz w:val="22"/>
          <w:rPrChange w:id="1140" w:author="tao huang" w:date="2017-09-17T12:05:00Z">
            <w:rPr>
              <w:color w:val="000000" w:themeColor="text1"/>
              <w:szCs w:val="24"/>
            </w:rPr>
          </w:rPrChange>
        </w:rPr>
        <w:t xml:space="preserve">provides an </w:t>
      </w:r>
      <w:r w:rsidR="00667E4F" w:rsidRPr="00A60A57">
        <w:rPr>
          <w:color w:val="0D0D0D" w:themeColor="text1" w:themeTint="F2"/>
          <w:sz w:val="22"/>
          <w:rPrChange w:id="1141" w:author="tao huang" w:date="2017-09-17T12:05:00Z">
            <w:rPr>
              <w:color w:val="000000" w:themeColor="text1"/>
              <w:szCs w:val="24"/>
            </w:rPr>
          </w:rPrChange>
        </w:rPr>
        <w:t xml:space="preserve">evaluation of </w:t>
      </w:r>
      <w:r w:rsidR="00705C9F" w:rsidRPr="00A60A57">
        <w:rPr>
          <w:color w:val="0D0D0D" w:themeColor="text1" w:themeTint="F2"/>
          <w:sz w:val="22"/>
          <w:rPrChange w:id="1142" w:author="tao huang" w:date="2017-09-17T12:05:00Z">
            <w:rPr>
              <w:color w:val="000000" w:themeColor="text1"/>
              <w:szCs w:val="24"/>
            </w:rPr>
          </w:rPrChange>
        </w:rPr>
        <w:t xml:space="preserve">various forecasting </w:t>
      </w:r>
      <w:r w:rsidR="0056009C" w:rsidRPr="00A60A57">
        <w:rPr>
          <w:color w:val="0D0D0D" w:themeColor="text1" w:themeTint="F2"/>
          <w:sz w:val="22"/>
          <w:rPrChange w:id="1143" w:author="tao huang" w:date="2017-09-17T12:05:00Z">
            <w:rPr>
              <w:color w:val="000000" w:themeColor="text1"/>
              <w:szCs w:val="24"/>
            </w:rPr>
          </w:rPrChange>
        </w:rPr>
        <w:t xml:space="preserve">methods </w:t>
      </w:r>
      <w:r w:rsidR="00401186" w:rsidRPr="00A60A57">
        <w:rPr>
          <w:color w:val="0D0D0D" w:themeColor="text1" w:themeTint="F2"/>
          <w:sz w:val="22"/>
          <w:rPrChange w:id="1144" w:author="tao huang" w:date="2017-09-17T12:05:00Z">
            <w:rPr>
              <w:color w:val="000000" w:themeColor="text1"/>
              <w:szCs w:val="24"/>
            </w:rPr>
          </w:rPrChange>
        </w:rPr>
        <w:t xml:space="preserve">which </w:t>
      </w:r>
      <w:r w:rsidR="00667E4F" w:rsidRPr="00A60A57">
        <w:rPr>
          <w:color w:val="0D0D0D" w:themeColor="text1" w:themeTint="F2"/>
          <w:sz w:val="22"/>
          <w:rPrChange w:id="1145" w:author="tao huang" w:date="2017-09-17T12:05:00Z">
            <w:rPr>
              <w:color w:val="000000" w:themeColor="text1"/>
              <w:szCs w:val="24"/>
            </w:rPr>
          </w:rPrChange>
        </w:rPr>
        <w:t>offer</w:t>
      </w:r>
      <w:r w:rsidR="00401186" w:rsidRPr="00A60A57">
        <w:rPr>
          <w:color w:val="0D0D0D" w:themeColor="text1" w:themeTint="F2"/>
          <w:sz w:val="22"/>
          <w:rPrChange w:id="1146" w:author="tao huang" w:date="2017-09-17T12:05:00Z">
            <w:rPr>
              <w:color w:val="000000" w:themeColor="text1"/>
              <w:szCs w:val="24"/>
            </w:rPr>
          </w:rPrChange>
        </w:rPr>
        <w:t>s</w:t>
      </w:r>
      <w:r w:rsidR="00667E4F" w:rsidRPr="00A60A57">
        <w:rPr>
          <w:color w:val="0D0D0D" w:themeColor="text1" w:themeTint="F2"/>
          <w:sz w:val="22"/>
          <w:rPrChange w:id="1147" w:author="tao huang" w:date="2017-09-17T12:05:00Z">
            <w:rPr>
              <w:color w:val="000000" w:themeColor="text1"/>
              <w:szCs w:val="24"/>
            </w:rPr>
          </w:rPrChange>
        </w:rPr>
        <w:t xml:space="preserve"> operational guidance to </w:t>
      </w:r>
      <w:r w:rsidR="00401186" w:rsidRPr="00A60A57">
        <w:rPr>
          <w:color w:val="0D0D0D" w:themeColor="text1" w:themeTint="F2"/>
          <w:sz w:val="22"/>
          <w:rPrChange w:id="1148" w:author="tao huang" w:date="2017-09-17T12:05:00Z">
            <w:rPr>
              <w:color w:val="000000" w:themeColor="text1"/>
              <w:szCs w:val="24"/>
            </w:rPr>
          </w:rPrChange>
        </w:rPr>
        <w:t>not only retailers</w:t>
      </w:r>
      <w:r w:rsidR="00C71E63" w:rsidRPr="00A60A57">
        <w:rPr>
          <w:color w:val="0D0D0D" w:themeColor="text1" w:themeTint="F2"/>
          <w:sz w:val="22"/>
          <w:rPrChange w:id="1149" w:author="tao huang" w:date="2017-09-17T12:05:00Z">
            <w:rPr>
              <w:color w:val="000000" w:themeColor="text1"/>
              <w:szCs w:val="24"/>
            </w:rPr>
          </w:rPrChange>
        </w:rPr>
        <w:t xml:space="preserve"> </w:t>
      </w:r>
      <w:r w:rsidR="00ED4825" w:rsidRPr="00A60A57">
        <w:rPr>
          <w:color w:val="0D0D0D" w:themeColor="text1" w:themeTint="F2"/>
          <w:sz w:val="22"/>
          <w:rPrChange w:id="1150" w:author="tao huang" w:date="2017-09-17T12:05:00Z">
            <w:rPr>
              <w:color w:val="000000" w:themeColor="text1"/>
              <w:szCs w:val="24"/>
            </w:rPr>
          </w:rPrChange>
        </w:rPr>
        <w:t>but also</w:t>
      </w:r>
      <w:ins w:id="1151" w:author="Soopramanien, Didier" w:date="2017-09-08T15:32:00Z">
        <w:r w:rsidR="00F26873" w:rsidRPr="00A60A57">
          <w:rPr>
            <w:color w:val="0D0D0D" w:themeColor="text1" w:themeTint="F2"/>
            <w:sz w:val="22"/>
            <w:rPrChange w:id="1152" w:author="tao huang" w:date="2017-09-17T12:05:00Z">
              <w:rPr>
                <w:color w:val="000000" w:themeColor="text1"/>
                <w:szCs w:val="24"/>
              </w:rPr>
            </w:rPrChange>
          </w:rPr>
          <w:t xml:space="preserve"> to</w:t>
        </w:r>
      </w:ins>
      <w:r w:rsidR="00ED4825" w:rsidRPr="00A60A57">
        <w:rPr>
          <w:color w:val="0D0D0D" w:themeColor="text1" w:themeTint="F2"/>
          <w:sz w:val="22"/>
          <w:rPrChange w:id="1153" w:author="tao huang" w:date="2017-09-17T12:05:00Z">
            <w:rPr>
              <w:color w:val="000000" w:themeColor="text1"/>
              <w:szCs w:val="24"/>
            </w:rPr>
          </w:rPrChange>
        </w:rPr>
        <w:t xml:space="preserve"> </w:t>
      </w:r>
      <w:r w:rsidR="00C71E63" w:rsidRPr="00A60A57">
        <w:rPr>
          <w:color w:val="0D0D0D" w:themeColor="text1" w:themeTint="F2"/>
          <w:sz w:val="22"/>
          <w:rPrChange w:id="1154" w:author="tao huang" w:date="2017-09-17T12:05:00Z">
            <w:rPr>
              <w:color w:val="000000" w:themeColor="text1"/>
              <w:szCs w:val="24"/>
            </w:rPr>
          </w:rPrChange>
        </w:rPr>
        <w:t xml:space="preserve">manufacturers when competitive promotional information </w:t>
      </w:r>
      <w:del w:id="1155" w:author="Soopramanien, Didier" w:date="2017-09-07T16:23:00Z">
        <w:r w:rsidR="00C71E63" w:rsidRPr="00A60A57" w:rsidDel="00007991">
          <w:rPr>
            <w:color w:val="0D0D0D" w:themeColor="text1" w:themeTint="F2"/>
            <w:sz w:val="22"/>
            <w:rPrChange w:id="1156" w:author="tao huang" w:date="2017-09-17T12:05:00Z">
              <w:rPr>
                <w:color w:val="000000" w:themeColor="text1"/>
                <w:szCs w:val="24"/>
              </w:rPr>
            </w:rPrChange>
          </w:rPr>
          <w:delText>become not accessible</w:delText>
        </w:r>
      </w:del>
      <w:ins w:id="1157" w:author="Soopramanien, Didier" w:date="2017-09-07T16:23:00Z">
        <w:r w:rsidR="00007991" w:rsidRPr="00A60A57">
          <w:rPr>
            <w:color w:val="0D0D0D" w:themeColor="text1" w:themeTint="F2"/>
            <w:sz w:val="22"/>
            <w:rPrChange w:id="1158" w:author="tao huang" w:date="2017-09-17T12:05:00Z">
              <w:rPr>
                <w:color w:val="000000" w:themeColor="text1"/>
                <w:szCs w:val="24"/>
              </w:rPr>
            </w:rPrChange>
          </w:rPr>
          <w:t>is not available</w:t>
        </w:r>
      </w:ins>
      <w:r w:rsidR="00C71E63" w:rsidRPr="00A60A57">
        <w:rPr>
          <w:color w:val="0D0D0D" w:themeColor="text1" w:themeTint="F2"/>
          <w:sz w:val="22"/>
          <w:rPrChange w:id="1159" w:author="tao huang" w:date="2017-09-17T12:05:00Z">
            <w:rPr>
              <w:color w:val="000000" w:themeColor="text1"/>
              <w:szCs w:val="24"/>
            </w:rPr>
          </w:rPrChange>
        </w:rPr>
        <w:t xml:space="preserve">. </w:t>
      </w:r>
      <w:r w:rsidR="005F5494" w:rsidRPr="00A60A57">
        <w:rPr>
          <w:color w:val="0D0D0D" w:themeColor="text1" w:themeTint="F2"/>
          <w:sz w:val="22"/>
          <w:rPrChange w:id="1160" w:author="tao huang" w:date="2017-09-17T12:05:00Z">
            <w:rPr>
              <w:color w:val="000000" w:themeColor="text1"/>
              <w:szCs w:val="24"/>
            </w:rPr>
          </w:rPrChange>
        </w:rPr>
        <w:t xml:space="preserve">4) the method we propose is fully automatic </w:t>
      </w:r>
      <w:r w:rsidR="00877F68" w:rsidRPr="00A60A57">
        <w:rPr>
          <w:color w:val="0D0D0D" w:themeColor="text1" w:themeTint="F2"/>
          <w:sz w:val="22"/>
          <w:rPrChange w:id="1161" w:author="tao huang" w:date="2017-09-17T12:05:00Z">
            <w:rPr>
              <w:color w:val="000000" w:themeColor="text1"/>
              <w:szCs w:val="24"/>
            </w:rPr>
          </w:rPrChange>
        </w:rPr>
        <w:t xml:space="preserve">compared to </w:t>
      </w:r>
      <w:r w:rsidR="00F75C33">
        <w:rPr>
          <w:color w:val="0D0D0D" w:themeColor="text1" w:themeTint="F2"/>
          <w:sz w:val="22"/>
        </w:rPr>
        <w:fldChar w:fldCharType="begin"/>
      </w:r>
      <w:r w:rsidR="00F75C33">
        <w:rPr>
          <w:color w:val="0D0D0D" w:themeColor="text1" w:themeTint="F2"/>
          <w:sz w:val="22"/>
        </w:rPr>
        <w:instrText xml:space="preserve"> HYPERLINK \l "_ENREF_41" \o "Huang, 2014 #732" </w:instrText>
      </w:r>
      <w:r w:rsidR="00F75C33">
        <w:rPr>
          <w:color w:val="0D0D0D" w:themeColor="text1" w:themeTint="F2"/>
          <w:sz w:val="22"/>
        </w:rPr>
      </w:r>
      <w:r w:rsidR="00F75C33">
        <w:rPr>
          <w:color w:val="0D0D0D" w:themeColor="text1" w:themeTint="F2"/>
          <w:sz w:val="22"/>
        </w:rPr>
        <w:fldChar w:fldCharType="separate"/>
      </w:r>
      <w:r w:rsidR="00F75C33" w:rsidRPr="00A60A57">
        <w:rPr>
          <w:color w:val="0D0D0D" w:themeColor="text1" w:themeTint="F2"/>
          <w:sz w:val="22"/>
          <w:rPrChange w:id="1162" w:author="tao huang" w:date="2017-09-17T12:05:00Z">
            <w:rPr>
              <w:color w:val="000000" w:themeColor="text1"/>
              <w:szCs w:val="24"/>
            </w:rPr>
          </w:rPrChange>
        </w:rPr>
        <w:fldChar w:fldCharType="begin"/>
      </w:r>
      <w:r w:rsidR="00F75C33">
        <w:rPr>
          <w:color w:val="0D0D0D" w:themeColor="text1" w:themeTint="F2"/>
          <w:sz w:val="22"/>
        </w:rPr>
        <w:instrText xml:space="preserve"> ADDIN EN.CITE &lt;EndNote&gt;&lt;Cite AuthorYear="1"&gt;&lt;Author&gt;Huang&lt;/Author&gt;&lt;Year&gt;2014&lt;/Year&gt;&lt;RecNum&gt;732&lt;/RecNum&gt;&lt;DisplayText&gt;Huang et al. (2014)&lt;/DisplayText&gt;&lt;record&gt;&lt;rec-number&gt;732&lt;/rec-number&gt;&lt;foreign-keys&gt;&lt;key app="EN" db-id="fwzpfdt205x9v6eprsvv25dpxftedxv0z0a9" timestamp="0"&gt;732&lt;/key&gt;&lt;/foreign-keys&gt;&lt;ref-type name="Journal Article"&gt;17&lt;/ref-type&gt;&lt;contributors&gt;&lt;authors&gt;&lt;author&gt;Huang, Tao&lt;/author&gt;&lt;author&gt;Fildes, Robert&lt;/author&gt;&lt;author&gt;Soopramanien, Didier&lt;/author&gt;&lt;/authors&gt;&lt;/contributors&gt;&lt;titles&gt;&lt;title&gt;The value of competitive information in forecasting FMCG retail product sales and the variable selection problem&lt;/title&gt;&lt;secondary-title&gt;European Journal of Operational Research&lt;/secondary-title&gt;&lt;/titles&gt;&lt;periodical&gt;&lt;full-title&gt;European Journal of Operational Research&lt;/full-title&gt;&lt;/periodical&gt;&lt;pages&gt;738-748&lt;/pages&gt;&lt;volume&gt;237&lt;/volume&gt;&lt;number&gt;2&lt;/number&gt;&lt;keywords&gt;&lt;keyword&gt;Forecasting&lt;/keyword&gt;&lt;keyword&gt;Business analytics&lt;/keyword&gt;&lt;keyword&gt;OR in marketing&lt;/keyword&gt;&lt;keyword&gt;Retailing&lt;/keyword&gt;&lt;keyword&gt;Promotions&lt;/keyword&gt;&lt;keyword&gt;Competitive information&lt;/keyword&gt;&lt;/keywords&gt;&lt;dates&gt;&lt;year&gt;2014&lt;/year&gt;&lt;pub-dates&gt;&lt;date&gt;9/1/&lt;/date&gt;&lt;/pub-dates&gt;&lt;/dates&gt;&lt;isbn&gt;0377-2217&lt;/isbn&gt;&lt;urls&gt;&lt;related-urls&gt;&lt;url&gt;http://www.sciencedirect.com/science/article/pii/S0377221714001374&lt;/url&gt;&lt;/related-urls&gt;&lt;/urls&gt;&lt;electronic-resource-num&gt;http://dx.doi.org/10.1016/j.ejor.2014.02.022&lt;/electronic-resource-num&gt;&lt;/record&gt;&lt;/Cite&gt;&lt;/EndNote&gt;</w:instrText>
      </w:r>
      <w:r w:rsidR="00F75C33" w:rsidRPr="00A60A57">
        <w:rPr>
          <w:color w:val="0D0D0D" w:themeColor="text1" w:themeTint="F2"/>
          <w:sz w:val="22"/>
          <w:rPrChange w:id="1163" w:author="tao huang" w:date="2017-09-17T12:05:00Z">
            <w:rPr>
              <w:color w:val="000000" w:themeColor="text1"/>
              <w:szCs w:val="24"/>
            </w:rPr>
          </w:rPrChange>
        </w:rPr>
        <w:fldChar w:fldCharType="separate"/>
      </w:r>
      <w:r w:rsidR="00F75C33">
        <w:rPr>
          <w:noProof/>
          <w:color w:val="0D0D0D" w:themeColor="text1" w:themeTint="F2"/>
          <w:sz w:val="22"/>
        </w:rPr>
        <w:t>Huang et al. (2014)</w:t>
      </w:r>
      <w:r w:rsidR="00F75C33" w:rsidRPr="00A60A57">
        <w:rPr>
          <w:color w:val="0D0D0D" w:themeColor="text1" w:themeTint="F2"/>
          <w:sz w:val="22"/>
          <w:rPrChange w:id="1164" w:author="tao huang" w:date="2017-09-17T12:05:00Z">
            <w:rPr>
              <w:color w:val="000000" w:themeColor="text1"/>
              <w:szCs w:val="24"/>
            </w:rPr>
          </w:rPrChange>
        </w:rPr>
        <w:fldChar w:fldCharType="end"/>
      </w:r>
      <w:r w:rsidR="00F75C33">
        <w:rPr>
          <w:color w:val="0D0D0D" w:themeColor="text1" w:themeTint="F2"/>
          <w:sz w:val="22"/>
        </w:rPr>
        <w:fldChar w:fldCharType="end"/>
      </w:r>
      <w:r w:rsidR="00877F68" w:rsidRPr="00A60A57">
        <w:rPr>
          <w:color w:val="0D0D0D" w:themeColor="text1" w:themeTint="F2"/>
          <w:sz w:val="22"/>
          <w:rPrChange w:id="1165" w:author="tao huang" w:date="2017-09-17T12:05:00Z">
            <w:rPr>
              <w:color w:val="000000" w:themeColor="text1"/>
              <w:szCs w:val="24"/>
            </w:rPr>
          </w:rPrChange>
        </w:rPr>
        <w:t xml:space="preserve"> </w:t>
      </w:r>
      <w:r w:rsidR="005F5494" w:rsidRPr="00A60A57">
        <w:rPr>
          <w:color w:val="0D0D0D" w:themeColor="text1" w:themeTint="F2"/>
          <w:sz w:val="22"/>
          <w:rPrChange w:id="1166" w:author="tao huang" w:date="2017-09-17T12:05:00Z">
            <w:rPr>
              <w:color w:val="000000" w:themeColor="text1"/>
              <w:szCs w:val="24"/>
            </w:rPr>
          </w:rPrChange>
        </w:rPr>
        <w:t>and easy to implement</w:t>
      </w:r>
      <w:ins w:id="1167" w:author="黄韬" w:date="2017-09-11T15:46:00Z">
        <w:r w:rsidR="00286AB2" w:rsidRPr="00A60A57">
          <w:rPr>
            <w:color w:val="0D0D0D" w:themeColor="text1" w:themeTint="F2"/>
            <w:sz w:val="22"/>
            <w:rPrChange w:id="1168" w:author="tao huang" w:date="2017-09-17T12:05:00Z">
              <w:rPr>
                <w:color w:val="000000" w:themeColor="text1"/>
                <w:szCs w:val="24"/>
              </w:rPr>
            </w:rPrChange>
          </w:rPr>
          <w:t>.</w:t>
        </w:r>
      </w:ins>
      <w:del w:id="1169" w:author="黄韬" w:date="2017-09-11T15:46:00Z">
        <w:r w:rsidR="00877F68" w:rsidRPr="00A60A57" w:rsidDel="00286AB2">
          <w:rPr>
            <w:color w:val="0D0D0D" w:themeColor="text1" w:themeTint="F2"/>
            <w:sz w:val="22"/>
            <w:rPrChange w:id="1170" w:author="tao huang" w:date="2017-09-17T12:05:00Z">
              <w:rPr>
                <w:color w:val="000000" w:themeColor="text1"/>
                <w:szCs w:val="24"/>
              </w:rPr>
            </w:rPrChange>
          </w:rPr>
          <w:delText>;</w:delText>
        </w:r>
        <w:r w:rsidR="005F5494" w:rsidRPr="00A60A57" w:rsidDel="00286AB2">
          <w:rPr>
            <w:color w:val="0D0D0D" w:themeColor="text1" w:themeTint="F2"/>
            <w:sz w:val="22"/>
            <w:rPrChange w:id="1171" w:author="tao huang" w:date="2017-09-17T12:05:00Z">
              <w:rPr>
                <w:color w:val="000000" w:themeColor="text1"/>
                <w:szCs w:val="24"/>
              </w:rPr>
            </w:rPrChange>
          </w:rPr>
          <w:delText xml:space="preserve"> 5) </w:delText>
        </w:r>
        <w:r w:rsidR="00DB7225" w:rsidRPr="00A60A57" w:rsidDel="00286AB2">
          <w:rPr>
            <w:color w:val="0D0D0D" w:themeColor="text1" w:themeTint="F2"/>
            <w:sz w:val="22"/>
            <w:rPrChange w:id="1172" w:author="tao huang" w:date="2017-09-17T12:05:00Z">
              <w:rPr>
                <w:color w:val="000000" w:themeColor="text1"/>
                <w:szCs w:val="24"/>
              </w:rPr>
            </w:rPrChange>
          </w:rPr>
          <w:delText xml:space="preserve">we </w:delText>
        </w:r>
        <w:r w:rsidR="00514980" w:rsidRPr="00A60A57" w:rsidDel="00286AB2">
          <w:rPr>
            <w:color w:val="0D0D0D" w:themeColor="text1" w:themeTint="F2"/>
            <w:sz w:val="22"/>
            <w:rPrChange w:id="1173" w:author="tao huang" w:date="2017-09-17T12:05:00Z">
              <w:rPr>
                <w:color w:val="000000" w:themeColor="text1"/>
                <w:szCs w:val="24"/>
              </w:rPr>
            </w:rPrChange>
          </w:rPr>
          <w:delText>conduct the evaluation</w:delText>
        </w:r>
        <w:r w:rsidR="00DB7225" w:rsidRPr="00A60A57" w:rsidDel="00286AB2">
          <w:rPr>
            <w:color w:val="0D0D0D" w:themeColor="text1" w:themeTint="F2"/>
            <w:sz w:val="22"/>
            <w:rPrChange w:id="1174" w:author="tao huang" w:date="2017-09-17T12:05:00Z">
              <w:rPr>
                <w:color w:val="000000" w:themeColor="text1"/>
                <w:szCs w:val="24"/>
              </w:rPr>
            </w:rPrChange>
          </w:rPr>
          <w:delText xml:space="preserve"> for 183</w:delText>
        </w:r>
        <w:r w:rsidR="008C1B0F" w:rsidRPr="00A60A57" w:rsidDel="00286AB2">
          <w:rPr>
            <w:color w:val="0D0D0D" w:themeColor="text1" w:themeTint="F2"/>
            <w:sz w:val="22"/>
            <w:rPrChange w:id="1175" w:author="tao huang" w:date="2017-09-17T12:05:00Z">
              <w:rPr>
                <w:color w:val="000000" w:themeColor="text1"/>
                <w:szCs w:val="24"/>
              </w:rPr>
            </w:rPrChange>
          </w:rPr>
          <w:delText>1</w:delText>
        </w:r>
        <w:r w:rsidR="00DB7225" w:rsidRPr="00A60A57" w:rsidDel="00286AB2">
          <w:rPr>
            <w:color w:val="0D0D0D" w:themeColor="text1" w:themeTint="F2"/>
            <w:sz w:val="22"/>
            <w:rPrChange w:id="1176" w:author="tao huang" w:date="2017-09-17T12:05:00Z">
              <w:rPr>
                <w:color w:val="000000" w:themeColor="text1"/>
                <w:szCs w:val="24"/>
              </w:rPr>
            </w:rPrChange>
          </w:rPr>
          <w:delText xml:space="preserve"> SKUs </w:delText>
        </w:r>
        <w:r w:rsidR="00877F68" w:rsidRPr="00A60A57" w:rsidDel="00286AB2">
          <w:rPr>
            <w:color w:val="0D0D0D" w:themeColor="text1" w:themeTint="F2"/>
            <w:sz w:val="22"/>
            <w:rPrChange w:id="1177" w:author="tao huang" w:date="2017-09-17T12:05:00Z">
              <w:rPr>
                <w:color w:val="000000" w:themeColor="text1"/>
                <w:szCs w:val="24"/>
              </w:rPr>
            </w:rPrChange>
          </w:rPr>
          <w:delText>across</w:delText>
        </w:r>
        <w:r w:rsidR="00DB7225" w:rsidRPr="00A60A57" w:rsidDel="00286AB2">
          <w:rPr>
            <w:color w:val="0D0D0D" w:themeColor="text1" w:themeTint="F2"/>
            <w:sz w:val="22"/>
            <w:rPrChange w:id="1178" w:author="tao huang" w:date="2017-09-17T12:05:00Z">
              <w:rPr>
                <w:color w:val="000000" w:themeColor="text1"/>
                <w:szCs w:val="24"/>
              </w:rPr>
            </w:rPrChange>
          </w:rPr>
          <w:delText xml:space="preserve"> </w:delText>
        </w:r>
        <w:r w:rsidR="007F247F" w:rsidRPr="00A60A57" w:rsidDel="00286AB2">
          <w:rPr>
            <w:color w:val="0D0D0D" w:themeColor="text1" w:themeTint="F2"/>
            <w:sz w:val="22"/>
            <w:rPrChange w:id="1179" w:author="tao huang" w:date="2017-09-17T12:05:00Z">
              <w:rPr>
                <w:color w:val="000000" w:themeColor="text1"/>
                <w:szCs w:val="24"/>
              </w:rPr>
            </w:rPrChange>
          </w:rPr>
          <w:delText>28</w:delText>
        </w:r>
        <w:r w:rsidR="00DB7225" w:rsidRPr="00A60A57" w:rsidDel="00286AB2">
          <w:rPr>
            <w:color w:val="0D0D0D" w:themeColor="text1" w:themeTint="F2"/>
            <w:sz w:val="22"/>
            <w:rPrChange w:id="1180" w:author="tao huang" w:date="2017-09-17T12:05:00Z">
              <w:rPr>
                <w:color w:val="000000" w:themeColor="text1"/>
                <w:szCs w:val="24"/>
              </w:rPr>
            </w:rPrChange>
          </w:rPr>
          <w:delText xml:space="preserve"> product categories</w:delText>
        </w:r>
        <w:r w:rsidR="009E609C" w:rsidRPr="00A60A57" w:rsidDel="00286AB2">
          <w:rPr>
            <w:color w:val="0D0D0D" w:themeColor="text1" w:themeTint="F2"/>
            <w:sz w:val="22"/>
            <w:rPrChange w:id="1181" w:author="tao huang" w:date="2017-09-17T12:05:00Z">
              <w:rPr>
                <w:color w:val="000000" w:themeColor="text1"/>
                <w:szCs w:val="24"/>
              </w:rPr>
            </w:rPrChange>
          </w:rPr>
          <w:delText xml:space="preserve"> in </w:delText>
        </w:r>
        <w:r w:rsidR="007F247F" w:rsidRPr="00A60A57" w:rsidDel="00286AB2">
          <w:rPr>
            <w:color w:val="0D0D0D" w:themeColor="text1" w:themeTint="F2"/>
            <w:sz w:val="22"/>
            <w:rPrChange w:id="1182" w:author="tao huang" w:date="2017-09-17T12:05:00Z">
              <w:rPr>
                <w:color w:val="000000" w:themeColor="text1"/>
                <w:szCs w:val="24"/>
              </w:rPr>
            </w:rPrChange>
          </w:rPr>
          <w:delText>28</w:delText>
        </w:r>
        <w:r w:rsidR="009E609C" w:rsidRPr="00A60A57" w:rsidDel="00286AB2">
          <w:rPr>
            <w:color w:val="0D0D0D" w:themeColor="text1" w:themeTint="F2"/>
            <w:sz w:val="22"/>
            <w:rPrChange w:id="1183" w:author="tao huang" w:date="2017-09-17T12:05:00Z">
              <w:rPr>
                <w:color w:val="000000" w:themeColor="text1"/>
                <w:szCs w:val="24"/>
              </w:rPr>
            </w:rPrChange>
          </w:rPr>
          <w:delText xml:space="preserve"> retail stores</w:delText>
        </w:r>
        <w:r w:rsidR="00DB7225" w:rsidRPr="00A60A57" w:rsidDel="00286AB2">
          <w:rPr>
            <w:color w:val="0D0D0D" w:themeColor="text1" w:themeTint="F2"/>
            <w:sz w:val="22"/>
            <w:rPrChange w:id="1184" w:author="tao huang" w:date="2017-09-17T12:05:00Z">
              <w:rPr>
                <w:color w:val="000000" w:themeColor="text1"/>
                <w:szCs w:val="24"/>
              </w:rPr>
            </w:rPrChange>
          </w:rPr>
          <w:delText xml:space="preserve">, which </w:delText>
        </w:r>
        <w:r w:rsidR="00A02183" w:rsidRPr="00A60A57" w:rsidDel="00286AB2">
          <w:rPr>
            <w:color w:val="0D0D0D" w:themeColor="text1" w:themeTint="F2"/>
            <w:sz w:val="22"/>
            <w:rPrChange w:id="1185" w:author="tao huang" w:date="2017-09-17T12:05:00Z">
              <w:rPr>
                <w:color w:val="000000" w:themeColor="text1"/>
                <w:szCs w:val="24"/>
              </w:rPr>
            </w:rPrChange>
          </w:rPr>
          <w:delText>provide</w:delText>
        </w:r>
        <w:r w:rsidR="00F156B2" w:rsidRPr="00A60A57" w:rsidDel="00286AB2">
          <w:rPr>
            <w:color w:val="0D0D0D" w:themeColor="text1" w:themeTint="F2"/>
            <w:sz w:val="22"/>
            <w:rPrChange w:id="1186" w:author="tao huang" w:date="2017-09-17T12:05:00Z">
              <w:rPr>
                <w:color w:val="000000" w:themeColor="text1"/>
                <w:szCs w:val="24"/>
              </w:rPr>
            </w:rPrChange>
          </w:rPr>
          <w:delText>s</w:delText>
        </w:r>
        <w:r w:rsidR="00A02183" w:rsidRPr="00A60A57" w:rsidDel="00286AB2">
          <w:rPr>
            <w:color w:val="0D0D0D" w:themeColor="text1" w:themeTint="F2"/>
            <w:sz w:val="22"/>
            <w:rPrChange w:id="1187" w:author="tao huang" w:date="2017-09-17T12:05:00Z">
              <w:rPr>
                <w:color w:val="000000" w:themeColor="text1"/>
                <w:szCs w:val="24"/>
              </w:rPr>
            </w:rPrChange>
          </w:rPr>
          <w:delText xml:space="preserve"> robust </w:delText>
        </w:r>
        <w:commentRangeStart w:id="1188"/>
        <w:commentRangeStart w:id="1189"/>
        <w:r w:rsidR="00A02183" w:rsidRPr="00A60A57" w:rsidDel="00286AB2">
          <w:rPr>
            <w:color w:val="0D0D0D" w:themeColor="text1" w:themeTint="F2"/>
            <w:sz w:val="22"/>
            <w:rPrChange w:id="1190" w:author="tao huang" w:date="2017-09-17T12:05:00Z">
              <w:rPr>
                <w:color w:val="000000" w:themeColor="text1"/>
                <w:szCs w:val="24"/>
              </w:rPr>
            </w:rPrChange>
          </w:rPr>
          <w:delText>results</w:delText>
        </w:r>
        <w:commentRangeEnd w:id="1188"/>
        <w:r w:rsidR="00007991" w:rsidRPr="00A60A57" w:rsidDel="00286AB2">
          <w:rPr>
            <w:rStyle w:val="CommentReference"/>
            <w:color w:val="0D0D0D" w:themeColor="text1" w:themeTint="F2"/>
            <w:sz w:val="22"/>
            <w:szCs w:val="22"/>
            <w:rPrChange w:id="1191" w:author="tao huang" w:date="2017-09-17T12:05:00Z">
              <w:rPr>
                <w:rStyle w:val="CommentReference"/>
              </w:rPr>
            </w:rPrChange>
          </w:rPr>
          <w:commentReference w:id="1188"/>
        </w:r>
        <w:commentRangeEnd w:id="1189"/>
        <w:r w:rsidR="00007991" w:rsidRPr="00A60A57" w:rsidDel="00286AB2">
          <w:rPr>
            <w:rStyle w:val="CommentReference"/>
            <w:color w:val="0D0D0D" w:themeColor="text1" w:themeTint="F2"/>
            <w:sz w:val="22"/>
            <w:szCs w:val="22"/>
            <w:rPrChange w:id="1192" w:author="tao huang" w:date="2017-09-17T12:05:00Z">
              <w:rPr>
                <w:rStyle w:val="CommentReference"/>
              </w:rPr>
            </w:rPrChange>
          </w:rPr>
          <w:commentReference w:id="1189"/>
        </w:r>
        <w:r w:rsidR="00F03A2E" w:rsidRPr="00A60A57" w:rsidDel="00286AB2">
          <w:rPr>
            <w:color w:val="0D0D0D" w:themeColor="text1" w:themeTint="F2"/>
            <w:sz w:val="22"/>
            <w:rPrChange w:id="1193" w:author="tao huang" w:date="2017-09-17T12:05:00Z">
              <w:rPr>
                <w:color w:val="000000" w:themeColor="text1"/>
                <w:szCs w:val="24"/>
              </w:rPr>
            </w:rPrChange>
          </w:rPr>
          <w:delText xml:space="preserve">. </w:delText>
        </w:r>
        <w:r w:rsidR="00A02183" w:rsidRPr="00A60A57" w:rsidDel="00286AB2">
          <w:rPr>
            <w:color w:val="0D0D0D" w:themeColor="text1" w:themeTint="F2"/>
            <w:sz w:val="22"/>
            <w:rPrChange w:id="1194" w:author="tao huang" w:date="2017-09-17T12:05:00Z">
              <w:rPr>
                <w:color w:val="000000" w:themeColor="text1"/>
                <w:szCs w:val="24"/>
              </w:rPr>
            </w:rPrChange>
          </w:rPr>
          <w:delText xml:space="preserve"> </w:delText>
        </w:r>
      </w:del>
    </w:p>
    <w:p w14:paraId="11ED07F0" w14:textId="77777777" w:rsidR="00E446EB" w:rsidRPr="00A60A57" w:rsidRDefault="00BA60FD">
      <w:pPr>
        <w:spacing w:after="0" w:line="360" w:lineRule="auto"/>
        <w:rPr>
          <w:rFonts w:cs="Times New Roman"/>
          <w:color w:val="0D0D0D" w:themeColor="text1" w:themeTint="F2"/>
          <w:sz w:val="22"/>
          <w:rPrChange w:id="1195" w:author="tao huang" w:date="2017-09-17T12:05:00Z">
            <w:rPr>
              <w:rFonts w:cs="Times New Roman"/>
              <w:color w:val="000000" w:themeColor="text1"/>
              <w:szCs w:val="24"/>
            </w:rPr>
          </w:rPrChange>
        </w:rPr>
      </w:pPr>
      <w:r w:rsidRPr="00A60A57">
        <w:rPr>
          <w:rFonts w:cs="Times New Roman"/>
          <w:color w:val="0D0D0D" w:themeColor="text1" w:themeTint="F2"/>
          <w:sz w:val="22"/>
          <w:rPrChange w:id="1196" w:author="tao huang" w:date="2017-09-17T12:05:00Z">
            <w:rPr>
              <w:rFonts w:cs="Times New Roman"/>
              <w:color w:val="000000" w:themeColor="text1"/>
              <w:szCs w:val="24"/>
            </w:rPr>
          </w:rPrChange>
        </w:rPr>
        <w:t xml:space="preserve"> </w:t>
      </w:r>
    </w:p>
    <w:p w14:paraId="4D563DAE" w14:textId="77777777" w:rsidR="00E446EB" w:rsidRPr="00A60A57" w:rsidRDefault="00E446EB">
      <w:pPr>
        <w:spacing w:after="0" w:line="360" w:lineRule="auto"/>
        <w:rPr>
          <w:rFonts w:cs="Times New Roman"/>
          <w:color w:val="0D0D0D" w:themeColor="text1" w:themeTint="F2"/>
          <w:sz w:val="22"/>
          <w:rPrChange w:id="1197" w:author="tao huang" w:date="2017-09-17T12:05:00Z">
            <w:rPr>
              <w:rFonts w:cs="Times New Roman"/>
              <w:color w:val="000000" w:themeColor="text1"/>
              <w:szCs w:val="24"/>
            </w:rPr>
          </w:rPrChange>
        </w:rPr>
      </w:pPr>
      <w:commentRangeStart w:id="1198"/>
      <w:r w:rsidRPr="00A60A57">
        <w:rPr>
          <w:rFonts w:cs="Times New Roman"/>
          <w:color w:val="0D0D0D" w:themeColor="text1" w:themeTint="F2"/>
          <w:sz w:val="22"/>
          <w:rPrChange w:id="1199" w:author="tao huang" w:date="2017-09-17T12:05:00Z">
            <w:rPr>
              <w:rFonts w:cs="Times New Roman"/>
              <w:color w:val="000000" w:themeColor="text1"/>
              <w:szCs w:val="24"/>
            </w:rPr>
          </w:rPrChange>
        </w:rPr>
        <w:t xml:space="preserve">The </w:t>
      </w:r>
      <w:r w:rsidR="007209E5" w:rsidRPr="00A60A57">
        <w:rPr>
          <w:rFonts w:cs="Times New Roman"/>
          <w:color w:val="0D0D0D" w:themeColor="text1" w:themeTint="F2"/>
          <w:sz w:val="22"/>
          <w:rPrChange w:id="1200" w:author="tao huang" w:date="2017-09-17T12:05:00Z">
            <w:rPr>
              <w:rFonts w:cs="Times New Roman"/>
              <w:color w:val="000000" w:themeColor="text1"/>
              <w:szCs w:val="24"/>
            </w:rPr>
          </w:rPrChange>
        </w:rPr>
        <w:t>remainder</w:t>
      </w:r>
      <w:r w:rsidR="00405183" w:rsidRPr="00A60A57">
        <w:rPr>
          <w:rFonts w:cs="Times New Roman"/>
          <w:color w:val="0D0D0D" w:themeColor="text1" w:themeTint="F2"/>
          <w:sz w:val="22"/>
          <w:rPrChange w:id="1201" w:author="tao huang" w:date="2017-09-17T12:05:00Z">
            <w:rPr>
              <w:rFonts w:cs="Times New Roman"/>
              <w:color w:val="000000" w:themeColor="text1"/>
              <w:szCs w:val="24"/>
            </w:rPr>
          </w:rPrChange>
        </w:rPr>
        <w:t xml:space="preserve"> </w:t>
      </w:r>
      <w:r w:rsidRPr="00A60A57">
        <w:rPr>
          <w:rFonts w:cs="Times New Roman"/>
          <w:color w:val="0D0D0D" w:themeColor="text1" w:themeTint="F2"/>
          <w:sz w:val="22"/>
          <w:rPrChange w:id="1202" w:author="tao huang" w:date="2017-09-17T12:05:00Z">
            <w:rPr>
              <w:rFonts w:cs="Times New Roman"/>
              <w:color w:val="000000" w:themeColor="text1"/>
              <w:szCs w:val="24"/>
            </w:rPr>
          </w:rPrChange>
        </w:rPr>
        <w:t xml:space="preserve">of the paper </w:t>
      </w:r>
      <w:r w:rsidR="007209E5" w:rsidRPr="00A60A57">
        <w:rPr>
          <w:rFonts w:cs="Times New Roman"/>
          <w:color w:val="0D0D0D" w:themeColor="text1" w:themeTint="F2"/>
          <w:sz w:val="22"/>
          <w:rPrChange w:id="1203" w:author="tao huang" w:date="2017-09-17T12:05:00Z">
            <w:rPr>
              <w:rFonts w:cs="Times New Roman"/>
              <w:color w:val="000000" w:themeColor="text1"/>
              <w:szCs w:val="24"/>
            </w:rPr>
          </w:rPrChange>
        </w:rPr>
        <w:t>is</w:t>
      </w:r>
      <w:r w:rsidRPr="00A60A57">
        <w:rPr>
          <w:rFonts w:cs="Times New Roman"/>
          <w:color w:val="0D0D0D" w:themeColor="text1" w:themeTint="F2"/>
          <w:sz w:val="22"/>
          <w:rPrChange w:id="1204" w:author="tao huang" w:date="2017-09-17T12:05:00Z">
            <w:rPr>
              <w:rFonts w:cs="Times New Roman"/>
              <w:color w:val="000000" w:themeColor="text1"/>
              <w:szCs w:val="24"/>
            </w:rPr>
          </w:rPrChange>
        </w:rPr>
        <w:t xml:space="preserve"> arranged as follows: </w:t>
      </w:r>
      <w:r w:rsidR="003C0313" w:rsidRPr="00A60A57">
        <w:rPr>
          <w:rFonts w:cs="Times New Roman"/>
          <w:noProof/>
          <w:color w:val="0D0D0D" w:themeColor="text1" w:themeTint="F2"/>
          <w:sz w:val="22"/>
          <w:rPrChange w:id="1205" w:author="tao huang" w:date="2017-09-17T12:05:00Z">
            <w:rPr>
              <w:rFonts w:cs="Times New Roman"/>
              <w:noProof/>
              <w:color w:val="000000" w:themeColor="text1"/>
              <w:szCs w:val="24"/>
            </w:rPr>
          </w:rPrChange>
        </w:rPr>
        <w:t>S</w:t>
      </w:r>
      <w:r w:rsidRPr="00A60A57">
        <w:rPr>
          <w:rFonts w:cs="Times New Roman"/>
          <w:noProof/>
          <w:color w:val="0D0D0D" w:themeColor="text1" w:themeTint="F2"/>
          <w:sz w:val="22"/>
          <w:rPrChange w:id="1206" w:author="tao huang" w:date="2017-09-17T12:05:00Z">
            <w:rPr>
              <w:rFonts w:cs="Times New Roman"/>
              <w:noProof/>
              <w:color w:val="000000" w:themeColor="text1"/>
              <w:szCs w:val="24"/>
            </w:rPr>
          </w:rPrChange>
        </w:rPr>
        <w:t>ection</w:t>
      </w:r>
      <w:r w:rsidRPr="00A60A57">
        <w:rPr>
          <w:rFonts w:cs="Times New Roman"/>
          <w:color w:val="0D0D0D" w:themeColor="text1" w:themeTint="F2"/>
          <w:sz w:val="22"/>
          <w:rPrChange w:id="1207" w:author="tao huang" w:date="2017-09-17T12:05:00Z">
            <w:rPr>
              <w:rFonts w:cs="Times New Roman"/>
              <w:color w:val="000000" w:themeColor="text1"/>
              <w:szCs w:val="24"/>
            </w:rPr>
          </w:rPrChange>
        </w:rPr>
        <w:t xml:space="preserve"> 2 summarize</w:t>
      </w:r>
      <w:r w:rsidR="00BB1D6A" w:rsidRPr="00A60A57">
        <w:rPr>
          <w:rFonts w:cs="Times New Roman"/>
          <w:color w:val="0D0D0D" w:themeColor="text1" w:themeTint="F2"/>
          <w:sz w:val="22"/>
          <w:rPrChange w:id="1208" w:author="tao huang" w:date="2017-09-17T12:05:00Z">
            <w:rPr>
              <w:rFonts w:cs="Times New Roman"/>
              <w:color w:val="000000" w:themeColor="text1"/>
              <w:szCs w:val="24"/>
            </w:rPr>
          </w:rPrChange>
        </w:rPr>
        <w:t>s</w:t>
      </w:r>
      <w:r w:rsidRPr="00A60A57">
        <w:rPr>
          <w:rFonts w:cs="Times New Roman"/>
          <w:color w:val="0D0D0D" w:themeColor="text1" w:themeTint="F2"/>
          <w:sz w:val="22"/>
          <w:rPrChange w:id="1209" w:author="tao huang" w:date="2017-09-17T12:05:00Z">
            <w:rPr>
              <w:rFonts w:cs="Times New Roman"/>
              <w:color w:val="000000" w:themeColor="text1"/>
              <w:szCs w:val="24"/>
            </w:rPr>
          </w:rPrChange>
        </w:rPr>
        <w:t xml:space="preserve"> </w:t>
      </w:r>
      <w:r w:rsidR="00405183" w:rsidRPr="00A60A57">
        <w:rPr>
          <w:rFonts w:cs="Times New Roman"/>
          <w:color w:val="0D0D0D" w:themeColor="text1" w:themeTint="F2"/>
          <w:sz w:val="22"/>
          <w:rPrChange w:id="1210" w:author="tao huang" w:date="2017-09-17T12:05:00Z">
            <w:rPr>
              <w:rFonts w:cs="Times New Roman"/>
              <w:color w:val="000000" w:themeColor="text1"/>
              <w:szCs w:val="24"/>
            </w:rPr>
          </w:rPrChange>
        </w:rPr>
        <w:t xml:space="preserve">previous </w:t>
      </w:r>
      <w:r w:rsidR="00465149" w:rsidRPr="00A60A57">
        <w:rPr>
          <w:rFonts w:cs="Times New Roman"/>
          <w:color w:val="0D0D0D" w:themeColor="text1" w:themeTint="F2"/>
          <w:sz w:val="22"/>
          <w:rPrChange w:id="1211" w:author="tao huang" w:date="2017-09-17T12:05:00Z">
            <w:rPr>
              <w:rFonts w:cs="Times New Roman"/>
              <w:color w:val="000000" w:themeColor="text1"/>
              <w:szCs w:val="24"/>
            </w:rPr>
          </w:rPrChange>
        </w:rPr>
        <w:t>studies</w:t>
      </w:r>
      <w:r w:rsidR="00B05D74" w:rsidRPr="00A60A57">
        <w:rPr>
          <w:rFonts w:cs="Times New Roman"/>
          <w:color w:val="0D0D0D" w:themeColor="text1" w:themeTint="F2"/>
          <w:sz w:val="22"/>
          <w:rPrChange w:id="1212" w:author="tao huang" w:date="2017-09-17T12:05:00Z">
            <w:rPr>
              <w:rFonts w:cs="Times New Roman"/>
              <w:color w:val="000000" w:themeColor="text1"/>
              <w:szCs w:val="24"/>
            </w:rPr>
          </w:rPrChange>
        </w:rPr>
        <w:t xml:space="preserve">. Section 3 </w:t>
      </w:r>
      <w:r w:rsidR="0051159F" w:rsidRPr="00A60A57">
        <w:rPr>
          <w:rFonts w:cs="Times New Roman"/>
          <w:color w:val="0D0D0D" w:themeColor="text1" w:themeTint="F2"/>
          <w:sz w:val="22"/>
          <w:rPrChange w:id="1213" w:author="tao huang" w:date="2017-09-17T12:05:00Z">
            <w:rPr>
              <w:rFonts w:cs="Times New Roman"/>
              <w:color w:val="000000" w:themeColor="text1"/>
              <w:szCs w:val="24"/>
            </w:rPr>
          </w:rPrChange>
        </w:rPr>
        <w:t>explains</w:t>
      </w:r>
      <w:r w:rsidR="006974C4" w:rsidRPr="00A60A57">
        <w:rPr>
          <w:rFonts w:cs="Times New Roman"/>
          <w:color w:val="0D0D0D" w:themeColor="text1" w:themeTint="F2"/>
          <w:sz w:val="22"/>
          <w:rPrChange w:id="1214" w:author="tao huang" w:date="2017-09-17T12:05:00Z">
            <w:rPr>
              <w:rFonts w:cs="Times New Roman"/>
              <w:color w:val="000000" w:themeColor="text1"/>
              <w:szCs w:val="24"/>
            </w:rPr>
          </w:rPrChange>
        </w:rPr>
        <w:t xml:space="preserve"> the issue of structural break and </w:t>
      </w:r>
      <w:r w:rsidR="0051159F" w:rsidRPr="00A60A57">
        <w:rPr>
          <w:rFonts w:cs="Times New Roman"/>
          <w:color w:val="0D0D0D" w:themeColor="text1" w:themeTint="F2"/>
          <w:sz w:val="22"/>
          <w:rPrChange w:id="1215" w:author="tao huang" w:date="2017-09-17T12:05:00Z">
            <w:rPr>
              <w:rFonts w:cs="Times New Roman"/>
              <w:color w:val="000000" w:themeColor="text1"/>
              <w:szCs w:val="24"/>
            </w:rPr>
          </w:rPrChange>
        </w:rPr>
        <w:t>the subsequent</w:t>
      </w:r>
      <w:r w:rsidR="00BB1D6A" w:rsidRPr="00A60A57">
        <w:rPr>
          <w:rFonts w:cs="Times New Roman"/>
          <w:color w:val="0D0D0D" w:themeColor="text1" w:themeTint="F2"/>
          <w:sz w:val="22"/>
          <w:rPrChange w:id="1216" w:author="tao huang" w:date="2017-09-17T12:05:00Z">
            <w:rPr>
              <w:rFonts w:cs="Times New Roman"/>
              <w:color w:val="000000" w:themeColor="text1"/>
              <w:szCs w:val="24"/>
            </w:rPr>
          </w:rPrChange>
        </w:rPr>
        <w:t xml:space="preserve"> </w:t>
      </w:r>
      <w:r w:rsidR="006974C4" w:rsidRPr="00A60A57">
        <w:rPr>
          <w:rFonts w:cs="Times New Roman"/>
          <w:color w:val="0D0D0D" w:themeColor="text1" w:themeTint="F2"/>
          <w:sz w:val="22"/>
          <w:rPrChange w:id="1217" w:author="tao huang" w:date="2017-09-17T12:05:00Z">
            <w:rPr>
              <w:rFonts w:cs="Times New Roman"/>
              <w:color w:val="000000" w:themeColor="text1"/>
              <w:szCs w:val="24"/>
            </w:rPr>
          </w:rPrChange>
        </w:rPr>
        <w:t xml:space="preserve">forecast bias when conventional models overlook the change </w:t>
      </w:r>
      <w:r w:rsidR="00BB1D6A" w:rsidRPr="00A60A57">
        <w:rPr>
          <w:rFonts w:cs="Times New Roman"/>
          <w:color w:val="0D0D0D" w:themeColor="text1" w:themeTint="F2"/>
          <w:sz w:val="22"/>
          <w:rPrChange w:id="1218" w:author="tao huang" w:date="2017-09-17T12:05:00Z">
            <w:rPr>
              <w:rFonts w:cs="Times New Roman"/>
              <w:color w:val="000000" w:themeColor="text1"/>
              <w:szCs w:val="24"/>
            </w:rPr>
          </w:rPrChange>
        </w:rPr>
        <w:t>in</w:t>
      </w:r>
      <w:r w:rsidR="006974C4" w:rsidRPr="00A60A57">
        <w:rPr>
          <w:rFonts w:cs="Times New Roman"/>
          <w:color w:val="0D0D0D" w:themeColor="text1" w:themeTint="F2"/>
          <w:sz w:val="22"/>
          <w:rPrChange w:id="1219" w:author="tao huang" w:date="2017-09-17T12:05:00Z">
            <w:rPr>
              <w:rFonts w:cs="Times New Roman"/>
              <w:color w:val="000000" w:themeColor="text1"/>
              <w:szCs w:val="24"/>
            </w:rPr>
          </w:rPrChange>
        </w:rPr>
        <w:t xml:space="preserve"> the </w:t>
      </w:r>
      <w:r w:rsidR="00CE119B" w:rsidRPr="00A60A57">
        <w:rPr>
          <w:rFonts w:cs="Times New Roman"/>
          <w:color w:val="0D0D0D" w:themeColor="text1" w:themeTint="F2"/>
          <w:sz w:val="22"/>
          <w:rPrChange w:id="1220" w:author="tao huang" w:date="2017-09-17T12:05:00Z">
            <w:rPr>
              <w:rFonts w:cs="Times New Roman"/>
              <w:color w:val="000000" w:themeColor="text1"/>
              <w:szCs w:val="24"/>
            </w:rPr>
          </w:rPrChange>
        </w:rPr>
        <w:t xml:space="preserve">effect </w:t>
      </w:r>
      <w:r w:rsidR="006974C4" w:rsidRPr="00A60A57">
        <w:rPr>
          <w:rFonts w:cs="Times New Roman"/>
          <w:color w:val="0D0D0D" w:themeColor="text1" w:themeTint="F2"/>
          <w:sz w:val="22"/>
          <w:rPrChange w:id="1221" w:author="tao huang" w:date="2017-09-17T12:05:00Z">
            <w:rPr>
              <w:rFonts w:cs="Times New Roman"/>
              <w:color w:val="000000" w:themeColor="text1"/>
              <w:szCs w:val="24"/>
            </w:rPr>
          </w:rPrChange>
        </w:rPr>
        <w:t xml:space="preserve">of </w:t>
      </w:r>
      <w:r w:rsidR="0051159F" w:rsidRPr="00A60A57">
        <w:rPr>
          <w:rFonts w:cs="Times New Roman"/>
          <w:color w:val="0D0D0D" w:themeColor="text1" w:themeTint="F2"/>
          <w:sz w:val="22"/>
          <w:rPrChange w:id="1222" w:author="tao huang" w:date="2017-09-17T12:05:00Z">
            <w:rPr>
              <w:rFonts w:cs="Times New Roman"/>
              <w:color w:val="000000" w:themeColor="text1"/>
              <w:szCs w:val="24"/>
            </w:rPr>
          </w:rPrChange>
        </w:rPr>
        <w:t>marketing</w:t>
      </w:r>
      <w:r w:rsidR="006974C4" w:rsidRPr="00A60A57">
        <w:rPr>
          <w:rFonts w:cs="Times New Roman"/>
          <w:color w:val="0D0D0D" w:themeColor="text1" w:themeTint="F2"/>
          <w:sz w:val="22"/>
          <w:rPrChange w:id="1223" w:author="tao huang" w:date="2017-09-17T12:05:00Z">
            <w:rPr>
              <w:rFonts w:cs="Times New Roman"/>
              <w:color w:val="000000" w:themeColor="text1"/>
              <w:szCs w:val="24"/>
            </w:rPr>
          </w:rPrChange>
        </w:rPr>
        <w:t xml:space="preserve"> activities. In section 4, we </w:t>
      </w:r>
      <w:r w:rsidR="0051159F" w:rsidRPr="00A60A57">
        <w:rPr>
          <w:rFonts w:cs="Times New Roman"/>
          <w:color w:val="0D0D0D" w:themeColor="text1" w:themeTint="F2"/>
          <w:sz w:val="22"/>
          <w:rPrChange w:id="1224" w:author="tao huang" w:date="2017-09-17T12:05:00Z">
            <w:rPr>
              <w:rFonts w:cs="Times New Roman"/>
              <w:color w:val="000000" w:themeColor="text1"/>
              <w:szCs w:val="24"/>
            </w:rPr>
          </w:rPrChange>
        </w:rPr>
        <w:t>propose our models</w:t>
      </w:r>
      <w:r w:rsidR="006974C4" w:rsidRPr="00A60A57">
        <w:rPr>
          <w:rFonts w:cs="Times New Roman"/>
          <w:color w:val="0D0D0D" w:themeColor="text1" w:themeTint="F2"/>
          <w:sz w:val="22"/>
          <w:rPrChange w:id="1225" w:author="tao huang" w:date="2017-09-17T12:05:00Z">
            <w:rPr>
              <w:rFonts w:cs="Times New Roman"/>
              <w:color w:val="000000" w:themeColor="text1"/>
              <w:szCs w:val="24"/>
            </w:rPr>
          </w:rPrChange>
        </w:rPr>
        <w:t xml:space="preserve"> </w:t>
      </w:r>
      <w:r w:rsidR="0051159F" w:rsidRPr="00A60A57">
        <w:rPr>
          <w:rFonts w:cs="Times New Roman"/>
          <w:color w:val="0D0D0D" w:themeColor="text1" w:themeTint="F2"/>
          <w:sz w:val="22"/>
          <w:rPrChange w:id="1226" w:author="tao huang" w:date="2017-09-17T12:05:00Z">
            <w:rPr>
              <w:rFonts w:cs="Times New Roman"/>
              <w:color w:val="000000" w:themeColor="text1"/>
              <w:szCs w:val="24"/>
            </w:rPr>
          </w:rPrChange>
        </w:rPr>
        <w:t>which may potentially improve the forecasting accuracy by mitigating the forecast bias due to</w:t>
      </w:r>
      <w:r w:rsidR="003C0313" w:rsidRPr="00A60A57">
        <w:rPr>
          <w:rFonts w:cs="Times New Roman"/>
          <w:color w:val="0D0D0D" w:themeColor="text1" w:themeTint="F2"/>
          <w:sz w:val="22"/>
          <w:rPrChange w:id="1227" w:author="tao huang" w:date="2017-09-17T12:05:00Z">
            <w:rPr>
              <w:rFonts w:cs="Times New Roman"/>
              <w:color w:val="000000" w:themeColor="text1"/>
              <w:szCs w:val="24"/>
            </w:rPr>
          </w:rPrChange>
        </w:rPr>
        <w:t xml:space="preserve"> </w:t>
      </w:r>
      <w:r w:rsidR="0051159F" w:rsidRPr="00A60A57">
        <w:rPr>
          <w:rFonts w:cs="Times New Roman"/>
          <w:noProof/>
          <w:color w:val="0D0D0D" w:themeColor="text1" w:themeTint="F2"/>
          <w:sz w:val="22"/>
          <w:rPrChange w:id="1228" w:author="tao huang" w:date="2017-09-17T12:05:00Z">
            <w:rPr>
              <w:rFonts w:cs="Times New Roman"/>
              <w:noProof/>
              <w:color w:val="000000" w:themeColor="text1"/>
              <w:szCs w:val="24"/>
            </w:rPr>
          </w:rPrChange>
        </w:rPr>
        <w:t>structural</w:t>
      </w:r>
      <w:r w:rsidR="0051159F" w:rsidRPr="00A60A57">
        <w:rPr>
          <w:rFonts w:cs="Times New Roman"/>
          <w:color w:val="0D0D0D" w:themeColor="text1" w:themeTint="F2"/>
          <w:sz w:val="22"/>
          <w:rPrChange w:id="1229" w:author="tao huang" w:date="2017-09-17T12:05:00Z">
            <w:rPr>
              <w:rFonts w:cs="Times New Roman"/>
              <w:color w:val="000000" w:themeColor="text1"/>
              <w:szCs w:val="24"/>
            </w:rPr>
          </w:rPrChange>
        </w:rPr>
        <w:t xml:space="preserve"> break</w:t>
      </w:r>
      <w:r w:rsidR="003C0313" w:rsidRPr="00A60A57">
        <w:rPr>
          <w:rFonts w:cs="Times New Roman"/>
          <w:color w:val="0D0D0D" w:themeColor="text1" w:themeTint="F2"/>
          <w:sz w:val="22"/>
          <w:rPrChange w:id="1230" w:author="tao huang" w:date="2017-09-17T12:05:00Z">
            <w:rPr>
              <w:rFonts w:cs="Times New Roman"/>
              <w:color w:val="000000" w:themeColor="text1"/>
              <w:szCs w:val="24"/>
            </w:rPr>
          </w:rPrChange>
        </w:rPr>
        <w:t>s</w:t>
      </w:r>
      <w:r w:rsidR="0051159F" w:rsidRPr="00A60A57">
        <w:rPr>
          <w:rFonts w:cs="Times New Roman"/>
          <w:color w:val="0D0D0D" w:themeColor="text1" w:themeTint="F2"/>
          <w:sz w:val="22"/>
          <w:rPrChange w:id="1231" w:author="tao huang" w:date="2017-09-17T12:05:00Z">
            <w:rPr>
              <w:rFonts w:cs="Times New Roman"/>
              <w:color w:val="000000" w:themeColor="text1"/>
              <w:szCs w:val="24"/>
            </w:rPr>
          </w:rPrChange>
        </w:rPr>
        <w:t xml:space="preserve">. </w:t>
      </w:r>
      <w:r w:rsidRPr="00A60A57">
        <w:rPr>
          <w:rFonts w:cs="Times New Roman"/>
          <w:color w:val="0D0D0D" w:themeColor="text1" w:themeTint="F2"/>
          <w:sz w:val="22"/>
          <w:rPrChange w:id="1232" w:author="tao huang" w:date="2017-09-17T12:05:00Z">
            <w:rPr>
              <w:rFonts w:cs="Times New Roman"/>
              <w:color w:val="000000" w:themeColor="text1"/>
              <w:szCs w:val="24"/>
            </w:rPr>
          </w:rPrChange>
        </w:rPr>
        <w:t xml:space="preserve">Section </w:t>
      </w:r>
      <w:r w:rsidR="006974C4" w:rsidRPr="00A60A57">
        <w:rPr>
          <w:rFonts w:cs="Times New Roman"/>
          <w:color w:val="0D0D0D" w:themeColor="text1" w:themeTint="F2"/>
          <w:sz w:val="22"/>
          <w:rPrChange w:id="1233" w:author="tao huang" w:date="2017-09-17T12:05:00Z">
            <w:rPr>
              <w:rFonts w:cs="Times New Roman"/>
              <w:color w:val="000000" w:themeColor="text1"/>
              <w:szCs w:val="24"/>
            </w:rPr>
          </w:rPrChange>
        </w:rPr>
        <w:t>5</w:t>
      </w:r>
      <w:r w:rsidRPr="00A60A57">
        <w:rPr>
          <w:rFonts w:cs="Times New Roman"/>
          <w:color w:val="0D0D0D" w:themeColor="text1" w:themeTint="F2"/>
          <w:sz w:val="22"/>
          <w:rPrChange w:id="1234" w:author="tao huang" w:date="2017-09-17T12:05:00Z">
            <w:rPr>
              <w:rFonts w:cs="Times New Roman"/>
              <w:color w:val="000000" w:themeColor="text1"/>
              <w:szCs w:val="24"/>
            </w:rPr>
          </w:rPrChange>
        </w:rPr>
        <w:t xml:space="preserve"> </w:t>
      </w:r>
      <w:r w:rsidR="006974C4" w:rsidRPr="00A60A57">
        <w:rPr>
          <w:rFonts w:cs="Times New Roman"/>
          <w:color w:val="0D0D0D" w:themeColor="text1" w:themeTint="F2"/>
          <w:sz w:val="22"/>
          <w:rPrChange w:id="1235" w:author="tao huang" w:date="2017-09-17T12:05:00Z">
            <w:rPr>
              <w:rFonts w:cs="Times New Roman"/>
              <w:color w:val="000000" w:themeColor="text1"/>
              <w:szCs w:val="24"/>
            </w:rPr>
          </w:rPrChange>
        </w:rPr>
        <w:t xml:space="preserve">and section 6 </w:t>
      </w:r>
      <w:r w:rsidR="0051159F" w:rsidRPr="00A60A57">
        <w:rPr>
          <w:rFonts w:cs="Times New Roman"/>
          <w:color w:val="0D0D0D" w:themeColor="text1" w:themeTint="F2"/>
          <w:sz w:val="22"/>
          <w:rPrChange w:id="1236" w:author="tao huang" w:date="2017-09-17T12:05:00Z">
            <w:rPr>
              <w:rFonts w:cs="Times New Roman"/>
              <w:color w:val="000000" w:themeColor="text1"/>
              <w:szCs w:val="24"/>
            </w:rPr>
          </w:rPrChange>
        </w:rPr>
        <w:t>explore</w:t>
      </w:r>
      <w:r w:rsidRPr="00A60A57">
        <w:rPr>
          <w:rFonts w:cs="Times New Roman"/>
          <w:color w:val="0D0D0D" w:themeColor="text1" w:themeTint="F2"/>
          <w:sz w:val="22"/>
          <w:rPrChange w:id="1237" w:author="tao huang" w:date="2017-09-17T12:05:00Z">
            <w:rPr>
              <w:rFonts w:cs="Times New Roman"/>
              <w:color w:val="000000" w:themeColor="text1"/>
              <w:szCs w:val="24"/>
            </w:rPr>
          </w:rPrChange>
        </w:rPr>
        <w:t xml:space="preserve"> the data and </w:t>
      </w:r>
      <w:r w:rsidR="0051159F" w:rsidRPr="00A60A57">
        <w:rPr>
          <w:rFonts w:cs="Times New Roman"/>
          <w:color w:val="0D0D0D" w:themeColor="text1" w:themeTint="F2"/>
          <w:sz w:val="22"/>
          <w:rPrChange w:id="1238" w:author="tao huang" w:date="2017-09-17T12:05:00Z">
            <w:rPr>
              <w:rFonts w:cs="Times New Roman"/>
              <w:color w:val="000000" w:themeColor="text1"/>
              <w:szCs w:val="24"/>
            </w:rPr>
          </w:rPrChange>
        </w:rPr>
        <w:t>introduce the</w:t>
      </w:r>
      <w:r w:rsidR="00606551" w:rsidRPr="00A60A57">
        <w:rPr>
          <w:rFonts w:cs="Times New Roman"/>
          <w:color w:val="0D0D0D" w:themeColor="text1" w:themeTint="F2"/>
          <w:sz w:val="22"/>
          <w:rPrChange w:id="1239" w:author="tao huang" w:date="2017-09-17T12:05:00Z">
            <w:rPr>
              <w:rFonts w:cs="Times New Roman"/>
              <w:color w:val="000000" w:themeColor="text1"/>
              <w:szCs w:val="24"/>
            </w:rPr>
          </w:rPrChange>
        </w:rPr>
        <w:t xml:space="preserve"> candidate models. Section 7 </w:t>
      </w:r>
      <w:r w:rsidR="0051159F" w:rsidRPr="00A60A57">
        <w:rPr>
          <w:rFonts w:cs="Times New Roman"/>
          <w:color w:val="0D0D0D" w:themeColor="text1" w:themeTint="F2"/>
          <w:sz w:val="22"/>
          <w:rPrChange w:id="1240" w:author="tao huang" w:date="2017-09-17T12:05:00Z">
            <w:rPr>
              <w:rFonts w:cs="Times New Roman"/>
              <w:color w:val="000000" w:themeColor="text1"/>
              <w:szCs w:val="24"/>
            </w:rPr>
          </w:rPrChange>
        </w:rPr>
        <w:t>describes</w:t>
      </w:r>
      <w:r w:rsidR="00606551" w:rsidRPr="00A60A57">
        <w:rPr>
          <w:rFonts w:cs="Times New Roman"/>
          <w:color w:val="0D0D0D" w:themeColor="text1" w:themeTint="F2"/>
          <w:sz w:val="22"/>
          <w:rPrChange w:id="1241" w:author="tao huang" w:date="2017-09-17T12:05:00Z">
            <w:rPr>
              <w:rFonts w:cs="Times New Roman"/>
              <w:color w:val="000000" w:themeColor="text1"/>
              <w:szCs w:val="24"/>
            </w:rPr>
          </w:rPrChange>
        </w:rPr>
        <w:t xml:space="preserve"> the </w:t>
      </w:r>
      <w:r w:rsidRPr="00A60A57">
        <w:rPr>
          <w:rFonts w:cs="Times New Roman"/>
          <w:color w:val="0D0D0D" w:themeColor="text1" w:themeTint="F2"/>
          <w:sz w:val="22"/>
          <w:rPrChange w:id="1242" w:author="tao huang" w:date="2017-09-17T12:05:00Z">
            <w:rPr>
              <w:rFonts w:cs="Times New Roman"/>
              <w:color w:val="000000" w:themeColor="text1"/>
              <w:szCs w:val="24"/>
            </w:rPr>
          </w:rPrChange>
        </w:rPr>
        <w:t>design</w:t>
      </w:r>
      <w:r w:rsidR="006974C4" w:rsidRPr="00A60A57">
        <w:rPr>
          <w:rFonts w:cs="Times New Roman"/>
          <w:color w:val="0D0D0D" w:themeColor="text1" w:themeTint="F2"/>
          <w:sz w:val="22"/>
          <w:rPrChange w:id="1243" w:author="tao huang" w:date="2017-09-17T12:05:00Z">
            <w:rPr>
              <w:rFonts w:cs="Times New Roman"/>
              <w:color w:val="000000" w:themeColor="text1"/>
              <w:szCs w:val="24"/>
            </w:rPr>
          </w:rPrChange>
        </w:rPr>
        <w:t xml:space="preserve"> </w:t>
      </w:r>
      <w:r w:rsidR="0051159F" w:rsidRPr="00A60A57">
        <w:rPr>
          <w:rFonts w:cs="Times New Roman"/>
          <w:color w:val="0D0D0D" w:themeColor="text1" w:themeTint="F2"/>
          <w:sz w:val="22"/>
          <w:rPrChange w:id="1244" w:author="tao huang" w:date="2017-09-17T12:05:00Z">
            <w:rPr>
              <w:rFonts w:cs="Times New Roman"/>
              <w:color w:val="000000" w:themeColor="text1"/>
              <w:szCs w:val="24"/>
            </w:rPr>
          </w:rPrChange>
        </w:rPr>
        <w:t>of</w:t>
      </w:r>
      <w:r w:rsidR="00606551" w:rsidRPr="00A60A57">
        <w:rPr>
          <w:rFonts w:cs="Times New Roman"/>
          <w:color w:val="0D0D0D" w:themeColor="text1" w:themeTint="F2"/>
          <w:sz w:val="22"/>
          <w:rPrChange w:id="1245" w:author="tao huang" w:date="2017-09-17T12:05:00Z">
            <w:rPr>
              <w:rFonts w:cs="Times New Roman"/>
              <w:color w:val="000000" w:themeColor="text1"/>
              <w:szCs w:val="24"/>
            </w:rPr>
          </w:rPrChange>
        </w:rPr>
        <w:t xml:space="preserve"> the </w:t>
      </w:r>
      <w:r w:rsidR="0051159F" w:rsidRPr="00A60A57">
        <w:rPr>
          <w:rFonts w:cs="Times New Roman"/>
          <w:color w:val="0D0D0D" w:themeColor="text1" w:themeTint="F2"/>
          <w:sz w:val="22"/>
          <w:rPrChange w:id="1246" w:author="tao huang" w:date="2017-09-17T12:05:00Z">
            <w:rPr>
              <w:rFonts w:cs="Times New Roman"/>
              <w:color w:val="000000" w:themeColor="text1"/>
              <w:szCs w:val="24"/>
            </w:rPr>
          </w:rPrChange>
        </w:rPr>
        <w:t xml:space="preserve">model </w:t>
      </w:r>
      <w:r w:rsidR="00606551" w:rsidRPr="00A60A57">
        <w:rPr>
          <w:rFonts w:cs="Times New Roman"/>
          <w:color w:val="0D0D0D" w:themeColor="text1" w:themeTint="F2"/>
          <w:sz w:val="22"/>
          <w:rPrChange w:id="1247" w:author="tao huang" w:date="2017-09-17T12:05:00Z">
            <w:rPr>
              <w:rFonts w:cs="Times New Roman"/>
              <w:color w:val="000000" w:themeColor="text1"/>
              <w:szCs w:val="24"/>
            </w:rPr>
          </w:rPrChange>
        </w:rPr>
        <w:t>evaluation</w:t>
      </w:r>
      <w:r w:rsidRPr="00A60A57">
        <w:rPr>
          <w:rFonts w:cs="Times New Roman"/>
          <w:color w:val="0D0D0D" w:themeColor="text1" w:themeTint="F2"/>
          <w:sz w:val="22"/>
          <w:rPrChange w:id="1248" w:author="tao huang" w:date="2017-09-17T12:05:00Z">
            <w:rPr>
              <w:rFonts w:cs="Times New Roman"/>
              <w:color w:val="000000" w:themeColor="text1"/>
              <w:szCs w:val="24"/>
            </w:rPr>
          </w:rPrChange>
        </w:rPr>
        <w:t xml:space="preserve">. </w:t>
      </w:r>
      <w:r w:rsidR="0051159F" w:rsidRPr="00A60A57">
        <w:rPr>
          <w:rFonts w:cs="Times New Roman"/>
          <w:color w:val="0D0D0D" w:themeColor="text1" w:themeTint="F2"/>
          <w:sz w:val="22"/>
          <w:rPrChange w:id="1249" w:author="tao huang" w:date="2017-09-17T12:05:00Z">
            <w:rPr>
              <w:rFonts w:cs="Times New Roman"/>
              <w:color w:val="000000" w:themeColor="text1"/>
              <w:szCs w:val="24"/>
            </w:rPr>
          </w:rPrChange>
        </w:rPr>
        <w:t xml:space="preserve">Section 8 </w:t>
      </w:r>
      <w:r w:rsidR="00606551" w:rsidRPr="00A60A57">
        <w:rPr>
          <w:rFonts w:cs="Times New Roman"/>
          <w:color w:val="0D0D0D" w:themeColor="text1" w:themeTint="F2"/>
          <w:sz w:val="22"/>
          <w:rPrChange w:id="1250" w:author="tao huang" w:date="2017-09-17T12:05:00Z">
            <w:rPr>
              <w:rFonts w:cs="Times New Roman"/>
              <w:color w:val="000000" w:themeColor="text1"/>
              <w:szCs w:val="24"/>
            </w:rPr>
          </w:rPrChange>
        </w:rPr>
        <w:t>summarize</w:t>
      </w:r>
      <w:r w:rsidR="0051159F" w:rsidRPr="00A60A57">
        <w:rPr>
          <w:rFonts w:cs="Times New Roman"/>
          <w:color w:val="0D0D0D" w:themeColor="text1" w:themeTint="F2"/>
          <w:sz w:val="22"/>
          <w:rPrChange w:id="1251" w:author="tao huang" w:date="2017-09-17T12:05:00Z">
            <w:rPr>
              <w:rFonts w:cs="Times New Roman"/>
              <w:color w:val="000000" w:themeColor="text1"/>
              <w:szCs w:val="24"/>
            </w:rPr>
          </w:rPrChange>
        </w:rPr>
        <w:t>s</w:t>
      </w:r>
      <w:r w:rsidR="006974C4" w:rsidRPr="00A60A57">
        <w:rPr>
          <w:rFonts w:cs="Times New Roman"/>
          <w:color w:val="0D0D0D" w:themeColor="text1" w:themeTint="F2"/>
          <w:sz w:val="22"/>
          <w:rPrChange w:id="1252" w:author="tao huang" w:date="2017-09-17T12:05:00Z">
            <w:rPr>
              <w:rFonts w:cs="Times New Roman"/>
              <w:color w:val="000000" w:themeColor="text1"/>
              <w:szCs w:val="24"/>
            </w:rPr>
          </w:rPrChange>
        </w:rPr>
        <w:t xml:space="preserve"> </w:t>
      </w:r>
      <w:r w:rsidR="00CF0F31" w:rsidRPr="00A60A57">
        <w:rPr>
          <w:rFonts w:cs="Times New Roman"/>
          <w:color w:val="0D0D0D" w:themeColor="text1" w:themeTint="F2"/>
          <w:sz w:val="22"/>
          <w:rPrChange w:id="1253" w:author="tao huang" w:date="2017-09-17T12:05:00Z">
            <w:rPr>
              <w:rFonts w:cs="Times New Roman"/>
              <w:color w:val="000000" w:themeColor="text1"/>
              <w:szCs w:val="24"/>
            </w:rPr>
          </w:rPrChange>
        </w:rPr>
        <w:t>and discuss</w:t>
      </w:r>
      <w:r w:rsidR="0051159F" w:rsidRPr="00A60A57">
        <w:rPr>
          <w:rFonts w:cs="Times New Roman"/>
          <w:color w:val="0D0D0D" w:themeColor="text1" w:themeTint="F2"/>
          <w:sz w:val="22"/>
          <w:rPrChange w:id="1254" w:author="tao huang" w:date="2017-09-17T12:05:00Z">
            <w:rPr>
              <w:rFonts w:cs="Times New Roman"/>
              <w:color w:val="000000" w:themeColor="text1"/>
              <w:szCs w:val="24"/>
            </w:rPr>
          </w:rPrChange>
        </w:rPr>
        <w:t>es</w:t>
      </w:r>
      <w:r w:rsidR="00CF0F31" w:rsidRPr="00A60A57">
        <w:rPr>
          <w:rFonts w:cs="Times New Roman"/>
          <w:color w:val="0D0D0D" w:themeColor="text1" w:themeTint="F2"/>
          <w:sz w:val="22"/>
          <w:rPrChange w:id="1255" w:author="tao huang" w:date="2017-09-17T12:05:00Z">
            <w:rPr>
              <w:rFonts w:cs="Times New Roman"/>
              <w:color w:val="000000" w:themeColor="text1"/>
              <w:szCs w:val="24"/>
            </w:rPr>
          </w:rPrChange>
        </w:rPr>
        <w:t xml:space="preserve"> </w:t>
      </w:r>
      <w:r w:rsidR="006974C4" w:rsidRPr="00A60A57">
        <w:rPr>
          <w:rFonts w:cs="Times New Roman"/>
          <w:color w:val="0D0D0D" w:themeColor="text1" w:themeTint="F2"/>
          <w:sz w:val="22"/>
          <w:rPrChange w:id="1256" w:author="tao huang" w:date="2017-09-17T12:05:00Z">
            <w:rPr>
              <w:rFonts w:cs="Times New Roman"/>
              <w:color w:val="000000" w:themeColor="text1"/>
              <w:szCs w:val="24"/>
            </w:rPr>
          </w:rPrChange>
        </w:rPr>
        <w:t>the evaluation results</w:t>
      </w:r>
      <w:r w:rsidR="00606551" w:rsidRPr="00A60A57">
        <w:rPr>
          <w:rFonts w:cs="Times New Roman"/>
          <w:color w:val="0D0D0D" w:themeColor="text1" w:themeTint="F2"/>
          <w:sz w:val="22"/>
          <w:rPrChange w:id="1257" w:author="tao huang" w:date="2017-09-17T12:05:00Z">
            <w:rPr>
              <w:rFonts w:cs="Times New Roman"/>
              <w:color w:val="000000" w:themeColor="text1"/>
              <w:szCs w:val="24"/>
            </w:rPr>
          </w:rPrChange>
        </w:rPr>
        <w:t xml:space="preserve">. In </w:t>
      </w:r>
      <w:r w:rsidR="003C0313" w:rsidRPr="00A60A57">
        <w:rPr>
          <w:rFonts w:cs="Times New Roman"/>
          <w:noProof/>
          <w:color w:val="0D0D0D" w:themeColor="text1" w:themeTint="F2"/>
          <w:sz w:val="22"/>
          <w:rPrChange w:id="1258" w:author="tao huang" w:date="2017-09-17T12:05:00Z">
            <w:rPr>
              <w:rFonts w:cs="Times New Roman"/>
              <w:noProof/>
              <w:color w:val="000000" w:themeColor="text1"/>
              <w:szCs w:val="24"/>
            </w:rPr>
          </w:rPrChange>
        </w:rPr>
        <w:t>S</w:t>
      </w:r>
      <w:r w:rsidR="00606551" w:rsidRPr="00A60A57">
        <w:rPr>
          <w:rFonts w:cs="Times New Roman"/>
          <w:noProof/>
          <w:color w:val="0D0D0D" w:themeColor="text1" w:themeTint="F2"/>
          <w:sz w:val="22"/>
          <w:rPrChange w:id="1259" w:author="tao huang" w:date="2017-09-17T12:05:00Z">
            <w:rPr>
              <w:rFonts w:cs="Times New Roman"/>
              <w:noProof/>
              <w:color w:val="000000" w:themeColor="text1"/>
              <w:szCs w:val="24"/>
            </w:rPr>
          </w:rPrChange>
        </w:rPr>
        <w:t>ection</w:t>
      </w:r>
      <w:r w:rsidR="00606551" w:rsidRPr="00A60A57">
        <w:rPr>
          <w:rFonts w:cs="Times New Roman"/>
          <w:color w:val="0D0D0D" w:themeColor="text1" w:themeTint="F2"/>
          <w:sz w:val="22"/>
          <w:rPrChange w:id="1260" w:author="tao huang" w:date="2017-09-17T12:05:00Z">
            <w:rPr>
              <w:rFonts w:cs="Times New Roman"/>
              <w:color w:val="000000" w:themeColor="text1"/>
              <w:szCs w:val="24"/>
            </w:rPr>
          </w:rPrChange>
        </w:rPr>
        <w:t xml:space="preserve"> 9, we </w:t>
      </w:r>
      <w:r w:rsidR="005D1FE7" w:rsidRPr="00A60A57">
        <w:rPr>
          <w:rFonts w:cs="Times New Roman"/>
          <w:color w:val="0D0D0D" w:themeColor="text1" w:themeTint="F2"/>
          <w:sz w:val="22"/>
          <w:rPrChange w:id="1261" w:author="tao huang" w:date="2017-09-17T12:05:00Z">
            <w:rPr>
              <w:rFonts w:cs="Times New Roman"/>
              <w:color w:val="000000" w:themeColor="text1"/>
              <w:szCs w:val="24"/>
            </w:rPr>
          </w:rPrChange>
        </w:rPr>
        <w:t>explore the determinants of improvement of the proposed models. In the last section, w</w:t>
      </w:r>
      <w:r w:rsidR="0051159F" w:rsidRPr="00A60A57">
        <w:rPr>
          <w:rFonts w:cs="Times New Roman"/>
          <w:color w:val="0D0D0D" w:themeColor="text1" w:themeTint="F2"/>
          <w:sz w:val="22"/>
          <w:rPrChange w:id="1262" w:author="tao huang" w:date="2017-09-17T12:05:00Z">
            <w:rPr>
              <w:rFonts w:cs="Times New Roman"/>
              <w:color w:val="000000" w:themeColor="text1"/>
              <w:szCs w:val="24"/>
            </w:rPr>
          </w:rPrChange>
        </w:rPr>
        <w:t xml:space="preserve">e </w:t>
      </w:r>
      <w:r w:rsidR="006974C4" w:rsidRPr="00A60A57">
        <w:rPr>
          <w:rFonts w:cs="Times New Roman"/>
          <w:color w:val="0D0D0D" w:themeColor="text1" w:themeTint="F2"/>
          <w:sz w:val="22"/>
          <w:rPrChange w:id="1263" w:author="tao huang" w:date="2017-09-17T12:05:00Z">
            <w:rPr>
              <w:rFonts w:cs="Times New Roman"/>
              <w:color w:val="000000" w:themeColor="text1"/>
              <w:szCs w:val="24"/>
            </w:rPr>
          </w:rPrChange>
        </w:rPr>
        <w:t xml:space="preserve">make recommendations </w:t>
      </w:r>
      <w:r w:rsidR="00606551" w:rsidRPr="00A60A57">
        <w:rPr>
          <w:rFonts w:cs="Times New Roman"/>
          <w:color w:val="0D0D0D" w:themeColor="text1" w:themeTint="F2"/>
          <w:sz w:val="22"/>
          <w:rPrChange w:id="1264" w:author="tao huang" w:date="2017-09-17T12:05:00Z">
            <w:rPr>
              <w:rFonts w:cs="Times New Roman"/>
              <w:color w:val="000000" w:themeColor="text1"/>
              <w:szCs w:val="24"/>
            </w:rPr>
          </w:rPrChange>
        </w:rPr>
        <w:t>for both manufacturers and retailers</w:t>
      </w:r>
      <w:r w:rsidR="0051159F" w:rsidRPr="00A60A57">
        <w:rPr>
          <w:rFonts w:cs="Times New Roman"/>
          <w:color w:val="0D0D0D" w:themeColor="text1" w:themeTint="F2"/>
          <w:sz w:val="22"/>
          <w:rPrChange w:id="1265" w:author="tao huang" w:date="2017-09-17T12:05:00Z">
            <w:rPr>
              <w:rFonts w:cs="Times New Roman"/>
              <w:color w:val="000000" w:themeColor="text1"/>
              <w:szCs w:val="24"/>
            </w:rPr>
          </w:rPrChange>
        </w:rPr>
        <w:t xml:space="preserve">, </w:t>
      </w:r>
      <w:r w:rsidR="003F7A5D" w:rsidRPr="00A60A57">
        <w:rPr>
          <w:rFonts w:cs="Times New Roman"/>
          <w:color w:val="0D0D0D" w:themeColor="text1" w:themeTint="F2"/>
          <w:sz w:val="22"/>
          <w:rPrChange w:id="1266" w:author="tao huang" w:date="2017-09-17T12:05:00Z">
            <w:rPr>
              <w:rFonts w:cs="Times New Roman"/>
              <w:color w:val="000000" w:themeColor="text1"/>
              <w:szCs w:val="24"/>
            </w:rPr>
          </w:rPrChange>
        </w:rPr>
        <w:t xml:space="preserve">address </w:t>
      </w:r>
      <w:r w:rsidR="00F6548D" w:rsidRPr="00A60A57">
        <w:rPr>
          <w:rFonts w:cs="Times New Roman"/>
          <w:color w:val="0D0D0D" w:themeColor="text1" w:themeTint="F2"/>
          <w:sz w:val="22"/>
          <w:rPrChange w:id="1267" w:author="tao huang" w:date="2017-09-17T12:05:00Z">
            <w:rPr>
              <w:rFonts w:cs="Times New Roman"/>
              <w:color w:val="000000" w:themeColor="text1"/>
              <w:szCs w:val="24"/>
            </w:rPr>
          </w:rPrChange>
        </w:rPr>
        <w:t>research limitations</w:t>
      </w:r>
      <w:r w:rsidR="0051159F" w:rsidRPr="00A60A57">
        <w:rPr>
          <w:rFonts w:cs="Times New Roman"/>
          <w:color w:val="0D0D0D" w:themeColor="text1" w:themeTint="F2"/>
          <w:sz w:val="22"/>
          <w:rPrChange w:id="1268" w:author="tao huang" w:date="2017-09-17T12:05:00Z">
            <w:rPr>
              <w:rFonts w:cs="Times New Roman"/>
              <w:color w:val="000000" w:themeColor="text1"/>
              <w:szCs w:val="24"/>
            </w:rPr>
          </w:rPrChange>
        </w:rPr>
        <w:t xml:space="preserve">, and highlight directions for </w:t>
      </w:r>
      <w:r w:rsidR="003F7A5D" w:rsidRPr="00A60A57">
        <w:rPr>
          <w:rFonts w:cs="Times New Roman"/>
          <w:color w:val="0D0D0D" w:themeColor="text1" w:themeTint="F2"/>
          <w:sz w:val="22"/>
          <w:rPrChange w:id="1269" w:author="tao huang" w:date="2017-09-17T12:05:00Z">
            <w:rPr>
              <w:rFonts w:cs="Times New Roman"/>
              <w:color w:val="000000" w:themeColor="text1"/>
              <w:szCs w:val="24"/>
            </w:rPr>
          </w:rPrChange>
        </w:rPr>
        <w:t>future research.</w:t>
      </w:r>
      <w:commentRangeEnd w:id="1198"/>
      <w:r w:rsidR="00115606" w:rsidRPr="00A60A57">
        <w:rPr>
          <w:rStyle w:val="CommentReference"/>
          <w:color w:val="0D0D0D" w:themeColor="text1" w:themeTint="F2"/>
          <w:sz w:val="22"/>
          <w:szCs w:val="22"/>
          <w:rPrChange w:id="1270" w:author="tao huang" w:date="2017-09-17T12:05:00Z">
            <w:rPr>
              <w:rStyle w:val="CommentReference"/>
            </w:rPr>
          </w:rPrChange>
        </w:rPr>
        <w:commentReference w:id="1198"/>
      </w:r>
    </w:p>
    <w:p w14:paraId="00891E99" w14:textId="77777777" w:rsidR="00E446EB" w:rsidRPr="00A60A57" w:rsidRDefault="00E446EB">
      <w:pPr>
        <w:spacing w:after="0" w:line="360" w:lineRule="auto"/>
        <w:rPr>
          <w:rFonts w:cs="Times New Roman"/>
          <w:color w:val="0D0D0D" w:themeColor="text1" w:themeTint="F2"/>
          <w:sz w:val="22"/>
          <w:rPrChange w:id="1271" w:author="tao huang" w:date="2017-09-17T12:05:00Z">
            <w:rPr>
              <w:rFonts w:cs="Times New Roman"/>
              <w:color w:val="000000" w:themeColor="text1"/>
              <w:szCs w:val="24"/>
            </w:rPr>
          </w:rPrChange>
        </w:rPr>
      </w:pPr>
    </w:p>
    <w:p w14:paraId="276773A7" w14:textId="18E5CA40" w:rsidR="00EF11FC" w:rsidRPr="00A60A57" w:rsidRDefault="00900D41">
      <w:pPr>
        <w:pStyle w:val="ListParagraph"/>
        <w:numPr>
          <w:ilvl w:val="0"/>
          <w:numId w:val="45"/>
        </w:numPr>
        <w:spacing w:after="0" w:line="360" w:lineRule="auto"/>
        <w:rPr>
          <w:rFonts w:cs="Times New Roman"/>
          <w:color w:val="0D0D0D" w:themeColor="text1" w:themeTint="F2"/>
          <w:sz w:val="22"/>
          <w:rPrChange w:id="1272" w:author="tao huang" w:date="2017-09-17T12:05:00Z">
            <w:rPr>
              <w:rFonts w:cs="Times New Roman"/>
              <w:color w:val="000000" w:themeColor="text1"/>
              <w:szCs w:val="24"/>
            </w:rPr>
          </w:rPrChange>
        </w:rPr>
        <w:pPrChange w:id="1273" w:author="tao huang" w:date="2017-09-16T13:02:00Z">
          <w:pPr>
            <w:pStyle w:val="ListParagraph"/>
            <w:numPr>
              <w:numId w:val="39"/>
            </w:numPr>
            <w:spacing w:after="0" w:line="360" w:lineRule="auto"/>
            <w:ind w:hanging="720"/>
          </w:pPr>
        </w:pPrChange>
      </w:pPr>
      <w:r w:rsidRPr="00A60A57">
        <w:rPr>
          <w:rFonts w:cs="Times New Roman"/>
          <w:b/>
          <w:color w:val="0D0D0D" w:themeColor="text1" w:themeTint="F2"/>
          <w:sz w:val="22"/>
          <w:rPrChange w:id="1274" w:author="tao huang" w:date="2017-09-17T12:05:00Z">
            <w:rPr>
              <w:rFonts w:cs="Times New Roman"/>
              <w:b/>
              <w:color w:val="000000" w:themeColor="text1"/>
              <w:szCs w:val="24"/>
            </w:rPr>
          </w:rPrChange>
        </w:rPr>
        <w:lastRenderedPageBreak/>
        <w:t>L</w:t>
      </w:r>
      <w:r w:rsidR="00B05D74" w:rsidRPr="00A60A57">
        <w:rPr>
          <w:rFonts w:cs="Times New Roman"/>
          <w:b/>
          <w:color w:val="0D0D0D" w:themeColor="text1" w:themeTint="F2"/>
          <w:sz w:val="22"/>
          <w:rPrChange w:id="1275" w:author="tao huang" w:date="2017-09-17T12:05:00Z">
            <w:rPr>
              <w:rFonts w:cs="Times New Roman"/>
              <w:b/>
              <w:color w:val="000000" w:themeColor="text1"/>
              <w:szCs w:val="24"/>
            </w:rPr>
          </w:rPrChange>
        </w:rPr>
        <w:t>iterature review</w:t>
      </w:r>
    </w:p>
    <w:p w14:paraId="46CC9D9E" w14:textId="77777777" w:rsidR="001E56FD" w:rsidRPr="00A60A57" w:rsidRDefault="001E56FD">
      <w:pPr>
        <w:spacing w:after="0" w:line="360" w:lineRule="auto"/>
        <w:rPr>
          <w:rFonts w:cs="Times New Roman"/>
          <w:color w:val="0D0D0D" w:themeColor="text1" w:themeTint="F2"/>
          <w:sz w:val="22"/>
          <w:rPrChange w:id="1276" w:author="tao huang" w:date="2017-09-17T12:05:00Z">
            <w:rPr>
              <w:rFonts w:cs="Times New Roman"/>
              <w:color w:val="000000" w:themeColor="text1"/>
              <w:szCs w:val="24"/>
            </w:rPr>
          </w:rPrChange>
        </w:rPr>
      </w:pPr>
    </w:p>
    <w:p w14:paraId="32C79479" w14:textId="41E4F7EB" w:rsidR="00062F45" w:rsidRPr="00A60A57" w:rsidRDefault="00BA4753">
      <w:pPr>
        <w:spacing w:after="0" w:line="360" w:lineRule="auto"/>
        <w:rPr>
          <w:rFonts w:cs="Times New Roman"/>
          <w:color w:val="0D0D0D" w:themeColor="text1" w:themeTint="F2"/>
          <w:sz w:val="22"/>
          <w:rPrChange w:id="1277" w:author="tao huang" w:date="2017-09-17T12:05:00Z">
            <w:rPr>
              <w:rFonts w:cs="Times New Roman"/>
              <w:color w:val="000000" w:themeColor="text1"/>
              <w:szCs w:val="24"/>
            </w:rPr>
          </w:rPrChange>
        </w:rPr>
      </w:pPr>
      <w:r w:rsidRPr="00A60A57">
        <w:rPr>
          <w:rFonts w:cs="Times New Roman"/>
          <w:color w:val="0D0D0D" w:themeColor="text1" w:themeTint="F2"/>
          <w:sz w:val="22"/>
          <w:rPrChange w:id="1278" w:author="tao huang" w:date="2017-09-17T12:05:00Z">
            <w:rPr>
              <w:rFonts w:cs="Times New Roman"/>
              <w:color w:val="000000" w:themeColor="text1"/>
              <w:szCs w:val="24"/>
            </w:rPr>
          </w:rPrChange>
        </w:rPr>
        <w:t xml:space="preserve">In practice, many retailers </w:t>
      </w:r>
      <w:r w:rsidR="000D6412" w:rsidRPr="00A60A57">
        <w:rPr>
          <w:rFonts w:cs="Times New Roman"/>
          <w:color w:val="0D0D0D" w:themeColor="text1" w:themeTint="F2"/>
          <w:sz w:val="22"/>
          <w:rPrChange w:id="1279" w:author="tao huang" w:date="2017-09-17T12:05:00Z">
            <w:rPr>
              <w:rFonts w:cs="Times New Roman"/>
              <w:color w:val="000000" w:themeColor="text1"/>
              <w:szCs w:val="24"/>
            </w:rPr>
          </w:rPrChange>
        </w:rPr>
        <w:t>forecast their</w:t>
      </w:r>
      <w:r w:rsidR="00EF11FC" w:rsidRPr="00A60A57">
        <w:rPr>
          <w:rFonts w:cs="Times New Roman"/>
          <w:color w:val="0D0D0D" w:themeColor="text1" w:themeTint="F2"/>
          <w:sz w:val="22"/>
          <w:rPrChange w:id="1280" w:author="tao huang" w:date="2017-09-17T12:05:00Z">
            <w:rPr>
              <w:rFonts w:cs="Times New Roman"/>
              <w:color w:val="000000" w:themeColor="text1"/>
              <w:szCs w:val="24"/>
            </w:rPr>
          </w:rPrChange>
        </w:rPr>
        <w:t xml:space="preserve"> </w:t>
      </w:r>
      <w:r w:rsidR="001C2CF1" w:rsidRPr="00A60A57">
        <w:rPr>
          <w:rFonts w:cs="Times New Roman"/>
          <w:color w:val="0D0D0D" w:themeColor="text1" w:themeTint="F2"/>
          <w:sz w:val="22"/>
          <w:rPrChange w:id="1281" w:author="tao huang" w:date="2017-09-17T12:05:00Z">
            <w:rPr>
              <w:rFonts w:cs="Times New Roman"/>
              <w:color w:val="000000" w:themeColor="text1"/>
              <w:szCs w:val="24"/>
            </w:rPr>
          </w:rPrChange>
        </w:rPr>
        <w:t>produc</w:t>
      </w:r>
      <w:r w:rsidR="00864DEF" w:rsidRPr="00A60A57">
        <w:rPr>
          <w:rFonts w:cs="Times New Roman"/>
          <w:color w:val="0D0D0D" w:themeColor="text1" w:themeTint="F2"/>
          <w:sz w:val="22"/>
          <w:rPrChange w:id="1282" w:author="tao huang" w:date="2017-09-17T12:05:00Z">
            <w:rPr>
              <w:rFonts w:cs="Times New Roman"/>
              <w:color w:val="000000" w:themeColor="text1"/>
              <w:szCs w:val="24"/>
            </w:rPr>
          </w:rPrChange>
        </w:rPr>
        <w:t xml:space="preserve">t sales </w:t>
      </w:r>
      <w:r w:rsidR="00B25507" w:rsidRPr="00A60A57">
        <w:rPr>
          <w:rFonts w:cs="Times New Roman"/>
          <w:color w:val="0D0D0D" w:themeColor="text1" w:themeTint="F2"/>
          <w:sz w:val="22"/>
          <w:rPrChange w:id="1283" w:author="tao huang" w:date="2017-09-17T12:05:00Z">
            <w:rPr>
              <w:rFonts w:cs="Times New Roman"/>
              <w:color w:val="000000" w:themeColor="text1"/>
              <w:szCs w:val="24"/>
            </w:rPr>
          </w:rPrChange>
        </w:rPr>
        <w:t xml:space="preserve">at SKU </w:t>
      </w:r>
      <w:r w:rsidR="00864DEF" w:rsidRPr="00A60A57">
        <w:rPr>
          <w:rFonts w:cs="Times New Roman"/>
          <w:color w:val="0D0D0D" w:themeColor="text1" w:themeTint="F2"/>
          <w:sz w:val="22"/>
          <w:rPrChange w:id="1284" w:author="tao huang" w:date="2017-09-17T12:05:00Z">
            <w:rPr>
              <w:rFonts w:cs="Times New Roman"/>
              <w:color w:val="000000" w:themeColor="text1"/>
              <w:szCs w:val="24"/>
            </w:rPr>
          </w:rPrChange>
        </w:rPr>
        <w:t xml:space="preserve">level using </w:t>
      </w:r>
      <w:r w:rsidR="0071141E" w:rsidRPr="00A60A57">
        <w:rPr>
          <w:rFonts w:cs="Times New Roman"/>
          <w:color w:val="0D0D0D" w:themeColor="text1" w:themeTint="F2"/>
          <w:sz w:val="22"/>
          <w:rPrChange w:id="1285" w:author="tao huang" w:date="2017-09-17T12:05:00Z">
            <w:rPr>
              <w:rFonts w:cs="Times New Roman"/>
              <w:color w:val="000000" w:themeColor="text1"/>
              <w:szCs w:val="24"/>
            </w:rPr>
          </w:rPrChange>
        </w:rPr>
        <w:t xml:space="preserve">a </w:t>
      </w:r>
      <w:r w:rsidR="0071141E" w:rsidRPr="000A110D">
        <w:rPr>
          <w:rFonts w:cs="Times New Roman"/>
          <w:noProof/>
          <w:color w:val="0D0D0D" w:themeColor="text1" w:themeTint="F2"/>
          <w:sz w:val="22"/>
          <w:rPrChange w:id="1286" w:author="tao huang" w:date="2017-09-17T12:14:00Z">
            <w:rPr>
              <w:rFonts w:cs="Times New Roman"/>
              <w:color w:val="000000" w:themeColor="text1"/>
              <w:szCs w:val="24"/>
            </w:rPr>
          </w:rPrChange>
        </w:rPr>
        <w:t>two</w:t>
      </w:r>
      <w:ins w:id="1287" w:author="tao huang" w:date="2017-09-17T12:14:00Z">
        <w:r w:rsidR="000A110D">
          <w:rPr>
            <w:rFonts w:cs="Times New Roman"/>
            <w:noProof/>
            <w:color w:val="0D0D0D" w:themeColor="text1" w:themeTint="F2"/>
            <w:sz w:val="22"/>
          </w:rPr>
          <w:t>-</w:t>
        </w:r>
      </w:ins>
      <w:del w:id="1288" w:author="tao huang" w:date="2017-09-17T12:14:00Z">
        <w:r w:rsidR="0071141E" w:rsidRPr="000A110D" w:rsidDel="000A110D">
          <w:rPr>
            <w:rFonts w:cs="Times New Roman"/>
            <w:noProof/>
            <w:color w:val="0D0D0D" w:themeColor="text1" w:themeTint="F2"/>
            <w:sz w:val="22"/>
            <w:rPrChange w:id="1289" w:author="tao huang" w:date="2017-09-17T12:14:00Z">
              <w:rPr>
                <w:rFonts w:cs="Times New Roman"/>
                <w:color w:val="000000" w:themeColor="text1"/>
                <w:szCs w:val="24"/>
              </w:rPr>
            </w:rPrChange>
          </w:rPr>
          <w:delText xml:space="preserve"> </w:delText>
        </w:r>
      </w:del>
      <w:r w:rsidR="0071141E" w:rsidRPr="000A110D">
        <w:rPr>
          <w:rFonts w:cs="Times New Roman"/>
          <w:noProof/>
          <w:color w:val="0D0D0D" w:themeColor="text1" w:themeTint="F2"/>
          <w:sz w:val="22"/>
          <w:rPrChange w:id="1290" w:author="tao huang" w:date="2017-09-17T12:14:00Z">
            <w:rPr>
              <w:rFonts w:cs="Times New Roman"/>
              <w:color w:val="000000" w:themeColor="text1"/>
              <w:szCs w:val="24"/>
            </w:rPr>
          </w:rPrChange>
        </w:rPr>
        <w:t>stage</w:t>
      </w:r>
      <w:r w:rsidR="00243A7E" w:rsidRPr="00A60A57">
        <w:rPr>
          <w:rFonts w:cs="Times New Roman"/>
          <w:color w:val="0D0D0D" w:themeColor="text1" w:themeTint="F2"/>
          <w:sz w:val="22"/>
          <w:rPrChange w:id="1291" w:author="tao huang" w:date="2017-09-17T12:05:00Z">
            <w:rPr>
              <w:rFonts w:cs="Times New Roman"/>
              <w:color w:val="000000" w:themeColor="text1"/>
              <w:szCs w:val="24"/>
            </w:rPr>
          </w:rPrChange>
        </w:rPr>
        <w:t xml:space="preserve"> </w:t>
      </w:r>
      <w:r w:rsidR="00267812" w:rsidRPr="00A60A57">
        <w:rPr>
          <w:rFonts w:cs="Times New Roman"/>
          <w:color w:val="0D0D0D" w:themeColor="text1" w:themeTint="F2"/>
          <w:sz w:val="22"/>
          <w:rPrChange w:id="1292" w:author="tao huang" w:date="2017-09-17T12:05:00Z">
            <w:rPr>
              <w:rFonts w:cs="Times New Roman"/>
              <w:color w:val="000000" w:themeColor="text1"/>
              <w:szCs w:val="24"/>
            </w:rPr>
          </w:rPrChange>
        </w:rPr>
        <w:t>‘</w:t>
      </w:r>
      <w:r w:rsidR="00D9545B" w:rsidRPr="00A60A57">
        <w:rPr>
          <w:rFonts w:cs="Times New Roman"/>
          <w:color w:val="0D0D0D" w:themeColor="text1" w:themeTint="F2"/>
          <w:sz w:val="22"/>
          <w:rPrChange w:id="1293" w:author="tao huang" w:date="2017-09-17T12:05:00Z">
            <w:rPr>
              <w:rFonts w:cs="Times New Roman"/>
              <w:color w:val="000000" w:themeColor="text1"/>
              <w:szCs w:val="24"/>
            </w:rPr>
          </w:rPrChange>
        </w:rPr>
        <w:t>base-lift</w:t>
      </w:r>
      <w:r w:rsidR="00267812" w:rsidRPr="00A60A57">
        <w:rPr>
          <w:rFonts w:cs="Times New Roman"/>
          <w:color w:val="0D0D0D" w:themeColor="text1" w:themeTint="F2"/>
          <w:sz w:val="22"/>
          <w:rPrChange w:id="1294" w:author="tao huang" w:date="2017-09-17T12:05:00Z">
            <w:rPr>
              <w:rFonts w:cs="Times New Roman"/>
              <w:color w:val="000000" w:themeColor="text1"/>
              <w:szCs w:val="24"/>
            </w:rPr>
          </w:rPrChange>
        </w:rPr>
        <w:t>’</w:t>
      </w:r>
      <w:r w:rsidRPr="00A60A57">
        <w:rPr>
          <w:rFonts w:cs="Times New Roman"/>
          <w:color w:val="0D0D0D" w:themeColor="text1" w:themeTint="F2"/>
          <w:sz w:val="22"/>
          <w:rPrChange w:id="1295" w:author="tao huang" w:date="2017-09-17T12:05:00Z">
            <w:rPr>
              <w:rFonts w:cs="Times New Roman"/>
              <w:color w:val="000000" w:themeColor="text1"/>
              <w:szCs w:val="24"/>
            </w:rPr>
          </w:rPrChange>
        </w:rPr>
        <w:t xml:space="preserve"> </w:t>
      </w:r>
      <w:r w:rsidR="000D6412" w:rsidRPr="00A60A57">
        <w:rPr>
          <w:rFonts w:cs="Times New Roman"/>
          <w:color w:val="0D0D0D" w:themeColor="text1" w:themeTint="F2"/>
          <w:sz w:val="22"/>
          <w:rPrChange w:id="1296" w:author="tao huang" w:date="2017-09-17T12:05:00Z">
            <w:rPr>
              <w:rFonts w:cs="Times New Roman"/>
              <w:color w:val="000000" w:themeColor="text1"/>
              <w:szCs w:val="24"/>
            </w:rPr>
          </w:rPrChange>
        </w:rPr>
        <w:t xml:space="preserve">method. </w:t>
      </w:r>
      <w:r w:rsidR="006E38EA" w:rsidRPr="00A60A57">
        <w:rPr>
          <w:rFonts w:cs="Times New Roman"/>
          <w:color w:val="0D0D0D" w:themeColor="text1" w:themeTint="F2"/>
          <w:sz w:val="22"/>
          <w:rPrChange w:id="1297" w:author="tao huang" w:date="2017-09-17T12:05:00Z">
            <w:rPr>
              <w:rFonts w:cs="Times New Roman"/>
              <w:color w:val="000000" w:themeColor="text1"/>
              <w:szCs w:val="24"/>
            </w:rPr>
          </w:rPrChange>
        </w:rPr>
        <w:t xml:space="preserve">The method </w:t>
      </w:r>
      <w:ins w:id="1298" w:author="Soopramanien, Didier" w:date="2017-09-07T16:26:00Z">
        <w:r w:rsidR="00BA3920" w:rsidRPr="00A60A57">
          <w:rPr>
            <w:rFonts w:cs="Times New Roman"/>
            <w:color w:val="0D0D0D" w:themeColor="text1" w:themeTint="F2"/>
            <w:sz w:val="22"/>
            <w:rPrChange w:id="1299" w:author="tao huang" w:date="2017-09-17T12:05:00Z">
              <w:rPr>
                <w:rFonts w:cs="Times New Roman"/>
                <w:color w:val="000000" w:themeColor="text1"/>
                <w:szCs w:val="24"/>
              </w:rPr>
            </w:rPrChange>
          </w:rPr>
          <w:t>entails dividing</w:t>
        </w:r>
      </w:ins>
      <w:del w:id="1300" w:author="Soopramanien, Didier" w:date="2017-09-07T16:26:00Z">
        <w:r w:rsidR="006E38EA" w:rsidRPr="00A60A57" w:rsidDel="00BA3920">
          <w:rPr>
            <w:rFonts w:cs="Times New Roman"/>
            <w:color w:val="0D0D0D" w:themeColor="text1" w:themeTint="F2"/>
            <w:sz w:val="22"/>
            <w:rPrChange w:id="1301" w:author="tao huang" w:date="2017-09-17T12:05:00Z">
              <w:rPr>
                <w:rFonts w:cs="Times New Roman"/>
                <w:color w:val="000000" w:themeColor="text1"/>
                <w:szCs w:val="24"/>
              </w:rPr>
            </w:rPrChange>
          </w:rPr>
          <w:delText>splits</w:delText>
        </w:r>
      </w:del>
      <w:r w:rsidR="006E38EA" w:rsidRPr="00A60A57">
        <w:rPr>
          <w:rFonts w:cs="Times New Roman"/>
          <w:color w:val="0D0D0D" w:themeColor="text1" w:themeTint="F2"/>
          <w:sz w:val="22"/>
          <w:rPrChange w:id="1302" w:author="tao huang" w:date="2017-09-17T12:05:00Z">
            <w:rPr>
              <w:rFonts w:cs="Times New Roman"/>
              <w:color w:val="000000" w:themeColor="text1"/>
              <w:szCs w:val="24"/>
            </w:rPr>
          </w:rPrChange>
        </w:rPr>
        <w:t xml:space="preserve"> the data into promoted and non-promoted periods based on whether</w:t>
      </w:r>
      <w:del w:id="1303" w:author="Soopramanien, Didier" w:date="2017-09-07T16:26:00Z">
        <w:r w:rsidR="006E38EA" w:rsidRPr="00A60A57" w:rsidDel="00BA3920">
          <w:rPr>
            <w:rFonts w:cs="Times New Roman"/>
            <w:color w:val="0D0D0D" w:themeColor="text1" w:themeTint="F2"/>
            <w:sz w:val="22"/>
            <w:rPrChange w:id="1304" w:author="tao huang" w:date="2017-09-17T12:05:00Z">
              <w:rPr>
                <w:rFonts w:cs="Times New Roman"/>
                <w:color w:val="000000" w:themeColor="text1"/>
                <w:szCs w:val="24"/>
              </w:rPr>
            </w:rPrChange>
          </w:rPr>
          <w:delText xml:space="preserve"> or not</w:delText>
        </w:r>
      </w:del>
      <w:r w:rsidR="006E38EA" w:rsidRPr="00A60A57">
        <w:rPr>
          <w:rFonts w:cs="Times New Roman"/>
          <w:color w:val="0D0D0D" w:themeColor="text1" w:themeTint="F2"/>
          <w:sz w:val="22"/>
          <w:rPrChange w:id="1305" w:author="tao huang" w:date="2017-09-17T12:05:00Z">
            <w:rPr>
              <w:rFonts w:cs="Times New Roman"/>
              <w:color w:val="000000" w:themeColor="text1"/>
              <w:szCs w:val="24"/>
            </w:rPr>
          </w:rPrChange>
        </w:rPr>
        <w:t xml:space="preserve"> the </w:t>
      </w:r>
      <w:del w:id="1306" w:author="Soopramanien, Didier" w:date="2017-09-07T16:26:00Z">
        <w:r w:rsidR="006E38EA" w:rsidRPr="00A60A57" w:rsidDel="00BA3920">
          <w:rPr>
            <w:rFonts w:cs="Times New Roman"/>
            <w:color w:val="0D0D0D" w:themeColor="text1" w:themeTint="F2"/>
            <w:sz w:val="22"/>
            <w:rPrChange w:id="1307" w:author="tao huang" w:date="2017-09-17T12:05:00Z">
              <w:rPr>
                <w:rFonts w:cs="Times New Roman"/>
                <w:color w:val="000000" w:themeColor="text1"/>
                <w:szCs w:val="24"/>
              </w:rPr>
            </w:rPrChange>
          </w:rPr>
          <w:delText>focal product</w:delText>
        </w:r>
      </w:del>
      <w:ins w:id="1308" w:author="Soopramanien, Didier" w:date="2017-09-07T16:26:00Z">
        <w:r w:rsidR="00BA3920" w:rsidRPr="00A60A57">
          <w:rPr>
            <w:rFonts w:cs="Times New Roman"/>
            <w:color w:val="0D0D0D" w:themeColor="text1" w:themeTint="F2"/>
            <w:sz w:val="22"/>
            <w:rPrChange w:id="1309" w:author="tao huang" w:date="2017-09-17T12:05:00Z">
              <w:rPr>
                <w:rFonts w:cs="Times New Roman"/>
                <w:color w:val="000000" w:themeColor="text1"/>
                <w:szCs w:val="24"/>
              </w:rPr>
            </w:rPrChange>
          </w:rPr>
          <w:t>SKU</w:t>
        </w:r>
      </w:ins>
      <w:r w:rsidR="006E38EA" w:rsidRPr="00A60A57">
        <w:rPr>
          <w:rFonts w:cs="Times New Roman"/>
          <w:color w:val="0D0D0D" w:themeColor="text1" w:themeTint="F2"/>
          <w:sz w:val="22"/>
          <w:rPrChange w:id="1310" w:author="tao huang" w:date="2017-09-17T12:05:00Z">
            <w:rPr>
              <w:rFonts w:cs="Times New Roman"/>
              <w:color w:val="000000" w:themeColor="text1"/>
              <w:szCs w:val="24"/>
            </w:rPr>
          </w:rPrChange>
        </w:rPr>
        <w:t xml:space="preserve"> is being promoted. </w:t>
      </w:r>
      <w:r w:rsidR="000D6412" w:rsidRPr="00A60A57">
        <w:rPr>
          <w:rFonts w:cs="Times New Roman"/>
          <w:color w:val="0D0D0D" w:themeColor="text1" w:themeTint="F2"/>
          <w:sz w:val="22"/>
          <w:rPrChange w:id="1311" w:author="tao huang" w:date="2017-09-17T12:05:00Z">
            <w:rPr>
              <w:rFonts w:cs="Times New Roman"/>
              <w:color w:val="000000" w:themeColor="text1"/>
              <w:szCs w:val="24"/>
            </w:rPr>
          </w:rPrChange>
        </w:rPr>
        <w:t xml:space="preserve">The method </w:t>
      </w:r>
      <w:r w:rsidR="00820897" w:rsidRPr="00A60A57">
        <w:rPr>
          <w:rFonts w:cs="Times New Roman"/>
          <w:color w:val="0D0D0D" w:themeColor="text1" w:themeTint="F2"/>
          <w:sz w:val="22"/>
          <w:rPrChange w:id="1312" w:author="tao huang" w:date="2017-09-17T12:05:00Z">
            <w:rPr>
              <w:rFonts w:cs="Times New Roman"/>
              <w:color w:val="000000" w:themeColor="text1"/>
              <w:szCs w:val="24"/>
            </w:rPr>
          </w:rPrChange>
        </w:rPr>
        <w:t>is a combin</w:t>
      </w:r>
      <w:ins w:id="1313" w:author="Soopramanien, Didier" w:date="2017-09-06T21:16:00Z">
        <w:r w:rsidR="000E143A" w:rsidRPr="00A60A57">
          <w:rPr>
            <w:rFonts w:cs="Times New Roman"/>
            <w:color w:val="0D0D0D" w:themeColor="text1" w:themeTint="F2"/>
            <w:sz w:val="22"/>
            <w:rPrChange w:id="1314" w:author="tao huang" w:date="2017-09-17T12:05:00Z">
              <w:rPr>
                <w:rFonts w:cs="Times New Roman"/>
                <w:color w:val="000000" w:themeColor="text1"/>
                <w:szCs w:val="24"/>
              </w:rPr>
            </w:rPrChange>
          </w:rPr>
          <w:t>ation</w:t>
        </w:r>
      </w:ins>
      <w:del w:id="1315" w:author="Soopramanien, Didier" w:date="2017-09-06T21:16:00Z">
        <w:r w:rsidR="00820897" w:rsidRPr="00A60A57" w:rsidDel="000E143A">
          <w:rPr>
            <w:rFonts w:cs="Times New Roman"/>
            <w:color w:val="0D0D0D" w:themeColor="text1" w:themeTint="F2"/>
            <w:sz w:val="22"/>
            <w:rPrChange w:id="1316" w:author="tao huang" w:date="2017-09-17T12:05:00Z">
              <w:rPr>
                <w:rFonts w:cs="Times New Roman"/>
                <w:color w:val="000000" w:themeColor="text1"/>
                <w:szCs w:val="24"/>
              </w:rPr>
            </w:rPrChange>
          </w:rPr>
          <w:delText>e</w:delText>
        </w:r>
      </w:del>
      <w:r w:rsidR="00820897" w:rsidRPr="00A60A57">
        <w:rPr>
          <w:rFonts w:cs="Times New Roman"/>
          <w:color w:val="0D0D0D" w:themeColor="text1" w:themeTint="F2"/>
          <w:sz w:val="22"/>
          <w:rPrChange w:id="1317" w:author="tao huang" w:date="2017-09-17T12:05:00Z">
            <w:rPr>
              <w:rFonts w:cs="Times New Roman"/>
              <w:color w:val="000000" w:themeColor="text1"/>
              <w:szCs w:val="24"/>
            </w:rPr>
          </w:rPrChange>
        </w:rPr>
        <w:t xml:space="preserve"> of simple univariate methods </w:t>
      </w:r>
      <w:r w:rsidR="006E38EA" w:rsidRPr="00A60A57">
        <w:rPr>
          <w:rFonts w:cs="Times New Roman"/>
          <w:color w:val="0D0D0D" w:themeColor="text1" w:themeTint="F2"/>
          <w:sz w:val="22"/>
          <w:rPrChange w:id="1318" w:author="tao huang" w:date="2017-09-17T12:05:00Z">
            <w:rPr>
              <w:rFonts w:cs="Times New Roman"/>
              <w:color w:val="000000" w:themeColor="text1"/>
              <w:szCs w:val="24"/>
            </w:rPr>
          </w:rPrChange>
        </w:rPr>
        <w:t xml:space="preserve">(for the non-promoted period) </w:t>
      </w:r>
      <w:r w:rsidR="00820897" w:rsidRPr="00A60A57">
        <w:rPr>
          <w:rFonts w:cs="Times New Roman"/>
          <w:color w:val="0D0D0D" w:themeColor="text1" w:themeTint="F2"/>
          <w:sz w:val="22"/>
          <w:rPrChange w:id="1319" w:author="tao huang" w:date="2017-09-17T12:05:00Z">
            <w:rPr>
              <w:rFonts w:cs="Times New Roman"/>
              <w:color w:val="000000" w:themeColor="text1"/>
              <w:szCs w:val="24"/>
            </w:rPr>
          </w:rPrChange>
        </w:rPr>
        <w:t>and</w:t>
      </w:r>
      <w:r w:rsidR="000D6412" w:rsidRPr="00A60A57">
        <w:rPr>
          <w:color w:val="0D0D0D" w:themeColor="text1" w:themeTint="F2"/>
          <w:sz w:val="22"/>
          <w:rPrChange w:id="1320" w:author="tao huang" w:date="2017-09-17T12:05:00Z">
            <w:rPr>
              <w:color w:val="000000" w:themeColor="text1"/>
              <w:szCs w:val="24"/>
            </w:rPr>
          </w:rPrChange>
        </w:rPr>
        <w:t xml:space="preserve"> </w:t>
      </w:r>
      <w:r w:rsidR="00820897" w:rsidRPr="00A60A57">
        <w:rPr>
          <w:color w:val="0D0D0D" w:themeColor="text1" w:themeTint="F2"/>
          <w:sz w:val="22"/>
          <w:rPrChange w:id="1321" w:author="tao huang" w:date="2017-09-17T12:05:00Z">
            <w:rPr>
              <w:color w:val="000000" w:themeColor="text1"/>
              <w:szCs w:val="24"/>
            </w:rPr>
          </w:rPrChange>
        </w:rPr>
        <w:t>human</w:t>
      </w:r>
      <w:r w:rsidR="000D6412" w:rsidRPr="00A60A57">
        <w:rPr>
          <w:color w:val="0D0D0D" w:themeColor="text1" w:themeTint="F2"/>
          <w:sz w:val="22"/>
          <w:rPrChange w:id="1322" w:author="tao huang" w:date="2017-09-17T12:05:00Z">
            <w:rPr>
              <w:color w:val="000000" w:themeColor="text1"/>
              <w:szCs w:val="24"/>
            </w:rPr>
          </w:rPrChange>
        </w:rPr>
        <w:t xml:space="preserve"> judgments </w:t>
      </w:r>
      <w:r w:rsidR="00820897" w:rsidRPr="00A60A57">
        <w:rPr>
          <w:color w:val="0D0D0D" w:themeColor="text1" w:themeTint="F2"/>
          <w:sz w:val="22"/>
          <w:rPrChange w:id="1323" w:author="tao huang" w:date="2017-09-17T12:05:00Z">
            <w:rPr>
              <w:color w:val="000000" w:themeColor="text1"/>
              <w:szCs w:val="24"/>
            </w:rPr>
          </w:rPrChange>
        </w:rPr>
        <w:t>by brand/category managers</w:t>
      </w:r>
      <w:r w:rsidR="006E38EA" w:rsidRPr="00A60A57">
        <w:rPr>
          <w:color w:val="0D0D0D" w:themeColor="text1" w:themeTint="F2"/>
          <w:sz w:val="22"/>
          <w:rPrChange w:id="1324" w:author="tao huang" w:date="2017-09-17T12:05:00Z">
            <w:rPr>
              <w:color w:val="000000" w:themeColor="text1"/>
              <w:szCs w:val="24"/>
            </w:rPr>
          </w:rPrChange>
        </w:rPr>
        <w:t xml:space="preserve"> (for the promoted period)</w:t>
      </w:r>
      <w:r w:rsidR="00820897" w:rsidRPr="00A60A57">
        <w:rPr>
          <w:color w:val="0D0D0D" w:themeColor="text1" w:themeTint="F2"/>
          <w:sz w:val="22"/>
          <w:rPrChange w:id="1325" w:author="tao huang" w:date="2017-09-17T12:05:00Z">
            <w:rPr>
              <w:color w:val="000000" w:themeColor="text1"/>
              <w:szCs w:val="24"/>
            </w:rPr>
          </w:rPrChange>
        </w:rPr>
        <w:t xml:space="preserve"> </w:t>
      </w:r>
      <w:r w:rsidR="001B40D2" w:rsidRPr="00A60A57">
        <w:rPr>
          <w:rFonts w:cs="Times New Roman"/>
          <w:color w:val="0D0D0D" w:themeColor="text1" w:themeTint="F2"/>
          <w:sz w:val="22"/>
          <w:rPrChange w:id="1326" w:author="tao huang" w:date="2017-09-17T12:05:00Z">
            <w:rPr>
              <w:rFonts w:cs="Times New Roman"/>
              <w:color w:val="000000" w:themeColor="text1"/>
              <w:szCs w:val="24"/>
            </w:rPr>
          </w:rPrChange>
        </w:rPr>
        <w:fldChar w:fldCharType="begin">
          <w:fldData xml:space="preserve">PEVuZE5vdGU+PENpdGU+PEF1dGhvcj5GaWxkZXM8L0F1dGhvcj48WWVhcj4yMDA5PC9ZZWFyPjxS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</w:fldData>
        </w:fldChar>
      </w:r>
      <w:r w:rsidR="00F75C33">
        <w:rPr>
          <w:rFonts w:cs="Times New Roman"/>
          <w:color w:val="0D0D0D" w:themeColor="text1" w:themeTint="F2"/>
          <w:sz w:val="22"/>
        </w:rPr>
        <w:instrText xml:space="preserve"> ADDIN EN.CITE </w:instrText>
      </w:r>
      <w:r w:rsidR="00F75C33">
        <w:rPr>
          <w:rFonts w:cs="Times New Roman"/>
          <w:color w:val="0D0D0D" w:themeColor="text1" w:themeTint="F2"/>
          <w:sz w:val="22"/>
        </w:rPr>
        <w:fldChar w:fldCharType="begin">
          <w:fldData xml:space="preserve">PEVuZE5vdGU+PENpdGU+PEF1dGhvcj5GaWxkZXM8L0F1dGhvcj48WWVhcj4yMDA5PC9ZZWFyPjxS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</w:fldData>
        </w:fldChar>
      </w:r>
      <w:r w:rsidR="00F75C33">
        <w:rPr>
          <w:rFonts w:cs="Times New Roman"/>
          <w:color w:val="0D0D0D" w:themeColor="text1" w:themeTint="F2"/>
          <w:sz w:val="22"/>
        </w:rPr>
        <w:instrText xml:space="preserve"> ADDIN EN.CITE.DATA </w:instrText>
      </w:r>
      <w:r w:rsidR="00F75C33">
        <w:rPr>
          <w:rFonts w:cs="Times New Roman"/>
          <w:color w:val="0D0D0D" w:themeColor="text1" w:themeTint="F2"/>
          <w:sz w:val="22"/>
        </w:rPr>
      </w:r>
      <w:r w:rsidR="00F75C33">
        <w:rPr>
          <w:rFonts w:cs="Times New Roman"/>
          <w:color w:val="0D0D0D" w:themeColor="text1" w:themeTint="F2"/>
          <w:sz w:val="22"/>
        </w:rPr>
        <w:fldChar w:fldCharType="end"/>
      </w:r>
      <w:r w:rsidR="001B40D2" w:rsidRPr="00A60A57">
        <w:rPr>
          <w:rFonts w:cs="Times New Roman"/>
          <w:color w:val="0D0D0D" w:themeColor="text1" w:themeTint="F2"/>
          <w:sz w:val="22"/>
          <w:rPrChange w:id="1327" w:author="tao huang" w:date="2017-09-17T12:05:00Z">
            <w:rPr>
              <w:rFonts w:cs="Times New Roman"/>
              <w:color w:val="000000" w:themeColor="text1"/>
              <w:szCs w:val="24"/>
            </w:rPr>
          </w:rPrChange>
        </w:rPr>
        <w:fldChar w:fldCharType="separate"/>
      </w:r>
      <w:r w:rsidR="00F75C33">
        <w:rPr>
          <w:rFonts w:cs="Times New Roman"/>
          <w:noProof/>
          <w:color w:val="0D0D0D" w:themeColor="text1" w:themeTint="F2"/>
          <w:sz w:val="22"/>
        </w:rPr>
        <w:t>(</w:t>
      </w:r>
      <w:hyperlink w:anchor="_ENREF_33" w:tooltip="Fildes, 2009 #421" w:history="1">
        <w:r w:rsidR="00F75C33">
          <w:rPr>
            <w:rFonts w:cs="Times New Roman"/>
            <w:noProof/>
            <w:color w:val="0D0D0D" w:themeColor="text1" w:themeTint="F2"/>
            <w:sz w:val="22"/>
          </w:rPr>
          <w:t>R. Fildes, Goodwin, Lawrence, &amp; Nikolopoulos, 2009</w:t>
        </w:r>
      </w:hyperlink>
      <w:r w:rsidR="00F75C33">
        <w:rPr>
          <w:rFonts w:cs="Times New Roman"/>
          <w:noProof/>
          <w:color w:val="0D0D0D" w:themeColor="text1" w:themeTint="F2"/>
          <w:sz w:val="22"/>
        </w:rPr>
        <w:t xml:space="preserve">; </w:t>
      </w:r>
      <w:hyperlink w:anchor="_ENREF_34" w:tooltip="Fildes, 2008 #159" w:history="1">
        <w:r w:rsidR="00F75C33">
          <w:rPr>
            <w:rFonts w:cs="Times New Roman"/>
            <w:noProof/>
            <w:color w:val="0D0D0D" w:themeColor="text1" w:themeTint="F2"/>
            <w:sz w:val="22"/>
          </w:rPr>
          <w:t>Robert Fildes et al., 2008</w:t>
        </w:r>
      </w:hyperlink>
      <w:r w:rsidR="00F75C33">
        <w:rPr>
          <w:rFonts w:cs="Times New Roman"/>
          <w:noProof/>
          <w:color w:val="0D0D0D" w:themeColor="text1" w:themeTint="F2"/>
          <w:sz w:val="22"/>
        </w:rPr>
        <w:t>)</w:t>
      </w:r>
      <w:r w:rsidR="001B40D2" w:rsidRPr="00A60A57">
        <w:rPr>
          <w:rFonts w:cs="Times New Roman"/>
          <w:color w:val="0D0D0D" w:themeColor="text1" w:themeTint="F2"/>
          <w:sz w:val="22"/>
          <w:rPrChange w:id="1328" w:author="tao huang" w:date="2017-09-17T12:05:00Z">
            <w:rPr>
              <w:rFonts w:cs="Times New Roman"/>
              <w:color w:val="000000" w:themeColor="text1"/>
              <w:szCs w:val="24"/>
            </w:rPr>
          </w:rPrChange>
        </w:rPr>
        <w:fldChar w:fldCharType="end"/>
      </w:r>
      <w:r w:rsidR="00BD2DC1" w:rsidRPr="00A60A57">
        <w:rPr>
          <w:rFonts w:cs="Times New Roman"/>
          <w:color w:val="0D0D0D" w:themeColor="text1" w:themeTint="F2"/>
          <w:sz w:val="22"/>
          <w:rPrChange w:id="1329" w:author="tao huang" w:date="2017-09-17T12:05:00Z">
            <w:rPr>
              <w:rFonts w:cs="Times New Roman"/>
              <w:color w:val="000000" w:themeColor="text1"/>
              <w:szCs w:val="24"/>
            </w:rPr>
          </w:rPrChange>
        </w:rPr>
        <w:t xml:space="preserve">. </w:t>
      </w:r>
      <w:r w:rsidR="00CB0095" w:rsidRPr="00A60A57">
        <w:rPr>
          <w:rFonts w:cs="Times New Roman"/>
          <w:color w:val="0D0D0D" w:themeColor="text1" w:themeTint="F2"/>
          <w:sz w:val="22"/>
          <w:rPrChange w:id="1330" w:author="tao huang" w:date="2017-09-17T12:05:00Z">
            <w:rPr>
              <w:rFonts w:cs="Times New Roman"/>
              <w:color w:val="000000" w:themeColor="text1"/>
              <w:szCs w:val="24"/>
            </w:rPr>
          </w:rPrChange>
        </w:rPr>
        <w:t>A stream of studies ha</w:t>
      </w:r>
      <w:r w:rsidR="005F4178" w:rsidRPr="00A60A57">
        <w:rPr>
          <w:rFonts w:cs="Times New Roman"/>
          <w:color w:val="0D0D0D" w:themeColor="text1" w:themeTint="F2"/>
          <w:sz w:val="22"/>
          <w:rPrChange w:id="1331" w:author="tao huang" w:date="2017-09-17T12:05:00Z">
            <w:rPr>
              <w:rFonts w:cs="Times New Roman"/>
              <w:color w:val="000000" w:themeColor="text1"/>
              <w:szCs w:val="24"/>
            </w:rPr>
          </w:rPrChange>
        </w:rPr>
        <w:t>s</w:t>
      </w:r>
      <w:r w:rsidR="00CB0095" w:rsidRPr="00A60A57">
        <w:rPr>
          <w:rFonts w:cs="Times New Roman"/>
          <w:color w:val="0D0D0D" w:themeColor="text1" w:themeTint="F2"/>
          <w:sz w:val="22"/>
          <w:rPrChange w:id="1332" w:author="tao huang" w:date="2017-09-17T12:05:00Z">
            <w:rPr>
              <w:rFonts w:cs="Times New Roman"/>
              <w:color w:val="000000" w:themeColor="text1"/>
              <w:szCs w:val="24"/>
            </w:rPr>
          </w:rPrChange>
        </w:rPr>
        <w:t xml:space="preserve"> been devoted to help</w:t>
      </w:r>
      <w:r w:rsidR="005F4178" w:rsidRPr="00A60A57">
        <w:rPr>
          <w:rFonts w:cs="Times New Roman"/>
          <w:color w:val="0D0D0D" w:themeColor="text1" w:themeTint="F2"/>
          <w:sz w:val="22"/>
          <w:rPrChange w:id="1333" w:author="tao huang" w:date="2017-09-17T12:05:00Z">
            <w:rPr>
              <w:rFonts w:cs="Times New Roman"/>
              <w:color w:val="000000" w:themeColor="text1"/>
              <w:szCs w:val="24"/>
            </w:rPr>
          </w:rPrChange>
        </w:rPr>
        <w:t>ing</w:t>
      </w:r>
      <w:r w:rsidR="00CB0095" w:rsidRPr="00A60A57">
        <w:rPr>
          <w:rFonts w:cs="Times New Roman"/>
          <w:color w:val="0D0D0D" w:themeColor="text1" w:themeTint="F2"/>
          <w:sz w:val="22"/>
          <w:rPrChange w:id="1334" w:author="tao huang" w:date="2017-09-17T12:05:00Z">
            <w:rPr>
              <w:rFonts w:cs="Times New Roman"/>
              <w:color w:val="000000" w:themeColor="text1"/>
              <w:szCs w:val="24"/>
            </w:rPr>
          </w:rPrChange>
        </w:rPr>
        <w:t xml:space="preserve"> managers </w:t>
      </w:r>
      <w:r w:rsidR="001244B0" w:rsidRPr="00A60A57">
        <w:rPr>
          <w:rFonts w:cs="Times New Roman"/>
          <w:color w:val="0D0D0D" w:themeColor="text1" w:themeTint="F2"/>
          <w:sz w:val="22"/>
          <w:rPrChange w:id="1335" w:author="tao huang" w:date="2017-09-17T12:05:00Z">
            <w:rPr>
              <w:rFonts w:cs="Times New Roman"/>
              <w:color w:val="000000" w:themeColor="text1"/>
              <w:szCs w:val="24"/>
            </w:rPr>
          </w:rPrChange>
        </w:rPr>
        <w:t>with</w:t>
      </w:r>
      <w:r w:rsidR="00CB0095" w:rsidRPr="00A60A57">
        <w:rPr>
          <w:rFonts w:cs="Times New Roman"/>
          <w:color w:val="0D0D0D" w:themeColor="text1" w:themeTint="F2"/>
          <w:sz w:val="22"/>
          <w:rPrChange w:id="1336" w:author="tao huang" w:date="2017-09-17T12:05:00Z">
            <w:rPr>
              <w:rFonts w:cs="Times New Roman"/>
              <w:color w:val="000000" w:themeColor="text1"/>
              <w:szCs w:val="24"/>
            </w:rPr>
          </w:rPrChange>
        </w:rPr>
        <w:t xml:space="preserve"> </w:t>
      </w:r>
      <w:r w:rsidR="00BD2DC1" w:rsidRPr="00A60A57">
        <w:rPr>
          <w:rFonts w:cs="Times New Roman"/>
          <w:color w:val="0D0D0D" w:themeColor="text1" w:themeTint="F2"/>
          <w:sz w:val="22"/>
          <w:rPrChange w:id="1337" w:author="tao huang" w:date="2017-09-17T12:05:00Z">
            <w:rPr>
              <w:rFonts w:cs="Times New Roman"/>
              <w:color w:val="000000" w:themeColor="text1"/>
              <w:szCs w:val="24"/>
            </w:rPr>
          </w:rPrChange>
        </w:rPr>
        <w:t xml:space="preserve">better </w:t>
      </w:r>
      <w:r w:rsidR="0071141E" w:rsidRPr="00A60A57">
        <w:rPr>
          <w:rFonts w:cs="Times New Roman"/>
          <w:color w:val="0D0D0D" w:themeColor="text1" w:themeTint="F2"/>
          <w:sz w:val="22"/>
          <w:rPrChange w:id="1338" w:author="tao huang" w:date="2017-09-17T12:05:00Z">
            <w:rPr>
              <w:rFonts w:cs="Times New Roman"/>
              <w:color w:val="000000" w:themeColor="text1"/>
              <w:szCs w:val="24"/>
            </w:rPr>
          </w:rPrChange>
        </w:rPr>
        <w:t>adjustment</w:t>
      </w:r>
      <w:r w:rsidR="001B40D2" w:rsidRPr="00A60A57">
        <w:rPr>
          <w:rFonts w:cs="Times New Roman"/>
          <w:color w:val="0D0D0D" w:themeColor="text1" w:themeTint="F2"/>
          <w:sz w:val="22"/>
          <w:rPrChange w:id="1339" w:author="tao huang" w:date="2017-09-17T12:05:00Z">
            <w:rPr>
              <w:rFonts w:cs="Times New Roman"/>
              <w:color w:val="000000" w:themeColor="text1"/>
              <w:szCs w:val="24"/>
            </w:rPr>
          </w:rPrChange>
        </w:rPr>
        <w:t xml:space="preserve"> procedure</w:t>
      </w:r>
      <w:ins w:id="1340" w:author="Soopramanien, Didier" w:date="2017-09-07T16:28:00Z">
        <w:r w:rsidR="00BD0663" w:rsidRPr="00A60A57">
          <w:rPr>
            <w:rFonts w:cs="Times New Roman"/>
            <w:color w:val="0D0D0D" w:themeColor="text1" w:themeTint="F2"/>
            <w:sz w:val="22"/>
            <w:rPrChange w:id="1341" w:author="tao huang" w:date="2017-09-17T12:05:00Z">
              <w:rPr>
                <w:rFonts w:cs="Times New Roman"/>
                <w:color w:val="000000" w:themeColor="text1"/>
                <w:szCs w:val="24"/>
              </w:rPr>
            </w:rPrChange>
          </w:rPr>
          <w:t>s</w:t>
        </w:r>
      </w:ins>
      <w:ins w:id="1342" w:author="黄韬" w:date="2017-09-11T15:49:00Z">
        <w:r w:rsidR="009F7AEB" w:rsidRPr="00A60A57">
          <w:rPr>
            <w:rFonts w:cs="Times New Roman"/>
            <w:color w:val="0D0D0D" w:themeColor="text1" w:themeTint="F2"/>
            <w:sz w:val="22"/>
            <w:rPrChange w:id="1343" w:author="tao huang" w:date="2017-09-17T12:05:00Z">
              <w:rPr>
                <w:rFonts w:cs="Times New Roman"/>
                <w:color w:val="000000" w:themeColor="text1"/>
                <w:szCs w:val="24"/>
              </w:rPr>
            </w:rPrChange>
          </w:rPr>
          <w:t xml:space="preserve"> so that they can overco</w:t>
        </w:r>
      </w:ins>
      <w:ins w:id="1344" w:author="黄韬" w:date="2017-09-11T15:50:00Z">
        <w:r w:rsidR="009F7AEB" w:rsidRPr="00A60A57">
          <w:rPr>
            <w:rFonts w:cs="Times New Roman"/>
            <w:color w:val="0D0D0D" w:themeColor="text1" w:themeTint="F2"/>
            <w:sz w:val="22"/>
            <w:rPrChange w:id="1345" w:author="tao huang" w:date="2017-09-17T12:05:00Z">
              <w:rPr>
                <w:rFonts w:cs="Times New Roman"/>
                <w:color w:val="000000" w:themeColor="text1"/>
                <w:szCs w:val="24"/>
              </w:rPr>
            </w:rPrChange>
          </w:rPr>
          <w:t>me their cognitive bias</w:t>
        </w:r>
      </w:ins>
      <w:r w:rsidR="001B40D2" w:rsidRPr="00A60A57">
        <w:rPr>
          <w:rFonts w:cs="Times New Roman"/>
          <w:color w:val="0D0D0D" w:themeColor="text1" w:themeTint="F2"/>
          <w:sz w:val="22"/>
          <w:rPrChange w:id="1346" w:author="tao huang" w:date="2017-09-17T12:05:00Z">
            <w:rPr>
              <w:rFonts w:cs="Times New Roman"/>
              <w:color w:val="000000" w:themeColor="text1"/>
              <w:szCs w:val="24"/>
            </w:rPr>
          </w:rPrChange>
        </w:rPr>
        <w:t xml:space="preserve"> </w:t>
      </w:r>
      <w:commentRangeStart w:id="1347"/>
      <w:commentRangeStart w:id="1348"/>
      <w:r w:rsidR="001B40D2" w:rsidRPr="00A60A57">
        <w:rPr>
          <w:rFonts w:cs="Times New Roman"/>
          <w:color w:val="0D0D0D" w:themeColor="text1" w:themeTint="F2"/>
          <w:sz w:val="22"/>
          <w:rPrChange w:id="1349" w:author="tao huang" w:date="2017-09-17T12:05:00Z">
            <w:rPr>
              <w:rFonts w:cs="Times New Roman"/>
              <w:color w:val="000000" w:themeColor="text1"/>
              <w:szCs w:val="24"/>
            </w:rPr>
          </w:rPrChange>
        </w:rPr>
        <w:fldChar w:fldCharType="begin"/>
      </w:r>
      <w:r w:rsidR="006016F1">
        <w:rPr>
          <w:rFonts w:cs="Times New Roman"/>
          <w:color w:val="0D0D0D" w:themeColor="text1" w:themeTint="F2"/>
          <w:sz w:val="22"/>
        </w:rPr>
        <w:instrText xml:space="preserve"> ADDIN EN.CITE &lt;EndNote&gt;&lt;Cite&gt;&lt;Author&gt;Arenas&lt;/Author&gt;&lt;Year&gt;2013&lt;/Year&gt;&lt;RecNum&gt;738&lt;/RecNum&gt;&lt;DisplayText&gt;(Arenas, Pedregal, J., Fildes, &amp;amp; Kourentzes, 2013; R Fildes &amp;amp; Goodwin, 2007)&lt;/DisplayText&gt;&lt;record&gt;&lt;rec-number&gt;738&lt;/rec-number&gt;&lt;foreign-keys&gt;&lt;key app="EN" db-id="fwzpfdt205x9v6eprsvv25dpxftedxv0z0a9" timestamp="1475146139"&gt;738&lt;/key&gt;&lt;/foreign-keys&gt;&lt;ref-type name="Journal Article"&gt;17&lt;/ref-type&gt;&lt;contributors&gt;&lt;authors&gt;&lt;author&gt;Trapero Arenas&lt;/author&gt;&lt;author&gt;Juan; Pedregal&lt;/author&gt;&lt;author&gt;Diego J.&lt;/author&gt;&lt;author&gt;Fildes, Robert&lt;/author&gt;&lt;author&gt;Kourentzes, Nikolaos&lt;/author&gt;&lt;/authors&gt;&lt;/contributors&gt;&lt;titles&gt;&lt;title&gt;Analysis of judgmental adjustments in the presence of promotions&lt;/title&gt;&lt;secondary-title&gt;International Journal of Forecasting&lt;/secondary-title&gt;&lt;/titles&gt;&lt;periodical&gt;&lt;full-title&gt;International Journal of Forecasting&lt;/full-title&gt;&lt;/periodical&gt;&lt;volume&gt;29&lt;/volume&gt;&lt;number&gt;2&lt;/number&gt;&lt;dates&gt;&lt;year&gt;2013&lt;/year&gt;&lt;/dates&gt;&lt;urls&gt;&lt;/urls&gt;&lt;/record&gt;&lt;/Cite&gt;&lt;Cite&gt;&lt;Author&gt;Fildes&lt;/Author&gt;&lt;Year&gt;2007&lt;/Year&gt;&lt;RecNum&gt;161&lt;/RecNum&gt;&lt;record&gt;&lt;rec-number&gt;161&lt;/rec-number&gt;&lt;foreign-keys&gt;&lt;key app="EN" db-id="fwzpfdt205x9v6eprsvv25dpxftedxv0z0a9" timestamp="0"&gt;161&lt;/key&gt;&lt;/foreign-keys&gt;&lt;ref-type name="Journal Article"&gt;17&lt;/ref-type&gt;&lt;contributors&gt;&lt;authors&gt;&lt;author&gt;R Fildes&lt;/author&gt;&lt;author&gt;P Goodwin&lt;/author&gt;&lt;/authors&gt;&lt;/contributors&gt;&lt;titles&gt;&lt;title&gt;Fine judgements: do organizations follow best practice when applying management judgement to forecasting?&lt;/title&gt;&lt;secondary-title&gt;Interfaces&lt;/secondary-title&gt;&lt;/titles&gt;&lt;pages&gt;570-576&lt;/pages&gt;&lt;volume&gt;37&lt;/volume&gt;&lt;dates&gt;&lt;year&gt;2007&lt;/year&gt;&lt;/dates&gt;&lt;urls&gt;&lt;/urls&gt;&lt;/record&gt;&lt;/Cite&gt;&lt;/EndNote&gt;</w:instrText>
      </w:r>
      <w:r w:rsidR="001B40D2" w:rsidRPr="00A60A57">
        <w:rPr>
          <w:rFonts w:cs="Times New Roman"/>
          <w:color w:val="0D0D0D" w:themeColor="text1" w:themeTint="F2"/>
          <w:sz w:val="22"/>
          <w:rPrChange w:id="1350" w:author="tao huang" w:date="2017-09-17T12:05:00Z">
            <w:rPr>
              <w:rFonts w:cs="Times New Roman"/>
              <w:color w:val="000000" w:themeColor="text1"/>
              <w:szCs w:val="24"/>
            </w:rPr>
          </w:rPrChange>
        </w:rPr>
        <w:fldChar w:fldCharType="separate"/>
      </w:r>
      <w:r w:rsidR="006016F1">
        <w:rPr>
          <w:rFonts w:cs="Times New Roman"/>
          <w:noProof/>
          <w:color w:val="0D0D0D" w:themeColor="text1" w:themeTint="F2"/>
          <w:sz w:val="22"/>
        </w:rPr>
        <w:t>(</w:t>
      </w:r>
      <w:hyperlink w:anchor="_ENREF_7" w:tooltip="Arenas, 2013 #738" w:history="1">
        <w:r w:rsidR="00F75C33">
          <w:rPr>
            <w:rFonts w:cs="Times New Roman"/>
            <w:noProof/>
            <w:color w:val="0D0D0D" w:themeColor="text1" w:themeTint="F2"/>
            <w:sz w:val="22"/>
          </w:rPr>
          <w:t>Arenas, Pedregal, J., Fildes, &amp; Kourentzes, 2013</w:t>
        </w:r>
      </w:hyperlink>
      <w:r w:rsidR="006016F1">
        <w:rPr>
          <w:rFonts w:cs="Times New Roman"/>
          <w:noProof/>
          <w:color w:val="0D0D0D" w:themeColor="text1" w:themeTint="F2"/>
          <w:sz w:val="22"/>
        </w:rPr>
        <w:t xml:space="preserve">; </w:t>
      </w:r>
      <w:hyperlink w:anchor="_ENREF_32" w:tooltip="Fildes, 2007 #161" w:history="1">
        <w:r w:rsidR="00F75C33">
          <w:rPr>
            <w:rFonts w:cs="Times New Roman"/>
            <w:noProof/>
            <w:color w:val="0D0D0D" w:themeColor="text1" w:themeTint="F2"/>
            <w:sz w:val="22"/>
          </w:rPr>
          <w:t>R Fildes &amp; Goodwin, 2007</w:t>
        </w:r>
      </w:hyperlink>
      <w:r w:rsidR="006016F1">
        <w:rPr>
          <w:rFonts w:cs="Times New Roman"/>
          <w:noProof/>
          <w:color w:val="0D0D0D" w:themeColor="text1" w:themeTint="F2"/>
          <w:sz w:val="22"/>
        </w:rPr>
        <w:t>)</w:t>
      </w:r>
      <w:r w:rsidR="001B40D2" w:rsidRPr="00A60A57">
        <w:rPr>
          <w:rFonts w:cs="Times New Roman"/>
          <w:color w:val="0D0D0D" w:themeColor="text1" w:themeTint="F2"/>
          <w:sz w:val="22"/>
          <w:rPrChange w:id="1351" w:author="tao huang" w:date="2017-09-17T12:05:00Z">
            <w:rPr>
              <w:rFonts w:cs="Times New Roman"/>
              <w:color w:val="000000" w:themeColor="text1"/>
              <w:szCs w:val="24"/>
            </w:rPr>
          </w:rPrChange>
        </w:rPr>
        <w:fldChar w:fldCharType="end"/>
      </w:r>
      <w:commentRangeEnd w:id="1347"/>
      <w:r w:rsidR="00695660" w:rsidRPr="00A60A57">
        <w:rPr>
          <w:rStyle w:val="CommentReference"/>
          <w:color w:val="0D0D0D" w:themeColor="text1" w:themeTint="F2"/>
          <w:sz w:val="22"/>
          <w:szCs w:val="22"/>
          <w:rPrChange w:id="1352" w:author="tao huang" w:date="2017-09-17T12:05:00Z">
            <w:rPr>
              <w:rStyle w:val="CommentReference"/>
            </w:rPr>
          </w:rPrChange>
        </w:rPr>
        <w:commentReference w:id="1347"/>
      </w:r>
      <w:commentRangeEnd w:id="1348"/>
      <w:r w:rsidR="005F2A20" w:rsidRPr="00A60A57">
        <w:rPr>
          <w:rStyle w:val="CommentReference"/>
          <w:color w:val="0D0D0D" w:themeColor="text1" w:themeTint="F2"/>
          <w:rPrChange w:id="1353" w:author="tao huang" w:date="2017-09-17T12:05:00Z">
            <w:rPr>
              <w:rStyle w:val="CommentReference"/>
            </w:rPr>
          </w:rPrChange>
        </w:rPr>
        <w:commentReference w:id="1348"/>
      </w:r>
      <w:r w:rsidR="001B40D2" w:rsidRPr="00A60A57">
        <w:rPr>
          <w:rFonts w:cs="Times New Roman"/>
          <w:color w:val="0D0D0D" w:themeColor="text1" w:themeTint="F2"/>
          <w:sz w:val="22"/>
          <w:rPrChange w:id="1354" w:author="tao huang" w:date="2017-09-17T12:05:00Z">
            <w:rPr>
              <w:rFonts w:cs="Times New Roman"/>
              <w:color w:val="000000" w:themeColor="text1"/>
              <w:szCs w:val="24"/>
            </w:rPr>
          </w:rPrChange>
        </w:rPr>
        <w:t xml:space="preserve">. </w:t>
      </w:r>
      <w:r w:rsidR="00BD2DC1" w:rsidRPr="00A60A57">
        <w:rPr>
          <w:rFonts w:cs="Times New Roman"/>
          <w:color w:val="0D0D0D" w:themeColor="text1" w:themeTint="F2"/>
          <w:sz w:val="22"/>
          <w:rPrChange w:id="1355" w:author="tao huang" w:date="2017-09-17T12:05:00Z">
            <w:rPr>
              <w:rFonts w:cs="Times New Roman"/>
              <w:color w:val="000000" w:themeColor="text1"/>
              <w:szCs w:val="24"/>
            </w:rPr>
          </w:rPrChange>
        </w:rPr>
        <w:t>O</w:t>
      </w:r>
      <w:r w:rsidR="00706D3D" w:rsidRPr="00A60A57">
        <w:rPr>
          <w:rFonts w:cs="Times New Roman"/>
          <w:color w:val="0D0D0D" w:themeColor="text1" w:themeTint="F2"/>
          <w:sz w:val="22"/>
          <w:rPrChange w:id="1356" w:author="tao huang" w:date="2017-09-17T12:05:00Z">
            <w:rPr>
              <w:rFonts w:cs="Times New Roman"/>
              <w:color w:val="000000" w:themeColor="text1"/>
              <w:szCs w:val="24"/>
            </w:rPr>
          </w:rPrChange>
        </w:rPr>
        <w:t>ther</w:t>
      </w:r>
      <w:r w:rsidR="00E976EA" w:rsidRPr="00A60A57">
        <w:rPr>
          <w:rFonts w:cs="Times New Roman"/>
          <w:color w:val="0D0D0D" w:themeColor="text1" w:themeTint="F2"/>
          <w:sz w:val="22"/>
          <w:rPrChange w:id="1357" w:author="tao huang" w:date="2017-09-17T12:05:00Z">
            <w:rPr>
              <w:rFonts w:cs="Times New Roman"/>
              <w:color w:val="000000" w:themeColor="text1"/>
              <w:szCs w:val="24"/>
            </w:rPr>
          </w:rPrChange>
        </w:rPr>
        <w:t xml:space="preserve"> studies </w:t>
      </w:r>
      <w:r w:rsidR="00706D3D" w:rsidRPr="00A60A57">
        <w:rPr>
          <w:rFonts w:cs="Times New Roman"/>
          <w:color w:val="0D0D0D" w:themeColor="text1" w:themeTint="F2"/>
          <w:sz w:val="22"/>
          <w:rPrChange w:id="1358" w:author="tao huang" w:date="2017-09-17T12:05:00Z">
            <w:rPr>
              <w:rFonts w:cs="Times New Roman"/>
              <w:color w:val="000000" w:themeColor="text1"/>
              <w:szCs w:val="24"/>
            </w:rPr>
          </w:rPrChange>
        </w:rPr>
        <w:t>try t</w:t>
      </w:r>
      <w:r w:rsidR="001244B0" w:rsidRPr="00A60A57">
        <w:rPr>
          <w:rFonts w:cs="Times New Roman"/>
          <w:color w:val="0D0D0D" w:themeColor="text1" w:themeTint="F2"/>
          <w:sz w:val="22"/>
          <w:rPrChange w:id="1359" w:author="tao huang" w:date="2017-09-17T12:05:00Z">
            <w:rPr>
              <w:rFonts w:cs="Times New Roman"/>
              <w:color w:val="000000" w:themeColor="text1"/>
              <w:szCs w:val="24"/>
            </w:rPr>
          </w:rPrChange>
        </w:rPr>
        <w:t xml:space="preserve">o improve the adjustment with </w:t>
      </w:r>
      <w:r w:rsidR="00706D3D" w:rsidRPr="00A60A57">
        <w:rPr>
          <w:rFonts w:cs="Times New Roman"/>
          <w:color w:val="0D0D0D" w:themeColor="text1" w:themeTint="F2"/>
          <w:sz w:val="22"/>
          <w:rPrChange w:id="1360" w:author="tao huang" w:date="2017-09-17T12:05:00Z">
            <w:rPr>
              <w:rFonts w:cs="Times New Roman"/>
              <w:color w:val="000000" w:themeColor="text1"/>
              <w:szCs w:val="24"/>
            </w:rPr>
          </w:rPrChange>
        </w:rPr>
        <w:t>model-based forecasting system</w:t>
      </w:r>
      <w:r w:rsidR="0071141E" w:rsidRPr="00A60A57">
        <w:rPr>
          <w:rFonts w:cs="Times New Roman"/>
          <w:color w:val="0D0D0D" w:themeColor="text1" w:themeTint="F2"/>
          <w:sz w:val="22"/>
          <w:rPrChange w:id="1361" w:author="tao huang" w:date="2017-09-17T12:05:00Z">
            <w:rPr>
              <w:rFonts w:cs="Times New Roman"/>
              <w:color w:val="000000" w:themeColor="text1"/>
              <w:szCs w:val="24"/>
            </w:rPr>
          </w:rPrChange>
        </w:rPr>
        <w:t xml:space="preserve">s. </w:t>
      </w:r>
      <w:r w:rsidR="00BD2DC1" w:rsidRPr="00A60A57">
        <w:rPr>
          <w:rFonts w:cs="Times New Roman"/>
          <w:color w:val="0D0D0D" w:themeColor="text1" w:themeTint="F2"/>
          <w:sz w:val="22"/>
          <w:rPrChange w:id="1362" w:author="tao huang" w:date="2017-09-17T12:05:00Z">
            <w:rPr>
              <w:rFonts w:cs="Times New Roman"/>
              <w:color w:val="000000" w:themeColor="text1"/>
              <w:szCs w:val="24"/>
            </w:rPr>
          </w:rPrChange>
        </w:rPr>
        <w:t>e.g.</w:t>
      </w:r>
      <w:r w:rsidR="0071141E" w:rsidRPr="00A60A57">
        <w:rPr>
          <w:rFonts w:cs="Times New Roman"/>
          <w:color w:val="0D0D0D" w:themeColor="text1" w:themeTint="F2"/>
          <w:sz w:val="22"/>
          <w:rPrChange w:id="1363" w:author="tao huang" w:date="2017-09-17T12:05:00Z">
            <w:rPr>
              <w:rFonts w:cs="Times New Roman"/>
              <w:color w:val="000000" w:themeColor="text1"/>
              <w:szCs w:val="24"/>
            </w:rPr>
          </w:rPrChange>
        </w:rPr>
        <w:t>, they may</w:t>
      </w:r>
      <w:r w:rsidR="001244B0" w:rsidRPr="00A60A57">
        <w:rPr>
          <w:rFonts w:cs="Times New Roman"/>
          <w:color w:val="0D0D0D" w:themeColor="text1" w:themeTint="F2"/>
          <w:sz w:val="22"/>
          <w:rPrChange w:id="1364" w:author="tao huang" w:date="2017-09-17T12:05:00Z">
            <w:rPr>
              <w:rFonts w:cs="Times New Roman"/>
              <w:color w:val="000000" w:themeColor="text1"/>
              <w:szCs w:val="24"/>
            </w:rPr>
          </w:rPrChange>
        </w:rPr>
        <w:t xml:space="preserve"> </w:t>
      </w:r>
      <w:r w:rsidR="00F934F9" w:rsidRPr="00A60A57">
        <w:rPr>
          <w:rFonts w:cs="Times New Roman"/>
          <w:color w:val="0D0D0D" w:themeColor="text1" w:themeTint="F2"/>
          <w:sz w:val="22"/>
          <w:rPrChange w:id="1365" w:author="tao huang" w:date="2017-09-17T12:05:00Z">
            <w:rPr>
              <w:rFonts w:cs="Times New Roman"/>
              <w:color w:val="000000" w:themeColor="text1"/>
              <w:szCs w:val="24"/>
            </w:rPr>
          </w:rPrChange>
        </w:rPr>
        <w:t xml:space="preserve">estimate the </w:t>
      </w:r>
      <w:r w:rsidR="000D04E5" w:rsidRPr="00A60A57">
        <w:rPr>
          <w:rFonts w:cs="Times New Roman"/>
          <w:color w:val="0D0D0D" w:themeColor="text1" w:themeTint="F2"/>
          <w:sz w:val="22"/>
          <w:rPrChange w:id="1366" w:author="tao huang" w:date="2017-09-17T12:05:00Z">
            <w:rPr>
              <w:rFonts w:cs="Times New Roman"/>
              <w:color w:val="000000" w:themeColor="text1"/>
              <w:szCs w:val="24"/>
            </w:rPr>
          </w:rPrChange>
        </w:rPr>
        <w:t xml:space="preserve">‘lift’ </w:t>
      </w:r>
      <w:r w:rsidR="00F934F9" w:rsidRPr="00A60A57">
        <w:rPr>
          <w:rFonts w:cs="Times New Roman"/>
          <w:color w:val="0D0D0D" w:themeColor="text1" w:themeTint="F2"/>
          <w:sz w:val="22"/>
          <w:rPrChange w:id="1367" w:author="tao huang" w:date="2017-09-17T12:05:00Z">
            <w:rPr>
              <w:rFonts w:cs="Times New Roman"/>
              <w:color w:val="000000" w:themeColor="text1"/>
              <w:szCs w:val="24"/>
            </w:rPr>
          </w:rPrChange>
        </w:rPr>
        <w:t xml:space="preserve">effect by the promotional event </w:t>
      </w:r>
      <w:r w:rsidR="0071141E" w:rsidRPr="00A60A57">
        <w:rPr>
          <w:rFonts w:cs="Times New Roman"/>
          <w:color w:val="0D0D0D" w:themeColor="text1" w:themeTint="F2"/>
          <w:sz w:val="22"/>
          <w:rPrChange w:id="1368" w:author="tao huang" w:date="2017-09-17T12:05:00Z">
            <w:rPr>
              <w:rFonts w:cs="Times New Roman"/>
              <w:color w:val="000000" w:themeColor="text1"/>
              <w:szCs w:val="24"/>
            </w:rPr>
          </w:rPrChange>
        </w:rPr>
        <w:t>based on</w:t>
      </w:r>
      <w:r w:rsidR="00F934F9" w:rsidRPr="00A60A57">
        <w:rPr>
          <w:rFonts w:cs="Times New Roman"/>
          <w:color w:val="0D0D0D" w:themeColor="text1" w:themeTint="F2"/>
          <w:sz w:val="22"/>
          <w:rPrChange w:id="1369" w:author="tao huang" w:date="2017-09-17T12:05:00Z">
            <w:rPr>
              <w:rFonts w:cs="Times New Roman"/>
              <w:color w:val="000000" w:themeColor="text1"/>
              <w:szCs w:val="24"/>
            </w:rPr>
          </w:rPrChange>
        </w:rPr>
        <w:t xml:space="preserve"> </w:t>
      </w:r>
      <w:r w:rsidR="000D04E5" w:rsidRPr="00A60A57">
        <w:rPr>
          <w:rFonts w:cs="Times New Roman"/>
          <w:color w:val="0D0D0D" w:themeColor="text1" w:themeTint="F2"/>
          <w:sz w:val="22"/>
          <w:rPrChange w:id="1370" w:author="tao huang" w:date="2017-09-17T12:05:00Z">
            <w:rPr>
              <w:rFonts w:cs="Times New Roman"/>
              <w:color w:val="000000" w:themeColor="text1"/>
              <w:szCs w:val="24"/>
            </w:rPr>
          </w:rPrChange>
        </w:rPr>
        <w:t xml:space="preserve">historical </w:t>
      </w:r>
      <w:r w:rsidR="00F934F9" w:rsidRPr="00A60A57">
        <w:rPr>
          <w:rFonts w:cs="Times New Roman"/>
          <w:color w:val="0D0D0D" w:themeColor="text1" w:themeTint="F2"/>
          <w:sz w:val="22"/>
          <w:rPrChange w:id="1371" w:author="tao huang" w:date="2017-09-17T12:05:00Z">
            <w:rPr>
              <w:rFonts w:cs="Times New Roman"/>
              <w:color w:val="000000" w:themeColor="text1"/>
              <w:szCs w:val="24"/>
            </w:rPr>
          </w:rPrChange>
        </w:rPr>
        <w:t xml:space="preserve">information related to previous promotions, </w:t>
      </w:r>
      <w:r w:rsidR="00E976EA" w:rsidRPr="00A60A57">
        <w:rPr>
          <w:rFonts w:cs="Times New Roman"/>
          <w:color w:val="0D0D0D" w:themeColor="text1" w:themeTint="F2"/>
          <w:sz w:val="22"/>
          <w:rPrChange w:id="1372" w:author="tao huang" w:date="2017-09-17T12:05:00Z">
            <w:rPr>
              <w:rFonts w:cs="Times New Roman"/>
              <w:color w:val="000000" w:themeColor="text1"/>
              <w:szCs w:val="24"/>
            </w:rPr>
          </w:rPrChange>
        </w:rPr>
        <w:t xml:space="preserve">store/category </w:t>
      </w:r>
      <w:r w:rsidR="00706D3D" w:rsidRPr="00A60A57">
        <w:rPr>
          <w:rFonts w:cs="Times New Roman"/>
          <w:color w:val="0D0D0D" w:themeColor="text1" w:themeTint="F2"/>
          <w:sz w:val="22"/>
          <w:rPrChange w:id="1373" w:author="tao huang" w:date="2017-09-17T12:05:00Z">
            <w:rPr>
              <w:rFonts w:cs="Times New Roman"/>
              <w:color w:val="000000" w:themeColor="text1"/>
              <w:szCs w:val="24"/>
            </w:rPr>
          </w:rPrChange>
        </w:rPr>
        <w:t>features</w:t>
      </w:r>
      <w:r w:rsidR="001B40D2" w:rsidRPr="00A60A57">
        <w:rPr>
          <w:rFonts w:cs="Times New Roman"/>
          <w:color w:val="0D0D0D" w:themeColor="text1" w:themeTint="F2"/>
          <w:sz w:val="22"/>
          <w:rPrChange w:id="1374" w:author="tao huang" w:date="2017-09-17T12:05:00Z">
            <w:rPr>
              <w:rFonts w:cs="Times New Roman"/>
              <w:color w:val="000000" w:themeColor="text1"/>
              <w:szCs w:val="24"/>
            </w:rPr>
          </w:rPrChange>
        </w:rPr>
        <w:t>, and manufacturers</w:t>
      </w:r>
      <w:r w:rsidR="0071141E" w:rsidRPr="00A60A57">
        <w:rPr>
          <w:rFonts w:cs="Times New Roman"/>
          <w:color w:val="0D0D0D" w:themeColor="text1" w:themeTint="F2"/>
          <w:sz w:val="22"/>
          <w:rPrChange w:id="1375" w:author="tao huang" w:date="2017-09-17T12:05:00Z">
            <w:rPr>
              <w:rFonts w:cs="Times New Roman"/>
              <w:color w:val="000000" w:themeColor="text1"/>
              <w:szCs w:val="24"/>
            </w:rPr>
          </w:rPrChange>
        </w:rPr>
        <w:t xml:space="preserve"> etc.</w:t>
      </w:r>
      <w:r w:rsidR="001B40D2" w:rsidRPr="00A60A57">
        <w:rPr>
          <w:rFonts w:cs="Times New Roman"/>
          <w:color w:val="0D0D0D" w:themeColor="text1" w:themeTint="F2"/>
          <w:sz w:val="22"/>
          <w:rPrChange w:id="1376" w:author="tao huang" w:date="2017-09-17T12:05:00Z">
            <w:rPr>
              <w:rFonts w:cs="Times New Roman"/>
              <w:color w:val="000000" w:themeColor="text1"/>
              <w:szCs w:val="24"/>
            </w:rPr>
          </w:rPrChange>
        </w:rPr>
        <w:t xml:space="preserve"> </w:t>
      </w:r>
      <w:r w:rsidR="001B40D2" w:rsidRPr="00A60A57">
        <w:rPr>
          <w:rFonts w:cs="Times New Roman"/>
          <w:color w:val="0D0D0D" w:themeColor="text1" w:themeTint="F2"/>
          <w:sz w:val="22"/>
          <w:rPrChange w:id="1377" w:author="tao huang" w:date="2017-09-17T12:05:00Z">
            <w:rPr>
              <w:rFonts w:cs="Times New Roman"/>
              <w:color w:val="000000" w:themeColor="text1"/>
              <w:szCs w:val="24"/>
            </w:rPr>
          </w:rPrChange>
        </w:rPr>
        <w:fldChar w:fldCharType="begin">
          <w:fldData xml:space="preserve">PEVuZE5vdGU+PENpdGU+PEF1dGhvcj5Db29wZXI8L0F1dGhvcj48WWVhcj4xOTk5PC9ZZWFyPjxS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</w:fldData>
        </w:fldChar>
      </w:r>
      <w:r w:rsidR="00F75C33">
        <w:rPr>
          <w:rFonts w:cs="Times New Roman"/>
          <w:color w:val="0D0D0D" w:themeColor="text1" w:themeTint="F2"/>
          <w:sz w:val="22"/>
        </w:rPr>
        <w:instrText xml:space="preserve"> ADDIN EN.CITE </w:instrText>
      </w:r>
      <w:r w:rsidR="00F75C33">
        <w:rPr>
          <w:rFonts w:cs="Times New Roman"/>
          <w:color w:val="0D0D0D" w:themeColor="text1" w:themeTint="F2"/>
          <w:sz w:val="22"/>
        </w:rPr>
        <w:fldChar w:fldCharType="begin">
          <w:fldData xml:space="preserve">PEVuZE5vdGU+PENpdGU+PEF1dGhvcj5Db29wZXI8L0F1dGhvcj48WWVhcj4xOTk5PC9ZZWFyPjxS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</w:fldData>
        </w:fldChar>
      </w:r>
      <w:r w:rsidR="00F75C33">
        <w:rPr>
          <w:rFonts w:cs="Times New Roman"/>
          <w:color w:val="0D0D0D" w:themeColor="text1" w:themeTint="F2"/>
          <w:sz w:val="22"/>
        </w:rPr>
        <w:instrText xml:space="preserve"> ADDIN EN.CITE.DATA </w:instrText>
      </w:r>
      <w:r w:rsidR="00F75C33">
        <w:rPr>
          <w:rFonts w:cs="Times New Roman"/>
          <w:color w:val="0D0D0D" w:themeColor="text1" w:themeTint="F2"/>
          <w:sz w:val="22"/>
        </w:rPr>
      </w:r>
      <w:r w:rsidR="00F75C33">
        <w:rPr>
          <w:rFonts w:cs="Times New Roman"/>
          <w:color w:val="0D0D0D" w:themeColor="text1" w:themeTint="F2"/>
          <w:sz w:val="22"/>
        </w:rPr>
        <w:fldChar w:fldCharType="end"/>
      </w:r>
      <w:r w:rsidR="001B40D2" w:rsidRPr="00A60A57">
        <w:rPr>
          <w:rFonts w:cs="Times New Roman"/>
          <w:color w:val="0D0D0D" w:themeColor="text1" w:themeTint="F2"/>
          <w:sz w:val="22"/>
          <w:rPrChange w:id="1378" w:author="tao huang" w:date="2017-09-17T12:05:00Z">
            <w:rPr>
              <w:rFonts w:cs="Times New Roman"/>
              <w:color w:val="000000" w:themeColor="text1"/>
              <w:szCs w:val="24"/>
            </w:rPr>
          </w:rPrChange>
        </w:rPr>
        <w:fldChar w:fldCharType="separate"/>
      </w:r>
      <w:r w:rsidR="00F75C33">
        <w:rPr>
          <w:rFonts w:cs="Times New Roman"/>
          <w:noProof/>
          <w:color w:val="0D0D0D" w:themeColor="text1" w:themeTint="F2"/>
          <w:sz w:val="22"/>
        </w:rPr>
        <w:t>(</w:t>
      </w:r>
      <w:hyperlink w:anchor="_ENREF_23" w:tooltip="Cooper, 1999 #662" w:history="1">
        <w:r w:rsidR="00F75C33">
          <w:rPr>
            <w:rFonts w:cs="Times New Roman"/>
            <w:noProof/>
            <w:color w:val="0D0D0D" w:themeColor="text1" w:themeTint="F2"/>
            <w:sz w:val="22"/>
          </w:rPr>
          <w:t>L. G. Cooper et al., 1999</w:t>
        </w:r>
      </w:hyperlink>
      <w:r w:rsidR="00F75C33">
        <w:rPr>
          <w:rFonts w:cs="Times New Roman"/>
          <w:noProof/>
          <w:color w:val="0D0D0D" w:themeColor="text1" w:themeTint="F2"/>
          <w:sz w:val="22"/>
        </w:rPr>
        <w:t xml:space="preserve">; </w:t>
      </w:r>
      <w:hyperlink w:anchor="_ENREF_24" w:tooltip="Cooper, 2000 #24" w:history="1">
        <w:r w:rsidR="00F75C33">
          <w:rPr>
            <w:rFonts w:cs="Times New Roman"/>
            <w:noProof/>
            <w:color w:val="0D0D0D" w:themeColor="text1" w:themeTint="F2"/>
            <w:sz w:val="22"/>
          </w:rPr>
          <w:t>L. G. Cooper &amp; Giuffrida, 2000</w:t>
        </w:r>
      </w:hyperlink>
      <w:r w:rsidR="00F75C33">
        <w:rPr>
          <w:rFonts w:cs="Times New Roman"/>
          <w:noProof/>
          <w:color w:val="0D0D0D" w:themeColor="text1" w:themeTint="F2"/>
          <w:sz w:val="22"/>
        </w:rPr>
        <w:t xml:space="preserve">; </w:t>
      </w:r>
      <w:hyperlink w:anchor="_ENREF_71" w:tooltip="Trusov, 2006 #25" w:history="1">
        <w:r w:rsidR="00F75C33">
          <w:rPr>
            <w:rFonts w:cs="Times New Roman"/>
            <w:noProof/>
            <w:color w:val="0D0D0D" w:themeColor="text1" w:themeTint="F2"/>
            <w:sz w:val="22"/>
          </w:rPr>
          <w:t>Trusov et al., 2006</w:t>
        </w:r>
      </w:hyperlink>
      <w:r w:rsidR="00F75C33">
        <w:rPr>
          <w:rFonts w:cs="Times New Roman"/>
          <w:noProof/>
          <w:color w:val="0D0D0D" w:themeColor="text1" w:themeTint="F2"/>
          <w:sz w:val="22"/>
        </w:rPr>
        <w:t>)</w:t>
      </w:r>
      <w:r w:rsidR="001B40D2" w:rsidRPr="00A60A57">
        <w:rPr>
          <w:rFonts w:cs="Times New Roman"/>
          <w:color w:val="0D0D0D" w:themeColor="text1" w:themeTint="F2"/>
          <w:sz w:val="22"/>
          <w:rPrChange w:id="1379" w:author="tao huang" w:date="2017-09-17T12:05:00Z">
            <w:rPr>
              <w:rFonts w:cs="Times New Roman"/>
              <w:color w:val="000000" w:themeColor="text1"/>
              <w:szCs w:val="24"/>
            </w:rPr>
          </w:rPrChange>
        </w:rPr>
        <w:fldChar w:fldCharType="end"/>
      </w:r>
      <w:r w:rsidR="00597558" w:rsidRPr="00A60A57">
        <w:rPr>
          <w:rFonts w:cs="Times New Roman"/>
          <w:color w:val="0D0D0D" w:themeColor="text1" w:themeTint="F2"/>
          <w:sz w:val="22"/>
          <w:rPrChange w:id="1380" w:author="tao huang" w:date="2017-09-17T12:05:00Z">
            <w:rPr>
              <w:rFonts w:cs="Times New Roman"/>
              <w:color w:val="000000" w:themeColor="text1"/>
              <w:szCs w:val="24"/>
            </w:rPr>
          </w:rPrChange>
        </w:rPr>
        <w:t xml:space="preserve">. </w:t>
      </w:r>
      <w:r w:rsidR="0071141E" w:rsidRPr="00A60A57">
        <w:rPr>
          <w:rFonts w:cs="Times New Roman"/>
          <w:color w:val="0D0D0D" w:themeColor="text1" w:themeTint="F2"/>
          <w:sz w:val="22"/>
          <w:rPrChange w:id="1381" w:author="tao huang" w:date="2017-09-17T12:05:00Z">
            <w:rPr>
              <w:rFonts w:cs="Times New Roman"/>
              <w:color w:val="000000" w:themeColor="text1"/>
              <w:szCs w:val="24"/>
            </w:rPr>
          </w:rPrChange>
        </w:rPr>
        <w:t>One of the limitation</w:t>
      </w:r>
      <w:r w:rsidR="00062F45" w:rsidRPr="00A60A57">
        <w:rPr>
          <w:rFonts w:cs="Times New Roman"/>
          <w:color w:val="0D0D0D" w:themeColor="text1" w:themeTint="F2"/>
          <w:sz w:val="22"/>
          <w:rPrChange w:id="1382" w:author="tao huang" w:date="2017-09-17T12:05:00Z">
            <w:rPr>
              <w:rFonts w:cs="Times New Roman"/>
              <w:color w:val="000000" w:themeColor="text1"/>
              <w:szCs w:val="24"/>
            </w:rPr>
          </w:rPrChange>
        </w:rPr>
        <w:t>s</w:t>
      </w:r>
      <w:r w:rsidR="0071141E" w:rsidRPr="00A60A57">
        <w:rPr>
          <w:rFonts w:cs="Times New Roman"/>
          <w:color w:val="0D0D0D" w:themeColor="text1" w:themeTint="F2"/>
          <w:sz w:val="22"/>
          <w:rPrChange w:id="1383" w:author="tao huang" w:date="2017-09-17T12:05:00Z">
            <w:rPr>
              <w:rFonts w:cs="Times New Roman"/>
              <w:color w:val="000000" w:themeColor="text1"/>
              <w:szCs w:val="24"/>
            </w:rPr>
          </w:rPrChange>
        </w:rPr>
        <w:t xml:space="preserve"> </w:t>
      </w:r>
      <w:ins w:id="1384" w:author="Soopramanien, Didier" w:date="2017-09-08T14:23:00Z">
        <w:r w:rsidR="00BF1E30" w:rsidRPr="00A60A57">
          <w:rPr>
            <w:rFonts w:cs="Times New Roman"/>
            <w:color w:val="0D0D0D" w:themeColor="text1" w:themeTint="F2"/>
            <w:sz w:val="22"/>
            <w:rPrChange w:id="1385" w:author="tao huang" w:date="2017-09-17T12:05:00Z">
              <w:rPr>
                <w:rFonts w:cs="Times New Roman"/>
                <w:color w:val="000000" w:themeColor="text1"/>
                <w:szCs w:val="24"/>
              </w:rPr>
            </w:rPrChange>
          </w:rPr>
          <w:t>of</w:t>
        </w:r>
      </w:ins>
      <w:del w:id="1386" w:author="Soopramanien, Didier" w:date="2017-09-08T14:23:00Z">
        <w:r w:rsidR="0071141E" w:rsidRPr="00A60A57" w:rsidDel="00BF1E30">
          <w:rPr>
            <w:rFonts w:cs="Times New Roman"/>
            <w:color w:val="0D0D0D" w:themeColor="text1" w:themeTint="F2"/>
            <w:sz w:val="22"/>
            <w:rPrChange w:id="1387" w:author="tao huang" w:date="2017-09-17T12:05:00Z">
              <w:rPr>
                <w:rFonts w:cs="Times New Roman"/>
                <w:color w:val="000000" w:themeColor="text1"/>
                <w:szCs w:val="24"/>
              </w:rPr>
            </w:rPrChange>
          </w:rPr>
          <w:delText>for</w:delText>
        </w:r>
      </w:del>
      <w:r w:rsidR="00EA0E2D" w:rsidRPr="00A60A57">
        <w:rPr>
          <w:rFonts w:cs="Times New Roman"/>
          <w:color w:val="0D0D0D" w:themeColor="text1" w:themeTint="F2"/>
          <w:sz w:val="22"/>
          <w:rPrChange w:id="1388" w:author="tao huang" w:date="2017-09-17T12:05:00Z">
            <w:rPr>
              <w:rFonts w:cs="Times New Roman"/>
              <w:color w:val="000000" w:themeColor="text1"/>
              <w:szCs w:val="24"/>
            </w:rPr>
          </w:rPrChange>
        </w:rPr>
        <w:t xml:space="preserve"> these methods</w:t>
      </w:r>
      <w:r w:rsidR="00597558" w:rsidRPr="00A60A57">
        <w:rPr>
          <w:rFonts w:cs="Times New Roman"/>
          <w:color w:val="0D0D0D" w:themeColor="text1" w:themeTint="F2"/>
          <w:sz w:val="22"/>
          <w:rPrChange w:id="1389" w:author="tao huang" w:date="2017-09-17T12:05:00Z">
            <w:rPr>
              <w:rFonts w:cs="Times New Roman"/>
              <w:color w:val="000000" w:themeColor="text1"/>
              <w:szCs w:val="24"/>
            </w:rPr>
          </w:rPrChange>
        </w:rPr>
        <w:t xml:space="preserve"> </w:t>
      </w:r>
      <w:r w:rsidR="0071141E" w:rsidRPr="00A60A57">
        <w:rPr>
          <w:rFonts w:cs="Times New Roman"/>
          <w:color w:val="0D0D0D" w:themeColor="text1" w:themeTint="F2"/>
          <w:sz w:val="22"/>
          <w:rPrChange w:id="1390" w:author="tao huang" w:date="2017-09-17T12:05:00Z">
            <w:rPr>
              <w:rFonts w:cs="Times New Roman"/>
              <w:color w:val="000000" w:themeColor="text1"/>
              <w:szCs w:val="24"/>
            </w:rPr>
          </w:rPrChange>
        </w:rPr>
        <w:t>is that</w:t>
      </w:r>
      <w:r w:rsidR="006E38EA" w:rsidRPr="00A60A57">
        <w:rPr>
          <w:rFonts w:cs="Times New Roman"/>
          <w:color w:val="0D0D0D" w:themeColor="text1" w:themeTint="F2"/>
          <w:sz w:val="22"/>
          <w:rPrChange w:id="1391" w:author="tao huang" w:date="2017-09-17T12:05:00Z">
            <w:rPr>
              <w:rFonts w:cs="Times New Roman"/>
              <w:color w:val="000000" w:themeColor="text1"/>
              <w:szCs w:val="24"/>
            </w:rPr>
          </w:rPrChange>
        </w:rPr>
        <w:t>, as they split the data into two periods, they</w:t>
      </w:r>
      <w:r w:rsidR="00062F45" w:rsidRPr="00A60A57">
        <w:rPr>
          <w:rFonts w:cs="Times New Roman"/>
          <w:color w:val="0D0D0D" w:themeColor="text1" w:themeTint="F2"/>
          <w:sz w:val="22"/>
          <w:rPrChange w:id="1392" w:author="tao huang" w:date="2017-09-17T12:05:00Z">
            <w:rPr>
              <w:rFonts w:cs="Times New Roman"/>
              <w:color w:val="000000" w:themeColor="text1"/>
              <w:szCs w:val="24"/>
            </w:rPr>
          </w:rPrChange>
        </w:rPr>
        <w:t xml:space="preserve"> tend to overlook the </w:t>
      </w:r>
      <w:r w:rsidR="00FE402F" w:rsidRPr="00A60A57">
        <w:rPr>
          <w:rFonts w:cs="Times New Roman"/>
          <w:color w:val="0D0D0D" w:themeColor="text1" w:themeTint="F2"/>
          <w:sz w:val="22"/>
          <w:rPrChange w:id="1393" w:author="tao huang" w:date="2017-09-17T12:05:00Z">
            <w:rPr>
              <w:rFonts w:cs="Times New Roman"/>
              <w:color w:val="000000" w:themeColor="text1"/>
              <w:szCs w:val="24"/>
            </w:rPr>
          </w:rPrChange>
        </w:rPr>
        <w:t xml:space="preserve">information </w:t>
      </w:r>
      <w:r w:rsidR="006E38EA" w:rsidRPr="00A60A57">
        <w:rPr>
          <w:rFonts w:cs="Times New Roman"/>
          <w:color w:val="0D0D0D" w:themeColor="text1" w:themeTint="F2"/>
          <w:sz w:val="22"/>
          <w:rPrChange w:id="1394" w:author="tao huang" w:date="2017-09-17T12:05:00Z">
            <w:rPr>
              <w:rFonts w:cs="Times New Roman"/>
              <w:color w:val="000000" w:themeColor="text1"/>
              <w:szCs w:val="24"/>
            </w:rPr>
          </w:rPrChange>
        </w:rPr>
        <w:t>in the</w:t>
      </w:r>
      <w:r w:rsidR="00FE402F" w:rsidRPr="00A60A57">
        <w:rPr>
          <w:rFonts w:cs="Times New Roman"/>
          <w:color w:val="0D0D0D" w:themeColor="text1" w:themeTint="F2"/>
          <w:sz w:val="22"/>
          <w:rPrChange w:id="1395" w:author="tao huang" w:date="2017-09-17T12:05:00Z">
            <w:rPr>
              <w:rFonts w:cs="Times New Roman"/>
              <w:color w:val="000000" w:themeColor="text1"/>
              <w:szCs w:val="24"/>
            </w:rPr>
          </w:rPrChange>
        </w:rPr>
        <w:t xml:space="preserve"> promoted period </w:t>
      </w:r>
      <w:r w:rsidR="00062F45" w:rsidRPr="00A60A57">
        <w:rPr>
          <w:rFonts w:cs="Times New Roman"/>
          <w:color w:val="0D0D0D" w:themeColor="text1" w:themeTint="F2"/>
          <w:sz w:val="22"/>
          <w:rPrChange w:id="1396" w:author="tao huang" w:date="2017-09-17T12:05:00Z">
            <w:rPr>
              <w:rFonts w:cs="Times New Roman"/>
              <w:color w:val="000000" w:themeColor="text1"/>
              <w:szCs w:val="24"/>
            </w:rPr>
          </w:rPrChange>
        </w:rPr>
        <w:t xml:space="preserve">when forecasting the </w:t>
      </w:r>
      <w:r w:rsidR="00FE402F" w:rsidRPr="00A60A57">
        <w:rPr>
          <w:rFonts w:cs="Times New Roman"/>
          <w:color w:val="0D0D0D" w:themeColor="text1" w:themeTint="F2"/>
          <w:sz w:val="22"/>
          <w:rPrChange w:id="1397" w:author="tao huang" w:date="2017-09-17T12:05:00Z">
            <w:rPr>
              <w:rFonts w:cs="Times New Roman"/>
              <w:color w:val="000000" w:themeColor="text1"/>
              <w:szCs w:val="24"/>
            </w:rPr>
          </w:rPrChange>
        </w:rPr>
        <w:t xml:space="preserve">product sales </w:t>
      </w:r>
      <w:r w:rsidR="006E38EA" w:rsidRPr="00A60A57">
        <w:rPr>
          <w:rFonts w:cs="Times New Roman"/>
          <w:color w:val="0D0D0D" w:themeColor="text1" w:themeTint="F2"/>
          <w:sz w:val="22"/>
          <w:rPrChange w:id="1398" w:author="tao huang" w:date="2017-09-17T12:05:00Z">
            <w:rPr>
              <w:rFonts w:cs="Times New Roman"/>
              <w:color w:val="000000" w:themeColor="text1"/>
              <w:szCs w:val="24"/>
            </w:rPr>
          </w:rPrChange>
        </w:rPr>
        <w:t>in</w:t>
      </w:r>
      <w:r w:rsidR="00FE402F" w:rsidRPr="00A60A57">
        <w:rPr>
          <w:rFonts w:cs="Times New Roman"/>
          <w:color w:val="0D0D0D" w:themeColor="text1" w:themeTint="F2"/>
          <w:sz w:val="22"/>
          <w:rPrChange w:id="1399" w:author="tao huang" w:date="2017-09-17T12:05:00Z">
            <w:rPr>
              <w:rFonts w:cs="Times New Roman"/>
              <w:color w:val="000000" w:themeColor="text1"/>
              <w:szCs w:val="24"/>
            </w:rPr>
          </w:rPrChange>
        </w:rPr>
        <w:t xml:space="preserve"> the non-promoted period</w:t>
      </w:r>
      <w:r w:rsidR="00062F45" w:rsidRPr="00A60A57">
        <w:rPr>
          <w:rFonts w:cs="Times New Roman"/>
          <w:color w:val="0D0D0D" w:themeColor="text1" w:themeTint="F2"/>
          <w:sz w:val="22"/>
          <w:rPrChange w:id="1400" w:author="tao huang" w:date="2017-09-17T12:05:00Z">
            <w:rPr>
              <w:rFonts w:cs="Times New Roman"/>
              <w:color w:val="000000" w:themeColor="text1"/>
              <w:szCs w:val="24"/>
            </w:rPr>
          </w:rPrChange>
        </w:rPr>
        <w:t>, and vice versa.</w:t>
      </w:r>
      <w:r w:rsidR="00152A83" w:rsidRPr="00A60A57">
        <w:rPr>
          <w:rFonts w:cs="Times New Roman"/>
          <w:color w:val="0D0D0D" w:themeColor="text1" w:themeTint="F2"/>
          <w:sz w:val="22"/>
          <w:rPrChange w:id="1401" w:author="tao huang" w:date="2017-09-17T12:05:00Z">
            <w:rPr>
              <w:rFonts w:cs="Times New Roman"/>
              <w:color w:val="000000" w:themeColor="text1"/>
              <w:szCs w:val="24"/>
            </w:rPr>
          </w:rPrChange>
        </w:rPr>
        <w:t xml:space="preserve"> </w:t>
      </w:r>
    </w:p>
    <w:p w14:paraId="2D97AE7D" w14:textId="77777777" w:rsidR="00EA0E2D" w:rsidRPr="00A60A57" w:rsidRDefault="00EA0E2D">
      <w:pPr>
        <w:spacing w:after="0" w:line="360" w:lineRule="auto"/>
        <w:rPr>
          <w:rFonts w:cs="Times New Roman"/>
          <w:color w:val="0D0D0D" w:themeColor="text1" w:themeTint="F2"/>
          <w:sz w:val="22"/>
          <w:rPrChange w:id="1402" w:author="tao huang" w:date="2017-09-17T12:05:00Z">
            <w:rPr>
              <w:rFonts w:cs="Times New Roman"/>
              <w:color w:val="000000" w:themeColor="text1"/>
              <w:szCs w:val="24"/>
            </w:rPr>
          </w:rPrChange>
        </w:rPr>
      </w:pPr>
    </w:p>
    <w:p w14:paraId="2F0DC4A8" w14:textId="417EF8E8" w:rsidR="00BA4753" w:rsidRPr="00A60A57" w:rsidRDefault="008B6199">
      <w:pPr>
        <w:spacing w:after="0" w:line="360" w:lineRule="auto"/>
        <w:rPr>
          <w:rFonts w:cs="Times New Roman"/>
          <w:color w:val="0D0D0D" w:themeColor="text1" w:themeTint="F2"/>
          <w:sz w:val="22"/>
          <w:rPrChange w:id="1403" w:author="tao huang" w:date="2017-09-17T12:05:00Z">
            <w:rPr>
              <w:rFonts w:cs="Times New Roman"/>
              <w:color w:val="000000" w:themeColor="text1"/>
              <w:szCs w:val="24"/>
            </w:rPr>
          </w:rPrChange>
        </w:rPr>
      </w:pPr>
      <w:r w:rsidRPr="00A60A57">
        <w:rPr>
          <w:rFonts w:cs="Times New Roman"/>
          <w:color w:val="0D0D0D" w:themeColor="text1" w:themeTint="F2"/>
          <w:sz w:val="22"/>
          <w:rPrChange w:id="1404" w:author="tao huang" w:date="2017-09-17T12:05:00Z">
            <w:rPr>
              <w:rFonts w:cs="Times New Roman"/>
              <w:color w:val="000000" w:themeColor="text1"/>
              <w:szCs w:val="24"/>
            </w:rPr>
          </w:rPrChange>
        </w:rPr>
        <w:t>Previous</w:t>
      </w:r>
      <w:r w:rsidR="00790E43" w:rsidRPr="00A60A57">
        <w:rPr>
          <w:rFonts w:cs="Times New Roman"/>
          <w:color w:val="0D0D0D" w:themeColor="text1" w:themeTint="F2"/>
          <w:sz w:val="22"/>
          <w:rPrChange w:id="1405" w:author="tao huang" w:date="2017-09-17T12:05:00Z">
            <w:rPr>
              <w:rFonts w:cs="Times New Roman"/>
              <w:color w:val="000000" w:themeColor="text1"/>
              <w:szCs w:val="24"/>
            </w:rPr>
          </w:rPrChange>
        </w:rPr>
        <w:t xml:space="preserve"> </w:t>
      </w:r>
      <w:r w:rsidR="00BA4753" w:rsidRPr="00A60A57">
        <w:rPr>
          <w:rFonts w:cs="Times New Roman"/>
          <w:color w:val="0D0D0D" w:themeColor="text1" w:themeTint="F2"/>
          <w:sz w:val="22"/>
          <w:rPrChange w:id="1406" w:author="tao huang" w:date="2017-09-17T12:05:00Z">
            <w:rPr>
              <w:rFonts w:cs="Times New Roman"/>
              <w:color w:val="000000" w:themeColor="text1"/>
              <w:szCs w:val="24"/>
            </w:rPr>
          </w:rPrChange>
        </w:rPr>
        <w:t xml:space="preserve">studies </w:t>
      </w:r>
      <w:r w:rsidRPr="00A60A57">
        <w:rPr>
          <w:rFonts w:cs="Times New Roman"/>
          <w:color w:val="0D0D0D" w:themeColor="text1" w:themeTint="F2"/>
          <w:sz w:val="22"/>
          <w:rPrChange w:id="1407" w:author="tao huang" w:date="2017-09-17T12:05:00Z">
            <w:rPr>
              <w:rFonts w:cs="Times New Roman"/>
              <w:color w:val="000000" w:themeColor="text1"/>
              <w:szCs w:val="24"/>
            </w:rPr>
          </w:rPrChange>
        </w:rPr>
        <w:t xml:space="preserve">have also </w:t>
      </w:r>
      <w:r w:rsidR="00E9104C" w:rsidRPr="00A60A57">
        <w:rPr>
          <w:rFonts w:cs="Times New Roman"/>
          <w:color w:val="0D0D0D" w:themeColor="text1" w:themeTint="F2"/>
          <w:sz w:val="22"/>
          <w:rPrChange w:id="1408" w:author="tao huang" w:date="2017-09-17T12:05:00Z">
            <w:rPr>
              <w:rFonts w:cs="Times New Roman"/>
              <w:color w:val="000000" w:themeColor="text1"/>
              <w:szCs w:val="24"/>
            </w:rPr>
          </w:rPrChange>
        </w:rPr>
        <w:t xml:space="preserve">proposed </w:t>
      </w:r>
      <w:ins w:id="1409" w:author="Soopramanien, Didier" w:date="2017-09-07T16:29:00Z">
        <w:r w:rsidR="002D496F" w:rsidRPr="00A60A57">
          <w:rPr>
            <w:rFonts w:cs="Times New Roman"/>
            <w:color w:val="0D0D0D" w:themeColor="text1" w:themeTint="F2"/>
            <w:sz w:val="22"/>
            <w:rPrChange w:id="1410" w:author="tao huang" w:date="2017-09-17T12:05:00Z">
              <w:rPr>
                <w:rFonts w:cs="Times New Roman"/>
                <w:color w:val="000000" w:themeColor="text1"/>
                <w:szCs w:val="24"/>
              </w:rPr>
            </w:rPrChange>
          </w:rPr>
          <w:t xml:space="preserve">more </w:t>
        </w:r>
      </w:ins>
      <w:r w:rsidR="00E9104C" w:rsidRPr="00A60A57">
        <w:rPr>
          <w:rFonts w:cs="Times New Roman"/>
          <w:color w:val="0D0D0D" w:themeColor="text1" w:themeTint="F2"/>
          <w:sz w:val="22"/>
          <w:rPrChange w:id="1411" w:author="tao huang" w:date="2017-09-17T12:05:00Z">
            <w:rPr>
              <w:rFonts w:cs="Times New Roman"/>
              <w:color w:val="000000" w:themeColor="text1"/>
              <w:szCs w:val="24"/>
            </w:rPr>
          </w:rPrChange>
        </w:rPr>
        <w:t xml:space="preserve">holistic methods </w:t>
      </w:r>
      <w:r w:rsidRPr="00A60A57">
        <w:rPr>
          <w:rFonts w:cs="Times New Roman"/>
          <w:color w:val="0D0D0D" w:themeColor="text1" w:themeTint="F2"/>
          <w:sz w:val="22"/>
          <w:rPrChange w:id="1412" w:author="tao huang" w:date="2017-09-17T12:05:00Z">
            <w:rPr>
              <w:rFonts w:cs="Times New Roman"/>
              <w:color w:val="000000" w:themeColor="text1"/>
              <w:szCs w:val="24"/>
            </w:rPr>
          </w:rPrChange>
        </w:rPr>
        <w:t xml:space="preserve">to </w:t>
      </w:r>
      <w:r w:rsidR="007D0110" w:rsidRPr="00A60A57">
        <w:rPr>
          <w:rFonts w:cs="Times New Roman"/>
          <w:color w:val="0D0D0D" w:themeColor="text1" w:themeTint="F2"/>
          <w:sz w:val="22"/>
          <w:rPrChange w:id="1413" w:author="tao huang" w:date="2017-09-17T12:05:00Z">
            <w:rPr>
              <w:rFonts w:cs="Times New Roman"/>
              <w:color w:val="000000" w:themeColor="text1"/>
              <w:szCs w:val="24"/>
            </w:rPr>
          </w:rPrChange>
        </w:rPr>
        <w:t xml:space="preserve">conduct the </w:t>
      </w:r>
      <w:r w:rsidRPr="00A60A57">
        <w:rPr>
          <w:rFonts w:cs="Times New Roman"/>
          <w:color w:val="0D0D0D" w:themeColor="text1" w:themeTint="F2"/>
          <w:sz w:val="22"/>
          <w:rPrChange w:id="1414" w:author="tao huang" w:date="2017-09-17T12:05:00Z">
            <w:rPr>
              <w:rFonts w:cs="Times New Roman"/>
              <w:color w:val="000000" w:themeColor="text1"/>
              <w:szCs w:val="24"/>
            </w:rPr>
          </w:rPrChange>
        </w:rPr>
        <w:t xml:space="preserve">forecast </w:t>
      </w:r>
      <w:r w:rsidR="007D0110" w:rsidRPr="00A60A57">
        <w:rPr>
          <w:rFonts w:cs="Times New Roman"/>
          <w:color w:val="0D0D0D" w:themeColor="text1" w:themeTint="F2"/>
          <w:sz w:val="22"/>
          <w:rPrChange w:id="1415" w:author="tao huang" w:date="2017-09-17T12:05:00Z">
            <w:rPr>
              <w:rFonts w:cs="Times New Roman"/>
              <w:color w:val="000000" w:themeColor="text1"/>
              <w:szCs w:val="24"/>
            </w:rPr>
          </w:rPrChange>
        </w:rPr>
        <w:t>for the promoted and non-promoted periods</w:t>
      </w:r>
      <w:r w:rsidR="00BA4753" w:rsidRPr="00A60A57">
        <w:rPr>
          <w:rFonts w:cs="Times New Roman"/>
          <w:color w:val="0D0D0D" w:themeColor="text1" w:themeTint="F2"/>
          <w:sz w:val="22"/>
          <w:rPrChange w:id="1416" w:author="tao huang" w:date="2017-09-17T12:05:00Z">
            <w:rPr>
              <w:rFonts w:cs="Times New Roman"/>
              <w:color w:val="000000" w:themeColor="text1"/>
              <w:szCs w:val="24"/>
            </w:rPr>
          </w:rPrChange>
        </w:rPr>
        <w:t xml:space="preserve">. </w:t>
      </w:r>
      <w:r w:rsidR="00F75C33">
        <w:rPr>
          <w:rFonts w:cs="Times New Roman"/>
          <w:color w:val="0D0D0D" w:themeColor="text1" w:themeTint="F2"/>
          <w:sz w:val="22"/>
        </w:rPr>
        <w:fldChar w:fldCharType="begin"/>
      </w:r>
      <w:r w:rsidR="00F75C33">
        <w:rPr>
          <w:rFonts w:cs="Times New Roman"/>
          <w:color w:val="0D0D0D" w:themeColor="text1" w:themeTint="F2"/>
          <w:sz w:val="22"/>
        </w:rPr>
        <w:instrText xml:space="preserve"> HYPERLINK \l "_ENREF_38" \o "Gür Ali, 2009 #715" </w:instrText>
      </w:r>
      <w:r w:rsidR="00F75C33">
        <w:rPr>
          <w:rFonts w:cs="Times New Roman"/>
          <w:color w:val="0D0D0D" w:themeColor="text1" w:themeTint="F2"/>
          <w:sz w:val="22"/>
        </w:rPr>
      </w:r>
      <w:r w:rsidR="00F75C33">
        <w:rPr>
          <w:rFonts w:cs="Times New Roman"/>
          <w:color w:val="0D0D0D" w:themeColor="text1" w:themeTint="F2"/>
          <w:sz w:val="22"/>
        </w:rPr>
        <w:fldChar w:fldCharType="separate"/>
      </w:r>
      <w:r w:rsidR="00F75C33" w:rsidRPr="00A60A57">
        <w:rPr>
          <w:rFonts w:cs="Times New Roman"/>
          <w:color w:val="0D0D0D" w:themeColor="text1" w:themeTint="F2"/>
          <w:sz w:val="22"/>
          <w:rPrChange w:id="1417" w:author="tao huang" w:date="2017-09-17T12:05:00Z">
            <w:rPr>
              <w:rFonts w:cs="Times New Roman"/>
              <w:color w:val="000000" w:themeColor="text1"/>
              <w:szCs w:val="24"/>
            </w:rPr>
          </w:rPrChange>
        </w:rPr>
        <w:fldChar w:fldCharType="begin"/>
      </w:r>
      <w:r w:rsidR="00F75C33">
        <w:rPr>
          <w:rFonts w:cs="Times New Roman"/>
          <w:color w:val="0D0D0D" w:themeColor="text1" w:themeTint="F2"/>
          <w:sz w:val="22"/>
        </w:rPr>
        <w:instrText xml:space="preserve"> ADDIN EN.CITE &lt;EndNote&gt;&lt;Cite AuthorYear="1"&gt;&lt;Author&gt;Gür Ali&lt;/Author&gt;&lt;Year&gt;2009&lt;/Year&gt;&lt;RecNum&gt;715&lt;/RecNum&gt;&lt;DisplayText&gt;Gür Ali, SayIn, van Woensel, and Fransoo (2009)&lt;/DisplayText&gt;&lt;record&gt;&lt;rec-number&gt;715&lt;/rec-number&gt;&lt;foreign-keys&gt;&lt;key app="EN" db-id="fwzpfdt205x9v6eprsvv25dpxftedxv0z0a9" timestamp="0"&gt;715&lt;/key&gt;&lt;/foreign-keys&gt;&lt;ref-type name="Journal Article"&gt;17&lt;/ref-type&gt;&lt;contributors&gt;&lt;authors&gt;&lt;author&gt;Gür Ali, Özden&lt;/author&gt;&lt;author&gt;SayIn, Serpil&lt;/author&gt;&lt;author&gt;van Woensel, Tom&lt;/author&gt;&lt;author&gt;Fransoo, Jan&lt;/author&gt;&lt;/authors&gt;&lt;/contributors&gt;&lt;titles&gt;&lt;title&gt;SKU demand forecasting in the presence of promotions&lt;/title&gt;&lt;secondary-title&gt;Expert Systems with Applications&lt;/secondary-title&gt;&lt;/titles&gt;&lt;volume&gt;36&lt;/volume&gt;&lt;number&gt;10&lt;/number&gt;&lt;dates&gt;&lt;year&gt;2009&lt;/year&gt;&lt;/dates&gt;&lt;urls&gt;&lt;/urls&gt;&lt;/record&gt;&lt;/Cite&gt;&lt;/EndNote&gt;</w:instrText>
      </w:r>
      <w:r w:rsidR="00F75C33" w:rsidRPr="00A60A57">
        <w:rPr>
          <w:rFonts w:cs="Times New Roman"/>
          <w:color w:val="0D0D0D" w:themeColor="text1" w:themeTint="F2"/>
          <w:sz w:val="22"/>
          <w:rPrChange w:id="1418" w:author="tao huang" w:date="2017-09-17T12:05:00Z">
            <w:rPr>
              <w:rFonts w:cs="Times New Roman"/>
              <w:color w:val="000000" w:themeColor="text1"/>
              <w:szCs w:val="24"/>
            </w:rPr>
          </w:rPrChange>
        </w:rPr>
        <w:fldChar w:fldCharType="separate"/>
      </w:r>
      <w:r w:rsidR="00F75C33">
        <w:rPr>
          <w:rFonts w:cs="Times New Roman"/>
          <w:noProof/>
          <w:color w:val="0D0D0D" w:themeColor="text1" w:themeTint="F2"/>
          <w:sz w:val="22"/>
        </w:rPr>
        <w:t>Gür Ali, SayIn, van Woensel, and Fransoo (2009)</w:t>
      </w:r>
      <w:r w:rsidR="00F75C33" w:rsidRPr="00A60A57">
        <w:rPr>
          <w:rFonts w:cs="Times New Roman"/>
          <w:color w:val="0D0D0D" w:themeColor="text1" w:themeTint="F2"/>
          <w:sz w:val="22"/>
          <w:rPrChange w:id="1419" w:author="tao huang" w:date="2017-09-17T12:05:00Z">
            <w:rPr>
              <w:rFonts w:cs="Times New Roman"/>
              <w:color w:val="000000" w:themeColor="text1"/>
              <w:szCs w:val="24"/>
            </w:rPr>
          </w:rPrChange>
        </w:rPr>
        <w:fldChar w:fldCharType="end"/>
      </w:r>
      <w:r w:rsidR="00F75C33">
        <w:rPr>
          <w:rFonts w:cs="Times New Roman"/>
          <w:color w:val="0D0D0D" w:themeColor="text1" w:themeTint="F2"/>
          <w:sz w:val="22"/>
        </w:rPr>
        <w:fldChar w:fldCharType="end"/>
      </w:r>
      <w:r w:rsidR="001B40D2" w:rsidRPr="00A60A57">
        <w:rPr>
          <w:rFonts w:cs="Times New Roman"/>
          <w:color w:val="0D0D0D" w:themeColor="text1" w:themeTint="F2"/>
          <w:sz w:val="22"/>
          <w:rPrChange w:id="1420" w:author="tao huang" w:date="2017-09-17T12:05:00Z">
            <w:rPr>
              <w:rFonts w:cs="Times New Roman"/>
              <w:color w:val="000000" w:themeColor="text1"/>
              <w:szCs w:val="24"/>
            </w:rPr>
          </w:rPrChange>
        </w:rPr>
        <w:t xml:space="preserve"> </w:t>
      </w:r>
      <w:r w:rsidR="005F0805" w:rsidRPr="00A60A57">
        <w:rPr>
          <w:rFonts w:cs="Times New Roman"/>
          <w:color w:val="0D0D0D" w:themeColor="text1" w:themeTint="F2"/>
          <w:sz w:val="22"/>
          <w:rPrChange w:id="1421" w:author="tao huang" w:date="2017-09-17T12:05:00Z">
            <w:rPr>
              <w:rFonts w:cs="Times New Roman"/>
              <w:color w:val="000000" w:themeColor="text1"/>
              <w:szCs w:val="24"/>
            </w:rPr>
          </w:rPrChange>
        </w:rPr>
        <w:t xml:space="preserve">evaluated the </w:t>
      </w:r>
      <w:r w:rsidRPr="00A60A57">
        <w:rPr>
          <w:rFonts w:cs="Times New Roman"/>
          <w:color w:val="0D0D0D" w:themeColor="text1" w:themeTint="F2"/>
          <w:sz w:val="22"/>
          <w:rPrChange w:id="1422" w:author="tao huang" w:date="2017-09-17T12:05:00Z">
            <w:rPr>
              <w:rFonts w:cs="Times New Roman"/>
              <w:color w:val="000000" w:themeColor="text1"/>
              <w:szCs w:val="24"/>
            </w:rPr>
          </w:rPrChange>
        </w:rPr>
        <w:t xml:space="preserve">forecasting </w:t>
      </w:r>
      <w:r w:rsidR="005F0805" w:rsidRPr="00A60A57">
        <w:rPr>
          <w:rFonts w:cs="Times New Roman"/>
          <w:color w:val="0D0D0D" w:themeColor="text1" w:themeTint="F2"/>
          <w:sz w:val="22"/>
          <w:rPrChange w:id="1423" w:author="tao huang" w:date="2017-09-17T12:05:00Z">
            <w:rPr>
              <w:rFonts w:cs="Times New Roman"/>
              <w:color w:val="000000" w:themeColor="text1"/>
              <w:szCs w:val="24"/>
            </w:rPr>
          </w:rPrChange>
        </w:rPr>
        <w:t xml:space="preserve">performance of the </w:t>
      </w:r>
      <w:r w:rsidR="00610F74" w:rsidRPr="00A60A57">
        <w:rPr>
          <w:rFonts w:cs="Times New Roman"/>
          <w:color w:val="0D0D0D" w:themeColor="text1" w:themeTint="F2"/>
          <w:sz w:val="22"/>
          <w:rPrChange w:id="1424" w:author="tao huang" w:date="2017-09-17T12:05:00Z">
            <w:rPr>
              <w:rFonts w:cs="Times New Roman"/>
              <w:color w:val="000000" w:themeColor="text1"/>
              <w:szCs w:val="24"/>
            </w:rPr>
          </w:rPrChange>
        </w:rPr>
        <w:t>support vector machine</w:t>
      </w:r>
      <w:r w:rsidR="00152A83" w:rsidRPr="00A60A57">
        <w:rPr>
          <w:rFonts w:cs="Times New Roman"/>
          <w:color w:val="0D0D0D" w:themeColor="text1" w:themeTint="F2"/>
          <w:sz w:val="22"/>
          <w:rPrChange w:id="1425" w:author="tao huang" w:date="2017-09-17T12:05:00Z">
            <w:rPr>
              <w:rFonts w:cs="Times New Roman"/>
              <w:color w:val="000000" w:themeColor="text1"/>
              <w:szCs w:val="24"/>
            </w:rPr>
          </w:rPrChange>
        </w:rPr>
        <w:t xml:space="preserve"> (SVM)</w:t>
      </w:r>
      <w:r w:rsidR="00610F74" w:rsidRPr="00A60A57">
        <w:rPr>
          <w:rFonts w:cs="Times New Roman"/>
          <w:color w:val="0D0D0D" w:themeColor="text1" w:themeTint="F2"/>
          <w:sz w:val="22"/>
          <w:rPrChange w:id="1426" w:author="tao huang" w:date="2017-09-17T12:05:00Z">
            <w:rPr>
              <w:rFonts w:cs="Times New Roman"/>
              <w:color w:val="000000" w:themeColor="text1"/>
              <w:szCs w:val="24"/>
            </w:rPr>
          </w:rPrChange>
        </w:rPr>
        <w:t xml:space="preserve"> </w:t>
      </w:r>
      <w:r w:rsidR="00685F34" w:rsidRPr="00A60A57">
        <w:rPr>
          <w:rFonts w:cs="Times New Roman"/>
          <w:color w:val="0D0D0D" w:themeColor="text1" w:themeTint="F2"/>
          <w:sz w:val="22"/>
          <w:rPrChange w:id="1427" w:author="tao huang" w:date="2017-09-17T12:05:00Z">
            <w:rPr>
              <w:rFonts w:cs="Times New Roman"/>
              <w:color w:val="000000" w:themeColor="text1"/>
              <w:szCs w:val="24"/>
            </w:rPr>
          </w:rPrChange>
        </w:rPr>
        <w:t>model</w:t>
      </w:r>
      <w:r w:rsidR="00525898" w:rsidRPr="00A60A57">
        <w:rPr>
          <w:rFonts w:cs="Times New Roman"/>
          <w:color w:val="0D0D0D" w:themeColor="text1" w:themeTint="F2"/>
          <w:sz w:val="22"/>
          <w:rPrChange w:id="1428" w:author="tao huang" w:date="2017-09-17T12:05:00Z">
            <w:rPr>
              <w:rFonts w:cs="Times New Roman"/>
              <w:color w:val="000000" w:themeColor="text1"/>
              <w:szCs w:val="24"/>
            </w:rPr>
          </w:rPrChange>
        </w:rPr>
        <w:t>s</w:t>
      </w:r>
      <w:r w:rsidR="00610F74" w:rsidRPr="00A60A57">
        <w:rPr>
          <w:rFonts w:cs="Times New Roman"/>
          <w:color w:val="0D0D0D" w:themeColor="text1" w:themeTint="F2"/>
          <w:sz w:val="22"/>
          <w:rPrChange w:id="1429" w:author="tao huang" w:date="2017-09-17T12:05:00Z">
            <w:rPr>
              <w:rFonts w:cs="Times New Roman"/>
              <w:color w:val="000000" w:themeColor="text1"/>
              <w:szCs w:val="24"/>
            </w:rPr>
          </w:rPrChange>
        </w:rPr>
        <w:t xml:space="preserve"> and regression tree </w:t>
      </w:r>
      <w:r w:rsidR="00685F34" w:rsidRPr="00A60A57">
        <w:rPr>
          <w:rFonts w:cs="Times New Roman"/>
          <w:color w:val="0D0D0D" w:themeColor="text1" w:themeTint="F2"/>
          <w:sz w:val="22"/>
          <w:rPrChange w:id="1430" w:author="tao huang" w:date="2017-09-17T12:05:00Z">
            <w:rPr>
              <w:rFonts w:cs="Times New Roman"/>
              <w:color w:val="000000" w:themeColor="text1"/>
              <w:szCs w:val="24"/>
            </w:rPr>
          </w:rPrChange>
        </w:rPr>
        <w:t>model</w:t>
      </w:r>
      <w:r w:rsidR="00525898" w:rsidRPr="00A60A57">
        <w:rPr>
          <w:rFonts w:cs="Times New Roman"/>
          <w:color w:val="0D0D0D" w:themeColor="text1" w:themeTint="F2"/>
          <w:sz w:val="22"/>
          <w:rPrChange w:id="1431" w:author="tao huang" w:date="2017-09-17T12:05:00Z">
            <w:rPr>
              <w:rFonts w:cs="Times New Roman"/>
              <w:color w:val="000000" w:themeColor="text1"/>
              <w:szCs w:val="24"/>
            </w:rPr>
          </w:rPrChange>
        </w:rPr>
        <w:t>s</w:t>
      </w:r>
      <w:r w:rsidR="005F0805" w:rsidRPr="00A60A57">
        <w:rPr>
          <w:rFonts w:cs="Times New Roman"/>
          <w:color w:val="0D0D0D" w:themeColor="text1" w:themeTint="F2"/>
          <w:sz w:val="22"/>
          <w:rPrChange w:id="1432" w:author="tao huang" w:date="2017-09-17T12:05:00Z">
            <w:rPr>
              <w:rFonts w:cs="Times New Roman"/>
              <w:color w:val="000000" w:themeColor="text1"/>
              <w:szCs w:val="24"/>
            </w:rPr>
          </w:rPrChange>
        </w:rPr>
        <w:t xml:space="preserve">. Their </w:t>
      </w:r>
      <w:r w:rsidR="00152A83" w:rsidRPr="00A60A57">
        <w:rPr>
          <w:rFonts w:cs="Times New Roman"/>
          <w:color w:val="0D0D0D" w:themeColor="text1" w:themeTint="F2"/>
          <w:sz w:val="22"/>
          <w:rPrChange w:id="1433" w:author="tao huang" w:date="2017-09-17T12:05:00Z">
            <w:rPr>
              <w:rFonts w:cs="Times New Roman"/>
              <w:color w:val="000000" w:themeColor="text1"/>
              <w:szCs w:val="24"/>
            </w:rPr>
          </w:rPrChange>
        </w:rPr>
        <w:t>methods incorporate</w:t>
      </w:r>
      <w:r w:rsidR="005F0805" w:rsidRPr="00A60A57">
        <w:rPr>
          <w:rFonts w:cs="Times New Roman"/>
          <w:color w:val="0D0D0D" w:themeColor="text1" w:themeTint="F2"/>
          <w:sz w:val="22"/>
          <w:rPrChange w:id="1434" w:author="tao huang" w:date="2017-09-17T12:05:00Z">
            <w:rPr>
              <w:rFonts w:cs="Times New Roman"/>
              <w:color w:val="000000" w:themeColor="text1"/>
              <w:szCs w:val="24"/>
            </w:rPr>
          </w:rPrChange>
        </w:rPr>
        <w:t xml:space="preserve"> </w:t>
      </w:r>
      <w:r w:rsidR="00525898" w:rsidRPr="00A60A57">
        <w:rPr>
          <w:rFonts w:cs="Times New Roman"/>
          <w:color w:val="0D0D0D" w:themeColor="text1" w:themeTint="F2"/>
          <w:sz w:val="22"/>
          <w:rPrChange w:id="1435" w:author="tao huang" w:date="2017-09-17T12:05:00Z">
            <w:rPr>
              <w:rFonts w:cs="Times New Roman"/>
              <w:color w:val="000000" w:themeColor="text1"/>
              <w:szCs w:val="24"/>
            </w:rPr>
          </w:rPrChange>
        </w:rPr>
        <w:t>a range of v</w:t>
      </w:r>
      <w:r w:rsidR="00685F34" w:rsidRPr="00A60A57">
        <w:rPr>
          <w:color w:val="0D0D0D" w:themeColor="text1" w:themeTint="F2"/>
          <w:sz w:val="22"/>
          <w:rPrChange w:id="1436" w:author="tao huang" w:date="2017-09-17T12:05:00Z">
            <w:rPr>
              <w:color w:val="000000" w:themeColor="text1"/>
              <w:szCs w:val="24"/>
            </w:rPr>
          </w:rPrChange>
        </w:rPr>
        <w:t>ariables</w:t>
      </w:r>
      <w:del w:id="1437" w:author="Soopramanien, Didier" w:date="2017-09-06T21:16:00Z">
        <w:r w:rsidR="00685F34" w:rsidRPr="00A60A57" w:rsidDel="001D47FE">
          <w:rPr>
            <w:color w:val="0D0D0D" w:themeColor="text1" w:themeTint="F2"/>
            <w:sz w:val="22"/>
            <w:rPrChange w:id="1438" w:author="tao huang" w:date="2017-09-17T12:05:00Z">
              <w:rPr>
                <w:color w:val="000000" w:themeColor="text1"/>
                <w:szCs w:val="24"/>
              </w:rPr>
            </w:rPrChange>
          </w:rPr>
          <w:delText xml:space="preserve"> </w:delText>
        </w:r>
        <w:r w:rsidR="00152A83" w:rsidRPr="00A60A57" w:rsidDel="001D47FE">
          <w:rPr>
            <w:rFonts w:cs="Times New Roman"/>
            <w:color w:val="0D0D0D" w:themeColor="text1" w:themeTint="F2"/>
            <w:sz w:val="22"/>
            <w:rPrChange w:id="1439" w:author="tao huang" w:date="2017-09-17T12:05:00Z">
              <w:rPr>
                <w:rFonts w:cs="Times New Roman"/>
                <w:color w:val="000000" w:themeColor="text1"/>
                <w:szCs w:val="24"/>
              </w:rPr>
            </w:rPrChange>
          </w:rPr>
          <w:delText>constructed</w:delText>
        </w:r>
      </w:del>
      <w:r w:rsidR="00152A83" w:rsidRPr="00A60A57">
        <w:rPr>
          <w:rFonts w:cs="Times New Roman"/>
          <w:color w:val="0D0D0D" w:themeColor="text1" w:themeTint="F2"/>
          <w:sz w:val="22"/>
          <w:rPrChange w:id="1440" w:author="tao huang" w:date="2017-09-17T12:05:00Z">
            <w:rPr>
              <w:rFonts w:cs="Times New Roman"/>
              <w:color w:val="000000" w:themeColor="text1"/>
              <w:szCs w:val="24"/>
            </w:rPr>
          </w:rPrChange>
        </w:rPr>
        <w:t xml:space="preserve"> </w:t>
      </w:r>
      <w:r w:rsidR="00685F34" w:rsidRPr="00A60A57">
        <w:rPr>
          <w:color w:val="0D0D0D" w:themeColor="text1" w:themeTint="F2"/>
          <w:sz w:val="22"/>
          <w:rPrChange w:id="1441" w:author="tao huang" w:date="2017-09-17T12:05:00Z">
            <w:rPr>
              <w:color w:val="000000" w:themeColor="text1"/>
              <w:szCs w:val="24"/>
            </w:rPr>
          </w:rPrChange>
        </w:rPr>
        <w:t>based on the promotional i</w:t>
      </w:r>
      <w:r w:rsidR="005F0805" w:rsidRPr="00A60A57">
        <w:rPr>
          <w:color w:val="0D0D0D" w:themeColor="text1" w:themeTint="F2"/>
          <w:sz w:val="22"/>
          <w:rPrChange w:id="1442" w:author="tao huang" w:date="2017-09-17T12:05:00Z">
            <w:rPr>
              <w:color w:val="000000" w:themeColor="text1"/>
              <w:szCs w:val="24"/>
            </w:rPr>
          </w:rPrChange>
        </w:rPr>
        <w:t xml:space="preserve">nformation of the focal product. </w:t>
      </w:r>
      <w:r w:rsidR="00610F74" w:rsidRPr="00A60A57">
        <w:rPr>
          <w:rFonts w:cs="Times New Roman"/>
          <w:color w:val="0D0D0D" w:themeColor="text1" w:themeTint="F2"/>
          <w:sz w:val="22"/>
          <w:rPrChange w:id="1443" w:author="tao huang" w:date="2017-09-17T12:05:00Z">
            <w:rPr>
              <w:rFonts w:cs="Times New Roman"/>
              <w:color w:val="000000" w:themeColor="text1"/>
              <w:szCs w:val="24"/>
            </w:rPr>
          </w:rPrChange>
        </w:rPr>
        <w:t xml:space="preserve">Divakar et al. (2005) </w:t>
      </w:r>
      <w:r w:rsidR="002B1600" w:rsidRPr="00A60A57">
        <w:rPr>
          <w:rFonts w:cs="Times New Roman"/>
          <w:color w:val="0D0D0D" w:themeColor="text1" w:themeTint="F2"/>
          <w:sz w:val="22"/>
          <w:rPrChange w:id="1444" w:author="tao huang" w:date="2017-09-17T12:05:00Z">
            <w:rPr>
              <w:rFonts w:cs="Times New Roman"/>
              <w:color w:val="000000" w:themeColor="text1"/>
              <w:szCs w:val="24"/>
            </w:rPr>
          </w:rPrChange>
        </w:rPr>
        <w:t>developed</w:t>
      </w:r>
      <w:r w:rsidR="00610F74" w:rsidRPr="00A60A57">
        <w:rPr>
          <w:rFonts w:cs="Times New Roman"/>
          <w:color w:val="0D0D0D" w:themeColor="text1" w:themeTint="F2"/>
          <w:sz w:val="22"/>
          <w:rPrChange w:id="1445" w:author="tao huang" w:date="2017-09-17T12:05:00Z">
            <w:rPr>
              <w:rFonts w:cs="Times New Roman"/>
              <w:color w:val="000000" w:themeColor="text1"/>
              <w:szCs w:val="24"/>
            </w:rPr>
          </w:rPrChange>
        </w:rPr>
        <w:t xml:space="preserve"> </w:t>
      </w:r>
      <w:r w:rsidR="00525898" w:rsidRPr="00A60A57">
        <w:rPr>
          <w:rFonts w:cs="Times New Roman"/>
          <w:color w:val="0D0D0D" w:themeColor="text1" w:themeTint="F2"/>
          <w:sz w:val="22"/>
          <w:rPrChange w:id="1446" w:author="tao huang" w:date="2017-09-17T12:05:00Z">
            <w:rPr>
              <w:rFonts w:cs="Times New Roman"/>
              <w:color w:val="000000" w:themeColor="text1"/>
              <w:szCs w:val="24"/>
            </w:rPr>
          </w:rPrChange>
        </w:rPr>
        <w:t>the</w:t>
      </w:r>
      <w:r w:rsidR="009B01B6" w:rsidRPr="00A60A57">
        <w:rPr>
          <w:rFonts w:cs="Times New Roman"/>
          <w:color w:val="0D0D0D" w:themeColor="text1" w:themeTint="F2"/>
          <w:sz w:val="22"/>
          <w:rPrChange w:id="1447" w:author="tao huang" w:date="2017-09-17T12:05:00Z">
            <w:rPr>
              <w:rFonts w:cs="Times New Roman"/>
              <w:color w:val="000000" w:themeColor="text1"/>
              <w:szCs w:val="24"/>
            </w:rPr>
          </w:rPrChange>
        </w:rPr>
        <w:t xml:space="preserve"> </w:t>
      </w:r>
      <w:r w:rsidR="00610F74" w:rsidRPr="00A60A57">
        <w:rPr>
          <w:rFonts w:cs="Times New Roman"/>
          <w:color w:val="0D0D0D" w:themeColor="text1" w:themeTint="F2"/>
          <w:sz w:val="22"/>
          <w:rPrChange w:id="1448" w:author="tao huang" w:date="2017-09-17T12:05:00Z">
            <w:rPr>
              <w:rFonts w:cs="Times New Roman"/>
              <w:color w:val="000000" w:themeColor="text1"/>
              <w:szCs w:val="24"/>
            </w:rPr>
          </w:rPrChange>
        </w:rPr>
        <w:t>CH</w:t>
      </w:r>
      <w:r w:rsidR="00AF40B5" w:rsidRPr="00A60A57">
        <w:rPr>
          <w:rFonts w:cs="Times New Roman"/>
          <w:color w:val="0D0D0D" w:themeColor="text1" w:themeTint="F2"/>
          <w:sz w:val="22"/>
          <w:rPrChange w:id="1449" w:author="tao huang" w:date="2017-09-17T12:05:00Z">
            <w:rPr>
              <w:rFonts w:cs="Times New Roman"/>
              <w:color w:val="000000" w:themeColor="text1"/>
              <w:szCs w:val="24"/>
            </w:rPr>
          </w:rPrChange>
        </w:rPr>
        <w:t>AN4CAST system</w:t>
      </w:r>
      <w:r w:rsidR="009B01B6" w:rsidRPr="00A60A57">
        <w:rPr>
          <w:rFonts w:cs="Times New Roman"/>
          <w:color w:val="0D0D0D" w:themeColor="text1" w:themeTint="F2"/>
          <w:sz w:val="22"/>
          <w:rPrChange w:id="1450" w:author="tao huang" w:date="2017-09-17T12:05:00Z">
            <w:rPr>
              <w:rFonts w:cs="Times New Roman"/>
              <w:color w:val="000000" w:themeColor="text1"/>
              <w:szCs w:val="24"/>
            </w:rPr>
          </w:rPrChange>
        </w:rPr>
        <w:t xml:space="preserve"> </w:t>
      </w:r>
      <w:r w:rsidR="00525898" w:rsidRPr="00A60A57">
        <w:rPr>
          <w:rFonts w:cs="Times New Roman"/>
          <w:color w:val="0D0D0D" w:themeColor="text1" w:themeTint="F2"/>
          <w:sz w:val="22"/>
          <w:rPrChange w:id="1451" w:author="tao huang" w:date="2017-09-17T12:05:00Z">
            <w:rPr>
              <w:rFonts w:cs="Times New Roman"/>
              <w:color w:val="000000" w:themeColor="text1"/>
              <w:szCs w:val="24"/>
            </w:rPr>
          </w:rPrChange>
        </w:rPr>
        <w:t xml:space="preserve">with </w:t>
      </w:r>
      <w:r w:rsidR="005F0805" w:rsidRPr="00A60A57">
        <w:rPr>
          <w:rFonts w:cs="Times New Roman"/>
          <w:color w:val="0D0D0D" w:themeColor="text1" w:themeTint="F2"/>
          <w:sz w:val="22"/>
          <w:rPrChange w:id="1452" w:author="tao huang" w:date="2017-09-17T12:05:00Z">
            <w:rPr>
              <w:rFonts w:cs="Times New Roman"/>
              <w:color w:val="000000" w:themeColor="text1"/>
              <w:szCs w:val="24"/>
            </w:rPr>
          </w:rPrChange>
        </w:rPr>
        <w:t xml:space="preserve">models of a </w:t>
      </w:r>
      <w:r w:rsidR="00525898" w:rsidRPr="00A60A57">
        <w:rPr>
          <w:rFonts w:cs="Times New Roman"/>
          <w:color w:val="0D0D0D" w:themeColor="text1" w:themeTint="F2"/>
          <w:sz w:val="22"/>
          <w:rPrChange w:id="1453" w:author="tao huang" w:date="2017-09-17T12:05:00Z">
            <w:rPr>
              <w:rFonts w:cs="Times New Roman"/>
              <w:color w:val="000000" w:themeColor="text1"/>
              <w:szCs w:val="24"/>
            </w:rPr>
          </w:rPrChange>
        </w:rPr>
        <w:t xml:space="preserve">dynamic regression </w:t>
      </w:r>
      <w:r w:rsidR="005F0805" w:rsidRPr="00A60A57">
        <w:rPr>
          <w:rFonts w:cs="Times New Roman"/>
          <w:color w:val="0D0D0D" w:themeColor="text1" w:themeTint="F2"/>
          <w:sz w:val="22"/>
          <w:rPrChange w:id="1454" w:author="tao huang" w:date="2017-09-17T12:05:00Z">
            <w:rPr>
              <w:rFonts w:cs="Times New Roman"/>
              <w:color w:val="000000" w:themeColor="text1"/>
              <w:szCs w:val="24"/>
            </w:rPr>
          </w:rPrChange>
        </w:rPr>
        <w:t>structure</w:t>
      </w:r>
      <w:r w:rsidR="00525898" w:rsidRPr="00A60A57">
        <w:rPr>
          <w:rFonts w:cs="Times New Roman"/>
          <w:color w:val="0D0D0D" w:themeColor="text1" w:themeTint="F2"/>
          <w:sz w:val="22"/>
          <w:rPrChange w:id="1455" w:author="tao huang" w:date="2017-09-17T12:05:00Z">
            <w:rPr>
              <w:rFonts w:cs="Times New Roman"/>
              <w:color w:val="000000" w:themeColor="text1"/>
              <w:szCs w:val="24"/>
            </w:rPr>
          </w:rPrChange>
        </w:rPr>
        <w:t xml:space="preserve"> </w:t>
      </w:r>
      <w:r w:rsidR="009B01B6" w:rsidRPr="00A60A57">
        <w:rPr>
          <w:rFonts w:cs="Times New Roman"/>
          <w:color w:val="0D0D0D" w:themeColor="text1" w:themeTint="F2"/>
          <w:sz w:val="22"/>
          <w:rPrChange w:id="1456" w:author="tao huang" w:date="2017-09-17T12:05:00Z">
            <w:rPr>
              <w:rFonts w:cs="Times New Roman"/>
              <w:color w:val="000000" w:themeColor="text1"/>
              <w:szCs w:val="24"/>
            </w:rPr>
          </w:rPrChange>
        </w:rPr>
        <w:t xml:space="preserve">to forecast brand </w:t>
      </w:r>
      <w:r w:rsidR="002B1600" w:rsidRPr="00A60A57">
        <w:rPr>
          <w:rFonts w:cs="Times New Roman"/>
          <w:color w:val="0D0D0D" w:themeColor="text1" w:themeTint="F2"/>
          <w:sz w:val="22"/>
          <w:rPrChange w:id="1457" w:author="tao huang" w:date="2017-09-17T12:05:00Z">
            <w:rPr>
              <w:rFonts w:cs="Times New Roman"/>
              <w:color w:val="000000" w:themeColor="text1"/>
              <w:szCs w:val="24"/>
            </w:rPr>
          </w:rPrChange>
        </w:rPr>
        <w:t xml:space="preserve">volume </w:t>
      </w:r>
      <w:r w:rsidR="009B01B6" w:rsidRPr="00A60A57">
        <w:rPr>
          <w:rFonts w:cs="Times New Roman"/>
          <w:color w:val="0D0D0D" w:themeColor="text1" w:themeTint="F2"/>
          <w:sz w:val="22"/>
          <w:rPrChange w:id="1458" w:author="tao huang" w:date="2017-09-17T12:05:00Z">
            <w:rPr>
              <w:rFonts w:cs="Times New Roman"/>
              <w:color w:val="000000" w:themeColor="text1"/>
              <w:szCs w:val="24"/>
            </w:rPr>
          </w:rPrChange>
        </w:rPr>
        <w:t xml:space="preserve">sales for </w:t>
      </w:r>
      <w:r w:rsidR="002B1600" w:rsidRPr="00A60A57">
        <w:rPr>
          <w:rFonts w:cs="Times New Roman"/>
          <w:color w:val="0D0D0D" w:themeColor="text1" w:themeTint="F2"/>
          <w:sz w:val="22"/>
          <w:rPrChange w:id="1459" w:author="tao huang" w:date="2017-09-17T12:05:00Z">
            <w:rPr>
              <w:rFonts w:cs="Times New Roman"/>
              <w:color w:val="000000" w:themeColor="text1"/>
              <w:szCs w:val="24"/>
            </w:rPr>
          </w:rPrChange>
        </w:rPr>
        <w:t>the manufacturer</w:t>
      </w:r>
      <w:r w:rsidR="00352483" w:rsidRPr="00A60A57">
        <w:rPr>
          <w:rFonts w:cs="Times New Roman"/>
          <w:color w:val="0D0D0D" w:themeColor="text1" w:themeTint="F2"/>
          <w:sz w:val="22"/>
          <w:rPrChange w:id="1460" w:author="tao huang" w:date="2017-09-17T12:05:00Z">
            <w:rPr>
              <w:rFonts w:cs="Times New Roman"/>
              <w:color w:val="000000" w:themeColor="text1"/>
              <w:szCs w:val="24"/>
            </w:rPr>
          </w:rPrChange>
        </w:rPr>
        <w:t>/channel</w:t>
      </w:r>
      <w:r w:rsidR="00610F74" w:rsidRPr="00A60A57">
        <w:rPr>
          <w:rFonts w:cs="Times New Roman"/>
          <w:color w:val="0D0D0D" w:themeColor="text1" w:themeTint="F2"/>
          <w:sz w:val="22"/>
          <w:rPrChange w:id="1461" w:author="tao huang" w:date="2017-09-17T12:05:00Z">
            <w:rPr>
              <w:rFonts w:cs="Times New Roman"/>
              <w:color w:val="000000" w:themeColor="text1"/>
              <w:szCs w:val="24"/>
            </w:rPr>
          </w:rPrChange>
        </w:rPr>
        <w:t xml:space="preserve">. </w:t>
      </w:r>
      <w:r w:rsidR="00F75C33">
        <w:rPr>
          <w:rFonts w:cs="Times New Roman"/>
          <w:color w:val="0D0D0D" w:themeColor="text1" w:themeTint="F2"/>
          <w:sz w:val="22"/>
        </w:rPr>
        <w:fldChar w:fldCharType="begin"/>
      </w:r>
      <w:r w:rsidR="00F75C33">
        <w:rPr>
          <w:rFonts w:cs="Times New Roman"/>
          <w:color w:val="0D0D0D" w:themeColor="text1" w:themeTint="F2"/>
          <w:sz w:val="22"/>
        </w:rPr>
        <w:instrText xml:space="preserve"> HYPERLINK \l "_ENREF_41" \o "Huang, 2014 #732" </w:instrText>
      </w:r>
      <w:r w:rsidR="00F75C33">
        <w:rPr>
          <w:rFonts w:cs="Times New Roman"/>
          <w:color w:val="0D0D0D" w:themeColor="text1" w:themeTint="F2"/>
          <w:sz w:val="22"/>
        </w:rPr>
      </w:r>
      <w:r w:rsidR="00F75C33">
        <w:rPr>
          <w:rFonts w:cs="Times New Roman"/>
          <w:color w:val="0D0D0D" w:themeColor="text1" w:themeTint="F2"/>
          <w:sz w:val="22"/>
        </w:rPr>
        <w:fldChar w:fldCharType="separate"/>
      </w:r>
      <w:r w:rsidR="00F75C33" w:rsidRPr="00A60A57">
        <w:rPr>
          <w:color w:val="0D0D0D" w:themeColor="text1" w:themeTint="F2"/>
          <w:sz w:val="22"/>
          <w:rPrChange w:id="1462" w:author="tao huang" w:date="2017-09-17T12:05:00Z">
            <w:rPr>
              <w:color w:val="000000" w:themeColor="text1"/>
              <w:szCs w:val="24"/>
            </w:rPr>
          </w:rPrChange>
        </w:rPr>
        <w:fldChar w:fldCharType="begin"/>
      </w:r>
      <w:r w:rsidR="00F75C33">
        <w:rPr>
          <w:color w:val="0D0D0D" w:themeColor="text1" w:themeTint="F2"/>
          <w:sz w:val="22"/>
        </w:rPr>
        <w:instrText xml:space="preserve"> ADDIN EN.CITE &lt;EndNote&gt;&lt;Cite AuthorYear="1"&gt;&lt;Author&gt;Huang&lt;/Author&gt;&lt;Year&gt;2014&lt;/Year&gt;&lt;RecNum&gt;732&lt;/RecNum&gt;&lt;DisplayText&gt;Huang et al. (2014)&lt;/DisplayText&gt;&lt;record&gt;&lt;rec-number&gt;732&lt;/rec-number&gt;&lt;foreign-keys&gt;&lt;key app="EN" db-id="fwzpfdt205x9v6eprsvv25dpxftedxv0z0a9" timestamp="0"&gt;732&lt;/key&gt;&lt;/foreign-keys&gt;&lt;ref-type name="Journal Article"&gt;17&lt;/ref-type&gt;&lt;contributors&gt;&lt;authors&gt;&lt;author&gt;Huang, Tao&lt;/author&gt;&lt;author&gt;Fildes, Robert&lt;/author&gt;&lt;author&gt;Soopramanien, Didier&lt;/author&gt;&lt;/authors&gt;&lt;/contributors&gt;&lt;titles&gt;&lt;title&gt;The value of competitive information in forecasting FMCG retail product sales and the variable selection problem&lt;/title&gt;&lt;secondary-title&gt;European Journal of Operational Research&lt;/secondary-title&gt;&lt;/titles&gt;&lt;periodical&gt;&lt;full-title&gt;European Journal of Operational Research&lt;/full-title&gt;&lt;/periodical&gt;&lt;pages&gt;738-748&lt;/pages&gt;&lt;volume&gt;237&lt;/volume&gt;&lt;number&gt;2&lt;/number&gt;&lt;keywords&gt;&lt;keyword&gt;Forecasting&lt;/keyword&gt;&lt;keyword&gt;Business analytics&lt;/keyword&gt;&lt;keyword&gt;OR in marketing&lt;/keyword&gt;&lt;keyword&gt;Retailing&lt;/keyword&gt;&lt;keyword&gt;Promotions&lt;/keyword&gt;&lt;keyword&gt;Competitive information&lt;/keyword&gt;&lt;/keywords&gt;&lt;dates&gt;&lt;year&gt;2014&lt;/year&gt;&lt;pub-dates&gt;&lt;date&gt;9/1/&lt;/date&gt;&lt;/pub-dates&gt;&lt;/dates&gt;&lt;isbn&gt;0377-2217&lt;/isbn&gt;&lt;urls&gt;&lt;related-urls&gt;&lt;url&gt;http://www.sciencedirect.com/science/article/pii/S0377221714001374&lt;/url&gt;&lt;/related-urls&gt;&lt;/urls&gt;&lt;electronic-resource-num&gt;http://dx.doi.org/10.1016/j.ejor.2014.02.022&lt;/electronic-resource-num&gt;&lt;/record&gt;&lt;/Cite&gt;&lt;/EndNote&gt;</w:instrText>
      </w:r>
      <w:r w:rsidR="00F75C33" w:rsidRPr="00A60A57">
        <w:rPr>
          <w:color w:val="0D0D0D" w:themeColor="text1" w:themeTint="F2"/>
          <w:sz w:val="22"/>
          <w:rPrChange w:id="1463" w:author="tao huang" w:date="2017-09-17T12:05:00Z">
            <w:rPr>
              <w:color w:val="000000" w:themeColor="text1"/>
              <w:szCs w:val="24"/>
            </w:rPr>
          </w:rPrChange>
        </w:rPr>
        <w:fldChar w:fldCharType="separate"/>
      </w:r>
      <w:r w:rsidR="00F75C33">
        <w:rPr>
          <w:noProof/>
          <w:color w:val="0D0D0D" w:themeColor="text1" w:themeTint="F2"/>
          <w:sz w:val="22"/>
        </w:rPr>
        <w:t>Huang et al. (2014)</w:t>
      </w:r>
      <w:r w:rsidR="00F75C33" w:rsidRPr="00A60A57">
        <w:rPr>
          <w:color w:val="0D0D0D" w:themeColor="text1" w:themeTint="F2"/>
          <w:sz w:val="22"/>
          <w:rPrChange w:id="1464" w:author="tao huang" w:date="2017-09-17T12:05:00Z">
            <w:rPr>
              <w:color w:val="000000" w:themeColor="text1"/>
              <w:szCs w:val="24"/>
            </w:rPr>
          </w:rPrChange>
        </w:rPr>
        <w:fldChar w:fldCharType="end"/>
      </w:r>
      <w:r w:rsidR="00F75C33">
        <w:rPr>
          <w:rFonts w:cs="Times New Roman"/>
          <w:color w:val="0D0D0D" w:themeColor="text1" w:themeTint="F2"/>
          <w:sz w:val="22"/>
        </w:rPr>
        <w:fldChar w:fldCharType="end"/>
      </w:r>
      <w:r w:rsidR="001B40D2" w:rsidRPr="00A60A57">
        <w:rPr>
          <w:color w:val="0D0D0D" w:themeColor="text1" w:themeTint="F2"/>
          <w:sz w:val="22"/>
          <w:rPrChange w:id="1465" w:author="tao huang" w:date="2017-09-17T12:05:00Z">
            <w:rPr>
              <w:color w:val="000000" w:themeColor="text1"/>
              <w:szCs w:val="24"/>
            </w:rPr>
          </w:rPrChange>
        </w:rPr>
        <w:t xml:space="preserve"> </w:t>
      </w:r>
      <w:r w:rsidR="00E81450" w:rsidRPr="00A60A57">
        <w:rPr>
          <w:rFonts w:cs="Times New Roman"/>
          <w:color w:val="0D0D0D" w:themeColor="text1" w:themeTint="F2"/>
          <w:sz w:val="22"/>
          <w:rPrChange w:id="1466" w:author="tao huang" w:date="2017-09-17T12:05:00Z">
            <w:rPr>
              <w:rFonts w:cs="Times New Roman"/>
              <w:color w:val="000000" w:themeColor="text1"/>
              <w:szCs w:val="24"/>
            </w:rPr>
          </w:rPrChange>
        </w:rPr>
        <w:t xml:space="preserve">proposed </w:t>
      </w:r>
      <w:r w:rsidR="00457486" w:rsidRPr="00A60A57">
        <w:rPr>
          <w:rFonts w:cs="Times New Roman"/>
          <w:color w:val="0D0D0D" w:themeColor="text1" w:themeTint="F2"/>
          <w:sz w:val="22"/>
          <w:rPrChange w:id="1467" w:author="tao huang" w:date="2017-09-17T12:05:00Z">
            <w:rPr>
              <w:rFonts w:cs="Times New Roman"/>
              <w:color w:val="000000" w:themeColor="text1"/>
              <w:szCs w:val="24"/>
            </w:rPr>
          </w:rPrChange>
        </w:rPr>
        <w:t>a two-stage</w:t>
      </w:r>
      <w:r w:rsidR="00B57409" w:rsidRPr="00A60A57">
        <w:rPr>
          <w:rFonts w:cs="Times New Roman"/>
          <w:color w:val="0D0D0D" w:themeColor="text1" w:themeTint="F2"/>
          <w:sz w:val="22"/>
          <w:rPrChange w:id="1468" w:author="tao huang" w:date="2017-09-17T12:05:00Z">
            <w:rPr>
              <w:rFonts w:cs="Times New Roman"/>
              <w:color w:val="000000" w:themeColor="text1"/>
              <w:szCs w:val="24"/>
            </w:rPr>
          </w:rPrChange>
        </w:rPr>
        <w:t xml:space="preserve"> general-to-specific </w:t>
      </w:r>
      <w:r w:rsidR="00461ABC" w:rsidRPr="00A60A57">
        <w:rPr>
          <w:rFonts w:cs="Times New Roman"/>
          <w:color w:val="0D0D0D" w:themeColor="text1" w:themeTint="F2"/>
          <w:sz w:val="22"/>
          <w:rPrChange w:id="1469" w:author="tao huang" w:date="2017-09-17T12:05:00Z">
            <w:rPr>
              <w:rFonts w:cs="Times New Roman"/>
              <w:color w:val="000000" w:themeColor="text1"/>
              <w:szCs w:val="24"/>
            </w:rPr>
          </w:rPrChange>
        </w:rPr>
        <w:t>ADL</w:t>
      </w:r>
      <w:r w:rsidR="00B57409" w:rsidRPr="00A60A57">
        <w:rPr>
          <w:rFonts w:cs="Times New Roman"/>
          <w:color w:val="0D0D0D" w:themeColor="text1" w:themeTint="F2"/>
          <w:sz w:val="22"/>
          <w:rPrChange w:id="1470" w:author="tao huang" w:date="2017-09-17T12:05:00Z">
            <w:rPr>
              <w:rFonts w:cs="Times New Roman"/>
              <w:color w:val="000000" w:themeColor="text1"/>
              <w:szCs w:val="24"/>
            </w:rPr>
          </w:rPrChange>
        </w:rPr>
        <w:t xml:space="preserve"> model with </w:t>
      </w:r>
      <w:r w:rsidR="0096096D" w:rsidRPr="00A60A57">
        <w:rPr>
          <w:rFonts w:cs="Times New Roman"/>
          <w:color w:val="0D0D0D" w:themeColor="text1" w:themeTint="F2"/>
          <w:sz w:val="22"/>
          <w:rPrChange w:id="1471" w:author="tao huang" w:date="2017-09-17T12:05:00Z">
            <w:rPr>
              <w:rFonts w:cs="Times New Roman"/>
              <w:color w:val="000000" w:themeColor="text1"/>
              <w:szCs w:val="24"/>
            </w:rPr>
          </w:rPrChange>
        </w:rPr>
        <w:t>competitive promotional information within the same product category</w:t>
      </w:r>
      <w:r w:rsidR="00B57409" w:rsidRPr="00A60A57">
        <w:rPr>
          <w:rFonts w:cs="Times New Roman"/>
          <w:color w:val="0D0D0D" w:themeColor="text1" w:themeTint="F2"/>
          <w:sz w:val="22"/>
          <w:rPrChange w:id="1472" w:author="tao huang" w:date="2017-09-17T12:05:00Z">
            <w:rPr>
              <w:rFonts w:cs="Times New Roman"/>
              <w:color w:val="000000" w:themeColor="text1"/>
              <w:szCs w:val="24"/>
            </w:rPr>
          </w:rPrChange>
        </w:rPr>
        <w:t xml:space="preserve">. The competitive promotional information </w:t>
      </w:r>
      <w:r w:rsidR="00457486" w:rsidRPr="000A110D">
        <w:rPr>
          <w:rFonts w:cs="Times New Roman"/>
          <w:noProof/>
          <w:color w:val="0D0D0D" w:themeColor="text1" w:themeTint="F2"/>
          <w:sz w:val="22"/>
          <w:rPrChange w:id="1473" w:author="tao huang" w:date="2017-09-17T12:14:00Z">
            <w:rPr>
              <w:rFonts w:cs="Times New Roman"/>
              <w:noProof/>
              <w:color w:val="000000" w:themeColor="text1"/>
              <w:szCs w:val="24"/>
            </w:rPr>
          </w:rPrChange>
        </w:rPr>
        <w:t>are</w:t>
      </w:r>
      <w:r w:rsidR="00B57409" w:rsidRPr="00A60A57">
        <w:rPr>
          <w:rFonts w:cs="Times New Roman"/>
          <w:color w:val="0D0D0D" w:themeColor="text1" w:themeTint="F2"/>
          <w:sz w:val="22"/>
          <w:rPrChange w:id="1474" w:author="tao huang" w:date="2017-09-17T12:05:00Z">
            <w:rPr>
              <w:rFonts w:cs="Times New Roman"/>
              <w:color w:val="000000" w:themeColor="text1"/>
              <w:szCs w:val="24"/>
            </w:rPr>
          </w:rPrChange>
        </w:rPr>
        <w:t xml:space="preserve"> selected with </w:t>
      </w:r>
      <w:r w:rsidR="00FD609F" w:rsidRPr="00A60A57">
        <w:rPr>
          <w:rFonts w:cs="Times New Roman"/>
          <w:color w:val="0D0D0D" w:themeColor="text1" w:themeTint="F2"/>
          <w:sz w:val="22"/>
          <w:rPrChange w:id="1475" w:author="tao huang" w:date="2017-09-17T12:05:00Z">
            <w:rPr>
              <w:rFonts w:cs="Times New Roman"/>
              <w:color w:val="000000" w:themeColor="text1"/>
              <w:szCs w:val="24"/>
            </w:rPr>
          </w:rPrChange>
        </w:rPr>
        <w:t xml:space="preserve">variable selection methods </w:t>
      </w:r>
      <w:r w:rsidR="00A30D18" w:rsidRPr="00A60A57">
        <w:rPr>
          <w:rFonts w:cs="Times New Roman"/>
          <w:color w:val="0D0D0D" w:themeColor="text1" w:themeTint="F2"/>
          <w:sz w:val="22"/>
          <w:rPrChange w:id="1476" w:author="tao huang" w:date="2017-09-17T12:05:00Z">
            <w:rPr>
              <w:rFonts w:cs="Times New Roman"/>
              <w:color w:val="000000" w:themeColor="text1"/>
              <w:szCs w:val="24"/>
            </w:rPr>
          </w:rPrChange>
        </w:rPr>
        <w:t xml:space="preserve">or </w:t>
      </w:r>
      <w:r w:rsidR="00457486" w:rsidRPr="00A60A57">
        <w:rPr>
          <w:rFonts w:cs="Times New Roman"/>
          <w:color w:val="0D0D0D" w:themeColor="text1" w:themeTint="F2"/>
          <w:sz w:val="22"/>
          <w:rPrChange w:id="1477" w:author="tao huang" w:date="2017-09-17T12:05:00Z">
            <w:rPr>
              <w:rFonts w:cs="Times New Roman"/>
              <w:color w:val="000000" w:themeColor="text1"/>
              <w:szCs w:val="24"/>
            </w:rPr>
          </w:rPrChange>
        </w:rPr>
        <w:t xml:space="preserve">are </w:t>
      </w:r>
      <w:r w:rsidR="00A30D18" w:rsidRPr="00A60A57">
        <w:rPr>
          <w:rFonts w:cs="Times New Roman"/>
          <w:color w:val="0D0D0D" w:themeColor="text1" w:themeTint="F2"/>
          <w:sz w:val="22"/>
          <w:rPrChange w:id="1478" w:author="tao huang" w:date="2017-09-17T12:05:00Z">
            <w:rPr>
              <w:rFonts w:cs="Times New Roman"/>
              <w:color w:val="000000" w:themeColor="text1"/>
              <w:szCs w:val="24"/>
            </w:rPr>
          </w:rPrChange>
        </w:rPr>
        <w:t>constructed using</w:t>
      </w:r>
      <w:r w:rsidR="00FD609F" w:rsidRPr="00A60A57">
        <w:rPr>
          <w:rFonts w:cs="Times New Roman"/>
          <w:color w:val="0D0D0D" w:themeColor="text1" w:themeTint="F2"/>
          <w:sz w:val="22"/>
          <w:rPrChange w:id="1479" w:author="tao huang" w:date="2017-09-17T12:05:00Z">
            <w:rPr>
              <w:rFonts w:cs="Times New Roman"/>
              <w:color w:val="000000" w:themeColor="text1"/>
              <w:szCs w:val="24"/>
            </w:rPr>
          </w:rPrChange>
        </w:rPr>
        <w:t xml:space="preserve"> </w:t>
      </w:r>
      <w:r w:rsidR="00FD609F" w:rsidRPr="00A60A57">
        <w:rPr>
          <w:rFonts w:cs="Times New Roman"/>
          <w:noProof/>
          <w:color w:val="0D0D0D" w:themeColor="text1" w:themeTint="F2"/>
          <w:sz w:val="22"/>
          <w:rPrChange w:id="1480" w:author="tao huang" w:date="2017-09-17T12:05:00Z">
            <w:rPr>
              <w:rFonts w:cs="Times New Roman"/>
              <w:noProof/>
              <w:color w:val="000000" w:themeColor="text1"/>
              <w:szCs w:val="24"/>
            </w:rPr>
          </w:rPrChange>
        </w:rPr>
        <w:t>princip</w:t>
      </w:r>
      <w:r w:rsidR="003C0313" w:rsidRPr="00A60A57">
        <w:rPr>
          <w:rFonts w:cs="Times New Roman"/>
          <w:noProof/>
          <w:color w:val="0D0D0D" w:themeColor="text1" w:themeTint="F2"/>
          <w:sz w:val="22"/>
          <w:rPrChange w:id="1481" w:author="tao huang" w:date="2017-09-17T12:05:00Z">
            <w:rPr>
              <w:rFonts w:cs="Times New Roman"/>
              <w:noProof/>
              <w:color w:val="000000" w:themeColor="text1"/>
              <w:szCs w:val="24"/>
            </w:rPr>
          </w:rPrChange>
        </w:rPr>
        <w:t>al</w:t>
      </w:r>
      <w:r w:rsidR="00FD609F" w:rsidRPr="00A60A57">
        <w:rPr>
          <w:rFonts w:cs="Times New Roman"/>
          <w:color w:val="0D0D0D" w:themeColor="text1" w:themeTint="F2"/>
          <w:sz w:val="22"/>
          <w:rPrChange w:id="1482" w:author="tao huang" w:date="2017-09-17T12:05:00Z">
            <w:rPr>
              <w:rFonts w:cs="Times New Roman"/>
              <w:color w:val="000000" w:themeColor="text1"/>
              <w:szCs w:val="24"/>
            </w:rPr>
          </w:rPrChange>
        </w:rPr>
        <w:t xml:space="preserve"> component analysis. </w:t>
      </w:r>
      <w:r w:rsidR="001B40D2" w:rsidRPr="00A60A57">
        <w:rPr>
          <w:rFonts w:cs="Times New Roman"/>
          <w:color w:val="0D0D0D" w:themeColor="text1" w:themeTint="F2"/>
          <w:sz w:val="22"/>
          <w:rPrChange w:id="1483" w:author="tao huang" w:date="2017-09-17T12:05:00Z">
            <w:rPr>
              <w:rFonts w:cs="Times New Roman"/>
              <w:color w:val="000000" w:themeColor="text1"/>
              <w:szCs w:val="24"/>
            </w:rPr>
          </w:rPrChange>
        </w:rPr>
        <w:t xml:space="preserve"> </w:t>
      </w:r>
      <w:r w:rsidR="00F75C33">
        <w:rPr>
          <w:rFonts w:cs="Times New Roman"/>
          <w:color w:val="0D0D0D" w:themeColor="text1" w:themeTint="F2"/>
          <w:sz w:val="22"/>
        </w:rPr>
        <w:fldChar w:fldCharType="begin"/>
      </w:r>
      <w:r w:rsidR="00F75C33">
        <w:rPr>
          <w:rFonts w:cs="Times New Roman"/>
          <w:color w:val="0D0D0D" w:themeColor="text1" w:themeTint="F2"/>
          <w:sz w:val="22"/>
        </w:rPr>
        <w:instrText xml:space="preserve"> HYPERLINK \l "_ENREF_46" \o "Ma, 2016 #733" </w:instrText>
      </w:r>
      <w:r w:rsidR="00F75C33">
        <w:rPr>
          <w:rFonts w:cs="Times New Roman"/>
          <w:color w:val="0D0D0D" w:themeColor="text1" w:themeTint="F2"/>
          <w:sz w:val="22"/>
        </w:rPr>
      </w:r>
      <w:r w:rsidR="00F75C33">
        <w:rPr>
          <w:rFonts w:cs="Times New Roman"/>
          <w:color w:val="0D0D0D" w:themeColor="text1" w:themeTint="F2"/>
          <w:sz w:val="22"/>
        </w:rPr>
        <w:fldChar w:fldCharType="separate"/>
      </w:r>
      <w:r w:rsidR="00F75C33" w:rsidRPr="00A60A57">
        <w:rPr>
          <w:rFonts w:cs="Times New Roman"/>
          <w:color w:val="0D0D0D" w:themeColor="text1" w:themeTint="F2"/>
          <w:sz w:val="22"/>
          <w:rPrChange w:id="1484" w:author="tao huang" w:date="2017-09-17T12:05:00Z">
            <w:rPr>
              <w:rFonts w:cs="Times New Roman"/>
              <w:color w:val="000000" w:themeColor="text1"/>
              <w:szCs w:val="24"/>
            </w:rPr>
          </w:rPrChange>
        </w:rPr>
        <w:fldChar w:fldCharType="begin"/>
      </w:r>
      <w:r w:rsidR="00F75C33">
        <w:rPr>
          <w:rFonts w:cs="Times New Roman"/>
          <w:color w:val="0D0D0D" w:themeColor="text1" w:themeTint="F2"/>
          <w:sz w:val="22"/>
        </w:rPr>
        <w:instrText xml:space="preserve"> ADDIN EN.CITE &lt;EndNote&gt;&lt;Cite AuthorYear="1"&gt;&lt;Author&gt;Ma&lt;/Author&gt;&lt;Year&gt;2016&lt;/Year&gt;&lt;RecNum&gt;733&lt;/RecNum&gt;&lt;DisplayText&gt;Ma et al. (2016)&lt;/DisplayText&gt;&lt;record&gt;&lt;rec-number&gt;733&lt;/rec-number&gt;&lt;foreign-keys&gt;&lt;key app="EN" db-id="fwzpfdt205x9v6eprsvv25dpxftedxv0z0a9" timestamp="0"&gt;733&lt;/key&gt;&lt;/foreign-keys&gt;&lt;ref-type name="Journal Article"&gt;17&lt;/ref-type&gt;&lt;contributors&gt;&lt;authors&gt;&lt;author&gt;Ma, Shaohui&lt;/author&gt;&lt;author&gt;Fildes, Robert&lt;/author&gt;&lt;author&gt;Huang, Tao&lt;/author&gt;&lt;/authors&gt;&lt;/contributors&gt;&lt;titles&gt;&lt;title&gt;Demand forecasting with high dimensional data: The case of SKU retail sales forecasting with intra- and inter-category promotional information&lt;/title&gt;&lt;secondary-title&gt;European Journal of Operational Research&lt;/secondary-title&gt;&lt;/titles&gt;&lt;periodical&gt;&lt;full-title&gt;European Journal of Operational Research&lt;/full-title&gt;&lt;/periodical&gt;&lt;pages&gt;245-257&lt;/pages&gt;&lt;volume&gt;249&lt;/volume&gt;&lt;number&gt;1&lt;/number&gt;&lt;dates&gt;&lt;year&gt;2016&lt;/year&gt;&lt;pub-dates&gt;&lt;date&gt;2/16/&lt;/date&gt;&lt;/pub-dates&gt;&lt;/dates&gt;&lt;isbn&gt;0377-2217&lt;/isbn&gt;&lt;urls&gt;&lt;related-urls&gt;&lt;url&gt;http://www.sciencedirect.com/science/article/pii/S0377221715007845&lt;/url&gt;&lt;/related-urls&gt;&lt;/urls&gt;&lt;electronic-resource-num&gt;http://dx.doi.org/10.1016/j.ejor.2015.08.029&lt;/electronic-resource-num&gt;&lt;/record&gt;&lt;/Cite&gt;&lt;/EndNote&gt;</w:instrText>
      </w:r>
      <w:r w:rsidR="00F75C33" w:rsidRPr="00A60A57">
        <w:rPr>
          <w:rFonts w:cs="Times New Roman"/>
          <w:color w:val="0D0D0D" w:themeColor="text1" w:themeTint="F2"/>
          <w:sz w:val="22"/>
          <w:rPrChange w:id="1485" w:author="tao huang" w:date="2017-09-17T12:05:00Z">
            <w:rPr>
              <w:rFonts w:cs="Times New Roman"/>
              <w:color w:val="000000" w:themeColor="text1"/>
              <w:szCs w:val="24"/>
            </w:rPr>
          </w:rPrChange>
        </w:rPr>
        <w:fldChar w:fldCharType="separate"/>
      </w:r>
      <w:r w:rsidR="00F75C33">
        <w:rPr>
          <w:rFonts w:cs="Times New Roman"/>
          <w:noProof/>
          <w:color w:val="0D0D0D" w:themeColor="text1" w:themeTint="F2"/>
          <w:sz w:val="22"/>
        </w:rPr>
        <w:t>Ma et al. (2016)</w:t>
      </w:r>
      <w:r w:rsidR="00F75C33" w:rsidRPr="00A60A57">
        <w:rPr>
          <w:rFonts w:cs="Times New Roman"/>
          <w:color w:val="0D0D0D" w:themeColor="text1" w:themeTint="F2"/>
          <w:sz w:val="22"/>
          <w:rPrChange w:id="1486" w:author="tao huang" w:date="2017-09-17T12:05:00Z">
            <w:rPr>
              <w:rFonts w:cs="Times New Roman"/>
              <w:color w:val="000000" w:themeColor="text1"/>
              <w:szCs w:val="24"/>
            </w:rPr>
          </w:rPrChange>
        </w:rPr>
        <w:fldChar w:fldCharType="end"/>
      </w:r>
      <w:r w:rsidR="00F75C33">
        <w:rPr>
          <w:rFonts w:cs="Times New Roman"/>
          <w:color w:val="0D0D0D" w:themeColor="text1" w:themeTint="F2"/>
          <w:sz w:val="22"/>
        </w:rPr>
        <w:fldChar w:fldCharType="end"/>
      </w:r>
      <w:r w:rsidR="00646546" w:rsidRPr="00A60A57">
        <w:rPr>
          <w:rFonts w:cs="Times New Roman"/>
          <w:color w:val="0D0D0D" w:themeColor="text1" w:themeTint="F2"/>
          <w:sz w:val="22"/>
          <w:rPrChange w:id="1487" w:author="tao huang" w:date="2017-09-17T12:05:00Z">
            <w:rPr>
              <w:rFonts w:cs="Times New Roman"/>
              <w:color w:val="000000" w:themeColor="text1"/>
              <w:szCs w:val="24"/>
            </w:rPr>
          </w:rPrChange>
        </w:rPr>
        <w:t xml:space="preserve"> further integrated the promotional information </w:t>
      </w:r>
      <w:r w:rsidR="003A1F52" w:rsidRPr="00A60A57">
        <w:rPr>
          <w:rFonts w:cs="Times New Roman"/>
          <w:color w:val="0D0D0D" w:themeColor="text1" w:themeTint="F2"/>
          <w:sz w:val="22"/>
          <w:rPrChange w:id="1488" w:author="tao huang" w:date="2017-09-17T12:05:00Z">
            <w:rPr>
              <w:rFonts w:cs="Times New Roman"/>
              <w:color w:val="000000" w:themeColor="text1"/>
              <w:szCs w:val="24"/>
            </w:rPr>
          </w:rPrChange>
        </w:rPr>
        <w:t xml:space="preserve">not only from the same category </w:t>
      </w:r>
      <w:r w:rsidR="00FD609F" w:rsidRPr="00A60A57">
        <w:rPr>
          <w:rFonts w:cs="Times New Roman"/>
          <w:color w:val="0D0D0D" w:themeColor="text1" w:themeTint="F2"/>
          <w:sz w:val="22"/>
          <w:rPrChange w:id="1489" w:author="tao huang" w:date="2017-09-17T12:05:00Z">
            <w:rPr>
              <w:rFonts w:cs="Times New Roman"/>
              <w:color w:val="000000" w:themeColor="text1"/>
              <w:szCs w:val="24"/>
            </w:rPr>
          </w:rPrChange>
        </w:rPr>
        <w:t xml:space="preserve">of the focal product </w:t>
      </w:r>
      <w:r w:rsidR="003A1F52" w:rsidRPr="00A60A57">
        <w:rPr>
          <w:rFonts w:cs="Times New Roman"/>
          <w:color w:val="0D0D0D" w:themeColor="text1" w:themeTint="F2"/>
          <w:sz w:val="22"/>
          <w:rPrChange w:id="1490" w:author="tao huang" w:date="2017-09-17T12:05:00Z">
            <w:rPr>
              <w:rFonts w:cs="Times New Roman"/>
              <w:color w:val="000000" w:themeColor="text1"/>
              <w:szCs w:val="24"/>
            </w:rPr>
          </w:rPrChange>
        </w:rPr>
        <w:t xml:space="preserve">but also from other </w:t>
      </w:r>
      <w:r w:rsidR="00FD609F" w:rsidRPr="00A60A57">
        <w:rPr>
          <w:rFonts w:cs="Times New Roman"/>
          <w:color w:val="0D0D0D" w:themeColor="text1" w:themeTint="F2"/>
          <w:sz w:val="22"/>
          <w:rPrChange w:id="1491" w:author="tao huang" w:date="2017-09-17T12:05:00Z">
            <w:rPr>
              <w:rFonts w:cs="Times New Roman"/>
              <w:color w:val="000000" w:themeColor="text1"/>
              <w:szCs w:val="24"/>
            </w:rPr>
          </w:rPrChange>
        </w:rPr>
        <w:t xml:space="preserve">related </w:t>
      </w:r>
      <w:r w:rsidR="00457486" w:rsidRPr="00A60A57">
        <w:rPr>
          <w:rFonts w:cs="Times New Roman"/>
          <w:color w:val="0D0D0D" w:themeColor="text1" w:themeTint="F2"/>
          <w:sz w:val="22"/>
          <w:rPrChange w:id="1492" w:author="tao huang" w:date="2017-09-17T12:05:00Z">
            <w:rPr>
              <w:rFonts w:cs="Times New Roman"/>
              <w:color w:val="000000" w:themeColor="text1"/>
              <w:szCs w:val="24"/>
            </w:rPr>
          </w:rPrChange>
        </w:rPr>
        <w:t xml:space="preserve">product </w:t>
      </w:r>
      <w:r w:rsidR="00646546" w:rsidRPr="00A60A57">
        <w:rPr>
          <w:rFonts w:cs="Times New Roman"/>
          <w:color w:val="0D0D0D" w:themeColor="text1" w:themeTint="F2"/>
          <w:sz w:val="22"/>
          <w:rPrChange w:id="1493" w:author="tao huang" w:date="2017-09-17T12:05:00Z">
            <w:rPr>
              <w:rFonts w:cs="Times New Roman"/>
              <w:color w:val="000000" w:themeColor="text1"/>
              <w:szCs w:val="24"/>
            </w:rPr>
          </w:rPrChange>
        </w:rPr>
        <w:t>categor</w:t>
      </w:r>
      <w:r w:rsidR="00DF3B07" w:rsidRPr="00A60A57">
        <w:rPr>
          <w:rFonts w:cs="Times New Roman"/>
          <w:color w:val="0D0D0D" w:themeColor="text1" w:themeTint="F2"/>
          <w:sz w:val="22"/>
          <w:rPrChange w:id="1494" w:author="tao huang" w:date="2017-09-17T12:05:00Z">
            <w:rPr>
              <w:rFonts w:cs="Times New Roman"/>
              <w:color w:val="000000" w:themeColor="text1"/>
              <w:szCs w:val="24"/>
            </w:rPr>
          </w:rPrChange>
        </w:rPr>
        <w:t>ies.</w:t>
      </w:r>
      <w:r w:rsidR="000A4748" w:rsidRPr="00A60A57">
        <w:rPr>
          <w:rFonts w:cs="Times New Roman"/>
          <w:color w:val="0D0D0D" w:themeColor="text1" w:themeTint="F2"/>
          <w:sz w:val="22"/>
          <w:rPrChange w:id="1495" w:author="tao huang" w:date="2017-09-17T12:05:00Z">
            <w:rPr>
              <w:rFonts w:cs="Times New Roman"/>
              <w:color w:val="000000" w:themeColor="text1"/>
              <w:szCs w:val="24"/>
            </w:rPr>
          </w:rPrChange>
        </w:rPr>
        <w:t xml:space="preserve"> </w:t>
      </w:r>
      <w:r w:rsidR="00BA3030" w:rsidRPr="00A60A57">
        <w:rPr>
          <w:rFonts w:cs="Times New Roman"/>
          <w:color w:val="0D0D0D" w:themeColor="text1" w:themeTint="F2"/>
          <w:sz w:val="22"/>
          <w:rPrChange w:id="1496" w:author="tao huang" w:date="2017-09-17T12:05:00Z">
            <w:rPr>
              <w:rFonts w:cs="Times New Roman"/>
              <w:color w:val="000000" w:themeColor="text1"/>
              <w:szCs w:val="24"/>
            </w:rPr>
          </w:rPrChange>
        </w:rPr>
        <w:t xml:space="preserve">They </w:t>
      </w:r>
      <w:r w:rsidR="00457486" w:rsidRPr="00A60A57">
        <w:rPr>
          <w:rFonts w:cs="Times New Roman"/>
          <w:color w:val="0D0D0D" w:themeColor="text1" w:themeTint="F2"/>
          <w:sz w:val="22"/>
          <w:rPrChange w:id="1497" w:author="tao huang" w:date="2017-09-17T12:05:00Z">
            <w:rPr>
              <w:rFonts w:cs="Times New Roman"/>
              <w:color w:val="000000" w:themeColor="text1"/>
              <w:szCs w:val="24"/>
            </w:rPr>
          </w:rPrChange>
        </w:rPr>
        <w:t>resort</w:t>
      </w:r>
      <w:r w:rsidR="00A30D18" w:rsidRPr="00A60A57">
        <w:rPr>
          <w:rFonts w:cs="Times New Roman"/>
          <w:color w:val="0D0D0D" w:themeColor="text1" w:themeTint="F2"/>
          <w:sz w:val="22"/>
          <w:rPrChange w:id="1498" w:author="tao huang" w:date="2017-09-17T12:05:00Z">
            <w:rPr>
              <w:rFonts w:cs="Times New Roman"/>
              <w:color w:val="000000" w:themeColor="text1"/>
              <w:szCs w:val="24"/>
            </w:rPr>
          </w:rPrChange>
        </w:rPr>
        <w:t xml:space="preserve"> to </w:t>
      </w:r>
      <w:r w:rsidR="00BA3030" w:rsidRPr="00A60A57">
        <w:rPr>
          <w:rFonts w:cs="Times New Roman"/>
          <w:color w:val="0D0D0D" w:themeColor="text1" w:themeTint="F2"/>
          <w:sz w:val="22"/>
          <w:rPrChange w:id="1499" w:author="tao huang" w:date="2017-09-17T12:05:00Z">
            <w:rPr>
              <w:rFonts w:cs="Times New Roman"/>
              <w:color w:val="000000" w:themeColor="text1"/>
              <w:szCs w:val="24"/>
            </w:rPr>
          </w:rPrChange>
        </w:rPr>
        <w:t xml:space="preserve">Granger causality test to </w:t>
      </w:r>
      <w:r w:rsidR="00A30D18" w:rsidRPr="00A60A57">
        <w:rPr>
          <w:rFonts w:cs="Times New Roman"/>
          <w:color w:val="0D0D0D" w:themeColor="text1" w:themeTint="F2"/>
          <w:sz w:val="22"/>
          <w:rPrChange w:id="1500" w:author="tao huang" w:date="2017-09-17T12:05:00Z">
            <w:rPr>
              <w:rFonts w:cs="Times New Roman"/>
              <w:color w:val="000000" w:themeColor="text1"/>
              <w:szCs w:val="24"/>
            </w:rPr>
          </w:rPrChange>
        </w:rPr>
        <w:t>indicate</w:t>
      </w:r>
      <w:r w:rsidR="00BA3030" w:rsidRPr="00A60A57">
        <w:rPr>
          <w:rFonts w:cs="Times New Roman"/>
          <w:color w:val="0D0D0D" w:themeColor="text1" w:themeTint="F2"/>
          <w:sz w:val="22"/>
          <w:rPrChange w:id="1501" w:author="tao huang" w:date="2017-09-17T12:05:00Z">
            <w:rPr>
              <w:rFonts w:cs="Times New Roman"/>
              <w:color w:val="000000" w:themeColor="text1"/>
              <w:szCs w:val="24"/>
            </w:rPr>
          </w:rPrChange>
        </w:rPr>
        <w:t xml:space="preserve"> the relevant product categories and then </w:t>
      </w:r>
      <w:r w:rsidR="00457486" w:rsidRPr="00A60A57">
        <w:rPr>
          <w:rFonts w:cs="Times New Roman"/>
          <w:color w:val="0D0D0D" w:themeColor="text1" w:themeTint="F2"/>
          <w:sz w:val="22"/>
          <w:rPrChange w:id="1502" w:author="tao huang" w:date="2017-09-17T12:05:00Z">
            <w:rPr>
              <w:rFonts w:cs="Times New Roman"/>
              <w:color w:val="000000" w:themeColor="text1"/>
              <w:szCs w:val="24"/>
            </w:rPr>
          </w:rPrChange>
        </w:rPr>
        <w:t>rely</w:t>
      </w:r>
      <w:r w:rsidR="00A30D18" w:rsidRPr="00A60A57">
        <w:rPr>
          <w:rFonts w:cs="Times New Roman"/>
          <w:color w:val="0D0D0D" w:themeColor="text1" w:themeTint="F2"/>
          <w:sz w:val="22"/>
          <w:rPrChange w:id="1503" w:author="tao huang" w:date="2017-09-17T12:05:00Z">
            <w:rPr>
              <w:rFonts w:cs="Times New Roman"/>
              <w:color w:val="000000" w:themeColor="text1"/>
              <w:szCs w:val="24"/>
            </w:rPr>
          </w:rPrChange>
        </w:rPr>
        <w:t xml:space="preserve"> on</w:t>
      </w:r>
      <w:r w:rsidR="00E30128" w:rsidRPr="00A60A57">
        <w:rPr>
          <w:rFonts w:cs="Times New Roman"/>
          <w:color w:val="0D0D0D" w:themeColor="text1" w:themeTint="F2"/>
          <w:sz w:val="22"/>
          <w:rPrChange w:id="1504" w:author="tao huang" w:date="2017-09-17T12:05:00Z">
            <w:rPr>
              <w:rFonts w:cs="Times New Roman"/>
              <w:color w:val="000000" w:themeColor="text1"/>
              <w:szCs w:val="24"/>
            </w:rPr>
          </w:rPrChange>
        </w:rPr>
        <w:t xml:space="preserve"> the</w:t>
      </w:r>
      <w:r w:rsidR="003246E9" w:rsidRPr="00A60A57">
        <w:rPr>
          <w:rFonts w:cs="Times New Roman"/>
          <w:color w:val="0D0D0D" w:themeColor="text1" w:themeTint="F2"/>
          <w:sz w:val="22"/>
          <w:rPrChange w:id="1505" w:author="tao huang" w:date="2017-09-17T12:05:00Z">
            <w:rPr>
              <w:rFonts w:cs="Times New Roman"/>
              <w:color w:val="000000" w:themeColor="text1"/>
              <w:szCs w:val="24"/>
            </w:rPr>
          </w:rPrChange>
        </w:rPr>
        <w:t xml:space="preserve"> </w:t>
      </w:r>
      <w:r w:rsidR="00395F73" w:rsidRPr="00A60A57">
        <w:rPr>
          <w:rFonts w:cs="Times New Roman"/>
          <w:color w:val="0D0D0D" w:themeColor="text1" w:themeTint="F2"/>
          <w:sz w:val="22"/>
          <w:rPrChange w:id="1506" w:author="tao huang" w:date="2017-09-17T12:05:00Z">
            <w:rPr>
              <w:rFonts w:cs="Times New Roman"/>
              <w:color w:val="000000" w:themeColor="text1"/>
              <w:szCs w:val="24"/>
            </w:rPr>
          </w:rPrChange>
        </w:rPr>
        <w:t>Least Absolute Shrinkage and Selection Operator A</w:t>
      </w:r>
      <w:r w:rsidR="003246E9" w:rsidRPr="00A60A57">
        <w:rPr>
          <w:rFonts w:cs="Times New Roman"/>
          <w:color w:val="0D0D0D" w:themeColor="text1" w:themeTint="F2"/>
          <w:sz w:val="22"/>
          <w:rPrChange w:id="1507" w:author="tao huang" w:date="2017-09-17T12:05:00Z">
            <w:rPr>
              <w:rFonts w:cs="Times New Roman"/>
              <w:color w:val="000000" w:themeColor="text1"/>
              <w:szCs w:val="24"/>
            </w:rPr>
          </w:rPrChange>
        </w:rPr>
        <w:t xml:space="preserve">lgorithm </w:t>
      </w:r>
      <w:r w:rsidR="00395F73" w:rsidRPr="00A60A57">
        <w:rPr>
          <w:rFonts w:cs="Times New Roman"/>
          <w:color w:val="0D0D0D" w:themeColor="text1" w:themeTint="F2"/>
          <w:sz w:val="22"/>
          <w:rPrChange w:id="1508" w:author="tao huang" w:date="2017-09-17T12:05:00Z">
            <w:rPr>
              <w:rFonts w:cs="Times New Roman"/>
              <w:color w:val="000000" w:themeColor="text1"/>
              <w:szCs w:val="24"/>
            </w:rPr>
          </w:rPrChange>
        </w:rPr>
        <w:t>(LASSO</w:t>
      </w:r>
      <w:ins w:id="1509" w:author="Soopramanien, Didier" w:date="2017-09-07T16:30:00Z">
        <w:r w:rsidR="002D496F" w:rsidRPr="00A60A57">
          <w:rPr>
            <w:rFonts w:cs="Times New Roman"/>
            <w:color w:val="0D0D0D" w:themeColor="text1" w:themeTint="F2"/>
            <w:sz w:val="22"/>
            <w:rPrChange w:id="1510" w:author="tao huang" w:date="2017-09-17T12:05:00Z">
              <w:rPr>
                <w:rFonts w:cs="Times New Roman"/>
                <w:color w:val="000000" w:themeColor="text1"/>
                <w:szCs w:val="24"/>
              </w:rPr>
            </w:rPrChange>
          </w:rPr>
          <w:t>, thereafter</w:t>
        </w:r>
      </w:ins>
      <w:r w:rsidR="00395F73" w:rsidRPr="00A60A57">
        <w:rPr>
          <w:rFonts w:cs="Times New Roman"/>
          <w:color w:val="0D0D0D" w:themeColor="text1" w:themeTint="F2"/>
          <w:sz w:val="22"/>
          <w:rPrChange w:id="1511" w:author="tao huang" w:date="2017-09-17T12:05:00Z">
            <w:rPr>
              <w:rFonts w:cs="Times New Roman"/>
              <w:color w:val="000000" w:themeColor="text1"/>
              <w:szCs w:val="24"/>
            </w:rPr>
          </w:rPrChange>
        </w:rPr>
        <w:t xml:space="preserve">) </w:t>
      </w:r>
      <w:r w:rsidR="00E30128" w:rsidRPr="00A60A57">
        <w:rPr>
          <w:rFonts w:cs="Times New Roman"/>
          <w:color w:val="0D0D0D" w:themeColor="text1" w:themeTint="F2"/>
          <w:sz w:val="22"/>
          <w:rPrChange w:id="1512" w:author="tao huang" w:date="2017-09-17T12:05:00Z">
            <w:rPr>
              <w:rFonts w:cs="Times New Roman"/>
              <w:color w:val="000000" w:themeColor="text1"/>
              <w:szCs w:val="24"/>
            </w:rPr>
          </w:rPrChange>
        </w:rPr>
        <w:t xml:space="preserve">not only </w:t>
      </w:r>
      <w:r w:rsidR="00A30D18" w:rsidRPr="00A60A57">
        <w:rPr>
          <w:rFonts w:cs="Times New Roman"/>
          <w:color w:val="0D0D0D" w:themeColor="text1" w:themeTint="F2"/>
          <w:sz w:val="22"/>
          <w:rPrChange w:id="1513" w:author="tao huang" w:date="2017-09-17T12:05:00Z">
            <w:rPr>
              <w:rFonts w:cs="Times New Roman"/>
              <w:color w:val="000000" w:themeColor="text1"/>
              <w:szCs w:val="24"/>
            </w:rPr>
          </w:rPrChange>
        </w:rPr>
        <w:t>as</w:t>
      </w:r>
      <w:r w:rsidR="00E30128" w:rsidRPr="00A60A57">
        <w:rPr>
          <w:rFonts w:cs="Times New Roman"/>
          <w:color w:val="0D0D0D" w:themeColor="text1" w:themeTint="F2"/>
          <w:sz w:val="22"/>
          <w:rPrChange w:id="1514" w:author="tao huang" w:date="2017-09-17T12:05:00Z">
            <w:rPr>
              <w:rFonts w:cs="Times New Roman"/>
              <w:color w:val="000000" w:themeColor="text1"/>
              <w:szCs w:val="24"/>
            </w:rPr>
          </w:rPrChange>
        </w:rPr>
        <w:t xml:space="preserve"> </w:t>
      </w:r>
      <w:r w:rsidR="00A30D18" w:rsidRPr="00A60A57">
        <w:rPr>
          <w:rFonts w:cs="Times New Roman"/>
          <w:color w:val="0D0D0D" w:themeColor="text1" w:themeTint="F2"/>
          <w:sz w:val="22"/>
          <w:rPrChange w:id="1515" w:author="tao huang" w:date="2017-09-17T12:05:00Z">
            <w:rPr>
              <w:rFonts w:cs="Times New Roman"/>
              <w:color w:val="000000" w:themeColor="text1"/>
              <w:szCs w:val="24"/>
            </w:rPr>
          </w:rPrChange>
        </w:rPr>
        <w:t xml:space="preserve">a </w:t>
      </w:r>
      <w:r w:rsidR="000A4748" w:rsidRPr="00A60A57">
        <w:rPr>
          <w:rFonts w:cs="Times New Roman"/>
          <w:color w:val="0D0D0D" w:themeColor="text1" w:themeTint="F2"/>
          <w:sz w:val="22"/>
          <w:rPrChange w:id="1516" w:author="tao huang" w:date="2017-09-17T12:05:00Z">
            <w:rPr>
              <w:rFonts w:cs="Times New Roman"/>
              <w:color w:val="000000" w:themeColor="text1"/>
              <w:szCs w:val="24"/>
            </w:rPr>
          </w:rPrChange>
        </w:rPr>
        <w:t xml:space="preserve">variable selection </w:t>
      </w:r>
      <w:r w:rsidR="00A30D18" w:rsidRPr="00A60A57">
        <w:rPr>
          <w:rFonts w:cs="Times New Roman"/>
          <w:color w:val="0D0D0D" w:themeColor="text1" w:themeTint="F2"/>
          <w:sz w:val="22"/>
          <w:rPrChange w:id="1517" w:author="tao huang" w:date="2017-09-17T12:05:00Z">
            <w:rPr>
              <w:rFonts w:cs="Times New Roman"/>
              <w:color w:val="000000" w:themeColor="text1"/>
              <w:szCs w:val="24"/>
            </w:rPr>
          </w:rPrChange>
        </w:rPr>
        <w:t xml:space="preserve">procedure </w:t>
      </w:r>
      <w:r w:rsidR="00E30128" w:rsidRPr="00A60A57">
        <w:rPr>
          <w:rFonts w:cs="Times New Roman"/>
          <w:color w:val="0D0D0D" w:themeColor="text1" w:themeTint="F2"/>
          <w:sz w:val="22"/>
          <w:rPrChange w:id="1518" w:author="tao huang" w:date="2017-09-17T12:05:00Z">
            <w:rPr>
              <w:rFonts w:cs="Times New Roman"/>
              <w:color w:val="000000" w:themeColor="text1"/>
              <w:szCs w:val="24"/>
            </w:rPr>
          </w:rPrChange>
        </w:rPr>
        <w:t xml:space="preserve">but also as a model </w:t>
      </w:r>
      <w:r w:rsidR="00A30D18" w:rsidRPr="00A60A57">
        <w:rPr>
          <w:rFonts w:cs="Times New Roman"/>
          <w:color w:val="0D0D0D" w:themeColor="text1" w:themeTint="F2"/>
          <w:sz w:val="22"/>
          <w:rPrChange w:id="1519" w:author="tao huang" w:date="2017-09-17T12:05:00Z">
            <w:rPr>
              <w:rFonts w:cs="Times New Roman"/>
              <w:color w:val="000000" w:themeColor="text1"/>
              <w:szCs w:val="24"/>
            </w:rPr>
          </w:rPrChange>
        </w:rPr>
        <w:t>simplification</w:t>
      </w:r>
      <w:r w:rsidR="00E30128" w:rsidRPr="00A60A57">
        <w:rPr>
          <w:rFonts w:cs="Times New Roman"/>
          <w:color w:val="0D0D0D" w:themeColor="text1" w:themeTint="F2"/>
          <w:sz w:val="22"/>
          <w:rPrChange w:id="1520" w:author="tao huang" w:date="2017-09-17T12:05:00Z">
            <w:rPr>
              <w:rFonts w:cs="Times New Roman"/>
              <w:color w:val="000000" w:themeColor="text1"/>
              <w:szCs w:val="24"/>
            </w:rPr>
          </w:rPrChange>
        </w:rPr>
        <w:t xml:space="preserve"> strategy.</w:t>
      </w:r>
    </w:p>
    <w:p w14:paraId="3E3E334E" w14:textId="77777777" w:rsidR="00EE7CF5" w:rsidRPr="00A60A57" w:rsidRDefault="00EE7CF5">
      <w:pPr>
        <w:spacing w:after="0" w:line="360" w:lineRule="auto"/>
        <w:rPr>
          <w:rFonts w:cs="Times New Roman"/>
          <w:color w:val="0D0D0D" w:themeColor="text1" w:themeTint="F2"/>
          <w:sz w:val="22"/>
          <w:rPrChange w:id="1521" w:author="tao huang" w:date="2017-09-17T12:05:00Z">
            <w:rPr>
              <w:rFonts w:cs="Times New Roman"/>
              <w:color w:val="000000" w:themeColor="text1"/>
              <w:szCs w:val="24"/>
            </w:rPr>
          </w:rPrChange>
        </w:rPr>
      </w:pPr>
    </w:p>
    <w:p w14:paraId="7342FBBE" w14:textId="7A5FD692" w:rsidR="009B1AEA" w:rsidRPr="00A60A57" w:rsidDel="002D496F" w:rsidRDefault="00007713">
      <w:pPr>
        <w:spacing w:after="0" w:line="360" w:lineRule="auto"/>
        <w:rPr>
          <w:del w:id="1522" w:author="Soopramanien, Didier" w:date="2017-09-07T16:30:00Z"/>
          <w:rFonts w:cs="Times New Roman"/>
          <w:color w:val="0D0D0D" w:themeColor="text1" w:themeTint="F2"/>
          <w:sz w:val="22"/>
          <w:rPrChange w:id="1523" w:author="tao huang" w:date="2017-09-17T12:05:00Z">
            <w:rPr>
              <w:del w:id="1524" w:author="Soopramanien, Didier" w:date="2017-09-07T16:30:00Z"/>
              <w:rFonts w:cs="Times New Roman"/>
              <w:color w:val="000000" w:themeColor="text1"/>
              <w:szCs w:val="24"/>
            </w:rPr>
          </w:rPrChange>
        </w:rPr>
      </w:pPr>
      <w:r w:rsidRPr="00A60A57">
        <w:rPr>
          <w:rFonts w:cs="Times New Roman"/>
          <w:color w:val="0D0D0D" w:themeColor="text1" w:themeTint="F2"/>
          <w:sz w:val="22"/>
          <w:rPrChange w:id="1525" w:author="tao huang" w:date="2017-09-17T12:05:00Z">
            <w:rPr>
              <w:rFonts w:cs="Times New Roman"/>
              <w:color w:val="000000" w:themeColor="text1"/>
              <w:szCs w:val="24"/>
            </w:rPr>
          </w:rPrChange>
        </w:rPr>
        <w:t>These studies incorporate</w:t>
      </w:r>
      <w:del w:id="1526" w:author="Soopramanien, Didier" w:date="2017-09-07T16:30:00Z">
        <w:r w:rsidRPr="00A60A57" w:rsidDel="002D496F">
          <w:rPr>
            <w:rFonts w:cs="Times New Roman"/>
            <w:color w:val="0D0D0D" w:themeColor="text1" w:themeTint="F2"/>
            <w:sz w:val="22"/>
            <w:rPrChange w:id="1527" w:author="tao huang" w:date="2017-09-17T12:05:00Z">
              <w:rPr>
                <w:rFonts w:cs="Times New Roman"/>
                <w:color w:val="000000" w:themeColor="text1"/>
                <w:szCs w:val="24"/>
              </w:rPr>
            </w:rPrChange>
          </w:rPr>
          <w:delText>d</w:delText>
        </w:r>
      </w:del>
      <w:r w:rsidRPr="00A60A57">
        <w:rPr>
          <w:rFonts w:cs="Times New Roman"/>
          <w:color w:val="0D0D0D" w:themeColor="text1" w:themeTint="F2"/>
          <w:sz w:val="22"/>
          <w:rPrChange w:id="1528" w:author="tao huang" w:date="2017-09-17T12:05:00Z">
            <w:rPr>
              <w:rFonts w:cs="Times New Roman"/>
              <w:color w:val="000000" w:themeColor="text1"/>
              <w:szCs w:val="24"/>
            </w:rPr>
          </w:rPrChange>
        </w:rPr>
        <w:t xml:space="preserve"> p</w:t>
      </w:r>
      <w:r w:rsidR="0053061D" w:rsidRPr="00A60A57">
        <w:rPr>
          <w:rFonts w:cs="Times New Roman"/>
          <w:color w:val="0D0D0D" w:themeColor="text1" w:themeTint="F2"/>
          <w:sz w:val="22"/>
          <w:rPrChange w:id="1529" w:author="tao huang" w:date="2017-09-17T12:05:00Z">
            <w:rPr>
              <w:rFonts w:cs="Times New Roman"/>
              <w:color w:val="000000" w:themeColor="text1"/>
              <w:szCs w:val="24"/>
            </w:rPr>
          </w:rPrChange>
        </w:rPr>
        <w:t xml:space="preserve">rice </w:t>
      </w:r>
      <w:r w:rsidRPr="00A60A57">
        <w:rPr>
          <w:rFonts w:cs="Times New Roman"/>
          <w:color w:val="0D0D0D" w:themeColor="text1" w:themeTint="F2"/>
          <w:sz w:val="22"/>
          <w:rPrChange w:id="1530" w:author="tao huang" w:date="2017-09-17T12:05:00Z">
            <w:rPr>
              <w:rFonts w:cs="Times New Roman"/>
              <w:color w:val="000000" w:themeColor="text1"/>
              <w:szCs w:val="24"/>
            </w:rPr>
          </w:rPrChange>
        </w:rPr>
        <w:t>and promotional information to forecast retailer product sales. This is because price and promotion have</w:t>
      </w:r>
      <w:ins w:id="1531" w:author="tao huang" w:date="2017-09-17T12:14:00Z">
        <w:r w:rsidR="000A110D">
          <w:rPr>
            <w:rFonts w:cs="Times New Roman"/>
            <w:color w:val="0D0D0D" w:themeColor="text1" w:themeTint="F2"/>
            <w:sz w:val="22"/>
          </w:rPr>
          <w:t xml:space="preserve"> a</w:t>
        </w:r>
      </w:ins>
      <w:r w:rsidRPr="00A60A57">
        <w:rPr>
          <w:rFonts w:cs="Times New Roman"/>
          <w:color w:val="0D0D0D" w:themeColor="text1" w:themeTint="F2"/>
          <w:sz w:val="22"/>
          <w:rPrChange w:id="1532" w:author="tao huang" w:date="2017-09-17T12:05:00Z">
            <w:rPr>
              <w:rFonts w:cs="Times New Roman"/>
              <w:color w:val="000000" w:themeColor="text1"/>
              <w:szCs w:val="24"/>
            </w:rPr>
          </w:rPrChange>
        </w:rPr>
        <w:t xml:space="preserve"> </w:t>
      </w:r>
      <w:r w:rsidRPr="000A110D">
        <w:rPr>
          <w:rFonts w:cs="Times New Roman"/>
          <w:noProof/>
          <w:color w:val="0D0D0D" w:themeColor="text1" w:themeTint="F2"/>
          <w:sz w:val="22"/>
          <w:rPrChange w:id="1533" w:author="tao huang" w:date="2017-09-17T12:14:00Z">
            <w:rPr>
              <w:rFonts w:cs="Times New Roman"/>
              <w:color w:val="000000" w:themeColor="text1"/>
              <w:szCs w:val="24"/>
            </w:rPr>
          </w:rPrChange>
        </w:rPr>
        <w:t>strong</w:t>
      </w:r>
      <w:r w:rsidRPr="00A60A57">
        <w:rPr>
          <w:rFonts w:cs="Times New Roman"/>
          <w:color w:val="0D0D0D" w:themeColor="text1" w:themeTint="F2"/>
          <w:sz w:val="22"/>
          <w:rPrChange w:id="1534" w:author="tao huang" w:date="2017-09-17T12:05:00Z">
            <w:rPr>
              <w:rFonts w:cs="Times New Roman"/>
              <w:color w:val="000000" w:themeColor="text1"/>
              <w:szCs w:val="24"/>
            </w:rPr>
          </w:rPrChange>
        </w:rPr>
        <w:t xml:space="preserve"> impact on product sales. </w:t>
      </w:r>
      <w:r w:rsidR="00702A58" w:rsidRPr="00A60A57">
        <w:rPr>
          <w:rFonts w:cs="Times New Roman"/>
          <w:color w:val="0D0D0D" w:themeColor="text1" w:themeTint="F2"/>
          <w:sz w:val="22"/>
          <w:rPrChange w:id="1535" w:author="tao huang" w:date="2017-09-17T12:05:00Z">
            <w:rPr>
              <w:rFonts w:cs="Times New Roman"/>
              <w:color w:val="000000" w:themeColor="text1"/>
              <w:szCs w:val="24"/>
            </w:rPr>
          </w:rPrChange>
        </w:rPr>
        <w:t>A large number of studies has been devoted to exploring the mechanism of price and promotions. Some</w:t>
      </w:r>
      <w:r w:rsidRPr="00A60A57">
        <w:rPr>
          <w:rFonts w:cs="Times New Roman"/>
          <w:color w:val="0D0D0D" w:themeColor="text1" w:themeTint="F2"/>
          <w:sz w:val="22"/>
          <w:rPrChange w:id="1536" w:author="tao huang" w:date="2017-09-17T12:05:00Z">
            <w:rPr>
              <w:rFonts w:cs="Times New Roman"/>
              <w:color w:val="000000" w:themeColor="text1"/>
              <w:szCs w:val="24"/>
            </w:rPr>
          </w:rPrChange>
        </w:rPr>
        <w:t xml:space="preserve"> studies find that price and promotion</w:t>
      </w:r>
      <w:ins w:id="1537" w:author="Soopramanien, Didier" w:date="2017-09-08T14:24:00Z">
        <w:r w:rsidR="005F5A41" w:rsidRPr="00A60A57">
          <w:rPr>
            <w:rFonts w:cs="Times New Roman"/>
            <w:color w:val="0D0D0D" w:themeColor="text1" w:themeTint="F2"/>
            <w:sz w:val="22"/>
            <w:rPrChange w:id="1538" w:author="tao huang" w:date="2017-09-17T12:05:00Z">
              <w:rPr>
                <w:rFonts w:cs="Times New Roman"/>
                <w:color w:val="000000" w:themeColor="text1"/>
                <w:szCs w:val="24"/>
              </w:rPr>
            </w:rPrChange>
          </w:rPr>
          <w:t>al activities</w:t>
        </w:r>
      </w:ins>
      <w:del w:id="1539" w:author="Soopramanien, Didier" w:date="2017-09-08T14:24:00Z">
        <w:r w:rsidRPr="00A60A57" w:rsidDel="005F5A41">
          <w:rPr>
            <w:rFonts w:cs="Times New Roman"/>
            <w:color w:val="0D0D0D" w:themeColor="text1" w:themeTint="F2"/>
            <w:sz w:val="22"/>
            <w:rPrChange w:id="1540" w:author="tao huang" w:date="2017-09-17T12:05:00Z">
              <w:rPr>
                <w:rFonts w:cs="Times New Roman"/>
                <w:color w:val="000000" w:themeColor="text1"/>
                <w:szCs w:val="24"/>
              </w:rPr>
            </w:rPrChange>
          </w:rPr>
          <w:delText>s</w:delText>
        </w:r>
      </w:del>
      <w:r w:rsidRPr="00A60A57">
        <w:rPr>
          <w:rFonts w:cs="Times New Roman"/>
          <w:color w:val="0D0D0D" w:themeColor="text1" w:themeTint="F2"/>
          <w:sz w:val="22"/>
          <w:rPrChange w:id="1541" w:author="tao huang" w:date="2017-09-17T12:05:00Z">
            <w:rPr>
              <w:rFonts w:cs="Times New Roman"/>
              <w:color w:val="000000" w:themeColor="text1"/>
              <w:szCs w:val="24"/>
            </w:rPr>
          </w:rPrChange>
        </w:rPr>
        <w:t xml:space="preserve"> </w:t>
      </w:r>
      <w:r w:rsidR="00CD0E5B" w:rsidRPr="00A60A57">
        <w:rPr>
          <w:rFonts w:cs="Times New Roman"/>
          <w:color w:val="0D0D0D" w:themeColor="text1" w:themeTint="F2"/>
          <w:sz w:val="22"/>
          <w:rPrChange w:id="1542" w:author="tao huang" w:date="2017-09-17T12:05:00Z">
            <w:rPr>
              <w:rFonts w:cs="Times New Roman"/>
              <w:color w:val="000000" w:themeColor="text1"/>
              <w:szCs w:val="24"/>
            </w:rPr>
          </w:rPrChange>
        </w:rPr>
        <w:t xml:space="preserve">significantly increase short-term sales </w:t>
      </w:r>
      <w:r w:rsidR="008C6A2F" w:rsidRPr="00A60A57">
        <w:rPr>
          <w:rFonts w:cs="Times New Roman"/>
          <w:color w:val="0D0D0D" w:themeColor="text1" w:themeTint="F2"/>
          <w:sz w:val="22"/>
          <w:rPrChange w:id="1543" w:author="tao huang" w:date="2017-09-17T12:05:00Z">
            <w:rPr>
              <w:rFonts w:cs="Times New Roman"/>
              <w:color w:val="000000" w:themeColor="text1"/>
              <w:szCs w:val="24"/>
            </w:rPr>
          </w:rPrChange>
        </w:rPr>
        <w:fldChar w:fldCharType="begin"/>
      </w:r>
      <w:r w:rsidR="006016F1">
        <w:rPr>
          <w:rFonts w:cs="Times New Roman"/>
          <w:color w:val="0D0D0D" w:themeColor="text1" w:themeTint="F2"/>
          <w:sz w:val="22"/>
        </w:rPr>
        <w:instrText xml:space="preserve"> ADDIN EN.CITE &lt;EndNote&gt;&lt;Cite&gt;&lt;Author&gt;Blattberg&lt;/Author&gt;&lt;Year&gt;1995&lt;/Year&gt;&lt;RecNum&gt;36&lt;/RecNum&gt;&lt;DisplayText&gt;(Blattberg, Briesch, &amp;amp; Fox, 1995)&lt;/DisplayText&gt;&lt;record&gt;&lt;rec-number&gt;36&lt;/rec-number&gt;&lt;foreign-keys&gt;&lt;key app="EN" db-id="fwzpfdt205x9v6eprsvv25dpxftedxv0z0a9" timestamp="0"&gt;36&lt;/key&gt;&lt;/foreign-keys&gt;&lt;ref-type name="Journal Article"&gt;17&lt;/ref-type&gt;&lt;contributors&gt;&lt;authors&gt;&lt;author&gt;Robert C. Blattberg&lt;/author&gt;&lt;author&gt;Richard Briesch&lt;/author&gt;&lt;author&gt;Edward J. Fox&lt;/author&gt;&lt;/authors&gt;&lt;/contributors&gt;&lt;titles&gt;&lt;title&gt;How promotions work?&lt;/title&gt;&lt;secondary-title&gt;Marketing Science&lt;/secondary-title&gt;&lt;/titles&gt;&lt;periodical&gt;&lt;full-title&gt;Marketing Science&lt;/full-title&gt;&lt;/periodical&gt;&lt;volume&gt;14&lt;/volume&gt;&lt;number&gt;3&lt;/number&gt;&lt;dates&gt;&lt;year&gt;1995&lt;/year&gt;&lt;/dates&gt;&lt;urls&gt;&lt;/urls&gt;&lt;/record&gt;&lt;/Cite&gt;&lt;/EndNote&gt;</w:instrText>
      </w:r>
      <w:r w:rsidR="008C6A2F" w:rsidRPr="00A60A57">
        <w:rPr>
          <w:rFonts w:cs="Times New Roman"/>
          <w:color w:val="0D0D0D" w:themeColor="text1" w:themeTint="F2"/>
          <w:sz w:val="22"/>
          <w:rPrChange w:id="1544" w:author="tao huang" w:date="2017-09-17T12:05:00Z">
            <w:rPr>
              <w:rFonts w:cs="Times New Roman"/>
              <w:color w:val="000000" w:themeColor="text1"/>
              <w:szCs w:val="24"/>
            </w:rPr>
          </w:rPrChange>
        </w:rPr>
        <w:fldChar w:fldCharType="separate"/>
      </w:r>
      <w:r w:rsidR="006016F1">
        <w:rPr>
          <w:rFonts w:cs="Times New Roman"/>
          <w:noProof/>
          <w:color w:val="0D0D0D" w:themeColor="text1" w:themeTint="F2"/>
          <w:sz w:val="22"/>
        </w:rPr>
        <w:t>(</w:t>
      </w:r>
      <w:hyperlink w:anchor="_ENREF_11" w:tooltip="Blattberg, 1995 #36" w:history="1">
        <w:r w:rsidR="00F75C33">
          <w:rPr>
            <w:rFonts w:cs="Times New Roman"/>
            <w:noProof/>
            <w:color w:val="0D0D0D" w:themeColor="text1" w:themeTint="F2"/>
            <w:sz w:val="22"/>
          </w:rPr>
          <w:t>Blattberg, Briesch, &amp; Fox, 1995</w:t>
        </w:r>
      </w:hyperlink>
      <w:r w:rsidR="006016F1">
        <w:rPr>
          <w:rFonts w:cs="Times New Roman"/>
          <w:noProof/>
          <w:color w:val="0D0D0D" w:themeColor="text1" w:themeTint="F2"/>
          <w:sz w:val="22"/>
        </w:rPr>
        <w:t>)</w:t>
      </w:r>
      <w:r w:rsidR="008C6A2F" w:rsidRPr="00A60A57">
        <w:rPr>
          <w:rFonts w:cs="Times New Roman"/>
          <w:color w:val="0D0D0D" w:themeColor="text1" w:themeTint="F2"/>
          <w:sz w:val="22"/>
          <w:rPrChange w:id="1545" w:author="tao huang" w:date="2017-09-17T12:05:00Z">
            <w:rPr>
              <w:rFonts w:cs="Times New Roman"/>
              <w:color w:val="000000" w:themeColor="text1"/>
              <w:szCs w:val="24"/>
            </w:rPr>
          </w:rPrChange>
        </w:rPr>
        <w:fldChar w:fldCharType="end"/>
      </w:r>
      <w:r w:rsidR="00CD0E5B" w:rsidRPr="00A60A57">
        <w:rPr>
          <w:rFonts w:cs="Times New Roman"/>
          <w:color w:val="0D0D0D" w:themeColor="text1" w:themeTint="F2"/>
          <w:sz w:val="22"/>
          <w:rPrChange w:id="1546" w:author="tao huang" w:date="2017-09-17T12:05:00Z">
            <w:rPr>
              <w:rFonts w:cs="Times New Roman"/>
              <w:color w:val="000000" w:themeColor="text1"/>
              <w:szCs w:val="24"/>
            </w:rPr>
          </w:rPrChange>
        </w:rPr>
        <w:t xml:space="preserve">, exhibit (asymmetrical) competitive effect </w:t>
      </w:r>
      <w:r w:rsidR="00C05094" w:rsidRPr="00A60A57">
        <w:rPr>
          <w:rFonts w:cs="Times New Roman"/>
          <w:color w:val="0D0D0D" w:themeColor="text1" w:themeTint="F2"/>
          <w:sz w:val="22"/>
          <w:rPrChange w:id="1547" w:author="tao huang" w:date="2017-09-17T12:05:00Z">
            <w:rPr>
              <w:rFonts w:cs="Times New Roman"/>
              <w:color w:val="000000" w:themeColor="text1"/>
              <w:szCs w:val="24"/>
            </w:rPr>
          </w:rPrChange>
        </w:rPr>
        <w:fldChar w:fldCharType="begin">
          <w:fldData xml:space="preserve">PEVuZE5vdGU+PENpdGU+PEF1dGhvcj5XaXR0aW5rPC9BdXRob3I+PFllYXI+MTk4ODwvWWVhcj48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</w:fldData>
        </w:fldChar>
      </w:r>
      <w:r w:rsidR="006016F1">
        <w:rPr>
          <w:rFonts w:cs="Times New Roman"/>
          <w:color w:val="0D0D0D" w:themeColor="text1" w:themeTint="F2"/>
          <w:sz w:val="22"/>
        </w:rPr>
        <w:instrText xml:space="preserve"> ADDIN EN.CITE </w:instrText>
      </w:r>
      <w:r w:rsidR="006016F1">
        <w:rPr>
          <w:rFonts w:cs="Times New Roman"/>
          <w:color w:val="0D0D0D" w:themeColor="text1" w:themeTint="F2"/>
          <w:sz w:val="22"/>
        </w:rPr>
        <w:fldChar w:fldCharType="begin">
          <w:fldData xml:space="preserve">PEVuZE5vdGU+PENpdGU+PEF1dGhvcj5XaXR0aW5rPC9BdXRob3I+PFllYXI+MTk4ODwvWWVhcj48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</w:fldData>
        </w:fldChar>
      </w:r>
      <w:r w:rsidR="006016F1">
        <w:rPr>
          <w:rFonts w:cs="Times New Roman"/>
          <w:color w:val="0D0D0D" w:themeColor="text1" w:themeTint="F2"/>
          <w:sz w:val="22"/>
        </w:rPr>
        <w:instrText xml:space="preserve"> ADDIN EN.CITE.DATA </w:instrText>
      </w:r>
      <w:r w:rsidR="006016F1">
        <w:rPr>
          <w:rFonts w:cs="Times New Roman"/>
          <w:color w:val="0D0D0D" w:themeColor="text1" w:themeTint="F2"/>
          <w:sz w:val="22"/>
        </w:rPr>
      </w:r>
      <w:r w:rsidR="006016F1">
        <w:rPr>
          <w:rFonts w:cs="Times New Roman"/>
          <w:color w:val="0D0D0D" w:themeColor="text1" w:themeTint="F2"/>
          <w:sz w:val="22"/>
        </w:rPr>
        <w:fldChar w:fldCharType="end"/>
      </w:r>
      <w:r w:rsidR="00C05094" w:rsidRPr="00A60A57">
        <w:rPr>
          <w:rFonts w:cs="Times New Roman"/>
          <w:color w:val="0D0D0D" w:themeColor="text1" w:themeTint="F2"/>
          <w:sz w:val="22"/>
          <w:rPrChange w:id="1548" w:author="tao huang" w:date="2017-09-17T12:05:00Z">
            <w:rPr>
              <w:rFonts w:cs="Times New Roman"/>
              <w:color w:val="000000" w:themeColor="text1"/>
              <w:szCs w:val="24"/>
            </w:rPr>
          </w:rPrChange>
        </w:rPr>
        <w:fldChar w:fldCharType="separate"/>
      </w:r>
      <w:r w:rsidR="006016F1">
        <w:rPr>
          <w:rFonts w:cs="Times New Roman"/>
          <w:noProof/>
          <w:color w:val="0D0D0D" w:themeColor="text1" w:themeTint="F2"/>
          <w:sz w:val="22"/>
        </w:rPr>
        <w:t>(</w:t>
      </w:r>
      <w:hyperlink w:anchor="_ENREF_5" w:tooltip="Andrews, 2008 #717" w:history="1">
        <w:r w:rsidR="00F75C33">
          <w:rPr>
            <w:rFonts w:cs="Times New Roman"/>
            <w:noProof/>
            <w:color w:val="0D0D0D" w:themeColor="text1" w:themeTint="F2"/>
            <w:sz w:val="22"/>
          </w:rPr>
          <w:t>R. L. Andrews, Currim, Leeflang, &amp; Lim, 2008</w:t>
        </w:r>
      </w:hyperlink>
      <w:r w:rsidR="006016F1">
        <w:rPr>
          <w:rFonts w:cs="Times New Roman"/>
          <w:noProof/>
          <w:color w:val="0D0D0D" w:themeColor="text1" w:themeTint="F2"/>
          <w:sz w:val="22"/>
        </w:rPr>
        <w:t xml:space="preserve">; </w:t>
      </w:r>
      <w:hyperlink w:anchor="_ENREF_27" w:tooltip="Dekimpe, 1999 #92" w:history="1">
        <w:r w:rsidR="00F75C33">
          <w:rPr>
            <w:rFonts w:cs="Times New Roman"/>
            <w:noProof/>
            <w:color w:val="0D0D0D" w:themeColor="text1" w:themeTint="F2"/>
            <w:sz w:val="22"/>
          </w:rPr>
          <w:t>Dekimpe, Hanssens, &amp; Silva-Risso, 1999</w:t>
        </w:r>
      </w:hyperlink>
      <w:r w:rsidR="006016F1">
        <w:rPr>
          <w:rFonts w:cs="Times New Roman"/>
          <w:noProof/>
          <w:color w:val="0D0D0D" w:themeColor="text1" w:themeTint="F2"/>
          <w:sz w:val="22"/>
        </w:rPr>
        <w:t xml:space="preserve">; </w:t>
      </w:r>
      <w:hyperlink w:anchor="_ENREF_74" w:tooltip="Wedel, 2004 #6" w:history="1">
        <w:r w:rsidR="00F75C33">
          <w:rPr>
            <w:rFonts w:cs="Times New Roman"/>
            <w:noProof/>
            <w:color w:val="0D0D0D" w:themeColor="text1" w:themeTint="F2"/>
            <w:sz w:val="22"/>
          </w:rPr>
          <w:t>Wedel &amp; Zhang, 2004</w:t>
        </w:r>
      </w:hyperlink>
      <w:r w:rsidR="006016F1">
        <w:rPr>
          <w:rFonts w:cs="Times New Roman"/>
          <w:noProof/>
          <w:color w:val="0D0D0D" w:themeColor="text1" w:themeTint="F2"/>
          <w:sz w:val="22"/>
        </w:rPr>
        <w:t xml:space="preserve">; </w:t>
      </w:r>
      <w:hyperlink w:anchor="_ENREF_79" w:tooltip="Wittink, 1988 #163" w:history="1">
        <w:r w:rsidR="00F75C33">
          <w:rPr>
            <w:rFonts w:cs="Times New Roman"/>
            <w:noProof/>
            <w:color w:val="0D0D0D" w:themeColor="text1" w:themeTint="F2"/>
            <w:sz w:val="22"/>
          </w:rPr>
          <w:t>Wittink, Addona, Hawkes, &amp; Porter, 1988</w:t>
        </w:r>
      </w:hyperlink>
      <w:r w:rsidR="006016F1">
        <w:rPr>
          <w:rFonts w:cs="Times New Roman"/>
          <w:noProof/>
          <w:color w:val="0D0D0D" w:themeColor="text1" w:themeTint="F2"/>
          <w:sz w:val="22"/>
        </w:rPr>
        <w:t>)</w:t>
      </w:r>
      <w:r w:rsidR="00C05094" w:rsidRPr="00A60A57">
        <w:rPr>
          <w:rFonts w:cs="Times New Roman"/>
          <w:color w:val="0D0D0D" w:themeColor="text1" w:themeTint="F2"/>
          <w:sz w:val="22"/>
          <w:rPrChange w:id="1549" w:author="tao huang" w:date="2017-09-17T12:05:00Z">
            <w:rPr>
              <w:rFonts w:cs="Times New Roman"/>
              <w:color w:val="000000" w:themeColor="text1"/>
              <w:szCs w:val="24"/>
            </w:rPr>
          </w:rPrChange>
        </w:rPr>
        <w:fldChar w:fldCharType="end"/>
      </w:r>
      <w:r w:rsidR="00CD0E5B" w:rsidRPr="00A60A57">
        <w:rPr>
          <w:rFonts w:cs="Times New Roman"/>
          <w:color w:val="0D0D0D" w:themeColor="text1" w:themeTint="F2"/>
          <w:sz w:val="22"/>
          <w:rPrChange w:id="1550" w:author="tao huang" w:date="2017-09-17T12:05:00Z">
            <w:rPr>
              <w:rFonts w:cs="Times New Roman"/>
              <w:color w:val="000000" w:themeColor="text1"/>
              <w:szCs w:val="24"/>
            </w:rPr>
          </w:rPrChange>
        </w:rPr>
        <w:t xml:space="preserve">, </w:t>
      </w:r>
      <w:r w:rsidR="00CD0E5B" w:rsidRPr="00A60A57">
        <w:rPr>
          <w:rFonts w:cs="Times New Roman"/>
          <w:color w:val="0D0D0D" w:themeColor="text1" w:themeTint="F2"/>
          <w:sz w:val="22"/>
          <w:rPrChange w:id="1551" w:author="tao huang" w:date="2017-09-17T12:05:00Z">
            <w:rPr>
              <w:rFonts w:cs="Times New Roman"/>
              <w:color w:val="000000" w:themeColor="text1"/>
              <w:szCs w:val="24"/>
            </w:rPr>
          </w:rPrChange>
        </w:rPr>
        <w:lastRenderedPageBreak/>
        <w:t>lead to purchase acceleration and anticipation</w:t>
      </w:r>
      <w:r w:rsidR="00C05094" w:rsidRPr="00A60A57">
        <w:rPr>
          <w:rFonts w:cs="Times New Roman"/>
          <w:color w:val="0D0D0D" w:themeColor="text1" w:themeTint="F2"/>
          <w:sz w:val="22"/>
          <w:rPrChange w:id="1552" w:author="tao huang" w:date="2017-09-17T12:05:00Z">
            <w:rPr>
              <w:rFonts w:cs="Times New Roman"/>
              <w:color w:val="000000" w:themeColor="text1"/>
              <w:szCs w:val="24"/>
            </w:rPr>
          </w:rPrChange>
        </w:rPr>
        <w:t xml:space="preserve"> </w:t>
      </w:r>
      <w:r w:rsidR="00C05094" w:rsidRPr="00A60A57">
        <w:rPr>
          <w:rFonts w:cs="Times New Roman"/>
          <w:color w:val="0D0D0D" w:themeColor="text1" w:themeTint="F2"/>
          <w:sz w:val="22"/>
          <w:rPrChange w:id="1553" w:author="tao huang" w:date="2017-09-17T12:05:00Z">
            <w:rPr>
              <w:rFonts w:cs="Times New Roman"/>
              <w:color w:val="000000" w:themeColor="text1"/>
              <w:szCs w:val="24"/>
            </w:rPr>
          </w:rPrChange>
        </w:rPr>
        <w:fldChar w:fldCharType="begin"/>
      </w:r>
      <w:r w:rsidR="006016F1">
        <w:rPr>
          <w:rFonts w:cs="Times New Roman"/>
          <w:color w:val="0D0D0D" w:themeColor="text1" w:themeTint="F2"/>
          <w:sz w:val="22"/>
        </w:rPr>
        <w:instrText xml:space="preserve"> ADDIN EN.CITE &lt;EndNote&gt;&lt;Cite&gt;&lt;Author&gt;Mace&lt;/Author&gt;&lt;Year&gt;2004&lt;/Year&gt;&lt;RecNum&gt;20&lt;/RecNum&gt;&lt;DisplayText&gt;(Mace &amp;amp; Neslin, 2004; Van Heerde, Gupta, &amp;amp; Wittink, 2003)&lt;/DisplayText&gt;&lt;record&gt;&lt;rec-number&gt;20&lt;/rec-number&gt;&lt;foreign-keys&gt;&lt;key app="EN" db-id="fwzpfdt205x9v6eprsvv25dpxftedxv0z0a9" timestamp="0"&gt;20&lt;/key&gt;&lt;/foreign-keys&gt;&lt;ref-type name="Journal Article"&gt;17&lt;/ref-type&gt;&lt;contributors&gt;&lt;authors&gt;&lt;author&gt;Sandrine Mace&lt;/author&gt;&lt;author&gt;Scott A. Neslin&lt;/author&gt;&lt;/authors&gt;&lt;/contributors&gt;&lt;titles&gt;&lt;title&gt;The determinants of pre- and postpromotion dips in sales of frequently purchased goods&lt;/title&gt;&lt;secondary-title&gt;Journal of Marketing Research&lt;/secondary-title&gt;&lt;/titles&gt;&lt;periodical&gt;&lt;full-title&gt;Journal of Marketing Research&lt;/full-title&gt;&lt;/periodical&gt;&lt;pages&gt;339-350&lt;/pages&gt;&lt;volume&gt;XLI&lt;/volume&gt;&lt;dates&gt;&lt;year&gt;2004&lt;/year&gt;&lt;/dates&gt;&lt;urls&gt;&lt;/urls&gt;&lt;/record&gt;&lt;/Cite&gt;&lt;Cite&gt;&lt;Author&gt;Van Heerde&lt;/Author&gt;&lt;Year&gt;2003&lt;/Year&gt;&lt;RecNum&gt;49&lt;/RecNum&gt;&lt;record&gt;&lt;rec-number&gt;49&lt;/rec-number&gt;&lt;foreign-keys&gt;&lt;key app="EN" db-id="fwzpfdt205x9v6eprsvv25dpxftedxv0z0a9" timestamp="0"&gt;49&lt;/key&gt;&lt;/foreign-keys&gt;&lt;ref-type name="Journal Article"&gt;17&lt;/ref-type&gt;&lt;contributors&gt;&lt;authors&gt;&lt;author&gt;Van Heerde, Harald.J.&lt;/author&gt;&lt;author&gt;Sachin Gupta&lt;/author&gt;&lt;author&gt;Dick R. Wittink&lt;/author&gt;&lt;/authors&gt;&lt;/contributors&gt;&lt;titles&gt;&lt;title&gt;Is 75% of the Sales Promotion Bump Due to Brand Switching? No, Only 33% Is&lt;/title&gt;&lt;secondary-title&gt;Journal of Marketing Research&lt;/secondary-title&gt;&lt;/titles&gt;&lt;periodical&gt;&lt;full-title&gt;Journal of Marketing Research&lt;/full-title&gt;&lt;/periodical&gt;&lt;pages&gt;481-491&lt;/pages&gt;&lt;volume&gt;XL&lt;/volume&gt;&lt;dates&gt;&lt;year&gt;2003&lt;/year&gt;&lt;/dates&gt;&lt;urls&gt;&lt;pdf-urls&gt;&lt;url&gt;http://www.atypon-link.com/AMA/doi/pdf/10.1509/jmkr.40.4.481.19386&lt;/url&gt;&lt;/pdf-urls&gt;&lt;/urls&gt;&lt;/record&gt;&lt;/Cite&gt;&lt;/EndNote&gt;</w:instrText>
      </w:r>
      <w:r w:rsidR="00C05094" w:rsidRPr="00A60A57">
        <w:rPr>
          <w:rFonts w:cs="Times New Roman"/>
          <w:color w:val="0D0D0D" w:themeColor="text1" w:themeTint="F2"/>
          <w:sz w:val="22"/>
          <w:rPrChange w:id="1554" w:author="tao huang" w:date="2017-09-17T12:05:00Z">
            <w:rPr>
              <w:rFonts w:cs="Times New Roman"/>
              <w:color w:val="000000" w:themeColor="text1"/>
              <w:szCs w:val="24"/>
            </w:rPr>
          </w:rPrChange>
        </w:rPr>
        <w:fldChar w:fldCharType="separate"/>
      </w:r>
      <w:r w:rsidR="006016F1">
        <w:rPr>
          <w:rFonts w:cs="Times New Roman"/>
          <w:noProof/>
          <w:color w:val="0D0D0D" w:themeColor="text1" w:themeTint="F2"/>
          <w:sz w:val="22"/>
        </w:rPr>
        <w:t>(</w:t>
      </w:r>
      <w:hyperlink w:anchor="_ENREF_47" w:tooltip="Mace, 2004 #20" w:history="1">
        <w:r w:rsidR="00F75C33">
          <w:rPr>
            <w:rFonts w:cs="Times New Roman"/>
            <w:noProof/>
            <w:color w:val="0D0D0D" w:themeColor="text1" w:themeTint="F2"/>
            <w:sz w:val="22"/>
          </w:rPr>
          <w:t>Mace &amp; Neslin, 2004</w:t>
        </w:r>
      </w:hyperlink>
      <w:r w:rsidR="006016F1">
        <w:rPr>
          <w:rFonts w:cs="Times New Roman"/>
          <w:noProof/>
          <w:color w:val="0D0D0D" w:themeColor="text1" w:themeTint="F2"/>
          <w:sz w:val="22"/>
        </w:rPr>
        <w:t xml:space="preserve">; </w:t>
      </w:r>
      <w:hyperlink w:anchor="_ENREF_72" w:tooltip="Van Heerde, 2003 #49" w:history="1">
        <w:r w:rsidR="00F75C33">
          <w:rPr>
            <w:rFonts w:cs="Times New Roman"/>
            <w:noProof/>
            <w:color w:val="0D0D0D" w:themeColor="text1" w:themeTint="F2"/>
            <w:sz w:val="22"/>
          </w:rPr>
          <w:t>Van Heerde, Gupta, &amp; Wittink, 2003</w:t>
        </w:r>
      </w:hyperlink>
      <w:r w:rsidR="006016F1">
        <w:rPr>
          <w:rFonts w:cs="Times New Roman"/>
          <w:noProof/>
          <w:color w:val="0D0D0D" w:themeColor="text1" w:themeTint="F2"/>
          <w:sz w:val="22"/>
        </w:rPr>
        <w:t>)</w:t>
      </w:r>
      <w:r w:rsidR="00C05094" w:rsidRPr="00A60A57">
        <w:rPr>
          <w:rFonts w:cs="Times New Roman"/>
          <w:color w:val="0D0D0D" w:themeColor="text1" w:themeTint="F2"/>
          <w:sz w:val="22"/>
          <w:rPrChange w:id="1555" w:author="tao huang" w:date="2017-09-17T12:05:00Z">
            <w:rPr>
              <w:rFonts w:cs="Times New Roman"/>
              <w:color w:val="000000" w:themeColor="text1"/>
              <w:szCs w:val="24"/>
            </w:rPr>
          </w:rPrChange>
        </w:rPr>
        <w:fldChar w:fldCharType="end"/>
      </w:r>
      <w:r w:rsidR="009409F9" w:rsidRPr="00A60A57">
        <w:rPr>
          <w:rFonts w:cs="Times New Roman"/>
          <w:color w:val="0D0D0D" w:themeColor="text1" w:themeTint="F2"/>
          <w:sz w:val="22"/>
          <w:rPrChange w:id="1556" w:author="tao huang" w:date="2017-09-17T12:05:00Z">
            <w:rPr>
              <w:rFonts w:cs="Times New Roman"/>
              <w:color w:val="000000" w:themeColor="text1"/>
              <w:szCs w:val="24"/>
            </w:rPr>
          </w:rPrChange>
        </w:rPr>
        <w:t>.</w:t>
      </w:r>
      <w:r w:rsidR="008C6A2F" w:rsidRPr="00A60A57">
        <w:rPr>
          <w:rFonts w:cs="Times New Roman"/>
          <w:color w:val="0D0D0D" w:themeColor="text1" w:themeTint="F2"/>
          <w:sz w:val="22"/>
          <w:rPrChange w:id="1557" w:author="tao huang" w:date="2017-09-17T12:05:00Z">
            <w:rPr>
              <w:rFonts w:cs="Times New Roman"/>
              <w:color w:val="000000" w:themeColor="text1"/>
              <w:szCs w:val="24"/>
            </w:rPr>
          </w:rPrChange>
        </w:rPr>
        <w:t xml:space="preserve"> </w:t>
      </w:r>
    </w:p>
    <w:p w14:paraId="6BC0A201" w14:textId="77777777" w:rsidR="009B1AEA" w:rsidRPr="00A60A57" w:rsidDel="002D496F" w:rsidRDefault="009B1AEA">
      <w:pPr>
        <w:spacing w:after="0" w:line="360" w:lineRule="auto"/>
        <w:rPr>
          <w:del w:id="1558" w:author="Soopramanien, Didier" w:date="2017-09-07T16:30:00Z"/>
          <w:rFonts w:cs="Times New Roman"/>
          <w:color w:val="0D0D0D" w:themeColor="text1" w:themeTint="F2"/>
          <w:sz w:val="22"/>
          <w:rPrChange w:id="1559" w:author="tao huang" w:date="2017-09-17T12:05:00Z">
            <w:rPr>
              <w:del w:id="1560" w:author="Soopramanien, Didier" w:date="2017-09-07T16:30:00Z"/>
              <w:rFonts w:cs="Times New Roman"/>
              <w:color w:val="000000" w:themeColor="text1"/>
              <w:szCs w:val="24"/>
            </w:rPr>
          </w:rPrChange>
        </w:rPr>
      </w:pPr>
    </w:p>
    <w:p w14:paraId="5813F57A" w14:textId="7FA9EC48" w:rsidR="005A023C" w:rsidRPr="00A60A57" w:rsidRDefault="001D47FE">
      <w:pPr>
        <w:spacing w:after="0" w:line="360" w:lineRule="auto"/>
        <w:rPr>
          <w:rFonts w:cs="Times New Roman"/>
          <w:color w:val="0D0D0D" w:themeColor="text1" w:themeTint="F2"/>
          <w:sz w:val="22"/>
          <w:rPrChange w:id="1561" w:author="tao huang" w:date="2017-09-17T12:05:00Z">
            <w:rPr>
              <w:rFonts w:cs="Times New Roman"/>
              <w:color w:val="000000" w:themeColor="text1"/>
              <w:szCs w:val="24"/>
            </w:rPr>
          </w:rPrChange>
        </w:rPr>
      </w:pPr>
      <w:ins w:id="1562" w:author="Soopramanien, Didier" w:date="2017-09-06T21:21:00Z">
        <w:r w:rsidRPr="00A60A57">
          <w:rPr>
            <w:rFonts w:cs="Times New Roman"/>
            <w:color w:val="0D0D0D" w:themeColor="text1" w:themeTint="F2"/>
            <w:sz w:val="22"/>
            <w:rPrChange w:id="1563" w:author="tao huang" w:date="2017-09-17T12:05:00Z">
              <w:rPr>
                <w:rFonts w:cs="Times New Roman"/>
                <w:color w:val="000000" w:themeColor="text1"/>
                <w:szCs w:val="24"/>
              </w:rPr>
            </w:rPrChange>
          </w:rPr>
          <w:t>Some studies have</w:t>
        </w:r>
      </w:ins>
      <w:del w:id="1564" w:author="Soopramanien, Didier" w:date="2017-09-06T21:21:00Z">
        <w:r w:rsidR="003B5C7E" w:rsidRPr="00A60A57" w:rsidDel="001D47FE">
          <w:rPr>
            <w:rFonts w:cs="Times New Roman"/>
            <w:color w:val="0D0D0D" w:themeColor="text1" w:themeTint="F2"/>
            <w:sz w:val="22"/>
            <w:rPrChange w:id="1565" w:author="tao huang" w:date="2017-09-17T12:05:00Z">
              <w:rPr>
                <w:rFonts w:cs="Times New Roman"/>
                <w:color w:val="000000" w:themeColor="text1"/>
                <w:szCs w:val="24"/>
              </w:rPr>
            </w:rPrChange>
          </w:rPr>
          <w:delText>Other</w:delText>
        </w:r>
        <w:r w:rsidR="00A34FAA" w:rsidRPr="00A60A57" w:rsidDel="001D47FE">
          <w:rPr>
            <w:rFonts w:cs="Times New Roman"/>
            <w:color w:val="0D0D0D" w:themeColor="text1" w:themeTint="F2"/>
            <w:sz w:val="22"/>
            <w:rPrChange w:id="1566" w:author="tao huang" w:date="2017-09-17T12:05:00Z">
              <w:rPr>
                <w:rFonts w:cs="Times New Roman"/>
                <w:color w:val="000000" w:themeColor="text1"/>
                <w:szCs w:val="24"/>
              </w:rPr>
            </w:rPrChange>
          </w:rPr>
          <w:delText xml:space="preserve"> studies</w:delText>
        </w:r>
      </w:del>
      <w:r w:rsidR="003B5C7E" w:rsidRPr="00A60A57">
        <w:rPr>
          <w:rFonts w:cs="Times New Roman"/>
          <w:color w:val="0D0D0D" w:themeColor="text1" w:themeTint="F2"/>
          <w:sz w:val="22"/>
          <w:rPrChange w:id="1567" w:author="tao huang" w:date="2017-09-17T12:05:00Z">
            <w:rPr>
              <w:rFonts w:cs="Times New Roman"/>
              <w:color w:val="000000" w:themeColor="text1"/>
              <w:szCs w:val="24"/>
            </w:rPr>
          </w:rPrChange>
        </w:rPr>
        <w:t xml:space="preserve"> </w:t>
      </w:r>
      <w:ins w:id="1568" w:author="Soopramanien, Didier" w:date="2017-09-06T21:22:00Z">
        <w:r w:rsidRPr="00A60A57">
          <w:rPr>
            <w:rFonts w:cs="Times New Roman"/>
            <w:color w:val="0D0D0D" w:themeColor="text1" w:themeTint="F2"/>
            <w:sz w:val="22"/>
            <w:rPrChange w:id="1569" w:author="tao huang" w:date="2017-09-17T12:05:00Z">
              <w:rPr>
                <w:rFonts w:cs="Times New Roman"/>
                <w:color w:val="000000" w:themeColor="text1"/>
                <w:szCs w:val="24"/>
              </w:rPr>
            </w:rPrChange>
          </w:rPr>
          <w:t>however shown</w:t>
        </w:r>
      </w:ins>
      <w:del w:id="1570" w:author="Soopramanien, Didier" w:date="2017-09-06T21:22:00Z">
        <w:r w:rsidR="005A023C" w:rsidRPr="00A60A57" w:rsidDel="001D47FE">
          <w:rPr>
            <w:rFonts w:cs="Times New Roman"/>
            <w:color w:val="0D0D0D" w:themeColor="text1" w:themeTint="F2"/>
            <w:sz w:val="22"/>
            <w:rPrChange w:id="1571" w:author="tao huang" w:date="2017-09-17T12:05:00Z">
              <w:rPr>
                <w:rFonts w:cs="Times New Roman"/>
                <w:color w:val="000000" w:themeColor="text1"/>
                <w:szCs w:val="24"/>
              </w:rPr>
            </w:rPrChange>
          </w:rPr>
          <w:delText>reveal</w:delText>
        </w:r>
      </w:del>
      <w:r w:rsidR="005A023C" w:rsidRPr="00A60A57">
        <w:rPr>
          <w:rFonts w:cs="Times New Roman"/>
          <w:color w:val="0D0D0D" w:themeColor="text1" w:themeTint="F2"/>
          <w:sz w:val="22"/>
          <w:rPrChange w:id="1572" w:author="tao huang" w:date="2017-09-17T12:05:00Z">
            <w:rPr>
              <w:rFonts w:cs="Times New Roman"/>
              <w:color w:val="000000" w:themeColor="text1"/>
              <w:szCs w:val="24"/>
            </w:rPr>
          </w:rPrChange>
        </w:rPr>
        <w:t xml:space="preserve"> that the effect of prices and promotions may change over time</w:t>
      </w:r>
      <w:r w:rsidR="005A023C" w:rsidRPr="00A60A57">
        <w:rPr>
          <w:rFonts w:cs="Times New Roman"/>
          <w:bCs/>
          <w:color w:val="0D0D0D" w:themeColor="text1" w:themeTint="F2"/>
          <w:sz w:val="22"/>
          <w:rPrChange w:id="1573" w:author="tao huang" w:date="2017-09-17T12:05:00Z">
            <w:rPr>
              <w:rFonts w:cs="Times New Roman"/>
              <w:bCs/>
              <w:color w:val="000000" w:themeColor="text1"/>
            </w:rPr>
          </w:rPrChange>
        </w:rPr>
        <w:t xml:space="preserve"> </w:t>
      </w:r>
      <w:r w:rsidR="00E446EB" w:rsidRPr="00A60A57">
        <w:rPr>
          <w:rFonts w:cs="Times New Roman"/>
          <w:bCs/>
          <w:color w:val="0D0D0D" w:themeColor="text1" w:themeTint="F2"/>
          <w:sz w:val="22"/>
          <w:rPrChange w:id="1574" w:author="tao huang" w:date="2017-09-17T12:05:00Z">
            <w:rPr>
              <w:rFonts w:cs="Times New Roman"/>
              <w:bCs/>
              <w:color w:val="000000" w:themeColor="text1"/>
            </w:rPr>
          </w:rPrChange>
        </w:rPr>
        <w:fldChar w:fldCharType="begin">
          <w:fldData xml:space="preserve">PEVuZE5vdGU+PENpdGU+PEF1dGhvcj5Nb3JyaXNvbjwvQXV0aG9yPjxZZWFyPjE5NjY8L1llYXI+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</w:fldData>
        </w:fldChar>
      </w:r>
      <w:r w:rsidR="006016F1">
        <w:rPr>
          <w:rFonts w:cs="Times New Roman"/>
          <w:bCs/>
          <w:color w:val="0D0D0D" w:themeColor="text1" w:themeTint="F2"/>
          <w:sz w:val="22"/>
        </w:rPr>
        <w:instrText xml:space="preserve"> ADDIN EN.CITE </w:instrText>
      </w:r>
      <w:r w:rsidR="006016F1">
        <w:rPr>
          <w:rFonts w:cs="Times New Roman"/>
          <w:bCs/>
          <w:color w:val="0D0D0D" w:themeColor="text1" w:themeTint="F2"/>
          <w:sz w:val="22"/>
        </w:rPr>
        <w:fldChar w:fldCharType="begin">
          <w:fldData xml:space="preserve">PEVuZE5vdGU+PENpdGU+PEF1dGhvcj5Nb3JyaXNvbjwvQXV0aG9yPjxZZWFyPjE5NjY8L1llYXI+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</w:fldData>
        </w:fldChar>
      </w:r>
      <w:r w:rsidR="006016F1">
        <w:rPr>
          <w:rFonts w:cs="Times New Roman"/>
          <w:bCs/>
          <w:color w:val="0D0D0D" w:themeColor="text1" w:themeTint="F2"/>
          <w:sz w:val="22"/>
        </w:rPr>
        <w:instrText xml:space="preserve"> ADDIN EN.CITE.DATA </w:instrText>
      </w:r>
      <w:r w:rsidR="006016F1">
        <w:rPr>
          <w:rFonts w:cs="Times New Roman"/>
          <w:bCs/>
          <w:color w:val="0D0D0D" w:themeColor="text1" w:themeTint="F2"/>
          <w:sz w:val="22"/>
        </w:rPr>
      </w:r>
      <w:r w:rsidR="006016F1">
        <w:rPr>
          <w:rFonts w:cs="Times New Roman"/>
          <w:bCs/>
          <w:color w:val="0D0D0D" w:themeColor="text1" w:themeTint="F2"/>
          <w:sz w:val="22"/>
        </w:rPr>
        <w:fldChar w:fldCharType="end"/>
      </w:r>
      <w:r w:rsidR="00E446EB" w:rsidRPr="00A60A57">
        <w:rPr>
          <w:rFonts w:cs="Times New Roman"/>
          <w:bCs/>
          <w:color w:val="0D0D0D" w:themeColor="text1" w:themeTint="F2"/>
          <w:sz w:val="22"/>
          <w:rPrChange w:id="1575" w:author="tao huang" w:date="2017-09-17T12:05:00Z">
            <w:rPr>
              <w:rFonts w:cs="Times New Roman"/>
              <w:bCs/>
              <w:color w:val="000000" w:themeColor="text1"/>
            </w:rPr>
          </w:rPrChange>
        </w:rPr>
        <w:fldChar w:fldCharType="separate"/>
      </w:r>
      <w:r w:rsidR="006016F1">
        <w:rPr>
          <w:rFonts w:cs="Times New Roman"/>
          <w:bCs/>
          <w:noProof/>
          <w:color w:val="0D0D0D" w:themeColor="text1" w:themeTint="F2"/>
          <w:sz w:val="22"/>
        </w:rPr>
        <w:t xml:space="preserve">(e.g. </w:t>
      </w:r>
      <w:hyperlink w:anchor="_ENREF_40" w:tooltip="Houston, 1975 #687" w:history="1">
        <w:r w:rsidR="00F75C33">
          <w:rPr>
            <w:rFonts w:cs="Times New Roman"/>
            <w:bCs/>
            <w:noProof/>
            <w:color w:val="0D0D0D" w:themeColor="text1" w:themeTint="F2"/>
            <w:sz w:val="22"/>
          </w:rPr>
          <w:t>Houston &amp; Weiss, 1975</w:t>
        </w:r>
      </w:hyperlink>
      <w:r w:rsidR="006016F1">
        <w:rPr>
          <w:rFonts w:cs="Times New Roman"/>
          <w:bCs/>
          <w:noProof/>
          <w:color w:val="0D0D0D" w:themeColor="text1" w:themeTint="F2"/>
          <w:sz w:val="22"/>
        </w:rPr>
        <w:t xml:space="preserve">; </w:t>
      </w:r>
      <w:hyperlink w:anchor="_ENREF_44" w:tooltip="Little, 1966 #688" w:history="1">
        <w:r w:rsidR="00F75C33">
          <w:rPr>
            <w:rFonts w:cs="Times New Roman"/>
            <w:bCs/>
            <w:noProof/>
            <w:color w:val="0D0D0D" w:themeColor="text1" w:themeTint="F2"/>
            <w:sz w:val="22"/>
          </w:rPr>
          <w:t>Little, 1966</w:t>
        </w:r>
      </w:hyperlink>
      <w:r w:rsidR="006016F1">
        <w:rPr>
          <w:rFonts w:cs="Times New Roman"/>
          <w:bCs/>
          <w:noProof/>
          <w:color w:val="0D0D0D" w:themeColor="text1" w:themeTint="F2"/>
          <w:sz w:val="22"/>
        </w:rPr>
        <w:t xml:space="preserve">; </w:t>
      </w:r>
      <w:hyperlink w:anchor="_ENREF_48" w:tooltip="Mahajan, 1980 #220" w:history="1">
        <w:r w:rsidR="00F75C33">
          <w:rPr>
            <w:rFonts w:cs="Times New Roman"/>
            <w:bCs/>
            <w:noProof/>
            <w:color w:val="0D0D0D" w:themeColor="text1" w:themeTint="F2"/>
            <w:sz w:val="22"/>
          </w:rPr>
          <w:t>Mahajan, Bretschneider, &amp; Bradford, 1980</w:t>
        </w:r>
      </w:hyperlink>
      <w:r w:rsidR="006016F1">
        <w:rPr>
          <w:rFonts w:cs="Times New Roman"/>
          <w:bCs/>
          <w:noProof/>
          <w:color w:val="0D0D0D" w:themeColor="text1" w:themeTint="F2"/>
          <w:sz w:val="22"/>
        </w:rPr>
        <w:t xml:space="preserve">; </w:t>
      </w:r>
      <w:hyperlink w:anchor="_ENREF_51" w:tooltip="Moinpour, 1976 #689" w:history="1">
        <w:r w:rsidR="00F75C33">
          <w:rPr>
            <w:rFonts w:cs="Times New Roman"/>
            <w:bCs/>
            <w:noProof/>
            <w:color w:val="0D0D0D" w:themeColor="text1" w:themeTint="F2"/>
            <w:sz w:val="22"/>
          </w:rPr>
          <w:t>Moinpour, McCullough, &amp; MacLachlan, 1976</w:t>
        </w:r>
      </w:hyperlink>
      <w:r w:rsidR="006016F1">
        <w:rPr>
          <w:rFonts w:cs="Times New Roman"/>
          <w:bCs/>
          <w:noProof/>
          <w:color w:val="0D0D0D" w:themeColor="text1" w:themeTint="F2"/>
          <w:sz w:val="22"/>
        </w:rPr>
        <w:t xml:space="preserve">; </w:t>
      </w:r>
      <w:hyperlink w:anchor="_ENREF_52" w:tooltip="Monroe, 1975 #690" w:history="1">
        <w:r w:rsidR="00F75C33">
          <w:rPr>
            <w:rFonts w:cs="Times New Roman"/>
            <w:bCs/>
            <w:noProof/>
            <w:color w:val="0D0D0D" w:themeColor="text1" w:themeTint="F2"/>
            <w:sz w:val="22"/>
          </w:rPr>
          <w:t>Monroe &amp; Guiltinan, 1975</w:t>
        </w:r>
      </w:hyperlink>
      <w:r w:rsidR="006016F1">
        <w:rPr>
          <w:rFonts w:cs="Times New Roman"/>
          <w:bCs/>
          <w:noProof/>
          <w:color w:val="0D0D0D" w:themeColor="text1" w:themeTint="F2"/>
          <w:sz w:val="22"/>
        </w:rPr>
        <w:t xml:space="preserve">; </w:t>
      </w:r>
      <w:hyperlink w:anchor="_ENREF_53" w:tooltip="Morrison, 1966 #691" w:history="1">
        <w:r w:rsidR="00F75C33">
          <w:rPr>
            <w:rFonts w:cs="Times New Roman"/>
            <w:bCs/>
            <w:noProof/>
            <w:color w:val="0D0D0D" w:themeColor="text1" w:themeTint="F2"/>
            <w:sz w:val="22"/>
          </w:rPr>
          <w:t>Morrison, 1966</w:t>
        </w:r>
      </w:hyperlink>
      <w:r w:rsidR="006016F1">
        <w:rPr>
          <w:rFonts w:cs="Times New Roman"/>
          <w:bCs/>
          <w:noProof/>
          <w:color w:val="0D0D0D" w:themeColor="text1" w:themeTint="F2"/>
          <w:sz w:val="22"/>
        </w:rPr>
        <w:t xml:space="preserve">; </w:t>
      </w:r>
      <w:hyperlink w:anchor="_ENREF_55" w:tooltip="Myers, 1971 #692" w:history="1">
        <w:r w:rsidR="00F75C33">
          <w:rPr>
            <w:rFonts w:cs="Times New Roman"/>
            <w:bCs/>
            <w:noProof/>
            <w:color w:val="0D0D0D" w:themeColor="text1" w:themeTint="F2"/>
            <w:sz w:val="22"/>
          </w:rPr>
          <w:t>Myers, 1971</w:t>
        </w:r>
      </w:hyperlink>
      <w:r w:rsidR="006016F1">
        <w:rPr>
          <w:rFonts w:cs="Times New Roman"/>
          <w:bCs/>
          <w:noProof/>
          <w:color w:val="0D0D0D" w:themeColor="text1" w:themeTint="F2"/>
          <w:sz w:val="22"/>
        </w:rPr>
        <w:t xml:space="preserve">; </w:t>
      </w:r>
      <w:hyperlink w:anchor="_ENREF_56" w:tooltip="Myers, 1970 #693" w:history="1">
        <w:r w:rsidR="00F75C33">
          <w:rPr>
            <w:rFonts w:cs="Times New Roman"/>
            <w:bCs/>
            <w:noProof/>
            <w:color w:val="0D0D0D" w:themeColor="text1" w:themeTint="F2"/>
            <w:sz w:val="22"/>
          </w:rPr>
          <w:t>Myers &amp; Nicosia, 1970</w:t>
        </w:r>
      </w:hyperlink>
      <w:r w:rsidR="006016F1">
        <w:rPr>
          <w:rFonts w:cs="Times New Roman"/>
          <w:bCs/>
          <w:noProof/>
          <w:color w:val="0D0D0D" w:themeColor="text1" w:themeTint="F2"/>
          <w:sz w:val="22"/>
        </w:rPr>
        <w:t xml:space="preserve">; </w:t>
      </w:r>
      <w:hyperlink w:anchor="_ENREF_75" w:tooltip="Wichern, 1977 #694" w:history="1">
        <w:r w:rsidR="00F75C33">
          <w:rPr>
            <w:rFonts w:cs="Times New Roman"/>
            <w:bCs/>
            <w:noProof/>
            <w:color w:val="0D0D0D" w:themeColor="text1" w:themeTint="F2"/>
            <w:sz w:val="22"/>
          </w:rPr>
          <w:t>Wichern &amp; Jones, 1977</w:t>
        </w:r>
      </w:hyperlink>
      <w:r w:rsidR="006016F1">
        <w:rPr>
          <w:rFonts w:cs="Times New Roman"/>
          <w:bCs/>
          <w:noProof/>
          <w:color w:val="0D0D0D" w:themeColor="text1" w:themeTint="F2"/>
          <w:sz w:val="22"/>
        </w:rPr>
        <w:t xml:space="preserve">; </w:t>
      </w:r>
      <w:hyperlink w:anchor="_ENREF_76" w:tooltip="Wildt, 1976 #635" w:history="1">
        <w:r w:rsidR="00F75C33">
          <w:rPr>
            <w:rFonts w:cs="Times New Roman"/>
            <w:bCs/>
            <w:noProof/>
            <w:color w:val="0D0D0D" w:themeColor="text1" w:themeTint="F2"/>
            <w:sz w:val="22"/>
          </w:rPr>
          <w:t>Wildt, 1976</w:t>
        </w:r>
      </w:hyperlink>
      <w:r w:rsidR="006016F1">
        <w:rPr>
          <w:rFonts w:cs="Times New Roman"/>
          <w:bCs/>
          <w:noProof/>
          <w:color w:val="0D0D0D" w:themeColor="text1" w:themeTint="F2"/>
          <w:sz w:val="22"/>
        </w:rPr>
        <w:t xml:space="preserve">; </w:t>
      </w:r>
      <w:hyperlink w:anchor="_ENREF_78" w:tooltip="Winer, 1979 #221" w:history="1">
        <w:r w:rsidR="00F75C33">
          <w:rPr>
            <w:rFonts w:cs="Times New Roman"/>
            <w:bCs/>
            <w:noProof/>
            <w:color w:val="0D0D0D" w:themeColor="text1" w:themeTint="F2"/>
            <w:sz w:val="22"/>
          </w:rPr>
          <w:t>Winer, 1979</w:t>
        </w:r>
      </w:hyperlink>
      <w:r w:rsidR="006016F1">
        <w:rPr>
          <w:rFonts w:cs="Times New Roman"/>
          <w:bCs/>
          <w:noProof/>
          <w:color w:val="0D0D0D" w:themeColor="text1" w:themeTint="F2"/>
          <w:sz w:val="22"/>
        </w:rPr>
        <w:t>)</w:t>
      </w:r>
      <w:r w:rsidR="00E446EB" w:rsidRPr="00A60A57">
        <w:rPr>
          <w:rFonts w:cs="Times New Roman"/>
          <w:bCs/>
          <w:color w:val="0D0D0D" w:themeColor="text1" w:themeTint="F2"/>
          <w:sz w:val="22"/>
          <w:rPrChange w:id="1576" w:author="tao huang" w:date="2017-09-17T12:05:00Z">
            <w:rPr>
              <w:rFonts w:cs="Times New Roman"/>
              <w:bCs/>
              <w:color w:val="000000" w:themeColor="text1"/>
            </w:rPr>
          </w:rPrChange>
        </w:rPr>
        <w:fldChar w:fldCharType="end"/>
      </w:r>
      <w:r w:rsidR="00E446EB" w:rsidRPr="00A60A57">
        <w:rPr>
          <w:rFonts w:cs="Times New Roman"/>
          <w:bCs/>
          <w:color w:val="0D0D0D" w:themeColor="text1" w:themeTint="F2"/>
          <w:sz w:val="22"/>
          <w:rPrChange w:id="1577" w:author="tao huang" w:date="2017-09-17T12:05:00Z">
            <w:rPr>
              <w:rFonts w:cs="Times New Roman"/>
              <w:bCs/>
              <w:color w:val="000000" w:themeColor="text1"/>
            </w:rPr>
          </w:rPrChange>
        </w:rPr>
        <w:t xml:space="preserve">. </w:t>
      </w:r>
      <w:r w:rsidR="001C357A" w:rsidRPr="00A60A57">
        <w:rPr>
          <w:rFonts w:cs="Times New Roman"/>
          <w:bCs/>
          <w:color w:val="0D0D0D" w:themeColor="text1" w:themeTint="F2"/>
          <w:sz w:val="22"/>
          <w:rPrChange w:id="1578" w:author="tao huang" w:date="2017-09-17T12:05:00Z">
            <w:rPr>
              <w:rFonts w:cs="Times New Roman"/>
              <w:bCs/>
              <w:color w:val="000000" w:themeColor="text1"/>
            </w:rPr>
          </w:rPrChange>
        </w:rPr>
        <w:t xml:space="preserve"> </w:t>
      </w:r>
      <w:r w:rsidR="00F75C33">
        <w:rPr>
          <w:rFonts w:cs="Times New Roman"/>
          <w:bCs/>
          <w:color w:val="0D0D0D" w:themeColor="text1" w:themeTint="F2"/>
          <w:sz w:val="22"/>
        </w:rPr>
        <w:fldChar w:fldCharType="begin"/>
      </w:r>
      <w:r w:rsidR="00F75C33">
        <w:rPr>
          <w:rFonts w:cs="Times New Roman"/>
          <w:bCs/>
          <w:color w:val="0D0D0D" w:themeColor="text1" w:themeTint="F2"/>
          <w:sz w:val="22"/>
        </w:rPr>
        <w:instrText xml:space="preserve"> HYPERLINK \l "_ENREF_76" \o "Wildt, 1976 #635" </w:instrText>
      </w:r>
      <w:r w:rsidR="00F75C33">
        <w:rPr>
          <w:rFonts w:cs="Times New Roman"/>
          <w:bCs/>
          <w:color w:val="0D0D0D" w:themeColor="text1" w:themeTint="F2"/>
          <w:sz w:val="22"/>
        </w:rPr>
      </w:r>
      <w:r w:rsidR="00F75C33">
        <w:rPr>
          <w:rFonts w:cs="Times New Roman"/>
          <w:bCs/>
          <w:color w:val="0D0D0D" w:themeColor="text1" w:themeTint="F2"/>
          <w:sz w:val="22"/>
        </w:rPr>
        <w:fldChar w:fldCharType="separate"/>
      </w:r>
      <w:r w:rsidR="00F75C33" w:rsidRPr="00A60A57">
        <w:rPr>
          <w:rFonts w:cs="Times New Roman"/>
          <w:bCs/>
          <w:color w:val="0D0D0D" w:themeColor="text1" w:themeTint="F2"/>
          <w:sz w:val="22"/>
          <w:rPrChange w:id="1579" w:author="tao huang" w:date="2017-09-17T12:05:00Z">
            <w:rPr>
              <w:rFonts w:cs="Times New Roman"/>
              <w:bCs/>
              <w:color w:val="000000" w:themeColor="text1"/>
            </w:rPr>
          </w:rPrChange>
        </w:rPr>
        <w:fldChar w:fldCharType="begin"/>
      </w:r>
      <w:r w:rsidR="00F75C33" w:rsidRPr="00A60A57">
        <w:rPr>
          <w:rFonts w:cs="Times New Roman"/>
          <w:bCs/>
          <w:color w:val="0D0D0D" w:themeColor="text1" w:themeTint="F2"/>
          <w:sz w:val="22"/>
          <w:rPrChange w:id="1580" w:author="tao huang" w:date="2017-09-17T12:05:00Z">
            <w:rPr>
              <w:rFonts w:cs="Times New Roman"/>
              <w:bCs/>
              <w:color w:val="000000" w:themeColor="text1"/>
            </w:rPr>
          </w:rPrChange>
        </w:rPr>
        <w:instrText xml:space="preserve"> ADDIN EN.CITE &lt;EndNote&gt;&lt;Cite AuthorYear="1"&gt;&lt;Author&gt;Wildt&lt;/Author&gt;&lt;Year&gt;1976&lt;/Year&gt;&lt;RecNum&gt;635&lt;/RecNum&gt;&lt;DisplayText&gt;Wildt (1976)&lt;/DisplayText&gt;&lt;record&gt;&lt;rec-number&gt;635&lt;/rec-number&gt;&lt;foreign-keys&gt;&lt;key app="EN" db-id="fwzpfdt205x9v6eprsvv25dpxftedxv0z0a9" timestamp="0"&gt;635&lt;/key&gt;&lt;/foreign-keys&gt;&lt;ref-type name="Equation"&gt;39&lt;/ref-type&gt;&lt;contributors&gt;&lt;authors&gt;&lt;author&gt;Wildt, Albert R.&lt;/author&gt;&lt;/authors&gt;&lt;secondary-authors&gt;&lt;author&gt;Educators&amp;apos; proceedings&lt;/author&gt;&lt;/secondary-authors&gt;&lt;/contributors&gt;&lt;titles&gt;&lt;title&gt;The empirical investigation of time dependent parameter variation in marketing models&lt;/title&gt;&lt;secondary-title&gt;American Marketing Association&lt;/secondary-title&gt;&lt;/titles&gt;&lt;pages&gt;466-472&lt;/pages&gt;&lt;dates&gt;&lt;year&gt;1976&lt;/year&gt;&lt;/dates&gt;&lt;urls&gt;&lt;/urls&gt;&lt;/record&gt;&lt;/Cite&gt;&lt;/EndNote&gt;</w:instrText>
      </w:r>
      <w:r w:rsidR="00F75C33" w:rsidRPr="00A60A57">
        <w:rPr>
          <w:rFonts w:cs="Times New Roman"/>
          <w:bCs/>
          <w:color w:val="0D0D0D" w:themeColor="text1" w:themeTint="F2"/>
          <w:sz w:val="22"/>
          <w:rPrChange w:id="1581" w:author="tao huang" w:date="2017-09-17T12:05:00Z">
            <w:rPr>
              <w:rFonts w:cs="Times New Roman"/>
              <w:bCs/>
              <w:color w:val="000000" w:themeColor="text1"/>
            </w:rPr>
          </w:rPrChange>
        </w:rPr>
        <w:fldChar w:fldCharType="separate"/>
      </w:r>
      <w:r w:rsidR="00F75C33" w:rsidRPr="00A60A57">
        <w:rPr>
          <w:rFonts w:cs="Times New Roman"/>
          <w:bCs/>
          <w:noProof/>
          <w:color w:val="0D0D0D" w:themeColor="text1" w:themeTint="F2"/>
          <w:sz w:val="22"/>
          <w:rPrChange w:id="1582" w:author="tao huang" w:date="2017-09-17T12:05:00Z">
            <w:rPr>
              <w:rFonts w:cs="Times New Roman"/>
              <w:bCs/>
              <w:noProof/>
              <w:color w:val="000000" w:themeColor="text1"/>
            </w:rPr>
          </w:rPrChange>
        </w:rPr>
        <w:t>Wildt (1976)</w:t>
      </w:r>
      <w:r w:rsidR="00F75C33" w:rsidRPr="00A60A57">
        <w:rPr>
          <w:rFonts w:cs="Times New Roman"/>
          <w:bCs/>
          <w:color w:val="0D0D0D" w:themeColor="text1" w:themeTint="F2"/>
          <w:sz w:val="22"/>
          <w:rPrChange w:id="1583" w:author="tao huang" w:date="2017-09-17T12:05:00Z">
            <w:rPr>
              <w:rFonts w:cs="Times New Roman"/>
              <w:bCs/>
              <w:color w:val="000000" w:themeColor="text1"/>
            </w:rPr>
          </w:rPrChange>
        </w:rPr>
        <w:fldChar w:fldCharType="end"/>
      </w:r>
      <w:r w:rsidR="00F75C33">
        <w:rPr>
          <w:rFonts w:cs="Times New Roman"/>
          <w:bCs/>
          <w:color w:val="0D0D0D" w:themeColor="text1" w:themeTint="F2"/>
          <w:sz w:val="22"/>
        </w:rPr>
        <w:fldChar w:fldCharType="end"/>
      </w:r>
      <w:r w:rsidR="001C357A" w:rsidRPr="00A60A57">
        <w:rPr>
          <w:rFonts w:cs="Times New Roman"/>
          <w:bCs/>
          <w:color w:val="0D0D0D" w:themeColor="text1" w:themeTint="F2"/>
          <w:sz w:val="22"/>
          <w:rPrChange w:id="1584" w:author="tao huang" w:date="2017-09-17T12:05:00Z">
            <w:rPr>
              <w:rFonts w:cs="Times New Roman"/>
              <w:bCs/>
              <w:color w:val="000000" w:themeColor="text1"/>
            </w:rPr>
          </w:rPrChange>
        </w:rPr>
        <w:t xml:space="preserve"> and </w:t>
      </w:r>
      <w:r w:rsidR="00F75C33">
        <w:rPr>
          <w:rFonts w:cs="Times New Roman"/>
          <w:bCs/>
          <w:color w:val="0D0D0D" w:themeColor="text1" w:themeTint="F2"/>
          <w:sz w:val="22"/>
        </w:rPr>
        <w:fldChar w:fldCharType="begin"/>
      </w:r>
      <w:r w:rsidR="00F75C33">
        <w:rPr>
          <w:rFonts w:cs="Times New Roman"/>
          <w:bCs/>
          <w:color w:val="0D0D0D" w:themeColor="text1" w:themeTint="F2"/>
          <w:sz w:val="22"/>
        </w:rPr>
        <w:instrText xml:space="preserve"> HYPERLINK \l "_ENREF_77" \o "Wildt, 1983 #218" </w:instrText>
      </w:r>
      <w:r w:rsidR="00F75C33">
        <w:rPr>
          <w:rFonts w:cs="Times New Roman"/>
          <w:bCs/>
          <w:color w:val="0D0D0D" w:themeColor="text1" w:themeTint="F2"/>
          <w:sz w:val="22"/>
        </w:rPr>
      </w:r>
      <w:r w:rsidR="00F75C33">
        <w:rPr>
          <w:rFonts w:cs="Times New Roman"/>
          <w:bCs/>
          <w:color w:val="0D0D0D" w:themeColor="text1" w:themeTint="F2"/>
          <w:sz w:val="22"/>
        </w:rPr>
        <w:fldChar w:fldCharType="separate"/>
      </w:r>
      <w:r w:rsidR="00F75C33" w:rsidRPr="00A60A57">
        <w:rPr>
          <w:rFonts w:cs="Times New Roman"/>
          <w:bCs/>
          <w:color w:val="0D0D0D" w:themeColor="text1" w:themeTint="F2"/>
          <w:sz w:val="22"/>
          <w:rPrChange w:id="1585" w:author="tao huang" w:date="2017-09-17T12:05:00Z">
            <w:rPr>
              <w:rFonts w:cs="Times New Roman"/>
              <w:bCs/>
              <w:color w:val="000000" w:themeColor="text1"/>
            </w:rPr>
          </w:rPrChange>
        </w:rPr>
        <w:fldChar w:fldCharType="begin"/>
      </w:r>
      <w:r w:rsidR="00F75C33" w:rsidRPr="00A60A57">
        <w:rPr>
          <w:rFonts w:cs="Times New Roman"/>
          <w:bCs/>
          <w:color w:val="0D0D0D" w:themeColor="text1" w:themeTint="F2"/>
          <w:sz w:val="22"/>
          <w:rPrChange w:id="1586" w:author="tao huang" w:date="2017-09-17T12:05:00Z">
            <w:rPr>
              <w:rFonts w:cs="Times New Roman"/>
              <w:bCs/>
              <w:color w:val="000000" w:themeColor="text1"/>
            </w:rPr>
          </w:rPrChange>
        </w:rPr>
        <w:instrText xml:space="preserve"> ADDIN EN.CITE &lt;EndNote&gt;&lt;Cite AuthorYear="1"&gt;&lt;Author&gt;Wildt&lt;/Author&gt;&lt;Year&gt;1983&lt;/Year&gt;&lt;RecNum&gt;218&lt;/RecNum&gt;&lt;DisplayText&gt;Wildt and Winer (1983)&lt;/DisplayText&gt;&lt;record&gt;&lt;rec-number&gt;218&lt;/rec-number&gt;&lt;foreign-keys&gt;&lt;key app="EN" db-id="fwzpfdt205x9v6eprsvv25dpxftedxv0z0a9" timestamp="0"&gt;218&lt;/key&gt;&lt;/foreign-keys&gt;&lt;ref-type name="Journal Article"&gt;17&lt;/ref-type&gt;&lt;contributors&gt;&lt;authors&gt;&lt;author&gt;Albert R. Wildt&lt;/author&gt;&lt;author&gt;Russell S. Winer&lt;/author&gt;&lt;/authors&gt;&lt;/contributors&gt;&lt;titles&gt;&lt;title&gt;Modeling and Estimation in Changing Market Environments&lt;/title&gt;&lt;secondary-title&gt;The Journal of Business&lt;/secondary-title&gt;&lt;/titles&gt;&lt;volume&gt;56&lt;/volume&gt;&lt;number&gt;3&lt;/number&gt;&lt;dates&gt;&lt;year&gt;1983&lt;/year&gt;&lt;/dates&gt;&lt;urls&gt;&lt;/urls&gt;&lt;/record&gt;&lt;/Cite&gt;&lt;/EndNote&gt;</w:instrText>
      </w:r>
      <w:r w:rsidR="00F75C33" w:rsidRPr="00A60A57">
        <w:rPr>
          <w:rFonts w:cs="Times New Roman"/>
          <w:bCs/>
          <w:color w:val="0D0D0D" w:themeColor="text1" w:themeTint="F2"/>
          <w:sz w:val="22"/>
          <w:rPrChange w:id="1587" w:author="tao huang" w:date="2017-09-17T12:05:00Z">
            <w:rPr>
              <w:rFonts w:cs="Times New Roman"/>
              <w:bCs/>
              <w:color w:val="000000" w:themeColor="text1"/>
            </w:rPr>
          </w:rPrChange>
        </w:rPr>
        <w:fldChar w:fldCharType="separate"/>
      </w:r>
      <w:r w:rsidR="00F75C33" w:rsidRPr="00A60A57">
        <w:rPr>
          <w:rFonts w:cs="Times New Roman"/>
          <w:bCs/>
          <w:noProof/>
          <w:color w:val="0D0D0D" w:themeColor="text1" w:themeTint="F2"/>
          <w:sz w:val="22"/>
          <w:rPrChange w:id="1588" w:author="tao huang" w:date="2017-09-17T12:05:00Z">
            <w:rPr>
              <w:rFonts w:cs="Times New Roman"/>
              <w:bCs/>
              <w:noProof/>
              <w:color w:val="000000" w:themeColor="text1"/>
            </w:rPr>
          </w:rPrChange>
        </w:rPr>
        <w:t>Wildt and Winer (1983)</w:t>
      </w:r>
      <w:r w:rsidR="00F75C33" w:rsidRPr="00A60A57">
        <w:rPr>
          <w:rFonts w:cs="Times New Roman"/>
          <w:bCs/>
          <w:color w:val="0D0D0D" w:themeColor="text1" w:themeTint="F2"/>
          <w:sz w:val="22"/>
          <w:rPrChange w:id="1589" w:author="tao huang" w:date="2017-09-17T12:05:00Z">
            <w:rPr>
              <w:rFonts w:cs="Times New Roman"/>
              <w:bCs/>
              <w:color w:val="000000" w:themeColor="text1"/>
            </w:rPr>
          </w:rPrChange>
        </w:rPr>
        <w:fldChar w:fldCharType="end"/>
      </w:r>
      <w:r w:rsidR="00F75C33">
        <w:rPr>
          <w:rFonts w:cs="Times New Roman"/>
          <w:bCs/>
          <w:color w:val="0D0D0D" w:themeColor="text1" w:themeTint="F2"/>
          <w:sz w:val="22"/>
        </w:rPr>
        <w:fldChar w:fldCharType="end"/>
      </w:r>
      <w:r w:rsidR="001C357A" w:rsidRPr="00A60A57">
        <w:rPr>
          <w:rFonts w:cs="Times New Roman"/>
          <w:color w:val="0D0D0D" w:themeColor="text1" w:themeTint="F2"/>
          <w:sz w:val="22"/>
          <w:rPrChange w:id="1590" w:author="tao huang" w:date="2017-09-17T12:05:00Z">
            <w:rPr>
              <w:rFonts w:cs="Times New Roman"/>
              <w:color w:val="000000" w:themeColor="text1"/>
              <w:szCs w:val="24"/>
            </w:rPr>
          </w:rPrChange>
        </w:rPr>
        <w:t xml:space="preserve"> attribute the change </w:t>
      </w:r>
      <w:del w:id="1591" w:author="Soopramanien, Didier" w:date="2017-09-06T21:22:00Z">
        <w:r w:rsidR="001C357A" w:rsidRPr="00A60A57" w:rsidDel="001D47FE">
          <w:rPr>
            <w:rFonts w:cs="Times New Roman"/>
            <w:color w:val="0D0D0D" w:themeColor="text1" w:themeTint="F2"/>
            <w:sz w:val="22"/>
            <w:rPrChange w:id="1592" w:author="tao huang" w:date="2017-09-17T12:05:00Z">
              <w:rPr>
                <w:rFonts w:cs="Times New Roman"/>
                <w:color w:val="000000" w:themeColor="text1"/>
                <w:szCs w:val="24"/>
              </w:rPr>
            </w:rPrChange>
          </w:rPr>
          <w:delText xml:space="preserve">of </w:delText>
        </w:r>
      </w:del>
      <w:ins w:id="1593" w:author="Soopramanien, Didier" w:date="2017-09-06T21:22:00Z">
        <w:r w:rsidRPr="00A60A57">
          <w:rPr>
            <w:rFonts w:cs="Times New Roman"/>
            <w:color w:val="0D0D0D" w:themeColor="text1" w:themeTint="F2"/>
            <w:sz w:val="22"/>
            <w:rPrChange w:id="1594" w:author="tao huang" w:date="2017-09-17T12:05:00Z">
              <w:rPr>
                <w:rFonts w:cs="Times New Roman"/>
                <w:color w:val="000000" w:themeColor="text1"/>
                <w:szCs w:val="24"/>
              </w:rPr>
            </w:rPrChange>
          </w:rPr>
          <w:t xml:space="preserve">in </w:t>
        </w:r>
      </w:ins>
      <w:r w:rsidR="001C357A" w:rsidRPr="00A60A57">
        <w:rPr>
          <w:rFonts w:cs="Times New Roman"/>
          <w:color w:val="0D0D0D" w:themeColor="text1" w:themeTint="F2"/>
          <w:sz w:val="22"/>
          <w:rPrChange w:id="1595" w:author="tao huang" w:date="2017-09-17T12:05:00Z">
            <w:rPr>
              <w:rFonts w:cs="Times New Roman"/>
              <w:color w:val="000000" w:themeColor="text1"/>
              <w:szCs w:val="24"/>
            </w:rPr>
          </w:rPrChange>
        </w:rPr>
        <w:t xml:space="preserve">the effect of the marketing activities to the change </w:t>
      </w:r>
      <w:ins w:id="1596" w:author="Soopramanien, Didier" w:date="2017-09-07T16:31:00Z">
        <w:r w:rsidR="002D496F" w:rsidRPr="00A60A57">
          <w:rPr>
            <w:rFonts w:cs="Times New Roman"/>
            <w:color w:val="0D0D0D" w:themeColor="text1" w:themeTint="F2"/>
            <w:sz w:val="22"/>
            <w:rPrChange w:id="1597" w:author="tao huang" w:date="2017-09-17T12:05:00Z">
              <w:rPr>
                <w:rFonts w:cs="Times New Roman"/>
                <w:color w:val="000000" w:themeColor="text1"/>
                <w:szCs w:val="24"/>
              </w:rPr>
            </w:rPrChange>
          </w:rPr>
          <w:t>in</w:t>
        </w:r>
      </w:ins>
      <w:del w:id="1598" w:author="Soopramanien, Didier" w:date="2017-09-07T16:31:00Z">
        <w:r w:rsidR="001C357A" w:rsidRPr="00A60A57" w:rsidDel="002D496F">
          <w:rPr>
            <w:rFonts w:cs="Times New Roman"/>
            <w:color w:val="0D0D0D" w:themeColor="text1" w:themeTint="F2"/>
            <w:sz w:val="22"/>
            <w:rPrChange w:id="1599" w:author="tao huang" w:date="2017-09-17T12:05:00Z">
              <w:rPr>
                <w:rFonts w:cs="Times New Roman"/>
                <w:color w:val="000000" w:themeColor="text1"/>
                <w:szCs w:val="24"/>
              </w:rPr>
            </w:rPrChange>
          </w:rPr>
          <w:delText>of</w:delText>
        </w:r>
      </w:del>
      <w:r w:rsidR="001C357A" w:rsidRPr="00A60A57">
        <w:rPr>
          <w:rFonts w:cs="Times New Roman"/>
          <w:color w:val="0D0D0D" w:themeColor="text1" w:themeTint="F2"/>
          <w:sz w:val="22"/>
          <w:rPrChange w:id="1600" w:author="tao huang" w:date="2017-09-17T12:05:00Z">
            <w:rPr>
              <w:rFonts w:cs="Times New Roman"/>
              <w:color w:val="000000" w:themeColor="text1"/>
              <w:szCs w:val="24"/>
            </w:rPr>
          </w:rPrChange>
        </w:rPr>
        <w:t xml:space="preserve"> economic conditions, </w:t>
      </w:r>
      <w:r w:rsidR="005A023C" w:rsidRPr="00A60A57">
        <w:rPr>
          <w:rFonts w:cs="Times New Roman"/>
          <w:color w:val="0D0D0D" w:themeColor="text1" w:themeTint="F2"/>
          <w:sz w:val="22"/>
          <w:rPrChange w:id="1601" w:author="tao huang" w:date="2017-09-17T12:05:00Z">
            <w:rPr>
              <w:rFonts w:cs="Times New Roman"/>
              <w:color w:val="000000" w:themeColor="text1"/>
              <w:szCs w:val="24"/>
            </w:rPr>
          </w:rPrChange>
        </w:rPr>
        <w:t xml:space="preserve">consumer tastes, and </w:t>
      </w:r>
      <w:r w:rsidR="001C357A" w:rsidRPr="00A60A57">
        <w:rPr>
          <w:rFonts w:cs="Times New Roman"/>
          <w:color w:val="0D0D0D" w:themeColor="text1" w:themeTint="F2"/>
          <w:sz w:val="22"/>
          <w:rPrChange w:id="1602" w:author="tao huang" w:date="2017-09-17T12:05:00Z">
            <w:rPr>
              <w:rFonts w:cs="Times New Roman"/>
              <w:color w:val="000000" w:themeColor="text1"/>
              <w:szCs w:val="24"/>
            </w:rPr>
          </w:rPrChange>
        </w:rPr>
        <w:t>competiti</w:t>
      </w:r>
      <w:ins w:id="1603" w:author="Soopramanien, Didier" w:date="2017-09-07T16:31:00Z">
        <w:r w:rsidR="002D496F" w:rsidRPr="00A60A57">
          <w:rPr>
            <w:rFonts w:cs="Times New Roman"/>
            <w:color w:val="0D0D0D" w:themeColor="text1" w:themeTint="F2"/>
            <w:sz w:val="22"/>
            <w:rPrChange w:id="1604" w:author="tao huang" w:date="2017-09-17T12:05:00Z">
              <w:rPr>
                <w:rFonts w:cs="Times New Roman"/>
                <w:color w:val="000000" w:themeColor="text1"/>
                <w:szCs w:val="24"/>
              </w:rPr>
            </w:rPrChange>
          </w:rPr>
          <w:t xml:space="preserve">ve </w:t>
        </w:r>
      </w:ins>
      <w:del w:id="1605" w:author="Soopramanien, Didier" w:date="2017-09-07T16:31:00Z">
        <w:r w:rsidR="001C357A" w:rsidRPr="00A60A57" w:rsidDel="002D496F">
          <w:rPr>
            <w:rFonts w:cs="Times New Roman"/>
            <w:color w:val="0D0D0D" w:themeColor="text1" w:themeTint="F2"/>
            <w:sz w:val="22"/>
            <w:rPrChange w:id="1606" w:author="tao huang" w:date="2017-09-17T12:05:00Z">
              <w:rPr>
                <w:rFonts w:cs="Times New Roman"/>
                <w:color w:val="000000" w:themeColor="text1"/>
                <w:szCs w:val="24"/>
              </w:rPr>
            </w:rPrChange>
          </w:rPr>
          <w:delText>on situations</w:delText>
        </w:r>
      </w:del>
      <w:ins w:id="1607" w:author="Soopramanien, Didier" w:date="2017-09-07T16:31:00Z">
        <w:r w:rsidR="002D496F" w:rsidRPr="00A60A57">
          <w:rPr>
            <w:rFonts w:cs="Times New Roman"/>
            <w:color w:val="0D0D0D" w:themeColor="text1" w:themeTint="F2"/>
            <w:sz w:val="22"/>
            <w:rPrChange w:id="1608" w:author="tao huang" w:date="2017-09-17T12:05:00Z">
              <w:rPr>
                <w:rFonts w:cs="Times New Roman"/>
                <w:color w:val="000000" w:themeColor="text1"/>
                <w:szCs w:val="24"/>
              </w:rPr>
            </w:rPrChange>
          </w:rPr>
          <w:t>environment</w:t>
        </w:r>
      </w:ins>
      <w:r w:rsidR="005A023C" w:rsidRPr="00A60A57">
        <w:rPr>
          <w:rFonts w:cs="Times New Roman"/>
          <w:color w:val="0D0D0D" w:themeColor="text1" w:themeTint="F2"/>
          <w:sz w:val="22"/>
          <w:rPrChange w:id="1609" w:author="tao huang" w:date="2017-09-17T12:05:00Z">
            <w:rPr>
              <w:rFonts w:cs="Times New Roman"/>
              <w:color w:val="000000" w:themeColor="text1"/>
              <w:szCs w:val="24"/>
            </w:rPr>
          </w:rPrChange>
        </w:rPr>
        <w:t xml:space="preserve"> etc. Customers may</w:t>
      </w:r>
      <w:ins w:id="1610" w:author="Soopramanien, Didier" w:date="2017-09-06T21:17:00Z">
        <w:r w:rsidRPr="00A60A57">
          <w:rPr>
            <w:rFonts w:cs="Times New Roman"/>
            <w:color w:val="0D0D0D" w:themeColor="text1" w:themeTint="F2"/>
            <w:sz w:val="22"/>
            <w:rPrChange w:id="1611" w:author="tao huang" w:date="2017-09-17T12:05:00Z">
              <w:rPr>
                <w:rFonts w:cs="Times New Roman"/>
                <w:color w:val="000000" w:themeColor="text1"/>
                <w:szCs w:val="24"/>
              </w:rPr>
            </w:rPrChange>
          </w:rPr>
          <w:t>,</w:t>
        </w:r>
      </w:ins>
      <w:r w:rsidR="005A023C" w:rsidRPr="00A60A57">
        <w:rPr>
          <w:rFonts w:cs="Times New Roman"/>
          <w:color w:val="0D0D0D" w:themeColor="text1" w:themeTint="F2"/>
          <w:sz w:val="22"/>
          <w:rPrChange w:id="1612" w:author="tao huang" w:date="2017-09-17T12:05:00Z">
            <w:rPr>
              <w:rFonts w:cs="Times New Roman"/>
              <w:color w:val="000000" w:themeColor="text1"/>
              <w:szCs w:val="24"/>
            </w:rPr>
          </w:rPrChange>
        </w:rPr>
        <w:t xml:space="preserve"> </w:t>
      </w:r>
      <w:ins w:id="1613" w:author="Soopramanien, Didier" w:date="2017-09-06T21:17:00Z">
        <w:r w:rsidRPr="00A60A57">
          <w:rPr>
            <w:rFonts w:cs="Times New Roman"/>
            <w:color w:val="0D0D0D" w:themeColor="text1" w:themeTint="F2"/>
            <w:sz w:val="22"/>
            <w:rPrChange w:id="1614" w:author="tao huang" w:date="2017-09-17T12:05:00Z">
              <w:rPr>
                <w:rFonts w:cs="Times New Roman"/>
                <w:color w:val="000000" w:themeColor="text1"/>
                <w:szCs w:val="24"/>
              </w:rPr>
            </w:rPrChange>
          </w:rPr>
          <w:t>for instance</w:t>
        </w:r>
      </w:ins>
      <w:ins w:id="1615" w:author="Soopramanien, Didier" w:date="2017-09-06T21:18:00Z">
        <w:r w:rsidRPr="00A60A57">
          <w:rPr>
            <w:rFonts w:cs="Times New Roman"/>
            <w:color w:val="0D0D0D" w:themeColor="text1" w:themeTint="F2"/>
            <w:sz w:val="22"/>
            <w:rPrChange w:id="1616" w:author="tao huang" w:date="2017-09-17T12:05:00Z">
              <w:rPr>
                <w:rFonts w:cs="Times New Roman"/>
                <w:color w:val="000000" w:themeColor="text1"/>
                <w:szCs w:val="24"/>
              </w:rPr>
            </w:rPrChange>
          </w:rPr>
          <w:t>,</w:t>
        </w:r>
      </w:ins>
      <w:ins w:id="1617" w:author="Soopramanien, Didier" w:date="2017-09-06T21:17:00Z">
        <w:r w:rsidRPr="00A60A57">
          <w:rPr>
            <w:rFonts w:cs="Times New Roman"/>
            <w:color w:val="0D0D0D" w:themeColor="text1" w:themeTint="F2"/>
            <w:sz w:val="22"/>
            <w:rPrChange w:id="1618" w:author="tao huang" w:date="2017-09-17T12:05:00Z">
              <w:rPr>
                <w:rFonts w:cs="Times New Roman"/>
                <w:color w:val="000000" w:themeColor="text1"/>
                <w:szCs w:val="24"/>
              </w:rPr>
            </w:rPrChange>
          </w:rPr>
          <w:t xml:space="preserve"> become more </w:t>
        </w:r>
      </w:ins>
      <w:ins w:id="1619" w:author="Soopramanien, Didier" w:date="2017-09-06T21:18:00Z">
        <w:r w:rsidRPr="00A60A57">
          <w:rPr>
            <w:rFonts w:cs="Times New Roman"/>
            <w:color w:val="0D0D0D" w:themeColor="text1" w:themeTint="F2"/>
            <w:sz w:val="22"/>
            <w:rPrChange w:id="1620" w:author="tao huang" w:date="2017-09-17T12:05:00Z">
              <w:rPr>
                <w:rFonts w:cs="Times New Roman"/>
                <w:color w:val="000000" w:themeColor="text1"/>
                <w:szCs w:val="24"/>
              </w:rPr>
            </w:rPrChange>
          </w:rPr>
          <w:t>sensitive to</w:t>
        </w:r>
      </w:ins>
      <w:ins w:id="1621" w:author="Soopramanien, Didier" w:date="2017-09-06T21:17:00Z">
        <w:r w:rsidRPr="00A60A57">
          <w:rPr>
            <w:rFonts w:cs="Times New Roman"/>
            <w:color w:val="0D0D0D" w:themeColor="text1" w:themeTint="F2"/>
            <w:sz w:val="22"/>
            <w:rPrChange w:id="1622" w:author="tao huang" w:date="2017-09-17T12:05:00Z">
              <w:rPr>
                <w:rFonts w:cs="Times New Roman"/>
                <w:color w:val="000000" w:themeColor="text1"/>
                <w:szCs w:val="24"/>
              </w:rPr>
            </w:rPrChange>
          </w:rPr>
          <w:t xml:space="preserve"> </w:t>
        </w:r>
      </w:ins>
      <w:r w:rsidR="001C357A" w:rsidRPr="00A60A57">
        <w:rPr>
          <w:rFonts w:cs="Times New Roman"/>
          <w:color w:val="0D0D0D" w:themeColor="text1" w:themeTint="F2"/>
          <w:sz w:val="22"/>
          <w:rPrChange w:id="1623" w:author="tao huang" w:date="2017-09-17T12:05:00Z">
            <w:rPr>
              <w:rFonts w:cs="Times New Roman"/>
              <w:color w:val="000000" w:themeColor="text1"/>
              <w:szCs w:val="24"/>
            </w:rPr>
          </w:rPrChange>
        </w:rPr>
        <w:t>price reductions and sales promotions</w:t>
      </w:r>
      <w:ins w:id="1624" w:author="Soopramanien, Didier" w:date="2017-09-06T21:18:00Z">
        <w:r w:rsidRPr="00A60A57">
          <w:rPr>
            <w:rFonts w:cs="Times New Roman"/>
            <w:color w:val="0D0D0D" w:themeColor="text1" w:themeTint="F2"/>
            <w:sz w:val="22"/>
            <w:rPrChange w:id="1625" w:author="tao huang" w:date="2017-09-17T12:05:00Z">
              <w:rPr>
                <w:rFonts w:cs="Times New Roman"/>
                <w:color w:val="000000" w:themeColor="text1"/>
                <w:szCs w:val="24"/>
              </w:rPr>
            </w:rPrChange>
          </w:rPr>
          <w:t xml:space="preserve"> because these are</w:t>
        </w:r>
      </w:ins>
      <w:r w:rsidR="005A023C" w:rsidRPr="00A60A57">
        <w:rPr>
          <w:rFonts w:cs="Times New Roman"/>
          <w:color w:val="0D0D0D" w:themeColor="text1" w:themeTint="F2"/>
          <w:sz w:val="22"/>
          <w:rPrChange w:id="1626" w:author="tao huang" w:date="2017-09-17T12:05:00Z">
            <w:rPr>
              <w:rFonts w:cs="Times New Roman"/>
              <w:color w:val="000000" w:themeColor="text1"/>
              <w:szCs w:val="24"/>
            </w:rPr>
          </w:rPrChange>
        </w:rPr>
        <w:t xml:space="preserve"> </w:t>
      </w:r>
      <w:r w:rsidR="001C357A" w:rsidRPr="00A60A57">
        <w:rPr>
          <w:rFonts w:cs="Times New Roman"/>
          <w:color w:val="0D0D0D" w:themeColor="text1" w:themeTint="F2"/>
          <w:sz w:val="22"/>
          <w:rPrChange w:id="1627" w:author="tao huang" w:date="2017-09-17T12:05:00Z">
            <w:rPr>
              <w:rFonts w:cs="Times New Roman"/>
              <w:color w:val="000000" w:themeColor="text1"/>
              <w:szCs w:val="24"/>
            </w:rPr>
          </w:rPrChange>
        </w:rPr>
        <w:t xml:space="preserve">more attractive when there is </w:t>
      </w:r>
      <w:r w:rsidR="005A023C" w:rsidRPr="00A60A57">
        <w:rPr>
          <w:rFonts w:cs="Times New Roman"/>
          <w:color w:val="0D0D0D" w:themeColor="text1" w:themeTint="F2"/>
          <w:sz w:val="22"/>
          <w:rPrChange w:id="1628" w:author="tao huang" w:date="2017-09-17T12:05:00Z">
            <w:rPr>
              <w:rFonts w:cs="Times New Roman"/>
              <w:color w:val="000000" w:themeColor="text1"/>
              <w:szCs w:val="24"/>
            </w:rPr>
          </w:rPrChange>
        </w:rPr>
        <w:t>an economic crunch</w:t>
      </w:r>
      <w:ins w:id="1629" w:author="Soopramanien, Didier" w:date="2017-09-06T21:18:00Z">
        <w:r w:rsidRPr="00A60A57">
          <w:rPr>
            <w:rFonts w:cs="Times New Roman"/>
            <w:color w:val="0D0D0D" w:themeColor="text1" w:themeTint="F2"/>
            <w:sz w:val="22"/>
            <w:rPrChange w:id="1630" w:author="tao huang" w:date="2017-09-17T12:05:00Z">
              <w:rPr>
                <w:rFonts w:cs="Times New Roman"/>
                <w:color w:val="000000" w:themeColor="text1"/>
                <w:szCs w:val="24"/>
              </w:rPr>
            </w:rPrChange>
          </w:rPr>
          <w:t xml:space="preserve"> compared to other time periods</w:t>
        </w:r>
      </w:ins>
      <w:r w:rsidR="005A023C" w:rsidRPr="00A60A57">
        <w:rPr>
          <w:rFonts w:cs="Times New Roman"/>
          <w:color w:val="0D0D0D" w:themeColor="text1" w:themeTint="F2"/>
          <w:sz w:val="22"/>
          <w:rPrChange w:id="1631" w:author="tao huang" w:date="2017-09-17T12:05:00Z">
            <w:rPr>
              <w:rFonts w:cs="Times New Roman"/>
              <w:color w:val="000000" w:themeColor="text1"/>
              <w:szCs w:val="24"/>
            </w:rPr>
          </w:rPrChange>
        </w:rPr>
        <w:t xml:space="preserve">. </w:t>
      </w:r>
      <w:r w:rsidR="001C357A" w:rsidRPr="00A60A57">
        <w:rPr>
          <w:rFonts w:cs="Times New Roman"/>
          <w:color w:val="0D0D0D" w:themeColor="text1" w:themeTint="F2"/>
          <w:sz w:val="22"/>
          <w:rPrChange w:id="1632" w:author="tao huang" w:date="2017-09-17T12:05:00Z">
            <w:rPr>
              <w:rFonts w:cs="Times New Roman"/>
              <w:color w:val="000000" w:themeColor="text1"/>
              <w:szCs w:val="24"/>
            </w:rPr>
          </w:rPrChange>
        </w:rPr>
        <w:t>C</w:t>
      </w:r>
      <w:r w:rsidR="001C357A" w:rsidRPr="00A60A57">
        <w:rPr>
          <w:rFonts w:cs="Times New Roman"/>
          <w:bCs/>
          <w:color w:val="0D0D0D" w:themeColor="text1" w:themeTint="F2"/>
          <w:sz w:val="22"/>
          <w:rPrChange w:id="1633" w:author="tao huang" w:date="2017-09-17T12:05:00Z">
            <w:rPr>
              <w:rFonts w:cs="Times New Roman"/>
              <w:bCs/>
              <w:color w:val="000000" w:themeColor="text1"/>
              <w:szCs w:val="24"/>
            </w:rPr>
          </w:rPrChange>
        </w:rPr>
        <w:t xml:space="preserve">ustomers may </w:t>
      </w:r>
      <w:ins w:id="1634" w:author="Soopramanien, Didier" w:date="2017-09-07T16:31:00Z">
        <w:r w:rsidR="002D496F" w:rsidRPr="00A60A57">
          <w:rPr>
            <w:rFonts w:cs="Times New Roman"/>
            <w:bCs/>
            <w:color w:val="0D0D0D" w:themeColor="text1" w:themeTint="F2"/>
            <w:sz w:val="22"/>
            <w:rPrChange w:id="1635" w:author="tao huang" w:date="2017-09-17T12:05:00Z">
              <w:rPr>
                <w:rFonts w:cs="Times New Roman"/>
                <w:bCs/>
                <w:color w:val="000000" w:themeColor="text1"/>
                <w:szCs w:val="24"/>
              </w:rPr>
            </w:rPrChange>
          </w:rPr>
          <w:t xml:space="preserve">also </w:t>
        </w:r>
      </w:ins>
      <w:ins w:id="1636" w:author="Soopramanien, Didier" w:date="2017-09-06T21:19:00Z">
        <w:r w:rsidRPr="00A60A57">
          <w:rPr>
            <w:rFonts w:cs="Times New Roman"/>
            <w:bCs/>
            <w:color w:val="0D0D0D" w:themeColor="text1" w:themeTint="F2"/>
            <w:sz w:val="22"/>
            <w:rPrChange w:id="1637" w:author="tao huang" w:date="2017-09-17T12:05:00Z">
              <w:rPr>
                <w:rFonts w:cs="Times New Roman"/>
                <w:bCs/>
                <w:color w:val="000000" w:themeColor="text1"/>
                <w:szCs w:val="24"/>
              </w:rPr>
            </w:rPrChange>
          </w:rPr>
          <w:t>display a change in</w:t>
        </w:r>
      </w:ins>
      <w:del w:id="1638" w:author="Soopramanien, Didier" w:date="2017-09-06T21:19:00Z">
        <w:r w:rsidR="001C357A" w:rsidRPr="00A60A57" w:rsidDel="001D47FE">
          <w:rPr>
            <w:rFonts w:cs="Times New Roman"/>
            <w:bCs/>
            <w:color w:val="0D0D0D" w:themeColor="text1" w:themeTint="F2"/>
            <w:sz w:val="22"/>
            <w:rPrChange w:id="1639" w:author="tao huang" w:date="2017-09-17T12:05:00Z">
              <w:rPr>
                <w:rFonts w:cs="Times New Roman"/>
                <w:bCs/>
                <w:color w:val="000000" w:themeColor="text1"/>
                <w:szCs w:val="24"/>
              </w:rPr>
            </w:rPrChange>
          </w:rPr>
          <w:delText>change</w:delText>
        </w:r>
      </w:del>
      <w:r w:rsidR="001C357A" w:rsidRPr="00A60A57">
        <w:rPr>
          <w:rFonts w:cs="Times New Roman"/>
          <w:bCs/>
          <w:color w:val="0D0D0D" w:themeColor="text1" w:themeTint="F2"/>
          <w:sz w:val="22"/>
          <w:rPrChange w:id="1640" w:author="tao huang" w:date="2017-09-17T12:05:00Z">
            <w:rPr>
              <w:rFonts w:cs="Times New Roman"/>
              <w:bCs/>
              <w:color w:val="000000" w:themeColor="text1"/>
              <w:szCs w:val="24"/>
            </w:rPr>
          </w:rPrChange>
        </w:rPr>
        <w:t xml:space="preserve"> their tas</w:t>
      </w:r>
      <w:ins w:id="1641" w:author="Soopramanien, Didier" w:date="2017-09-06T21:19:00Z">
        <w:r w:rsidRPr="00A60A57">
          <w:rPr>
            <w:rFonts w:cs="Times New Roman"/>
            <w:bCs/>
            <w:color w:val="0D0D0D" w:themeColor="text1" w:themeTint="F2"/>
            <w:sz w:val="22"/>
            <w:rPrChange w:id="1642" w:author="tao huang" w:date="2017-09-17T12:05:00Z">
              <w:rPr>
                <w:rFonts w:cs="Times New Roman"/>
                <w:bCs/>
                <w:color w:val="000000" w:themeColor="text1"/>
                <w:szCs w:val="24"/>
              </w:rPr>
            </w:rPrChange>
          </w:rPr>
          <w:t>tes</w:t>
        </w:r>
      </w:ins>
      <w:del w:id="1643" w:author="Soopramanien, Didier" w:date="2017-09-06T21:19:00Z">
        <w:r w:rsidR="001C357A" w:rsidRPr="00A60A57" w:rsidDel="001D47FE">
          <w:rPr>
            <w:rFonts w:cs="Times New Roman"/>
            <w:bCs/>
            <w:color w:val="0D0D0D" w:themeColor="text1" w:themeTint="F2"/>
            <w:sz w:val="22"/>
            <w:rPrChange w:id="1644" w:author="tao huang" w:date="2017-09-17T12:05:00Z">
              <w:rPr>
                <w:rFonts w:cs="Times New Roman"/>
                <w:bCs/>
                <w:color w:val="000000" w:themeColor="text1"/>
                <w:szCs w:val="24"/>
              </w:rPr>
            </w:rPrChange>
          </w:rPr>
          <w:delText>te</w:delText>
        </w:r>
      </w:del>
      <w:r w:rsidR="001C357A" w:rsidRPr="00A60A57">
        <w:rPr>
          <w:rFonts w:cs="Times New Roman"/>
          <w:bCs/>
          <w:color w:val="0D0D0D" w:themeColor="text1" w:themeTint="F2"/>
          <w:sz w:val="22"/>
          <w:rPrChange w:id="1645" w:author="tao huang" w:date="2017-09-17T12:05:00Z">
            <w:rPr>
              <w:rFonts w:cs="Times New Roman"/>
              <w:bCs/>
              <w:color w:val="000000" w:themeColor="text1"/>
              <w:szCs w:val="24"/>
            </w:rPr>
          </w:rPrChange>
        </w:rPr>
        <w:t xml:space="preserve"> and preference</w:t>
      </w:r>
      <w:ins w:id="1646" w:author="Soopramanien, Didier" w:date="2017-09-06T21:19:00Z">
        <w:r w:rsidRPr="00A60A57">
          <w:rPr>
            <w:rFonts w:cs="Times New Roman"/>
            <w:bCs/>
            <w:color w:val="0D0D0D" w:themeColor="text1" w:themeTint="F2"/>
            <w:sz w:val="22"/>
            <w:rPrChange w:id="1647" w:author="tao huang" w:date="2017-09-17T12:05:00Z">
              <w:rPr>
                <w:rFonts w:cs="Times New Roman"/>
                <w:bCs/>
                <w:color w:val="000000" w:themeColor="text1"/>
                <w:szCs w:val="24"/>
              </w:rPr>
            </w:rPrChange>
          </w:rPr>
          <w:t>s</w:t>
        </w:r>
      </w:ins>
      <w:ins w:id="1648" w:author="Soopramanien, Didier" w:date="2017-09-06T21:20:00Z">
        <w:r w:rsidR="002D496F" w:rsidRPr="00A60A57">
          <w:rPr>
            <w:rFonts w:cs="Times New Roman"/>
            <w:bCs/>
            <w:color w:val="0D0D0D" w:themeColor="text1" w:themeTint="F2"/>
            <w:sz w:val="22"/>
            <w:rPrChange w:id="1649" w:author="tao huang" w:date="2017-09-17T12:05:00Z">
              <w:rPr>
                <w:rFonts w:cs="Times New Roman"/>
                <w:bCs/>
                <w:color w:val="000000" w:themeColor="text1"/>
                <w:szCs w:val="24"/>
              </w:rPr>
            </w:rPrChange>
          </w:rPr>
          <w:t>.</w:t>
        </w:r>
        <w:r w:rsidRPr="00A60A57">
          <w:rPr>
            <w:rFonts w:cs="Times New Roman"/>
            <w:bCs/>
            <w:color w:val="0D0D0D" w:themeColor="text1" w:themeTint="F2"/>
            <w:sz w:val="22"/>
            <w:rPrChange w:id="1650" w:author="tao huang" w:date="2017-09-17T12:05:00Z">
              <w:rPr>
                <w:rFonts w:cs="Times New Roman"/>
                <w:bCs/>
                <w:color w:val="000000" w:themeColor="text1"/>
                <w:szCs w:val="24"/>
              </w:rPr>
            </w:rPrChange>
          </w:rPr>
          <w:t xml:space="preserve"> This can occur</w:t>
        </w:r>
      </w:ins>
      <w:r w:rsidR="001C357A" w:rsidRPr="00A60A57">
        <w:rPr>
          <w:rFonts w:cs="Times New Roman"/>
          <w:bCs/>
          <w:color w:val="0D0D0D" w:themeColor="text1" w:themeTint="F2"/>
          <w:sz w:val="22"/>
          <w:rPrChange w:id="1651" w:author="tao huang" w:date="2017-09-17T12:05:00Z">
            <w:rPr>
              <w:rFonts w:cs="Times New Roman"/>
              <w:bCs/>
              <w:color w:val="000000" w:themeColor="text1"/>
              <w:szCs w:val="24"/>
            </w:rPr>
          </w:rPrChange>
        </w:rPr>
        <w:t xml:space="preserve"> as </w:t>
      </w:r>
      <w:ins w:id="1652" w:author="Soopramanien, Didier" w:date="2017-09-06T21:20:00Z">
        <w:r w:rsidRPr="00A60A57">
          <w:rPr>
            <w:rFonts w:cs="Times New Roman"/>
            <w:bCs/>
            <w:color w:val="0D0D0D" w:themeColor="text1" w:themeTint="F2"/>
            <w:sz w:val="22"/>
            <w:rPrChange w:id="1653" w:author="tao huang" w:date="2017-09-17T12:05:00Z">
              <w:rPr>
                <w:rFonts w:cs="Times New Roman"/>
                <w:bCs/>
                <w:color w:val="000000" w:themeColor="text1"/>
                <w:szCs w:val="24"/>
              </w:rPr>
            </w:rPrChange>
          </w:rPr>
          <w:t>customers</w:t>
        </w:r>
      </w:ins>
      <w:del w:id="1654" w:author="Soopramanien, Didier" w:date="2017-09-06T21:20:00Z">
        <w:r w:rsidR="001C357A" w:rsidRPr="00A60A57" w:rsidDel="001D47FE">
          <w:rPr>
            <w:rFonts w:cs="Times New Roman"/>
            <w:bCs/>
            <w:color w:val="0D0D0D" w:themeColor="text1" w:themeTint="F2"/>
            <w:sz w:val="22"/>
            <w:rPrChange w:id="1655" w:author="tao huang" w:date="2017-09-17T12:05:00Z">
              <w:rPr>
                <w:rFonts w:cs="Times New Roman"/>
                <w:bCs/>
                <w:color w:val="000000" w:themeColor="text1"/>
                <w:szCs w:val="24"/>
              </w:rPr>
            </w:rPrChange>
          </w:rPr>
          <w:delText>they</w:delText>
        </w:r>
      </w:del>
      <w:r w:rsidR="001C357A" w:rsidRPr="00A60A57">
        <w:rPr>
          <w:rFonts w:cs="Times New Roman"/>
          <w:bCs/>
          <w:color w:val="0D0D0D" w:themeColor="text1" w:themeTint="F2"/>
          <w:sz w:val="22"/>
          <w:rPrChange w:id="1656" w:author="tao huang" w:date="2017-09-17T12:05:00Z">
            <w:rPr>
              <w:rFonts w:cs="Times New Roman"/>
              <w:bCs/>
              <w:color w:val="000000" w:themeColor="text1"/>
              <w:szCs w:val="24"/>
            </w:rPr>
          </w:rPrChange>
        </w:rPr>
        <w:t xml:space="preserve"> accumulate </w:t>
      </w:r>
      <w:ins w:id="1657" w:author="Soopramanien, Didier" w:date="2017-09-06T21:20:00Z">
        <w:r w:rsidRPr="00A60A57">
          <w:rPr>
            <w:rFonts w:cs="Times New Roman"/>
            <w:bCs/>
            <w:color w:val="0D0D0D" w:themeColor="text1" w:themeTint="F2"/>
            <w:sz w:val="22"/>
            <w:rPrChange w:id="1658" w:author="tao huang" w:date="2017-09-17T12:05:00Z">
              <w:rPr>
                <w:rFonts w:cs="Times New Roman"/>
                <w:bCs/>
                <w:color w:val="000000" w:themeColor="text1"/>
                <w:szCs w:val="24"/>
              </w:rPr>
            </w:rPrChange>
          </w:rPr>
          <w:t xml:space="preserve">more </w:t>
        </w:r>
      </w:ins>
      <w:r w:rsidR="001C357A" w:rsidRPr="00A60A57">
        <w:rPr>
          <w:rFonts w:cs="Times New Roman"/>
          <w:bCs/>
          <w:color w:val="0D0D0D" w:themeColor="text1" w:themeTint="F2"/>
          <w:sz w:val="22"/>
          <w:rPrChange w:id="1659" w:author="tao huang" w:date="2017-09-17T12:05:00Z">
            <w:rPr>
              <w:rFonts w:cs="Times New Roman"/>
              <w:bCs/>
              <w:color w:val="000000" w:themeColor="text1"/>
              <w:szCs w:val="24"/>
            </w:rPr>
          </w:rPrChange>
        </w:rPr>
        <w:t xml:space="preserve">knowledge of the </w:t>
      </w:r>
      <w:r w:rsidR="001C357A" w:rsidRPr="000A110D">
        <w:rPr>
          <w:rFonts w:cs="Times New Roman"/>
          <w:bCs/>
          <w:noProof/>
          <w:color w:val="0D0D0D" w:themeColor="text1" w:themeTint="F2"/>
          <w:sz w:val="22"/>
          <w:rPrChange w:id="1660" w:author="tao huang" w:date="2017-09-17T12:14:00Z">
            <w:rPr>
              <w:rFonts w:cs="Times New Roman"/>
              <w:bCs/>
              <w:color w:val="000000" w:themeColor="text1"/>
              <w:szCs w:val="24"/>
            </w:rPr>
          </w:rPrChange>
        </w:rPr>
        <w:t>product</w:t>
      </w:r>
      <w:ins w:id="1661" w:author="Soopramanien, Didier" w:date="2017-09-06T21:19:00Z">
        <w:del w:id="1662" w:author="tao huang" w:date="2017-09-17T12:14:00Z">
          <w:r w:rsidRPr="000A110D" w:rsidDel="000A110D">
            <w:rPr>
              <w:rFonts w:cs="Times New Roman"/>
              <w:bCs/>
              <w:noProof/>
              <w:color w:val="0D0D0D" w:themeColor="text1" w:themeTint="F2"/>
              <w:sz w:val="22"/>
              <w:rPrChange w:id="1663" w:author="tao huang" w:date="2017-09-17T12:14:00Z">
                <w:rPr>
                  <w:rFonts w:cs="Times New Roman"/>
                  <w:bCs/>
                  <w:color w:val="000000" w:themeColor="text1"/>
                  <w:szCs w:val="24"/>
                </w:rPr>
              </w:rPrChange>
            </w:rPr>
            <w:delText>,</w:delText>
          </w:r>
        </w:del>
        <w:r w:rsidRPr="00A60A57">
          <w:rPr>
            <w:rFonts w:cs="Times New Roman"/>
            <w:bCs/>
            <w:color w:val="0D0D0D" w:themeColor="text1" w:themeTint="F2"/>
            <w:sz w:val="22"/>
            <w:rPrChange w:id="1664" w:author="tao huang" w:date="2017-09-17T12:05:00Z">
              <w:rPr>
                <w:rFonts w:cs="Times New Roman"/>
                <w:bCs/>
                <w:color w:val="000000" w:themeColor="text1"/>
                <w:szCs w:val="24"/>
              </w:rPr>
            </w:rPrChange>
          </w:rPr>
          <w:t xml:space="preserve"> </w:t>
        </w:r>
      </w:ins>
      <w:del w:id="1665" w:author="Soopramanien, Didier" w:date="2017-09-06T21:19:00Z">
        <w:r w:rsidR="001C357A" w:rsidRPr="00A60A57" w:rsidDel="001D47FE">
          <w:rPr>
            <w:rFonts w:cs="Times New Roman"/>
            <w:bCs/>
            <w:color w:val="0D0D0D" w:themeColor="text1" w:themeTint="F2"/>
            <w:sz w:val="22"/>
            <w:rPrChange w:id="1666" w:author="tao huang" w:date="2017-09-17T12:05:00Z">
              <w:rPr>
                <w:rFonts w:cs="Times New Roman"/>
                <w:bCs/>
                <w:color w:val="000000" w:themeColor="text1"/>
                <w:szCs w:val="24"/>
              </w:rPr>
            </w:rPrChange>
          </w:rPr>
          <w:delText xml:space="preserve"> and</w:delText>
        </w:r>
      </w:del>
      <w:del w:id="1667" w:author="Soopramanien, Didier" w:date="2017-09-06T21:20:00Z">
        <w:r w:rsidR="001C357A" w:rsidRPr="00A60A57" w:rsidDel="001D47FE">
          <w:rPr>
            <w:rFonts w:cs="Times New Roman"/>
            <w:bCs/>
            <w:color w:val="0D0D0D" w:themeColor="text1" w:themeTint="F2"/>
            <w:sz w:val="22"/>
            <w:rPrChange w:id="1668" w:author="tao huang" w:date="2017-09-17T12:05:00Z">
              <w:rPr>
                <w:rFonts w:cs="Times New Roman"/>
                <w:bCs/>
                <w:color w:val="000000" w:themeColor="text1"/>
                <w:szCs w:val="24"/>
              </w:rPr>
            </w:rPrChange>
          </w:rPr>
          <w:delText xml:space="preserve"> </w:delText>
        </w:r>
      </w:del>
      <w:r w:rsidR="001C357A" w:rsidRPr="00A60A57">
        <w:rPr>
          <w:rFonts w:cs="Times New Roman"/>
          <w:bCs/>
          <w:color w:val="0D0D0D" w:themeColor="text1" w:themeTint="F2"/>
          <w:sz w:val="22"/>
          <w:rPrChange w:id="1669" w:author="tao huang" w:date="2017-09-17T12:05:00Z">
            <w:rPr>
              <w:rFonts w:cs="Times New Roman"/>
              <w:bCs/>
              <w:color w:val="000000" w:themeColor="text1"/>
              <w:szCs w:val="24"/>
            </w:rPr>
          </w:rPrChange>
        </w:rPr>
        <w:t>when they try to seek variet</w:t>
      </w:r>
      <w:ins w:id="1670" w:author="Soopramanien, Didier" w:date="2017-09-06T21:19:00Z">
        <w:r w:rsidRPr="00A60A57">
          <w:rPr>
            <w:rFonts w:cs="Times New Roman"/>
            <w:bCs/>
            <w:color w:val="0D0D0D" w:themeColor="text1" w:themeTint="F2"/>
            <w:sz w:val="22"/>
            <w:rPrChange w:id="1671" w:author="tao huang" w:date="2017-09-17T12:05:00Z">
              <w:rPr>
                <w:rFonts w:cs="Times New Roman"/>
                <w:bCs/>
                <w:color w:val="000000" w:themeColor="text1"/>
                <w:szCs w:val="24"/>
              </w:rPr>
            </w:rPrChange>
          </w:rPr>
          <w:t>y</w:t>
        </w:r>
      </w:ins>
      <w:del w:id="1672" w:author="Soopramanien, Didier" w:date="2017-09-06T21:19:00Z">
        <w:r w:rsidR="001C357A" w:rsidRPr="00A60A57" w:rsidDel="001D47FE">
          <w:rPr>
            <w:rFonts w:cs="Times New Roman"/>
            <w:bCs/>
            <w:color w:val="0D0D0D" w:themeColor="text1" w:themeTint="F2"/>
            <w:sz w:val="22"/>
            <w:rPrChange w:id="1673" w:author="tao huang" w:date="2017-09-17T12:05:00Z">
              <w:rPr>
                <w:rFonts w:cs="Times New Roman"/>
                <w:bCs/>
                <w:color w:val="000000" w:themeColor="text1"/>
                <w:szCs w:val="24"/>
              </w:rPr>
            </w:rPrChange>
          </w:rPr>
          <w:delText>ies</w:delText>
        </w:r>
      </w:del>
      <w:del w:id="1674" w:author="Soopramanien, Didier" w:date="2017-09-06T21:20:00Z">
        <w:r w:rsidR="001C357A" w:rsidRPr="00A60A57" w:rsidDel="001D47FE">
          <w:rPr>
            <w:rFonts w:cs="Times New Roman"/>
            <w:bCs/>
            <w:color w:val="0D0D0D" w:themeColor="text1" w:themeTint="F2"/>
            <w:sz w:val="22"/>
            <w:rPrChange w:id="1675" w:author="tao huang" w:date="2017-09-17T12:05:00Z">
              <w:rPr>
                <w:rFonts w:cs="Times New Roman"/>
                <w:bCs/>
                <w:color w:val="000000" w:themeColor="text1"/>
                <w:szCs w:val="24"/>
              </w:rPr>
            </w:rPrChange>
          </w:rPr>
          <w:delText>,</w:delText>
        </w:r>
      </w:del>
      <w:r w:rsidR="001C357A" w:rsidRPr="00A60A57">
        <w:rPr>
          <w:rFonts w:cs="Times New Roman"/>
          <w:bCs/>
          <w:color w:val="0D0D0D" w:themeColor="text1" w:themeTint="F2"/>
          <w:sz w:val="22"/>
          <w:rPrChange w:id="1676" w:author="tao huang" w:date="2017-09-17T12:05:00Z">
            <w:rPr>
              <w:rFonts w:cs="Times New Roman"/>
              <w:bCs/>
              <w:color w:val="000000" w:themeColor="text1"/>
              <w:szCs w:val="24"/>
            </w:rPr>
          </w:rPrChange>
        </w:rPr>
        <w:t xml:space="preserve"> </w:t>
      </w:r>
      <w:ins w:id="1677" w:author="Soopramanien, Didier" w:date="2017-09-06T21:20:00Z">
        <w:r w:rsidRPr="00A60A57">
          <w:rPr>
            <w:rFonts w:cs="Times New Roman"/>
            <w:bCs/>
            <w:color w:val="0D0D0D" w:themeColor="text1" w:themeTint="F2"/>
            <w:sz w:val="22"/>
            <w:rPrChange w:id="1678" w:author="tao huang" w:date="2017-09-17T12:05:00Z">
              <w:rPr>
                <w:rFonts w:cs="Times New Roman"/>
                <w:bCs/>
                <w:color w:val="000000" w:themeColor="text1"/>
                <w:szCs w:val="24"/>
              </w:rPr>
            </w:rPrChange>
          </w:rPr>
          <w:t>or</w:t>
        </w:r>
      </w:ins>
      <w:del w:id="1679" w:author="Soopramanien, Didier" w:date="2017-09-06T21:20:00Z">
        <w:r w:rsidR="001C357A" w:rsidRPr="00A60A57" w:rsidDel="001D47FE">
          <w:rPr>
            <w:rFonts w:cs="Times New Roman"/>
            <w:bCs/>
            <w:color w:val="0D0D0D" w:themeColor="text1" w:themeTint="F2"/>
            <w:sz w:val="22"/>
            <w:rPrChange w:id="1680" w:author="tao huang" w:date="2017-09-17T12:05:00Z">
              <w:rPr>
                <w:rFonts w:cs="Times New Roman"/>
                <w:bCs/>
                <w:color w:val="000000" w:themeColor="text1"/>
                <w:szCs w:val="24"/>
              </w:rPr>
            </w:rPrChange>
          </w:rPr>
          <w:delText>and</w:delText>
        </w:r>
      </w:del>
      <w:r w:rsidR="001C357A" w:rsidRPr="00A60A57">
        <w:rPr>
          <w:rFonts w:cs="Times New Roman"/>
          <w:bCs/>
          <w:color w:val="0D0D0D" w:themeColor="text1" w:themeTint="F2"/>
          <w:sz w:val="22"/>
          <w:rPrChange w:id="1681" w:author="tao huang" w:date="2017-09-17T12:05:00Z">
            <w:rPr>
              <w:rFonts w:cs="Times New Roman"/>
              <w:bCs/>
              <w:color w:val="000000" w:themeColor="text1"/>
              <w:szCs w:val="24"/>
            </w:rPr>
          </w:rPrChange>
        </w:rPr>
        <w:t xml:space="preserve"> they may also change their preference</w:t>
      </w:r>
      <w:ins w:id="1682" w:author="Soopramanien, Didier" w:date="2017-09-06T21:20:00Z">
        <w:r w:rsidRPr="00A60A57">
          <w:rPr>
            <w:rFonts w:cs="Times New Roman"/>
            <w:bCs/>
            <w:color w:val="0D0D0D" w:themeColor="text1" w:themeTint="F2"/>
            <w:sz w:val="22"/>
            <w:rPrChange w:id="1683" w:author="tao huang" w:date="2017-09-17T12:05:00Z">
              <w:rPr>
                <w:rFonts w:cs="Times New Roman"/>
                <w:bCs/>
                <w:color w:val="000000" w:themeColor="text1"/>
                <w:szCs w:val="24"/>
              </w:rPr>
            </w:rPrChange>
          </w:rPr>
          <w:t>s</w:t>
        </w:r>
      </w:ins>
      <w:r w:rsidR="001C357A" w:rsidRPr="00A60A57">
        <w:rPr>
          <w:rFonts w:cs="Times New Roman"/>
          <w:bCs/>
          <w:color w:val="0D0D0D" w:themeColor="text1" w:themeTint="F2"/>
          <w:sz w:val="22"/>
          <w:rPrChange w:id="1684" w:author="tao huang" w:date="2017-09-17T12:05:00Z">
            <w:rPr>
              <w:rFonts w:cs="Times New Roman"/>
              <w:bCs/>
              <w:color w:val="000000" w:themeColor="text1"/>
              <w:szCs w:val="24"/>
            </w:rPr>
          </w:rPrChange>
        </w:rPr>
        <w:t xml:space="preserve"> when they reach a different social status or decide to adopt a different lifestyle </w:t>
      </w:r>
      <w:r w:rsidR="001C357A" w:rsidRPr="00A60A57">
        <w:rPr>
          <w:rFonts w:cs="Times New Roman"/>
          <w:bCs/>
          <w:color w:val="0D0D0D" w:themeColor="text1" w:themeTint="F2"/>
          <w:sz w:val="22"/>
          <w:rPrChange w:id="1685" w:author="tao huang" w:date="2017-09-17T12:05:00Z">
            <w:rPr>
              <w:rFonts w:cs="Times New Roman"/>
              <w:bCs/>
              <w:color w:val="000000" w:themeColor="text1"/>
              <w:szCs w:val="24"/>
            </w:rPr>
          </w:rPrChange>
        </w:rPr>
        <w:fldChar w:fldCharType="begin"/>
      </w:r>
      <w:r w:rsidR="00F75C33">
        <w:rPr>
          <w:rFonts w:cs="Times New Roman"/>
          <w:bCs/>
          <w:color w:val="0D0D0D" w:themeColor="text1" w:themeTint="F2"/>
          <w:sz w:val="22"/>
        </w:rPr>
        <w:instrText xml:space="preserve"> ADDIN EN.CITE &lt;EndNote&gt;&lt;Cite&gt;&lt;Author&gt;Meeran&lt;/Author&gt;&lt;Year&gt;2017&lt;/Year&gt;&lt;RecNum&gt;2&lt;/RecNum&gt;&lt;DisplayText&gt;(Meeran et al., 2017)&lt;/DisplayText&gt;&lt;record&gt;&lt;rec-number&gt;2&lt;/rec-number&gt;&lt;foreign-keys&gt;&lt;key app="EN" db-id="w5vs0vpeqrfx2hersx5v5pta590txaffpfre" timestamp="1498229548"&gt;2&lt;/key&gt;&lt;/foreign-keys&gt;&lt;ref-type name="Journal Article"&gt;17&lt;/ref-type&gt;&lt;contributors&gt;&lt;authors&gt;&lt;author&gt;Meeran, Sheik&lt;/author&gt;&lt;author&gt;Jahanbin, Semco&lt;/author&gt;&lt;author&gt;Goodwin, Paul&lt;/author&gt;&lt;author&gt;Quariguasi Frota Neto, Joao&lt;/author&gt;&lt;/authors&gt;&lt;/contributors&gt;&lt;titles&gt;&lt;title&gt;When do changes in consumer preferences make forecasts from choice-based conjoint models unreliable?&lt;/title&gt;&lt;secondary-title&gt;European Journal of Operational Research&lt;/secondary-title&gt;&lt;/titles&gt;&lt;periodical&gt;&lt;full-title&gt;European Journal of Operational Research&lt;/full-title&gt;&lt;/periodical&gt;&lt;pages&gt;512-524&lt;/pages&gt;&lt;volume&gt;258&lt;/volume&gt;&lt;number&gt;2&lt;/number&gt;&lt;keywords&gt;&lt;keyword&gt;Forecasting&lt;/keyword&gt;&lt;keyword&gt;New product forecasting&lt;/keyword&gt;&lt;keyword&gt;Choice based conjoint&lt;/keyword&gt;&lt;keyword&gt;Attribute coefficient change&lt;/keyword&gt;&lt;keyword&gt;Longitudinal study&lt;/keyword&gt;&lt;/keywords&gt;&lt;dates&gt;&lt;year&gt;2017&lt;/year&gt;&lt;pub-dates&gt;&lt;date&gt;4/16/&lt;/date&gt;&lt;/pub-dates&gt;&lt;/dates&gt;&lt;isbn&gt;0377-2217&lt;/isbn&gt;&lt;urls&gt;&lt;related-urls&gt;&lt;url&gt;http://www.sciencedirect.com/science/article/pii/S0377221716306865&lt;/url&gt;&lt;/related-urls&gt;&lt;/urls&gt;&lt;custom4&gt;highlight the impact of change in customers&amp;apos; preference to product attribute on forecasting accuracy, for choice-based conjoint analysis model&lt;/custom4&gt;&lt;electronic-resource-num&gt;https://doi.org/10.1016/j.ejor.2016.08.047&lt;/electronic-resource-num&gt;&lt;research-notes&gt;ref&lt;/research-notes&gt;&lt;/record&gt;&lt;/Cite&gt;&lt;/EndNote&gt;</w:instrText>
      </w:r>
      <w:r w:rsidR="001C357A" w:rsidRPr="00A60A57">
        <w:rPr>
          <w:rFonts w:cs="Times New Roman"/>
          <w:bCs/>
          <w:color w:val="0D0D0D" w:themeColor="text1" w:themeTint="F2"/>
          <w:sz w:val="22"/>
          <w:rPrChange w:id="1686" w:author="tao huang" w:date="2017-09-17T12:05:00Z">
            <w:rPr>
              <w:rFonts w:cs="Times New Roman"/>
              <w:bCs/>
              <w:color w:val="000000" w:themeColor="text1"/>
              <w:szCs w:val="24"/>
            </w:rPr>
          </w:rPrChange>
        </w:rPr>
        <w:fldChar w:fldCharType="separate"/>
      </w:r>
      <w:r w:rsidR="00F75C33">
        <w:rPr>
          <w:rFonts w:cs="Times New Roman"/>
          <w:bCs/>
          <w:noProof/>
          <w:color w:val="0D0D0D" w:themeColor="text1" w:themeTint="F2"/>
          <w:sz w:val="22"/>
        </w:rPr>
        <w:t>(</w:t>
      </w:r>
      <w:hyperlink w:anchor="_ENREF_50" w:tooltip="Meeran, 2017 #2" w:history="1">
        <w:r w:rsidR="00F75C33">
          <w:rPr>
            <w:rFonts w:cs="Times New Roman"/>
            <w:bCs/>
            <w:noProof/>
            <w:color w:val="0D0D0D" w:themeColor="text1" w:themeTint="F2"/>
            <w:sz w:val="22"/>
          </w:rPr>
          <w:t>Meeran et al., 2017</w:t>
        </w:r>
      </w:hyperlink>
      <w:r w:rsidR="00F75C33">
        <w:rPr>
          <w:rFonts w:cs="Times New Roman"/>
          <w:bCs/>
          <w:noProof/>
          <w:color w:val="0D0D0D" w:themeColor="text1" w:themeTint="F2"/>
          <w:sz w:val="22"/>
        </w:rPr>
        <w:t>)</w:t>
      </w:r>
      <w:r w:rsidR="001C357A" w:rsidRPr="00A60A57">
        <w:rPr>
          <w:rFonts w:cs="Times New Roman"/>
          <w:bCs/>
          <w:color w:val="0D0D0D" w:themeColor="text1" w:themeTint="F2"/>
          <w:sz w:val="22"/>
          <w:rPrChange w:id="1687" w:author="tao huang" w:date="2017-09-17T12:05:00Z">
            <w:rPr>
              <w:rFonts w:cs="Times New Roman"/>
              <w:bCs/>
              <w:color w:val="000000" w:themeColor="text1"/>
              <w:szCs w:val="24"/>
            </w:rPr>
          </w:rPrChange>
        </w:rPr>
        <w:fldChar w:fldCharType="end"/>
      </w:r>
      <w:r w:rsidR="001C357A" w:rsidRPr="00A60A57">
        <w:rPr>
          <w:rFonts w:cs="Times New Roman"/>
          <w:bCs/>
          <w:color w:val="0D0D0D" w:themeColor="text1" w:themeTint="F2"/>
          <w:sz w:val="22"/>
          <w:rPrChange w:id="1688" w:author="tao huang" w:date="2017-09-17T12:05:00Z">
            <w:rPr>
              <w:rFonts w:cs="Times New Roman"/>
              <w:bCs/>
              <w:color w:val="000000" w:themeColor="text1"/>
              <w:szCs w:val="24"/>
            </w:rPr>
          </w:rPrChange>
        </w:rPr>
        <w:t>. Research at the store level also find</w:t>
      </w:r>
      <w:ins w:id="1689" w:author="Soopramanien, Didier" w:date="2017-09-06T21:21:00Z">
        <w:r w:rsidRPr="00A60A57">
          <w:rPr>
            <w:rFonts w:cs="Times New Roman"/>
            <w:bCs/>
            <w:color w:val="0D0D0D" w:themeColor="text1" w:themeTint="F2"/>
            <w:sz w:val="22"/>
            <w:rPrChange w:id="1690" w:author="tao huang" w:date="2017-09-17T12:05:00Z">
              <w:rPr>
                <w:rFonts w:cs="Times New Roman"/>
                <w:bCs/>
                <w:color w:val="000000" w:themeColor="text1"/>
                <w:szCs w:val="24"/>
              </w:rPr>
            </w:rPrChange>
          </w:rPr>
          <w:t>s</w:t>
        </w:r>
      </w:ins>
      <w:r w:rsidR="001C357A" w:rsidRPr="00A60A57">
        <w:rPr>
          <w:rFonts w:cs="Times New Roman"/>
          <w:bCs/>
          <w:color w:val="0D0D0D" w:themeColor="text1" w:themeTint="F2"/>
          <w:sz w:val="22"/>
          <w:rPrChange w:id="1691" w:author="tao huang" w:date="2017-09-17T12:05:00Z">
            <w:rPr>
              <w:rFonts w:cs="Times New Roman"/>
              <w:bCs/>
              <w:color w:val="000000" w:themeColor="text1"/>
              <w:szCs w:val="24"/>
            </w:rPr>
          </w:rPrChange>
        </w:rPr>
        <w:t xml:space="preserve"> that</w:t>
      </w:r>
      <w:ins w:id="1692" w:author="Soopramanien, Didier" w:date="2017-09-06T21:21:00Z">
        <w:r w:rsidRPr="00A60A57">
          <w:rPr>
            <w:rFonts w:cs="Times New Roman"/>
            <w:bCs/>
            <w:color w:val="0D0D0D" w:themeColor="text1" w:themeTint="F2"/>
            <w:sz w:val="22"/>
            <w:rPrChange w:id="1693" w:author="tao huang" w:date="2017-09-17T12:05:00Z">
              <w:rPr>
                <w:rFonts w:cs="Times New Roman"/>
                <w:bCs/>
                <w:color w:val="000000" w:themeColor="text1"/>
                <w:szCs w:val="24"/>
              </w:rPr>
            </w:rPrChange>
          </w:rPr>
          <w:t xml:space="preserve"> the</w:t>
        </w:r>
      </w:ins>
      <w:r w:rsidR="001C357A" w:rsidRPr="00A60A57">
        <w:rPr>
          <w:rFonts w:cs="Times New Roman"/>
          <w:bCs/>
          <w:color w:val="0D0D0D" w:themeColor="text1" w:themeTint="F2"/>
          <w:sz w:val="22"/>
          <w:rPrChange w:id="1694" w:author="tao huang" w:date="2017-09-17T12:05:00Z">
            <w:rPr>
              <w:rFonts w:cs="Times New Roman"/>
              <w:bCs/>
              <w:color w:val="000000" w:themeColor="text1"/>
              <w:szCs w:val="24"/>
            </w:rPr>
          </w:rPrChange>
        </w:rPr>
        <w:t xml:space="preserve"> </w:t>
      </w:r>
      <w:r w:rsidR="001C357A" w:rsidRPr="00A60A57">
        <w:rPr>
          <w:rFonts w:cs="Times New Roman"/>
          <w:color w:val="0D0D0D" w:themeColor="text1" w:themeTint="F2"/>
          <w:sz w:val="22"/>
          <w:rPrChange w:id="1695" w:author="tao huang" w:date="2017-09-17T12:05:00Z">
            <w:rPr>
              <w:rFonts w:cs="Times New Roman"/>
              <w:color w:val="000000" w:themeColor="text1"/>
              <w:szCs w:val="24"/>
            </w:rPr>
          </w:rPrChange>
        </w:rPr>
        <w:t>introduction</w:t>
      </w:r>
      <w:del w:id="1696" w:author="Soopramanien, Didier" w:date="2017-09-06T21:21:00Z">
        <w:r w:rsidR="001C357A" w:rsidRPr="00A60A57" w:rsidDel="001D47FE">
          <w:rPr>
            <w:rFonts w:cs="Times New Roman"/>
            <w:color w:val="0D0D0D" w:themeColor="text1" w:themeTint="F2"/>
            <w:sz w:val="22"/>
            <w:rPrChange w:id="1697" w:author="tao huang" w:date="2017-09-17T12:05:00Z">
              <w:rPr>
                <w:rFonts w:cs="Times New Roman"/>
                <w:color w:val="000000" w:themeColor="text1"/>
                <w:szCs w:val="24"/>
              </w:rPr>
            </w:rPrChange>
          </w:rPr>
          <w:delText>s</w:delText>
        </w:r>
      </w:del>
      <w:r w:rsidR="001C357A" w:rsidRPr="00A60A57">
        <w:rPr>
          <w:rFonts w:cs="Times New Roman"/>
          <w:color w:val="0D0D0D" w:themeColor="text1" w:themeTint="F2"/>
          <w:sz w:val="22"/>
          <w:rPrChange w:id="1698" w:author="tao huang" w:date="2017-09-17T12:05:00Z">
            <w:rPr>
              <w:rFonts w:cs="Times New Roman"/>
              <w:color w:val="000000" w:themeColor="text1"/>
              <w:szCs w:val="24"/>
            </w:rPr>
          </w:rPrChange>
        </w:rPr>
        <w:t xml:space="preserve"> of new </w:t>
      </w:r>
      <w:ins w:id="1699" w:author="Soopramanien, Didier" w:date="2017-09-06T21:21:00Z">
        <w:r w:rsidRPr="00A60A57">
          <w:rPr>
            <w:rFonts w:cs="Times New Roman"/>
            <w:color w:val="0D0D0D" w:themeColor="text1" w:themeTint="F2"/>
            <w:sz w:val="22"/>
            <w:rPrChange w:id="1700" w:author="tao huang" w:date="2017-09-17T12:05:00Z">
              <w:rPr>
                <w:rFonts w:cs="Times New Roman"/>
                <w:color w:val="000000" w:themeColor="text1"/>
                <w:szCs w:val="24"/>
              </w:rPr>
            </w:rPrChange>
          </w:rPr>
          <w:t>brands in a product category</w:t>
        </w:r>
      </w:ins>
      <w:del w:id="1701" w:author="Soopramanien, Didier" w:date="2017-09-06T21:21:00Z">
        <w:r w:rsidR="001C357A" w:rsidRPr="00A60A57" w:rsidDel="001D47FE">
          <w:rPr>
            <w:rFonts w:cs="Times New Roman"/>
            <w:color w:val="0D0D0D" w:themeColor="text1" w:themeTint="F2"/>
            <w:sz w:val="22"/>
            <w:rPrChange w:id="1702" w:author="tao huang" w:date="2017-09-17T12:05:00Z">
              <w:rPr>
                <w:rFonts w:cs="Times New Roman"/>
                <w:color w:val="000000" w:themeColor="text1"/>
                <w:szCs w:val="24"/>
              </w:rPr>
            </w:rPrChange>
          </w:rPr>
          <w:delText>products</w:delText>
        </w:r>
      </w:del>
      <w:r w:rsidR="001C357A" w:rsidRPr="00A60A57">
        <w:rPr>
          <w:rFonts w:cs="Times New Roman"/>
          <w:color w:val="0D0D0D" w:themeColor="text1" w:themeTint="F2"/>
          <w:sz w:val="22"/>
          <w:rPrChange w:id="1703" w:author="tao huang" w:date="2017-09-17T12:05:00Z">
            <w:rPr>
              <w:rFonts w:cs="Times New Roman"/>
              <w:color w:val="000000" w:themeColor="text1"/>
              <w:szCs w:val="24"/>
            </w:rPr>
          </w:rPrChange>
        </w:rPr>
        <w:t xml:space="preserve"> (e.g., the store-owned brand) decrease</w:t>
      </w:r>
      <w:ins w:id="1704" w:author="Soopramanien, Didier" w:date="2017-09-06T21:21:00Z">
        <w:r w:rsidRPr="00A60A57">
          <w:rPr>
            <w:rFonts w:cs="Times New Roman"/>
            <w:color w:val="0D0D0D" w:themeColor="text1" w:themeTint="F2"/>
            <w:sz w:val="22"/>
            <w:rPrChange w:id="1705" w:author="tao huang" w:date="2017-09-17T12:05:00Z">
              <w:rPr>
                <w:rFonts w:cs="Times New Roman"/>
                <w:color w:val="000000" w:themeColor="text1"/>
                <w:szCs w:val="24"/>
              </w:rPr>
            </w:rPrChange>
          </w:rPr>
          <w:t>s the</w:t>
        </w:r>
      </w:ins>
      <w:r w:rsidR="001C357A" w:rsidRPr="00A60A57">
        <w:rPr>
          <w:rFonts w:cs="Times New Roman"/>
          <w:color w:val="0D0D0D" w:themeColor="text1" w:themeTint="F2"/>
          <w:sz w:val="22"/>
          <w:rPrChange w:id="1706" w:author="tao huang" w:date="2017-09-17T12:05:00Z">
            <w:rPr>
              <w:rFonts w:cs="Times New Roman"/>
              <w:color w:val="000000" w:themeColor="text1"/>
              <w:szCs w:val="24"/>
            </w:rPr>
          </w:rPrChange>
        </w:rPr>
        <w:t xml:space="preserve"> promotional elasticities of premium national brands and increase promotional elasticities of the second tier national brands </w:t>
      </w:r>
      <w:r w:rsidR="001C357A" w:rsidRPr="00A60A57">
        <w:rPr>
          <w:rFonts w:cs="Times New Roman"/>
          <w:color w:val="0D0D0D" w:themeColor="text1" w:themeTint="F2"/>
          <w:sz w:val="22"/>
          <w:rPrChange w:id="1707" w:author="tao huang" w:date="2017-09-17T12:05:00Z">
            <w:rPr>
              <w:rFonts w:cs="Times New Roman"/>
              <w:color w:val="000000" w:themeColor="text1"/>
              <w:szCs w:val="24"/>
            </w:rPr>
          </w:rPrChange>
        </w:rPr>
        <w:fldChar w:fldCharType="begin"/>
      </w:r>
      <w:r w:rsidR="006016F1">
        <w:rPr>
          <w:rFonts w:cs="Times New Roman"/>
          <w:color w:val="0D0D0D" w:themeColor="text1" w:themeTint="F2"/>
          <w:sz w:val="22"/>
        </w:rPr>
        <w:instrText xml:space="preserve"> ADDIN EN.CITE &lt;EndNote&gt;&lt;Cite&gt;&lt;Author&gt;Nijs&lt;/Author&gt;&lt;Year&gt;2001&lt;/Year&gt;&lt;RecNum&gt;45&lt;/RecNum&gt;&lt;DisplayText&gt;(Nijs, Dekimpe, Steenkamps, &amp;amp; Hanssens, 2001; Van Heerde, Srinivasan, &amp;amp; Dekimpe, 2008)&lt;/DisplayText&gt;&lt;record&gt;&lt;rec-number&gt;45&lt;/rec-number&gt;&lt;foreign-keys&gt;&lt;key app="EN" db-id="fwzpfdt205x9v6eprsvv25dpxftedxv0z0a9" timestamp="0"&gt;45&lt;/key&gt;&lt;/foreign-keys&gt;&lt;ref-type name="Journal Article"&gt;17&lt;/ref-type&gt;&lt;contributors&gt;&lt;authors&gt;&lt;author&gt;Vincent R. Nijs&lt;/author&gt;&lt;author&gt;Marnik G. Dekimpe&lt;/author&gt;&lt;author&gt;Jan-Benedict E.M. Steenkamps&lt;/author&gt;&lt;author&gt;Dominique M. Hanssens&lt;/author&gt;&lt;/authors&gt;&lt;/contributors&gt;&lt;titles&gt;&lt;title&gt;The Category-Demand Effects of Price Promotions&lt;/title&gt;&lt;secondary-title&gt;Marketing Science&lt;/secondary-title&gt;&lt;/titles&gt;&lt;periodical&gt;&lt;full-title&gt;Marketing Science&lt;/full-title&gt;&lt;/periodical&gt;&lt;pages&gt;1-22&lt;/pages&gt;&lt;volume&gt;20&lt;/volume&gt;&lt;number&gt;1&lt;/number&gt;&lt;dates&gt;&lt;year&gt;2001&lt;/year&gt;&lt;/dates&gt;&lt;urls&gt;&lt;/urls&gt;&lt;/record&gt;&lt;/Cite&gt;&lt;Cite&gt;&lt;Author&gt;Van Heerde&lt;/Author&gt;&lt;Year&gt;2008&lt;/Year&gt;&lt;RecNum&gt;640&lt;/RecNum&gt;&lt;record&gt;&lt;rec-number&gt;640&lt;/rec-number&gt;&lt;foreign-keys&gt;&lt;key app="EN" db-id="fwzpfdt205x9v6eprsvv25dpxftedxv0z0a9" timestamp="0"&gt;640&lt;/key&gt;&lt;/foreign-keys&gt;&lt;ref-type name="Journal Article"&gt;17&lt;/ref-type&gt;&lt;contributors&gt;&lt;authors&gt;&lt;author&gt;Van Heerde, Harald.J.&lt;/author&gt;&lt;author&gt;Srinivasan, S&lt;/author&gt;&lt;author&gt;Dekimpe, M.G.&lt;/author&gt;&lt;/authors&gt;&lt;/contributors&gt;&lt;titles&gt;&lt;title&gt;Decomposing the Demand for a Pioneering Innovation&lt;/title&gt;&lt;secondary-title&gt;Working paer, University of Waikato, Department of Marketing&lt;/secondary-title&gt;&lt;/titles&gt;&lt;dates&gt;&lt;year&gt;2008&lt;/year&gt;&lt;/dates&gt;&lt;urls&gt;&lt;/urls&gt;&lt;/record&gt;&lt;/Cite&gt;&lt;/EndNote&gt;</w:instrText>
      </w:r>
      <w:r w:rsidR="001C357A" w:rsidRPr="00A60A57">
        <w:rPr>
          <w:rFonts w:cs="Times New Roman"/>
          <w:color w:val="0D0D0D" w:themeColor="text1" w:themeTint="F2"/>
          <w:sz w:val="22"/>
          <w:rPrChange w:id="1708" w:author="tao huang" w:date="2017-09-17T12:05:00Z">
            <w:rPr>
              <w:rFonts w:cs="Times New Roman"/>
              <w:color w:val="000000" w:themeColor="text1"/>
              <w:szCs w:val="24"/>
            </w:rPr>
          </w:rPrChange>
        </w:rPr>
        <w:fldChar w:fldCharType="separate"/>
      </w:r>
      <w:r w:rsidR="006016F1">
        <w:rPr>
          <w:rFonts w:cs="Times New Roman"/>
          <w:noProof/>
          <w:color w:val="0D0D0D" w:themeColor="text1" w:themeTint="F2"/>
          <w:sz w:val="22"/>
        </w:rPr>
        <w:t>(</w:t>
      </w:r>
      <w:hyperlink w:anchor="_ENREF_57" w:tooltip="Nijs, 2001 #45" w:history="1">
        <w:r w:rsidR="00F75C33">
          <w:rPr>
            <w:rFonts w:cs="Times New Roman"/>
            <w:noProof/>
            <w:color w:val="0D0D0D" w:themeColor="text1" w:themeTint="F2"/>
            <w:sz w:val="22"/>
          </w:rPr>
          <w:t>Nijs, Dekimpe, Steenkamps, &amp; Hanssens, 2001</w:t>
        </w:r>
      </w:hyperlink>
      <w:r w:rsidR="006016F1">
        <w:rPr>
          <w:rFonts w:cs="Times New Roman"/>
          <w:noProof/>
          <w:color w:val="0D0D0D" w:themeColor="text1" w:themeTint="F2"/>
          <w:sz w:val="22"/>
        </w:rPr>
        <w:t xml:space="preserve">; </w:t>
      </w:r>
      <w:hyperlink w:anchor="_ENREF_73" w:tooltip="Van Heerde, 2008 #640" w:history="1">
        <w:r w:rsidR="00F75C33">
          <w:rPr>
            <w:rFonts w:cs="Times New Roman"/>
            <w:noProof/>
            <w:color w:val="0D0D0D" w:themeColor="text1" w:themeTint="F2"/>
            <w:sz w:val="22"/>
          </w:rPr>
          <w:t>Van Heerde, Srinivasan, &amp; Dekimpe, 2008</w:t>
        </w:r>
      </w:hyperlink>
      <w:r w:rsidR="006016F1">
        <w:rPr>
          <w:rFonts w:cs="Times New Roman"/>
          <w:noProof/>
          <w:color w:val="0D0D0D" w:themeColor="text1" w:themeTint="F2"/>
          <w:sz w:val="22"/>
        </w:rPr>
        <w:t>)</w:t>
      </w:r>
      <w:r w:rsidR="001C357A" w:rsidRPr="00A60A57">
        <w:rPr>
          <w:rFonts w:cs="Times New Roman"/>
          <w:color w:val="0D0D0D" w:themeColor="text1" w:themeTint="F2"/>
          <w:sz w:val="22"/>
          <w:rPrChange w:id="1709" w:author="tao huang" w:date="2017-09-17T12:05:00Z">
            <w:rPr>
              <w:rFonts w:cs="Times New Roman"/>
              <w:color w:val="000000" w:themeColor="text1"/>
              <w:szCs w:val="24"/>
            </w:rPr>
          </w:rPrChange>
        </w:rPr>
        <w:fldChar w:fldCharType="end"/>
      </w:r>
      <w:r w:rsidR="001C357A" w:rsidRPr="00A60A57">
        <w:rPr>
          <w:rFonts w:cs="Times New Roman"/>
          <w:color w:val="0D0D0D" w:themeColor="text1" w:themeTint="F2"/>
          <w:sz w:val="22"/>
          <w:rPrChange w:id="1710" w:author="tao huang" w:date="2017-09-17T12:05:00Z">
            <w:rPr>
              <w:rFonts w:cs="Times New Roman"/>
              <w:color w:val="000000" w:themeColor="text1"/>
              <w:szCs w:val="24"/>
            </w:rPr>
          </w:rPrChange>
        </w:rPr>
        <w:t xml:space="preserve">. </w:t>
      </w:r>
      <w:r w:rsidR="001B445D" w:rsidRPr="00A60A57">
        <w:rPr>
          <w:rFonts w:cs="Times New Roman"/>
          <w:color w:val="0D0D0D" w:themeColor="text1" w:themeTint="F2"/>
          <w:sz w:val="22"/>
          <w:rPrChange w:id="1711" w:author="tao huang" w:date="2017-09-17T12:05:00Z">
            <w:rPr>
              <w:rFonts w:cs="Times New Roman"/>
              <w:color w:val="000000" w:themeColor="text1"/>
              <w:szCs w:val="24"/>
            </w:rPr>
          </w:rPrChange>
        </w:rPr>
        <w:t>Lastly, t</w:t>
      </w:r>
      <w:r w:rsidR="005A023C" w:rsidRPr="00A60A57">
        <w:rPr>
          <w:rFonts w:cs="Times New Roman"/>
          <w:bCs/>
          <w:color w:val="0D0D0D" w:themeColor="text1" w:themeTint="F2"/>
          <w:sz w:val="22"/>
          <w:rPrChange w:id="1712" w:author="tao huang" w:date="2017-09-17T12:05:00Z">
            <w:rPr>
              <w:rFonts w:cs="Times New Roman"/>
              <w:bCs/>
              <w:color w:val="000000" w:themeColor="text1"/>
            </w:rPr>
          </w:rPrChange>
        </w:rPr>
        <w:t xml:space="preserve">he </w:t>
      </w:r>
      <w:r w:rsidR="00536227" w:rsidRPr="00A60A57">
        <w:rPr>
          <w:rFonts w:cs="Times New Roman"/>
          <w:bCs/>
          <w:color w:val="0D0D0D" w:themeColor="text1" w:themeTint="F2"/>
          <w:sz w:val="22"/>
          <w:rPrChange w:id="1713" w:author="tao huang" w:date="2017-09-17T12:05:00Z">
            <w:rPr>
              <w:rFonts w:cs="Times New Roman"/>
              <w:bCs/>
              <w:color w:val="000000" w:themeColor="text1"/>
            </w:rPr>
          </w:rPrChange>
        </w:rPr>
        <w:t>effect</w:t>
      </w:r>
      <w:r w:rsidR="005A023C" w:rsidRPr="00A60A57">
        <w:rPr>
          <w:rFonts w:cs="Times New Roman"/>
          <w:bCs/>
          <w:color w:val="0D0D0D" w:themeColor="text1" w:themeTint="F2"/>
          <w:sz w:val="22"/>
          <w:rPrChange w:id="1714" w:author="tao huang" w:date="2017-09-17T12:05:00Z">
            <w:rPr>
              <w:rFonts w:cs="Times New Roman"/>
              <w:bCs/>
              <w:color w:val="000000" w:themeColor="text1"/>
            </w:rPr>
          </w:rPrChange>
        </w:rPr>
        <w:t xml:space="preserve"> of </w:t>
      </w:r>
      <w:r w:rsidR="00536227" w:rsidRPr="00A60A57">
        <w:rPr>
          <w:rFonts w:cs="Times New Roman"/>
          <w:bCs/>
          <w:color w:val="0D0D0D" w:themeColor="text1" w:themeTint="F2"/>
          <w:sz w:val="22"/>
          <w:rPrChange w:id="1715" w:author="tao huang" w:date="2017-09-17T12:05:00Z">
            <w:rPr>
              <w:rFonts w:cs="Times New Roman"/>
              <w:bCs/>
              <w:color w:val="000000" w:themeColor="text1"/>
            </w:rPr>
          </w:rPrChange>
        </w:rPr>
        <w:t xml:space="preserve">prices and </w:t>
      </w:r>
      <w:r w:rsidR="005A023C" w:rsidRPr="00A60A57">
        <w:rPr>
          <w:rFonts w:cs="Times New Roman"/>
          <w:bCs/>
          <w:color w:val="0D0D0D" w:themeColor="text1" w:themeTint="F2"/>
          <w:sz w:val="22"/>
          <w:rPrChange w:id="1716" w:author="tao huang" w:date="2017-09-17T12:05:00Z">
            <w:rPr>
              <w:rFonts w:cs="Times New Roman"/>
              <w:bCs/>
              <w:color w:val="000000" w:themeColor="text1"/>
            </w:rPr>
          </w:rPrChange>
        </w:rPr>
        <w:t xml:space="preserve">promotions may change during </w:t>
      </w:r>
      <w:r w:rsidR="005A023C" w:rsidRPr="00A60A57">
        <w:rPr>
          <w:rFonts w:cs="Times New Roman"/>
          <w:bCs/>
          <w:color w:val="0D0D0D" w:themeColor="text1" w:themeTint="F2"/>
          <w:sz w:val="22"/>
          <w:rPrChange w:id="1717" w:author="tao huang" w:date="2017-09-17T12:05:00Z">
            <w:rPr>
              <w:rFonts w:cs="Times New Roman"/>
              <w:bCs/>
              <w:color w:val="000000" w:themeColor="text1"/>
              <w:szCs w:val="24"/>
            </w:rPr>
          </w:rPrChange>
        </w:rPr>
        <w:t xml:space="preserve">the different stages of the product </w:t>
      </w:r>
      <w:r w:rsidR="005A023C" w:rsidRPr="00A60A57">
        <w:rPr>
          <w:rFonts w:cs="Times New Roman"/>
          <w:bCs/>
          <w:noProof/>
          <w:color w:val="0D0D0D" w:themeColor="text1" w:themeTint="F2"/>
          <w:sz w:val="22"/>
          <w:rPrChange w:id="1718" w:author="tao huang" w:date="2017-09-17T12:05:00Z">
            <w:rPr>
              <w:rFonts w:cs="Times New Roman"/>
              <w:bCs/>
              <w:noProof/>
              <w:color w:val="000000" w:themeColor="text1"/>
              <w:szCs w:val="24"/>
            </w:rPr>
          </w:rPrChange>
        </w:rPr>
        <w:t>lifecycle</w:t>
      </w:r>
      <w:r w:rsidR="005A023C" w:rsidRPr="00A60A57">
        <w:rPr>
          <w:rFonts w:cs="Times New Roman"/>
          <w:bCs/>
          <w:color w:val="0D0D0D" w:themeColor="text1" w:themeTint="F2"/>
          <w:sz w:val="22"/>
          <w:rPrChange w:id="1719" w:author="tao huang" w:date="2017-09-17T12:05:00Z">
            <w:rPr>
              <w:rFonts w:cs="Times New Roman"/>
              <w:bCs/>
              <w:color w:val="000000" w:themeColor="text1"/>
              <w:szCs w:val="24"/>
            </w:rPr>
          </w:rPrChange>
        </w:rPr>
        <w:t xml:space="preserve"> </w:t>
      </w:r>
      <w:r w:rsidR="005A023C" w:rsidRPr="00A60A57">
        <w:rPr>
          <w:rFonts w:cs="Times New Roman"/>
          <w:bCs/>
          <w:color w:val="0D0D0D" w:themeColor="text1" w:themeTint="F2"/>
          <w:sz w:val="22"/>
          <w:rPrChange w:id="1720" w:author="tao huang" w:date="2017-09-17T12:05:00Z">
            <w:rPr>
              <w:rFonts w:cs="Times New Roman"/>
              <w:bCs/>
              <w:color w:val="000000" w:themeColor="text1"/>
              <w:szCs w:val="24"/>
            </w:rPr>
          </w:rPrChange>
        </w:rPr>
        <w:fldChar w:fldCharType="begin"/>
      </w:r>
      <w:r w:rsidR="00F75C33">
        <w:rPr>
          <w:rFonts w:cs="Times New Roman"/>
          <w:bCs/>
          <w:color w:val="0D0D0D" w:themeColor="text1" w:themeTint="F2"/>
          <w:sz w:val="22"/>
        </w:rPr>
        <w:instrText xml:space="preserve"> ADDIN EN.CITE &lt;EndNote&gt;&lt;Cite&gt;&lt;Author&gt;Mahajan&lt;/Author&gt;&lt;Year&gt;1980&lt;/Year&gt;&lt;RecNum&gt;220&lt;/RecNum&gt;&lt;DisplayText&gt;(Mahajan et al., 1980)&lt;/DisplayText&gt;&lt;record&gt;&lt;rec-number&gt;220&lt;/rec-number&gt;&lt;foreign-keys&gt;&lt;key app="EN" db-id="fwzpfdt205x9v6eprsvv25dpxftedxv0z0a9" timestamp="0"&gt;220&lt;/key&gt;&lt;/foreign-keys&gt;&lt;ref-type name="Journal Article"&gt;17&lt;/ref-type&gt;&lt;contributors&gt;&lt;authors&gt;&lt;author&gt;Vijay Mahajan&lt;/author&gt;&lt;author&gt;Stuart I. Bretschneider&lt;/author&gt;&lt;author&gt;John W. Bradford&lt;/author&gt;&lt;/authors&gt;&lt;/contributors&gt;&lt;titles&gt;&lt;title&gt;Feedback Approaches to Modeling Structural Shifts in Market Response&lt;/title&gt;&lt;secondary-title&gt;Journal of Marketing&lt;/secondary-title&gt;&lt;/titles&gt;&lt;pages&gt;71-80&lt;/pages&gt;&lt;volume&gt;44&lt;/volume&gt;&lt;dates&gt;&lt;year&gt;1980&lt;/year&gt;&lt;/dates&gt;&lt;urls&gt;&lt;/urls&gt;&lt;/record&gt;&lt;/Cite&gt;&lt;/EndNote&gt;</w:instrText>
      </w:r>
      <w:r w:rsidR="005A023C" w:rsidRPr="00A60A57">
        <w:rPr>
          <w:rFonts w:cs="Times New Roman"/>
          <w:bCs/>
          <w:color w:val="0D0D0D" w:themeColor="text1" w:themeTint="F2"/>
          <w:sz w:val="22"/>
          <w:rPrChange w:id="1721" w:author="tao huang" w:date="2017-09-17T12:05:00Z">
            <w:rPr>
              <w:rFonts w:cs="Times New Roman"/>
              <w:bCs/>
              <w:color w:val="000000" w:themeColor="text1"/>
              <w:szCs w:val="24"/>
            </w:rPr>
          </w:rPrChange>
        </w:rPr>
        <w:fldChar w:fldCharType="separate"/>
      </w:r>
      <w:r w:rsidR="00F75C33">
        <w:rPr>
          <w:rFonts w:cs="Times New Roman"/>
          <w:bCs/>
          <w:noProof/>
          <w:color w:val="0D0D0D" w:themeColor="text1" w:themeTint="F2"/>
          <w:sz w:val="22"/>
        </w:rPr>
        <w:t>(</w:t>
      </w:r>
      <w:hyperlink w:anchor="_ENREF_48" w:tooltip="Mahajan, 1980 #220" w:history="1">
        <w:r w:rsidR="00F75C33">
          <w:rPr>
            <w:rFonts w:cs="Times New Roman"/>
            <w:bCs/>
            <w:noProof/>
            <w:color w:val="0D0D0D" w:themeColor="text1" w:themeTint="F2"/>
            <w:sz w:val="22"/>
          </w:rPr>
          <w:t>Mahajan et al., 1980</w:t>
        </w:r>
      </w:hyperlink>
      <w:r w:rsidR="00F75C33">
        <w:rPr>
          <w:rFonts w:cs="Times New Roman"/>
          <w:bCs/>
          <w:noProof/>
          <w:color w:val="0D0D0D" w:themeColor="text1" w:themeTint="F2"/>
          <w:sz w:val="22"/>
        </w:rPr>
        <w:t>)</w:t>
      </w:r>
      <w:r w:rsidR="005A023C" w:rsidRPr="00A60A57">
        <w:rPr>
          <w:rFonts w:cs="Times New Roman"/>
          <w:bCs/>
          <w:color w:val="0D0D0D" w:themeColor="text1" w:themeTint="F2"/>
          <w:sz w:val="22"/>
          <w:rPrChange w:id="1722" w:author="tao huang" w:date="2017-09-17T12:05:00Z">
            <w:rPr>
              <w:rFonts w:cs="Times New Roman"/>
              <w:bCs/>
              <w:color w:val="000000" w:themeColor="text1"/>
              <w:szCs w:val="24"/>
            </w:rPr>
          </w:rPrChange>
        </w:rPr>
        <w:fldChar w:fldCharType="end"/>
      </w:r>
      <w:r w:rsidR="005A023C" w:rsidRPr="00A60A57">
        <w:rPr>
          <w:rFonts w:cs="Times New Roman"/>
          <w:bCs/>
          <w:color w:val="0D0D0D" w:themeColor="text1" w:themeTint="F2"/>
          <w:sz w:val="22"/>
          <w:rPrChange w:id="1723" w:author="tao huang" w:date="2017-09-17T12:05:00Z">
            <w:rPr>
              <w:rFonts w:cs="Times New Roman"/>
              <w:bCs/>
              <w:color w:val="000000" w:themeColor="text1"/>
              <w:szCs w:val="24"/>
            </w:rPr>
          </w:rPrChange>
        </w:rPr>
        <w:t>.</w:t>
      </w:r>
      <w:r w:rsidR="00536227" w:rsidRPr="00A60A57">
        <w:rPr>
          <w:rFonts w:cs="Times New Roman"/>
          <w:bCs/>
          <w:color w:val="0D0D0D" w:themeColor="text1" w:themeTint="F2"/>
          <w:sz w:val="22"/>
          <w:rPrChange w:id="1724" w:author="tao huang" w:date="2017-09-17T12:05:00Z">
            <w:rPr>
              <w:rFonts w:cs="Times New Roman"/>
              <w:bCs/>
              <w:color w:val="000000" w:themeColor="text1"/>
              <w:szCs w:val="24"/>
            </w:rPr>
          </w:rPrChange>
        </w:rPr>
        <w:t xml:space="preserve"> </w:t>
      </w:r>
      <w:r w:rsidR="004A26B9" w:rsidRPr="00A60A57">
        <w:rPr>
          <w:rFonts w:cs="Times New Roman"/>
          <w:bCs/>
          <w:color w:val="0D0D0D" w:themeColor="text1" w:themeTint="F2"/>
          <w:sz w:val="22"/>
          <w:rPrChange w:id="1725" w:author="tao huang" w:date="2017-09-17T12:05:00Z">
            <w:rPr>
              <w:rFonts w:cs="Times New Roman"/>
              <w:bCs/>
              <w:color w:val="000000" w:themeColor="text1"/>
              <w:szCs w:val="24"/>
            </w:rPr>
          </w:rPrChange>
        </w:rPr>
        <w:t xml:space="preserve">The change </w:t>
      </w:r>
      <w:ins w:id="1726" w:author="Soopramanien, Didier" w:date="2017-09-08T14:24:00Z">
        <w:r w:rsidR="005F5A41" w:rsidRPr="00A60A57">
          <w:rPr>
            <w:rFonts w:cs="Times New Roman"/>
            <w:bCs/>
            <w:color w:val="0D0D0D" w:themeColor="text1" w:themeTint="F2"/>
            <w:sz w:val="22"/>
            <w:rPrChange w:id="1727" w:author="tao huang" w:date="2017-09-17T12:05:00Z">
              <w:rPr>
                <w:rFonts w:cs="Times New Roman"/>
                <w:bCs/>
                <w:color w:val="000000" w:themeColor="text1"/>
                <w:szCs w:val="24"/>
              </w:rPr>
            </w:rPrChange>
          </w:rPr>
          <w:t>in</w:t>
        </w:r>
      </w:ins>
      <w:del w:id="1728" w:author="Soopramanien, Didier" w:date="2017-09-08T14:24:00Z">
        <w:r w:rsidR="004A26B9" w:rsidRPr="00A60A57" w:rsidDel="005F5A41">
          <w:rPr>
            <w:rFonts w:cs="Times New Roman"/>
            <w:bCs/>
            <w:color w:val="0D0D0D" w:themeColor="text1" w:themeTint="F2"/>
            <w:sz w:val="22"/>
            <w:rPrChange w:id="1729" w:author="tao huang" w:date="2017-09-17T12:05:00Z">
              <w:rPr>
                <w:rFonts w:cs="Times New Roman"/>
                <w:bCs/>
                <w:color w:val="000000" w:themeColor="text1"/>
                <w:szCs w:val="24"/>
              </w:rPr>
            </w:rPrChange>
          </w:rPr>
          <w:delText>of</w:delText>
        </w:r>
      </w:del>
      <w:r w:rsidR="004A26B9" w:rsidRPr="00A60A57">
        <w:rPr>
          <w:rFonts w:cs="Times New Roman"/>
          <w:bCs/>
          <w:color w:val="0D0D0D" w:themeColor="text1" w:themeTint="F2"/>
          <w:sz w:val="22"/>
          <w:rPrChange w:id="1730" w:author="tao huang" w:date="2017-09-17T12:05:00Z">
            <w:rPr>
              <w:rFonts w:cs="Times New Roman"/>
              <w:bCs/>
              <w:color w:val="000000" w:themeColor="text1"/>
              <w:szCs w:val="24"/>
            </w:rPr>
          </w:rPrChange>
        </w:rPr>
        <w:t xml:space="preserve"> the effect of prices and promotions</w:t>
      </w:r>
      <w:ins w:id="1731" w:author="Soopramanien, Didier" w:date="2017-09-08T14:25:00Z">
        <w:r w:rsidR="005F5A41" w:rsidRPr="00A60A57">
          <w:rPr>
            <w:rFonts w:cs="Times New Roman"/>
            <w:bCs/>
            <w:color w:val="0D0D0D" w:themeColor="text1" w:themeTint="F2"/>
            <w:sz w:val="22"/>
            <w:rPrChange w:id="1732" w:author="tao huang" w:date="2017-09-17T12:05:00Z">
              <w:rPr>
                <w:rFonts w:cs="Times New Roman"/>
                <w:bCs/>
                <w:color w:val="000000" w:themeColor="text1"/>
                <w:szCs w:val="24"/>
              </w:rPr>
            </w:rPrChange>
          </w:rPr>
          <w:t xml:space="preserve"> on </w:t>
        </w:r>
        <w:r w:rsidR="005F5A41" w:rsidRPr="000A110D">
          <w:rPr>
            <w:rFonts w:cs="Times New Roman"/>
            <w:bCs/>
            <w:noProof/>
            <w:color w:val="0D0D0D" w:themeColor="text1" w:themeTint="F2"/>
            <w:sz w:val="22"/>
            <w:rPrChange w:id="1733" w:author="tao huang" w:date="2017-09-17T12:15:00Z">
              <w:rPr>
                <w:rFonts w:cs="Times New Roman"/>
                <w:bCs/>
                <w:color w:val="000000" w:themeColor="text1"/>
                <w:szCs w:val="24"/>
              </w:rPr>
            </w:rPrChange>
          </w:rPr>
          <w:t>sales</w:t>
        </w:r>
      </w:ins>
      <w:ins w:id="1734" w:author="tao huang" w:date="2017-09-17T12:15:00Z">
        <w:r w:rsidR="000A110D">
          <w:rPr>
            <w:rFonts w:cs="Times New Roman"/>
            <w:bCs/>
            <w:noProof/>
            <w:color w:val="0D0D0D" w:themeColor="text1" w:themeTint="F2"/>
            <w:sz w:val="22"/>
          </w:rPr>
          <w:t>, however,</w:t>
        </w:r>
      </w:ins>
      <w:del w:id="1735" w:author="tao huang" w:date="2017-09-17T12:15:00Z">
        <w:r w:rsidR="004A26B9" w:rsidRPr="000A110D" w:rsidDel="000A110D">
          <w:rPr>
            <w:rFonts w:cs="Times New Roman"/>
            <w:bCs/>
            <w:noProof/>
            <w:color w:val="0D0D0D" w:themeColor="text1" w:themeTint="F2"/>
            <w:sz w:val="22"/>
            <w:rPrChange w:id="1736" w:author="tao huang" w:date="2017-09-17T12:15:00Z">
              <w:rPr>
                <w:rFonts w:cs="Times New Roman"/>
                <w:bCs/>
                <w:color w:val="000000" w:themeColor="text1"/>
                <w:szCs w:val="24"/>
              </w:rPr>
            </w:rPrChange>
          </w:rPr>
          <w:delText xml:space="preserve"> however</w:delText>
        </w:r>
      </w:del>
      <w:r w:rsidR="004A26B9" w:rsidRPr="00A60A57">
        <w:rPr>
          <w:rFonts w:cs="Times New Roman"/>
          <w:bCs/>
          <w:color w:val="0D0D0D" w:themeColor="text1" w:themeTint="F2"/>
          <w:sz w:val="22"/>
          <w:rPrChange w:id="1737" w:author="tao huang" w:date="2017-09-17T12:05:00Z">
            <w:rPr>
              <w:rFonts w:cs="Times New Roman"/>
              <w:bCs/>
              <w:color w:val="000000" w:themeColor="text1"/>
              <w:szCs w:val="24"/>
            </w:rPr>
          </w:rPrChange>
        </w:rPr>
        <w:t xml:space="preserve"> has been overlooked by </w:t>
      </w:r>
      <w:ins w:id="1738" w:author="Soopramanien, Didier" w:date="2017-09-08T14:25:00Z">
        <w:r w:rsidR="005F5A41" w:rsidRPr="00A60A57">
          <w:rPr>
            <w:rFonts w:cs="Times New Roman"/>
            <w:bCs/>
            <w:color w:val="0D0D0D" w:themeColor="text1" w:themeTint="F2"/>
            <w:sz w:val="22"/>
            <w:rPrChange w:id="1739" w:author="tao huang" w:date="2017-09-17T12:05:00Z">
              <w:rPr>
                <w:rFonts w:cs="Times New Roman"/>
                <w:bCs/>
                <w:color w:val="000000" w:themeColor="text1"/>
                <w:szCs w:val="24"/>
              </w:rPr>
            </w:rPrChange>
          </w:rPr>
          <w:t xml:space="preserve">previous studies where the objective is to help decision makers and in particular retailers in </w:t>
        </w:r>
      </w:ins>
      <w:ins w:id="1740" w:author="Soopramanien, Didier" w:date="2017-09-08T14:26:00Z">
        <w:r w:rsidR="005F5A41" w:rsidRPr="00A60A57">
          <w:rPr>
            <w:rFonts w:cs="Times New Roman"/>
            <w:bCs/>
            <w:color w:val="0D0D0D" w:themeColor="text1" w:themeTint="F2"/>
            <w:sz w:val="22"/>
            <w:rPrChange w:id="1741" w:author="tao huang" w:date="2017-09-17T12:05:00Z">
              <w:rPr>
                <w:rFonts w:cs="Times New Roman"/>
                <w:bCs/>
                <w:color w:val="000000" w:themeColor="text1"/>
                <w:szCs w:val="24"/>
              </w:rPr>
            </w:rPrChange>
          </w:rPr>
          <w:t>forecasting</w:t>
        </w:r>
      </w:ins>
      <w:ins w:id="1742" w:author="Soopramanien, Didier" w:date="2017-09-08T14:25:00Z">
        <w:r w:rsidR="005F5A41" w:rsidRPr="00A60A57">
          <w:rPr>
            <w:rFonts w:cs="Times New Roman"/>
            <w:bCs/>
            <w:color w:val="0D0D0D" w:themeColor="text1" w:themeTint="F2"/>
            <w:sz w:val="22"/>
            <w:rPrChange w:id="1743" w:author="tao huang" w:date="2017-09-17T12:05:00Z">
              <w:rPr>
                <w:rFonts w:cs="Times New Roman"/>
                <w:bCs/>
                <w:color w:val="000000" w:themeColor="text1"/>
                <w:szCs w:val="24"/>
              </w:rPr>
            </w:rPrChange>
          </w:rPr>
          <w:t xml:space="preserve"> </w:t>
        </w:r>
      </w:ins>
      <w:ins w:id="1744" w:author="Soopramanien, Didier" w:date="2017-09-08T14:26:00Z">
        <w:r w:rsidR="005F5A41" w:rsidRPr="00A60A57">
          <w:rPr>
            <w:rFonts w:cs="Times New Roman"/>
            <w:bCs/>
            <w:color w:val="0D0D0D" w:themeColor="text1" w:themeTint="F2"/>
            <w:sz w:val="22"/>
            <w:rPrChange w:id="1745" w:author="tao huang" w:date="2017-09-17T12:05:00Z">
              <w:rPr>
                <w:rFonts w:cs="Times New Roman"/>
                <w:bCs/>
                <w:color w:val="000000" w:themeColor="text1"/>
                <w:szCs w:val="24"/>
              </w:rPr>
            </w:rPrChange>
          </w:rPr>
          <w:t xml:space="preserve">their inventory requirements. </w:t>
        </w:r>
      </w:ins>
      <w:del w:id="1746" w:author="Soopramanien, Didier" w:date="2017-09-08T14:25:00Z">
        <w:r w:rsidR="004A26B9" w:rsidRPr="00A60A57" w:rsidDel="005F5A41">
          <w:rPr>
            <w:rFonts w:cs="Times New Roman"/>
            <w:bCs/>
            <w:color w:val="0D0D0D" w:themeColor="text1" w:themeTint="F2"/>
            <w:sz w:val="22"/>
            <w:rPrChange w:id="1747" w:author="tao huang" w:date="2017-09-17T12:05:00Z">
              <w:rPr>
                <w:rFonts w:cs="Times New Roman"/>
                <w:bCs/>
                <w:color w:val="000000" w:themeColor="text1"/>
                <w:szCs w:val="24"/>
              </w:rPr>
            </w:rPrChange>
          </w:rPr>
          <w:delText xml:space="preserve">all the existing methods for retailer product </w:delText>
        </w:r>
        <w:commentRangeStart w:id="1748"/>
        <w:r w:rsidR="004A26B9" w:rsidRPr="00A60A57" w:rsidDel="005F5A41">
          <w:rPr>
            <w:rFonts w:cs="Times New Roman"/>
            <w:bCs/>
            <w:color w:val="0D0D0D" w:themeColor="text1" w:themeTint="F2"/>
            <w:sz w:val="22"/>
            <w:rPrChange w:id="1749" w:author="tao huang" w:date="2017-09-17T12:05:00Z">
              <w:rPr>
                <w:rFonts w:cs="Times New Roman"/>
                <w:bCs/>
                <w:color w:val="000000" w:themeColor="text1"/>
                <w:szCs w:val="24"/>
              </w:rPr>
            </w:rPrChange>
          </w:rPr>
          <w:delText>sales</w:delText>
        </w:r>
        <w:commentRangeEnd w:id="1748"/>
        <w:r w:rsidR="002D496F" w:rsidRPr="00A60A57" w:rsidDel="005F5A41">
          <w:rPr>
            <w:rStyle w:val="CommentReference"/>
            <w:color w:val="0D0D0D" w:themeColor="text1" w:themeTint="F2"/>
            <w:sz w:val="22"/>
            <w:szCs w:val="22"/>
            <w:rPrChange w:id="1750" w:author="tao huang" w:date="2017-09-17T12:05:00Z">
              <w:rPr>
                <w:rStyle w:val="CommentReference"/>
              </w:rPr>
            </w:rPrChange>
          </w:rPr>
          <w:commentReference w:id="1748"/>
        </w:r>
        <w:r w:rsidR="004A26B9" w:rsidRPr="00A60A57" w:rsidDel="005F5A41">
          <w:rPr>
            <w:rFonts w:cs="Times New Roman"/>
            <w:bCs/>
            <w:color w:val="0D0D0D" w:themeColor="text1" w:themeTint="F2"/>
            <w:sz w:val="22"/>
            <w:rPrChange w:id="1751" w:author="tao huang" w:date="2017-09-17T12:05:00Z">
              <w:rPr>
                <w:rFonts w:cs="Times New Roman"/>
                <w:bCs/>
                <w:color w:val="000000" w:themeColor="text1"/>
                <w:szCs w:val="24"/>
              </w:rPr>
            </w:rPrChange>
          </w:rPr>
          <w:delText>.</w:delText>
        </w:r>
      </w:del>
    </w:p>
    <w:p w14:paraId="52F97033" w14:textId="77777777" w:rsidR="0019423F" w:rsidRDefault="0019423F" w:rsidP="00E7429A">
      <w:pPr>
        <w:rPr>
          <w:ins w:id="1752" w:author="tao huang" w:date="2017-09-17T19:44:00Z"/>
          <w:rFonts w:cs="Times New Roman"/>
          <w:color w:val="0D0D0D" w:themeColor="text1" w:themeTint="F2"/>
          <w:sz w:val="22"/>
        </w:rPr>
        <w:pPrChange w:id="1753" w:author="tao huang" w:date="2017-09-17T19:43:00Z">
          <w:pPr>
            <w:pStyle w:val="ListParagraph"/>
            <w:numPr>
              <w:numId w:val="39"/>
            </w:numPr>
            <w:spacing w:after="0" w:line="360" w:lineRule="auto"/>
            <w:ind w:hanging="360"/>
          </w:pPr>
        </w:pPrChange>
      </w:pPr>
    </w:p>
    <w:p w14:paraId="10BD1F91" w14:textId="13698AAB" w:rsidR="00682792" w:rsidRPr="00A60A57" w:rsidDel="00E7429A" w:rsidRDefault="00E26AC9" w:rsidP="00E7429A">
      <w:pPr>
        <w:spacing w:after="0" w:line="360" w:lineRule="auto"/>
        <w:rPr>
          <w:del w:id="1754" w:author="tao huang" w:date="2017-09-17T19:43:00Z"/>
          <w:rFonts w:cs="Times New Roman"/>
          <w:color w:val="0D0D0D" w:themeColor="text1" w:themeTint="F2"/>
          <w:sz w:val="22"/>
          <w:rPrChange w:id="1755" w:author="tao huang" w:date="2017-09-17T12:05:00Z">
            <w:rPr>
              <w:del w:id="1756" w:author="tao huang" w:date="2017-09-17T19:43:00Z"/>
              <w:rFonts w:cs="Times New Roman"/>
              <w:color w:val="000000" w:themeColor="text1"/>
              <w:szCs w:val="24"/>
            </w:rPr>
          </w:rPrChange>
        </w:rPr>
        <w:pPrChange w:id="1757" w:author="tao huang" w:date="2017-09-17T19:43:00Z">
          <w:pPr>
            <w:spacing w:after="0" w:line="360" w:lineRule="auto"/>
          </w:pPr>
        </w:pPrChange>
      </w:pPr>
      <w:del w:id="1758" w:author="tao huang" w:date="2017-09-17T19:44:00Z">
        <w:r w:rsidRPr="00A60A57" w:rsidDel="0019423F">
          <w:rPr>
            <w:rFonts w:cs="Times New Roman"/>
            <w:color w:val="0D0D0D" w:themeColor="text1" w:themeTint="F2"/>
            <w:sz w:val="22"/>
            <w:rPrChange w:id="1759" w:author="tao huang" w:date="2017-09-17T12:05:00Z">
              <w:rPr>
                <w:rFonts w:cs="Times New Roman"/>
                <w:color w:val="000000" w:themeColor="text1"/>
              </w:rPr>
            </w:rPrChange>
          </w:rPr>
          <w:delText xml:space="preserve"> </w:delText>
        </w:r>
      </w:del>
      <w:del w:id="1760" w:author="tao huang" w:date="2017-09-17T19:43:00Z">
        <w:r w:rsidRPr="00A60A57" w:rsidDel="00E7429A">
          <w:rPr>
            <w:rFonts w:cs="Times New Roman"/>
            <w:color w:val="0D0D0D" w:themeColor="text1" w:themeTint="F2"/>
            <w:sz w:val="22"/>
            <w:rPrChange w:id="1761" w:author="tao huang" w:date="2017-09-17T12:05:00Z">
              <w:rPr>
                <w:rFonts w:cs="Times New Roman"/>
                <w:color w:val="000000" w:themeColor="text1"/>
                <w:szCs w:val="24"/>
              </w:rPr>
            </w:rPrChange>
          </w:rPr>
          <w:delText xml:space="preserve"> </w:delText>
        </w:r>
      </w:del>
    </w:p>
    <w:p w14:paraId="4270B3C6" w14:textId="3DCC85B3" w:rsidR="00E446EB" w:rsidRPr="00A60A57" w:rsidRDefault="005510ED" w:rsidP="00E7429A">
      <w:pPr>
        <w:rPr>
          <w:rFonts w:cs="Times New Roman"/>
          <w:b/>
          <w:color w:val="0D0D0D" w:themeColor="text1" w:themeTint="F2"/>
          <w:sz w:val="22"/>
          <w:rPrChange w:id="1762" w:author="tao huang" w:date="2017-09-17T12:05:00Z">
            <w:rPr>
              <w:rFonts w:cs="Times New Roman"/>
              <w:b/>
              <w:color w:val="000000" w:themeColor="text1"/>
              <w:szCs w:val="24"/>
            </w:rPr>
          </w:rPrChange>
        </w:rPr>
        <w:pPrChange w:id="1763" w:author="tao huang" w:date="2017-09-17T19:43:00Z">
          <w:pPr>
            <w:pStyle w:val="ListParagraph"/>
            <w:numPr>
              <w:numId w:val="39"/>
            </w:numPr>
            <w:spacing w:after="0" w:line="360" w:lineRule="auto"/>
            <w:ind w:hanging="360"/>
          </w:pPr>
        </w:pPrChange>
      </w:pPr>
      <w:del w:id="1764" w:author="Soopramanien, Didier" w:date="2017-09-06T21:22:00Z">
        <w:r w:rsidRPr="00A60A57" w:rsidDel="001D47FE">
          <w:rPr>
            <w:rFonts w:cs="Times New Roman"/>
            <w:b/>
            <w:color w:val="0D0D0D" w:themeColor="text1" w:themeTint="F2"/>
            <w:sz w:val="22"/>
            <w:rPrChange w:id="1765" w:author="tao huang" w:date="2017-09-17T12:05:00Z">
              <w:rPr>
                <w:rFonts w:cs="Times New Roman"/>
                <w:b/>
                <w:color w:val="000000" w:themeColor="text1"/>
                <w:szCs w:val="24"/>
              </w:rPr>
            </w:rPrChange>
          </w:rPr>
          <w:delText xml:space="preserve">The </w:delText>
        </w:r>
        <w:r w:rsidR="00AC16FB" w:rsidRPr="00A60A57" w:rsidDel="001D47FE">
          <w:rPr>
            <w:rFonts w:cs="Times New Roman"/>
            <w:b/>
            <w:color w:val="0D0D0D" w:themeColor="text1" w:themeTint="F2"/>
            <w:sz w:val="22"/>
            <w:rPrChange w:id="1766" w:author="tao huang" w:date="2017-09-17T12:05:00Z">
              <w:rPr>
                <w:rFonts w:cs="Times New Roman"/>
                <w:b/>
                <w:color w:val="000000" w:themeColor="text1"/>
                <w:szCs w:val="24"/>
              </w:rPr>
            </w:rPrChange>
          </w:rPr>
          <w:delText>issue of</w:delText>
        </w:r>
      </w:del>
      <w:del w:id="1767" w:author="tao huang" w:date="2017-09-16T13:02:00Z">
        <w:r w:rsidR="00AC16FB" w:rsidRPr="00A60A57" w:rsidDel="00F65F3E">
          <w:rPr>
            <w:rFonts w:cs="Times New Roman"/>
            <w:b/>
            <w:color w:val="0D0D0D" w:themeColor="text1" w:themeTint="F2"/>
            <w:sz w:val="22"/>
            <w:rPrChange w:id="1768" w:author="tao huang" w:date="2017-09-17T12:05:00Z">
              <w:rPr>
                <w:rFonts w:cs="Times New Roman"/>
                <w:b/>
                <w:color w:val="000000" w:themeColor="text1"/>
                <w:szCs w:val="24"/>
              </w:rPr>
            </w:rPrChange>
          </w:rPr>
          <w:delText xml:space="preserve"> </w:delText>
        </w:r>
      </w:del>
      <w:ins w:id="1769" w:author="Soopramanien, Didier" w:date="2017-09-06T21:22:00Z">
        <w:r w:rsidR="001D47FE" w:rsidRPr="00A60A57">
          <w:rPr>
            <w:rFonts w:cs="Times New Roman"/>
            <w:b/>
            <w:color w:val="0D0D0D" w:themeColor="text1" w:themeTint="F2"/>
            <w:sz w:val="22"/>
            <w:rPrChange w:id="1770" w:author="tao huang" w:date="2017-09-17T12:05:00Z">
              <w:rPr>
                <w:rFonts w:cs="Times New Roman"/>
                <w:b/>
                <w:color w:val="000000" w:themeColor="text1"/>
                <w:szCs w:val="24"/>
              </w:rPr>
            </w:rPrChange>
          </w:rPr>
          <w:t>S</w:t>
        </w:r>
      </w:ins>
      <w:del w:id="1771" w:author="Soopramanien, Didier" w:date="2017-09-06T21:22:00Z">
        <w:r w:rsidR="004D0072" w:rsidRPr="00A60A57" w:rsidDel="001D47FE">
          <w:rPr>
            <w:rFonts w:cs="Times New Roman"/>
            <w:b/>
            <w:color w:val="0D0D0D" w:themeColor="text1" w:themeTint="F2"/>
            <w:sz w:val="22"/>
            <w:rPrChange w:id="1772" w:author="tao huang" w:date="2017-09-17T12:05:00Z">
              <w:rPr>
                <w:rFonts w:cs="Times New Roman"/>
                <w:b/>
                <w:color w:val="000000" w:themeColor="text1"/>
                <w:szCs w:val="24"/>
              </w:rPr>
            </w:rPrChange>
          </w:rPr>
          <w:delText>s</w:delText>
        </w:r>
      </w:del>
      <w:r w:rsidR="00F60571" w:rsidRPr="00A60A57">
        <w:rPr>
          <w:rFonts w:cs="Times New Roman"/>
          <w:b/>
          <w:color w:val="0D0D0D" w:themeColor="text1" w:themeTint="F2"/>
          <w:sz w:val="22"/>
          <w:rPrChange w:id="1773" w:author="tao huang" w:date="2017-09-17T12:05:00Z">
            <w:rPr>
              <w:rFonts w:cs="Times New Roman"/>
              <w:b/>
              <w:color w:val="000000" w:themeColor="text1"/>
              <w:szCs w:val="24"/>
            </w:rPr>
          </w:rPrChange>
        </w:rPr>
        <w:t>t</w:t>
      </w:r>
      <w:r w:rsidR="001A2B84" w:rsidRPr="00A60A57">
        <w:rPr>
          <w:rFonts w:cs="Times New Roman"/>
          <w:b/>
          <w:color w:val="0D0D0D" w:themeColor="text1" w:themeTint="F2"/>
          <w:sz w:val="22"/>
          <w:rPrChange w:id="1774" w:author="tao huang" w:date="2017-09-17T12:05:00Z">
            <w:rPr>
              <w:rFonts w:cs="Times New Roman"/>
              <w:b/>
              <w:color w:val="000000" w:themeColor="text1"/>
              <w:szCs w:val="24"/>
            </w:rPr>
          </w:rPrChange>
        </w:rPr>
        <w:t>ructural break</w:t>
      </w:r>
      <w:r w:rsidRPr="00A60A57">
        <w:rPr>
          <w:rFonts w:cs="Times New Roman"/>
          <w:b/>
          <w:color w:val="0D0D0D" w:themeColor="text1" w:themeTint="F2"/>
          <w:sz w:val="22"/>
          <w:rPrChange w:id="1775" w:author="tao huang" w:date="2017-09-17T12:05:00Z">
            <w:rPr>
              <w:rFonts w:cs="Times New Roman"/>
              <w:b/>
              <w:color w:val="000000" w:themeColor="text1"/>
              <w:szCs w:val="24"/>
            </w:rPr>
          </w:rPrChange>
        </w:rPr>
        <w:t xml:space="preserve"> </w:t>
      </w:r>
      <w:r w:rsidR="004D0072" w:rsidRPr="00A60A57">
        <w:rPr>
          <w:rFonts w:cs="Times New Roman"/>
          <w:b/>
          <w:color w:val="0D0D0D" w:themeColor="text1" w:themeTint="F2"/>
          <w:sz w:val="22"/>
          <w:rPrChange w:id="1776" w:author="tao huang" w:date="2017-09-17T12:05:00Z">
            <w:rPr>
              <w:rFonts w:cs="Times New Roman"/>
              <w:b/>
              <w:color w:val="000000" w:themeColor="text1"/>
              <w:szCs w:val="24"/>
            </w:rPr>
          </w:rPrChange>
        </w:rPr>
        <w:t xml:space="preserve">and </w:t>
      </w:r>
      <w:r w:rsidRPr="00A60A57">
        <w:rPr>
          <w:rFonts w:cs="Times New Roman"/>
          <w:b/>
          <w:color w:val="0D0D0D" w:themeColor="text1" w:themeTint="F2"/>
          <w:sz w:val="22"/>
          <w:rPrChange w:id="1777" w:author="tao huang" w:date="2017-09-17T12:05:00Z">
            <w:rPr>
              <w:rFonts w:cs="Times New Roman"/>
              <w:b/>
              <w:color w:val="000000" w:themeColor="text1"/>
              <w:szCs w:val="24"/>
            </w:rPr>
          </w:rPrChange>
        </w:rPr>
        <w:t xml:space="preserve">potential </w:t>
      </w:r>
      <w:r w:rsidR="007A5657" w:rsidRPr="00A60A57">
        <w:rPr>
          <w:rFonts w:cs="Times New Roman"/>
          <w:b/>
          <w:color w:val="0D0D0D" w:themeColor="text1" w:themeTint="F2"/>
          <w:sz w:val="22"/>
          <w:rPrChange w:id="1778" w:author="tao huang" w:date="2017-09-17T12:05:00Z">
            <w:rPr>
              <w:rFonts w:cs="Times New Roman"/>
              <w:b/>
              <w:color w:val="000000" w:themeColor="text1"/>
              <w:szCs w:val="24"/>
            </w:rPr>
          </w:rPrChange>
        </w:rPr>
        <w:t>forecast bias</w:t>
      </w:r>
    </w:p>
    <w:p w14:paraId="78AD924F" w14:textId="77777777" w:rsidR="00494238" w:rsidRPr="00A60A57" w:rsidRDefault="00494238">
      <w:pPr>
        <w:spacing w:after="0" w:line="360" w:lineRule="auto"/>
        <w:rPr>
          <w:rFonts w:cs="Times New Roman"/>
          <w:color w:val="0D0D0D" w:themeColor="text1" w:themeTint="F2"/>
          <w:sz w:val="22"/>
          <w:rPrChange w:id="1779" w:author="tao huang" w:date="2017-09-17T12:05:00Z">
            <w:rPr>
              <w:rFonts w:cs="Times New Roman"/>
              <w:color w:val="000000" w:themeColor="text1"/>
            </w:rPr>
          </w:rPrChange>
        </w:rPr>
      </w:pPr>
    </w:p>
    <w:p w14:paraId="1A54BF0F" w14:textId="2196ABBE" w:rsidR="002C5560" w:rsidRPr="00A60A57" w:rsidDel="00100777" w:rsidRDefault="00E21359">
      <w:pPr>
        <w:spacing w:after="0" w:line="360" w:lineRule="auto"/>
        <w:rPr>
          <w:ins w:id="1780" w:author="黄韬" w:date="2017-09-11T15:59:00Z"/>
          <w:del w:id="1781" w:author="tao huang" w:date="2017-09-15T18:50:00Z"/>
          <w:rFonts w:cs="Times New Roman"/>
          <w:color w:val="0D0D0D" w:themeColor="text1" w:themeTint="F2"/>
          <w:sz w:val="22"/>
          <w:rPrChange w:id="1782" w:author="tao huang" w:date="2017-09-17T12:05:00Z">
            <w:rPr>
              <w:ins w:id="1783" w:author="黄韬" w:date="2017-09-11T15:59:00Z"/>
              <w:del w:id="1784" w:author="tao huang" w:date="2017-09-15T18:50:00Z"/>
              <w:rFonts w:cs="Times New Roman"/>
              <w:color w:val="000000" w:themeColor="text1"/>
            </w:rPr>
          </w:rPrChange>
        </w:rPr>
      </w:pPr>
      <w:ins w:id="1785" w:author="黄韬" w:date="2017-09-11T16:10:00Z">
        <w:r w:rsidRPr="00A60A57">
          <w:rPr>
            <w:rFonts w:cs="Times New Roman"/>
            <w:color w:val="0D0D0D" w:themeColor="text1" w:themeTint="F2"/>
            <w:sz w:val="22"/>
            <w:rPrChange w:id="1786" w:author="tao huang" w:date="2017-09-17T12:05:00Z">
              <w:rPr>
                <w:rFonts w:cs="Times New Roman"/>
                <w:color w:val="000000" w:themeColor="text1"/>
              </w:rPr>
            </w:rPrChange>
          </w:rPr>
          <w:t xml:space="preserve">The problem of </w:t>
        </w:r>
      </w:ins>
      <w:ins w:id="1787" w:author="tao huang" w:date="2017-09-15T18:52:00Z">
        <w:r w:rsidR="00100777" w:rsidRPr="00A60A57">
          <w:rPr>
            <w:rFonts w:cs="Times New Roman"/>
            <w:color w:val="0D0D0D" w:themeColor="text1" w:themeTint="F2"/>
            <w:sz w:val="22"/>
            <w:rPrChange w:id="1788" w:author="tao huang" w:date="2017-09-17T12:05:00Z">
              <w:rPr>
                <w:rFonts w:cs="Times New Roman"/>
                <w:color w:val="000000" w:themeColor="text1"/>
                <w:sz w:val="22"/>
              </w:rPr>
            </w:rPrChange>
          </w:rPr>
          <w:t xml:space="preserve">the </w:t>
        </w:r>
      </w:ins>
      <w:ins w:id="1789" w:author="黄韬" w:date="2017-09-11T16:10:00Z">
        <w:r w:rsidRPr="00A60A57">
          <w:rPr>
            <w:rFonts w:cs="Times New Roman"/>
            <w:color w:val="0D0D0D" w:themeColor="text1" w:themeTint="F2"/>
            <w:sz w:val="22"/>
            <w:rPrChange w:id="1790" w:author="tao huang" w:date="2017-09-17T12:05:00Z">
              <w:rPr>
                <w:rFonts w:cs="Times New Roman"/>
                <w:color w:val="000000" w:themeColor="text1"/>
              </w:rPr>
            </w:rPrChange>
          </w:rPr>
          <w:t xml:space="preserve">structural break </w:t>
        </w:r>
      </w:ins>
      <w:del w:id="1791" w:author="黄韬" w:date="2017-09-11T16:00:00Z">
        <w:r w:rsidR="004A26B9" w:rsidRPr="00A60A57" w:rsidDel="002C5560">
          <w:rPr>
            <w:rFonts w:cs="Times New Roman"/>
            <w:color w:val="0D0D0D" w:themeColor="text1" w:themeTint="F2"/>
            <w:sz w:val="22"/>
            <w:rPrChange w:id="1792" w:author="tao huang" w:date="2017-09-17T12:05:00Z">
              <w:rPr>
                <w:rFonts w:cs="Times New Roman"/>
                <w:color w:val="000000" w:themeColor="text1"/>
              </w:rPr>
            </w:rPrChange>
          </w:rPr>
          <w:delText>The forecasting</w:delText>
        </w:r>
        <w:r w:rsidR="00E446EB" w:rsidRPr="00A60A57" w:rsidDel="002C5560">
          <w:rPr>
            <w:rFonts w:cs="Times New Roman"/>
            <w:color w:val="0D0D0D" w:themeColor="text1" w:themeTint="F2"/>
            <w:sz w:val="22"/>
            <w:rPrChange w:id="1793" w:author="tao huang" w:date="2017-09-17T12:05:00Z">
              <w:rPr>
                <w:rFonts w:cs="Times New Roman"/>
                <w:color w:val="000000" w:themeColor="text1"/>
              </w:rPr>
            </w:rPrChange>
          </w:rPr>
          <w:delText xml:space="preserve"> models </w:delText>
        </w:r>
        <w:r w:rsidR="004A26B9" w:rsidRPr="00A60A57" w:rsidDel="002C5560">
          <w:rPr>
            <w:rFonts w:cs="Times New Roman"/>
            <w:color w:val="0D0D0D" w:themeColor="text1" w:themeTint="F2"/>
            <w:sz w:val="22"/>
            <w:rPrChange w:id="1794" w:author="tao huang" w:date="2017-09-17T12:05:00Z">
              <w:rPr>
                <w:rFonts w:cs="Times New Roman"/>
                <w:color w:val="000000" w:themeColor="text1"/>
              </w:rPr>
            </w:rPrChange>
          </w:rPr>
          <w:delText xml:space="preserve">which overlooks the change of the effect of prices and promotions </w:delText>
        </w:r>
      </w:del>
      <w:del w:id="1795" w:author="黄韬" w:date="2017-09-11T15:53:00Z">
        <w:r w:rsidR="00E446EB" w:rsidRPr="00A60A57" w:rsidDel="00E31FD3">
          <w:rPr>
            <w:rFonts w:cs="Times New Roman"/>
            <w:color w:val="0D0D0D" w:themeColor="text1" w:themeTint="F2"/>
            <w:sz w:val="22"/>
            <w:rPrChange w:id="1796" w:author="tao huang" w:date="2017-09-17T12:05:00Z">
              <w:rPr>
                <w:rFonts w:cs="Times New Roman"/>
                <w:color w:val="000000" w:themeColor="text1"/>
              </w:rPr>
            </w:rPrChange>
          </w:rPr>
          <w:delText>will be</w:delText>
        </w:r>
      </w:del>
      <w:del w:id="1797" w:author="黄韬" w:date="2017-09-11T16:00:00Z">
        <w:r w:rsidR="00E446EB" w:rsidRPr="00A60A57" w:rsidDel="002C5560">
          <w:rPr>
            <w:rFonts w:cs="Times New Roman"/>
            <w:color w:val="0D0D0D" w:themeColor="text1" w:themeTint="F2"/>
            <w:sz w:val="22"/>
            <w:rPrChange w:id="1798" w:author="tao huang" w:date="2017-09-17T12:05:00Z">
              <w:rPr>
                <w:rFonts w:cs="Times New Roman"/>
                <w:color w:val="000000" w:themeColor="text1"/>
              </w:rPr>
            </w:rPrChange>
          </w:rPr>
          <w:delText xml:space="preserve"> subject to structural break</w:delText>
        </w:r>
      </w:del>
      <w:ins w:id="1799" w:author="Soopramanien, Didier" w:date="2017-09-08T14:26:00Z">
        <w:del w:id="1800" w:author="黄韬" w:date="2017-09-11T16:00:00Z">
          <w:r w:rsidR="005F5A41" w:rsidRPr="00A60A57" w:rsidDel="002C5560">
            <w:rPr>
              <w:rFonts w:cs="Times New Roman"/>
              <w:color w:val="0D0D0D" w:themeColor="text1" w:themeTint="F2"/>
              <w:sz w:val="22"/>
              <w:rPrChange w:id="1801" w:author="tao huang" w:date="2017-09-17T12:05:00Z">
                <w:rPr>
                  <w:rFonts w:cs="Times New Roman"/>
                  <w:color w:val="000000" w:themeColor="text1"/>
                </w:rPr>
              </w:rPrChange>
            </w:rPr>
            <w:delText xml:space="preserve">. </w:delText>
          </w:r>
        </w:del>
        <w:del w:id="1802" w:author="黄韬" w:date="2017-09-11T16:10:00Z">
          <w:r w:rsidR="005F5A41" w:rsidRPr="00A60A57" w:rsidDel="00E21359">
            <w:rPr>
              <w:rFonts w:cs="Times New Roman"/>
              <w:color w:val="0D0D0D" w:themeColor="text1" w:themeTint="F2"/>
              <w:sz w:val="22"/>
              <w:rPrChange w:id="1803" w:author="tao huang" w:date="2017-09-17T12:05:00Z">
                <w:rPr>
                  <w:rFonts w:cs="Times New Roman"/>
                  <w:color w:val="000000" w:themeColor="text1"/>
                </w:rPr>
              </w:rPrChange>
            </w:rPr>
            <w:delText xml:space="preserve">This </w:delText>
          </w:r>
        </w:del>
      </w:ins>
      <w:del w:id="1804" w:author="Soopramanien, Didier" w:date="2017-09-08T14:26:00Z">
        <w:r w:rsidR="00E446EB" w:rsidRPr="00A60A57" w:rsidDel="005F5A41">
          <w:rPr>
            <w:rFonts w:cs="Times New Roman"/>
            <w:color w:val="0D0D0D" w:themeColor="text1" w:themeTint="F2"/>
            <w:sz w:val="22"/>
            <w:rPrChange w:id="1805" w:author="tao huang" w:date="2017-09-17T12:05:00Z">
              <w:rPr>
                <w:rFonts w:cs="Times New Roman"/>
                <w:color w:val="000000" w:themeColor="text1"/>
              </w:rPr>
            </w:rPrChange>
          </w:rPr>
          <w:delText xml:space="preserve"> which </w:delText>
        </w:r>
      </w:del>
      <w:del w:id="1806" w:author="黄韬" w:date="2017-09-11T16:10:00Z">
        <w:r w:rsidR="00FA087A" w:rsidRPr="00A60A57" w:rsidDel="00E21359">
          <w:rPr>
            <w:rFonts w:cs="Times New Roman"/>
            <w:color w:val="0D0D0D" w:themeColor="text1" w:themeTint="F2"/>
            <w:sz w:val="22"/>
            <w:rPrChange w:id="1807" w:author="tao huang" w:date="2017-09-17T12:05:00Z">
              <w:rPr>
                <w:rFonts w:cs="Times New Roman"/>
                <w:color w:val="000000" w:themeColor="text1"/>
              </w:rPr>
            </w:rPrChange>
          </w:rPr>
          <w:delText>is</w:delText>
        </w:r>
        <w:r w:rsidR="00E446EB" w:rsidRPr="00A60A57" w:rsidDel="00E21359">
          <w:rPr>
            <w:rFonts w:cs="Times New Roman"/>
            <w:color w:val="0D0D0D" w:themeColor="text1" w:themeTint="F2"/>
            <w:sz w:val="22"/>
            <w:rPrChange w:id="1808" w:author="tao huang" w:date="2017-09-17T12:05:00Z">
              <w:rPr>
                <w:rFonts w:cs="Times New Roman"/>
                <w:color w:val="000000" w:themeColor="text1"/>
              </w:rPr>
            </w:rPrChange>
          </w:rPr>
          <w:delText xml:space="preserve"> defined as </w:delText>
        </w:r>
      </w:del>
      <w:ins w:id="1809" w:author="黄韬" w:date="2017-09-11T16:10:00Z">
        <w:r w:rsidRPr="00A60A57">
          <w:rPr>
            <w:rFonts w:cs="Times New Roman"/>
            <w:color w:val="0D0D0D" w:themeColor="text1" w:themeTint="F2"/>
            <w:sz w:val="22"/>
            <w:rPrChange w:id="1810" w:author="tao huang" w:date="2017-09-17T12:05:00Z">
              <w:rPr>
                <w:rFonts w:cs="Times New Roman"/>
                <w:color w:val="000000" w:themeColor="text1"/>
              </w:rPr>
            </w:rPrChange>
          </w:rPr>
          <w:t xml:space="preserve">originates from the </w:t>
        </w:r>
      </w:ins>
      <w:r w:rsidR="00E446EB" w:rsidRPr="00A60A57">
        <w:rPr>
          <w:rFonts w:cs="Times New Roman"/>
          <w:color w:val="0D0D0D" w:themeColor="text1" w:themeTint="F2"/>
          <w:sz w:val="22"/>
          <w:rPrChange w:id="1811" w:author="tao huang" w:date="2017-09-17T12:05:00Z">
            <w:rPr>
              <w:rFonts w:cs="Times New Roman"/>
              <w:color w:val="000000" w:themeColor="text1"/>
            </w:rPr>
          </w:rPrChange>
        </w:rPr>
        <w:t xml:space="preserve">large changes </w:t>
      </w:r>
      <w:del w:id="1812" w:author="黄韬" w:date="2017-09-11T16:11:00Z">
        <w:r w:rsidR="00E446EB" w:rsidRPr="00A60A57" w:rsidDel="00E21359">
          <w:rPr>
            <w:rFonts w:cs="Times New Roman"/>
            <w:color w:val="0D0D0D" w:themeColor="text1" w:themeTint="F2"/>
            <w:sz w:val="22"/>
            <w:rPrChange w:id="1813" w:author="tao huang" w:date="2017-09-17T12:05:00Z">
              <w:rPr>
                <w:rFonts w:cs="Times New Roman"/>
                <w:color w:val="000000" w:themeColor="text1"/>
              </w:rPr>
            </w:rPrChange>
          </w:rPr>
          <w:delText xml:space="preserve">in the model’s </w:delText>
        </w:r>
      </w:del>
      <w:ins w:id="1814" w:author="黄韬" w:date="2017-09-11T16:11:00Z">
        <w:del w:id="1815" w:author="tao huang" w:date="2017-09-15T18:53:00Z">
          <w:r w:rsidRPr="00A60A57" w:rsidDel="00DB1D1B">
            <w:rPr>
              <w:rFonts w:cs="Times New Roman"/>
              <w:color w:val="0D0D0D" w:themeColor="text1" w:themeTint="F2"/>
              <w:sz w:val="22"/>
              <w:rPrChange w:id="1816" w:author="tao huang" w:date="2017-09-17T12:05:00Z">
                <w:rPr>
                  <w:rFonts w:cs="Times New Roman"/>
                  <w:color w:val="000000" w:themeColor="text1"/>
                </w:rPr>
              </w:rPrChange>
            </w:rPr>
            <w:delText xml:space="preserve">in the </w:delText>
          </w:r>
        </w:del>
      </w:ins>
      <w:del w:id="1817" w:author="tao huang" w:date="2017-09-15T18:53:00Z">
        <w:r w:rsidR="00E446EB" w:rsidRPr="00A60A57" w:rsidDel="00DB1D1B">
          <w:rPr>
            <w:rFonts w:cs="Times New Roman"/>
            <w:color w:val="0D0D0D" w:themeColor="text1" w:themeTint="F2"/>
            <w:sz w:val="22"/>
            <w:rPrChange w:id="1818" w:author="tao huang" w:date="2017-09-17T12:05:00Z">
              <w:rPr>
                <w:rFonts w:cs="Times New Roman"/>
                <w:color w:val="000000" w:themeColor="text1"/>
              </w:rPr>
            </w:rPrChange>
          </w:rPr>
          <w:delText>parameters</w:delText>
        </w:r>
      </w:del>
      <w:ins w:id="1819" w:author="黄韬" w:date="2017-09-11T16:11:00Z">
        <w:del w:id="1820" w:author="tao huang" w:date="2017-09-15T18:53:00Z">
          <w:r w:rsidRPr="00A60A57" w:rsidDel="00DB1D1B">
            <w:rPr>
              <w:rFonts w:cs="Times New Roman"/>
              <w:color w:val="0D0D0D" w:themeColor="text1" w:themeTint="F2"/>
              <w:sz w:val="22"/>
              <w:rPrChange w:id="1821" w:author="tao huang" w:date="2017-09-17T12:05:00Z">
                <w:rPr>
                  <w:rFonts w:cs="Times New Roman"/>
                  <w:color w:val="000000" w:themeColor="text1"/>
                </w:rPr>
              </w:rPrChange>
            </w:rPr>
            <w:delText xml:space="preserve"> of </w:delText>
          </w:r>
        </w:del>
        <w:del w:id="1822" w:author="tao huang" w:date="2017-09-15T18:49:00Z">
          <w:r w:rsidRPr="00A60A57" w:rsidDel="00100777">
            <w:rPr>
              <w:rFonts w:cs="Times New Roman"/>
              <w:color w:val="0D0D0D" w:themeColor="text1" w:themeTint="F2"/>
              <w:sz w:val="22"/>
              <w:rPrChange w:id="1823" w:author="tao huang" w:date="2017-09-17T12:05:00Z">
                <w:rPr>
                  <w:rFonts w:cs="Times New Roman"/>
                  <w:color w:val="000000" w:themeColor="text1"/>
                </w:rPr>
              </w:rPrChange>
            </w:rPr>
            <w:delText>the explanatory variables</w:delText>
          </w:r>
        </w:del>
      </w:ins>
      <w:ins w:id="1824" w:author="tao huang" w:date="2017-09-15T18:53:00Z">
        <w:r w:rsidR="00DB1D1B" w:rsidRPr="00A60A57">
          <w:rPr>
            <w:rFonts w:cs="Times New Roman"/>
            <w:color w:val="0D0D0D" w:themeColor="text1" w:themeTint="F2"/>
            <w:sz w:val="22"/>
            <w:rPrChange w:id="1825" w:author="tao huang" w:date="2017-09-17T12:05:00Z">
              <w:rPr>
                <w:rFonts w:cs="Times New Roman"/>
                <w:color w:val="000000" w:themeColor="text1"/>
                <w:sz w:val="22"/>
              </w:rPr>
            </w:rPrChange>
          </w:rPr>
          <w:t>in the model’s parameters</w:t>
        </w:r>
      </w:ins>
      <w:r w:rsidR="00E446EB" w:rsidRPr="00A60A57">
        <w:rPr>
          <w:rFonts w:cs="Times New Roman"/>
          <w:color w:val="0D0D0D" w:themeColor="text1" w:themeTint="F2"/>
          <w:sz w:val="22"/>
          <w:rPrChange w:id="1826" w:author="tao huang" w:date="2017-09-17T12:05:00Z">
            <w:rPr>
              <w:rFonts w:cs="Times New Roman"/>
              <w:color w:val="000000" w:themeColor="text1"/>
            </w:rPr>
          </w:rPrChange>
        </w:rPr>
        <w:t xml:space="preserve"> </w:t>
      </w:r>
      <w:r w:rsidR="00E446EB" w:rsidRPr="00A60A57">
        <w:rPr>
          <w:rFonts w:cs="Times New Roman"/>
          <w:color w:val="0D0D0D" w:themeColor="text1" w:themeTint="F2"/>
          <w:sz w:val="22"/>
          <w:rPrChange w:id="1827" w:author="tao huang" w:date="2017-09-17T12:05:00Z">
            <w:rPr>
              <w:rFonts w:cs="Times New Roman"/>
              <w:color w:val="000000" w:themeColor="text1"/>
            </w:rPr>
          </w:rPrChange>
        </w:rPr>
        <w:fldChar w:fldCharType="begin"/>
      </w:r>
      <w:r w:rsidR="006016F1">
        <w:rPr>
          <w:rFonts w:cs="Times New Roman"/>
          <w:color w:val="0D0D0D" w:themeColor="text1" w:themeTint="F2"/>
          <w:sz w:val="22"/>
        </w:rPr>
        <w:instrText xml:space="preserve"> ADDIN EN.CITE &lt;EndNote&gt;&lt;Cite&gt;&lt;Author&gt;Allen&lt;/Author&gt;&lt;Year&gt;2001&lt;/Year&gt;&lt;RecNum&gt;204&lt;/RecNum&gt;&lt;DisplayText&gt;(Allen &amp;amp; Fildes, 2001; Armstrong, 2001)&lt;/DisplayText&gt;&lt;record&gt;&lt;rec-number&gt;204&lt;/rec-number&gt;&lt;foreign-keys&gt;&lt;key app="EN" db-id="fwzpfdt205x9v6eprsvv25dpxftedxv0z0a9" timestamp="0"&gt;204&lt;/key&gt;&lt;/foreign-keys&gt;&lt;ref-type name="Book Section"&gt;5&lt;/ref-type&gt;&lt;contributors&gt;&lt;authors&gt;&lt;author&gt;P. Geoffrey Allen&lt;/author&gt;&lt;author&gt;Robert Fildes&lt;/author&gt;&lt;/authors&gt;&lt;secondary-authors&gt;&lt;author&gt;J. Scott Armstrong&lt;/author&gt;&lt;/secondary-authors&gt;&lt;/contributors&gt;&lt;titles&gt;&lt;title&gt;Econometric forecasting&lt;/title&gt;&lt;secondary-title&gt;Principles of Forecasting: A Handbook for Researchers and Practitioners&lt;/secondary-title&gt;&lt;/titles&gt;&lt;dates&gt;&lt;year&gt;2001&lt;/year&gt;&lt;/dates&gt;&lt;pub-location&gt;Boston&lt;/pub-location&gt;&lt;publisher&gt;Kluwer Academic Publishers&lt;/publisher&gt;&lt;urls&gt;&lt;/urls&gt;&lt;/record&gt;&lt;/Cite&gt;&lt;Cite&gt;&lt;Author&gt;Armstrong&lt;/Author&gt;&lt;Year&gt;2001&lt;/Year&gt;&lt;RecNum&gt;215&lt;/RecNum&gt;&lt;record&gt;&lt;rec-number&gt;215&lt;/rec-number&gt;&lt;foreign-keys&gt;&lt;key app="EN" db-id="fwzpfdt205x9v6eprsvv25dpxftedxv0z0a9" timestamp="0"&gt;215&lt;/key&gt;&lt;/foreign-keys&gt;&lt;ref-type name="Book"&gt;6&lt;/ref-type&gt;&lt;contributors&gt;&lt;authors&gt;&lt;author&gt;J. S Armstrong&lt;/author&gt;&lt;/authors&gt;&lt;/contributors&gt;&lt;titles&gt;&lt;title&gt;Principles of Forecasting: A Handbook for Researchers and Practitioners&lt;/title&gt;&lt;/titles&gt;&lt;dates&gt;&lt;year&gt;2001&lt;/year&gt;&lt;/dates&gt;&lt;publisher&gt;Kluwer Academic Publishers&lt;/publisher&gt;&lt;urls&gt;&lt;/urls&gt;&lt;/record&gt;&lt;/Cite&gt;&lt;/EndNote&gt;</w:instrText>
      </w:r>
      <w:r w:rsidR="00E446EB" w:rsidRPr="00A60A57">
        <w:rPr>
          <w:rFonts w:cs="Times New Roman"/>
          <w:color w:val="0D0D0D" w:themeColor="text1" w:themeTint="F2"/>
          <w:sz w:val="22"/>
          <w:rPrChange w:id="1828" w:author="tao huang" w:date="2017-09-17T12:05:00Z">
            <w:rPr>
              <w:rFonts w:cs="Times New Roman"/>
              <w:color w:val="000000" w:themeColor="text1"/>
            </w:rPr>
          </w:rPrChange>
        </w:rPr>
        <w:fldChar w:fldCharType="separate"/>
      </w:r>
      <w:r w:rsidR="006016F1">
        <w:rPr>
          <w:rFonts w:cs="Times New Roman"/>
          <w:noProof/>
          <w:color w:val="0D0D0D" w:themeColor="text1" w:themeTint="F2"/>
          <w:sz w:val="22"/>
        </w:rPr>
        <w:t>(</w:t>
      </w:r>
      <w:hyperlink w:anchor="_ENREF_2" w:tooltip="Allen, 2001 #204" w:history="1">
        <w:r w:rsidR="00F75C33">
          <w:rPr>
            <w:rFonts w:cs="Times New Roman"/>
            <w:noProof/>
            <w:color w:val="0D0D0D" w:themeColor="text1" w:themeTint="F2"/>
            <w:sz w:val="22"/>
          </w:rPr>
          <w:t>Allen &amp; Fildes, 2001</w:t>
        </w:r>
      </w:hyperlink>
      <w:r w:rsidR="006016F1">
        <w:rPr>
          <w:rFonts w:cs="Times New Roman"/>
          <w:noProof/>
          <w:color w:val="0D0D0D" w:themeColor="text1" w:themeTint="F2"/>
          <w:sz w:val="22"/>
        </w:rPr>
        <w:t xml:space="preserve">; </w:t>
      </w:r>
      <w:hyperlink w:anchor="_ENREF_8" w:tooltip="Armstrong, 2001 #215" w:history="1">
        <w:r w:rsidR="00F75C33">
          <w:rPr>
            <w:rFonts w:cs="Times New Roman"/>
            <w:noProof/>
            <w:color w:val="0D0D0D" w:themeColor="text1" w:themeTint="F2"/>
            <w:sz w:val="22"/>
          </w:rPr>
          <w:t>Armstrong, 2001</w:t>
        </w:r>
      </w:hyperlink>
      <w:r w:rsidR="006016F1">
        <w:rPr>
          <w:rFonts w:cs="Times New Roman"/>
          <w:noProof/>
          <w:color w:val="0D0D0D" w:themeColor="text1" w:themeTint="F2"/>
          <w:sz w:val="22"/>
        </w:rPr>
        <w:t>)</w:t>
      </w:r>
      <w:r w:rsidR="00E446EB" w:rsidRPr="00A60A57">
        <w:rPr>
          <w:rFonts w:cs="Times New Roman"/>
          <w:color w:val="0D0D0D" w:themeColor="text1" w:themeTint="F2"/>
          <w:sz w:val="22"/>
          <w:rPrChange w:id="1829" w:author="tao huang" w:date="2017-09-17T12:05:00Z">
            <w:rPr>
              <w:rFonts w:cs="Times New Roman"/>
              <w:color w:val="000000" w:themeColor="text1"/>
            </w:rPr>
          </w:rPrChange>
        </w:rPr>
        <w:fldChar w:fldCharType="end"/>
      </w:r>
      <w:r w:rsidR="00E77650" w:rsidRPr="00A60A57">
        <w:rPr>
          <w:rFonts w:cs="Times New Roman"/>
          <w:color w:val="0D0D0D" w:themeColor="text1" w:themeTint="F2"/>
          <w:sz w:val="22"/>
          <w:rPrChange w:id="1830" w:author="tao huang" w:date="2017-09-17T12:05:00Z">
            <w:rPr>
              <w:rFonts w:cs="Times New Roman"/>
              <w:color w:val="000000" w:themeColor="text1"/>
            </w:rPr>
          </w:rPrChange>
        </w:rPr>
        <w:t xml:space="preserve">. </w:t>
      </w:r>
    </w:p>
    <w:p w14:paraId="56430CA1" w14:textId="7901D173" w:rsidR="002C5560" w:rsidRPr="00A60A57" w:rsidDel="00100777" w:rsidRDefault="002C5560">
      <w:pPr>
        <w:spacing w:after="0" w:line="360" w:lineRule="auto"/>
        <w:rPr>
          <w:ins w:id="1831" w:author="黄韬" w:date="2017-09-11T15:59:00Z"/>
          <w:del w:id="1832" w:author="tao huang" w:date="2017-09-15T18:50:00Z"/>
          <w:rFonts w:cs="Times New Roman"/>
          <w:color w:val="0D0D0D" w:themeColor="text1" w:themeTint="F2"/>
          <w:sz w:val="22"/>
          <w:rPrChange w:id="1833" w:author="tao huang" w:date="2017-09-17T12:05:00Z">
            <w:rPr>
              <w:ins w:id="1834" w:author="黄韬" w:date="2017-09-11T15:59:00Z"/>
              <w:del w:id="1835" w:author="tao huang" w:date="2017-09-15T18:50:00Z"/>
              <w:rFonts w:cs="Times New Roman"/>
              <w:color w:val="000000" w:themeColor="text1"/>
            </w:rPr>
          </w:rPrChange>
        </w:rPr>
      </w:pPr>
    </w:p>
    <w:p w14:paraId="37A55853" w14:textId="79324281" w:rsidR="00100777" w:rsidRPr="00A60A57" w:rsidDel="00834492" w:rsidRDefault="002C5560">
      <w:pPr>
        <w:spacing w:after="0" w:line="360" w:lineRule="auto"/>
        <w:rPr>
          <w:ins w:id="1836" w:author="黄韬" w:date="2017-09-11T16:14:00Z"/>
          <w:del w:id="1837" w:author="tao huang" w:date="2017-09-15T19:09:00Z"/>
          <w:rFonts w:cs="Times New Roman"/>
          <w:color w:val="0D0D0D" w:themeColor="text1" w:themeTint="F2"/>
          <w:sz w:val="22"/>
          <w:rPrChange w:id="1838" w:author="tao huang" w:date="2017-09-17T12:05:00Z">
            <w:rPr>
              <w:ins w:id="1839" w:author="黄韬" w:date="2017-09-11T16:14:00Z"/>
              <w:del w:id="1840" w:author="tao huang" w:date="2017-09-15T19:09:00Z"/>
              <w:rFonts w:cs="Times New Roman"/>
              <w:color w:val="000000" w:themeColor="text1"/>
            </w:rPr>
          </w:rPrChange>
        </w:rPr>
      </w:pPr>
      <w:ins w:id="1841" w:author="黄韬" w:date="2017-09-11T15:59:00Z">
        <w:r w:rsidRPr="00A60A57">
          <w:rPr>
            <w:rFonts w:cs="Times New Roman"/>
            <w:color w:val="0D0D0D" w:themeColor="text1" w:themeTint="F2"/>
            <w:sz w:val="22"/>
            <w:rPrChange w:id="1842" w:author="tao huang" w:date="2017-09-17T12:05:00Z">
              <w:rPr>
                <w:rFonts w:cs="Times New Roman"/>
                <w:color w:val="000000" w:themeColor="text1"/>
              </w:rPr>
            </w:rPrChange>
          </w:rPr>
          <w:t>When the effect</w:t>
        </w:r>
      </w:ins>
      <w:ins w:id="1843" w:author="黄韬" w:date="2017-09-11T16:01:00Z">
        <w:r w:rsidRPr="00A60A57">
          <w:rPr>
            <w:rFonts w:cs="Times New Roman"/>
            <w:color w:val="0D0D0D" w:themeColor="text1" w:themeTint="F2"/>
            <w:sz w:val="22"/>
            <w:rPrChange w:id="1844" w:author="tao huang" w:date="2017-09-17T12:05:00Z">
              <w:rPr>
                <w:rFonts w:cs="Times New Roman"/>
                <w:color w:val="000000" w:themeColor="text1"/>
              </w:rPr>
            </w:rPrChange>
          </w:rPr>
          <w:t>s</w:t>
        </w:r>
      </w:ins>
      <w:ins w:id="1845" w:author="黄韬" w:date="2017-09-11T15:59:00Z">
        <w:r w:rsidRPr="00A60A57">
          <w:rPr>
            <w:rFonts w:cs="Times New Roman"/>
            <w:color w:val="0D0D0D" w:themeColor="text1" w:themeTint="F2"/>
            <w:sz w:val="22"/>
            <w:rPrChange w:id="1846" w:author="tao huang" w:date="2017-09-17T12:05:00Z">
              <w:rPr>
                <w:rFonts w:cs="Times New Roman"/>
                <w:color w:val="000000" w:themeColor="text1"/>
              </w:rPr>
            </w:rPrChange>
          </w:rPr>
          <w:t xml:space="preserve"> </w:t>
        </w:r>
      </w:ins>
      <w:ins w:id="1847" w:author="黄韬" w:date="2017-09-11T16:00:00Z">
        <w:r w:rsidRPr="00A60A57">
          <w:rPr>
            <w:rFonts w:cs="Times New Roman"/>
            <w:color w:val="0D0D0D" w:themeColor="text1" w:themeTint="F2"/>
            <w:sz w:val="22"/>
            <w:rPrChange w:id="1848" w:author="tao huang" w:date="2017-09-17T12:05:00Z">
              <w:rPr>
                <w:rFonts w:cs="Times New Roman"/>
                <w:color w:val="000000" w:themeColor="text1"/>
              </w:rPr>
            </w:rPrChange>
          </w:rPr>
          <w:t xml:space="preserve">of the marketing activities change, their true parameters in the data generating process </w:t>
        </w:r>
      </w:ins>
      <w:ins w:id="1849" w:author="黄韬" w:date="2017-09-11T16:09:00Z">
        <w:del w:id="1850" w:author="tao huang" w:date="2017-09-15T18:54:00Z">
          <w:r w:rsidR="00E21359" w:rsidRPr="00A60A57" w:rsidDel="00DB1D1B">
            <w:rPr>
              <w:rFonts w:cs="Times New Roman"/>
              <w:color w:val="0D0D0D" w:themeColor="text1" w:themeTint="F2"/>
              <w:sz w:val="22"/>
              <w:rPrChange w:id="1851" w:author="tao huang" w:date="2017-09-17T12:05:00Z">
                <w:rPr>
                  <w:rFonts w:cs="Times New Roman"/>
                  <w:color w:val="000000" w:themeColor="text1"/>
                </w:rPr>
              </w:rPrChange>
            </w:rPr>
            <w:delText xml:space="preserve">also </w:delText>
          </w:r>
        </w:del>
      </w:ins>
      <w:ins w:id="1852" w:author="黄韬" w:date="2017-09-11T16:00:00Z">
        <w:r w:rsidRPr="00A60A57">
          <w:rPr>
            <w:rFonts w:cs="Times New Roman"/>
            <w:color w:val="0D0D0D" w:themeColor="text1" w:themeTint="F2"/>
            <w:sz w:val="22"/>
            <w:rPrChange w:id="1853" w:author="tao huang" w:date="2017-09-17T12:05:00Z">
              <w:rPr>
                <w:rFonts w:cs="Times New Roman"/>
                <w:color w:val="000000" w:themeColor="text1"/>
              </w:rPr>
            </w:rPrChange>
          </w:rPr>
          <w:t xml:space="preserve">change </w:t>
        </w:r>
      </w:ins>
      <w:ins w:id="1854" w:author="tao huang" w:date="2017-09-15T18:54:00Z">
        <w:r w:rsidR="00DB1D1B" w:rsidRPr="00A60A57">
          <w:rPr>
            <w:rFonts w:cs="Times New Roman"/>
            <w:color w:val="0D0D0D" w:themeColor="text1" w:themeTint="F2"/>
            <w:sz w:val="22"/>
            <w:rPrChange w:id="1855" w:author="tao huang" w:date="2017-09-17T12:05:00Z">
              <w:rPr>
                <w:rFonts w:cs="Times New Roman"/>
                <w:color w:val="000000" w:themeColor="text1"/>
                <w:sz w:val="22"/>
              </w:rPr>
            </w:rPrChange>
          </w:rPr>
          <w:t>accordingly</w:t>
        </w:r>
      </w:ins>
      <w:ins w:id="1856" w:author="tao huang" w:date="2017-09-15T18:57:00Z">
        <w:r w:rsidR="004F1C8B" w:rsidRPr="00A60A57">
          <w:rPr>
            <w:rFonts w:cs="Times New Roman"/>
            <w:color w:val="0D0D0D" w:themeColor="text1" w:themeTint="F2"/>
            <w:sz w:val="22"/>
            <w:rPrChange w:id="1857" w:author="tao huang" w:date="2017-09-17T12:05:00Z">
              <w:rPr>
                <w:rFonts w:cs="Times New Roman"/>
                <w:color w:val="000000" w:themeColor="text1"/>
                <w:sz w:val="22"/>
              </w:rPr>
            </w:rPrChange>
          </w:rPr>
          <w:t xml:space="preserve"> </w:t>
        </w:r>
      </w:ins>
      <w:ins w:id="1858" w:author="黄韬" w:date="2017-09-11T16:01:00Z">
        <w:del w:id="1859" w:author="tao huang" w:date="2017-09-15T18:56:00Z">
          <w:r w:rsidRPr="00A60A57" w:rsidDel="004F1C8B">
            <w:rPr>
              <w:rFonts w:cs="Times New Roman"/>
              <w:color w:val="0D0D0D" w:themeColor="text1" w:themeTint="F2"/>
              <w:sz w:val="22"/>
              <w:rPrChange w:id="1860" w:author="tao huang" w:date="2017-09-17T12:05:00Z">
                <w:rPr>
                  <w:rFonts w:cs="Times New Roman"/>
                  <w:color w:val="000000" w:themeColor="text1"/>
                </w:rPr>
              </w:rPrChange>
            </w:rPr>
            <w:delText xml:space="preserve">and </w:delText>
          </w:r>
        </w:del>
      </w:ins>
      <w:ins w:id="1861" w:author="黄韬" w:date="2017-09-11T16:02:00Z">
        <w:del w:id="1862" w:author="tao huang" w:date="2017-09-15T18:56:00Z">
          <w:r w:rsidRPr="00A60A57" w:rsidDel="004F1C8B">
            <w:rPr>
              <w:rFonts w:cs="Times New Roman"/>
              <w:color w:val="0D0D0D" w:themeColor="text1" w:themeTint="F2"/>
              <w:sz w:val="22"/>
              <w:rPrChange w:id="1863" w:author="tao huang" w:date="2017-09-17T12:05:00Z">
                <w:rPr>
                  <w:rFonts w:cs="Times New Roman"/>
                  <w:color w:val="000000" w:themeColor="text1"/>
                </w:rPr>
              </w:rPrChange>
            </w:rPr>
            <w:delText>m</w:delText>
          </w:r>
        </w:del>
      </w:ins>
      <w:ins w:id="1864" w:author="黄韬" w:date="2017-09-11T16:03:00Z">
        <w:del w:id="1865" w:author="tao huang" w:date="2017-09-15T18:56:00Z">
          <w:r w:rsidRPr="00A60A57" w:rsidDel="004F1C8B">
            <w:rPr>
              <w:rFonts w:cs="Times New Roman"/>
              <w:color w:val="0D0D0D" w:themeColor="text1" w:themeTint="F2"/>
              <w:sz w:val="22"/>
              <w:rPrChange w:id="1866" w:author="tao huang" w:date="2017-09-17T12:05:00Z">
                <w:rPr>
                  <w:rFonts w:cs="Times New Roman"/>
                  <w:color w:val="000000" w:themeColor="text1"/>
                </w:rPr>
              </w:rPrChange>
            </w:rPr>
            <w:delText xml:space="preserve">ay </w:delText>
          </w:r>
        </w:del>
      </w:ins>
      <w:ins w:id="1867" w:author="黄韬" w:date="2017-09-11T16:01:00Z">
        <w:del w:id="1868" w:author="tao huang" w:date="2017-09-15T18:56:00Z">
          <w:r w:rsidRPr="00A60A57" w:rsidDel="004F1C8B">
            <w:rPr>
              <w:rFonts w:cs="Times New Roman"/>
              <w:color w:val="0D0D0D" w:themeColor="text1" w:themeTint="F2"/>
              <w:sz w:val="22"/>
              <w:rPrChange w:id="1869" w:author="tao huang" w:date="2017-09-17T12:05:00Z">
                <w:rPr>
                  <w:rFonts w:cs="Times New Roman"/>
                  <w:color w:val="000000" w:themeColor="text1"/>
                </w:rPr>
              </w:rPrChange>
            </w:rPr>
            <w:delText>con</w:delText>
          </w:r>
        </w:del>
      </w:ins>
      <w:ins w:id="1870" w:author="黄韬" w:date="2017-09-11T16:02:00Z">
        <w:del w:id="1871" w:author="tao huang" w:date="2017-09-15T18:56:00Z">
          <w:r w:rsidRPr="00A60A57" w:rsidDel="004F1C8B">
            <w:rPr>
              <w:rFonts w:cs="Times New Roman"/>
              <w:color w:val="0D0D0D" w:themeColor="text1" w:themeTint="F2"/>
              <w:sz w:val="22"/>
              <w:rPrChange w:id="1872" w:author="tao huang" w:date="2017-09-17T12:05:00Z">
                <w:rPr>
                  <w:rFonts w:cs="Times New Roman"/>
                  <w:color w:val="000000" w:themeColor="text1"/>
                </w:rPr>
              </w:rPrChange>
            </w:rPr>
            <w:delText>sequently change the true value</w:delText>
          </w:r>
        </w:del>
      </w:ins>
      <w:ins w:id="1873" w:author="黄韬" w:date="2017-09-11T16:03:00Z">
        <w:del w:id="1874" w:author="tao huang" w:date="2017-09-15T18:56:00Z">
          <w:r w:rsidR="00E21359" w:rsidRPr="00A60A57" w:rsidDel="004F1C8B">
            <w:rPr>
              <w:rFonts w:cs="Times New Roman"/>
              <w:color w:val="0D0D0D" w:themeColor="text1" w:themeTint="F2"/>
              <w:sz w:val="22"/>
              <w:rPrChange w:id="1875" w:author="tao huang" w:date="2017-09-17T12:05:00Z">
                <w:rPr>
                  <w:rFonts w:cs="Times New Roman"/>
                  <w:color w:val="000000" w:themeColor="text1"/>
                </w:rPr>
              </w:rPrChange>
            </w:rPr>
            <w:delText>s</w:delText>
          </w:r>
        </w:del>
      </w:ins>
      <w:ins w:id="1876" w:author="黄韬" w:date="2017-09-11T16:02:00Z">
        <w:del w:id="1877" w:author="tao huang" w:date="2017-09-15T18:56:00Z">
          <w:r w:rsidRPr="00A60A57" w:rsidDel="004F1C8B">
            <w:rPr>
              <w:rFonts w:cs="Times New Roman"/>
              <w:color w:val="0D0D0D" w:themeColor="text1" w:themeTint="F2"/>
              <w:sz w:val="22"/>
              <w:rPrChange w:id="1878" w:author="tao huang" w:date="2017-09-17T12:05:00Z">
                <w:rPr>
                  <w:rFonts w:cs="Times New Roman"/>
                  <w:color w:val="000000" w:themeColor="text1"/>
                </w:rPr>
              </w:rPrChange>
            </w:rPr>
            <w:delText xml:space="preserve"> of </w:delText>
          </w:r>
        </w:del>
      </w:ins>
      <w:ins w:id="1879" w:author="黄韬" w:date="2017-09-11T16:03:00Z">
        <w:del w:id="1880" w:author="tao huang" w:date="2017-09-15T18:56:00Z">
          <w:r w:rsidR="00E21359" w:rsidRPr="00A60A57" w:rsidDel="004F1C8B">
            <w:rPr>
              <w:rFonts w:cs="Times New Roman"/>
              <w:color w:val="0D0D0D" w:themeColor="text1" w:themeTint="F2"/>
              <w:sz w:val="22"/>
              <w:rPrChange w:id="1881" w:author="tao huang" w:date="2017-09-17T12:05:00Z">
                <w:rPr>
                  <w:rFonts w:cs="Times New Roman"/>
                  <w:color w:val="000000" w:themeColor="text1"/>
                </w:rPr>
              </w:rPrChange>
            </w:rPr>
            <w:delText xml:space="preserve">the </w:delText>
          </w:r>
        </w:del>
      </w:ins>
      <w:ins w:id="1882" w:author="黄韬" w:date="2017-09-11T16:02:00Z">
        <w:del w:id="1883" w:author="tao huang" w:date="2017-09-15T18:56:00Z">
          <w:r w:rsidRPr="00A60A57" w:rsidDel="004F1C8B">
            <w:rPr>
              <w:rFonts w:cs="Times New Roman"/>
              <w:color w:val="0D0D0D" w:themeColor="text1" w:themeTint="F2"/>
              <w:sz w:val="22"/>
              <w:rPrChange w:id="1884" w:author="tao huang" w:date="2017-09-17T12:05:00Z">
                <w:rPr>
                  <w:rFonts w:cs="Times New Roman"/>
                  <w:color w:val="000000" w:themeColor="text1"/>
                </w:rPr>
              </w:rPrChange>
            </w:rPr>
            <w:delText>p</w:delText>
          </w:r>
          <w:commentRangeStart w:id="1885"/>
          <w:r w:rsidRPr="00A60A57" w:rsidDel="004F1C8B">
            <w:rPr>
              <w:rFonts w:cs="Times New Roman"/>
              <w:color w:val="0D0D0D" w:themeColor="text1" w:themeTint="F2"/>
              <w:sz w:val="22"/>
              <w:rPrChange w:id="1886" w:author="tao huang" w:date="2017-09-17T12:05:00Z">
                <w:rPr>
                  <w:rFonts w:cs="Times New Roman"/>
                  <w:color w:val="000000" w:themeColor="text1"/>
                </w:rPr>
              </w:rPrChange>
            </w:rPr>
            <w:delText xml:space="preserve">roduct sales </w:delText>
          </w:r>
        </w:del>
      </w:ins>
      <w:commentRangeEnd w:id="1885"/>
      <w:ins w:id="1887" w:author="黄韬" w:date="2017-09-11T16:03:00Z">
        <w:del w:id="1888" w:author="tao huang" w:date="2017-09-15T18:56:00Z">
          <w:r w:rsidR="00E21359" w:rsidRPr="00A60A57" w:rsidDel="004F1C8B">
            <w:rPr>
              <w:rStyle w:val="CommentReference"/>
              <w:color w:val="0D0D0D" w:themeColor="text1" w:themeTint="F2"/>
              <w:sz w:val="22"/>
              <w:szCs w:val="22"/>
              <w:rPrChange w:id="1889" w:author="tao huang" w:date="2017-09-17T12:05:00Z">
                <w:rPr>
                  <w:rStyle w:val="CommentReference"/>
                </w:rPr>
              </w:rPrChange>
            </w:rPr>
            <w:commentReference w:id="1885"/>
          </w:r>
        </w:del>
      </w:ins>
      <w:ins w:id="1890" w:author="黄韬" w:date="2017-09-11T16:02:00Z">
        <w:r w:rsidRPr="00A60A57">
          <w:rPr>
            <w:color w:val="0D0D0D" w:themeColor="text1" w:themeTint="F2"/>
            <w:sz w:val="22"/>
            <w:rPrChange w:id="1891" w:author="tao huang" w:date="2017-09-17T12:05:00Z">
              <w:rPr>
                <w:color w:val="000000" w:themeColor="text1"/>
              </w:rPr>
            </w:rPrChange>
          </w:rPr>
          <w:fldChar w:fldCharType="begin"/>
        </w:r>
      </w:ins>
      <w:r w:rsidR="006016F1">
        <w:rPr>
          <w:color w:val="0D0D0D" w:themeColor="text1" w:themeTint="F2"/>
          <w:sz w:val="22"/>
        </w:rPr>
        <w:instrText xml:space="preserve"> ADDIN EN.CITE &lt;EndNote&gt;&lt;Cite&gt;&lt;Author&gt;Clements&lt;/Author&gt;&lt;Year&gt;1999&lt;/Year&gt;&lt;RecNum&gt;199&lt;/RecNum&gt;&lt;DisplayText&gt;(M. P. Clements &amp;amp; Hendry, 1999)&lt;/DisplayText&gt;&lt;record&gt;&lt;rec-number&gt;199&lt;/rec-number&gt;&lt;foreign-keys&gt;&lt;key app="EN" db-id="fwzpfdt205x9v6eprsvv25dpxftedxv0z0a9" timestamp="0"&gt;199&lt;/key&gt;&lt;/foreign-keys&gt;&lt;ref-type name="Book"&gt;6&lt;/ref-type&gt;&lt;contributors&gt;&lt;authors&gt;&lt;author&gt;Michael P. Clements&lt;/author&gt;&lt;author&gt;David F. Hendry&lt;/author&gt;&lt;/authors&gt;&lt;/contributors&gt;&lt;titles&gt;&lt;title&gt;Forecasting non-stationary economic time series&lt;/title&gt;&lt;/titles&gt;&lt;dates&gt;&lt;year&gt;1999&lt;/year&gt;&lt;/dates&gt;&lt;pub-location&gt;London&lt;/pub-location&gt;&lt;publisher&gt;The MIT Press&lt;/publisher&gt;&lt;urls&gt;&lt;/urls&gt;&lt;/record&gt;&lt;/Cite&gt;&lt;/EndNote&gt;</w:instrText>
      </w:r>
      <w:ins w:id="1892" w:author="黄韬" w:date="2017-09-11T16:02:00Z">
        <w:r w:rsidRPr="00A60A57">
          <w:rPr>
            <w:color w:val="0D0D0D" w:themeColor="text1" w:themeTint="F2"/>
            <w:sz w:val="22"/>
            <w:rPrChange w:id="1893" w:author="tao huang" w:date="2017-09-17T12:05:00Z">
              <w:rPr>
                <w:color w:val="000000" w:themeColor="text1"/>
              </w:rPr>
            </w:rPrChange>
          </w:rPr>
          <w:fldChar w:fldCharType="separate"/>
        </w:r>
      </w:ins>
      <w:r w:rsidR="006016F1">
        <w:rPr>
          <w:noProof/>
          <w:color w:val="0D0D0D" w:themeColor="text1" w:themeTint="F2"/>
          <w:sz w:val="22"/>
        </w:rPr>
        <w:t>(</w:t>
      </w:r>
      <w:hyperlink w:anchor="_ENREF_21" w:tooltip="Clements, 1999 #199" w:history="1">
        <w:r w:rsidR="00F75C33">
          <w:rPr>
            <w:noProof/>
            <w:color w:val="0D0D0D" w:themeColor="text1" w:themeTint="F2"/>
            <w:sz w:val="22"/>
          </w:rPr>
          <w:t>M. P. Clements &amp; Hendry, 1999</w:t>
        </w:r>
      </w:hyperlink>
      <w:r w:rsidR="006016F1">
        <w:rPr>
          <w:noProof/>
          <w:color w:val="0D0D0D" w:themeColor="text1" w:themeTint="F2"/>
          <w:sz w:val="22"/>
        </w:rPr>
        <w:t>)</w:t>
      </w:r>
      <w:ins w:id="1894" w:author="黄韬" w:date="2017-09-11T16:02:00Z">
        <w:r w:rsidRPr="00A60A57">
          <w:rPr>
            <w:color w:val="0D0D0D" w:themeColor="text1" w:themeTint="F2"/>
            <w:sz w:val="22"/>
            <w:rPrChange w:id="1895" w:author="tao huang" w:date="2017-09-17T12:05:00Z">
              <w:rPr>
                <w:color w:val="000000" w:themeColor="text1"/>
              </w:rPr>
            </w:rPrChange>
          </w:rPr>
          <w:fldChar w:fldCharType="end"/>
        </w:r>
        <w:r w:rsidRPr="00A60A57">
          <w:rPr>
            <w:color w:val="0D0D0D" w:themeColor="text1" w:themeTint="F2"/>
            <w:sz w:val="22"/>
            <w:rPrChange w:id="1896" w:author="tao huang" w:date="2017-09-17T12:05:00Z">
              <w:rPr>
                <w:color w:val="000000" w:themeColor="text1"/>
              </w:rPr>
            </w:rPrChange>
          </w:rPr>
          <w:t>.</w:t>
        </w:r>
      </w:ins>
      <w:ins w:id="1897" w:author="黄韬" w:date="2017-09-11T16:11:00Z">
        <w:r w:rsidR="00E21359" w:rsidRPr="00A60A57">
          <w:rPr>
            <w:rFonts w:cs="Times New Roman"/>
            <w:color w:val="0D0D0D" w:themeColor="text1" w:themeTint="F2"/>
            <w:sz w:val="22"/>
            <w:rPrChange w:id="1898" w:author="tao huang" w:date="2017-09-17T12:05:00Z">
              <w:rPr>
                <w:rFonts w:cs="Times New Roman"/>
                <w:color w:val="000000" w:themeColor="text1"/>
              </w:rPr>
            </w:rPrChange>
          </w:rPr>
          <w:t xml:space="preserve"> If </w:t>
        </w:r>
        <w:del w:id="1899" w:author="tao huang" w:date="2017-09-15T18:57:00Z">
          <w:r w:rsidR="00E21359" w:rsidRPr="00A60A57" w:rsidDel="004F1C8B">
            <w:rPr>
              <w:rFonts w:cs="Times New Roman"/>
              <w:color w:val="0D0D0D" w:themeColor="text1" w:themeTint="F2"/>
              <w:sz w:val="22"/>
              <w:rPrChange w:id="1900" w:author="tao huang" w:date="2017-09-17T12:05:00Z">
                <w:rPr>
                  <w:rFonts w:cs="Times New Roman"/>
                  <w:color w:val="000000" w:themeColor="text1"/>
                </w:rPr>
              </w:rPrChange>
            </w:rPr>
            <w:delText xml:space="preserve">the </w:delText>
          </w:r>
        </w:del>
      </w:ins>
      <w:ins w:id="1901" w:author="黄韬" w:date="2017-09-11T16:00:00Z">
        <w:del w:id="1902" w:author="tao huang" w:date="2017-09-15T18:57:00Z">
          <w:r w:rsidR="00E21359" w:rsidRPr="00A60A57" w:rsidDel="004F1C8B">
            <w:rPr>
              <w:rFonts w:cs="Times New Roman"/>
              <w:color w:val="0D0D0D" w:themeColor="text1" w:themeTint="F2"/>
              <w:sz w:val="22"/>
              <w:rPrChange w:id="1903" w:author="tao huang" w:date="2017-09-17T12:05:00Z">
                <w:rPr>
                  <w:rFonts w:cs="Times New Roman"/>
                  <w:color w:val="000000" w:themeColor="text1"/>
                </w:rPr>
              </w:rPrChange>
            </w:rPr>
            <w:delText>model</w:delText>
          </w:r>
        </w:del>
      </w:ins>
      <w:ins w:id="1904" w:author="tao huang" w:date="2017-09-15T18:57:00Z">
        <w:r w:rsidR="004F1C8B" w:rsidRPr="00A60A57">
          <w:rPr>
            <w:rFonts w:cs="Times New Roman"/>
            <w:color w:val="0D0D0D" w:themeColor="text1" w:themeTint="F2"/>
            <w:sz w:val="22"/>
            <w:rPrChange w:id="1905" w:author="tao huang" w:date="2017-09-17T12:05:00Z">
              <w:rPr>
                <w:rFonts w:cs="Times New Roman"/>
                <w:color w:val="000000" w:themeColor="text1"/>
                <w:sz w:val="22"/>
              </w:rPr>
            </w:rPrChange>
          </w:rPr>
          <w:t>we</w:t>
        </w:r>
      </w:ins>
      <w:ins w:id="1906" w:author="黄韬" w:date="2017-09-11T16:00:00Z">
        <w:r w:rsidRPr="00A60A57">
          <w:rPr>
            <w:rFonts w:cs="Times New Roman"/>
            <w:color w:val="0D0D0D" w:themeColor="text1" w:themeTint="F2"/>
            <w:sz w:val="22"/>
            <w:rPrChange w:id="1907" w:author="tao huang" w:date="2017-09-17T12:05:00Z">
              <w:rPr>
                <w:rFonts w:cs="Times New Roman"/>
                <w:color w:val="000000" w:themeColor="text1"/>
              </w:rPr>
            </w:rPrChange>
          </w:rPr>
          <w:t xml:space="preserve"> overlook</w:t>
        </w:r>
      </w:ins>
      <w:ins w:id="1908" w:author="黄韬" w:date="2017-09-11T16:11:00Z">
        <w:del w:id="1909" w:author="tao huang" w:date="2017-09-15T18:57:00Z">
          <w:r w:rsidR="00E21359" w:rsidRPr="00A60A57" w:rsidDel="004F1C8B">
            <w:rPr>
              <w:rFonts w:cs="Times New Roman"/>
              <w:color w:val="0D0D0D" w:themeColor="text1" w:themeTint="F2"/>
              <w:sz w:val="22"/>
              <w:rPrChange w:id="1910" w:author="tao huang" w:date="2017-09-17T12:05:00Z">
                <w:rPr>
                  <w:rFonts w:cs="Times New Roman"/>
                  <w:color w:val="000000" w:themeColor="text1"/>
                </w:rPr>
              </w:rPrChange>
            </w:rPr>
            <w:delText>s</w:delText>
          </w:r>
        </w:del>
      </w:ins>
      <w:ins w:id="1911" w:author="黄韬" w:date="2017-09-11T16:00:00Z">
        <w:r w:rsidRPr="00A60A57">
          <w:rPr>
            <w:rFonts w:cs="Times New Roman"/>
            <w:color w:val="0D0D0D" w:themeColor="text1" w:themeTint="F2"/>
            <w:sz w:val="22"/>
            <w:rPrChange w:id="1912" w:author="tao huang" w:date="2017-09-17T12:05:00Z">
              <w:rPr>
                <w:rFonts w:cs="Times New Roman"/>
                <w:color w:val="000000" w:themeColor="text1"/>
              </w:rPr>
            </w:rPrChange>
          </w:rPr>
          <w:t xml:space="preserve"> </w:t>
        </w:r>
      </w:ins>
      <w:ins w:id="1913" w:author="黄韬" w:date="2017-09-11T16:09:00Z">
        <w:r w:rsidR="00E21359" w:rsidRPr="00A60A57">
          <w:rPr>
            <w:rFonts w:cs="Times New Roman"/>
            <w:color w:val="0D0D0D" w:themeColor="text1" w:themeTint="F2"/>
            <w:sz w:val="22"/>
            <w:rPrChange w:id="1914" w:author="tao huang" w:date="2017-09-17T12:05:00Z">
              <w:rPr>
                <w:rFonts w:cs="Times New Roman"/>
                <w:color w:val="000000" w:themeColor="text1"/>
              </w:rPr>
            </w:rPrChange>
          </w:rPr>
          <w:t>th</w:t>
        </w:r>
      </w:ins>
      <w:ins w:id="1915" w:author="黄韬" w:date="2017-09-11T16:19:00Z">
        <w:r w:rsidR="000E2798" w:rsidRPr="00A60A57">
          <w:rPr>
            <w:rFonts w:cs="Times New Roman"/>
            <w:color w:val="0D0D0D" w:themeColor="text1" w:themeTint="F2"/>
            <w:sz w:val="22"/>
            <w:rPrChange w:id="1916" w:author="tao huang" w:date="2017-09-17T12:05:00Z">
              <w:rPr>
                <w:rFonts w:cs="Times New Roman"/>
                <w:color w:val="000000" w:themeColor="text1"/>
              </w:rPr>
            </w:rPrChange>
          </w:rPr>
          <w:t>e</w:t>
        </w:r>
      </w:ins>
      <w:ins w:id="1917" w:author="tao huang" w:date="2017-09-15T18:57:00Z">
        <w:r w:rsidR="004F1C8B" w:rsidRPr="00A60A57">
          <w:rPr>
            <w:rFonts w:cs="Times New Roman"/>
            <w:color w:val="0D0D0D" w:themeColor="text1" w:themeTint="F2"/>
            <w:sz w:val="22"/>
            <w:rPrChange w:id="1918" w:author="tao huang" w:date="2017-09-17T12:05:00Z">
              <w:rPr>
                <w:rFonts w:cs="Times New Roman"/>
                <w:color w:val="000000" w:themeColor="text1"/>
                <w:sz w:val="22"/>
              </w:rPr>
            </w:rPrChange>
          </w:rPr>
          <w:t>se</w:t>
        </w:r>
      </w:ins>
      <w:ins w:id="1919" w:author="黄韬" w:date="2017-09-11T16:19:00Z">
        <w:r w:rsidR="000E2798" w:rsidRPr="00A60A57">
          <w:rPr>
            <w:rFonts w:cs="Times New Roman"/>
            <w:color w:val="0D0D0D" w:themeColor="text1" w:themeTint="F2"/>
            <w:sz w:val="22"/>
            <w:rPrChange w:id="1920" w:author="tao huang" w:date="2017-09-17T12:05:00Z">
              <w:rPr>
                <w:rFonts w:cs="Times New Roman"/>
                <w:color w:val="000000" w:themeColor="text1"/>
              </w:rPr>
            </w:rPrChange>
          </w:rPr>
          <w:t xml:space="preserve"> change</w:t>
        </w:r>
      </w:ins>
      <w:ins w:id="1921" w:author="tao huang" w:date="2017-09-15T18:57:00Z">
        <w:r w:rsidR="004F1C8B" w:rsidRPr="00A60A57">
          <w:rPr>
            <w:rFonts w:cs="Times New Roman"/>
            <w:color w:val="0D0D0D" w:themeColor="text1" w:themeTint="F2"/>
            <w:sz w:val="22"/>
            <w:rPrChange w:id="1922" w:author="tao huang" w:date="2017-09-17T12:05:00Z">
              <w:rPr>
                <w:rFonts w:cs="Times New Roman"/>
                <w:color w:val="000000" w:themeColor="text1"/>
                <w:sz w:val="22"/>
              </w:rPr>
            </w:rPrChange>
          </w:rPr>
          <w:t>s</w:t>
        </w:r>
      </w:ins>
      <w:ins w:id="1923" w:author="黄韬" w:date="2017-09-11T16:19:00Z">
        <w:r w:rsidR="000E2798" w:rsidRPr="00A60A57">
          <w:rPr>
            <w:rFonts w:cs="Times New Roman"/>
            <w:color w:val="0D0D0D" w:themeColor="text1" w:themeTint="F2"/>
            <w:sz w:val="22"/>
            <w:rPrChange w:id="1924" w:author="tao huang" w:date="2017-09-17T12:05:00Z">
              <w:rPr>
                <w:rFonts w:cs="Times New Roman"/>
                <w:color w:val="000000" w:themeColor="text1"/>
              </w:rPr>
            </w:rPrChange>
          </w:rPr>
          <w:t xml:space="preserve"> </w:t>
        </w:r>
      </w:ins>
      <w:ins w:id="1925" w:author="黄韬" w:date="2017-09-11T16:11:00Z">
        <w:r w:rsidR="00E21359" w:rsidRPr="00A60A57">
          <w:rPr>
            <w:rFonts w:cs="Times New Roman"/>
            <w:color w:val="0D0D0D" w:themeColor="text1" w:themeTint="F2"/>
            <w:sz w:val="22"/>
            <w:rPrChange w:id="1926" w:author="tao huang" w:date="2017-09-17T12:05:00Z">
              <w:rPr>
                <w:rFonts w:cs="Times New Roman"/>
                <w:color w:val="000000" w:themeColor="text1"/>
              </w:rPr>
            </w:rPrChange>
          </w:rPr>
          <w:t>and assume</w:t>
        </w:r>
      </w:ins>
      <w:ins w:id="1927" w:author="tao huang" w:date="2017-09-15T18:57:00Z">
        <w:r w:rsidR="004F1C8B" w:rsidRPr="00A60A57">
          <w:rPr>
            <w:rFonts w:cs="Times New Roman"/>
            <w:color w:val="0D0D0D" w:themeColor="text1" w:themeTint="F2"/>
            <w:sz w:val="22"/>
            <w:rPrChange w:id="1928" w:author="tao huang" w:date="2017-09-17T12:05:00Z">
              <w:rPr>
                <w:rFonts w:cs="Times New Roman"/>
                <w:color w:val="000000" w:themeColor="text1"/>
                <w:sz w:val="22"/>
              </w:rPr>
            </w:rPrChange>
          </w:rPr>
          <w:t xml:space="preserve"> that</w:t>
        </w:r>
      </w:ins>
      <w:ins w:id="1929" w:author="黄韬" w:date="2017-09-11T16:17:00Z">
        <w:del w:id="1930" w:author="tao huang" w:date="2017-09-15T18:57:00Z">
          <w:r w:rsidR="000E2798" w:rsidRPr="00A60A57" w:rsidDel="004F1C8B">
            <w:rPr>
              <w:rFonts w:cs="Times New Roman"/>
              <w:color w:val="0D0D0D" w:themeColor="text1" w:themeTint="F2"/>
              <w:sz w:val="22"/>
              <w:rPrChange w:id="1931" w:author="tao huang" w:date="2017-09-17T12:05:00Z">
                <w:rPr>
                  <w:rFonts w:cs="Times New Roman"/>
                  <w:color w:val="000000" w:themeColor="text1"/>
                </w:rPr>
              </w:rPrChange>
            </w:rPr>
            <w:delText>s</w:delText>
          </w:r>
        </w:del>
      </w:ins>
      <w:ins w:id="1932" w:author="黄韬" w:date="2017-09-11T16:11:00Z">
        <w:r w:rsidR="00E21359" w:rsidRPr="00A60A57">
          <w:rPr>
            <w:rFonts w:cs="Times New Roman"/>
            <w:color w:val="0D0D0D" w:themeColor="text1" w:themeTint="F2"/>
            <w:sz w:val="22"/>
            <w:rPrChange w:id="1933" w:author="tao huang" w:date="2017-09-17T12:05:00Z">
              <w:rPr>
                <w:rFonts w:cs="Times New Roman"/>
                <w:color w:val="000000" w:themeColor="text1"/>
              </w:rPr>
            </w:rPrChange>
          </w:rPr>
          <w:t xml:space="preserve"> the </w:t>
        </w:r>
        <w:del w:id="1934" w:author="tao huang" w:date="2017-09-15T18:57:00Z">
          <w:r w:rsidR="00E21359" w:rsidRPr="00A60A57" w:rsidDel="004F1C8B">
            <w:rPr>
              <w:rFonts w:cs="Times New Roman"/>
              <w:color w:val="0D0D0D" w:themeColor="text1" w:themeTint="F2"/>
              <w:sz w:val="22"/>
              <w:rPrChange w:id="1935" w:author="tao huang" w:date="2017-09-17T12:05:00Z">
                <w:rPr>
                  <w:rFonts w:cs="Times New Roman"/>
                  <w:color w:val="000000" w:themeColor="text1"/>
                </w:rPr>
              </w:rPrChange>
            </w:rPr>
            <w:delText>effect</w:delText>
          </w:r>
        </w:del>
      </w:ins>
      <w:ins w:id="1936" w:author="tao huang" w:date="2017-09-15T18:57:00Z">
        <w:r w:rsidR="004F1C8B" w:rsidRPr="00A60A57">
          <w:rPr>
            <w:rFonts w:cs="Times New Roman"/>
            <w:color w:val="0D0D0D" w:themeColor="text1" w:themeTint="F2"/>
            <w:sz w:val="22"/>
            <w:rPrChange w:id="1937" w:author="tao huang" w:date="2017-09-17T12:05:00Z">
              <w:rPr>
                <w:rFonts w:cs="Times New Roman"/>
                <w:color w:val="000000" w:themeColor="text1"/>
                <w:sz w:val="22"/>
              </w:rPr>
            </w:rPrChange>
          </w:rPr>
          <w:t>parameters</w:t>
        </w:r>
      </w:ins>
      <w:ins w:id="1938" w:author="黄韬" w:date="2017-09-11T16:11:00Z">
        <w:r w:rsidR="00E21359" w:rsidRPr="00A60A57">
          <w:rPr>
            <w:rFonts w:cs="Times New Roman"/>
            <w:color w:val="0D0D0D" w:themeColor="text1" w:themeTint="F2"/>
            <w:sz w:val="22"/>
            <w:rPrChange w:id="1939" w:author="tao huang" w:date="2017-09-17T12:05:00Z">
              <w:rPr>
                <w:rFonts w:cs="Times New Roman"/>
                <w:color w:val="000000" w:themeColor="text1"/>
              </w:rPr>
            </w:rPrChange>
          </w:rPr>
          <w:t xml:space="preserve"> of the</w:t>
        </w:r>
      </w:ins>
      <w:ins w:id="1940" w:author="tao huang" w:date="2017-09-15T18:57:00Z">
        <w:r w:rsidR="004F1C8B" w:rsidRPr="00A60A57">
          <w:rPr>
            <w:rFonts w:cs="Times New Roman"/>
            <w:color w:val="0D0D0D" w:themeColor="text1" w:themeTint="F2"/>
            <w:sz w:val="22"/>
            <w:rPrChange w:id="1941" w:author="tao huang" w:date="2017-09-17T12:05:00Z">
              <w:rPr>
                <w:rFonts w:cs="Times New Roman"/>
                <w:color w:val="000000" w:themeColor="text1"/>
                <w:sz w:val="22"/>
              </w:rPr>
            </w:rPrChange>
          </w:rPr>
          <w:t>se</w:t>
        </w:r>
      </w:ins>
      <w:ins w:id="1942" w:author="黄韬" w:date="2017-09-11T16:11:00Z">
        <w:r w:rsidR="00E21359" w:rsidRPr="00A60A57">
          <w:rPr>
            <w:rFonts w:cs="Times New Roman"/>
            <w:color w:val="0D0D0D" w:themeColor="text1" w:themeTint="F2"/>
            <w:sz w:val="22"/>
            <w:rPrChange w:id="1943" w:author="tao huang" w:date="2017-09-17T12:05:00Z">
              <w:rPr>
                <w:rFonts w:cs="Times New Roman"/>
                <w:color w:val="000000" w:themeColor="text1"/>
              </w:rPr>
            </w:rPrChange>
          </w:rPr>
          <w:t xml:space="preserve"> marketing activities to be constant, </w:t>
        </w:r>
      </w:ins>
      <w:ins w:id="1944" w:author="黄韬" w:date="2017-09-11T16:20:00Z">
        <w:del w:id="1945" w:author="tao huang" w:date="2017-09-15T18:58:00Z">
          <w:r w:rsidR="000E2798" w:rsidRPr="00A60A57" w:rsidDel="004F1C8B">
            <w:rPr>
              <w:rFonts w:cs="Times New Roman"/>
              <w:color w:val="0D0D0D" w:themeColor="text1" w:themeTint="F2"/>
              <w:sz w:val="22"/>
              <w:rPrChange w:id="1946" w:author="tao huang" w:date="2017-09-17T12:05:00Z">
                <w:rPr>
                  <w:rFonts w:cs="Times New Roman"/>
                  <w:color w:val="000000" w:themeColor="text1"/>
                </w:rPr>
              </w:rPrChange>
            </w:rPr>
            <w:delText xml:space="preserve">the expected mean value of the </w:delText>
          </w:r>
        </w:del>
      </w:ins>
      <w:ins w:id="1947" w:author="黄韬" w:date="2017-09-11T16:19:00Z">
        <w:del w:id="1948" w:author="tao huang" w:date="2017-09-15T18:58:00Z">
          <w:r w:rsidR="000E2798" w:rsidRPr="00A60A57" w:rsidDel="004F1C8B">
            <w:rPr>
              <w:rFonts w:cs="Times New Roman"/>
              <w:color w:val="0D0D0D" w:themeColor="text1" w:themeTint="F2"/>
              <w:sz w:val="22"/>
              <w:rPrChange w:id="1949" w:author="tao huang" w:date="2017-09-17T12:05:00Z">
                <w:rPr>
                  <w:rFonts w:cs="Times New Roman"/>
                  <w:color w:val="000000" w:themeColor="text1"/>
                </w:rPr>
              </w:rPrChange>
            </w:rPr>
            <w:delText>forecast</w:delText>
          </w:r>
        </w:del>
      </w:ins>
      <w:ins w:id="1950" w:author="tao huang" w:date="2017-09-15T18:58:00Z">
        <w:r w:rsidR="004F1C8B" w:rsidRPr="00A60A57">
          <w:rPr>
            <w:rFonts w:cs="Times New Roman"/>
            <w:color w:val="0D0D0D" w:themeColor="text1" w:themeTint="F2"/>
            <w:sz w:val="22"/>
            <w:rPrChange w:id="1951" w:author="tao huang" w:date="2017-09-17T12:05:00Z">
              <w:rPr>
                <w:rFonts w:cs="Times New Roman"/>
                <w:color w:val="000000" w:themeColor="text1"/>
                <w:sz w:val="22"/>
              </w:rPr>
            </w:rPrChange>
          </w:rPr>
          <w:t>our sales forecasts</w:t>
        </w:r>
      </w:ins>
      <w:ins w:id="1952" w:author="黄韬" w:date="2017-09-11T16:17:00Z">
        <w:r w:rsidR="000E2798" w:rsidRPr="00A60A57">
          <w:rPr>
            <w:rFonts w:cs="Times New Roman"/>
            <w:color w:val="0D0D0D" w:themeColor="text1" w:themeTint="F2"/>
            <w:sz w:val="22"/>
            <w:rPrChange w:id="1953" w:author="tao huang" w:date="2017-09-17T12:05:00Z">
              <w:rPr>
                <w:rFonts w:cs="Times New Roman"/>
                <w:color w:val="000000" w:themeColor="text1"/>
              </w:rPr>
            </w:rPrChange>
          </w:rPr>
          <w:t xml:space="preserve"> </w:t>
        </w:r>
        <w:del w:id="1954" w:author="tao huang" w:date="2017-09-15T18:58:00Z">
          <w:r w:rsidR="000E2798" w:rsidRPr="00A60A57" w:rsidDel="004F1C8B">
            <w:rPr>
              <w:rFonts w:cs="Times New Roman"/>
              <w:color w:val="0D0D0D" w:themeColor="text1" w:themeTint="F2"/>
              <w:sz w:val="22"/>
              <w:rPrChange w:id="1955" w:author="tao huang" w:date="2017-09-17T12:05:00Z">
                <w:rPr>
                  <w:rFonts w:cs="Times New Roman"/>
                  <w:color w:val="000000" w:themeColor="text1"/>
                </w:rPr>
              </w:rPrChange>
            </w:rPr>
            <w:delText>it g</w:delText>
          </w:r>
        </w:del>
      </w:ins>
      <w:ins w:id="1956" w:author="黄韬" w:date="2017-09-11T16:18:00Z">
        <w:del w:id="1957" w:author="tao huang" w:date="2017-09-15T18:58:00Z">
          <w:r w:rsidR="000E2798" w:rsidRPr="00A60A57" w:rsidDel="004F1C8B">
            <w:rPr>
              <w:rFonts w:cs="Times New Roman"/>
              <w:color w:val="0D0D0D" w:themeColor="text1" w:themeTint="F2"/>
              <w:sz w:val="22"/>
              <w:rPrChange w:id="1958" w:author="tao huang" w:date="2017-09-17T12:05:00Z">
                <w:rPr>
                  <w:rFonts w:cs="Times New Roman"/>
                  <w:color w:val="000000" w:themeColor="text1"/>
                </w:rPr>
              </w:rPrChange>
            </w:rPr>
            <w:delText>enerates</w:delText>
          </w:r>
        </w:del>
      </w:ins>
      <w:ins w:id="1959" w:author="黄韬" w:date="2017-09-11T16:12:00Z">
        <w:del w:id="1960" w:author="tao huang" w:date="2017-09-15T18:58:00Z">
          <w:r w:rsidR="00E21359" w:rsidRPr="00A60A57" w:rsidDel="004F1C8B">
            <w:rPr>
              <w:rFonts w:cs="Times New Roman"/>
              <w:color w:val="0D0D0D" w:themeColor="text1" w:themeTint="F2"/>
              <w:sz w:val="22"/>
              <w:rPrChange w:id="1961" w:author="tao huang" w:date="2017-09-17T12:05:00Z">
                <w:rPr>
                  <w:rFonts w:cs="Times New Roman"/>
                  <w:color w:val="000000" w:themeColor="text1"/>
                </w:rPr>
              </w:rPrChange>
            </w:rPr>
            <w:delText xml:space="preserve"> will </w:delText>
          </w:r>
          <w:r w:rsidR="00E21359" w:rsidRPr="00A60A57" w:rsidDel="004F1C8B">
            <w:rPr>
              <w:rFonts w:cs="Times New Roman"/>
              <w:noProof/>
              <w:color w:val="0D0D0D" w:themeColor="text1" w:themeTint="F2"/>
              <w:sz w:val="22"/>
              <w:rPrChange w:id="1962" w:author="tao huang" w:date="2017-09-17T12:05:00Z">
                <w:rPr>
                  <w:rFonts w:cs="Times New Roman"/>
                  <w:noProof/>
                  <w:color w:val="000000" w:themeColor="text1"/>
                </w:rPr>
              </w:rPrChange>
            </w:rPr>
            <w:delText>become</w:delText>
          </w:r>
        </w:del>
      </w:ins>
      <w:ins w:id="1963" w:author="tao huang" w:date="2017-09-15T18:58:00Z">
        <w:r w:rsidR="004F1C8B" w:rsidRPr="00A60A57">
          <w:rPr>
            <w:rFonts w:cs="Times New Roman"/>
            <w:color w:val="0D0D0D" w:themeColor="text1" w:themeTint="F2"/>
            <w:sz w:val="22"/>
            <w:rPrChange w:id="1964" w:author="tao huang" w:date="2017-09-17T12:05:00Z">
              <w:rPr>
                <w:rFonts w:cs="Times New Roman"/>
                <w:color w:val="000000" w:themeColor="text1"/>
                <w:sz w:val="22"/>
              </w:rPr>
            </w:rPrChange>
          </w:rPr>
          <w:t>will be</w:t>
        </w:r>
      </w:ins>
      <w:ins w:id="1965" w:author="黄韬" w:date="2017-09-11T16:12:00Z">
        <w:r w:rsidR="00E21359" w:rsidRPr="00A60A57">
          <w:rPr>
            <w:rFonts w:cs="Times New Roman"/>
            <w:color w:val="0D0D0D" w:themeColor="text1" w:themeTint="F2"/>
            <w:sz w:val="22"/>
            <w:rPrChange w:id="1966" w:author="tao huang" w:date="2017-09-17T12:05:00Z">
              <w:rPr>
                <w:rFonts w:cs="Times New Roman"/>
                <w:color w:val="000000" w:themeColor="text1"/>
              </w:rPr>
            </w:rPrChange>
          </w:rPr>
          <w:t xml:space="preserve"> the weighted average </w:t>
        </w:r>
      </w:ins>
      <w:ins w:id="1967" w:author="黄韬" w:date="2017-09-11T16:18:00Z">
        <w:del w:id="1968" w:author="tao huang" w:date="2017-09-15T18:58:00Z">
          <w:r w:rsidR="000E2798" w:rsidRPr="00A60A57" w:rsidDel="004F1C8B">
            <w:rPr>
              <w:rFonts w:cs="Times New Roman"/>
              <w:color w:val="0D0D0D" w:themeColor="text1" w:themeTint="F2"/>
              <w:sz w:val="22"/>
              <w:rPrChange w:id="1969" w:author="tao huang" w:date="2017-09-17T12:05:00Z">
                <w:rPr>
                  <w:rFonts w:cs="Times New Roman"/>
                  <w:color w:val="000000" w:themeColor="text1"/>
                </w:rPr>
              </w:rPrChange>
            </w:rPr>
            <w:delText xml:space="preserve">value </w:delText>
          </w:r>
        </w:del>
      </w:ins>
      <w:ins w:id="1970" w:author="黄韬" w:date="2017-09-11T16:12:00Z">
        <w:r w:rsidR="00E21359" w:rsidRPr="00A60A57">
          <w:rPr>
            <w:rFonts w:cs="Times New Roman"/>
            <w:color w:val="0D0D0D" w:themeColor="text1" w:themeTint="F2"/>
            <w:sz w:val="22"/>
            <w:rPrChange w:id="1971" w:author="tao huang" w:date="2017-09-17T12:05:00Z">
              <w:rPr>
                <w:rFonts w:cs="Times New Roman"/>
                <w:color w:val="000000" w:themeColor="text1"/>
              </w:rPr>
            </w:rPrChange>
          </w:rPr>
          <w:t>of the true product sales</w:t>
        </w:r>
        <w:r w:rsidR="00E21359" w:rsidRPr="00A60A57">
          <w:rPr>
            <w:color w:val="0D0D0D" w:themeColor="text1" w:themeTint="F2"/>
            <w:sz w:val="22"/>
            <w:rPrChange w:id="1972" w:author="tao huang" w:date="2017-09-17T12:05:00Z">
              <w:rPr>
                <w:color w:val="000000" w:themeColor="text1"/>
              </w:rPr>
            </w:rPrChange>
          </w:rPr>
          <w:t xml:space="preserve"> </w:t>
        </w:r>
        <w:r w:rsidR="00E21359" w:rsidRPr="00A60A57">
          <w:rPr>
            <w:rFonts w:cs="Times New Roman"/>
            <w:color w:val="0D0D0D" w:themeColor="text1" w:themeTint="F2"/>
            <w:sz w:val="22"/>
            <w:rPrChange w:id="1973" w:author="tao huang" w:date="2017-09-17T12:05:00Z">
              <w:rPr>
                <w:rFonts w:cs="Times New Roman"/>
                <w:color w:val="000000" w:themeColor="text1"/>
              </w:rPr>
            </w:rPrChange>
          </w:rPr>
          <w:t xml:space="preserve">before and after the </w:t>
        </w:r>
      </w:ins>
      <w:ins w:id="1974" w:author="黄韬" w:date="2017-09-11T16:13:00Z">
        <w:r w:rsidR="00E21359" w:rsidRPr="00A60A57">
          <w:rPr>
            <w:rFonts w:cs="Times New Roman"/>
            <w:color w:val="0D0D0D" w:themeColor="text1" w:themeTint="F2"/>
            <w:sz w:val="22"/>
            <w:rPrChange w:id="1975" w:author="tao huang" w:date="2017-09-17T12:05:00Z">
              <w:rPr>
                <w:rFonts w:cs="Times New Roman"/>
                <w:color w:val="000000" w:themeColor="text1"/>
              </w:rPr>
            </w:rPrChange>
          </w:rPr>
          <w:t>change of the true parameter</w:t>
        </w:r>
      </w:ins>
      <w:ins w:id="1976" w:author="黄韬" w:date="2017-09-11T16:14:00Z">
        <w:r w:rsidR="00765AA1" w:rsidRPr="00A60A57">
          <w:rPr>
            <w:rFonts w:cs="Times New Roman"/>
            <w:color w:val="0D0D0D" w:themeColor="text1" w:themeTint="F2"/>
            <w:sz w:val="22"/>
            <w:rPrChange w:id="1977" w:author="tao huang" w:date="2017-09-17T12:05:00Z">
              <w:rPr>
                <w:rFonts w:cs="Times New Roman"/>
                <w:color w:val="000000" w:themeColor="text1"/>
              </w:rPr>
            </w:rPrChange>
          </w:rPr>
          <w:t xml:space="preserve">. </w:t>
        </w:r>
        <w:del w:id="1978" w:author="tao huang" w:date="2017-09-15T19:03:00Z">
          <w:r w:rsidR="00765AA1" w:rsidRPr="00A60A57" w:rsidDel="004F1C8B">
            <w:rPr>
              <w:rFonts w:cs="Times New Roman"/>
              <w:color w:val="0D0D0D" w:themeColor="text1" w:themeTint="F2"/>
              <w:sz w:val="22"/>
              <w:rPrChange w:id="1979" w:author="tao huang" w:date="2017-09-17T12:05:00Z">
                <w:rPr>
                  <w:rFonts w:cs="Times New Roman"/>
                  <w:color w:val="000000" w:themeColor="text1"/>
                </w:rPr>
              </w:rPrChange>
            </w:rPr>
            <w:delText xml:space="preserve">In the forecast </w:delText>
          </w:r>
        </w:del>
      </w:ins>
      <w:ins w:id="1980" w:author="黄韬" w:date="2017-09-11T16:15:00Z">
        <w:del w:id="1981" w:author="tao huang" w:date="2017-09-15T19:03:00Z">
          <w:r w:rsidR="00765AA1" w:rsidRPr="00A60A57" w:rsidDel="004F1C8B">
            <w:rPr>
              <w:rFonts w:cs="Times New Roman"/>
              <w:color w:val="0D0D0D" w:themeColor="text1" w:themeTint="F2"/>
              <w:sz w:val="22"/>
              <w:rPrChange w:id="1982" w:author="tao huang" w:date="2017-09-17T12:05:00Z">
                <w:rPr>
                  <w:rFonts w:cs="Times New Roman"/>
                  <w:color w:val="000000" w:themeColor="text1"/>
                </w:rPr>
              </w:rPrChange>
            </w:rPr>
            <w:delText xml:space="preserve">period, </w:delText>
          </w:r>
        </w:del>
      </w:ins>
      <w:del w:id="1983" w:author="黄韬" w:date="2017-09-11T16:12:00Z">
        <w:r w:rsidR="00F24960" w:rsidRPr="00A60A57" w:rsidDel="00E21359">
          <w:rPr>
            <w:rFonts w:cs="Times New Roman"/>
            <w:color w:val="0D0D0D" w:themeColor="text1" w:themeTint="F2"/>
            <w:sz w:val="22"/>
            <w:rPrChange w:id="1984" w:author="tao huang" w:date="2017-09-17T12:05:00Z">
              <w:rPr>
                <w:rFonts w:cs="Times New Roman"/>
                <w:color w:val="000000" w:themeColor="text1"/>
              </w:rPr>
            </w:rPrChange>
          </w:rPr>
          <w:delText xml:space="preserve">The changes may occur </w:delText>
        </w:r>
      </w:del>
      <w:ins w:id="1985" w:author="Soopramanien, Didier" w:date="2017-09-07T16:33:00Z">
        <w:del w:id="1986" w:author="黄韬" w:date="2017-09-11T15:55:00Z">
          <w:r w:rsidR="002D496F" w:rsidRPr="00A60A57" w:rsidDel="00E31FD3">
            <w:rPr>
              <w:rFonts w:cs="Times New Roman"/>
              <w:color w:val="0D0D0D" w:themeColor="text1" w:themeTint="F2"/>
              <w:sz w:val="22"/>
              <w:rPrChange w:id="1987" w:author="tao huang" w:date="2017-09-17T12:05:00Z">
                <w:rPr>
                  <w:rFonts w:cs="Times New Roman"/>
                  <w:color w:val="000000" w:themeColor="text1"/>
                </w:rPr>
              </w:rPrChange>
            </w:rPr>
            <w:delText>for</w:delText>
          </w:r>
        </w:del>
      </w:ins>
      <w:del w:id="1988" w:author="黄韬" w:date="2017-09-11T15:55:00Z">
        <w:r w:rsidR="00F24960" w:rsidRPr="00A60A57" w:rsidDel="00E31FD3">
          <w:rPr>
            <w:rFonts w:cs="Times New Roman"/>
            <w:color w:val="0D0D0D" w:themeColor="text1" w:themeTint="F2"/>
            <w:sz w:val="22"/>
            <w:rPrChange w:id="1989" w:author="tao huang" w:date="2017-09-17T12:05:00Z">
              <w:rPr>
                <w:rFonts w:cs="Times New Roman"/>
                <w:color w:val="000000" w:themeColor="text1"/>
              </w:rPr>
            </w:rPrChange>
          </w:rPr>
          <w:delText>at</w:delText>
        </w:r>
      </w:del>
      <w:del w:id="1990" w:author="黄韬" w:date="2017-09-11T16:12:00Z">
        <w:r w:rsidR="00F24960" w:rsidRPr="00A60A57" w:rsidDel="00E21359">
          <w:rPr>
            <w:rFonts w:cs="Times New Roman"/>
            <w:color w:val="0D0D0D" w:themeColor="text1" w:themeTint="F2"/>
            <w:sz w:val="22"/>
            <w:rPrChange w:id="1991" w:author="tao huang" w:date="2017-09-17T12:05:00Z">
              <w:rPr>
                <w:rFonts w:cs="Times New Roman"/>
                <w:color w:val="000000" w:themeColor="text1"/>
              </w:rPr>
            </w:rPrChange>
          </w:rPr>
          <w:delText xml:space="preserve"> the intercept and/or </w:delText>
        </w:r>
      </w:del>
      <w:ins w:id="1992" w:author="Soopramanien, Didier" w:date="2017-09-07T16:33:00Z">
        <w:del w:id="1993" w:author="黄韬" w:date="2017-09-11T15:55:00Z">
          <w:r w:rsidR="002D496F" w:rsidRPr="00A60A57" w:rsidDel="00E31FD3">
            <w:rPr>
              <w:rFonts w:cs="Times New Roman"/>
              <w:color w:val="0D0D0D" w:themeColor="text1" w:themeTint="F2"/>
              <w:sz w:val="22"/>
              <w:rPrChange w:id="1994" w:author="tao huang" w:date="2017-09-17T12:05:00Z">
                <w:rPr>
                  <w:rFonts w:cs="Times New Roman"/>
                  <w:color w:val="000000" w:themeColor="text1"/>
                </w:rPr>
              </w:rPrChange>
            </w:rPr>
            <w:delText>for</w:delText>
          </w:r>
        </w:del>
        <w:del w:id="1995" w:author="黄韬" w:date="2017-09-11T16:12:00Z">
          <w:r w:rsidR="002D496F" w:rsidRPr="00A60A57" w:rsidDel="00E21359">
            <w:rPr>
              <w:rFonts w:cs="Times New Roman"/>
              <w:color w:val="0D0D0D" w:themeColor="text1" w:themeTint="F2"/>
              <w:sz w:val="22"/>
              <w:rPrChange w:id="1996" w:author="tao huang" w:date="2017-09-17T12:05:00Z">
                <w:rPr>
                  <w:rFonts w:cs="Times New Roman"/>
                  <w:color w:val="000000" w:themeColor="text1"/>
                </w:rPr>
              </w:rPrChange>
            </w:rPr>
            <w:delText xml:space="preserve"> </w:delText>
          </w:r>
        </w:del>
      </w:ins>
      <w:del w:id="1997" w:author="黄韬" w:date="2017-09-11T16:12:00Z">
        <w:r w:rsidR="00F24960" w:rsidRPr="00A60A57" w:rsidDel="00E21359">
          <w:rPr>
            <w:rFonts w:cs="Times New Roman"/>
            <w:color w:val="0D0D0D" w:themeColor="text1" w:themeTint="F2"/>
            <w:sz w:val="22"/>
            <w:rPrChange w:id="1998" w:author="tao huang" w:date="2017-09-17T12:05:00Z">
              <w:rPr>
                <w:rFonts w:cs="Times New Roman"/>
                <w:color w:val="000000" w:themeColor="text1"/>
              </w:rPr>
            </w:rPrChange>
          </w:rPr>
          <w:delText xml:space="preserve">the parameters of the explanatory variables, </w:delText>
        </w:r>
      </w:del>
      <w:del w:id="1999" w:author="黄韬" w:date="2017-09-11T15:56:00Z">
        <w:r w:rsidR="00F24960" w:rsidRPr="00A60A57" w:rsidDel="00E31FD3">
          <w:rPr>
            <w:rFonts w:cs="Times New Roman"/>
            <w:color w:val="0D0D0D" w:themeColor="text1" w:themeTint="F2"/>
            <w:sz w:val="22"/>
            <w:rPrChange w:id="2000" w:author="tao huang" w:date="2017-09-17T12:05:00Z">
              <w:rPr>
                <w:rFonts w:cs="Times New Roman"/>
                <w:color w:val="000000" w:themeColor="text1"/>
              </w:rPr>
            </w:rPrChange>
          </w:rPr>
          <w:delText xml:space="preserve">and </w:delText>
        </w:r>
      </w:del>
      <w:del w:id="2001" w:author="黄韬" w:date="2017-09-11T16:12:00Z">
        <w:r w:rsidR="00F24960" w:rsidRPr="00A60A57" w:rsidDel="00E21359">
          <w:rPr>
            <w:rFonts w:cs="Times New Roman"/>
            <w:color w:val="0D0D0D" w:themeColor="text1" w:themeTint="F2"/>
            <w:sz w:val="22"/>
            <w:rPrChange w:id="2002" w:author="tao huang" w:date="2017-09-17T12:05:00Z">
              <w:rPr>
                <w:rFonts w:cs="Times New Roman"/>
                <w:color w:val="000000" w:themeColor="text1"/>
              </w:rPr>
            </w:rPrChange>
          </w:rPr>
          <w:delText xml:space="preserve">lead to </w:delText>
        </w:r>
        <w:r w:rsidR="00F24960" w:rsidRPr="00A60A57" w:rsidDel="00E21359">
          <w:rPr>
            <w:color w:val="0D0D0D" w:themeColor="text1" w:themeTint="F2"/>
            <w:sz w:val="22"/>
            <w:rPrChange w:id="2003" w:author="tao huang" w:date="2017-09-17T12:05:00Z">
              <w:rPr>
                <w:color w:val="000000" w:themeColor="text1"/>
              </w:rPr>
            </w:rPrChange>
          </w:rPr>
          <w:delText xml:space="preserve">a shift of the </w:delText>
        </w:r>
      </w:del>
      <w:commentRangeStart w:id="2004"/>
      <w:del w:id="2005" w:author="黄韬" w:date="2017-09-11T15:57:00Z">
        <w:r w:rsidR="00F24960" w:rsidRPr="00A60A57" w:rsidDel="00E31FD3">
          <w:rPr>
            <w:color w:val="0D0D0D" w:themeColor="text1" w:themeTint="F2"/>
            <w:sz w:val="22"/>
            <w:rPrChange w:id="2006" w:author="tao huang" w:date="2017-09-17T12:05:00Z">
              <w:rPr>
                <w:color w:val="000000" w:themeColor="text1"/>
              </w:rPr>
            </w:rPrChange>
          </w:rPr>
          <w:delText>deterministic</w:delText>
        </w:r>
        <w:commentRangeEnd w:id="2004"/>
        <w:r w:rsidR="005F5A41" w:rsidRPr="00A60A57" w:rsidDel="00E31FD3">
          <w:rPr>
            <w:rStyle w:val="CommentReference"/>
            <w:color w:val="0D0D0D" w:themeColor="text1" w:themeTint="F2"/>
            <w:sz w:val="22"/>
            <w:szCs w:val="22"/>
            <w:rPrChange w:id="2007" w:author="tao huang" w:date="2017-09-17T12:05:00Z">
              <w:rPr>
                <w:rStyle w:val="CommentReference"/>
              </w:rPr>
            </w:rPrChange>
          </w:rPr>
          <w:commentReference w:id="2004"/>
        </w:r>
        <w:r w:rsidR="00F24960" w:rsidRPr="00A60A57" w:rsidDel="00E31FD3">
          <w:rPr>
            <w:color w:val="0D0D0D" w:themeColor="text1" w:themeTint="F2"/>
            <w:sz w:val="22"/>
            <w:rPrChange w:id="2008" w:author="tao huang" w:date="2017-09-17T12:05:00Z">
              <w:rPr>
                <w:color w:val="000000" w:themeColor="text1"/>
              </w:rPr>
            </w:rPrChange>
          </w:rPr>
          <w:delText xml:space="preserve"> </w:delText>
        </w:r>
        <w:commentRangeStart w:id="2009"/>
        <w:r w:rsidR="00F24960" w:rsidRPr="00A60A57" w:rsidDel="00E31FD3">
          <w:rPr>
            <w:color w:val="0D0D0D" w:themeColor="text1" w:themeTint="F2"/>
            <w:sz w:val="22"/>
            <w:rPrChange w:id="2010" w:author="tao huang" w:date="2017-09-17T12:05:00Z">
              <w:rPr>
                <w:color w:val="000000" w:themeColor="text1"/>
              </w:rPr>
            </w:rPrChange>
          </w:rPr>
          <w:delText>mean</w:delText>
        </w:r>
        <w:commentRangeEnd w:id="2009"/>
        <w:r w:rsidR="002D496F" w:rsidRPr="00A60A57" w:rsidDel="00E31FD3">
          <w:rPr>
            <w:rStyle w:val="CommentReference"/>
            <w:color w:val="0D0D0D" w:themeColor="text1" w:themeTint="F2"/>
            <w:sz w:val="22"/>
            <w:szCs w:val="22"/>
            <w:rPrChange w:id="2011" w:author="tao huang" w:date="2017-09-17T12:05:00Z">
              <w:rPr>
                <w:rStyle w:val="CommentReference"/>
              </w:rPr>
            </w:rPrChange>
          </w:rPr>
          <w:commentReference w:id="2009"/>
        </w:r>
        <w:r w:rsidR="00F24960" w:rsidRPr="00A60A57" w:rsidDel="00E31FD3">
          <w:rPr>
            <w:color w:val="0D0D0D" w:themeColor="text1" w:themeTint="F2"/>
            <w:sz w:val="22"/>
            <w:rPrChange w:id="2012" w:author="tao huang" w:date="2017-09-17T12:05:00Z">
              <w:rPr>
                <w:color w:val="000000" w:themeColor="text1"/>
              </w:rPr>
            </w:rPrChange>
          </w:rPr>
          <w:delText xml:space="preserve"> </w:delText>
        </w:r>
      </w:del>
      <w:del w:id="2013" w:author="黄韬" w:date="2017-09-11T16:02:00Z">
        <w:r w:rsidR="00F24960" w:rsidRPr="00A60A57" w:rsidDel="002C5560">
          <w:rPr>
            <w:color w:val="0D0D0D" w:themeColor="text1" w:themeTint="F2"/>
            <w:sz w:val="22"/>
            <w:rPrChange w:id="2014" w:author="tao huang" w:date="2017-09-17T12:05:00Z">
              <w:rPr>
                <w:color w:val="000000" w:themeColor="text1"/>
              </w:rPr>
            </w:rPrChange>
          </w:rPr>
          <w:fldChar w:fldCharType="begin"/>
        </w:r>
        <w:r w:rsidR="00F24960" w:rsidRPr="00A60A57" w:rsidDel="002C5560">
          <w:rPr>
            <w:color w:val="0D0D0D" w:themeColor="text1" w:themeTint="F2"/>
            <w:sz w:val="22"/>
            <w:rPrChange w:id="2015" w:author="tao huang" w:date="2017-09-17T12:05:00Z">
              <w:rPr>
                <w:color w:val="000000" w:themeColor="text1"/>
              </w:rPr>
            </w:rPrChange>
          </w:rPr>
          <w:delInstrText xml:space="preserve"> ADDIN EN.CITE &lt;EndNote&gt;&lt;Cite&gt;&lt;Author&gt;Clements&lt;/Author&gt;&lt;Year&gt;1999&lt;/Year&gt;&lt;RecNum&gt;199&lt;/RecNum&gt;&lt;DisplayText&gt;(Clements and Hendry 1999)&lt;/DisplayText&gt;&lt;record&gt;&lt;rec-number&gt;199&lt;/rec-number&gt;&lt;foreign-keys&gt;&lt;key app="EN" db-id="fwzpfdt205x9v6eprsvv25dpxftedxv0z0a9" timestamp="0"&gt;199&lt;/key&gt;&lt;/foreign-keys&gt;&lt;ref-type name="Book"&gt;6&lt;/ref-type&gt;&lt;contributors&gt;&lt;authors&gt;&lt;author&gt;Michael P. Clements&lt;/author&gt;&lt;author&gt;David F. Hendry&lt;/author&gt;&lt;/authors&gt;&lt;/contributors&gt;&lt;titles&gt;&lt;title&gt;Forecasting non-stationary economic time series&lt;/title&gt;&lt;/titles&gt;&lt;dates&gt;&lt;year&gt;1999&lt;/year&gt;&lt;/dates&gt;&lt;pub-location&gt;London&lt;/pub-location&gt;&lt;publisher&gt;The MIT Press&lt;/publisher&gt;&lt;urls&gt;&lt;/urls&gt;&lt;/record&gt;&lt;/Cite&gt;&lt;/EndNote&gt;</w:delInstrText>
        </w:r>
        <w:r w:rsidR="00F24960" w:rsidRPr="00A60A57" w:rsidDel="002C5560">
          <w:rPr>
            <w:color w:val="0D0D0D" w:themeColor="text1" w:themeTint="F2"/>
            <w:sz w:val="22"/>
            <w:rPrChange w:id="2016" w:author="tao huang" w:date="2017-09-17T12:05:00Z">
              <w:rPr>
                <w:color w:val="000000" w:themeColor="text1"/>
              </w:rPr>
            </w:rPrChange>
          </w:rPr>
          <w:fldChar w:fldCharType="separate"/>
        </w:r>
        <w:r w:rsidR="00F24960" w:rsidRPr="00A60A57" w:rsidDel="002C5560">
          <w:rPr>
            <w:noProof/>
            <w:color w:val="0D0D0D" w:themeColor="text1" w:themeTint="F2"/>
            <w:sz w:val="22"/>
            <w:rPrChange w:id="2017" w:author="tao huang" w:date="2017-09-17T12:05:00Z">
              <w:rPr>
                <w:noProof/>
                <w:color w:val="000000" w:themeColor="text1"/>
              </w:rPr>
            </w:rPrChange>
          </w:rPr>
          <w:delText>(</w:delText>
        </w:r>
        <w:r w:rsidR="008739AD" w:rsidRPr="00A60A57" w:rsidDel="002C5560">
          <w:rPr>
            <w:color w:val="0D0D0D" w:themeColor="text1" w:themeTint="F2"/>
            <w:sz w:val="22"/>
            <w:rPrChange w:id="2018" w:author="tao huang" w:date="2017-09-17T12:05:00Z">
              <w:rPr/>
            </w:rPrChange>
          </w:rPr>
          <w:fldChar w:fldCharType="begin"/>
        </w:r>
        <w:r w:rsidR="008739AD" w:rsidRPr="00A60A57" w:rsidDel="002C5560">
          <w:rPr>
            <w:color w:val="0D0D0D" w:themeColor="text1" w:themeTint="F2"/>
            <w:sz w:val="22"/>
            <w:rPrChange w:id="2019" w:author="tao huang" w:date="2017-09-17T12:05:00Z">
              <w:rPr/>
            </w:rPrChange>
          </w:rPr>
          <w:delInstrText xml:space="preserve"> HYPERLINK \l "_ENREF_21" \o "Clements, 1999 #199" </w:delInstrText>
        </w:r>
        <w:r w:rsidR="008739AD" w:rsidRPr="00A60A57" w:rsidDel="002C5560">
          <w:rPr>
            <w:color w:val="0D0D0D" w:themeColor="text1" w:themeTint="F2"/>
            <w:sz w:val="22"/>
            <w:rPrChange w:id="2020" w:author="tao huang" w:date="2017-09-17T12:05:00Z">
              <w:rPr>
                <w:noProof/>
                <w:color w:val="000000" w:themeColor="text1"/>
              </w:rPr>
            </w:rPrChange>
          </w:rPr>
          <w:fldChar w:fldCharType="separate"/>
        </w:r>
        <w:r w:rsidR="00C2301E" w:rsidRPr="00A60A57" w:rsidDel="002C5560">
          <w:rPr>
            <w:noProof/>
            <w:color w:val="0D0D0D" w:themeColor="text1" w:themeTint="F2"/>
            <w:sz w:val="22"/>
            <w:rPrChange w:id="2021" w:author="tao huang" w:date="2017-09-17T12:05:00Z">
              <w:rPr>
                <w:noProof/>
                <w:color w:val="000000" w:themeColor="text1"/>
              </w:rPr>
            </w:rPrChange>
          </w:rPr>
          <w:delText>Clements and Hendry 1999</w:delText>
        </w:r>
        <w:r w:rsidR="008739AD" w:rsidRPr="00A60A57" w:rsidDel="002C5560">
          <w:rPr>
            <w:noProof/>
            <w:color w:val="0D0D0D" w:themeColor="text1" w:themeTint="F2"/>
            <w:sz w:val="22"/>
            <w:rPrChange w:id="2022" w:author="tao huang" w:date="2017-09-17T12:05:00Z">
              <w:rPr>
                <w:noProof/>
                <w:color w:val="000000" w:themeColor="text1"/>
              </w:rPr>
            </w:rPrChange>
          </w:rPr>
          <w:fldChar w:fldCharType="end"/>
        </w:r>
        <w:r w:rsidR="00F24960" w:rsidRPr="00A60A57" w:rsidDel="002C5560">
          <w:rPr>
            <w:noProof/>
            <w:color w:val="0D0D0D" w:themeColor="text1" w:themeTint="F2"/>
            <w:sz w:val="22"/>
            <w:rPrChange w:id="2023" w:author="tao huang" w:date="2017-09-17T12:05:00Z">
              <w:rPr>
                <w:noProof/>
                <w:color w:val="000000" w:themeColor="text1"/>
              </w:rPr>
            </w:rPrChange>
          </w:rPr>
          <w:delText>)</w:delText>
        </w:r>
        <w:r w:rsidR="00F24960" w:rsidRPr="00A60A57" w:rsidDel="002C5560">
          <w:rPr>
            <w:color w:val="0D0D0D" w:themeColor="text1" w:themeTint="F2"/>
            <w:sz w:val="22"/>
            <w:rPrChange w:id="2024" w:author="tao huang" w:date="2017-09-17T12:05:00Z">
              <w:rPr>
                <w:color w:val="000000" w:themeColor="text1"/>
              </w:rPr>
            </w:rPrChange>
          </w:rPr>
          <w:fldChar w:fldCharType="end"/>
        </w:r>
        <w:r w:rsidR="00F24960" w:rsidRPr="00A60A57" w:rsidDel="002C5560">
          <w:rPr>
            <w:color w:val="0D0D0D" w:themeColor="text1" w:themeTint="F2"/>
            <w:sz w:val="22"/>
            <w:rPrChange w:id="2025" w:author="tao huang" w:date="2017-09-17T12:05:00Z">
              <w:rPr>
                <w:color w:val="000000" w:themeColor="text1"/>
              </w:rPr>
            </w:rPrChange>
          </w:rPr>
          <w:delText xml:space="preserve">. </w:delText>
        </w:r>
      </w:del>
      <w:del w:id="2026" w:author="黄韬" w:date="2017-09-11T16:12:00Z">
        <w:r w:rsidR="00F24960" w:rsidRPr="00A60A57" w:rsidDel="00E21359">
          <w:rPr>
            <w:rFonts w:cs="Times New Roman"/>
            <w:color w:val="0D0D0D" w:themeColor="text1" w:themeTint="F2"/>
            <w:sz w:val="22"/>
            <w:rPrChange w:id="2027" w:author="tao huang" w:date="2017-09-17T12:05:00Z">
              <w:rPr>
                <w:rFonts w:cs="Times New Roman"/>
                <w:color w:val="000000" w:themeColor="text1"/>
              </w:rPr>
            </w:rPrChange>
          </w:rPr>
          <w:delText xml:space="preserve">The </w:delText>
        </w:r>
      </w:del>
      <w:del w:id="2028" w:author="黄韬" w:date="2017-09-11T15:56:00Z">
        <w:r w:rsidR="00F24960" w:rsidRPr="00A60A57" w:rsidDel="00E31FD3">
          <w:rPr>
            <w:rFonts w:cs="Times New Roman"/>
            <w:color w:val="0D0D0D" w:themeColor="text1" w:themeTint="F2"/>
            <w:sz w:val="22"/>
            <w:rPrChange w:id="2029" w:author="tao huang" w:date="2017-09-17T12:05:00Z">
              <w:rPr>
                <w:rFonts w:cs="Times New Roman"/>
                <w:color w:val="000000" w:themeColor="text1"/>
              </w:rPr>
            </w:rPrChange>
          </w:rPr>
          <w:delText xml:space="preserve">estimated </w:delText>
        </w:r>
        <w:r w:rsidR="00F24960" w:rsidRPr="00A60A57" w:rsidDel="00E31FD3">
          <w:rPr>
            <w:color w:val="0D0D0D" w:themeColor="text1" w:themeTint="F2"/>
            <w:sz w:val="22"/>
            <w:rPrChange w:id="2030" w:author="tao huang" w:date="2017-09-17T12:05:00Z">
              <w:rPr>
                <w:color w:val="000000" w:themeColor="text1"/>
              </w:rPr>
            </w:rPrChange>
          </w:rPr>
          <w:delText>deterministic mean</w:delText>
        </w:r>
      </w:del>
      <w:del w:id="2031" w:author="黄韬" w:date="2017-09-11T15:58:00Z">
        <w:r w:rsidR="00F24960" w:rsidRPr="00A60A57" w:rsidDel="00E31FD3">
          <w:rPr>
            <w:color w:val="0D0D0D" w:themeColor="text1" w:themeTint="F2"/>
            <w:sz w:val="22"/>
            <w:rPrChange w:id="2032" w:author="tao huang" w:date="2017-09-17T12:05:00Z">
              <w:rPr>
                <w:color w:val="000000" w:themeColor="text1"/>
              </w:rPr>
            </w:rPrChange>
          </w:rPr>
          <w:delText xml:space="preserve"> </w:delText>
        </w:r>
      </w:del>
      <w:del w:id="2033" w:author="黄韬" w:date="2017-09-11T16:12:00Z">
        <w:r w:rsidR="00F24960" w:rsidRPr="00A60A57" w:rsidDel="00E21359">
          <w:rPr>
            <w:color w:val="0D0D0D" w:themeColor="text1" w:themeTint="F2"/>
            <w:sz w:val="22"/>
            <w:rPrChange w:id="2034" w:author="tao huang" w:date="2017-09-17T12:05:00Z">
              <w:rPr>
                <w:color w:val="000000" w:themeColor="text1"/>
              </w:rPr>
            </w:rPrChange>
          </w:rPr>
          <w:delText xml:space="preserve">then </w:delText>
        </w:r>
        <w:r w:rsidR="00BB27C7" w:rsidRPr="00A60A57" w:rsidDel="00E21359">
          <w:rPr>
            <w:rFonts w:cs="Times New Roman"/>
            <w:noProof/>
            <w:color w:val="0D0D0D" w:themeColor="text1" w:themeTint="F2"/>
            <w:sz w:val="22"/>
            <w:rPrChange w:id="2035" w:author="tao huang" w:date="2017-09-17T12:05:00Z">
              <w:rPr>
                <w:rFonts w:cs="Times New Roman"/>
                <w:noProof/>
                <w:color w:val="000000" w:themeColor="text1"/>
              </w:rPr>
            </w:rPrChange>
          </w:rPr>
          <w:delText>become</w:delText>
        </w:r>
        <w:r w:rsidR="00F24960" w:rsidRPr="00A60A57" w:rsidDel="00E21359">
          <w:rPr>
            <w:rFonts w:cs="Times New Roman"/>
            <w:noProof/>
            <w:color w:val="0D0D0D" w:themeColor="text1" w:themeTint="F2"/>
            <w:sz w:val="22"/>
            <w:rPrChange w:id="2036" w:author="tao huang" w:date="2017-09-17T12:05:00Z">
              <w:rPr>
                <w:rFonts w:cs="Times New Roman"/>
                <w:noProof/>
                <w:color w:val="000000" w:themeColor="text1"/>
              </w:rPr>
            </w:rPrChange>
          </w:rPr>
          <w:delText>s</w:delText>
        </w:r>
        <w:r w:rsidR="0072062A" w:rsidRPr="00A60A57" w:rsidDel="00E21359">
          <w:rPr>
            <w:rFonts w:cs="Times New Roman"/>
            <w:color w:val="0D0D0D" w:themeColor="text1" w:themeTint="F2"/>
            <w:sz w:val="22"/>
            <w:rPrChange w:id="2037" w:author="tao huang" w:date="2017-09-17T12:05:00Z">
              <w:rPr>
                <w:rFonts w:cs="Times New Roman"/>
                <w:color w:val="000000" w:themeColor="text1"/>
              </w:rPr>
            </w:rPrChange>
          </w:rPr>
          <w:delText xml:space="preserve"> </w:delText>
        </w:r>
        <w:r w:rsidR="00BB27C7" w:rsidRPr="00A60A57" w:rsidDel="00E21359">
          <w:rPr>
            <w:rFonts w:cs="Times New Roman"/>
            <w:color w:val="0D0D0D" w:themeColor="text1" w:themeTint="F2"/>
            <w:sz w:val="22"/>
            <w:rPrChange w:id="2038" w:author="tao huang" w:date="2017-09-17T12:05:00Z">
              <w:rPr>
                <w:rFonts w:cs="Times New Roman"/>
                <w:color w:val="000000" w:themeColor="text1"/>
              </w:rPr>
            </w:rPrChange>
          </w:rPr>
          <w:delText>the</w:delText>
        </w:r>
        <w:r w:rsidR="00E446EB" w:rsidRPr="00A60A57" w:rsidDel="00E21359">
          <w:rPr>
            <w:rFonts w:cs="Times New Roman"/>
            <w:color w:val="0D0D0D" w:themeColor="text1" w:themeTint="F2"/>
            <w:sz w:val="22"/>
            <w:rPrChange w:id="2039" w:author="tao huang" w:date="2017-09-17T12:05:00Z">
              <w:rPr>
                <w:rFonts w:cs="Times New Roman"/>
                <w:color w:val="000000" w:themeColor="text1"/>
              </w:rPr>
            </w:rPrChange>
          </w:rPr>
          <w:delText xml:space="preserve"> weighted average of the true</w:delText>
        </w:r>
      </w:del>
      <w:del w:id="2040" w:author="黄韬" w:date="2017-09-11T15:58:00Z">
        <w:r w:rsidR="00E446EB" w:rsidRPr="00A60A57" w:rsidDel="00E31FD3">
          <w:rPr>
            <w:rFonts w:cs="Times New Roman"/>
            <w:color w:val="0D0D0D" w:themeColor="text1" w:themeTint="F2"/>
            <w:sz w:val="22"/>
            <w:rPrChange w:id="2041" w:author="tao huang" w:date="2017-09-17T12:05:00Z">
              <w:rPr>
                <w:rFonts w:cs="Times New Roman"/>
                <w:color w:val="000000" w:themeColor="text1"/>
              </w:rPr>
            </w:rPrChange>
          </w:rPr>
          <w:delText xml:space="preserve"> </w:delText>
        </w:r>
        <w:r w:rsidR="00F24960" w:rsidRPr="00A60A57" w:rsidDel="00E31FD3">
          <w:rPr>
            <w:color w:val="0D0D0D" w:themeColor="text1" w:themeTint="F2"/>
            <w:sz w:val="22"/>
            <w:rPrChange w:id="2042" w:author="tao huang" w:date="2017-09-17T12:05:00Z">
              <w:rPr>
                <w:color w:val="000000" w:themeColor="text1"/>
              </w:rPr>
            </w:rPrChange>
          </w:rPr>
          <w:delText>deterministic means</w:delText>
        </w:r>
      </w:del>
      <w:del w:id="2043" w:author="黄韬" w:date="2017-09-11T16:12:00Z">
        <w:r w:rsidR="00F24960" w:rsidRPr="00A60A57" w:rsidDel="00E21359">
          <w:rPr>
            <w:color w:val="0D0D0D" w:themeColor="text1" w:themeTint="F2"/>
            <w:sz w:val="22"/>
            <w:rPrChange w:id="2044" w:author="tao huang" w:date="2017-09-17T12:05:00Z">
              <w:rPr>
                <w:color w:val="000000" w:themeColor="text1"/>
              </w:rPr>
            </w:rPrChange>
          </w:rPr>
          <w:delText xml:space="preserve"> </w:delText>
        </w:r>
        <w:r w:rsidR="00E446EB" w:rsidRPr="00A60A57" w:rsidDel="00E21359">
          <w:rPr>
            <w:rFonts w:cs="Times New Roman"/>
            <w:color w:val="0D0D0D" w:themeColor="text1" w:themeTint="F2"/>
            <w:sz w:val="22"/>
            <w:rPrChange w:id="2045" w:author="tao huang" w:date="2017-09-17T12:05:00Z">
              <w:rPr>
                <w:rFonts w:cs="Times New Roman"/>
                <w:color w:val="000000" w:themeColor="text1"/>
              </w:rPr>
            </w:rPrChange>
          </w:rPr>
          <w:delText>before and a</w:delText>
        </w:r>
        <w:r w:rsidR="00BB57BA" w:rsidRPr="00A60A57" w:rsidDel="00E21359">
          <w:rPr>
            <w:rFonts w:cs="Times New Roman"/>
            <w:color w:val="0D0D0D" w:themeColor="text1" w:themeTint="F2"/>
            <w:sz w:val="22"/>
            <w:rPrChange w:id="2046" w:author="tao huang" w:date="2017-09-17T12:05:00Z">
              <w:rPr>
                <w:rFonts w:cs="Times New Roman"/>
                <w:color w:val="000000" w:themeColor="text1"/>
              </w:rPr>
            </w:rPrChange>
          </w:rPr>
          <w:delText xml:space="preserve">fter the </w:delText>
        </w:r>
        <w:r w:rsidR="005570F0" w:rsidRPr="00A60A57" w:rsidDel="00E21359">
          <w:rPr>
            <w:rFonts w:cs="Times New Roman"/>
            <w:color w:val="0D0D0D" w:themeColor="text1" w:themeTint="F2"/>
            <w:sz w:val="22"/>
            <w:rPrChange w:id="2047" w:author="tao huang" w:date="2017-09-17T12:05:00Z">
              <w:rPr>
                <w:rFonts w:cs="Times New Roman"/>
                <w:color w:val="000000" w:themeColor="text1"/>
              </w:rPr>
            </w:rPrChange>
          </w:rPr>
          <w:delText xml:space="preserve">structural </w:delText>
        </w:r>
        <w:r w:rsidR="00BB57BA" w:rsidRPr="00A60A57" w:rsidDel="00E21359">
          <w:rPr>
            <w:rFonts w:cs="Times New Roman"/>
            <w:color w:val="0D0D0D" w:themeColor="text1" w:themeTint="F2"/>
            <w:sz w:val="22"/>
            <w:rPrChange w:id="2048" w:author="tao huang" w:date="2017-09-17T12:05:00Z">
              <w:rPr>
                <w:rFonts w:cs="Times New Roman"/>
                <w:color w:val="000000" w:themeColor="text1"/>
              </w:rPr>
            </w:rPrChange>
          </w:rPr>
          <w:delText xml:space="preserve">break. </w:delText>
        </w:r>
      </w:del>
      <w:del w:id="2049" w:author="黄韬" w:date="2017-09-11T16:13:00Z">
        <w:r w:rsidR="00261E78" w:rsidRPr="00A60A57" w:rsidDel="00765AA1">
          <w:rPr>
            <w:color w:val="0D0D0D" w:themeColor="text1" w:themeTint="F2"/>
            <w:sz w:val="22"/>
            <w:rPrChange w:id="2050" w:author="tao huang" w:date="2017-09-17T12:05:00Z">
              <w:rPr>
                <w:color w:val="000000" w:themeColor="text1"/>
              </w:rPr>
            </w:rPrChange>
          </w:rPr>
          <w:delText xml:space="preserve">As a result, </w:delText>
        </w:r>
      </w:del>
      <w:del w:id="2051" w:author="tao huang" w:date="2017-09-15T19:03:00Z">
        <w:r w:rsidR="00261E78" w:rsidRPr="00A60A57" w:rsidDel="004F1C8B">
          <w:rPr>
            <w:color w:val="0D0D0D" w:themeColor="text1" w:themeTint="F2"/>
            <w:sz w:val="22"/>
            <w:rPrChange w:id="2052" w:author="tao huang" w:date="2017-09-17T12:05:00Z">
              <w:rPr>
                <w:color w:val="000000" w:themeColor="text1"/>
              </w:rPr>
            </w:rPrChange>
          </w:rPr>
          <w:delText>t</w:delText>
        </w:r>
      </w:del>
      <w:ins w:id="2053" w:author="tao huang" w:date="2017-09-15T19:03:00Z">
        <w:r w:rsidR="004F1C8B" w:rsidRPr="00A60A57">
          <w:rPr>
            <w:color w:val="0D0D0D" w:themeColor="text1" w:themeTint="F2"/>
            <w:sz w:val="22"/>
            <w:rPrChange w:id="2054" w:author="tao huang" w:date="2017-09-17T12:05:00Z">
              <w:rPr>
                <w:color w:val="000000" w:themeColor="text1"/>
                <w:sz w:val="22"/>
              </w:rPr>
            </w:rPrChange>
          </w:rPr>
          <w:t>T</w:t>
        </w:r>
      </w:ins>
      <w:r w:rsidR="00E446EB" w:rsidRPr="00A60A57">
        <w:rPr>
          <w:rFonts w:cs="Times New Roman"/>
          <w:color w:val="0D0D0D" w:themeColor="text1" w:themeTint="F2"/>
          <w:sz w:val="22"/>
          <w:rPrChange w:id="2055" w:author="tao huang" w:date="2017-09-17T12:05:00Z">
            <w:rPr>
              <w:rFonts w:cs="Times New Roman"/>
              <w:color w:val="000000" w:themeColor="text1"/>
            </w:rPr>
          </w:rPrChange>
        </w:rPr>
        <w:t xml:space="preserve">he </w:t>
      </w:r>
      <w:r w:rsidR="00BB57BA" w:rsidRPr="00A60A57">
        <w:rPr>
          <w:rFonts w:cs="Times New Roman"/>
          <w:color w:val="0D0D0D" w:themeColor="text1" w:themeTint="F2"/>
          <w:sz w:val="22"/>
          <w:rPrChange w:id="2056" w:author="tao huang" w:date="2017-09-17T12:05:00Z">
            <w:rPr>
              <w:rFonts w:cs="Times New Roman"/>
              <w:color w:val="000000" w:themeColor="text1"/>
            </w:rPr>
          </w:rPrChange>
        </w:rPr>
        <w:t xml:space="preserve">forecasts </w:t>
      </w:r>
      <w:del w:id="2057" w:author="tao huang" w:date="2017-09-15T19:04:00Z">
        <w:r w:rsidR="00BB57BA" w:rsidRPr="00A60A57" w:rsidDel="004F1C8B">
          <w:rPr>
            <w:rFonts w:cs="Times New Roman"/>
            <w:color w:val="0D0D0D" w:themeColor="text1" w:themeTint="F2"/>
            <w:sz w:val="22"/>
            <w:rPrChange w:id="2058" w:author="tao huang" w:date="2017-09-17T12:05:00Z">
              <w:rPr>
                <w:rFonts w:cs="Times New Roman"/>
                <w:color w:val="000000" w:themeColor="text1"/>
              </w:rPr>
            </w:rPrChange>
          </w:rPr>
          <w:delText>generated by the model will</w:delText>
        </w:r>
      </w:del>
      <w:ins w:id="2059" w:author="tao huang" w:date="2017-09-15T19:04:00Z">
        <w:r w:rsidR="004F1C8B" w:rsidRPr="00A60A57">
          <w:rPr>
            <w:rFonts w:cs="Times New Roman"/>
            <w:color w:val="0D0D0D" w:themeColor="text1" w:themeTint="F2"/>
            <w:sz w:val="22"/>
            <w:rPrChange w:id="2060" w:author="tao huang" w:date="2017-09-17T12:05:00Z">
              <w:rPr>
                <w:rFonts w:cs="Times New Roman"/>
                <w:color w:val="000000" w:themeColor="text1"/>
                <w:sz w:val="22"/>
              </w:rPr>
            </w:rPrChange>
          </w:rPr>
          <w:t>are thus</w:t>
        </w:r>
      </w:ins>
      <w:del w:id="2061" w:author="tao huang" w:date="2017-09-15T19:04:00Z">
        <w:r w:rsidR="00BB57BA" w:rsidRPr="00A60A57" w:rsidDel="004F1C8B">
          <w:rPr>
            <w:rFonts w:cs="Times New Roman"/>
            <w:color w:val="0D0D0D" w:themeColor="text1" w:themeTint="F2"/>
            <w:sz w:val="22"/>
            <w:rPrChange w:id="2062" w:author="tao huang" w:date="2017-09-17T12:05:00Z">
              <w:rPr>
                <w:rFonts w:cs="Times New Roman"/>
                <w:color w:val="000000" w:themeColor="text1"/>
              </w:rPr>
            </w:rPrChange>
          </w:rPr>
          <w:delText xml:space="preserve"> be</w:delText>
        </w:r>
      </w:del>
      <w:r w:rsidR="00BB57BA" w:rsidRPr="00A60A57">
        <w:rPr>
          <w:rFonts w:cs="Times New Roman"/>
          <w:color w:val="0D0D0D" w:themeColor="text1" w:themeTint="F2"/>
          <w:sz w:val="22"/>
          <w:rPrChange w:id="2063" w:author="tao huang" w:date="2017-09-17T12:05:00Z">
            <w:rPr>
              <w:rFonts w:cs="Times New Roman"/>
              <w:color w:val="000000" w:themeColor="text1"/>
            </w:rPr>
          </w:rPrChange>
        </w:rPr>
        <w:t xml:space="preserve"> </w:t>
      </w:r>
      <w:r w:rsidR="00037800" w:rsidRPr="00A60A57">
        <w:rPr>
          <w:rFonts w:cs="Times New Roman"/>
          <w:color w:val="0D0D0D" w:themeColor="text1" w:themeTint="F2"/>
          <w:sz w:val="22"/>
          <w:rPrChange w:id="2064" w:author="tao huang" w:date="2017-09-17T12:05:00Z">
            <w:rPr>
              <w:rFonts w:cs="Times New Roman"/>
              <w:color w:val="000000" w:themeColor="text1"/>
            </w:rPr>
          </w:rPrChange>
        </w:rPr>
        <w:t>bias</w:t>
      </w:r>
      <w:r w:rsidR="00376537" w:rsidRPr="00A60A57">
        <w:rPr>
          <w:rFonts w:cs="Times New Roman"/>
          <w:color w:val="0D0D0D" w:themeColor="text1" w:themeTint="F2"/>
          <w:sz w:val="22"/>
          <w:rPrChange w:id="2065" w:author="tao huang" w:date="2017-09-17T12:05:00Z">
            <w:rPr>
              <w:rFonts w:cs="Times New Roman"/>
              <w:color w:val="000000" w:themeColor="text1"/>
            </w:rPr>
          </w:rPrChange>
        </w:rPr>
        <w:t>ed</w:t>
      </w:r>
      <w:r w:rsidR="00037800" w:rsidRPr="00A60A57">
        <w:rPr>
          <w:rFonts w:cs="Times New Roman"/>
          <w:color w:val="0D0D0D" w:themeColor="text1" w:themeTint="F2"/>
          <w:sz w:val="22"/>
          <w:rPrChange w:id="2066" w:author="tao huang" w:date="2017-09-17T12:05:00Z">
            <w:rPr>
              <w:rFonts w:cs="Times New Roman"/>
              <w:color w:val="000000" w:themeColor="text1"/>
            </w:rPr>
          </w:rPrChange>
        </w:rPr>
        <w:t xml:space="preserve"> and </w:t>
      </w:r>
      <w:r w:rsidR="002F491E" w:rsidRPr="00A60A57">
        <w:rPr>
          <w:rFonts w:cs="Times New Roman"/>
          <w:color w:val="0D0D0D" w:themeColor="text1" w:themeTint="F2"/>
          <w:sz w:val="22"/>
          <w:rPrChange w:id="2067" w:author="tao huang" w:date="2017-09-17T12:05:00Z">
            <w:rPr>
              <w:rFonts w:cs="Times New Roman"/>
              <w:color w:val="000000" w:themeColor="text1"/>
            </w:rPr>
          </w:rPrChange>
        </w:rPr>
        <w:t>less accurate</w:t>
      </w:r>
      <w:r w:rsidR="0016056B" w:rsidRPr="00A60A57">
        <w:rPr>
          <w:rFonts w:cs="Times New Roman"/>
          <w:color w:val="0D0D0D" w:themeColor="text1" w:themeTint="F2"/>
          <w:sz w:val="22"/>
          <w:rPrChange w:id="2068" w:author="tao huang" w:date="2017-09-17T12:05:00Z">
            <w:rPr>
              <w:rFonts w:cs="Times New Roman"/>
              <w:color w:val="000000" w:themeColor="text1"/>
            </w:rPr>
          </w:rPrChange>
        </w:rPr>
        <w:t>.</w:t>
      </w:r>
      <w:ins w:id="2069" w:author="tao huang" w:date="2017-09-15T19:09:00Z">
        <w:r w:rsidR="00834492" w:rsidRPr="00A60A57">
          <w:rPr>
            <w:rFonts w:cs="Times New Roman"/>
            <w:color w:val="0D0D0D" w:themeColor="text1" w:themeTint="F2"/>
            <w:sz w:val="22"/>
            <w:rPrChange w:id="2070" w:author="tao huang" w:date="2017-09-17T12:05:00Z">
              <w:rPr>
                <w:rFonts w:cs="Times New Roman"/>
                <w:color w:val="000000" w:themeColor="text1"/>
                <w:sz w:val="22"/>
              </w:rPr>
            </w:rPrChange>
          </w:rPr>
          <w:t xml:space="preserve"> </w:t>
        </w:r>
      </w:ins>
      <w:del w:id="2071" w:author="tao huang" w:date="2017-09-15T19:09:00Z">
        <w:r w:rsidR="0016056B" w:rsidRPr="00A60A57" w:rsidDel="00834492">
          <w:rPr>
            <w:rFonts w:cs="Times New Roman"/>
            <w:color w:val="0D0D0D" w:themeColor="text1" w:themeTint="F2"/>
            <w:sz w:val="22"/>
            <w:rPrChange w:id="2072" w:author="tao huang" w:date="2017-09-17T12:05:00Z">
              <w:rPr>
                <w:rFonts w:cs="Times New Roman"/>
                <w:color w:val="000000" w:themeColor="text1"/>
              </w:rPr>
            </w:rPrChange>
          </w:rPr>
          <w:delText xml:space="preserve"> </w:delText>
        </w:r>
      </w:del>
    </w:p>
    <w:p w14:paraId="18040FCA" w14:textId="608B35F6" w:rsidR="00765AA1" w:rsidRPr="00A60A57" w:rsidDel="00834492" w:rsidRDefault="00765AA1">
      <w:pPr>
        <w:spacing w:after="0" w:line="360" w:lineRule="auto"/>
        <w:rPr>
          <w:ins w:id="2073" w:author="黄韬" w:date="2017-09-11T16:14:00Z"/>
          <w:del w:id="2074" w:author="tao huang" w:date="2017-09-15T19:09:00Z"/>
          <w:rFonts w:cs="Times New Roman"/>
          <w:color w:val="0D0D0D" w:themeColor="text1" w:themeTint="F2"/>
          <w:sz w:val="22"/>
          <w:rPrChange w:id="2075" w:author="tao huang" w:date="2017-09-17T12:05:00Z">
            <w:rPr>
              <w:ins w:id="2076" w:author="黄韬" w:date="2017-09-11T16:14:00Z"/>
              <w:del w:id="2077" w:author="tao huang" w:date="2017-09-15T19:09:00Z"/>
              <w:rFonts w:cs="Times New Roman"/>
              <w:color w:val="000000" w:themeColor="text1"/>
            </w:rPr>
          </w:rPrChange>
        </w:rPr>
      </w:pPr>
    </w:p>
    <w:p w14:paraId="577F4BB2" w14:textId="3ECD6DA1" w:rsidR="00B60CA5" w:rsidRPr="00A60A57" w:rsidDel="00415A4F" w:rsidRDefault="00B55A7B">
      <w:pPr>
        <w:spacing w:after="0" w:line="360" w:lineRule="auto"/>
        <w:rPr>
          <w:ins w:id="2078" w:author="Soopramanien, Didier" w:date="2017-09-08T14:30:00Z"/>
          <w:del w:id="2079" w:author="tao huang" w:date="2017-09-15T19:10:00Z"/>
          <w:color w:val="0D0D0D" w:themeColor="text1" w:themeTint="F2"/>
          <w:sz w:val="22"/>
          <w:rPrChange w:id="2080" w:author="tao huang" w:date="2017-09-17T12:05:00Z">
            <w:rPr>
              <w:ins w:id="2081" w:author="Soopramanien, Didier" w:date="2017-09-08T14:30:00Z"/>
              <w:del w:id="2082" w:author="tao huang" w:date="2017-09-15T19:10:00Z"/>
              <w:color w:val="000000" w:themeColor="text1"/>
            </w:rPr>
          </w:rPrChange>
        </w:rPr>
      </w:pPr>
      <w:del w:id="2083" w:author="tao huang" w:date="2017-09-15T19:10:00Z">
        <w:r w:rsidRPr="00A60A57" w:rsidDel="00415A4F">
          <w:rPr>
            <w:rFonts w:cs="Times New Roman"/>
            <w:color w:val="0D0D0D" w:themeColor="text1" w:themeTint="F2"/>
            <w:sz w:val="22"/>
            <w:rPrChange w:id="2084" w:author="tao huang" w:date="2017-09-17T12:05:00Z">
              <w:rPr>
                <w:rFonts w:cs="Times New Roman"/>
                <w:color w:val="000000" w:themeColor="text1"/>
              </w:rPr>
            </w:rPrChange>
          </w:rPr>
          <w:delText>The</w:delText>
        </w:r>
        <w:r w:rsidR="0016056B" w:rsidRPr="00A60A57" w:rsidDel="00415A4F">
          <w:rPr>
            <w:rFonts w:cs="Times New Roman"/>
            <w:color w:val="0D0D0D" w:themeColor="text1" w:themeTint="F2"/>
            <w:sz w:val="22"/>
            <w:rPrChange w:id="2085" w:author="tao huang" w:date="2017-09-17T12:05:00Z">
              <w:rPr>
                <w:rFonts w:cs="Times New Roman"/>
                <w:color w:val="000000" w:themeColor="text1"/>
              </w:rPr>
            </w:rPrChange>
          </w:rPr>
          <w:delText xml:space="preserve"> </w:delText>
        </w:r>
      </w:del>
      <w:del w:id="2086" w:author="tao huang" w:date="2017-09-15T19:04:00Z">
        <w:r w:rsidR="0016056B" w:rsidRPr="00A60A57" w:rsidDel="00E15B2C">
          <w:rPr>
            <w:rFonts w:cs="Times New Roman"/>
            <w:color w:val="0D0D0D" w:themeColor="text1" w:themeTint="F2"/>
            <w:sz w:val="22"/>
            <w:rPrChange w:id="2087" w:author="tao huang" w:date="2017-09-17T12:05:00Z">
              <w:rPr>
                <w:rFonts w:cs="Times New Roman"/>
                <w:color w:val="000000" w:themeColor="text1"/>
              </w:rPr>
            </w:rPrChange>
          </w:rPr>
          <w:delText>negative</w:delText>
        </w:r>
        <w:r w:rsidRPr="00A60A57" w:rsidDel="00E15B2C">
          <w:rPr>
            <w:rFonts w:cs="Times New Roman"/>
            <w:color w:val="0D0D0D" w:themeColor="text1" w:themeTint="F2"/>
            <w:sz w:val="22"/>
            <w:rPrChange w:id="2088" w:author="tao huang" w:date="2017-09-17T12:05:00Z">
              <w:rPr>
                <w:rFonts w:cs="Times New Roman"/>
                <w:color w:val="000000" w:themeColor="text1"/>
              </w:rPr>
            </w:rPrChange>
          </w:rPr>
          <w:delText xml:space="preserve"> impact </w:delText>
        </w:r>
      </w:del>
      <w:del w:id="2089" w:author="tao huang" w:date="2017-09-15T19:10:00Z">
        <w:r w:rsidRPr="00A60A57" w:rsidDel="00415A4F">
          <w:rPr>
            <w:rFonts w:cs="Times New Roman"/>
            <w:color w:val="0D0D0D" w:themeColor="text1" w:themeTint="F2"/>
            <w:sz w:val="22"/>
            <w:rPrChange w:id="2090" w:author="tao huang" w:date="2017-09-17T12:05:00Z">
              <w:rPr>
                <w:rFonts w:cs="Times New Roman"/>
                <w:color w:val="000000" w:themeColor="text1"/>
              </w:rPr>
            </w:rPrChange>
          </w:rPr>
          <w:delText xml:space="preserve">of the structural break </w:delText>
        </w:r>
      </w:del>
      <w:del w:id="2091" w:author="tao huang" w:date="2017-09-15T19:04:00Z">
        <w:r w:rsidRPr="00A60A57" w:rsidDel="00E15B2C">
          <w:rPr>
            <w:rFonts w:cs="Times New Roman"/>
            <w:color w:val="0D0D0D" w:themeColor="text1" w:themeTint="F2"/>
            <w:sz w:val="22"/>
            <w:rPrChange w:id="2092" w:author="tao huang" w:date="2017-09-17T12:05:00Z">
              <w:rPr>
                <w:rFonts w:cs="Times New Roman"/>
                <w:color w:val="000000" w:themeColor="text1"/>
              </w:rPr>
            </w:rPrChange>
          </w:rPr>
          <w:delText xml:space="preserve">on the model’s forecasting performance </w:delText>
        </w:r>
      </w:del>
      <w:del w:id="2093" w:author="tao huang" w:date="2017-09-15T19:10:00Z">
        <w:r w:rsidRPr="00A60A57" w:rsidDel="00415A4F">
          <w:rPr>
            <w:rFonts w:cs="Times New Roman"/>
            <w:color w:val="0D0D0D" w:themeColor="text1" w:themeTint="F2"/>
            <w:sz w:val="22"/>
            <w:rPrChange w:id="2094" w:author="tao huang" w:date="2017-09-17T12:05:00Z">
              <w:rPr>
                <w:rFonts w:cs="Times New Roman"/>
                <w:color w:val="000000" w:themeColor="text1"/>
              </w:rPr>
            </w:rPrChange>
          </w:rPr>
          <w:delText xml:space="preserve">has been </w:delText>
        </w:r>
      </w:del>
      <w:ins w:id="2095" w:author="Soopramanien, Didier" w:date="2017-09-07T16:34:00Z">
        <w:del w:id="2096" w:author="tao huang" w:date="2017-09-15T19:10:00Z">
          <w:r w:rsidR="002D496F" w:rsidRPr="00A60A57" w:rsidDel="00415A4F">
            <w:rPr>
              <w:rFonts w:cs="Times New Roman"/>
              <w:color w:val="0D0D0D" w:themeColor="text1" w:themeTint="F2"/>
              <w:sz w:val="22"/>
              <w:rPrChange w:id="2097" w:author="tao huang" w:date="2017-09-17T12:05:00Z">
                <w:rPr>
                  <w:rFonts w:cs="Times New Roman"/>
                  <w:color w:val="000000" w:themeColor="text1"/>
                </w:rPr>
              </w:rPrChange>
            </w:rPr>
            <w:delText xml:space="preserve">mainly </w:delText>
          </w:r>
        </w:del>
      </w:ins>
      <w:del w:id="2098" w:author="tao huang" w:date="2017-09-15T19:10:00Z">
        <w:r w:rsidRPr="00A60A57" w:rsidDel="00415A4F">
          <w:rPr>
            <w:rFonts w:cs="Times New Roman"/>
            <w:color w:val="0D0D0D" w:themeColor="text1" w:themeTint="F2"/>
            <w:sz w:val="22"/>
            <w:rPrChange w:id="2099" w:author="tao huang" w:date="2017-09-17T12:05:00Z">
              <w:rPr>
                <w:rFonts w:cs="Times New Roman"/>
                <w:color w:val="000000" w:themeColor="text1"/>
              </w:rPr>
            </w:rPrChange>
          </w:rPr>
          <w:delText xml:space="preserve">addressed in the macroeconomics literature </w:delText>
        </w:r>
        <w:r w:rsidRPr="00A60A57" w:rsidDel="00415A4F">
          <w:rPr>
            <w:rFonts w:cs="Times New Roman"/>
            <w:color w:val="0D0D0D" w:themeColor="text1" w:themeTint="F2"/>
            <w:sz w:val="22"/>
            <w:rPrChange w:id="2100" w:author="tao huang" w:date="2017-09-17T12:05:00Z">
              <w:rPr>
                <w:rFonts w:cs="Times New Roman"/>
                <w:color w:val="000000" w:themeColor="text1"/>
              </w:rPr>
            </w:rPrChange>
          </w:rPr>
          <w:fldChar w:fldCharType="begin"/>
        </w:r>
        <w:r w:rsidR="003328E1" w:rsidRPr="00A60A57" w:rsidDel="00415A4F">
          <w:rPr>
            <w:rFonts w:cs="Times New Roman"/>
            <w:color w:val="0D0D0D" w:themeColor="text1" w:themeTint="F2"/>
            <w:sz w:val="22"/>
            <w:rPrChange w:id="2101" w:author="tao huang" w:date="2017-09-17T12:05:00Z">
              <w:rPr>
                <w:rFonts w:cs="Times New Roman"/>
                <w:color w:val="000000" w:themeColor="text1"/>
              </w:rPr>
            </w:rPrChange>
          </w:rPr>
          <w:delInstrText xml:space="preserve"> ADDIN EN.CITE </w:delInstrText>
        </w:r>
        <w:r w:rsidR="003328E1" w:rsidRPr="00A60A57" w:rsidDel="00415A4F">
          <w:rPr>
            <w:rFonts w:cs="Times New Roman"/>
            <w:color w:val="0D0D0D" w:themeColor="text1" w:themeTint="F2"/>
            <w:sz w:val="22"/>
            <w:rPrChange w:id="2102" w:author="tao huang" w:date="2017-09-17T12:05:00Z">
              <w:rPr>
                <w:rFonts w:cs="Times New Roman"/>
                <w:color w:val="000000" w:themeColor="text1"/>
              </w:rPr>
            </w:rPrChange>
          </w:rPr>
          <w:fldChar w:fldCharType="begin"/>
        </w:r>
        <w:r w:rsidR="003328E1" w:rsidRPr="00A60A57" w:rsidDel="00415A4F">
          <w:rPr>
            <w:rFonts w:cs="Times New Roman"/>
            <w:color w:val="0D0D0D" w:themeColor="text1" w:themeTint="F2"/>
            <w:sz w:val="22"/>
            <w:rPrChange w:id="2103" w:author="tao huang" w:date="2017-09-17T12:05:00Z">
              <w:rPr>
                <w:rFonts w:cs="Times New Roman"/>
                <w:color w:val="000000" w:themeColor="text1"/>
              </w:rPr>
            </w:rPrChange>
          </w:rPr>
          <w:delInstrText xml:space="preserve"> ADDIN EN.CITE.DATA </w:delInstrText>
        </w:r>
        <w:r w:rsidR="003328E1" w:rsidRPr="00A60A57" w:rsidDel="00415A4F">
          <w:rPr>
            <w:rFonts w:cs="Times New Roman"/>
            <w:color w:val="0D0D0D" w:themeColor="text1" w:themeTint="F2"/>
            <w:sz w:val="22"/>
            <w:rPrChange w:id="2104" w:author="tao huang" w:date="2017-09-17T12:05:00Z">
              <w:rPr>
                <w:rFonts w:cs="Times New Roman"/>
                <w:color w:val="000000" w:themeColor="text1"/>
              </w:rPr>
            </w:rPrChange>
          </w:rPr>
          <w:fldChar w:fldCharType="end"/>
        </w:r>
        <w:r w:rsidRPr="00A60A57" w:rsidDel="00415A4F">
          <w:rPr>
            <w:rFonts w:cs="Times New Roman"/>
            <w:color w:val="0D0D0D" w:themeColor="text1" w:themeTint="F2"/>
            <w:sz w:val="22"/>
            <w:rPrChange w:id="2105" w:author="tao huang" w:date="2017-09-17T12:05:00Z">
              <w:rPr>
                <w:rFonts w:cs="Times New Roman"/>
                <w:color w:val="000000" w:themeColor="text1"/>
              </w:rPr>
            </w:rPrChange>
          </w:rPr>
          <w:fldChar w:fldCharType="separate"/>
        </w:r>
        <w:r w:rsidR="0016056B" w:rsidRPr="00A60A57" w:rsidDel="00415A4F">
          <w:rPr>
            <w:rFonts w:cs="Times New Roman"/>
            <w:noProof/>
            <w:color w:val="0D0D0D" w:themeColor="text1" w:themeTint="F2"/>
            <w:sz w:val="22"/>
            <w:rPrChange w:id="2106" w:author="tao huang" w:date="2017-09-17T12:05:00Z">
              <w:rPr>
                <w:rFonts w:cs="Times New Roman"/>
                <w:noProof/>
                <w:color w:val="000000" w:themeColor="text1"/>
              </w:rPr>
            </w:rPrChange>
          </w:rPr>
          <w:delText xml:space="preserve">(e.g. </w:delText>
        </w:r>
        <w:r w:rsidR="00192EBD" w:rsidRPr="00A60A57" w:rsidDel="00415A4F">
          <w:rPr>
            <w:color w:val="0D0D0D" w:themeColor="text1" w:themeTint="F2"/>
            <w:sz w:val="22"/>
            <w:rPrChange w:id="2107" w:author="tao huang" w:date="2017-09-17T12:05:00Z">
              <w:rPr/>
            </w:rPrChange>
          </w:rPr>
          <w:fldChar w:fldCharType="begin"/>
        </w:r>
        <w:r w:rsidR="00192EBD" w:rsidRPr="00A60A57" w:rsidDel="00415A4F">
          <w:rPr>
            <w:color w:val="0D0D0D" w:themeColor="text1" w:themeTint="F2"/>
            <w:sz w:val="22"/>
            <w:rPrChange w:id="2108" w:author="tao huang" w:date="2017-09-17T12:05:00Z">
              <w:rPr/>
            </w:rPrChange>
          </w:rPr>
          <w:delInstrText xml:space="preserve"> HYPERLINK \l "_ENREF_22" \o "Cooper, 1975 #698" </w:delInstrText>
        </w:r>
        <w:r w:rsidR="00192EBD" w:rsidRPr="00A60A57" w:rsidDel="00415A4F">
          <w:rPr>
            <w:color w:val="0D0D0D" w:themeColor="text1" w:themeTint="F2"/>
            <w:sz w:val="22"/>
            <w:rPrChange w:id="2109" w:author="tao huang" w:date="2017-09-17T12:05:00Z">
              <w:rPr>
                <w:rFonts w:cs="Times New Roman"/>
                <w:noProof/>
                <w:color w:val="000000" w:themeColor="text1"/>
              </w:rPr>
            </w:rPrChange>
          </w:rPr>
          <w:fldChar w:fldCharType="separate"/>
        </w:r>
        <w:r w:rsidR="00780FE2" w:rsidRPr="00A60A57" w:rsidDel="00415A4F">
          <w:rPr>
            <w:rFonts w:cs="Times New Roman"/>
            <w:noProof/>
            <w:color w:val="0D0D0D" w:themeColor="text1" w:themeTint="F2"/>
            <w:sz w:val="22"/>
            <w:rPrChange w:id="2110" w:author="tao huang" w:date="2017-09-17T12:05:00Z">
              <w:rPr>
                <w:rFonts w:cs="Times New Roman"/>
                <w:noProof/>
                <w:color w:val="000000" w:themeColor="text1"/>
              </w:rPr>
            </w:rPrChange>
          </w:rPr>
          <w:delText>Cooper and Nelson 1975</w:delText>
        </w:r>
        <w:r w:rsidR="00192EBD" w:rsidRPr="00A60A57" w:rsidDel="00415A4F">
          <w:rPr>
            <w:rFonts w:cs="Times New Roman"/>
            <w:noProof/>
            <w:color w:val="0D0D0D" w:themeColor="text1" w:themeTint="F2"/>
            <w:sz w:val="22"/>
            <w:rPrChange w:id="2111" w:author="tao huang" w:date="2017-09-17T12:05:00Z">
              <w:rPr>
                <w:rFonts w:cs="Times New Roman"/>
                <w:noProof/>
                <w:color w:val="000000" w:themeColor="text1"/>
              </w:rPr>
            </w:rPrChange>
          </w:rPr>
          <w:fldChar w:fldCharType="end"/>
        </w:r>
        <w:r w:rsidR="0016056B" w:rsidRPr="00A60A57" w:rsidDel="00415A4F">
          <w:rPr>
            <w:rFonts w:cs="Times New Roman"/>
            <w:noProof/>
            <w:color w:val="0D0D0D" w:themeColor="text1" w:themeTint="F2"/>
            <w:sz w:val="22"/>
            <w:rPrChange w:id="2112" w:author="tao huang" w:date="2017-09-17T12:05:00Z">
              <w:rPr>
                <w:rFonts w:cs="Times New Roman"/>
                <w:noProof/>
                <w:color w:val="000000" w:themeColor="text1"/>
              </w:rPr>
            </w:rPrChange>
          </w:rPr>
          <w:delText xml:space="preserve">, </w:delText>
        </w:r>
        <w:r w:rsidR="00192EBD" w:rsidRPr="00A60A57" w:rsidDel="00415A4F">
          <w:rPr>
            <w:color w:val="0D0D0D" w:themeColor="text1" w:themeTint="F2"/>
            <w:sz w:val="22"/>
            <w:rPrChange w:id="2113" w:author="tao huang" w:date="2017-09-17T12:05:00Z">
              <w:rPr/>
            </w:rPrChange>
          </w:rPr>
          <w:fldChar w:fldCharType="begin"/>
        </w:r>
        <w:r w:rsidR="00192EBD" w:rsidRPr="00A60A57" w:rsidDel="00415A4F">
          <w:rPr>
            <w:color w:val="0D0D0D" w:themeColor="text1" w:themeTint="F2"/>
            <w:sz w:val="22"/>
            <w:rPrChange w:id="2114" w:author="tao huang" w:date="2017-09-17T12:05:00Z">
              <w:rPr/>
            </w:rPrChange>
          </w:rPr>
          <w:delInstrText xml:space="preserve"> HYPERLINK \l "_ENREF_55" \o "Muellbauer, 1994 #699" </w:delInstrText>
        </w:r>
        <w:r w:rsidR="00192EBD" w:rsidRPr="00A60A57" w:rsidDel="00415A4F">
          <w:rPr>
            <w:color w:val="0D0D0D" w:themeColor="text1" w:themeTint="F2"/>
            <w:sz w:val="22"/>
            <w:rPrChange w:id="2115" w:author="tao huang" w:date="2017-09-17T12:05:00Z">
              <w:rPr>
                <w:rFonts w:cs="Times New Roman"/>
                <w:noProof/>
                <w:color w:val="000000" w:themeColor="text1"/>
              </w:rPr>
            </w:rPrChange>
          </w:rPr>
          <w:fldChar w:fldCharType="separate"/>
        </w:r>
        <w:r w:rsidR="00780FE2" w:rsidRPr="00A60A57" w:rsidDel="00415A4F">
          <w:rPr>
            <w:rFonts w:cs="Times New Roman"/>
            <w:noProof/>
            <w:color w:val="0D0D0D" w:themeColor="text1" w:themeTint="F2"/>
            <w:sz w:val="22"/>
            <w:rPrChange w:id="2116" w:author="tao huang" w:date="2017-09-17T12:05:00Z">
              <w:rPr>
                <w:rFonts w:cs="Times New Roman"/>
                <w:noProof/>
                <w:color w:val="000000" w:themeColor="text1"/>
              </w:rPr>
            </w:rPrChange>
          </w:rPr>
          <w:delText>Muellbauer 1994</w:delText>
        </w:r>
        <w:r w:rsidR="00192EBD" w:rsidRPr="00A60A57" w:rsidDel="00415A4F">
          <w:rPr>
            <w:rFonts w:cs="Times New Roman"/>
            <w:noProof/>
            <w:color w:val="0D0D0D" w:themeColor="text1" w:themeTint="F2"/>
            <w:sz w:val="22"/>
            <w:rPrChange w:id="2117" w:author="tao huang" w:date="2017-09-17T12:05:00Z">
              <w:rPr>
                <w:rFonts w:cs="Times New Roman"/>
                <w:noProof/>
                <w:color w:val="000000" w:themeColor="text1"/>
              </w:rPr>
            </w:rPrChange>
          </w:rPr>
          <w:fldChar w:fldCharType="end"/>
        </w:r>
        <w:r w:rsidR="0016056B" w:rsidRPr="00A60A57" w:rsidDel="00415A4F">
          <w:rPr>
            <w:rFonts w:cs="Times New Roman"/>
            <w:noProof/>
            <w:color w:val="0D0D0D" w:themeColor="text1" w:themeTint="F2"/>
            <w:sz w:val="22"/>
            <w:rPrChange w:id="2118" w:author="tao huang" w:date="2017-09-17T12:05:00Z">
              <w:rPr>
                <w:rFonts w:cs="Times New Roman"/>
                <w:noProof/>
                <w:color w:val="000000" w:themeColor="text1"/>
              </w:rPr>
            </w:rPrChange>
          </w:rPr>
          <w:delText xml:space="preserve">, </w:delText>
        </w:r>
        <w:r w:rsidR="00192EBD" w:rsidRPr="00A60A57" w:rsidDel="00415A4F">
          <w:rPr>
            <w:color w:val="0D0D0D" w:themeColor="text1" w:themeTint="F2"/>
            <w:sz w:val="22"/>
            <w:rPrChange w:id="2119" w:author="tao huang" w:date="2017-09-17T12:05:00Z">
              <w:rPr/>
            </w:rPrChange>
          </w:rPr>
          <w:fldChar w:fldCharType="begin"/>
        </w:r>
        <w:r w:rsidR="00192EBD" w:rsidRPr="00A60A57" w:rsidDel="00415A4F">
          <w:rPr>
            <w:color w:val="0D0D0D" w:themeColor="text1" w:themeTint="F2"/>
            <w:sz w:val="22"/>
            <w:rPrChange w:id="2120" w:author="tao huang" w:date="2017-09-17T12:05:00Z">
              <w:rPr/>
            </w:rPrChange>
          </w:rPr>
          <w:delInstrText xml:space="preserve"> HYPERLINK \l "_ENREF_40" \o "Hendry, 1995 #259" </w:delInstrText>
        </w:r>
        <w:r w:rsidR="00192EBD" w:rsidRPr="00A60A57" w:rsidDel="00415A4F">
          <w:rPr>
            <w:color w:val="0D0D0D" w:themeColor="text1" w:themeTint="F2"/>
            <w:sz w:val="22"/>
            <w:rPrChange w:id="2121" w:author="tao huang" w:date="2017-09-17T12:05:00Z">
              <w:rPr>
                <w:rFonts w:cs="Times New Roman"/>
                <w:noProof/>
                <w:color w:val="000000" w:themeColor="text1"/>
              </w:rPr>
            </w:rPrChange>
          </w:rPr>
          <w:fldChar w:fldCharType="separate"/>
        </w:r>
        <w:r w:rsidR="00780FE2" w:rsidRPr="00A60A57" w:rsidDel="00415A4F">
          <w:rPr>
            <w:rFonts w:cs="Times New Roman"/>
            <w:noProof/>
            <w:color w:val="0D0D0D" w:themeColor="text1" w:themeTint="F2"/>
            <w:sz w:val="22"/>
            <w:rPrChange w:id="2122" w:author="tao huang" w:date="2017-09-17T12:05:00Z">
              <w:rPr>
                <w:rFonts w:cs="Times New Roman"/>
                <w:noProof/>
                <w:color w:val="000000" w:themeColor="text1"/>
              </w:rPr>
            </w:rPrChange>
          </w:rPr>
          <w:delText>Hendry 1995</w:delText>
        </w:r>
        <w:r w:rsidR="00192EBD" w:rsidRPr="00A60A57" w:rsidDel="00415A4F">
          <w:rPr>
            <w:rFonts w:cs="Times New Roman"/>
            <w:noProof/>
            <w:color w:val="0D0D0D" w:themeColor="text1" w:themeTint="F2"/>
            <w:sz w:val="22"/>
            <w:rPrChange w:id="2123" w:author="tao huang" w:date="2017-09-17T12:05:00Z">
              <w:rPr>
                <w:rFonts w:cs="Times New Roman"/>
                <w:noProof/>
                <w:color w:val="000000" w:themeColor="text1"/>
              </w:rPr>
            </w:rPrChange>
          </w:rPr>
          <w:fldChar w:fldCharType="end"/>
        </w:r>
        <w:r w:rsidR="0016056B" w:rsidRPr="00A60A57" w:rsidDel="00415A4F">
          <w:rPr>
            <w:rFonts w:cs="Times New Roman"/>
            <w:noProof/>
            <w:color w:val="0D0D0D" w:themeColor="text1" w:themeTint="F2"/>
            <w:sz w:val="22"/>
            <w:rPrChange w:id="2124" w:author="tao huang" w:date="2017-09-17T12:05:00Z">
              <w:rPr>
                <w:rFonts w:cs="Times New Roman"/>
                <w:noProof/>
                <w:color w:val="000000" w:themeColor="text1"/>
              </w:rPr>
            </w:rPrChange>
          </w:rPr>
          <w:delText xml:space="preserve">, </w:delText>
        </w:r>
        <w:r w:rsidR="00192EBD" w:rsidRPr="00A60A57" w:rsidDel="00415A4F">
          <w:rPr>
            <w:color w:val="0D0D0D" w:themeColor="text1" w:themeTint="F2"/>
            <w:sz w:val="22"/>
            <w:rPrChange w:id="2125" w:author="tao huang" w:date="2017-09-17T12:05:00Z">
              <w:rPr/>
            </w:rPrChange>
          </w:rPr>
          <w:fldChar w:fldCharType="begin"/>
        </w:r>
        <w:r w:rsidR="00192EBD" w:rsidRPr="00A60A57" w:rsidDel="00415A4F">
          <w:rPr>
            <w:color w:val="0D0D0D" w:themeColor="text1" w:themeTint="F2"/>
            <w:sz w:val="22"/>
            <w:rPrChange w:id="2126" w:author="tao huang" w:date="2017-09-17T12:05:00Z">
              <w:rPr/>
            </w:rPrChange>
          </w:rPr>
          <w:delInstrText xml:space="preserve"> HYPERLINK \l "_ENREF_69" \o "Stock, 1996 #747" </w:delInstrText>
        </w:r>
        <w:r w:rsidR="00192EBD" w:rsidRPr="00A60A57" w:rsidDel="00415A4F">
          <w:rPr>
            <w:color w:val="0D0D0D" w:themeColor="text1" w:themeTint="F2"/>
            <w:sz w:val="22"/>
            <w:rPrChange w:id="2127" w:author="tao huang" w:date="2017-09-17T12:05:00Z">
              <w:rPr>
                <w:rFonts w:cs="Times New Roman"/>
                <w:noProof/>
                <w:color w:val="000000" w:themeColor="text1"/>
              </w:rPr>
            </w:rPrChange>
          </w:rPr>
          <w:fldChar w:fldCharType="separate"/>
        </w:r>
        <w:r w:rsidR="00780FE2" w:rsidRPr="00A60A57" w:rsidDel="00415A4F">
          <w:rPr>
            <w:rFonts w:cs="Times New Roman"/>
            <w:noProof/>
            <w:color w:val="0D0D0D" w:themeColor="text1" w:themeTint="F2"/>
            <w:sz w:val="22"/>
            <w:rPrChange w:id="2128" w:author="tao huang" w:date="2017-09-17T12:05:00Z">
              <w:rPr>
                <w:rFonts w:cs="Times New Roman"/>
                <w:noProof/>
                <w:color w:val="000000" w:themeColor="text1"/>
              </w:rPr>
            </w:rPrChange>
          </w:rPr>
          <w:delText>Stock and Watson 1996</w:delText>
        </w:r>
        <w:r w:rsidR="00192EBD" w:rsidRPr="00A60A57" w:rsidDel="00415A4F">
          <w:rPr>
            <w:rFonts w:cs="Times New Roman"/>
            <w:noProof/>
            <w:color w:val="0D0D0D" w:themeColor="text1" w:themeTint="F2"/>
            <w:sz w:val="22"/>
            <w:rPrChange w:id="2129" w:author="tao huang" w:date="2017-09-17T12:05:00Z">
              <w:rPr>
                <w:rFonts w:cs="Times New Roman"/>
                <w:noProof/>
                <w:color w:val="000000" w:themeColor="text1"/>
              </w:rPr>
            </w:rPrChange>
          </w:rPr>
          <w:fldChar w:fldCharType="end"/>
        </w:r>
        <w:r w:rsidR="0016056B" w:rsidRPr="00A60A57" w:rsidDel="00415A4F">
          <w:rPr>
            <w:rFonts w:cs="Times New Roman"/>
            <w:noProof/>
            <w:color w:val="0D0D0D" w:themeColor="text1" w:themeTint="F2"/>
            <w:sz w:val="22"/>
            <w:rPrChange w:id="2130" w:author="tao huang" w:date="2017-09-17T12:05:00Z">
              <w:rPr>
                <w:rFonts w:cs="Times New Roman"/>
                <w:noProof/>
                <w:color w:val="000000" w:themeColor="text1"/>
              </w:rPr>
            </w:rPrChange>
          </w:rPr>
          <w:delText xml:space="preserve">, </w:delText>
        </w:r>
        <w:r w:rsidR="00192EBD" w:rsidRPr="00A60A57" w:rsidDel="00415A4F">
          <w:rPr>
            <w:color w:val="0D0D0D" w:themeColor="text1" w:themeTint="F2"/>
            <w:sz w:val="22"/>
            <w:rPrChange w:id="2131" w:author="tao huang" w:date="2017-09-17T12:05:00Z">
              <w:rPr/>
            </w:rPrChange>
          </w:rPr>
          <w:fldChar w:fldCharType="begin"/>
        </w:r>
        <w:r w:rsidR="00192EBD" w:rsidRPr="00A60A57" w:rsidDel="00415A4F">
          <w:rPr>
            <w:color w:val="0D0D0D" w:themeColor="text1" w:themeTint="F2"/>
            <w:sz w:val="22"/>
            <w:rPrChange w:id="2132" w:author="tao huang" w:date="2017-09-17T12:05:00Z">
              <w:rPr/>
            </w:rPrChange>
          </w:rPr>
          <w:delInstrText xml:space="preserve"> HYPERLINK \l "_ENREF_21" \o "Clements, 1999 #199" </w:delInstrText>
        </w:r>
        <w:r w:rsidR="00192EBD" w:rsidRPr="00A60A57" w:rsidDel="00415A4F">
          <w:rPr>
            <w:color w:val="0D0D0D" w:themeColor="text1" w:themeTint="F2"/>
            <w:sz w:val="22"/>
            <w:rPrChange w:id="2133" w:author="tao huang" w:date="2017-09-17T12:05:00Z">
              <w:rPr>
                <w:rFonts w:cs="Times New Roman"/>
                <w:noProof/>
                <w:color w:val="000000" w:themeColor="text1"/>
              </w:rPr>
            </w:rPrChange>
          </w:rPr>
          <w:fldChar w:fldCharType="separate"/>
        </w:r>
        <w:r w:rsidR="00780FE2" w:rsidRPr="00A60A57" w:rsidDel="00415A4F">
          <w:rPr>
            <w:rFonts w:cs="Times New Roman"/>
            <w:noProof/>
            <w:color w:val="0D0D0D" w:themeColor="text1" w:themeTint="F2"/>
            <w:sz w:val="22"/>
            <w:rPrChange w:id="2134" w:author="tao huang" w:date="2017-09-17T12:05:00Z">
              <w:rPr>
                <w:rFonts w:cs="Times New Roman"/>
                <w:noProof/>
                <w:color w:val="000000" w:themeColor="text1"/>
              </w:rPr>
            </w:rPrChange>
          </w:rPr>
          <w:delText>Clements and Hendry 1999</w:delText>
        </w:r>
        <w:r w:rsidR="00192EBD" w:rsidRPr="00A60A57" w:rsidDel="00415A4F">
          <w:rPr>
            <w:rFonts w:cs="Times New Roman"/>
            <w:noProof/>
            <w:color w:val="0D0D0D" w:themeColor="text1" w:themeTint="F2"/>
            <w:sz w:val="22"/>
            <w:rPrChange w:id="2135" w:author="tao huang" w:date="2017-09-17T12:05:00Z">
              <w:rPr>
                <w:rFonts w:cs="Times New Roman"/>
                <w:noProof/>
                <w:color w:val="000000" w:themeColor="text1"/>
              </w:rPr>
            </w:rPrChange>
          </w:rPr>
          <w:fldChar w:fldCharType="end"/>
        </w:r>
        <w:r w:rsidR="0016056B" w:rsidRPr="00A60A57" w:rsidDel="00415A4F">
          <w:rPr>
            <w:rFonts w:cs="Times New Roman"/>
            <w:noProof/>
            <w:color w:val="0D0D0D" w:themeColor="text1" w:themeTint="F2"/>
            <w:sz w:val="22"/>
            <w:rPrChange w:id="2136" w:author="tao huang" w:date="2017-09-17T12:05:00Z">
              <w:rPr>
                <w:rFonts w:cs="Times New Roman"/>
                <w:noProof/>
                <w:color w:val="000000" w:themeColor="text1"/>
              </w:rPr>
            </w:rPrChange>
          </w:rPr>
          <w:delText xml:space="preserve">, </w:delText>
        </w:r>
        <w:r w:rsidR="00192EBD" w:rsidRPr="00A60A57" w:rsidDel="00415A4F">
          <w:rPr>
            <w:color w:val="0D0D0D" w:themeColor="text1" w:themeTint="F2"/>
            <w:sz w:val="22"/>
            <w:rPrChange w:id="2137" w:author="tao huang" w:date="2017-09-17T12:05:00Z">
              <w:rPr/>
            </w:rPrChange>
          </w:rPr>
          <w:fldChar w:fldCharType="begin"/>
        </w:r>
        <w:r w:rsidR="00192EBD" w:rsidRPr="00A60A57" w:rsidDel="00415A4F">
          <w:rPr>
            <w:color w:val="0D0D0D" w:themeColor="text1" w:themeTint="F2"/>
            <w:sz w:val="22"/>
            <w:rPrChange w:id="2138" w:author="tao huang" w:date="2017-09-17T12:05:00Z">
              <w:rPr/>
            </w:rPrChange>
          </w:rPr>
          <w:delInstrText xml:space="preserve"> HYPERLINK \l "_ENREF_62" \o "Pesaran, 2007 #254" </w:delInstrText>
        </w:r>
        <w:r w:rsidR="00192EBD" w:rsidRPr="00A60A57" w:rsidDel="00415A4F">
          <w:rPr>
            <w:color w:val="0D0D0D" w:themeColor="text1" w:themeTint="F2"/>
            <w:sz w:val="22"/>
            <w:rPrChange w:id="2139" w:author="tao huang" w:date="2017-09-17T12:05:00Z">
              <w:rPr>
                <w:rFonts w:cs="Times New Roman"/>
                <w:noProof/>
                <w:color w:val="000000" w:themeColor="text1"/>
              </w:rPr>
            </w:rPrChange>
          </w:rPr>
          <w:fldChar w:fldCharType="separate"/>
        </w:r>
        <w:r w:rsidR="00780FE2" w:rsidRPr="00A60A57" w:rsidDel="00415A4F">
          <w:rPr>
            <w:rFonts w:cs="Times New Roman"/>
            <w:noProof/>
            <w:color w:val="0D0D0D" w:themeColor="text1" w:themeTint="F2"/>
            <w:sz w:val="22"/>
            <w:rPrChange w:id="2140" w:author="tao huang" w:date="2017-09-17T12:05:00Z">
              <w:rPr>
                <w:rFonts w:cs="Times New Roman"/>
                <w:noProof/>
                <w:color w:val="000000" w:themeColor="text1"/>
              </w:rPr>
            </w:rPrChange>
          </w:rPr>
          <w:delText>Pesaran and Timmermann 2007</w:delText>
        </w:r>
        <w:r w:rsidR="00192EBD" w:rsidRPr="00A60A57" w:rsidDel="00415A4F">
          <w:rPr>
            <w:rFonts w:cs="Times New Roman"/>
            <w:noProof/>
            <w:color w:val="0D0D0D" w:themeColor="text1" w:themeTint="F2"/>
            <w:sz w:val="22"/>
            <w:rPrChange w:id="2141" w:author="tao huang" w:date="2017-09-17T12:05:00Z">
              <w:rPr>
                <w:rFonts w:cs="Times New Roman"/>
                <w:noProof/>
                <w:color w:val="000000" w:themeColor="text1"/>
              </w:rPr>
            </w:rPrChange>
          </w:rPr>
          <w:fldChar w:fldCharType="end"/>
        </w:r>
        <w:r w:rsidR="0016056B" w:rsidRPr="00A60A57" w:rsidDel="00415A4F">
          <w:rPr>
            <w:rFonts w:cs="Times New Roman"/>
            <w:noProof/>
            <w:color w:val="0D0D0D" w:themeColor="text1" w:themeTint="F2"/>
            <w:sz w:val="22"/>
            <w:rPrChange w:id="2142" w:author="tao huang" w:date="2017-09-17T12:05:00Z">
              <w:rPr>
                <w:rFonts w:cs="Times New Roman"/>
                <w:noProof/>
                <w:color w:val="000000" w:themeColor="text1"/>
              </w:rPr>
            </w:rPrChange>
          </w:rPr>
          <w:delText xml:space="preserve">, </w:delText>
        </w:r>
        <w:r w:rsidR="00192EBD" w:rsidRPr="00A60A57" w:rsidDel="00415A4F">
          <w:rPr>
            <w:color w:val="0D0D0D" w:themeColor="text1" w:themeTint="F2"/>
            <w:sz w:val="22"/>
            <w:rPrChange w:id="2143" w:author="tao huang" w:date="2017-09-17T12:05:00Z">
              <w:rPr/>
            </w:rPrChange>
          </w:rPr>
          <w:fldChar w:fldCharType="begin"/>
        </w:r>
        <w:r w:rsidR="00192EBD" w:rsidRPr="00A60A57" w:rsidDel="00415A4F">
          <w:rPr>
            <w:color w:val="0D0D0D" w:themeColor="text1" w:themeTint="F2"/>
            <w:sz w:val="22"/>
            <w:rPrChange w:id="2144" w:author="tao huang" w:date="2017-09-17T12:05:00Z">
              <w:rPr/>
            </w:rPrChange>
          </w:rPr>
          <w:delInstrText xml:space="preserve"> HYPERLINK \l "_ENREF_14" \o "Castle, 2008 #241" </w:delInstrText>
        </w:r>
        <w:r w:rsidR="00192EBD" w:rsidRPr="00A60A57" w:rsidDel="00415A4F">
          <w:rPr>
            <w:color w:val="0D0D0D" w:themeColor="text1" w:themeTint="F2"/>
            <w:sz w:val="22"/>
            <w:rPrChange w:id="2145" w:author="tao huang" w:date="2017-09-17T12:05:00Z">
              <w:rPr>
                <w:rFonts w:cs="Times New Roman"/>
                <w:noProof/>
                <w:color w:val="000000" w:themeColor="text1"/>
              </w:rPr>
            </w:rPrChange>
          </w:rPr>
          <w:fldChar w:fldCharType="separate"/>
        </w:r>
        <w:r w:rsidR="00780FE2" w:rsidRPr="00A60A57" w:rsidDel="00415A4F">
          <w:rPr>
            <w:rFonts w:cs="Times New Roman"/>
            <w:noProof/>
            <w:color w:val="0D0D0D" w:themeColor="text1" w:themeTint="F2"/>
            <w:sz w:val="22"/>
            <w:rPrChange w:id="2146" w:author="tao huang" w:date="2017-09-17T12:05:00Z">
              <w:rPr>
                <w:rFonts w:cs="Times New Roman"/>
                <w:noProof/>
                <w:color w:val="000000" w:themeColor="text1"/>
              </w:rPr>
            </w:rPrChange>
          </w:rPr>
          <w:delText>Castle, Doornik et al. 2008</w:delText>
        </w:r>
        <w:r w:rsidR="00192EBD" w:rsidRPr="00A60A57" w:rsidDel="00415A4F">
          <w:rPr>
            <w:rFonts w:cs="Times New Roman"/>
            <w:noProof/>
            <w:color w:val="0D0D0D" w:themeColor="text1" w:themeTint="F2"/>
            <w:sz w:val="22"/>
            <w:rPrChange w:id="2147" w:author="tao huang" w:date="2017-09-17T12:05:00Z">
              <w:rPr>
                <w:rFonts w:cs="Times New Roman"/>
                <w:noProof/>
                <w:color w:val="000000" w:themeColor="text1"/>
              </w:rPr>
            </w:rPrChange>
          </w:rPr>
          <w:fldChar w:fldCharType="end"/>
        </w:r>
        <w:r w:rsidR="0016056B" w:rsidRPr="00A60A57" w:rsidDel="00415A4F">
          <w:rPr>
            <w:rFonts w:cs="Times New Roman"/>
            <w:noProof/>
            <w:color w:val="0D0D0D" w:themeColor="text1" w:themeTint="F2"/>
            <w:sz w:val="22"/>
            <w:rPrChange w:id="2148" w:author="tao huang" w:date="2017-09-17T12:05:00Z">
              <w:rPr>
                <w:rFonts w:cs="Times New Roman"/>
                <w:noProof/>
                <w:color w:val="000000" w:themeColor="text1"/>
              </w:rPr>
            </w:rPrChange>
          </w:rPr>
          <w:delText xml:space="preserve">, </w:delText>
        </w:r>
        <w:r w:rsidR="00192EBD" w:rsidRPr="00A60A57" w:rsidDel="00415A4F">
          <w:rPr>
            <w:color w:val="0D0D0D" w:themeColor="text1" w:themeTint="F2"/>
            <w:sz w:val="22"/>
            <w:rPrChange w:id="2149" w:author="tao huang" w:date="2017-09-17T12:05:00Z">
              <w:rPr/>
            </w:rPrChange>
          </w:rPr>
          <w:fldChar w:fldCharType="begin"/>
        </w:r>
        <w:r w:rsidR="00192EBD" w:rsidRPr="00A60A57" w:rsidDel="00415A4F">
          <w:rPr>
            <w:color w:val="0D0D0D" w:themeColor="text1" w:themeTint="F2"/>
            <w:sz w:val="22"/>
            <w:rPrChange w:id="2150" w:author="tao huang" w:date="2017-09-17T12:05:00Z">
              <w:rPr/>
            </w:rPrChange>
          </w:rPr>
          <w:delInstrText xml:space="preserve"> HYPERLINK \l "_ENREF_63" \o "Pesaran, 2011 #749" </w:delInstrText>
        </w:r>
        <w:r w:rsidR="00192EBD" w:rsidRPr="00A60A57" w:rsidDel="00415A4F">
          <w:rPr>
            <w:color w:val="0D0D0D" w:themeColor="text1" w:themeTint="F2"/>
            <w:sz w:val="22"/>
            <w:rPrChange w:id="2151" w:author="tao huang" w:date="2017-09-17T12:05:00Z">
              <w:rPr>
                <w:rFonts w:cs="Times New Roman"/>
                <w:noProof/>
                <w:color w:val="000000" w:themeColor="text1"/>
              </w:rPr>
            </w:rPrChange>
          </w:rPr>
          <w:fldChar w:fldCharType="separate"/>
        </w:r>
        <w:r w:rsidR="00780FE2" w:rsidRPr="00A60A57" w:rsidDel="00415A4F">
          <w:rPr>
            <w:rFonts w:cs="Times New Roman"/>
            <w:noProof/>
            <w:color w:val="0D0D0D" w:themeColor="text1" w:themeTint="F2"/>
            <w:sz w:val="22"/>
            <w:rPrChange w:id="2152" w:author="tao huang" w:date="2017-09-17T12:05:00Z">
              <w:rPr>
                <w:rFonts w:cs="Times New Roman"/>
                <w:noProof/>
                <w:color w:val="000000" w:themeColor="text1"/>
              </w:rPr>
            </w:rPrChange>
          </w:rPr>
          <w:delText>Pesaran and Pick 2011</w:delText>
        </w:r>
        <w:r w:rsidR="00192EBD" w:rsidRPr="00A60A57" w:rsidDel="00415A4F">
          <w:rPr>
            <w:rFonts w:cs="Times New Roman"/>
            <w:noProof/>
            <w:color w:val="0D0D0D" w:themeColor="text1" w:themeTint="F2"/>
            <w:sz w:val="22"/>
            <w:rPrChange w:id="2153" w:author="tao huang" w:date="2017-09-17T12:05:00Z">
              <w:rPr>
                <w:rFonts w:cs="Times New Roman"/>
                <w:noProof/>
                <w:color w:val="000000" w:themeColor="text1"/>
              </w:rPr>
            </w:rPrChange>
          </w:rPr>
          <w:fldChar w:fldCharType="end"/>
        </w:r>
        <w:r w:rsidR="0016056B" w:rsidRPr="00A60A57" w:rsidDel="00415A4F">
          <w:rPr>
            <w:rFonts w:cs="Times New Roman"/>
            <w:noProof/>
            <w:color w:val="0D0D0D" w:themeColor="text1" w:themeTint="F2"/>
            <w:sz w:val="22"/>
            <w:rPrChange w:id="2154" w:author="tao huang" w:date="2017-09-17T12:05:00Z">
              <w:rPr>
                <w:rFonts w:cs="Times New Roman"/>
                <w:noProof/>
                <w:color w:val="000000" w:themeColor="text1"/>
              </w:rPr>
            </w:rPrChange>
          </w:rPr>
          <w:delText>)</w:delText>
        </w:r>
        <w:r w:rsidRPr="00A60A57" w:rsidDel="00415A4F">
          <w:rPr>
            <w:rFonts w:cs="Times New Roman"/>
            <w:color w:val="0D0D0D" w:themeColor="text1" w:themeTint="F2"/>
            <w:sz w:val="22"/>
            <w:rPrChange w:id="2155" w:author="tao huang" w:date="2017-09-17T12:05:00Z">
              <w:rPr>
                <w:rFonts w:cs="Times New Roman"/>
                <w:color w:val="000000" w:themeColor="text1"/>
              </w:rPr>
            </w:rPrChange>
          </w:rPr>
          <w:fldChar w:fldCharType="end"/>
        </w:r>
        <w:bookmarkStart w:id="2156" w:name="_Hlk488082648"/>
        <w:r w:rsidR="006F1D33" w:rsidRPr="00A60A57" w:rsidDel="00415A4F">
          <w:rPr>
            <w:rFonts w:cs="Times New Roman"/>
            <w:color w:val="0D0D0D" w:themeColor="text1" w:themeTint="F2"/>
            <w:sz w:val="22"/>
            <w:rPrChange w:id="2157" w:author="tao huang" w:date="2017-09-17T12:05:00Z">
              <w:rPr>
                <w:rFonts w:cs="Times New Roman"/>
                <w:color w:val="000000" w:themeColor="text1"/>
              </w:rPr>
            </w:rPrChange>
          </w:rPr>
          <w:delText xml:space="preserve">. </w:delText>
        </w:r>
        <w:r w:rsidR="006F1D33" w:rsidRPr="00A60A57" w:rsidDel="00415A4F">
          <w:rPr>
            <w:color w:val="0D0D0D" w:themeColor="text1" w:themeTint="F2"/>
            <w:sz w:val="22"/>
            <w:rPrChange w:id="2158" w:author="tao huang" w:date="2017-09-17T12:05:00Z">
              <w:rPr>
                <w:color w:val="000000" w:themeColor="text1"/>
              </w:rPr>
            </w:rPrChange>
          </w:rPr>
          <w:delText>The</w:delText>
        </w:r>
        <w:r w:rsidR="003B196E" w:rsidRPr="00A60A57" w:rsidDel="00415A4F">
          <w:rPr>
            <w:color w:val="0D0D0D" w:themeColor="text1" w:themeTint="F2"/>
            <w:sz w:val="22"/>
            <w:rPrChange w:id="2159" w:author="tao huang" w:date="2017-09-17T12:05:00Z">
              <w:rPr>
                <w:color w:val="000000" w:themeColor="text1"/>
              </w:rPr>
            </w:rPrChange>
          </w:rPr>
          <w:delText>se</w:delText>
        </w:r>
        <w:r w:rsidR="006F1D33" w:rsidRPr="00A60A57" w:rsidDel="00415A4F">
          <w:rPr>
            <w:color w:val="0D0D0D" w:themeColor="text1" w:themeTint="F2"/>
            <w:sz w:val="22"/>
            <w:rPrChange w:id="2160" w:author="tao huang" w:date="2017-09-17T12:05:00Z">
              <w:rPr>
                <w:color w:val="000000" w:themeColor="text1"/>
              </w:rPr>
            </w:rPrChange>
          </w:rPr>
          <w:delText xml:space="preserve"> studies suggest that the parameters of the</w:delText>
        </w:r>
        <w:r w:rsidR="003B196E" w:rsidRPr="00A60A57" w:rsidDel="00415A4F">
          <w:rPr>
            <w:color w:val="0D0D0D" w:themeColor="text1" w:themeTint="F2"/>
            <w:sz w:val="22"/>
            <w:rPrChange w:id="2161" w:author="tao huang" w:date="2017-09-17T12:05:00Z">
              <w:rPr>
                <w:color w:val="000000" w:themeColor="text1"/>
              </w:rPr>
            </w:rPrChange>
          </w:rPr>
          <w:delText>ir</w:delText>
        </w:r>
        <w:r w:rsidR="006F1D33" w:rsidRPr="00A60A57" w:rsidDel="00415A4F">
          <w:rPr>
            <w:color w:val="0D0D0D" w:themeColor="text1" w:themeTint="F2"/>
            <w:sz w:val="22"/>
            <w:rPrChange w:id="2162" w:author="tao huang" w:date="2017-09-17T12:05:00Z">
              <w:rPr>
                <w:color w:val="000000" w:themeColor="text1"/>
              </w:rPr>
            </w:rPrChange>
          </w:rPr>
          <w:delText xml:space="preserve"> forecasting models</w:delText>
        </w:r>
        <w:r w:rsidR="003B196E" w:rsidRPr="00A60A57" w:rsidDel="00415A4F">
          <w:rPr>
            <w:color w:val="0D0D0D" w:themeColor="text1" w:themeTint="F2"/>
            <w:sz w:val="22"/>
            <w:rPrChange w:id="2163" w:author="tao huang" w:date="2017-09-17T12:05:00Z">
              <w:rPr>
                <w:color w:val="000000" w:themeColor="text1"/>
              </w:rPr>
            </w:rPrChange>
          </w:rPr>
          <w:delText xml:space="preserve"> may</w:delText>
        </w:r>
        <w:r w:rsidR="006F1D33" w:rsidRPr="00A60A57" w:rsidDel="00415A4F">
          <w:rPr>
            <w:color w:val="0D0D0D" w:themeColor="text1" w:themeTint="F2"/>
            <w:sz w:val="22"/>
            <w:rPrChange w:id="2164" w:author="tao huang" w:date="2017-09-17T12:05:00Z">
              <w:rPr>
                <w:color w:val="000000" w:themeColor="text1"/>
              </w:rPr>
            </w:rPrChange>
          </w:rPr>
          <w:delText xml:space="preserve"> change due to </w:delText>
        </w:r>
        <w:r w:rsidR="003B196E" w:rsidRPr="00A60A57" w:rsidDel="00415A4F">
          <w:rPr>
            <w:color w:val="0D0D0D" w:themeColor="text1" w:themeTint="F2"/>
            <w:sz w:val="22"/>
            <w:rPrChange w:id="2165" w:author="tao huang" w:date="2017-09-17T12:05:00Z">
              <w:rPr>
                <w:color w:val="000000" w:themeColor="text1"/>
              </w:rPr>
            </w:rPrChange>
          </w:rPr>
          <w:delText xml:space="preserve">influencing factors including </w:delText>
        </w:r>
        <w:r w:rsidR="006F1D33" w:rsidRPr="00A60A57" w:rsidDel="00415A4F">
          <w:rPr>
            <w:color w:val="0D0D0D" w:themeColor="text1" w:themeTint="F2"/>
            <w:sz w:val="22"/>
            <w:rPrChange w:id="2166" w:author="tao huang" w:date="2017-09-17T12:05:00Z">
              <w:rPr>
                <w:color w:val="000000" w:themeColor="text1"/>
              </w:rPr>
            </w:rPrChange>
          </w:rPr>
          <w:delText xml:space="preserve">the shift of the market sentiments, </w:delText>
        </w:r>
      </w:del>
      <w:del w:id="2167" w:author="tao huang" w:date="2017-09-15T19:05:00Z">
        <w:r w:rsidR="003B196E" w:rsidRPr="00A60A57" w:rsidDel="00C3679A">
          <w:rPr>
            <w:color w:val="0D0D0D" w:themeColor="text1" w:themeTint="F2"/>
            <w:sz w:val="22"/>
            <w:rPrChange w:id="2168" w:author="tao huang" w:date="2017-09-17T12:05:00Z">
              <w:rPr>
                <w:color w:val="000000" w:themeColor="text1"/>
              </w:rPr>
            </w:rPrChange>
          </w:rPr>
          <w:delText xml:space="preserve">the </w:delText>
        </w:r>
      </w:del>
      <w:del w:id="2169" w:author="tao huang" w:date="2017-09-15T19:10:00Z">
        <w:r w:rsidR="003B196E" w:rsidRPr="00A60A57" w:rsidDel="00415A4F">
          <w:rPr>
            <w:color w:val="0D0D0D" w:themeColor="text1" w:themeTint="F2"/>
            <w:sz w:val="22"/>
            <w:rPrChange w:id="2170" w:author="tao huang" w:date="2017-09-17T12:05:00Z">
              <w:rPr>
                <w:color w:val="000000" w:themeColor="text1"/>
              </w:rPr>
            </w:rPrChange>
          </w:rPr>
          <w:delText xml:space="preserve">regulation, and </w:delText>
        </w:r>
        <w:r w:rsidR="006F1D33" w:rsidRPr="00A60A57" w:rsidDel="00415A4F">
          <w:rPr>
            <w:color w:val="0D0D0D" w:themeColor="text1" w:themeTint="F2"/>
            <w:sz w:val="22"/>
            <w:rPrChange w:id="2171" w:author="tao huang" w:date="2017-09-17T12:05:00Z">
              <w:rPr>
                <w:color w:val="000000" w:themeColor="text1"/>
              </w:rPr>
            </w:rPrChange>
          </w:rPr>
          <w:delText xml:space="preserve">debt management etc. </w:delText>
        </w:r>
      </w:del>
      <w:del w:id="2172" w:author="tao huang" w:date="2017-09-15T19:06:00Z">
        <w:r w:rsidR="006F1D33" w:rsidRPr="00A60A57" w:rsidDel="00467D76">
          <w:rPr>
            <w:color w:val="0D0D0D" w:themeColor="text1" w:themeTint="F2"/>
            <w:sz w:val="22"/>
            <w:rPrChange w:id="2173" w:author="tao huang" w:date="2017-09-17T12:05:00Z">
              <w:rPr>
                <w:color w:val="000000" w:themeColor="text1"/>
              </w:rPr>
            </w:rPrChange>
          </w:rPr>
          <w:delText>A large number of</w:delText>
        </w:r>
      </w:del>
      <w:del w:id="2174" w:author="tao huang" w:date="2017-09-15T19:10:00Z">
        <w:r w:rsidR="006F1D33" w:rsidRPr="00A60A57" w:rsidDel="00415A4F">
          <w:rPr>
            <w:color w:val="0D0D0D" w:themeColor="text1" w:themeTint="F2"/>
            <w:sz w:val="22"/>
            <w:rPrChange w:id="2175" w:author="tao huang" w:date="2017-09-17T12:05:00Z">
              <w:rPr>
                <w:color w:val="000000" w:themeColor="text1"/>
              </w:rPr>
            </w:rPrChange>
          </w:rPr>
          <w:delText xml:space="preserve"> studies </w:delText>
        </w:r>
      </w:del>
      <w:del w:id="2176" w:author="tao huang" w:date="2017-09-15T19:07:00Z">
        <w:r w:rsidR="006F1D33" w:rsidRPr="00A60A57" w:rsidDel="00467D76">
          <w:rPr>
            <w:color w:val="0D0D0D" w:themeColor="text1" w:themeTint="F2"/>
            <w:sz w:val="22"/>
            <w:rPrChange w:id="2177" w:author="tao huang" w:date="2017-09-17T12:05:00Z">
              <w:rPr>
                <w:color w:val="000000" w:themeColor="text1"/>
              </w:rPr>
            </w:rPrChange>
          </w:rPr>
          <w:delText>have</w:delText>
        </w:r>
      </w:del>
      <w:ins w:id="2178" w:author="Soopramanien, Didier" w:date="2017-09-08T14:28:00Z">
        <w:del w:id="2179" w:author="tao huang" w:date="2017-09-15T19:07:00Z">
          <w:r w:rsidR="00B60CA5" w:rsidRPr="00A60A57" w:rsidDel="00467D76">
            <w:rPr>
              <w:color w:val="0D0D0D" w:themeColor="text1" w:themeTint="F2"/>
              <w:sz w:val="22"/>
              <w:rPrChange w:id="2180" w:author="tao huang" w:date="2017-09-17T12:05:00Z">
                <w:rPr>
                  <w:color w:val="000000" w:themeColor="text1"/>
                </w:rPr>
              </w:rPrChange>
            </w:rPr>
            <w:delText xml:space="preserve"> been proposed time series based approaches to</w:delText>
          </w:r>
        </w:del>
      </w:ins>
      <w:del w:id="2181" w:author="tao huang" w:date="2017-09-15T19:07:00Z">
        <w:r w:rsidR="006F1D33" w:rsidRPr="00A60A57" w:rsidDel="00467D76">
          <w:rPr>
            <w:color w:val="0D0D0D" w:themeColor="text1" w:themeTint="F2"/>
            <w:sz w:val="22"/>
            <w:rPrChange w:id="2182" w:author="tao huang" w:date="2017-09-17T12:05:00Z">
              <w:rPr>
                <w:color w:val="000000" w:themeColor="text1"/>
              </w:rPr>
            </w:rPrChange>
          </w:rPr>
          <w:delText xml:space="preserve"> been devoted into </w:delText>
        </w:r>
        <w:r w:rsidR="0051577C" w:rsidRPr="00A60A57" w:rsidDel="00467D76">
          <w:rPr>
            <w:color w:val="0D0D0D" w:themeColor="text1" w:themeTint="F2"/>
            <w:sz w:val="22"/>
            <w:rPrChange w:id="2183" w:author="tao huang" w:date="2017-09-17T12:05:00Z">
              <w:rPr>
                <w:color w:val="000000" w:themeColor="text1"/>
              </w:rPr>
            </w:rPrChange>
          </w:rPr>
          <w:delText>take into account</w:delText>
        </w:r>
      </w:del>
      <w:ins w:id="2184" w:author="Soopramanien, Didier" w:date="2017-09-08T14:28:00Z">
        <w:del w:id="2185" w:author="tao huang" w:date="2017-09-15T19:07:00Z">
          <w:r w:rsidR="00B60CA5" w:rsidRPr="00A60A57" w:rsidDel="00467D76">
            <w:rPr>
              <w:color w:val="0D0D0D" w:themeColor="text1" w:themeTint="F2"/>
              <w:sz w:val="22"/>
              <w:rPrChange w:id="2186" w:author="tao huang" w:date="2017-09-17T12:05:00Z">
                <w:rPr>
                  <w:color w:val="000000" w:themeColor="text1"/>
                </w:rPr>
              </w:rPrChange>
            </w:rPr>
            <w:delText xml:space="preserve"> for</w:delText>
          </w:r>
        </w:del>
      </w:ins>
      <w:del w:id="2187" w:author="tao huang" w:date="2017-09-15T19:07:00Z">
        <w:r w:rsidR="0051577C" w:rsidRPr="00A60A57" w:rsidDel="00467D76">
          <w:rPr>
            <w:color w:val="0D0D0D" w:themeColor="text1" w:themeTint="F2"/>
            <w:sz w:val="22"/>
            <w:rPrChange w:id="2188" w:author="tao huang" w:date="2017-09-17T12:05:00Z">
              <w:rPr>
                <w:color w:val="000000" w:themeColor="text1"/>
              </w:rPr>
            </w:rPrChange>
          </w:rPr>
          <w:delText xml:space="preserve"> the impact </w:delText>
        </w:r>
      </w:del>
      <w:ins w:id="2189" w:author="Soopramanien, Didier" w:date="2017-09-08T14:29:00Z">
        <w:del w:id="2190" w:author="tao huang" w:date="2017-09-15T19:07:00Z">
          <w:r w:rsidR="00B60CA5" w:rsidRPr="00A60A57" w:rsidDel="00467D76">
            <w:rPr>
              <w:color w:val="0D0D0D" w:themeColor="text1" w:themeTint="F2"/>
              <w:sz w:val="22"/>
              <w:rPrChange w:id="2191" w:author="tao huang" w:date="2017-09-17T12:05:00Z">
                <w:rPr>
                  <w:color w:val="000000" w:themeColor="text1"/>
                </w:rPr>
              </w:rPrChange>
            </w:rPr>
            <w:delText>of</w:delText>
          </w:r>
        </w:del>
      </w:ins>
      <w:del w:id="2192" w:author="tao huang" w:date="2017-09-15T19:07:00Z">
        <w:r w:rsidR="0051577C" w:rsidRPr="00A60A57" w:rsidDel="00467D76">
          <w:rPr>
            <w:color w:val="0D0D0D" w:themeColor="text1" w:themeTint="F2"/>
            <w:sz w:val="22"/>
            <w:rPrChange w:id="2193" w:author="tao huang" w:date="2017-09-17T12:05:00Z">
              <w:rPr>
                <w:color w:val="000000" w:themeColor="text1"/>
              </w:rPr>
            </w:rPrChange>
          </w:rPr>
          <w:delText>by</w:delText>
        </w:r>
        <w:r w:rsidR="006F1D33" w:rsidRPr="00A60A57" w:rsidDel="00467D76">
          <w:rPr>
            <w:color w:val="0D0D0D" w:themeColor="text1" w:themeTint="F2"/>
            <w:sz w:val="22"/>
            <w:rPrChange w:id="2194" w:author="tao huang" w:date="2017-09-17T12:05:00Z">
              <w:rPr>
                <w:color w:val="000000" w:themeColor="text1"/>
              </w:rPr>
            </w:rPrChange>
          </w:rPr>
          <w:delText xml:space="preserve"> the change </w:delText>
        </w:r>
      </w:del>
      <w:ins w:id="2195" w:author="Soopramanien, Didier" w:date="2017-09-08T14:29:00Z">
        <w:del w:id="2196" w:author="tao huang" w:date="2017-09-15T19:07:00Z">
          <w:r w:rsidR="00B60CA5" w:rsidRPr="00A60A57" w:rsidDel="00467D76">
            <w:rPr>
              <w:color w:val="0D0D0D" w:themeColor="text1" w:themeTint="F2"/>
              <w:sz w:val="22"/>
              <w:rPrChange w:id="2197" w:author="tao huang" w:date="2017-09-17T12:05:00Z">
                <w:rPr>
                  <w:color w:val="000000" w:themeColor="text1"/>
                </w:rPr>
              </w:rPrChange>
            </w:rPr>
            <w:delText>in</w:delText>
          </w:r>
        </w:del>
      </w:ins>
      <w:del w:id="2198" w:author="tao huang" w:date="2017-09-15T19:07:00Z">
        <w:r w:rsidR="006F1D33" w:rsidRPr="00A60A57" w:rsidDel="00467D76">
          <w:rPr>
            <w:color w:val="0D0D0D" w:themeColor="text1" w:themeTint="F2"/>
            <w:sz w:val="22"/>
            <w:rPrChange w:id="2199" w:author="tao huang" w:date="2017-09-17T12:05:00Z">
              <w:rPr>
                <w:color w:val="000000" w:themeColor="text1"/>
              </w:rPr>
            </w:rPrChange>
          </w:rPr>
          <w:delText xml:space="preserve">of the parameters in order to achieve higher forecasting accuracy </w:delText>
        </w:r>
      </w:del>
      <w:ins w:id="2200" w:author="Soopramanien, Didier" w:date="2017-09-08T14:29:00Z">
        <w:del w:id="2201" w:author="tao huang" w:date="2017-09-15T19:07:00Z">
          <w:r w:rsidR="00B60CA5" w:rsidRPr="00A60A57" w:rsidDel="00467D76">
            <w:rPr>
              <w:color w:val="0D0D0D" w:themeColor="text1" w:themeTint="F2"/>
              <w:sz w:val="22"/>
              <w:rPrChange w:id="2202" w:author="tao huang" w:date="2017-09-17T12:05:00Z">
                <w:rPr>
                  <w:color w:val="000000" w:themeColor="text1"/>
                </w:rPr>
              </w:rPrChange>
            </w:rPr>
            <w:delText>in the</w:delText>
          </w:r>
        </w:del>
        <w:del w:id="2203" w:author="tao huang" w:date="2017-09-15T19:10:00Z">
          <w:r w:rsidR="00B60CA5" w:rsidRPr="00A60A57" w:rsidDel="00415A4F">
            <w:rPr>
              <w:color w:val="0D0D0D" w:themeColor="text1" w:themeTint="F2"/>
              <w:sz w:val="22"/>
              <w:rPrChange w:id="2204" w:author="tao huang" w:date="2017-09-17T12:05:00Z">
                <w:rPr>
                  <w:color w:val="000000" w:themeColor="text1"/>
                </w:rPr>
              </w:rPrChange>
            </w:rPr>
            <w:delText xml:space="preserve"> domain of</w:delText>
          </w:r>
        </w:del>
      </w:ins>
      <w:del w:id="2205" w:author="tao huang" w:date="2017-09-15T19:10:00Z">
        <w:r w:rsidR="006F1D33" w:rsidRPr="00A60A57" w:rsidDel="00415A4F">
          <w:rPr>
            <w:color w:val="0D0D0D" w:themeColor="text1" w:themeTint="F2"/>
            <w:sz w:val="22"/>
            <w:rPrChange w:id="2206" w:author="tao huang" w:date="2017-09-17T12:05:00Z">
              <w:rPr>
                <w:color w:val="000000" w:themeColor="text1"/>
              </w:rPr>
            </w:rPrChange>
          </w:rPr>
          <w:delText xml:space="preserve">in financial interest rate and stock market return </w:delText>
        </w:r>
        <w:r w:rsidR="006F1D33" w:rsidRPr="00A60A57" w:rsidDel="00415A4F">
          <w:rPr>
            <w:color w:val="0D0D0D" w:themeColor="text1" w:themeTint="F2"/>
            <w:sz w:val="22"/>
            <w:rPrChange w:id="2207" w:author="tao huang" w:date="2017-09-17T12:05:00Z">
              <w:rPr>
                <w:color w:val="000000" w:themeColor="text1"/>
              </w:rPr>
            </w:rPrChange>
          </w:rPr>
          <w:fldChar w:fldCharType="begin"/>
        </w:r>
        <w:r w:rsidR="006F1D33" w:rsidRPr="00A60A57" w:rsidDel="00415A4F">
          <w:rPr>
            <w:color w:val="0D0D0D" w:themeColor="text1" w:themeTint="F2"/>
            <w:sz w:val="22"/>
            <w:rPrChange w:id="2208" w:author="tao huang" w:date="2017-09-17T12:05:00Z">
              <w:rPr>
                <w:color w:val="000000" w:themeColor="text1"/>
              </w:rPr>
            </w:rPrChange>
          </w:rPr>
          <w:delInstrText xml:space="preserve"> ADDIN EN.CITE </w:delInstrText>
        </w:r>
        <w:r w:rsidR="006F1D33" w:rsidRPr="00A60A57" w:rsidDel="00415A4F">
          <w:rPr>
            <w:color w:val="0D0D0D" w:themeColor="text1" w:themeTint="F2"/>
            <w:sz w:val="22"/>
            <w:rPrChange w:id="2209" w:author="tao huang" w:date="2017-09-17T12:05:00Z">
              <w:rPr>
                <w:color w:val="000000" w:themeColor="text1"/>
              </w:rPr>
            </w:rPrChange>
          </w:rPr>
          <w:fldChar w:fldCharType="begin"/>
        </w:r>
        <w:r w:rsidR="006F1D33" w:rsidRPr="00A60A57" w:rsidDel="00415A4F">
          <w:rPr>
            <w:color w:val="0D0D0D" w:themeColor="text1" w:themeTint="F2"/>
            <w:sz w:val="22"/>
            <w:rPrChange w:id="2210" w:author="tao huang" w:date="2017-09-17T12:05:00Z">
              <w:rPr>
                <w:color w:val="000000" w:themeColor="text1"/>
              </w:rPr>
            </w:rPrChange>
          </w:rPr>
          <w:delInstrText xml:space="preserve"> ADDIN EN.CITE.DATA </w:delInstrText>
        </w:r>
        <w:r w:rsidR="006F1D33" w:rsidRPr="00A60A57" w:rsidDel="00415A4F">
          <w:rPr>
            <w:color w:val="0D0D0D" w:themeColor="text1" w:themeTint="F2"/>
            <w:sz w:val="22"/>
            <w:rPrChange w:id="2211" w:author="tao huang" w:date="2017-09-17T12:05:00Z">
              <w:rPr>
                <w:color w:val="000000" w:themeColor="text1"/>
              </w:rPr>
            </w:rPrChange>
          </w:rPr>
          <w:fldChar w:fldCharType="end"/>
        </w:r>
        <w:r w:rsidR="006F1D33" w:rsidRPr="00A60A57" w:rsidDel="00415A4F">
          <w:rPr>
            <w:color w:val="0D0D0D" w:themeColor="text1" w:themeTint="F2"/>
            <w:sz w:val="22"/>
            <w:rPrChange w:id="2212" w:author="tao huang" w:date="2017-09-17T12:05:00Z">
              <w:rPr>
                <w:color w:val="000000" w:themeColor="text1"/>
              </w:rPr>
            </w:rPrChange>
          </w:rPr>
          <w:fldChar w:fldCharType="separate"/>
        </w:r>
        <w:r w:rsidR="006F1D33" w:rsidRPr="00A60A57" w:rsidDel="00415A4F">
          <w:rPr>
            <w:noProof/>
            <w:color w:val="0D0D0D" w:themeColor="text1" w:themeTint="F2"/>
            <w:sz w:val="22"/>
            <w:rPrChange w:id="2213" w:author="tao huang" w:date="2017-09-17T12:05:00Z">
              <w:rPr>
                <w:noProof/>
                <w:color w:val="000000" w:themeColor="text1"/>
              </w:rPr>
            </w:rPrChange>
          </w:rPr>
          <w:delText xml:space="preserve">(e.g., </w:delText>
        </w:r>
        <w:r w:rsidR="00192EBD" w:rsidRPr="00A60A57" w:rsidDel="00415A4F">
          <w:rPr>
            <w:color w:val="0D0D0D" w:themeColor="text1" w:themeTint="F2"/>
            <w:sz w:val="22"/>
            <w:rPrChange w:id="2214" w:author="tao huang" w:date="2017-09-17T12:05:00Z">
              <w:rPr/>
            </w:rPrChange>
          </w:rPr>
          <w:fldChar w:fldCharType="begin"/>
        </w:r>
        <w:r w:rsidR="00192EBD" w:rsidRPr="00A60A57" w:rsidDel="00415A4F">
          <w:rPr>
            <w:color w:val="0D0D0D" w:themeColor="text1" w:themeTint="F2"/>
            <w:sz w:val="22"/>
            <w:rPrChange w:id="2215" w:author="tao huang" w:date="2017-09-17T12:05:00Z">
              <w:rPr/>
            </w:rPrChange>
          </w:rPr>
          <w:delInstrText xml:space="preserve"> HYPERLINK \l "_ENREF_61" \o "Perez-Quiros, 2000 #750" </w:delInstrText>
        </w:r>
        <w:r w:rsidR="00192EBD" w:rsidRPr="00A60A57" w:rsidDel="00415A4F">
          <w:rPr>
            <w:color w:val="0D0D0D" w:themeColor="text1" w:themeTint="F2"/>
            <w:sz w:val="22"/>
            <w:rPrChange w:id="2216" w:author="tao huang" w:date="2017-09-17T12:05:00Z">
              <w:rPr>
                <w:noProof/>
                <w:color w:val="000000" w:themeColor="text1"/>
              </w:rPr>
            </w:rPrChange>
          </w:rPr>
          <w:fldChar w:fldCharType="separate"/>
        </w:r>
        <w:r w:rsidR="00780FE2" w:rsidRPr="00A60A57" w:rsidDel="00415A4F">
          <w:rPr>
            <w:noProof/>
            <w:color w:val="0D0D0D" w:themeColor="text1" w:themeTint="F2"/>
            <w:sz w:val="22"/>
            <w:rPrChange w:id="2217" w:author="tao huang" w:date="2017-09-17T12:05:00Z">
              <w:rPr>
                <w:noProof/>
                <w:color w:val="000000" w:themeColor="text1"/>
              </w:rPr>
            </w:rPrChange>
          </w:rPr>
          <w:delText>Perez-Quiros and Timmermann 2000</w:delText>
        </w:r>
        <w:r w:rsidR="00192EBD" w:rsidRPr="00A60A57" w:rsidDel="00415A4F">
          <w:rPr>
            <w:noProof/>
            <w:color w:val="0D0D0D" w:themeColor="text1" w:themeTint="F2"/>
            <w:sz w:val="22"/>
            <w:rPrChange w:id="2218" w:author="tao huang" w:date="2017-09-17T12:05:00Z">
              <w:rPr>
                <w:noProof/>
                <w:color w:val="000000" w:themeColor="text1"/>
              </w:rPr>
            </w:rPrChange>
          </w:rPr>
          <w:fldChar w:fldCharType="end"/>
        </w:r>
        <w:r w:rsidR="006F1D33" w:rsidRPr="00A60A57" w:rsidDel="00415A4F">
          <w:rPr>
            <w:noProof/>
            <w:color w:val="0D0D0D" w:themeColor="text1" w:themeTint="F2"/>
            <w:sz w:val="22"/>
            <w:rPrChange w:id="2219" w:author="tao huang" w:date="2017-09-17T12:05:00Z">
              <w:rPr>
                <w:noProof/>
                <w:color w:val="000000" w:themeColor="text1"/>
              </w:rPr>
            </w:rPrChange>
          </w:rPr>
          <w:delText xml:space="preserve">, </w:delText>
        </w:r>
        <w:r w:rsidR="00192EBD" w:rsidRPr="00A60A57" w:rsidDel="00415A4F">
          <w:rPr>
            <w:color w:val="0D0D0D" w:themeColor="text1" w:themeTint="F2"/>
            <w:sz w:val="22"/>
            <w:rPrChange w:id="2220" w:author="tao huang" w:date="2017-09-17T12:05:00Z">
              <w:rPr/>
            </w:rPrChange>
          </w:rPr>
          <w:fldChar w:fldCharType="begin"/>
        </w:r>
        <w:r w:rsidR="00192EBD" w:rsidRPr="00A60A57" w:rsidDel="00415A4F">
          <w:rPr>
            <w:color w:val="0D0D0D" w:themeColor="text1" w:themeTint="F2"/>
            <w:sz w:val="22"/>
            <w:rPrChange w:id="2221" w:author="tao huang" w:date="2017-09-17T12:05:00Z">
              <w:rPr/>
            </w:rPrChange>
          </w:rPr>
          <w:delInstrText xml:space="preserve"> HYPERLINK \l "_ENREF_6" \o "Ang, 2002 #749" </w:delInstrText>
        </w:r>
        <w:r w:rsidR="00192EBD" w:rsidRPr="00A60A57" w:rsidDel="00415A4F">
          <w:rPr>
            <w:color w:val="0D0D0D" w:themeColor="text1" w:themeTint="F2"/>
            <w:sz w:val="22"/>
            <w:rPrChange w:id="2222" w:author="tao huang" w:date="2017-09-17T12:05:00Z">
              <w:rPr>
                <w:noProof/>
                <w:color w:val="000000" w:themeColor="text1"/>
              </w:rPr>
            </w:rPrChange>
          </w:rPr>
          <w:fldChar w:fldCharType="separate"/>
        </w:r>
        <w:r w:rsidR="00780FE2" w:rsidRPr="00A60A57" w:rsidDel="00415A4F">
          <w:rPr>
            <w:noProof/>
            <w:color w:val="0D0D0D" w:themeColor="text1" w:themeTint="F2"/>
            <w:sz w:val="22"/>
            <w:rPrChange w:id="2223" w:author="tao huang" w:date="2017-09-17T12:05:00Z">
              <w:rPr>
                <w:noProof/>
                <w:color w:val="000000" w:themeColor="text1"/>
              </w:rPr>
            </w:rPrChange>
          </w:rPr>
          <w:delText>Ang and Bekaert 2002</w:delText>
        </w:r>
        <w:r w:rsidR="00192EBD" w:rsidRPr="00A60A57" w:rsidDel="00415A4F">
          <w:rPr>
            <w:noProof/>
            <w:color w:val="0D0D0D" w:themeColor="text1" w:themeTint="F2"/>
            <w:sz w:val="22"/>
            <w:rPrChange w:id="2224" w:author="tao huang" w:date="2017-09-17T12:05:00Z">
              <w:rPr>
                <w:noProof/>
                <w:color w:val="000000" w:themeColor="text1"/>
              </w:rPr>
            </w:rPrChange>
          </w:rPr>
          <w:fldChar w:fldCharType="end"/>
        </w:r>
        <w:r w:rsidR="006F1D33" w:rsidRPr="00A60A57" w:rsidDel="00415A4F">
          <w:rPr>
            <w:noProof/>
            <w:color w:val="0D0D0D" w:themeColor="text1" w:themeTint="F2"/>
            <w:sz w:val="22"/>
            <w:rPrChange w:id="2225" w:author="tao huang" w:date="2017-09-17T12:05:00Z">
              <w:rPr>
                <w:noProof/>
                <w:color w:val="000000" w:themeColor="text1"/>
              </w:rPr>
            </w:rPrChange>
          </w:rPr>
          <w:delText xml:space="preserve">, </w:delText>
        </w:r>
        <w:r w:rsidR="00192EBD" w:rsidRPr="00A60A57" w:rsidDel="00415A4F">
          <w:rPr>
            <w:color w:val="0D0D0D" w:themeColor="text1" w:themeTint="F2"/>
            <w:sz w:val="22"/>
            <w:rPrChange w:id="2226" w:author="tao huang" w:date="2017-09-17T12:05:00Z">
              <w:rPr/>
            </w:rPrChange>
          </w:rPr>
          <w:fldChar w:fldCharType="begin"/>
        </w:r>
        <w:r w:rsidR="00192EBD" w:rsidRPr="00A60A57" w:rsidDel="00415A4F">
          <w:rPr>
            <w:color w:val="0D0D0D" w:themeColor="text1" w:themeTint="F2"/>
            <w:sz w:val="22"/>
            <w:rPrChange w:id="2227" w:author="tao huang" w:date="2017-09-17T12:05:00Z">
              <w:rPr/>
            </w:rPrChange>
          </w:rPr>
          <w:delInstrText xml:space="preserve"> HYPERLINK \l "_ENREF_65" \o "Pesaran, 2002 #748" </w:delInstrText>
        </w:r>
        <w:r w:rsidR="00192EBD" w:rsidRPr="00A60A57" w:rsidDel="00415A4F">
          <w:rPr>
            <w:color w:val="0D0D0D" w:themeColor="text1" w:themeTint="F2"/>
            <w:sz w:val="22"/>
            <w:rPrChange w:id="2228" w:author="tao huang" w:date="2017-09-17T12:05:00Z">
              <w:rPr>
                <w:noProof/>
                <w:color w:val="000000" w:themeColor="text1"/>
              </w:rPr>
            </w:rPrChange>
          </w:rPr>
          <w:fldChar w:fldCharType="separate"/>
        </w:r>
        <w:r w:rsidR="00780FE2" w:rsidRPr="00A60A57" w:rsidDel="00415A4F">
          <w:rPr>
            <w:noProof/>
            <w:color w:val="0D0D0D" w:themeColor="text1" w:themeTint="F2"/>
            <w:sz w:val="22"/>
            <w:rPrChange w:id="2229" w:author="tao huang" w:date="2017-09-17T12:05:00Z">
              <w:rPr>
                <w:noProof/>
                <w:color w:val="000000" w:themeColor="text1"/>
              </w:rPr>
            </w:rPrChange>
          </w:rPr>
          <w:delText>Pesaran and Timmermann 2002</w:delText>
        </w:r>
        <w:r w:rsidR="00192EBD" w:rsidRPr="00A60A57" w:rsidDel="00415A4F">
          <w:rPr>
            <w:noProof/>
            <w:color w:val="0D0D0D" w:themeColor="text1" w:themeTint="F2"/>
            <w:sz w:val="22"/>
            <w:rPrChange w:id="2230" w:author="tao huang" w:date="2017-09-17T12:05:00Z">
              <w:rPr>
                <w:noProof/>
                <w:color w:val="000000" w:themeColor="text1"/>
              </w:rPr>
            </w:rPrChange>
          </w:rPr>
          <w:fldChar w:fldCharType="end"/>
        </w:r>
        <w:r w:rsidR="006F1D33" w:rsidRPr="00A60A57" w:rsidDel="00415A4F">
          <w:rPr>
            <w:noProof/>
            <w:color w:val="0D0D0D" w:themeColor="text1" w:themeTint="F2"/>
            <w:sz w:val="22"/>
            <w:rPrChange w:id="2231" w:author="tao huang" w:date="2017-09-17T12:05:00Z">
              <w:rPr>
                <w:noProof/>
                <w:color w:val="000000" w:themeColor="text1"/>
              </w:rPr>
            </w:rPrChange>
          </w:rPr>
          <w:delText>)</w:delText>
        </w:r>
        <w:r w:rsidR="006F1D33" w:rsidRPr="00A60A57" w:rsidDel="00415A4F">
          <w:rPr>
            <w:color w:val="0D0D0D" w:themeColor="text1" w:themeTint="F2"/>
            <w:sz w:val="22"/>
            <w:rPrChange w:id="2232" w:author="tao huang" w:date="2017-09-17T12:05:00Z">
              <w:rPr>
                <w:color w:val="000000" w:themeColor="text1"/>
              </w:rPr>
            </w:rPrChange>
          </w:rPr>
          <w:fldChar w:fldCharType="end"/>
        </w:r>
        <w:r w:rsidR="006F1D33" w:rsidRPr="00A60A57" w:rsidDel="00415A4F">
          <w:rPr>
            <w:color w:val="0D0D0D" w:themeColor="text1" w:themeTint="F2"/>
            <w:sz w:val="22"/>
            <w:rPrChange w:id="2233" w:author="tao huang" w:date="2017-09-17T12:05:00Z">
              <w:rPr>
                <w:color w:val="000000" w:themeColor="text1"/>
              </w:rPr>
            </w:rPrChange>
          </w:rPr>
          <w:delText>.</w:delText>
        </w:r>
        <w:r w:rsidR="0051577C" w:rsidRPr="00A60A57" w:rsidDel="00415A4F">
          <w:rPr>
            <w:color w:val="0D0D0D" w:themeColor="text1" w:themeTint="F2"/>
            <w:sz w:val="22"/>
            <w:rPrChange w:id="2234" w:author="tao huang" w:date="2017-09-17T12:05:00Z">
              <w:rPr>
                <w:color w:val="000000" w:themeColor="text1"/>
              </w:rPr>
            </w:rPrChange>
          </w:rPr>
          <w:delText xml:space="preserve"> In this study,</w:delText>
        </w:r>
      </w:del>
      <w:ins w:id="2235" w:author="Soopramanien, Didier" w:date="2017-09-08T14:29:00Z">
        <w:del w:id="2236" w:author="tao huang" w:date="2017-09-15T19:10:00Z">
          <w:r w:rsidR="00B60CA5" w:rsidRPr="00A60A57" w:rsidDel="00415A4F">
            <w:rPr>
              <w:color w:val="0D0D0D" w:themeColor="text1" w:themeTint="F2"/>
              <w:sz w:val="22"/>
              <w:rPrChange w:id="2237" w:author="tao huang" w:date="2017-09-17T12:05:00Z">
                <w:rPr>
                  <w:color w:val="000000" w:themeColor="text1"/>
                </w:rPr>
              </w:rPrChange>
            </w:rPr>
            <w:delText xml:space="preserve"> we </w:delText>
          </w:r>
        </w:del>
        <w:del w:id="2238" w:author="tao huang" w:date="2017-09-15T19:08:00Z">
          <w:r w:rsidR="00B60CA5" w:rsidRPr="00A60A57" w:rsidDel="00467D76">
            <w:rPr>
              <w:color w:val="0D0D0D" w:themeColor="text1" w:themeTint="F2"/>
              <w:sz w:val="22"/>
              <w:rPrChange w:id="2239" w:author="tao huang" w:date="2017-09-17T12:05:00Z">
                <w:rPr>
                  <w:color w:val="000000" w:themeColor="text1"/>
                </w:rPr>
              </w:rPrChange>
            </w:rPr>
            <w:delText xml:space="preserve">posit that such approaches that have been applied in the domain of economics or finance to </w:delText>
          </w:r>
        </w:del>
        <w:del w:id="2240" w:author="tao huang" w:date="2017-09-15T19:10:00Z">
          <w:r w:rsidR="00B60CA5" w:rsidRPr="00A60A57" w:rsidDel="00415A4F">
            <w:rPr>
              <w:color w:val="0D0D0D" w:themeColor="text1" w:themeTint="F2"/>
              <w:sz w:val="22"/>
              <w:rPrChange w:id="2241" w:author="tao huang" w:date="2017-09-17T12:05:00Z">
                <w:rPr>
                  <w:color w:val="000000" w:themeColor="text1"/>
                </w:rPr>
              </w:rPrChange>
            </w:rPr>
            <w:delText xml:space="preserve">deal with structural breaks </w:delText>
          </w:r>
        </w:del>
        <w:del w:id="2242" w:author="tao huang" w:date="2017-09-15T19:08:00Z">
          <w:r w:rsidR="00B60CA5" w:rsidRPr="00A60A57" w:rsidDel="00467D76">
            <w:rPr>
              <w:color w:val="0D0D0D" w:themeColor="text1" w:themeTint="F2"/>
              <w:sz w:val="22"/>
              <w:rPrChange w:id="2243" w:author="tao huang" w:date="2017-09-17T12:05:00Z">
                <w:rPr>
                  <w:color w:val="000000" w:themeColor="text1"/>
                </w:rPr>
              </w:rPrChange>
            </w:rPr>
            <w:delText>are relevant in</w:delText>
          </w:r>
        </w:del>
        <w:del w:id="2244" w:author="tao huang" w:date="2017-09-15T19:10:00Z">
          <w:r w:rsidR="00B60CA5" w:rsidRPr="00A60A57" w:rsidDel="00415A4F">
            <w:rPr>
              <w:color w:val="0D0D0D" w:themeColor="text1" w:themeTint="F2"/>
              <w:sz w:val="22"/>
              <w:rPrChange w:id="2245" w:author="tao huang" w:date="2017-09-17T12:05:00Z">
                <w:rPr>
                  <w:color w:val="000000" w:themeColor="text1"/>
                </w:rPr>
              </w:rPrChange>
            </w:rPr>
            <w:delText xml:space="preserve"> the specific field of SKU forecasting. </w:delText>
          </w:r>
        </w:del>
      </w:ins>
    </w:p>
    <w:p w14:paraId="35D2E9AB" w14:textId="69F385EA" w:rsidR="006F1D33" w:rsidRPr="00A60A57" w:rsidDel="00B60CA5" w:rsidRDefault="0051577C">
      <w:pPr>
        <w:spacing w:after="0" w:line="360" w:lineRule="auto"/>
        <w:rPr>
          <w:del w:id="2246" w:author="Soopramanien, Didier" w:date="2017-09-08T14:30:00Z"/>
          <w:color w:val="0D0D0D" w:themeColor="text1" w:themeTint="F2"/>
          <w:sz w:val="22"/>
          <w:rPrChange w:id="2247" w:author="tao huang" w:date="2017-09-17T12:05:00Z">
            <w:rPr>
              <w:del w:id="2248" w:author="Soopramanien, Didier" w:date="2017-09-08T14:30:00Z"/>
              <w:color w:val="000000" w:themeColor="text1"/>
            </w:rPr>
          </w:rPrChange>
        </w:rPr>
      </w:pPr>
      <w:del w:id="2249" w:author="tao huang" w:date="2017-09-15T19:10:00Z">
        <w:r w:rsidRPr="00A60A57" w:rsidDel="00415A4F">
          <w:rPr>
            <w:color w:val="0D0D0D" w:themeColor="text1" w:themeTint="F2"/>
            <w:sz w:val="22"/>
            <w:rPrChange w:id="2250" w:author="tao huang" w:date="2017-09-17T12:05:00Z">
              <w:rPr>
                <w:color w:val="000000" w:themeColor="text1"/>
              </w:rPr>
            </w:rPrChange>
          </w:rPr>
          <w:delText xml:space="preserve"> </w:delText>
        </w:r>
      </w:del>
      <w:del w:id="2251" w:author="Soopramanien, Didier" w:date="2017-09-08T14:30:00Z">
        <w:r w:rsidRPr="00A60A57" w:rsidDel="00B60CA5">
          <w:rPr>
            <w:color w:val="0D0D0D" w:themeColor="text1" w:themeTint="F2"/>
            <w:sz w:val="22"/>
            <w:rPrChange w:id="2252" w:author="tao huang" w:date="2017-09-17T12:05:00Z">
              <w:rPr>
                <w:color w:val="000000" w:themeColor="text1"/>
              </w:rPr>
            </w:rPrChange>
          </w:rPr>
          <w:delText>we aim to take into account the impact by the change of the effect of prices and promotions in order to generate more accurate forecasts for retailer product sales.</w:delText>
        </w:r>
      </w:del>
    </w:p>
    <w:bookmarkEnd w:id="2156"/>
    <w:p w14:paraId="775B2075" w14:textId="330A9EB6" w:rsidR="00486ACB" w:rsidRPr="00A60A57" w:rsidDel="00415A4F" w:rsidRDefault="007B0FCE">
      <w:pPr>
        <w:spacing w:after="0" w:line="360" w:lineRule="auto"/>
        <w:rPr>
          <w:del w:id="2253" w:author="tao huang" w:date="2017-09-15T19:10:00Z"/>
          <w:rFonts w:cs="Times New Roman"/>
          <w:color w:val="0D0D0D" w:themeColor="text1" w:themeTint="F2"/>
          <w:sz w:val="22"/>
          <w:rPrChange w:id="2254" w:author="tao huang" w:date="2017-09-17T12:05:00Z">
            <w:rPr>
              <w:del w:id="2255" w:author="tao huang" w:date="2017-09-15T19:10:00Z"/>
              <w:rFonts w:cs="Times New Roman"/>
              <w:color w:val="000000" w:themeColor="text1"/>
            </w:rPr>
          </w:rPrChange>
        </w:rPr>
      </w:pPr>
      <w:del w:id="2256" w:author="Soopramanien, Didier" w:date="2017-09-08T14:30:00Z">
        <w:r w:rsidRPr="00A60A57" w:rsidDel="00B60CA5">
          <w:rPr>
            <w:rFonts w:cs="Times New Roman"/>
            <w:color w:val="0D0D0D" w:themeColor="text1" w:themeTint="F2"/>
            <w:sz w:val="22"/>
            <w:rPrChange w:id="2257" w:author="tao huang" w:date="2017-09-17T12:05:00Z">
              <w:rPr>
                <w:rFonts w:cs="Times New Roman"/>
                <w:color w:val="000000" w:themeColor="text1"/>
              </w:rPr>
            </w:rPrChange>
          </w:rPr>
          <w:delText xml:space="preserve"> </w:delText>
        </w:r>
      </w:del>
    </w:p>
    <w:p w14:paraId="7DF91273" w14:textId="0921A301" w:rsidR="00E446EB" w:rsidRPr="00A60A57" w:rsidDel="00415A4F" w:rsidRDefault="00F75C33">
      <w:pPr>
        <w:spacing w:after="0" w:line="360" w:lineRule="auto"/>
        <w:rPr>
          <w:del w:id="2258" w:author="tao huang" w:date="2017-09-15T19:12:00Z"/>
          <w:rFonts w:cs="Times New Roman"/>
          <w:color w:val="0D0D0D" w:themeColor="text1" w:themeTint="F2"/>
          <w:sz w:val="22"/>
          <w:rPrChange w:id="2259" w:author="tao huang" w:date="2017-09-17T12:05:00Z">
            <w:rPr>
              <w:del w:id="2260" w:author="tao huang" w:date="2017-09-15T19:12:00Z"/>
              <w:rFonts w:cs="Times New Roman"/>
              <w:color w:val="000000" w:themeColor="text1"/>
            </w:rPr>
          </w:rPrChange>
        </w:rPr>
      </w:pPr>
      <w:r>
        <w:rPr>
          <w:rFonts w:cs="Times New Roman"/>
          <w:color w:val="0D0D0D" w:themeColor="text1" w:themeTint="F2"/>
          <w:sz w:val="22"/>
        </w:rPr>
        <w:fldChar w:fldCharType="begin"/>
      </w:r>
      <w:r>
        <w:rPr>
          <w:rFonts w:cs="Times New Roman"/>
          <w:color w:val="0D0D0D" w:themeColor="text1" w:themeTint="F2"/>
          <w:sz w:val="22"/>
        </w:rPr>
        <w:instrText xml:space="preserve"> HYPERLINK \l "_ENREF_65" \o "Pesaran, 2005 #622" </w:instrText>
      </w:r>
      <w:r>
        <w:rPr>
          <w:rFonts w:cs="Times New Roman"/>
          <w:color w:val="0D0D0D" w:themeColor="text1" w:themeTint="F2"/>
          <w:sz w:val="22"/>
        </w:rPr>
      </w:r>
      <w:r>
        <w:rPr>
          <w:rFonts w:cs="Times New Roman"/>
          <w:color w:val="0D0D0D" w:themeColor="text1" w:themeTint="F2"/>
          <w:sz w:val="22"/>
        </w:rPr>
        <w:fldChar w:fldCharType="separate"/>
      </w:r>
      <w:r w:rsidRPr="00A60A57">
        <w:rPr>
          <w:rFonts w:cs="Times New Roman"/>
          <w:color w:val="0D0D0D" w:themeColor="text1" w:themeTint="F2"/>
          <w:sz w:val="22"/>
          <w:rPrChange w:id="2261" w:author="tao huang" w:date="2017-09-17T12:05:00Z">
            <w:rPr>
              <w:rFonts w:cs="Times New Roman"/>
              <w:color w:val="000000" w:themeColor="text1"/>
            </w:rPr>
          </w:rPrChange>
        </w:rPr>
        <w:fldChar w:fldCharType="begin"/>
      </w:r>
      <w:r>
        <w:rPr>
          <w:rFonts w:cs="Times New Roman"/>
          <w:color w:val="0D0D0D" w:themeColor="text1" w:themeTint="F2"/>
          <w:sz w:val="22"/>
        </w:rPr>
        <w:instrText xml:space="preserve"> ADDIN EN.CITE &lt;EndNote&gt;&lt;Cite AuthorYear="1"&gt;&lt;Author&gt;Pesaran&lt;/Author&gt;&lt;Year&gt;2005&lt;/Year&gt;&lt;RecNum&gt;622&lt;/RecNum&gt;&lt;DisplayText&gt;M. H. Pesaran and Timmermann (2005)&lt;/DisplayText&gt;&lt;record&gt;&lt;rec-number&gt;622&lt;/rec-number&gt;&lt;foreign-keys&gt;&lt;key app="EN" db-id="fwzpfdt205x9v6eprsvv25dpxftedxv0z0a9" timestamp="0"&gt;622&lt;/key&gt;&lt;/foreign-keys&gt;&lt;ref-type name="Journal Article"&gt;17&lt;/ref-type&gt;&lt;contributors&gt;&lt;authors&gt;&lt;author&gt;Pesaran, M. Hashem&lt;/author&gt;&lt;author&gt;Timmermann, Allan&lt;/author&gt;&lt;/authors&gt;&lt;/contributors&gt;&lt;titles&gt;&lt;title&gt;Small sample properties of forecasts from autoregressive models under structural breaks&lt;/title&gt;&lt;secondary-title&gt;Journal of econometrics&lt;/secondary-title&gt;&lt;/titles&gt;&lt;periodical&gt;&lt;full-title&gt;Journal of Econometrics&lt;/full-title&gt;&lt;/periodical&gt;&lt;pages&gt;183-217&lt;/pages&gt;&lt;volume&gt;129&lt;/volume&gt;&lt;number&gt;1-2&lt;/number&gt;&lt;keywords&gt;&lt;keyword&gt;Small sample properties of forecasts&lt;/keyword&gt;&lt;keyword&gt;MSFE&lt;/keyword&gt;&lt;keyword&gt;Structural breaks&lt;/keyword&gt;&lt;keyword&gt;Autoregression&lt;/keyword&gt;&lt;keyword&gt;Rolling window estimator&lt;/keyword&gt;&lt;/keywords&gt;&lt;dates&gt;&lt;year&gt;2005&lt;/year&gt;&lt;/dates&gt;&lt;isbn&gt;0304-4076&lt;/isbn&gt;&lt;urls&gt;&lt;related-urls&gt;&lt;url&gt;http://www.sciencedirect.com/science/article/B6VC0-4DS998D-1/2/4a0f170796270511da466c56819a7d26&lt;/url&gt;&lt;/related-urls&gt;&lt;/urls&gt;&lt;electronic-resource-num&gt;DOI: 10.1016/j.jeconom.2004.09.007&lt;/electronic-resource-num&gt;&lt;access-date&gt;2005/12//&lt;/access-date&gt;&lt;/record&gt;&lt;/Cite&gt;&lt;/EndNote&gt;</w:instrText>
      </w:r>
      <w:r w:rsidRPr="00A60A57">
        <w:rPr>
          <w:rFonts w:cs="Times New Roman"/>
          <w:color w:val="0D0D0D" w:themeColor="text1" w:themeTint="F2"/>
          <w:sz w:val="22"/>
          <w:rPrChange w:id="2262" w:author="tao huang" w:date="2017-09-17T12:05:00Z">
            <w:rPr>
              <w:rFonts w:cs="Times New Roman"/>
              <w:color w:val="000000" w:themeColor="text1"/>
            </w:rPr>
          </w:rPrChange>
        </w:rPr>
        <w:fldChar w:fldCharType="separate"/>
      </w:r>
      <w:r>
        <w:rPr>
          <w:rFonts w:cs="Times New Roman"/>
          <w:noProof/>
          <w:color w:val="0D0D0D" w:themeColor="text1" w:themeTint="F2"/>
          <w:sz w:val="22"/>
        </w:rPr>
        <w:t>M. H. Pesaran and Timmermann (2005)</w:t>
      </w:r>
      <w:r w:rsidRPr="00A60A57">
        <w:rPr>
          <w:rFonts w:cs="Times New Roman"/>
          <w:color w:val="0D0D0D" w:themeColor="text1" w:themeTint="F2"/>
          <w:sz w:val="22"/>
          <w:rPrChange w:id="2263" w:author="tao huang" w:date="2017-09-17T12:05:00Z">
            <w:rPr>
              <w:rFonts w:cs="Times New Roman"/>
              <w:color w:val="000000" w:themeColor="text1"/>
            </w:rPr>
          </w:rPrChange>
        </w:rPr>
        <w:fldChar w:fldCharType="end"/>
      </w:r>
      <w:r>
        <w:rPr>
          <w:rFonts w:cs="Times New Roman"/>
          <w:color w:val="0D0D0D" w:themeColor="text1" w:themeTint="F2"/>
          <w:sz w:val="22"/>
        </w:rPr>
        <w:fldChar w:fldCharType="end"/>
      </w:r>
      <w:r w:rsidR="003366E1" w:rsidRPr="00A60A57">
        <w:rPr>
          <w:rFonts w:cs="Times New Roman"/>
          <w:color w:val="0D0D0D" w:themeColor="text1" w:themeTint="F2"/>
          <w:sz w:val="22"/>
          <w:rPrChange w:id="2264" w:author="tao huang" w:date="2017-09-17T12:05:00Z">
            <w:rPr>
              <w:rFonts w:cs="Times New Roman"/>
              <w:color w:val="000000" w:themeColor="text1"/>
            </w:rPr>
          </w:rPrChange>
        </w:rPr>
        <w:t xml:space="preserve"> </w:t>
      </w:r>
      <w:r w:rsidR="00486ACB" w:rsidRPr="000A110D">
        <w:rPr>
          <w:rFonts w:cs="Times New Roman"/>
          <w:noProof/>
          <w:color w:val="0D0D0D" w:themeColor="text1" w:themeTint="F2"/>
          <w:sz w:val="22"/>
          <w:rPrChange w:id="2265" w:author="tao huang" w:date="2017-09-17T12:15:00Z">
            <w:rPr>
              <w:rFonts w:cs="Times New Roman"/>
              <w:color w:val="000000" w:themeColor="text1"/>
            </w:rPr>
          </w:rPrChange>
        </w:rPr>
        <w:t>illustrate</w:t>
      </w:r>
      <w:del w:id="2266" w:author="tao huang" w:date="2017-09-17T12:15:00Z">
        <w:r w:rsidR="00486ACB" w:rsidRPr="000A110D" w:rsidDel="000A110D">
          <w:rPr>
            <w:rFonts w:cs="Times New Roman"/>
            <w:noProof/>
            <w:color w:val="0D0D0D" w:themeColor="text1" w:themeTint="F2"/>
            <w:sz w:val="22"/>
            <w:rPrChange w:id="2267" w:author="tao huang" w:date="2017-09-17T12:15:00Z">
              <w:rPr>
                <w:rFonts w:cs="Times New Roman"/>
                <w:color w:val="000000" w:themeColor="text1"/>
              </w:rPr>
            </w:rPrChange>
          </w:rPr>
          <w:delText>s</w:delText>
        </w:r>
      </w:del>
      <w:r w:rsidR="00486ACB" w:rsidRPr="00A60A57">
        <w:rPr>
          <w:rFonts w:cs="Times New Roman"/>
          <w:color w:val="0D0D0D" w:themeColor="text1" w:themeTint="F2"/>
          <w:sz w:val="22"/>
          <w:rPrChange w:id="2268" w:author="tao huang" w:date="2017-09-17T12:05:00Z">
            <w:rPr>
              <w:rFonts w:cs="Times New Roman"/>
              <w:color w:val="000000" w:themeColor="text1"/>
            </w:rPr>
          </w:rPrChange>
        </w:rPr>
        <w:t xml:space="preserve"> </w:t>
      </w:r>
      <w:ins w:id="2269" w:author="Soopramanien, Didier" w:date="2017-09-08T14:31:00Z">
        <w:r w:rsidR="00B60CA5" w:rsidRPr="00A60A57">
          <w:rPr>
            <w:rFonts w:cs="Times New Roman"/>
            <w:color w:val="0D0D0D" w:themeColor="text1" w:themeTint="F2"/>
            <w:sz w:val="22"/>
            <w:rPrChange w:id="2270" w:author="tao huang" w:date="2017-09-17T12:05:00Z">
              <w:rPr>
                <w:rFonts w:cs="Times New Roman"/>
                <w:color w:val="000000" w:themeColor="text1"/>
              </w:rPr>
            </w:rPrChange>
          </w:rPr>
          <w:t>empirically</w:t>
        </w:r>
      </w:ins>
      <w:del w:id="2271" w:author="Soopramanien, Didier" w:date="2017-09-08T14:30:00Z">
        <w:r w:rsidR="00486ACB" w:rsidRPr="00A60A57" w:rsidDel="00B60CA5">
          <w:rPr>
            <w:rFonts w:cs="Times New Roman"/>
            <w:color w:val="0D0D0D" w:themeColor="text1" w:themeTint="F2"/>
            <w:sz w:val="22"/>
            <w:rPrChange w:id="2272" w:author="tao huang" w:date="2017-09-17T12:05:00Z">
              <w:rPr>
                <w:rFonts w:cs="Times New Roman"/>
                <w:color w:val="000000" w:themeColor="text1"/>
              </w:rPr>
            </w:rPrChange>
          </w:rPr>
          <w:delText>analytically</w:delText>
        </w:r>
      </w:del>
      <w:r w:rsidR="006B1D0B" w:rsidRPr="00A60A57">
        <w:rPr>
          <w:rFonts w:cs="Times New Roman"/>
          <w:color w:val="0D0D0D" w:themeColor="text1" w:themeTint="F2"/>
          <w:sz w:val="22"/>
          <w:rPrChange w:id="2273" w:author="tao huang" w:date="2017-09-17T12:05:00Z">
            <w:rPr>
              <w:rFonts w:cs="Times New Roman"/>
              <w:color w:val="000000" w:themeColor="text1"/>
            </w:rPr>
          </w:rPrChange>
        </w:rPr>
        <w:t xml:space="preserve"> how </w:t>
      </w:r>
      <w:r w:rsidR="00486ACB" w:rsidRPr="00A60A57">
        <w:rPr>
          <w:rFonts w:cs="Times New Roman"/>
          <w:color w:val="0D0D0D" w:themeColor="text1" w:themeTint="F2"/>
          <w:sz w:val="22"/>
          <w:rPrChange w:id="2274" w:author="tao huang" w:date="2017-09-17T12:05:00Z">
            <w:rPr>
              <w:rFonts w:cs="Times New Roman"/>
              <w:color w:val="000000" w:themeColor="text1"/>
            </w:rPr>
          </w:rPrChange>
        </w:rPr>
        <w:t xml:space="preserve">a </w:t>
      </w:r>
      <w:r w:rsidR="006B1D0B" w:rsidRPr="00A60A57">
        <w:rPr>
          <w:rFonts w:cs="Times New Roman"/>
          <w:color w:val="0D0D0D" w:themeColor="text1" w:themeTint="F2"/>
          <w:sz w:val="22"/>
          <w:rPrChange w:id="2275" w:author="tao huang" w:date="2017-09-17T12:05:00Z">
            <w:rPr>
              <w:rFonts w:cs="Times New Roman"/>
              <w:color w:val="000000" w:themeColor="text1"/>
            </w:rPr>
          </w:rPrChange>
        </w:rPr>
        <w:t>structural break leads to forecast bias</w:t>
      </w:r>
      <w:r w:rsidR="00BB4AD5" w:rsidRPr="00A60A57">
        <w:rPr>
          <w:rFonts w:cs="Times New Roman"/>
          <w:color w:val="0D0D0D" w:themeColor="text1" w:themeTint="F2"/>
          <w:sz w:val="22"/>
          <w:rPrChange w:id="2276" w:author="tao huang" w:date="2017-09-17T12:05:00Z">
            <w:rPr>
              <w:rFonts w:cs="Times New Roman"/>
              <w:color w:val="000000" w:themeColor="text1"/>
            </w:rPr>
          </w:rPrChange>
        </w:rPr>
        <w:t xml:space="preserve"> using a simple regression model</w:t>
      </w:r>
      <w:r w:rsidR="00E446EB" w:rsidRPr="00A60A57">
        <w:rPr>
          <w:rFonts w:cs="Times New Roman"/>
          <w:color w:val="0D0D0D" w:themeColor="text1" w:themeTint="F2"/>
          <w:sz w:val="22"/>
          <w:rPrChange w:id="2277" w:author="tao huang" w:date="2017-09-17T12:05:00Z">
            <w:rPr>
              <w:rFonts w:cs="Times New Roman"/>
              <w:color w:val="000000" w:themeColor="text1"/>
            </w:rPr>
          </w:rPrChange>
        </w:rPr>
        <w:t xml:space="preserve">. </w:t>
      </w:r>
      <w:r w:rsidR="00D51615" w:rsidRPr="00A60A57">
        <w:rPr>
          <w:rFonts w:cs="Times New Roman"/>
          <w:color w:val="0D0D0D" w:themeColor="text1" w:themeTint="F2"/>
          <w:sz w:val="22"/>
          <w:rPrChange w:id="2278" w:author="tao huang" w:date="2017-09-17T12:05:00Z">
            <w:rPr>
              <w:rFonts w:cs="Times New Roman"/>
              <w:color w:val="000000" w:themeColor="text1"/>
            </w:rPr>
          </w:rPrChange>
        </w:rPr>
        <w:t xml:space="preserve">In </w:t>
      </w:r>
      <w:del w:id="2279" w:author="tao huang" w:date="2017-09-15T19:11:00Z">
        <w:r w:rsidR="00754F78" w:rsidRPr="00A60A57" w:rsidDel="00415A4F">
          <w:rPr>
            <w:rFonts w:cs="Times New Roman"/>
            <w:color w:val="0D0D0D" w:themeColor="text1" w:themeTint="F2"/>
            <w:sz w:val="22"/>
            <w:rPrChange w:id="2280" w:author="tao huang" w:date="2017-09-17T12:05:00Z">
              <w:rPr>
                <w:rFonts w:cs="Times New Roman"/>
                <w:color w:val="000000" w:themeColor="text1"/>
              </w:rPr>
            </w:rPrChange>
          </w:rPr>
          <w:delText xml:space="preserve">the </w:delText>
        </w:r>
      </w:del>
      <w:ins w:id="2281" w:author="tao huang" w:date="2017-09-15T19:11:00Z">
        <w:r w:rsidR="00415A4F" w:rsidRPr="00A60A57">
          <w:rPr>
            <w:rFonts w:cs="Times New Roman"/>
            <w:color w:val="0D0D0D" w:themeColor="text1" w:themeTint="F2"/>
            <w:sz w:val="22"/>
            <w:rPrChange w:id="2282" w:author="tao huang" w:date="2017-09-17T12:05:00Z">
              <w:rPr>
                <w:rFonts w:cs="Times New Roman"/>
                <w:color w:val="000000" w:themeColor="text1"/>
                <w:sz w:val="22"/>
              </w:rPr>
            </w:rPrChange>
          </w:rPr>
          <w:t>a</w:t>
        </w:r>
        <w:r w:rsidR="00415A4F" w:rsidRPr="00A60A57">
          <w:rPr>
            <w:rFonts w:cs="Times New Roman"/>
            <w:color w:val="0D0D0D" w:themeColor="text1" w:themeTint="F2"/>
            <w:sz w:val="22"/>
            <w:rPrChange w:id="2283" w:author="tao huang" w:date="2017-09-17T12:05:00Z">
              <w:rPr>
                <w:rFonts w:cs="Times New Roman"/>
                <w:color w:val="000000" w:themeColor="text1"/>
              </w:rPr>
            </w:rPrChange>
          </w:rPr>
          <w:t xml:space="preserve"> </w:t>
        </w:r>
      </w:ins>
      <w:r w:rsidR="00486ACB" w:rsidRPr="00A60A57">
        <w:rPr>
          <w:rFonts w:cs="Times New Roman"/>
          <w:color w:val="0D0D0D" w:themeColor="text1" w:themeTint="F2"/>
          <w:sz w:val="22"/>
          <w:rPrChange w:id="2284" w:author="tao huang" w:date="2017-09-17T12:05:00Z">
            <w:rPr>
              <w:rFonts w:cs="Times New Roman"/>
              <w:color w:val="000000" w:themeColor="text1"/>
            </w:rPr>
          </w:rPrChange>
        </w:rPr>
        <w:t>retailer</w:t>
      </w:r>
      <w:r w:rsidR="00D51615" w:rsidRPr="00A60A57">
        <w:rPr>
          <w:rFonts w:cs="Times New Roman"/>
          <w:color w:val="0D0D0D" w:themeColor="text1" w:themeTint="F2"/>
          <w:sz w:val="22"/>
          <w:rPrChange w:id="2285" w:author="tao huang" w:date="2017-09-17T12:05:00Z">
            <w:rPr>
              <w:rFonts w:cs="Times New Roman"/>
              <w:color w:val="000000" w:themeColor="text1"/>
            </w:rPr>
          </w:rPrChange>
        </w:rPr>
        <w:t xml:space="preserve"> context, </w:t>
      </w:r>
      <w:r w:rsidR="006923E0" w:rsidRPr="00A60A57">
        <w:rPr>
          <w:rFonts w:cs="Times New Roman"/>
          <w:color w:val="0D0D0D" w:themeColor="text1" w:themeTint="F2"/>
          <w:sz w:val="22"/>
          <w:rPrChange w:id="2286" w:author="tao huang" w:date="2017-09-17T12:05:00Z">
            <w:rPr>
              <w:rFonts w:cs="Times New Roman"/>
              <w:color w:val="000000" w:themeColor="text1"/>
            </w:rPr>
          </w:rPrChange>
        </w:rPr>
        <w:t xml:space="preserve">suppose </w:t>
      </w:r>
      <w:r w:rsidR="00E446EB" w:rsidRPr="00A60A57">
        <w:rPr>
          <w:rFonts w:cs="Times New Roman"/>
          <w:color w:val="0D0D0D" w:themeColor="text1" w:themeTint="F2"/>
          <w:sz w:val="22"/>
          <w:rPrChange w:id="2287" w:author="tao huang" w:date="2017-09-17T12:05:00Z">
            <w:rPr>
              <w:rFonts w:cs="Times New Roman"/>
              <w:color w:val="000000" w:themeColor="text1"/>
              <w:szCs w:val="24"/>
            </w:rPr>
          </w:rPrChange>
        </w:rPr>
        <w:t xml:space="preserve">we have </w:t>
      </w:r>
      <w:r w:rsidR="00662D67" w:rsidRPr="00A60A57">
        <w:rPr>
          <w:rFonts w:cs="Times New Roman"/>
          <w:color w:val="0D0D0D" w:themeColor="text1" w:themeTint="F2"/>
          <w:sz w:val="22"/>
          <w:rPrChange w:id="2288" w:author="tao huang" w:date="2017-09-17T12:05:00Z">
            <w:rPr>
              <w:rFonts w:cs="Times New Roman"/>
              <w:color w:val="000000" w:themeColor="text1"/>
              <w:szCs w:val="24"/>
            </w:rPr>
          </w:rPrChange>
        </w:rPr>
        <w:t xml:space="preserve">the </w:t>
      </w:r>
      <w:r w:rsidR="0076150A" w:rsidRPr="00A60A57">
        <w:rPr>
          <w:rFonts w:cs="Times New Roman"/>
          <w:color w:val="0D0D0D" w:themeColor="text1" w:themeTint="F2"/>
          <w:sz w:val="22"/>
          <w:rPrChange w:id="2289" w:author="tao huang" w:date="2017-09-17T12:05:00Z">
            <w:rPr>
              <w:rFonts w:cs="Times New Roman"/>
              <w:color w:val="000000" w:themeColor="text1"/>
              <w:szCs w:val="24"/>
            </w:rPr>
          </w:rPrChange>
        </w:rPr>
        <w:t xml:space="preserve">sales and price </w:t>
      </w:r>
      <w:r w:rsidR="00C0467B" w:rsidRPr="00A60A57">
        <w:rPr>
          <w:rFonts w:cs="Times New Roman"/>
          <w:color w:val="0D0D0D" w:themeColor="text1" w:themeTint="F2"/>
          <w:sz w:val="22"/>
          <w:rPrChange w:id="2290" w:author="tao huang" w:date="2017-09-17T12:05:00Z">
            <w:rPr>
              <w:rFonts w:cs="Times New Roman"/>
              <w:color w:val="000000" w:themeColor="text1"/>
              <w:szCs w:val="24"/>
            </w:rPr>
          </w:rPrChange>
        </w:rPr>
        <w:t>information</w:t>
      </w:r>
      <w:r w:rsidR="00662D67" w:rsidRPr="00A60A57">
        <w:rPr>
          <w:rFonts w:cs="Times New Roman"/>
          <w:color w:val="0D0D0D" w:themeColor="text1" w:themeTint="F2"/>
          <w:sz w:val="22"/>
          <w:rPrChange w:id="2291" w:author="tao huang" w:date="2017-09-17T12:05:00Z">
            <w:rPr>
              <w:rFonts w:cs="Times New Roman"/>
              <w:color w:val="000000" w:themeColor="text1"/>
              <w:szCs w:val="24"/>
            </w:rPr>
          </w:rPrChange>
        </w:rPr>
        <w:t xml:space="preserve"> </w:t>
      </w:r>
      <w:r w:rsidR="00C0467B" w:rsidRPr="00A60A57">
        <w:rPr>
          <w:rFonts w:cs="Times New Roman"/>
          <w:color w:val="0D0D0D" w:themeColor="text1" w:themeTint="F2"/>
          <w:sz w:val="22"/>
          <w:rPrChange w:id="2292" w:author="tao huang" w:date="2017-09-17T12:05:00Z">
            <w:rPr>
              <w:rFonts w:cs="Times New Roman"/>
              <w:color w:val="000000" w:themeColor="text1"/>
              <w:szCs w:val="24"/>
            </w:rPr>
          </w:rPrChange>
        </w:rPr>
        <w:t xml:space="preserve">of the focal product </w:t>
      </w:r>
      <w:r w:rsidR="00E446EB" w:rsidRPr="00A60A57">
        <w:rPr>
          <w:rFonts w:cs="Times New Roman"/>
          <w:color w:val="0D0D0D" w:themeColor="text1" w:themeTint="F2"/>
          <w:sz w:val="22"/>
          <w:rPrChange w:id="2293" w:author="tao huang" w:date="2017-09-17T12:05:00Z">
            <w:rPr>
              <w:rFonts w:cs="Times New Roman"/>
              <w:color w:val="000000" w:themeColor="text1"/>
              <w:szCs w:val="24"/>
            </w:rPr>
          </w:rPrChange>
        </w:rPr>
        <w:t xml:space="preserve">from week 1 to week </w:t>
      </w:r>
      <w:r w:rsidR="00E446EB" w:rsidRPr="00A60A57">
        <w:rPr>
          <w:rFonts w:cs="Times New Roman"/>
          <w:i/>
          <w:color w:val="0D0D0D" w:themeColor="text1" w:themeTint="F2"/>
          <w:sz w:val="22"/>
          <w:rPrChange w:id="2294" w:author="tao huang" w:date="2017-09-17T12:05:00Z">
            <w:rPr>
              <w:rFonts w:cs="Times New Roman"/>
              <w:i/>
              <w:color w:val="000000" w:themeColor="text1"/>
              <w:szCs w:val="24"/>
            </w:rPr>
          </w:rPrChange>
        </w:rPr>
        <w:t xml:space="preserve">T, </w:t>
      </w:r>
      <w:r w:rsidR="00E446EB" w:rsidRPr="00A60A57">
        <w:rPr>
          <w:rFonts w:cs="Times New Roman"/>
          <w:color w:val="0D0D0D" w:themeColor="text1" w:themeTint="F2"/>
          <w:sz w:val="22"/>
          <w:rPrChange w:id="2295" w:author="tao huang" w:date="2017-09-17T12:05:00Z">
            <w:rPr>
              <w:rFonts w:cs="Times New Roman"/>
              <w:color w:val="000000" w:themeColor="text1"/>
              <w:szCs w:val="24"/>
            </w:rPr>
          </w:rPrChange>
        </w:rPr>
        <w:t>i.e.,</w:t>
      </w:r>
      <w:r w:rsidR="00E446EB" w:rsidRPr="00A60A57">
        <w:rPr>
          <w:rFonts w:cs="Times New Roman"/>
          <w:i/>
          <w:color w:val="0D0D0D" w:themeColor="text1" w:themeTint="F2"/>
          <w:sz w:val="22"/>
          <w:rPrChange w:id="2296" w:author="tao huang" w:date="2017-09-17T12:05:00Z">
            <w:rPr>
              <w:rFonts w:cs="Times New Roman"/>
              <w:i/>
              <w:color w:val="000000" w:themeColor="text1"/>
              <w:szCs w:val="24"/>
            </w:rPr>
          </w:rPrChange>
        </w:rPr>
        <w:t xml:space="preserve"> </w:t>
      </w:r>
      <m:oMath>
        <m:r>
          <w:rPr>
            <w:rFonts w:ascii="Cambria Math" w:hAnsi="Cambria Math" w:cs="Times New Roman"/>
            <w:color w:val="0D0D0D" w:themeColor="text1" w:themeTint="F2"/>
            <w:sz w:val="22"/>
            <w:rPrChange w:id="2297" w:author="tao huang" w:date="2017-09-17T12:05:00Z">
              <w:rPr>
                <w:rFonts w:ascii="Cambria Math" w:hAnsi="Cambria Math" w:cs="Times New Roman"/>
                <w:color w:val="000000" w:themeColor="text1"/>
                <w:szCs w:val="24"/>
              </w:rPr>
            </w:rPrChange>
          </w:rPr>
          <m:t>[1:T]</m:t>
        </m:r>
      </m:oMath>
      <w:r w:rsidR="00050E95" w:rsidRPr="00A60A57">
        <w:rPr>
          <w:rFonts w:cs="Times New Roman"/>
          <w:color w:val="0D0D0D" w:themeColor="text1" w:themeTint="F2"/>
          <w:sz w:val="22"/>
          <w:rPrChange w:id="2298" w:author="tao huang" w:date="2017-09-17T12:05:00Z">
            <w:rPr>
              <w:rFonts w:cs="Times New Roman"/>
              <w:color w:val="000000" w:themeColor="text1"/>
              <w:szCs w:val="24"/>
            </w:rPr>
          </w:rPrChange>
        </w:rPr>
        <w:t xml:space="preserve">, and we </w:t>
      </w:r>
      <w:r w:rsidR="00C0467B" w:rsidRPr="00A60A57">
        <w:rPr>
          <w:rFonts w:cs="Times New Roman"/>
          <w:color w:val="0D0D0D" w:themeColor="text1" w:themeTint="F2"/>
          <w:sz w:val="22"/>
          <w:rPrChange w:id="2299" w:author="tao huang" w:date="2017-09-17T12:05:00Z">
            <w:rPr>
              <w:rFonts w:cs="Times New Roman"/>
              <w:color w:val="000000" w:themeColor="text1"/>
              <w:szCs w:val="24"/>
            </w:rPr>
          </w:rPrChange>
        </w:rPr>
        <w:t>presume</w:t>
      </w:r>
      <w:r w:rsidR="00050E95" w:rsidRPr="00A60A57">
        <w:rPr>
          <w:rFonts w:cs="Times New Roman"/>
          <w:color w:val="0D0D0D" w:themeColor="text1" w:themeTint="F2"/>
          <w:sz w:val="22"/>
          <w:rPrChange w:id="2300" w:author="tao huang" w:date="2017-09-17T12:05:00Z">
            <w:rPr>
              <w:rFonts w:cs="Times New Roman"/>
              <w:color w:val="000000" w:themeColor="text1"/>
              <w:szCs w:val="24"/>
            </w:rPr>
          </w:rPrChange>
        </w:rPr>
        <w:t xml:space="preserve"> that </w:t>
      </w:r>
      <w:r w:rsidR="00C0467B" w:rsidRPr="00A60A57">
        <w:rPr>
          <w:rFonts w:cs="Times New Roman"/>
          <w:color w:val="0D0D0D" w:themeColor="text1" w:themeTint="F2"/>
          <w:sz w:val="22"/>
          <w:rPrChange w:id="2301" w:author="tao huang" w:date="2017-09-17T12:05:00Z">
            <w:rPr>
              <w:rFonts w:cs="Times New Roman"/>
              <w:color w:val="000000" w:themeColor="text1"/>
              <w:szCs w:val="24"/>
            </w:rPr>
          </w:rPrChange>
        </w:rPr>
        <w:t xml:space="preserve">the </w:t>
      </w:r>
      <w:r w:rsidR="00F63376" w:rsidRPr="00A60A57">
        <w:rPr>
          <w:rFonts w:cs="Times New Roman"/>
          <w:color w:val="0D0D0D" w:themeColor="text1" w:themeTint="F2"/>
          <w:sz w:val="22"/>
          <w:rPrChange w:id="2302" w:author="tao huang" w:date="2017-09-17T12:05:00Z">
            <w:rPr>
              <w:rFonts w:cs="Times New Roman"/>
              <w:color w:val="000000" w:themeColor="text1"/>
              <w:szCs w:val="24"/>
            </w:rPr>
          </w:rPrChange>
        </w:rPr>
        <w:t>sales are driven by prices</w:t>
      </w:r>
      <w:ins w:id="2303" w:author="Soopramanien, Didier" w:date="2017-09-08T14:31:00Z">
        <w:r w:rsidR="00B60CA5" w:rsidRPr="00A60A57">
          <w:rPr>
            <w:rFonts w:cs="Times New Roman"/>
            <w:color w:val="0D0D0D" w:themeColor="text1" w:themeTint="F2"/>
            <w:sz w:val="22"/>
            <w:rPrChange w:id="2304" w:author="tao huang" w:date="2017-09-17T12:05:00Z">
              <w:rPr>
                <w:rFonts w:cs="Times New Roman"/>
                <w:color w:val="000000" w:themeColor="text1"/>
                <w:szCs w:val="24"/>
              </w:rPr>
            </w:rPrChange>
          </w:rPr>
          <w:t xml:space="preserve"> only here for exposition</w:t>
        </w:r>
      </w:ins>
      <w:r w:rsidR="00F63376" w:rsidRPr="00A60A57">
        <w:rPr>
          <w:rFonts w:cs="Times New Roman"/>
          <w:color w:val="0D0D0D" w:themeColor="text1" w:themeTint="F2"/>
          <w:sz w:val="22"/>
          <w:rPrChange w:id="2305" w:author="tao huang" w:date="2017-09-17T12:05:00Z">
            <w:rPr>
              <w:rFonts w:cs="Times New Roman"/>
              <w:color w:val="000000" w:themeColor="text1"/>
              <w:szCs w:val="24"/>
            </w:rPr>
          </w:rPrChange>
        </w:rPr>
        <w:t xml:space="preserve"> </w:t>
      </w:r>
      <w:del w:id="2306" w:author="Soopramanien, Didier" w:date="2017-09-08T14:31:00Z">
        <w:r w:rsidR="00F63376" w:rsidRPr="00A60A57" w:rsidDel="00B60CA5">
          <w:rPr>
            <w:rFonts w:cs="Times New Roman"/>
            <w:color w:val="0D0D0D" w:themeColor="text1" w:themeTint="F2"/>
            <w:sz w:val="22"/>
            <w:rPrChange w:id="2307" w:author="tao huang" w:date="2017-09-17T12:05:00Z">
              <w:rPr>
                <w:rFonts w:cs="Times New Roman"/>
                <w:color w:val="000000" w:themeColor="text1"/>
                <w:szCs w:val="24"/>
              </w:rPr>
            </w:rPrChange>
          </w:rPr>
          <w:delText xml:space="preserve">but </w:delText>
        </w:r>
      </w:del>
      <w:ins w:id="2308" w:author="Soopramanien, Didier" w:date="2017-09-08T14:31:00Z">
        <w:r w:rsidR="00B60CA5" w:rsidRPr="00A60A57">
          <w:rPr>
            <w:rFonts w:cs="Times New Roman"/>
            <w:color w:val="0D0D0D" w:themeColor="text1" w:themeTint="F2"/>
            <w:sz w:val="22"/>
            <w:rPrChange w:id="2309" w:author="tao huang" w:date="2017-09-17T12:05:00Z">
              <w:rPr>
                <w:rFonts w:cs="Times New Roman"/>
                <w:color w:val="000000" w:themeColor="text1"/>
                <w:szCs w:val="24"/>
              </w:rPr>
            </w:rPrChange>
          </w:rPr>
          <w:t xml:space="preserve">and </w:t>
        </w:r>
      </w:ins>
      <w:r w:rsidR="006B1D0B" w:rsidRPr="00A60A57">
        <w:rPr>
          <w:rFonts w:cs="Times New Roman"/>
          <w:color w:val="0D0D0D" w:themeColor="text1" w:themeTint="F2"/>
          <w:sz w:val="22"/>
          <w:rPrChange w:id="2310" w:author="tao huang" w:date="2017-09-17T12:05:00Z">
            <w:rPr>
              <w:rFonts w:cs="Times New Roman"/>
              <w:color w:val="000000" w:themeColor="text1"/>
              <w:szCs w:val="24"/>
            </w:rPr>
          </w:rPrChange>
        </w:rPr>
        <w:t>there is</w:t>
      </w:r>
      <w:r w:rsidR="00662D67" w:rsidRPr="00A60A57">
        <w:rPr>
          <w:rFonts w:cs="Times New Roman"/>
          <w:color w:val="0D0D0D" w:themeColor="text1" w:themeTint="F2"/>
          <w:sz w:val="22"/>
          <w:rPrChange w:id="2311" w:author="tao huang" w:date="2017-09-17T12:05:00Z">
            <w:rPr>
              <w:rFonts w:cs="Times New Roman"/>
              <w:color w:val="000000" w:themeColor="text1"/>
              <w:szCs w:val="24"/>
            </w:rPr>
          </w:rPrChange>
        </w:rPr>
        <w:t xml:space="preserve"> </w:t>
      </w:r>
      <w:r w:rsidR="00C504FD" w:rsidRPr="00A60A57">
        <w:rPr>
          <w:rFonts w:cs="Times New Roman"/>
          <w:color w:val="0D0D0D" w:themeColor="text1" w:themeTint="F2"/>
          <w:sz w:val="22"/>
          <w:rPrChange w:id="2312" w:author="tao huang" w:date="2017-09-17T12:05:00Z">
            <w:rPr>
              <w:rFonts w:cs="Times New Roman"/>
              <w:color w:val="000000" w:themeColor="text1"/>
              <w:szCs w:val="24"/>
            </w:rPr>
          </w:rPrChange>
        </w:rPr>
        <w:t xml:space="preserve">a </w:t>
      </w:r>
      <w:r w:rsidR="00E446EB" w:rsidRPr="00A60A57">
        <w:rPr>
          <w:rFonts w:cs="Times New Roman"/>
          <w:color w:val="0D0D0D" w:themeColor="text1" w:themeTint="F2"/>
          <w:sz w:val="22"/>
          <w:rPrChange w:id="2313" w:author="tao huang" w:date="2017-09-17T12:05:00Z">
            <w:rPr>
              <w:rFonts w:cs="Times New Roman"/>
              <w:color w:val="000000" w:themeColor="text1"/>
              <w:szCs w:val="24"/>
            </w:rPr>
          </w:rPrChange>
        </w:rPr>
        <w:t xml:space="preserve">structural break </w:t>
      </w:r>
      <w:r w:rsidR="009E4FB1" w:rsidRPr="00A60A57">
        <w:rPr>
          <w:rFonts w:cs="Times New Roman"/>
          <w:color w:val="0D0D0D" w:themeColor="text1" w:themeTint="F2"/>
          <w:sz w:val="22"/>
          <w:rPrChange w:id="2314" w:author="tao huang" w:date="2017-09-17T12:05:00Z">
            <w:rPr>
              <w:rFonts w:cs="Times New Roman"/>
              <w:color w:val="000000" w:themeColor="text1"/>
              <w:szCs w:val="24"/>
            </w:rPr>
          </w:rPrChange>
        </w:rPr>
        <w:t>at week</w:t>
      </w:r>
      <w:r w:rsidR="00E446EB" w:rsidRPr="00A60A57">
        <w:rPr>
          <w:rFonts w:cs="Times New Roman"/>
          <w:color w:val="0D0D0D" w:themeColor="text1" w:themeTint="F2"/>
          <w:sz w:val="22"/>
          <w:rPrChange w:id="2315" w:author="tao huang" w:date="2017-09-17T12:05:00Z">
            <w:rPr>
              <w:rFonts w:cs="Times New Roman"/>
              <w:color w:val="000000" w:themeColor="text1"/>
              <w:szCs w:val="24"/>
            </w:rPr>
          </w:rPrChange>
        </w:rPr>
        <w:t xml:space="preserve"> </w:t>
      </w:r>
      <m:oMath>
        <m:sSub>
          <m:sSubPr>
            <m:ctrlPr>
              <w:rPr>
                <w:rFonts w:ascii="Cambria Math" w:hAnsi="Cambria Math" w:cs="Times New Roman"/>
                <w:i/>
                <w:color w:val="0D0D0D" w:themeColor="text1" w:themeTint="F2"/>
                <w:sz w:val="22"/>
                <w:rPrChange w:id="2316"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2317" w:author="tao huang" w:date="2017-09-17T12:05:00Z">
                  <w:rPr>
                    <w:rFonts w:ascii="Cambria Math" w:hAnsi="Cambria Math" w:cs="Times New Roman"/>
                    <w:color w:val="000000" w:themeColor="text1"/>
                    <w:szCs w:val="24"/>
                  </w:rPr>
                </w:rPrChange>
              </w:rPr>
              <m:t>T</m:t>
            </m:r>
          </m:e>
          <m:sub>
            <m:r>
              <w:rPr>
                <w:rFonts w:ascii="Cambria Math" w:hAnsi="Cambria Math" w:cs="Times New Roman"/>
                <w:color w:val="0D0D0D" w:themeColor="text1" w:themeTint="F2"/>
                <w:sz w:val="22"/>
                <w:rPrChange w:id="2318" w:author="tao huang" w:date="2017-09-17T12:05:00Z">
                  <w:rPr>
                    <w:rFonts w:ascii="Cambria Math" w:hAnsi="Cambria Math" w:cs="Times New Roman"/>
                    <w:color w:val="000000" w:themeColor="text1"/>
                    <w:szCs w:val="24"/>
                  </w:rPr>
                </w:rPrChange>
              </w:rPr>
              <m:t>1</m:t>
            </m:r>
          </m:sub>
        </m:sSub>
      </m:oMath>
      <w:r w:rsidR="00E446EB" w:rsidRPr="00A60A57">
        <w:rPr>
          <w:rFonts w:cs="Times New Roman"/>
          <w:color w:val="0D0D0D" w:themeColor="text1" w:themeTint="F2"/>
          <w:sz w:val="22"/>
          <w:rPrChange w:id="2319" w:author="tao huang" w:date="2017-09-17T12:05:00Z">
            <w:rPr>
              <w:rFonts w:cs="Times New Roman"/>
              <w:color w:val="000000" w:themeColor="text1"/>
              <w:szCs w:val="24"/>
            </w:rPr>
          </w:rPrChange>
        </w:rPr>
        <w:t>(</w:t>
      </w:r>
      <w:r w:rsidR="000D453E" w:rsidRPr="00A60A57">
        <w:rPr>
          <w:rFonts w:cs="Times New Roman"/>
          <w:color w:val="0D0D0D" w:themeColor="text1" w:themeTint="F2"/>
          <w:sz w:val="22"/>
          <w:rPrChange w:id="2320" w:author="tao huang" w:date="2017-09-17T12:05:00Z">
            <w:rPr>
              <w:rFonts w:cs="Times New Roman"/>
              <w:color w:val="000000" w:themeColor="text1"/>
              <w:szCs w:val="24"/>
            </w:rPr>
          </w:rPrChange>
        </w:rPr>
        <w:t xml:space="preserve">where </w:t>
      </w:r>
      <m:oMath>
        <m:r>
          <w:rPr>
            <w:rFonts w:ascii="Cambria Math" w:hAnsi="Cambria Math" w:cs="Times New Roman"/>
            <w:color w:val="0D0D0D" w:themeColor="text1" w:themeTint="F2"/>
            <w:sz w:val="22"/>
            <w:rPrChange w:id="2321" w:author="tao huang" w:date="2017-09-17T12:05:00Z">
              <w:rPr>
                <w:rFonts w:ascii="Cambria Math" w:hAnsi="Cambria Math" w:cs="Times New Roman"/>
                <w:color w:val="000000" w:themeColor="text1"/>
                <w:szCs w:val="24"/>
              </w:rPr>
            </w:rPrChange>
          </w:rPr>
          <m:t>1&lt;</m:t>
        </m:r>
        <m:sSub>
          <m:sSubPr>
            <m:ctrlPr>
              <w:rPr>
                <w:rFonts w:ascii="Cambria Math" w:hAnsi="Cambria Math" w:cs="Times New Roman"/>
                <w:i/>
                <w:color w:val="0D0D0D" w:themeColor="text1" w:themeTint="F2"/>
                <w:sz w:val="22"/>
                <w:rPrChange w:id="2322"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2323" w:author="tao huang" w:date="2017-09-17T12:05:00Z">
                  <w:rPr>
                    <w:rFonts w:ascii="Cambria Math" w:hAnsi="Cambria Math" w:cs="Times New Roman"/>
                    <w:color w:val="000000" w:themeColor="text1"/>
                    <w:szCs w:val="24"/>
                  </w:rPr>
                </w:rPrChange>
              </w:rPr>
              <m:t>T</m:t>
            </m:r>
          </m:e>
          <m:sub>
            <m:r>
              <w:rPr>
                <w:rFonts w:ascii="Cambria Math" w:hAnsi="Cambria Math" w:cs="Times New Roman"/>
                <w:color w:val="0D0D0D" w:themeColor="text1" w:themeTint="F2"/>
                <w:sz w:val="22"/>
                <w:rPrChange w:id="2324" w:author="tao huang" w:date="2017-09-17T12:05:00Z">
                  <w:rPr>
                    <w:rFonts w:ascii="Cambria Math" w:hAnsi="Cambria Math" w:cs="Times New Roman"/>
                    <w:color w:val="000000" w:themeColor="text1"/>
                    <w:szCs w:val="24"/>
                  </w:rPr>
                </w:rPrChange>
              </w:rPr>
              <m:t>1</m:t>
            </m:r>
          </m:sub>
        </m:sSub>
        <m:r>
          <w:rPr>
            <w:rFonts w:ascii="Cambria Math" w:hAnsi="Cambria Math" w:cs="Times New Roman"/>
            <w:color w:val="0D0D0D" w:themeColor="text1" w:themeTint="F2"/>
            <w:sz w:val="22"/>
            <w:rPrChange w:id="2325" w:author="tao huang" w:date="2017-09-17T12:05:00Z">
              <w:rPr>
                <w:rFonts w:ascii="Cambria Math" w:hAnsi="Cambria Math" w:cs="Times New Roman"/>
                <w:color w:val="000000" w:themeColor="text1"/>
                <w:szCs w:val="24"/>
              </w:rPr>
            </w:rPrChange>
          </w:rPr>
          <m:t>&lt;T</m:t>
        </m:r>
      </m:oMath>
      <w:r w:rsidR="00C0467B" w:rsidRPr="00A60A57">
        <w:rPr>
          <w:rFonts w:cs="Times New Roman"/>
          <w:color w:val="0D0D0D" w:themeColor="text1" w:themeTint="F2"/>
          <w:sz w:val="22"/>
          <w:rPrChange w:id="2326" w:author="tao huang" w:date="2017-09-17T12:05:00Z">
            <w:rPr>
              <w:rFonts w:cs="Times New Roman"/>
              <w:color w:val="000000" w:themeColor="text1"/>
              <w:szCs w:val="24"/>
            </w:rPr>
          </w:rPrChange>
        </w:rPr>
        <w:t>)</w:t>
      </w:r>
      <w:r w:rsidR="00F63376" w:rsidRPr="00A60A57">
        <w:rPr>
          <w:rFonts w:cs="Times New Roman"/>
          <w:color w:val="0D0D0D" w:themeColor="text1" w:themeTint="F2"/>
          <w:sz w:val="22"/>
          <w:rPrChange w:id="2327" w:author="tao huang" w:date="2017-09-17T12:05:00Z">
            <w:rPr>
              <w:rFonts w:cs="Times New Roman"/>
              <w:color w:val="000000" w:themeColor="text1"/>
              <w:szCs w:val="24"/>
            </w:rPr>
          </w:rPrChange>
        </w:rPr>
        <w:t>. T</w:t>
      </w:r>
      <w:r w:rsidR="00C504FD" w:rsidRPr="00A60A57">
        <w:rPr>
          <w:rFonts w:cs="Times New Roman"/>
          <w:color w:val="0D0D0D" w:themeColor="text1" w:themeTint="F2"/>
          <w:sz w:val="22"/>
          <w:rPrChange w:id="2328" w:author="tao huang" w:date="2017-09-17T12:05:00Z">
            <w:rPr>
              <w:rFonts w:cs="Times New Roman"/>
              <w:color w:val="000000" w:themeColor="text1"/>
              <w:szCs w:val="24"/>
            </w:rPr>
          </w:rPrChange>
        </w:rPr>
        <w:t xml:space="preserve">he parameter </w:t>
      </w:r>
      <w:r w:rsidR="009E4FB1" w:rsidRPr="00A60A57">
        <w:rPr>
          <w:rFonts w:cs="Times New Roman"/>
          <w:color w:val="0D0D0D" w:themeColor="text1" w:themeTint="F2"/>
          <w:sz w:val="22"/>
          <w:rPrChange w:id="2329" w:author="tao huang" w:date="2017-09-17T12:05:00Z">
            <w:rPr>
              <w:rFonts w:cs="Times New Roman"/>
              <w:color w:val="000000" w:themeColor="text1"/>
              <w:szCs w:val="24"/>
            </w:rPr>
          </w:rPrChange>
        </w:rPr>
        <w:t>of</w:t>
      </w:r>
      <w:r w:rsidR="00C504FD" w:rsidRPr="00A60A57">
        <w:rPr>
          <w:rFonts w:cs="Times New Roman"/>
          <w:color w:val="0D0D0D" w:themeColor="text1" w:themeTint="F2"/>
          <w:sz w:val="22"/>
          <w:rPrChange w:id="2330" w:author="tao huang" w:date="2017-09-17T12:05:00Z">
            <w:rPr>
              <w:rFonts w:cs="Times New Roman"/>
              <w:color w:val="000000" w:themeColor="text1"/>
              <w:szCs w:val="24"/>
            </w:rPr>
          </w:rPrChange>
        </w:rPr>
        <w:t xml:space="preserve"> the price variable</w:t>
      </w:r>
      <w:r w:rsidR="00C0467B" w:rsidRPr="00A60A57">
        <w:rPr>
          <w:rFonts w:cs="Times New Roman"/>
          <w:color w:val="0D0D0D" w:themeColor="text1" w:themeTint="F2"/>
          <w:sz w:val="22"/>
          <w:rPrChange w:id="2331" w:author="tao huang" w:date="2017-09-17T12:05:00Z">
            <w:rPr>
              <w:rFonts w:cs="Times New Roman"/>
              <w:color w:val="000000" w:themeColor="text1"/>
              <w:szCs w:val="24"/>
            </w:rPr>
          </w:rPrChange>
        </w:rPr>
        <w:t xml:space="preserve"> </w:t>
      </w:r>
      <w:r w:rsidR="00C504FD" w:rsidRPr="00A60A57">
        <w:rPr>
          <w:rFonts w:cs="Times New Roman"/>
          <w:color w:val="0D0D0D" w:themeColor="text1" w:themeTint="F2"/>
          <w:sz w:val="22"/>
          <w:rPrChange w:id="2332" w:author="tao huang" w:date="2017-09-17T12:05:00Z">
            <w:rPr>
              <w:rFonts w:cs="Times New Roman"/>
              <w:color w:val="000000" w:themeColor="text1"/>
              <w:szCs w:val="24"/>
            </w:rPr>
          </w:rPrChange>
        </w:rPr>
        <w:t>change</w:t>
      </w:r>
      <w:r w:rsidR="00F63376" w:rsidRPr="00A60A57">
        <w:rPr>
          <w:rFonts w:cs="Times New Roman"/>
          <w:color w:val="0D0D0D" w:themeColor="text1" w:themeTint="F2"/>
          <w:sz w:val="22"/>
          <w:rPrChange w:id="2333" w:author="tao huang" w:date="2017-09-17T12:05:00Z">
            <w:rPr>
              <w:rFonts w:cs="Times New Roman"/>
              <w:color w:val="000000" w:themeColor="text1"/>
              <w:szCs w:val="24"/>
            </w:rPr>
          </w:rPrChange>
        </w:rPr>
        <w:t>s</w:t>
      </w:r>
      <w:r w:rsidR="00C504FD" w:rsidRPr="00A60A57">
        <w:rPr>
          <w:rFonts w:cs="Times New Roman"/>
          <w:color w:val="0D0D0D" w:themeColor="text1" w:themeTint="F2"/>
          <w:sz w:val="22"/>
          <w:rPrChange w:id="2334" w:author="tao huang" w:date="2017-09-17T12:05:00Z">
            <w:rPr>
              <w:rFonts w:cs="Times New Roman"/>
              <w:color w:val="000000" w:themeColor="text1"/>
              <w:szCs w:val="24"/>
            </w:rPr>
          </w:rPrChange>
        </w:rPr>
        <w:t xml:space="preserve"> from </w:t>
      </w:r>
      <m:oMath>
        <m:sSub>
          <m:sSubPr>
            <m:ctrlPr>
              <w:rPr>
                <w:rFonts w:ascii="Cambria Math" w:hAnsi="Cambria Math" w:cs="Times New Roman"/>
                <w:i/>
                <w:color w:val="0D0D0D" w:themeColor="text1" w:themeTint="F2"/>
                <w:sz w:val="22"/>
                <w:rPrChange w:id="2335"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2336" w:author="tao huang" w:date="2017-09-17T12:05:00Z">
                  <w:rPr>
                    <w:rFonts w:ascii="Cambria Math" w:hAnsi="Cambria Math" w:cs="Times New Roman"/>
                    <w:color w:val="000000" w:themeColor="text1"/>
                    <w:szCs w:val="24"/>
                  </w:rPr>
                </w:rPrChange>
              </w:rPr>
              <m:t>β</m:t>
            </m:r>
          </m:e>
          <m:sub>
            <m:r>
              <w:rPr>
                <w:rFonts w:ascii="Cambria Math" w:hAnsi="Cambria Math" w:cs="Times New Roman"/>
                <w:color w:val="0D0D0D" w:themeColor="text1" w:themeTint="F2"/>
                <w:sz w:val="22"/>
                <w:rPrChange w:id="2337" w:author="tao huang" w:date="2017-09-17T12:05:00Z">
                  <w:rPr>
                    <w:rFonts w:ascii="Cambria Math" w:hAnsi="Cambria Math" w:cs="Times New Roman"/>
                    <w:color w:val="000000" w:themeColor="text1"/>
                    <w:szCs w:val="24"/>
                  </w:rPr>
                </w:rPrChange>
              </w:rPr>
              <m:t>1</m:t>
            </m:r>
          </m:sub>
        </m:sSub>
      </m:oMath>
      <w:r w:rsidR="00C504FD" w:rsidRPr="00A60A57">
        <w:rPr>
          <w:rFonts w:cs="Times New Roman"/>
          <w:color w:val="0D0D0D" w:themeColor="text1" w:themeTint="F2"/>
          <w:sz w:val="22"/>
          <w:rPrChange w:id="2338" w:author="tao huang" w:date="2017-09-17T12:05:00Z">
            <w:rPr>
              <w:rFonts w:cs="Times New Roman"/>
              <w:color w:val="000000" w:themeColor="text1"/>
              <w:szCs w:val="24"/>
            </w:rPr>
          </w:rPrChange>
        </w:rPr>
        <w:t xml:space="preserve"> to </w:t>
      </w:r>
      <m:oMath>
        <m:sSub>
          <m:sSubPr>
            <m:ctrlPr>
              <w:rPr>
                <w:rFonts w:ascii="Cambria Math" w:hAnsi="Cambria Math" w:cs="Times New Roman"/>
                <w:i/>
                <w:color w:val="0D0D0D" w:themeColor="text1" w:themeTint="F2"/>
                <w:sz w:val="22"/>
                <w:rPrChange w:id="2339"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2340" w:author="tao huang" w:date="2017-09-17T12:05:00Z">
                  <w:rPr>
                    <w:rFonts w:ascii="Cambria Math" w:hAnsi="Cambria Math" w:cs="Times New Roman"/>
                    <w:color w:val="000000" w:themeColor="text1"/>
                    <w:szCs w:val="24"/>
                  </w:rPr>
                </w:rPrChange>
              </w:rPr>
              <m:t>β</m:t>
            </m:r>
          </m:e>
          <m:sub>
            <m:r>
              <w:rPr>
                <w:rFonts w:ascii="Cambria Math" w:hAnsi="Cambria Math" w:cs="Times New Roman"/>
                <w:color w:val="0D0D0D" w:themeColor="text1" w:themeTint="F2"/>
                <w:sz w:val="22"/>
                <w:rPrChange w:id="2341" w:author="tao huang" w:date="2017-09-17T12:05:00Z">
                  <w:rPr>
                    <w:rFonts w:ascii="Cambria Math" w:hAnsi="Cambria Math" w:cs="Times New Roman"/>
                    <w:color w:val="000000" w:themeColor="text1"/>
                    <w:szCs w:val="24"/>
                  </w:rPr>
                </w:rPrChange>
              </w:rPr>
              <m:t>2</m:t>
            </m:r>
          </m:sub>
        </m:sSub>
      </m:oMath>
      <w:r w:rsidR="000D453E" w:rsidRPr="00A60A57">
        <w:rPr>
          <w:rFonts w:cs="Times New Roman"/>
          <w:color w:val="0D0D0D" w:themeColor="text1" w:themeTint="F2"/>
          <w:sz w:val="22"/>
          <w:rPrChange w:id="2342" w:author="tao huang" w:date="2017-09-17T12:05:00Z">
            <w:rPr>
              <w:rFonts w:cs="Times New Roman"/>
              <w:color w:val="000000" w:themeColor="text1"/>
              <w:szCs w:val="24"/>
            </w:rPr>
          </w:rPrChange>
        </w:rPr>
        <w:t xml:space="preserve"> after </w:t>
      </w:r>
      <m:oMath>
        <m:sSub>
          <m:sSubPr>
            <m:ctrlPr>
              <w:rPr>
                <w:rFonts w:ascii="Cambria Math" w:hAnsi="Cambria Math" w:cs="Times New Roman"/>
                <w:i/>
                <w:color w:val="0D0D0D" w:themeColor="text1" w:themeTint="F2"/>
                <w:sz w:val="22"/>
                <w:rPrChange w:id="2343"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2344" w:author="tao huang" w:date="2017-09-17T12:05:00Z">
                  <w:rPr>
                    <w:rFonts w:ascii="Cambria Math" w:hAnsi="Cambria Math" w:cs="Times New Roman"/>
                    <w:color w:val="000000" w:themeColor="text1"/>
                    <w:szCs w:val="24"/>
                  </w:rPr>
                </w:rPrChange>
              </w:rPr>
              <m:t>T</m:t>
            </m:r>
          </m:e>
          <m:sub>
            <m:r>
              <w:rPr>
                <w:rFonts w:ascii="Cambria Math" w:hAnsi="Cambria Math" w:cs="Times New Roman"/>
                <w:color w:val="0D0D0D" w:themeColor="text1" w:themeTint="F2"/>
                <w:sz w:val="22"/>
                <w:rPrChange w:id="2345" w:author="tao huang" w:date="2017-09-17T12:05:00Z">
                  <w:rPr>
                    <w:rFonts w:ascii="Cambria Math" w:hAnsi="Cambria Math" w:cs="Times New Roman"/>
                    <w:color w:val="000000" w:themeColor="text1"/>
                    <w:szCs w:val="24"/>
                  </w:rPr>
                </w:rPrChange>
              </w:rPr>
              <m:t>1</m:t>
            </m:r>
          </m:sub>
        </m:sSub>
      </m:oMath>
      <w:r w:rsidR="00826C92" w:rsidRPr="00A60A57">
        <w:rPr>
          <w:rFonts w:cs="Times New Roman"/>
          <w:color w:val="0D0D0D" w:themeColor="text1" w:themeTint="F2"/>
          <w:sz w:val="22"/>
          <w:rPrChange w:id="2346" w:author="tao huang" w:date="2017-09-17T12:05:00Z">
            <w:rPr>
              <w:rFonts w:cs="Times New Roman"/>
              <w:color w:val="000000" w:themeColor="text1"/>
              <w:szCs w:val="24"/>
            </w:rPr>
          </w:rPrChange>
        </w:rPr>
        <w:t xml:space="preserve">. </w:t>
      </w:r>
      <w:del w:id="2347" w:author="Soopramanien, Didier" w:date="2017-09-08T14:31:00Z">
        <w:r w:rsidR="00826C92" w:rsidRPr="00A60A57" w:rsidDel="00B60CA5">
          <w:rPr>
            <w:rFonts w:cs="Times New Roman"/>
            <w:color w:val="0D0D0D" w:themeColor="text1" w:themeTint="F2"/>
            <w:sz w:val="22"/>
            <w:rPrChange w:id="2348" w:author="tao huang" w:date="2017-09-17T12:05:00Z">
              <w:rPr>
                <w:rFonts w:cs="Times New Roman"/>
                <w:color w:val="000000" w:themeColor="text1"/>
                <w:szCs w:val="24"/>
              </w:rPr>
            </w:rPrChange>
          </w:rPr>
          <w:delText xml:space="preserve">In </w:delText>
        </w:r>
        <w:r w:rsidR="00443EFC" w:rsidRPr="00A60A57" w:rsidDel="00B60CA5">
          <w:rPr>
            <w:rFonts w:cs="Times New Roman"/>
            <w:color w:val="0D0D0D" w:themeColor="text1" w:themeTint="F2"/>
            <w:sz w:val="22"/>
            <w:rPrChange w:id="2349" w:author="tao huang" w:date="2017-09-17T12:05:00Z">
              <w:rPr>
                <w:rFonts w:cs="Times New Roman"/>
                <w:color w:val="000000" w:themeColor="text1"/>
                <w:szCs w:val="24"/>
              </w:rPr>
            </w:rPrChange>
          </w:rPr>
          <w:delText>reality</w:delText>
        </w:r>
        <w:r w:rsidR="00826C92" w:rsidRPr="00A60A57" w:rsidDel="00B60CA5">
          <w:rPr>
            <w:rFonts w:cs="Times New Roman"/>
            <w:color w:val="0D0D0D" w:themeColor="text1" w:themeTint="F2"/>
            <w:sz w:val="22"/>
            <w:rPrChange w:id="2350" w:author="tao huang" w:date="2017-09-17T12:05:00Z">
              <w:rPr>
                <w:rFonts w:cs="Times New Roman"/>
                <w:color w:val="000000" w:themeColor="text1"/>
                <w:szCs w:val="24"/>
              </w:rPr>
            </w:rPrChange>
          </w:rPr>
          <w:delText>,</w:delText>
        </w:r>
      </w:del>
      <w:r w:rsidR="00826C92" w:rsidRPr="00A60A57">
        <w:rPr>
          <w:rFonts w:cs="Times New Roman"/>
          <w:color w:val="0D0D0D" w:themeColor="text1" w:themeTint="F2"/>
          <w:sz w:val="22"/>
          <w:rPrChange w:id="2351" w:author="tao huang" w:date="2017-09-17T12:05:00Z">
            <w:rPr>
              <w:rFonts w:cs="Times New Roman"/>
              <w:color w:val="000000" w:themeColor="text1"/>
              <w:szCs w:val="24"/>
            </w:rPr>
          </w:rPrChange>
        </w:rPr>
        <w:t xml:space="preserve"> </w:t>
      </w:r>
      <w:ins w:id="2352" w:author="Soopramanien, Didier" w:date="2017-09-08T14:31:00Z">
        <w:del w:id="2353" w:author="黄韬" w:date="2017-09-11T16:22:00Z">
          <w:r w:rsidR="00B60CA5" w:rsidRPr="00A60A57" w:rsidDel="00292C86">
            <w:rPr>
              <w:rFonts w:cs="Times New Roman"/>
              <w:color w:val="0D0D0D" w:themeColor="text1" w:themeTint="F2"/>
              <w:sz w:val="22"/>
              <w:rPrChange w:id="2354" w:author="tao huang" w:date="2017-09-17T12:05:00Z">
                <w:rPr>
                  <w:rFonts w:cs="Times New Roman"/>
                  <w:color w:val="000000" w:themeColor="text1"/>
                  <w:szCs w:val="24"/>
                </w:rPr>
              </w:rPrChange>
            </w:rPr>
            <w:delText>T</w:delText>
          </w:r>
        </w:del>
      </w:ins>
      <w:del w:id="2355" w:author="黄韬" w:date="2017-09-11T16:22:00Z">
        <w:r w:rsidR="00826C92" w:rsidRPr="00A60A57" w:rsidDel="00292C86">
          <w:rPr>
            <w:rFonts w:cs="Times New Roman"/>
            <w:color w:val="0D0D0D" w:themeColor="text1" w:themeTint="F2"/>
            <w:sz w:val="22"/>
            <w:rPrChange w:id="2356" w:author="tao huang" w:date="2017-09-17T12:05:00Z">
              <w:rPr>
                <w:rFonts w:cs="Times New Roman"/>
                <w:color w:val="000000" w:themeColor="text1"/>
                <w:szCs w:val="24"/>
              </w:rPr>
            </w:rPrChange>
          </w:rPr>
          <w:delText>t</w:delText>
        </w:r>
        <w:r w:rsidR="00C504FD" w:rsidRPr="00A60A57" w:rsidDel="00292C86">
          <w:rPr>
            <w:rFonts w:cs="Times New Roman"/>
            <w:color w:val="0D0D0D" w:themeColor="text1" w:themeTint="F2"/>
            <w:sz w:val="22"/>
            <w:rPrChange w:id="2357" w:author="tao huang" w:date="2017-09-17T12:05:00Z">
              <w:rPr>
                <w:rFonts w:cs="Times New Roman"/>
                <w:color w:val="000000" w:themeColor="text1"/>
                <w:szCs w:val="24"/>
              </w:rPr>
            </w:rPrChange>
          </w:rPr>
          <w:delText xml:space="preserve">his may be caused by </w:delText>
        </w:r>
        <w:r w:rsidR="00826C92" w:rsidRPr="00A60A57" w:rsidDel="00292C86">
          <w:rPr>
            <w:rFonts w:cs="Times New Roman"/>
            <w:color w:val="0D0D0D" w:themeColor="text1" w:themeTint="F2"/>
            <w:sz w:val="22"/>
            <w:rPrChange w:id="2358" w:author="tao huang" w:date="2017-09-17T12:05:00Z">
              <w:rPr>
                <w:rFonts w:cs="Times New Roman"/>
                <w:color w:val="000000" w:themeColor="text1"/>
                <w:szCs w:val="24"/>
              </w:rPr>
            </w:rPrChange>
          </w:rPr>
          <w:delText xml:space="preserve">the impact of </w:delText>
        </w:r>
        <w:r w:rsidR="00C504FD" w:rsidRPr="00A60A57" w:rsidDel="00292C86">
          <w:rPr>
            <w:rFonts w:cs="Times New Roman"/>
            <w:color w:val="0D0D0D" w:themeColor="text1" w:themeTint="F2"/>
            <w:sz w:val="22"/>
            <w:rPrChange w:id="2359" w:author="tao huang" w:date="2017-09-17T12:05:00Z">
              <w:rPr>
                <w:rFonts w:cs="Times New Roman"/>
                <w:color w:val="000000" w:themeColor="text1"/>
                <w:szCs w:val="24"/>
              </w:rPr>
            </w:rPrChange>
          </w:rPr>
          <w:delText>a new brand entry, a new advertisement</w:delText>
        </w:r>
        <w:r w:rsidR="00D51615" w:rsidRPr="00A60A57" w:rsidDel="00292C86">
          <w:rPr>
            <w:rFonts w:cs="Times New Roman"/>
            <w:color w:val="0D0D0D" w:themeColor="text1" w:themeTint="F2"/>
            <w:sz w:val="22"/>
            <w:rPrChange w:id="2360" w:author="tao huang" w:date="2017-09-17T12:05:00Z">
              <w:rPr>
                <w:rFonts w:cs="Times New Roman"/>
                <w:color w:val="000000" w:themeColor="text1"/>
                <w:szCs w:val="24"/>
              </w:rPr>
            </w:rPrChange>
          </w:rPr>
          <w:delText xml:space="preserve"> by </w:delText>
        </w:r>
        <w:commentRangeStart w:id="2361"/>
        <w:r w:rsidR="00D51615" w:rsidRPr="00A60A57" w:rsidDel="00292C86">
          <w:rPr>
            <w:rFonts w:cs="Times New Roman"/>
            <w:color w:val="0D0D0D" w:themeColor="text1" w:themeTint="F2"/>
            <w:sz w:val="22"/>
            <w:rPrChange w:id="2362" w:author="tao huang" w:date="2017-09-17T12:05:00Z">
              <w:rPr>
                <w:rFonts w:cs="Times New Roman"/>
                <w:color w:val="000000" w:themeColor="text1"/>
                <w:szCs w:val="24"/>
              </w:rPr>
            </w:rPrChange>
          </w:rPr>
          <w:delText>other</w:delText>
        </w:r>
        <w:commentRangeEnd w:id="2361"/>
        <w:r w:rsidR="00B60CA5" w:rsidRPr="00A60A57" w:rsidDel="00292C86">
          <w:rPr>
            <w:rStyle w:val="CommentReference"/>
            <w:color w:val="0D0D0D" w:themeColor="text1" w:themeTint="F2"/>
            <w:sz w:val="22"/>
            <w:szCs w:val="22"/>
            <w:rPrChange w:id="2363" w:author="tao huang" w:date="2017-09-17T12:05:00Z">
              <w:rPr>
                <w:rStyle w:val="CommentReference"/>
              </w:rPr>
            </w:rPrChange>
          </w:rPr>
          <w:commentReference w:id="2361"/>
        </w:r>
        <w:r w:rsidR="00D51615" w:rsidRPr="00A60A57" w:rsidDel="00292C86">
          <w:rPr>
            <w:rFonts w:cs="Times New Roman"/>
            <w:color w:val="0D0D0D" w:themeColor="text1" w:themeTint="F2"/>
            <w:sz w:val="22"/>
            <w:rPrChange w:id="2364" w:author="tao huang" w:date="2017-09-17T12:05:00Z">
              <w:rPr>
                <w:rFonts w:cs="Times New Roman"/>
                <w:color w:val="000000" w:themeColor="text1"/>
                <w:szCs w:val="24"/>
              </w:rPr>
            </w:rPrChange>
          </w:rPr>
          <w:delText xml:space="preserve"> existing brands</w:delText>
        </w:r>
        <w:r w:rsidR="00C504FD" w:rsidRPr="00A60A57" w:rsidDel="00292C86">
          <w:rPr>
            <w:rFonts w:cs="Times New Roman"/>
            <w:color w:val="0D0D0D" w:themeColor="text1" w:themeTint="F2"/>
            <w:sz w:val="22"/>
            <w:rPrChange w:id="2365" w:author="tao huang" w:date="2017-09-17T12:05:00Z">
              <w:rPr>
                <w:rFonts w:cs="Times New Roman"/>
                <w:color w:val="000000" w:themeColor="text1"/>
                <w:szCs w:val="24"/>
              </w:rPr>
            </w:rPrChange>
          </w:rPr>
          <w:delText xml:space="preserve">, </w:delText>
        </w:r>
        <w:r w:rsidR="00662D67" w:rsidRPr="00A60A57" w:rsidDel="00292C86">
          <w:rPr>
            <w:rFonts w:cs="Times New Roman"/>
            <w:color w:val="0D0D0D" w:themeColor="text1" w:themeTint="F2"/>
            <w:sz w:val="22"/>
            <w:rPrChange w:id="2366" w:author="tao huang" w:date="2017-09-17T12:05:00Z">
              <w:rPr>
                <w:rFonts w:cs="Times New Roman"/>
                <w:color w:val="000000" w:themeColor="text1"/>
                <w:szCs w:val="24"/>
              </w:rPr>
            </w:rPrChange>
          </w:rPr>
          <w:delText>or</w:delText>
        </w:r>
        <w:r w:rsidR="009E4FB1" w:rsidRPr="00A60A57" w:rsidDel="00292C86">
          <w:rPr>
            <w:rFonts w:cs="Times New Roman"/>
            <w:color w:val="0D0D0D" w:themeColor="text1" w:themeTint="F2"/>
            <w:sz w:val="22"/>
            <w:rPrChange w:id="2367" w:author="tao huang" w:date="2017-09-17T12:05:00Z">
              <w:rPr>
                <w:rFonts w:cs="Times New Roman"/>
                <w:color w:val="000000" w:themeColor="text1"/>
                <w:szCs w:val="24"/>
              </w:rPr>
            </w:rPrChange>
          </w:rPr>
          <w:delText xml:space="preserve"> even</w:delText>
        </w:r>
        <w:r w:rsidR="00826C92" w:rsidRPr="00A60A57" w:rsidDel="00292C86">
          <w:rPr>
            <w:rFonts w:cs="Times New Roman"/>
            <w:color w:val="0D0D0D" w:themeColor="text1" w:themeTint="F2"/>
            <w:sz w:val="22"/>
            <w:rPrChange w:id="2368" w:author="tao huang" w:date="2017-09-17T12:05:00Z">
              <w:rPr>
                <w:rFonts w:cs="Times New Roman"/>
                <w:color w:val="000000" w:themeColor="text1"/>
                <w:szCs w:val="24"/>
              </w:rPr>
            </w:rPrChange>
          </w:rPr>
          <w:delText xml:space="preserve"> </w:delText>
        </w:r>
        <w:r w:rsidR="00C504FD" w:rsidRPr="00A60A57" w:rsidDel="00292C86">
          <w:rPr>
            <w:rFonts w:cs="Times New Roman"/>
            <w:color w:val="0D0D0D" w:themeColor="text1" w:themeTint="F2"/>
            <w:sz w:val="22"/>
            <w:rPrChange w:id="2369" w:author="tao huang" w:date="2017-09-17T12:05:00Z">
              <w:rPr>
                <w:rFonts w:cs="Times New Roman"/>
                <w:color w:val="000000" w:themeColor="text1"/>
                <w:szCs w:val="24"/>
              </w:rPr>
            </w:rPrChange>
          </w:rPr>
          <w:delText>the change of the temperature</w:delText>
        </w:r>
        <w:r w:rsidR="00826C92" w:rsidRPr="00A60A57" w:rsidDel="00292C86">
          <w:rPr>
            <w:rFonts w:cs="Times New Roman"/>
            <w:color w:val="0D0D0D" w:themeColor="text1" w:themeTint="F2"/>
            <w:sz w:val="22"/>
            <w:rPrChange w:id="2370" w:author="tao huang" w:date="2017-09-17T12:05:00Z">
              <w:rPr>
                <w:rFonts w:cs="Times New Roman"/>
                <w:color w:val="000000" w:themeColor="text1"/>
                <w:szCs w:val="24"/>
              </w:rPr>
            </w:rPrChange>
          </w:rPr>
          <w:delText xml:space="preserve"> (</w:delText>
        </w:r>
        <w:r w:rsidR="004D2784" w:rsidRPr="00A60A57" w:rsidDel="00292C86">
          <w:rPr>
            <w:rFonts w:cs="Times New Roman"/>
            <w:color w:val="0D0D0D" w:themeColor="text1" w:themeTint="F2"/>
            <w:sz w:val="22"/>
            <w:rPrChange w:id="2371" w:author="tao huang" w:date="2017-09-17T12:05:00Z">
              <w:rPr>
                <w:rFonts w:cs="Times New Roman"/>
                <w:color w:val="000000" w:themeColor="text1"/>
                <w:szCs w:val="24"/>
              </w:rPr>
            </w:rPrChange>
          </w:rPr>
          <w:delText>e.g., for ice cream products</w:delText>
        </w:r>
        <w:r w:rsidR="00826C92" w:rsidRPr="00A60A57" w:rsidDel="00292C86">
          <w:rPr>
            <w:rFonts w:cs="Times New Roman"/>
            <w:color w:val="0D0D0D" w:themeColor="text1" w:themeTint="F2"/>
            <w:sz w:val="22"/>
            <w:rPrChange w:id="2372" w:author="tao huang" w:date="2017-09-17T12:05:00Z">
              <w:rPr>
                <w:rFonts w:cs="Times New Roman"/>
                <w:color w:val="000000" w:themeColor="text1"/>
                <w:szCs w:val="24"/>
              </w:rPr>
            </w:rPrChange>
          </w:rPr>
          <w:delText>)</w:delText>
        </w:r>
        <w:r w:rsidR="00C504FD" w:rsidRPr="00A60A57" w:rsidDel="00292C86">
          <w:rPr>
            <w:rFonts w:cs="Times New Roman"/>
            <w:color w:val="0D0D0D" w:themeColor="text1" w:themeTint="F2"/>
            <w:sz w:val="22"/>
            <w:rPrChange w:id="2373" w:author="tao huang" w:date="2017-09-17T12:05:00Z">
              <w:rPr>
                <w:rFonts w:cs="Times New Roman"/>
                <w:color w:val="000000" w:themeColor="text1"/>
                <w:szCs w:val="24"/>
              </w:rPr>
            </w:rPrChange>
          </w:rPr>
          <w:delText xml:space="preserve"> etc</w:delText>
        </w:r>
        <w:r w:rsidR="00050E95" w:rsidRPr="00A60A57" w:rsidDel="00292C86">
          <w:rPr>
            <w:rFonts w:cs="Times New Roman"/>
            <w:color w:val="0D0D0D" w:themeColor="text1" w:themeTint="F2"/>
            <w:sz w:val="22"/>
            <w:rPrChange w:id="2374" w:author="tao huang" w:date="2017-09-17T12:05:00Z">
              <w:rPr>
                <w:rFonts w:cs="Times New Roman"/>
                <w:color w:val="000000" w:themeColor="text1"/>
                <w:szCs w:val="24"/>
              </w:rPr>
            </w:rPrChange>
          </w:rPr>
          <w:delText xml:space="preserve">. which </w:delText>
        </w:r>
        <w:r w:rsidR="009A087D" w:rsidRPr="00A60A57" w:rsidDel="00292C86">
          <w:rPr>
            <w:rFonts w:cs="Times New Roman"/>
            <w:color w:val="0D0D0D" w:themeColor="text1" w:themeTint="F2"/>
            <w:sz w:val="22"/>
            <w:rPrChange w:id="2375" w:author="tao huang" w:date="2017-09-17T12:05:00Z">
              <w:rPr>
                <w:rFonts w:cs="Times New Roman"/>
                <w:color w:val="000000" w:themeColor="text1"/>
                <w:szCs w:val="24"/>
              </w:rPr>
            </w:rPrChange>
          </w:rPr>
          <w:delText>are unknown to the forecaster</w:delText>
        </w:r>
        <w:r w:rsidR="00C504FD" w:rsidRPr="00A60A57" w:rsidDel="00292C86">
          <w:rPr>
            <w:rFonts w:cs="Times New Roman"/>
            <w:color w:val="0D0D0D" w:themeColor="text1" w:themeTint="F2"/>
            <w:sz w:val="22"/>
            <w:rPrChange w:id="2376" w:author="tao huang" w:date="2017-09-17T12:05:00Z">
              <w:rPr>
                <w:rFonts w:cs="Times New Roman"/>
                <w:color w:val="000000" w:themeColor="text1"/>
                <w:szCs w:val="24"/>
              </w:rPr>
            </w:rPrChange>
          </w:rPr>
          <w:delText xml:space="preserve">. </w:delText>
        </w:r>
      </w:del>
      <w:r w:rsidR="00712017" w:rsidRPr="00A60A57">
        <w:rPr>
          <w:rFonts w:cs="Times New Roman"/>
          <w:color w:val="0D0D0D" w:themeColor="text1" w:themeTint="F2"/>
          <w:sz w:val="22"/>
          <w:rPrChange w:id="2377" w:author="tao huang" w:date="2017-09-17T12:05:00Z">
            <w:rPr>
              <w:rFonts w:cs="Times New Roman"/>
              <w:color w:val="000000" w:themeColor="text1"/>
              <w:szCs w:val="24"/>
            </w:rPr>
          </w:rPrChange>
        </w:rPr>
        <w:t xml:space="preserve">Therefore, </w:t>
      </w:r>
      <w:r w:rsidR="00D51615" w:rsidRPr="00A60A57">
        <w:rPr>
          <w:rFonts w:cs="Times New Roman"/>
          <w:color w:val="0D0D0D" w:themeColor="text1" w:themeTint="F2"/>
          <w:sz w:val="22"/>
          <w:rPrChange w:id="2378" w:author="tao huang" w:date="2017-09-17T12:05:00Z">
            <w:rPr>
              <w:rFonts w:cs="Times New Roman"/>
              <w:color w:val="000000" w:themeColor="text1"/>
              <w:szCs w:val="24"/>
            </w:rPr>
          </w:rPrChange>
        </w:rPr>
        <w:t xml:space="preserve">the </w:t>
      </w:r>
      <w:del w:id="2379" w:author="tao huang" w:date="2017-09-15T19:12:00Z">
        <w:r w:rsidR="004D2784" w:rsidRPr="00A60A57" w:rsidDel="00415A4F">
          <w:rPr>
            <w:rFonts w:cs="Times New Roman"/>
            <w:color w:val="0D0D0D" w:themeColor="text1" w:themeTint="F2"/>
            <w:sz w:val="22"/>
            <w:rPrChange w:id="2380" w:author="tao huang" w:date="2017-09-17T12:05:00Z">
              <w:rPr>
                <w:rFonts w:cs="Times New Roman"/>
                <w:color w:val="000000" w:themeColor="text1"/>
                <w:szCs w:val="24"/>
              </w:rPr>
            </w:rPrChange>
          </w:rPr>
          <w:delText>unobser</w:delText>
        </w:r>
      </w:del>
      <w:ins w:id="2381" w:author="tao huang" w:date="2017-09-15T19:12:00Z">
        <w:r w:rsidR="00415A4F" w:rsidRPr="00A60A57">
          <w:rPr>
            <w:rFonts w:cs="Times New Roman"/>
            <w:color w:val="0D0D0D" w:themeColor="text1" w:themeTint="F2"/>
            <w:sz w:val="22"/>
            <w:rPrChange w:id="2382" w:author="tao huang" w:date="2017-09-17T12:05:00Z">
              <w:rPr>
                <w:rFonts w:cs="Times New Roman"/>
                <w:color w:val="000000" w:themeColor="text1"/>
                <w:sz w:val="22"/>
              </w:rPr>
            </w:rPrChange>
          </w:rPr>
          <w:t>unobserved</w:t>
        </w:r>
      </w:ins>
      <w:del w:id="2383" w:author="tao huang" w:date="2017-09-15T19:12:00Z">
        <w:r w:rsidR="004D2784" w:rsidRPr="00A60A57" w:rsidDel="00415A4F">
          <w:rPr>
            <w:rFonts w:cs="Times New Roman"/>
            <w:color w:val="0D0D0D" w:themeColor="text1" w:themeTint="F2"/>
            <w:sz w:val="22"/>
            <w:rPrChange w:id="2384" w:author="tao huang" w:date="2017-09-17T12:05:00Z">
              <w:rPr>
                <w:rFonts w:cs="Times New Roman"/>
                <w:color w:val="000000" w:themeColor="text1"/>
                <w:szCs w:val="24"/>
              </w:rPr>
            </w:rPrChange>
          </w:rPr>
          <w:delText>vable</w:delText>
        </w:r>
      </w:del>
      <w:r w:rsidR="004D2784" w:rsidRPr="00A60A57">
        <w:rPr>
          <w:rFonts w:cs="Times New Roman"/>
          <w:color w:val="0D0D0D" w:themeColor="text1" w:themeTint="F2"/>
          <w:sz w:val="22"/>
          <w:rPrChange w:id="2385" w:author="tao huang" w:date="2017-09-17T12:05:00Z">
            <w:rPr>
              <w:rFonts w:cs="Times New Roman"/>
              <w:color w:val="000000" w:themeColor="text1"/>
              <w:szCs w:val="24"/>
            </w:rPr>
          </w:rPrChange>
        </w:rPr>
        <w:t xml:space="preserve"> </w:t>
      </w:r>
      <w:del w:id="2386" w:author="tao huang" w:date="2017-09-15T19:12:00Z">
        <w:r w:rsidR="004D2784" w:rsidRPr="00A60A57" w:rsidDel="00415A4F">
          <w:rPr>
            <w:rFonts w:cs="Times New Roman"/>
            <w:color w:val="0D0D0D" w:themeColor="text1" w:themeTint="F2"/>
            <w:sz w:val="22"/>
            <w:rPrChange w:id="2387" w:author="tao huang" w:date="2017-09-17T12:05:00Z">
              <w:rPr>
                <w:rFonts w:cs="Times New Roman"/>
                <w:color w:val="000000" w:themeColor="text1"/>
                <w:szCs w:val="24"/>
              </w:rPr>
            </w:rPrChange>
          </w:rPr>
          <w:delText xml:space="preserve">real </w:delText>
        </w:r>
      </w:del>
      <w:ins w:id="2388" w:author="tao huang" w:date="2017-09-15T19:12:00Z">
        <w:r w:rsidR="00415A4F" w:rsidRPr="00A60A57">
          <w:rPr>
            <w:rFonts w:cs="Times New Roman"/>
            <w:color w:val="0D0D0D" w:themeColor="text1" w:themeTint="F2"/>
            <w:sz w:val="22"/>
            <w:rPrChange w:id="2389" w:author="tao huang" w:date="2017-09-17T12:05:00Z">
              <w:rPr>
                <w:rFonts w:cs="Times New Roman"/>
                <w:color w:val="000000" w:themeColor="text1"/>
                <w:sz w:val="22"/>
              </w:rPr>
            </w:rPrChange>
          </w:rPr>
          <w:t>true</w:t>
        </w:r>
        <w:r w:rsidR="00415A4F" w:rsidRPr="00A60A57">
          <w:rPr>
            <w:rFonts w:cs="Times New Roman"/>
            <w:color w:val="0D0D0D" w:themeColor="text1" w:themeTint="F2"/>
            <w:sz w:val="22"/>
            <w:rPrChange w:id="2390" w:author="tao huang" w:date="2017-09-17T12:05:00Z">
              <w:rPr>
                <w:rFonts w:cs="Times New Roman"/>
                <w:color w:val="000000" w:themeColor="text1"/>
                <w:szCs w:val="24"/>
              </w:rPr>
            </w:rPrChange>
          </w:rPr>
          <w:t xml:space="preserve"> </w:t>
        </w:r>
      </w:ins>
      <w:r w:rsidR="004D2784" w:rsidRPr="00A60A57">
        <w:rPr>
          <w:rFonts w:cs="Times New Roman"/>
          <w:color w:val="0D0D0D" w:themeColor="text1" w:themeTint="F2"/>
          <w:sz w:val="22"/>
          <w:rPrChange w:id="2391" w:author="tao huang" w:date="2017-09-17T12:05:00Z">
            <w:rPr>
              <w:rFonts w:cs="Times New Roman"/>
              <w:color w:val="000000" w:themeColor="text1"/>
              <w:szCs w:val="24"/>
            </w:rPr>
          </w:rPrChange>
        </w:rPr>
        <w:t xml:space="preserve">demand </w:t>
      </w:r>
      <w:r w:rsidR="00712017" w:rsidRPr="00A60A57">
        <w:rPr>
          <w:rFonts w:cs="Times New Roman"/>
          <w:color w:val="0D0D0D" w:themeColor="text1" w:themeTint="F2"/>
          <w:sz w:val="22"/>
          <w:rPrChange w:id="2392" w:author="tao huang" w:date="2017-09-17T12:05:00Z">
            <w:rPr>
              <w:rFonts w:cs="Times New Roman"/>
              <w:color w:val="000000" w:themeColor="text1"/>
              <w:szCs w:val="24"/>
            </w:rPr>
          </w:rPrChange>
        </w:rPr>
        <w:t xml:space="preserve">can be represented </w:t>
      </w:r>
      <w:r w:rsidR="004D2784" w:rsidRPr="00A60A57">
        <w:rPr>
          <w:rFonts w:cs="Times New Roman"/>
          <w:color w:val="0D0D0D" w:themeColor="text1" w:themeTint="F2"/>
          <w:sz w:val="22"/>
          <w:rPrChange w:id="2393" w:author="tao huang" w:date="2017-09-17T12:05:00Z">
            <w:rPr>
              <w:rFonts w:cs="Times New Roman"/>
              <w:color w:val="000000" w:themeColor="text1"/>
              <w:szCs w:val="24"/>
            </w:rPr>
          </w:rPrChange>
        </w:rPr>
        <w:t>as follows</w:t>
      </w:r>
      <w:r w:rsidR="00712017" w:rsidRPr="00A60A57">
        <w:rPr>
          <w:rFonts w:cs="Times New Roman"/>
          <w:color w:val="0D0D0D" w:themeColor="text1" w:themeTint="F2"/>
          <w:sz w:val="22"/>
          <w:rPrChange w:id="2394" w:author="tao huang" w:date="2017-09-17T12:05:00Z">
            <w:rPr>
              <w:rFonts w:cs="Times New Roman"/>
              <w:color w:val="000000" w:themeColor="text1"/>
              <w:szCs w:val="24"/>
            </w:rPr>
          </w:rPrChange>
        </w:rPr>
        <w:t>:</w:t>
      </w:r>
    </w:p>
    <w:p w14:paraId="5745BFFC" w14:textId="77777777" w:rsidR="00E06F88" w:rsidRPr="00A60A57" w:rsidRDefault="00E06F88">
      <w:pPr>
        <w:spacing w:after="0" w:line="360" w:lineRule="auto"/>
        <w:rPr>
          <w:rFonts w:cs="Times New Roman"/>
          <w:color w:val="0D0D0D" w:themeColor="text1" w:themeTint="F2"/>
          <w:sz w:val="22"/>
          <w:rPrChange w:id="2395" w:author="tao huang" w:date="2017-09-17T12:05:00Z">
            <w:rPr>
              <w:rFonts w:cs="Times New Roman"/>
              <w:color w:val="000000" w:themeColor="text1"/>
              <w:szCs w:val="24"/>
            </w:rPr>
          </w:rPrChange>
        </w:rPr>
      </w:pPr>
    </w:p>
    <w:p w14:paraId="29E30A47" w14:textId="710490B3" w:rsidR="00E06F88" w:rsidRPr="00A60A57" w:rsidRDefault="00F65496">
      <w:pPr>
        <w:spacing w:after="0" w:line="360" w:lineRule="auto"/>
        <w:rPr>
          <w:rFonts w:cs="Times New Roman"/>
          <w:color w:val="0D0D0D" w:themeColor="text1" w:themeTint="F2"/>
          <w:sz w:val="22"/>
          <w:rPrChange w:id="2396" w:author="tao huang" w:date="2017-09-17T12:05:00Z">
            <w:rPr>
              <w:rFonts w:cs="Times New Roman"/>
              <w:color w:val="000000" w:themeColor="text1"/>
              <w:szCs w:val="24"/>
            </w:rPr>
          </w:rPrChange>
        </w:rPr>
      </w:pPr>
      <m:oMathPara>
        <m:oMath>
          <m:sSub>
            <m:sSubPr>
              <m:ctrlPr>
                <w:rPr>
                  <w:rFonts w:ascii="Cambria Math" w:hAnsi="Cambria Math" w:cs="Times New Roman"/>
                  <w:i/>
                  <w:color w:val="0D0D0D" w:themeColor="text1" w:themeTint="F2"/>
                  <w:sz w:val="22"/>
                  <w:rPrChange w:id="2397"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2398" w:author="tao huang" w:date="2017-09-17T12:05:00Z">
                    <w:rPr>
                      <w:rFonts w:ascii="Cambria Math" w:hAnsi="Cambria Math" w:cs="Times New Roman"/>
                      <w:color w:val="000000" w:themeColor="text1"/>
                      <w:szCs w:val="24"/>
                    </w:rPr>
                  </w:rPrChange>
                </w:rPr>
                <m:t>y</m:t>
              </m:r>
            </m:e>
            <m:sub>
              <m:r>
                <w:rPr>
                  <w:rFonts w:ascii="Cambria Math" w:hAnsi="Cambria Math" w:cs="Times New Roman"/>
                  <w:color w:val="0D0D0D" w:themeColor="text1" w:themeTint="F2"/>
                  <w:sz w:val="22"/>
                  <w:rPrChange w:id="2399" w:author="tao huang" w:date="2017-09-17T12:05:00Z">
                    <w:rPr>
                      <w:rFonts w:ascii="Cambria Math" w:hAnsi="Cambria Math" w:cs="Times New Roman"/>
                      <w:color w:val="000000" w:themeColor="text1"/>
                      <w:szCs w:val="24"/>
                    </w:rPr>
                  </w:rPrChange>
                </w:rPr>
                <m:t>t</m:t>
              </m:r>
            </m:sub>
          </m:sSub>
          <m:r>
            <w:rPr>
              <w:rFonts w:ascii="Cambria Math" w:hAnsi="Cambria Math" w:cs="Times New Roman"/>
              <w:color w:val="0D0D0D" w:themeColor="text1" w:themeTint="F2"/>
              <w:sz w:val="22"/>
              <w:rPrChange w:id="2400" w:author="tao huang" w:date="2017-09-17T12:05:00Z">
                <w:rPr>
                  <w:rFonts w:ascii="Cambria Math" w:hAnsi="Cambria Math" w:cs="Times New Roman"/>
                  <w:color w:val="000000" w:themeColor="text1"/>
                  <w:szCs w:val="24"/>
                </w:rPr>
              </w:rPrChange>
            </w:rPr>
            <m:t>=</m:t>
          </m:r>
          <m:sSub>
            <m:sSubPr>
              <m:ctrlPr>
                <w:rPr>
                  <w:rFonts w:ascii="Cambria Math" w:hAnsi="Cambria Math" w:cs="Times New Roman"/>
                  <w:i/>
                  <w:color w:val="0D0D0D" w:themeColor="text1" w:themeTint="F2"/>
                  <w:sz w:val="22"/>
                  <w:rPrChange w:id="2401"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2402" w:author="tao huang" w:date="2017-09-17T12:05:00Z">
                    <w:rPr>
                      <w:rFonts w:ascii="Cambria Math" w:hAnsi="Cambria Math" w:cs="Times New Roman"/>
                      <w:color w:val="000000" w:themeColor="text1"/>
                      <w:szCs w:val="24"/>
                    </w:rPr>
                  </w:rPrChange>
                </w:rPr>
                <m:t>1</m:t>
              </m:r>
            </m:e>
            <m:sub>
              <m:d>
                <m:dPr>
                  <m:begChr m:val="{"/>
                  <m:endChr m:val="}"/>
                  <m:ctrlPr>
                    <w:rPr>
                      <w:rFonts w:ascii="Cambria Math" w:hAnsi="Cambria Math" w:cs="Times New Roman"/>
                      <w:i/>
                      <w:color w:val="0D0D0D" w:themeColor="text1" w:themeTint="F2"/>
                      <w:sz w:val="22"/>
                      <w:rPrChange w:id="2403" w:author="tao huang" w:date="2017-09-17T12:05:00Z">
                        <w:rPr>
                          <w:rFonts w:ascii="Cambria Math" w:hAnsi="Cambria Math" w:cs="Times New Roman"/>
                          <w:i/>
                          <w:color w:val="385623" w:themeColor="accent6" w:themeShade="80"/>
                          <w:sz w:val="22"/>
                        </w:rPr>
                      </w:rPrChange>
                    </w:rPr>
                  </m:ctrlPr>
                </m:dPr>
                <m:e>
                  <m:r>
                    <w:rPr>
                      <w:rFonts w:ascii="Cambria Math" w:hAnsi="Cambria Math" w:cs="Times New Roman"/>
                      <w:color w:val="0D0D0D" w:themeColor="text1" w:themeTint="F2"/>
                      <w:sz w:val="22"/>
                      <w:rPrChange w:id="2404" w:author="tao huang" w:date="2017-09-17T12:05:00Z">
                        <w:rPr>
                          <w:rFonts w:ascii="Cambria Math" w:hAnsi="Cambria Math" w:cs="Times New Roman"/>
                          <w:color w:val="000000" w:themeColor="text1"/>
                          <w:szCs w:val="24"/>
                        </w:rPr>
                      </w:rPrChange>
                    </w:rPr>
                    <m:t>t</m:t>
                  </m:r>
                  <m:r>
                    <w:rPr>
                      <w:rFonts w:ascii="Cambria Math" w:hAnsi="Cambria Math" w:cs="Times New Roman" w:hint="eastAsia"/>
                      <w:color w:val="0D0D0D" w:themeColor="text1" w:themeTint="F2"/>
                      <w:sz w:val="22"/>
                      <w:rPrChange w:id="2405" w:author="tao huang" w:date="2017-09-17T12:05:00Z">
                        <w:rPr>
                          <w:rFonts w:ascii="Cambria Math" w:hAnsi="Cambria Math" w:cs="Times New Roman" w:hint="eastAsia"/>
                          <w:color w:val="000000" w:themeColor="text1"/>
                          <w:szCs w:val="24"/>
                        </w:rPr>
                      </w:rPrChange>
                    </w:rPr>
                    <m:t>≤</m:t>
                  </m:r>
                  <m:sSub>
                    <m:sSubPr>
                      <m:ctrlPr>
                        <w:rPr>
                          <w:rFonts w:ascii="Cambria Math" w:hAnsi="Cambria Math" w:cs="Times New Roman"/>
                          <w:i/>
                          <w:color w:val="0D0D0D" w:themeColor="text1" w:themeTint="F2"/>
                          <w:sz w:val="22"/>
                          <w:rPrChange w:id="2406"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2407" w:author="tao huang" w:date="2017-09-17T12:05:00Z">
                            <w:rPr>
                              <w:rFonts w:ascii="Cambria Math" w:hAnsi="Cambria Math" w:cs="Times New Roman"/>
                              <w:color w:val="000000" w:themeColor="text1"/>
                              <w:szCs w:val="24"/>
                            </w:rPr>
                          </w:rPrChange>
                        </w:rPr>
                        <m:t>T</m:t>
                      </m:r>
                    </m:e>
                    <m:sub>
                      <m:r>
                        <w:rPr>
                          <w:rFonts w:ascii="Cambria Math" w:hAnsi="Cambria Math" w:cs="Times New Roman"/>
                          <w:color w:val="0D0D0D" w:themeColor="text1" w:themeTint="F2"/>
                          <w:sz w:val="22"/>
                          <w:rPrChange w:id="2408" w:author="tao huang" w:date="2017-09-17T12:05:00Z">
                            <w:rPr>
                              <w:rFonts w:ascii="Cambria Math" w:hAnsi="Cambria Math" w:cs="Times New Roman"/>
                              <w:color w:val="000000" w:themeColor="text1"/>
                              <w:szCs w:val="24"/>
                            </w:rPr>
                          </w:rPrChange>
                        </w:rPr>
                        <m:t>1</m:t>
                      </m:r>
                    </m:sub>
                  </m:sSub>
                </m:e>
              </m:d>
            </m:sub>
          </m:sSub>
          <m:sSubSup>
            <m:sSubSupPr>
              <m:ctrlPr>
                <w:rPr>
                  <w:rFonts w:ascii="Cambria Math" w:hAnsi="Cambria Math" w:cs="Times New Roman"/>
                  <w:i/>
                  <w:color w:val="0D0D0D" w:themeColor="text1" w:themeTint="F2"/>
                  <w:sz w:val="22"/>
                  <w:rPrChange w:id="2409" w:author="tao huang" w:date="2017-09-17T12:05:00Z">
                    <w:rPr>
                      <w:rFonts w:ascii="Cambria Math" w:hAnsi="Cambria Math" w:cs="Times New Roman"/>
                      <w:i/>
                      <w:color w:val="385623" w:themeColor="accent6" w:themeShade="80"/>
                      <w:sz w:val="22"/>
                    </w:rPr>
                  </w:rPrChange>
                </w:rPr>
              </m:ctrlPr>
            </m:sSubSupPr>
            <m:e>
              <m:r>
                <w:rPr>
                  <w:rFonts w:ascii="Cambria Math" w:hAnsi="Cambria Math" w:cs="Times New Roman"/>
                  <w:color w:val="0D0D0D" w:themeColor="text1" w:themeTint="F2"/>
                  <w:sz w:val="22"/>
                  <w:rPrChange w:id="2410" w:author="tao huang" w:date="2017-09-17T12:05:00Z">
                    <w:rPr>
                      <w:rFonts w:ascii="Cambria Math" w:hAnsi="Cambria Math" w:cs="Times New Roman"/>
                      <w:color w:val="000000" w:themeColor="text1"/>
                      <w:szCs w:val="24"/>
                    </w:rPr>
                  </w:rPrChange>
                </w:rPr>
                <m:t>β</m:t>
              </m:r>
            </m:e>
            <m:sub>
              <m:r>
                <w:rPr>
                  <w:rFonts w:ascii="Cambria Math" w:hAnsi="Cambria Math" w:cs="Times New Roman"/>
                  <w:color w:val="0D0D0D" w:themeColor="text1" w:themeTint="F2"/>
                  <w:sz w:val="22"/>
                  <w:rPrChange w:id="2411" w:author="tao huang" w:date="2017-09-17T12:05:00Z">
                    <w:rPr>
                      <w:rFonts w:ascii="Cambria Math" w:hAnsi="Cambria Math" w:cs="Times New Roman"/>
                      <w:color w:val="000000" w:themeColor="text1"/>
                      <w:szCs w:val="24"/>
                    </w:rPr>
                  </w:rPrChange>
                </w:rPr>
                <m:t>1</m:t>
              </m:r>
            </m:sub>
            <m:sup>
              <m:r>
                <w:ins w:id="2412" w:author="tao huang" w:date="2017-09-16T11:11:00Z">
                  <w:rPr>
                    <w:rFonts w:ascii="Cambria Math" w:hAnsi="Cambria Math" w:cs="Times New Roman"/>
                    <w:color w:val="0D0D0D" w:themeColor="text1" w:themeTint="F2"/>
                    <w:sz w:val="22"/>
                    <w:rPrChange w:id="2413" w:author="tao huang" w:date="2017-09-17T12:05:00Z">
                      <w:rPr>
                        <w:rFonts w:ascii="Cambria Math" w:hAnsi="Cambria Math" w:cs="Times New Roman"/>
                        <w:color w:val="385623" w:themeColor="accent6" w:themeShade="80"/>
                        <w:sz w:val="22"/>
                      </w:rPr>
                    </w:rPrChange>
                  </w:rPr>
                  <m:t>'</m:t>
                </w:ins>
              </m:r>
              <m:r>
                <w:del w:id="2414" w:author="tao huang" w:date="2017-09-16T11:11:00Z">
                  <w:rPr>
                    <w:rFonts w:ascii="Cambria Math" w:hAnsi="Cambria Math" w:cs="Times New Roman" w:hint="eastAsia"/>
                    <w:color w:val="0D0D0D" w:themeColor="text1" w:themeTint="F2"/>
                    <w:sz w:val="22"/>
                    <w:rPrChange w:id="2415" w:author="tao huang" w:date="2017-09-17T12:05:00Z">
                      <w:rPr>
                        <w:rFonts w:ascii="Cambria Math" w:hAnsi="Cambria Math" w:cs="Times New Roman" w:hint="eastAsia"/>
                        <w:color w:val="000000" w:themeColor="text1"/>
                        <w:szCs w:val="24"/>
                      </w:rPr>
                    </w:rPrChange>
                  </w:rPr>
                  <m:t>'</m:t>
                </w:del>
              </m:r>
            </m:sup>
          </m:sSubSup>
          <m:sSub>
            <m:sSubPr>
              <m:ctrlPr>
                <w:rPr>
                  <w:rFonts w:ascii="Cambria Math" w:hAnsi="Cambria Math" w:cs="Times New Roman"/>
                  <w:i/>
                  <w:color w:val="0D0D0D" w:themeColor="text1" w:themeTint="F2"/>
                  <w:sz w:val="22"/>
                  <w:rPrChange w:id="2416"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2417" w:author="tao huang" w:date="2017-09-17T12:05:00Z">
                    <w:rPr>
                      <w:rFonts w:ascii="Cambria Math" w:hAnsi="Cambria Math" w:cs="Times New Roman"/>
                      <w:color w:val="000000" w:themeColor="text1"/>
                      <w:szCs w:val="24"/>
                    </w:rPr>
                  </w:rPrChange>
                </w:rPr>
                <m:t>x</m:t>
              </m:r>
            </m:e>
            <m:sub>
              <m:r>
                <w:rPr>
                  <w:rFonts w:ascii="Cambria Math" w:hAnsi="Cambria Math" w:cs="Times New Roman"/>
                  <w:color w:val="0D0D0D" w:themeColor="text1" w:themeTint="F2"/>
                  <w:sz w:val="22"/>
                  <w:rPrChange w:id="2418" w:author="tao huang" w:date="2017-09-17T12:05:00Z">
                    <w:rPr>
                      <w:rFonts w:ascii="Cambria Math" w:hAnsi="Cambria Math" w:cs="Times New Roman"/>
                      <w:color w:val="000000" w:themeColor="text1"/>
                      <w:szCs w:val="24"/>
                    </w:rPr>
                  </w:rPrChange>
                </w:rPr>
                <m:t>t</m:t>
              </m:r>
            </m:sub>
          </m:sSub>
          <m:r>
            <w:rPr>
              <w:rFonts w:ascii="Cambria Math" w:hAnsi="Cambria Math" w:cs="Times New Roman"/>
              <w:color w:val="0D0D0D" w:themeColor="text1" w:themeTint="F2"/>
              <w:sz w:val="22"/>
              <w:rPrChange w:id="2419" w:author="tao huang" w:date="2017-09-17T12:05:00Z">
                <w:rPr>
                  <w:rFonts w:ascii="Cambria Math" w:hAnsi="Cambria Math" w:cs="Times New Roman"/>
                  <w:color w:val="000000" w:themeColor="text1"/>
                  <w:szCs w:val="24"/>
                </w:rPr>
              </w:rPrChange>
            </w:rPr>
            <m:t>+</m:t>
          </m:r>
          <m:d>
            <m:dPr>
              <m:ctrlPr>
                <w:rPr>
                  <w:rFonts w:ascii="Cambria Math" w:hAnsi="Cambria Math" w:cs="Times New Roman"/>
                  <w:i/>
                  <w:color w:val="0D0D0D" w:themeColor="text1" w:themeTint="F2"/>
                  <w:sz w:val="22"/>
                  <w:rPrChange w:id="2420" w:author="tao huang" w:date="2017-09-17T12:05:00Z">
                    <w:rPr>
                      <w:rFonts w:ascii="Cambria Math" w:hAnsi="Cambria Math" w:cs="Times New Roman"/>
                      <w:i/>
                      <w:color w:val="385623" w:themeColor="accent6" w:themeShade="80"/>
                      <w:sz w:val="22"/>
                    </w:rPr>
                  </w:rPrChange>
                </w:rPr>
              </m:ctrlPr>
            </m:dPr>
            <m:e>
              <m:r>
                <w:rPr>
                  <w:rFonts w:ascii="Cambria Math" w:hAnsi="Cambria Math" w:cs="Times New Roman"/>
                  <w:color w:val="0D0D0D" w:themeColor="text1" w:themeTint="F2"/>
                  <w:sz w:val="22"/>
                  <w:rPrChange w:id="2421" w:author="tao huang" w:date="2017-09-17T12:05:00Z">
                    <w:rPr>
                      <w:rFonts w:ascii="Cambria Math" w:hAnsi="Cambria Math" w:cs="Times New Roman"/>
                      <w:color w:val="000000" w:themeColor="text1"/>
                      <w:szCs w:val="24"/>
                    </w:rPr>
                  </w:rPrChange>
                </w:rPr>
                <m:t>1-</m:t>
              </m:r>
              <m:sSub>
                <m:sSubPr>
                  <m:ctrlPr>
                    <w:rPr>
                      <w:rFonts w:ascii="Cambria Math" w:hAnsi="Cambria Math" w:cs="Times New Roman"/>
                      <w:i/>
                      <w:color w:val="0D0D0D" w:themeColor="text1" w:themeTint="F2"/>
                      <w:sz w:val="22"/>
                      <w:rPrChange w:id="2422"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2423" w:author="tao huang" w:date="2017-09-17T12:05:00Z">
                        <w:rPr>
                          <w:rFonts w:ascii="Cambria Math" w:hAnsi="Cambria Math" w:cs="Times New Roman"/>
                          <w:color w:val="000000" w:themeColor="text1"/>
                          <w:szCs w:val="24"/>
                        </w:rPr>
                      </w:rPrChange>
                    </w:rPr>
                    <m:t>1</m:t>
                  </m:r>
                </m:e>
                <m:sub>
                  <m:d>
                    <m:dPr>
                      <m:begChr m:val="{"/>
                      <m:endChr m:val="}"/>
                      <m:ctrlPr>
                        <w:rPr>
                          <w:rFonts w:ascii="Cambria Math" w:hAnsi="Cambria Math" w:cs="Times New Roman"/>
                          <w:i/>
                          <w:color w:val="0D0D0D" w:themeColor="text1" w:themeTint="F2"/>
                          <w:sz w:val="22"/>
                          <w:rPrChange w:id="2424" w:author="tao huang" w:date="2017-09-17T12:05:00Z">
                            <w:rPr>
                              <w:rFonts w:ascii="Cambria Math" w:hAnsi="Cambria Math" w:cs="Times New Roman"/>
                              <w:i/>
                              <w:color w:val="385623" w:themeColor="accent6" w:themeShade="80"/>
                              <w:sz w:val="22"/>
                            </w:rPr>
                          </w:rPrChange>
                        </w:rPr>
                      </m:ctrlPr>
                    </m:dPr>
                    <m:e>
                      <m:r>
                        <w:rPr>
                          <w:rFonts w:ascii="Cambria Math" w:hAnsi="Cambria Math" w:cs="Times New Roman"/>
                          <w:color w:val="0D0D0D" w:themeColor="text1" w:themeTint="F2"/>
                          <w:sz w:val="22"/>
                          <w:rPrChange w:id="2425" w:author="tao huang" w:date="2017-09-17T12:05:00Z">
                            <w:rPr>
                              <w:rFonts w:ascii="Cambria Math" w:hAnsi="Cambria Math" w:cs="Times New Roman"/>
                              <w:color w:val="000000" w:themeColor="text1"/>
                              <w:szCs w:val="24"/>
                            </w:rPr>
                          </w:rPrChange>
                        </w:rPr>
                        <m:t>t</m:t>
                      </m:r>
                      <m:r>
                        <w:rPr>
                          <w:rFonts w:ascii="Cambria Math" w:hAnsi="Cambria Math" w:cs="Times New Roman" w:hint="eastAsia"/>
                          <w:color w:val="0D0D0D" w:themeColor="text1" w:themeTint="F2"/>
                          <w:sz w:val="22"/>
                          <w:rPrChange w:id="2426" w:author="tao huang" w:date="2017-09-17T12:05:00Z">
                            <w:rPr>
                              <w:rFonts w:ascii="Cambria Math" w:hAnsi="Cambria Math" w:cs="Times New Roman" w:hint="eastAsia"/>
                              <w:color w:val="000000" w:themeColor="text1"/>
                              <w:szCs w:val="24"/>
                            </w:rPr>
                          </w:rPrChange>
                        </w:rPr>
                        <m:t>≤</m:t>
                      </m:r>
                      <m:sSub>
                        <m:sSubPr>
                          <m:ctrlPr>
                            <w:rPr>
                              <w:rFonts w:ascii="Cambria Math" w:hAnsi="Cambria Math" w:cs="Times New Roman"/>
                              <w:i/>
                              <w:color w:val="0D0D0D" w:themeColor="text1" w:themeTint="F2"/>
                              <w:sz w:val="22"/>
                              <w:rPrChange w:id="2427"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2428" w:author="tao huang" w:date="2017-09-17T12:05:00Z">
                                <w:rPr>
                                  <w:rFonts w:ascii="Cambria Math" w:hAnsi="Cambria Math" w:cs="Times New Roman"/>
                                  <w:color w:val="000000" w:themeColor="text1"/>
                                  <w:szCs w:val="24"/>
                                </w:rPr>
                              </w:rPrChange>
                            </w:rPr>
                            <m:t>T</m:t>
                          </m:r>
                        </m:e>
                        <m:sub>
                          <m:r>
                            <w:rPr>
                              <w:rFonts w:ascii="Cambria Math" w:hAnsi="Cambria Math" w:cs="Times New Roman"/>
                              <w:color w:val="0D0D0D" w:themeColor="text1" w:themeTint="F2"/>
                              <w:sz w:val="22"/>
                              <w:rPrChange w:id="2429" w:author="tao huang" w:date="2017-09-17T12:05:00Z">
                                <w:rPr>
                                  <w:rFonts w:ascii="Cambria Math" w:hAnsi="Cambria Math" w:cs="Times New Roman"/>
                                  <w:color w:val="000000" w:themeColor="text1"/>
                                  <w:szCs w:val="24"/>
                                </w:rPr>
                              </w:rPrChange>
                            </w:rPr>
                            <m:t>1</m:t>
                          </m:r>
                        </m:sub>
                      </m:sSub>
                    </m:e>
                  </m:d>
                </m:sub>
              </m:sSub>
            </m:e>
          </m:d>
          <m:sSubSup>
            <m:sSubSupPr>
              <m:ctrlPr>
                <w:rPr>
                  <w:rFonts w:ascii="Cambria Math" w:hAnsi="Cambria Math" w:cs="Times New Roman"/>
                  <w:i/>
                  <w:color w:val="0D0D0D" w:themeColor="text1" w:themeTint="F2"/>
                  <w:sz w:val="22"/>
                  <w:rPrChange w:id="2430" w:author="tao huang" w:date="2017-09-17T12:05:00Z">
                    <w:rPr>
                      <w:rFonts w:ascii="Cambria Math" w:hAnsi="Cambria Math" w:cs="Times New Roman"/>
                      <w:i/>
                      <w:color w:val="385623" w:themeColor="accent6" w:themeShade="80"/>
                      <w:sz w:val="22"/>
                    </w:rPr>
                  </w:rPrChange>
                </w:rPr>
              </m:ctrlPr>
            </m:sSubSupPr>
            <m:e>
              <m:r>
                <w:rPr>
                  <w:rFonts w:ascii="Cambria Math" w:hAnsi="Cambria Math" w:cs="Times New Roman"/>
                  <w:color w:val="0D0D0D" w:themeColor="text1" w:themeTint="F2"/>
                  <w:sz w:val="22"/>
                  <w:rPrChange w:id="2431" w:author="tao huang" w:date="2017-09-17T12:05:00Z">
                    <w:rPr>
                      <w:rFonts w:ascii="Cambria Math" w:hAnsi="Cambria Math" w:cs="Times New Roman"/>
                      <w:color w:val="000000" w:themeColor="text1"/>
                      <w:szCs w:val="24"/>
                    </w:rPr>
                  </w:rPrChange>
                </w:rPr>
                <m:t>β</m:t>
              </m:r>
            </m:e>
            <m:sub>
              <m:r>
                <w:rPr>
                  <w:rFonts w:ascii="Cambria Math" w:hAnsi="Cambria Math" w:cs="Times New Roman"/>
                  <w:color w:val="0D0D0D" w:themeColor="text1" w:themeTint="F2"/>
                  <w:sz w:val="22"/>
                  <w:rPrChange w:id="2432" w:author="tao huang" w:date="2017-09-17T12:05:00Z">
                    <w:rPr>
                      <w:rFonts w:ascii="Cambria Math" w:hAnsi="Cambria Math" w:cs="Times New Roman"/>
                      <w:color w:val="000000" w:themeColor="text1"/>
                      <w:szCs w:val="24"/>
                    </w:rPr>
                  </w:rPrChange>
                </w:rPr>
                <m:t>2</m:t>
              </m:r>
            </m:sub>
            <m:sup>
              <m:r>
                <w:ins w:id="2433" w:author="tao huang" w:date="2017-09-16T11:11:00Z">
                  <w:rPr>
                    <w:rFonts w:ascii="Cambria Math" w:hAnsi="Cambria Math" w:cs="Times New Roman"/>
                    <w:color w:val="0D0D0D" w:themeColor="text1" w:themeTint="F2"/>
                    <w:sz w:val="22"/>
                    <w:rPrChange w:id="2434" w:author="tao huang" w:date="2017-09-17T12:05:00Z">
                      <w:rPr>
                        <w:rFonts w:ascii="Cambria Math" w:hAnsi="Cambria Math" w:cs="Times New Roman"/>
                        <w:color w:val="385623" w:themeColor="accent6" w:themeShade="80"/>
                        <w:sz w:val="22"/>
                      </w:rPr>
                    </w:rPrChange>
                  </w:rPr>
                  <m:t>'</m:t>
                </w:ins>
              </m:r>
              <m:r>
                <w:del w:id="2435" w:author="tao huang" w:date="2017-09-16T11:11:00Z">
                  <w:rPr>
                    <w:rFonts w:ascii="Cambria Math" w:hAnsi="Cambria Math" w:cs="Times New Roman" w:hint="eastAsia"/>
                    <w:color w:val="0D0D0D" w:themeColor="text1" w:themeTint="F2"/>
                    <w:sz w:val="22"/>
                    <w:rPrChange w:id="2436" w:author="tao huang" w:date="2017-09-17T12:05:00Z">
                      <w:rPr>
                        <w:rFonts w:ascii="Cambria Math" w:hAnsi="Cambria Math" w:cs="Times New Roman" w:hint="eastAsia"/>
                        <w:color w:val="000000" w:themeColor="text1"/>
                        <w:szCs w:val="24"/>
                      </w:rPr>
                    </w:rPrChange>
                  </w:rPr>
                  <m:t>'</m:t>
                </w:del>
              </m:r>
            </m:sup>
          </m:sSubSup>
          <m:sSub>
            <m:sSubPr>
              <m:ctrlPr>
                <w:rPr>
                  <w:rFonts w:ascii="Cambria Math" w:hAnsi="Cambria Math" w:cs="Times New Roman"/>
                  <w:i/>
                  <w:color w:val="0D0D0D" w:themeColor="text1" w:themeTint="F2"/>
                  <w:sz w:val="22"/>
                  <w:rPrChange w:id="2437"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2438" w:author="tao huang" w:date="2017-09-17T12:05:00Z">
                    <w:rPr>
                      <w:rFonts w:ascii="Cambria Math" w:hAnsi="Cambria Math" w:cs="Times New Roman"/>
                      <w:color w:val="000000" w:themeColor="text1"/>
                      <w:szCs w:val="24"/>
                    </w:rPr>
                  </w:rPrChange>
                </w:rPr>
                <m:t>x</m:t>
              </m:r>
            </m:e>
            <m:sub>
              <m:r>
                <w:rPr>
                  <w:rFonts w:ascii="Cambria Math" w:hAnsi="Cambria Math" w:cs="Times New Roman"/>
                  <w:color w:val="0D0D0D" w:themeColor="text1" w:themeTint="F2"/>
                  <w:sz w:val="22"/>
                  <w:rPrChange w:id="2439" w:author="tao huang" w:date="2017-09-17T12:05:00Z">
                    <w:rPr>
                      <w:rFonts w:ascii="Cambria Math" w:hAnsi="Cambria Math" w:cs="Times New Roman"/>
                      <w:color w:val="000000" w:themeColor="text1"/>
                      <w:szCs w:val="24"/>
                    </w:rPr>
                  </w:rPrChange>
                </w:rPr>
                <m:t>t</m:t>
              </m:r>
            </m:sub>
          </m:sSub>
          <m:r>
            <w:rPr>
              <w:rFonts w:ascii="Cambria Math" w:hAnsi="Cambria Math" w:cs="Times New Roman"/>
              <w:color w:val="0D0D0D" w:themeColor="text1" w:themeTint="F2"/>
              <w:sz w:val="22"/>
              <w:rPrChange w:id="2440" w:author="tao huang" w:date="2017-09-17T12:05:00Z">
                <w:rPr>
                  <w:rFonts w:ascii="Cambria Math" w:hAnsi="Cambria Math" w:cs="Times New Roman"/>
                  <w:color w:val="000000" w:themeColor="text1"/>
                  <w:szCs w:val="24"/>
                </w:rPr>
              </w:rPrChange>
            </w:rPr>
            <m:t>+</m:t>
          </m:r>
          <m:sSub>
            <m:sSubPr>
              <m:ctrlPr>
                <w:rPr>
                  <w:rFonts w:ascii="Cambria Math" w:hAnsi="Cambria Math" w:cs="Times New Roman"/>
                  <w:i/>
                  <w:color w:val="0D0D0D" w:themeColor="text1" w:themeTint="F2"/>
                  <w:sz w:val="22"/>
                  <w:rPrChange w:id="2441"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2442" w:author="tao huang" w:date="2017-09-17T12:05:00Z">
                    <w:rPr>
                      <w:rFonts w:ascii="Cambria Math" w:hAnsi="Cambria Math" w:cs="Times New Roman"/>
                      <w:color w:val="000000" w:themeColor="text1"/>
                      <w:szCs w:val="24"/>
                    </w:rPr>
                  </w:rPrChange>
                </w:rPr>
                <m:t>u</m:t>
              </m:r>
            </m:e>
            <m:sub>
              <m:r>
                <w:rPr>
                  <w:rFonts w:ascii="Cambria Math" w:hAnsi="Cambria Math" w:cs="Times New Roman"/>
                  <w:color w:val="0D0D0D" w:themeColor="text1" w:themeTint="F2"/>
                  <w:sz w:val="22"/>
                  <w:rPrChange w:id="2443" w:author="tao huang" w:date="2017-09-17T12:05:00Z">
                    <w:rPr>
                      <w:rFonts w:ascii="Cambria Math" w:hAnsi="Cambria Math" w:cs="Times New Roman"/>
                      <w:color w:val="000000" w:themeColor="text1"/>
                      <w:szCs w:val="24"/>
                    </w:rPr>
                  </w:rPrChange>
                </w:rPr>
                <m:t>t</m:t>
              </m:r>
            </m:sub>
          </m:sSub>
        </m:oMath>
      </m:oMathPara>
    </w:p>
    <w:p w14:paraId="060E1692" w14:textId="6555981F" w:rsidR="001374AB" w:rsidRPr="00A60A57" w:rsidDel="00CD36B9" w:rsidRDefault="00990955">
      <w:pPr>
        <w:spacing w:after="0" w:line="360" w:lineRule="auto"/>
        <w:rPr>
          <w:del w:id="2444" w:author="tao huang" w:date="2017-09-15T19:13:00Z"/>
          <w:rFonts w:cs="Times New Roman"/>
          <w:color w:val="0D0D0D" w:themeColor="text1" w:themeTint="F2"/>
          <w:sz w:val="22"/>
          <w:rPrChange w:id="2445" w:author="tao huang" w:date="2017-09-17T12:05:00Z">
            <w:rPr>
              <w:del w:id="2446" w:author="tao huang" w:date="2017-09-15T19:13:00Z"/>
              <w:rFonts w:cs="Times New Roman"/>
              <w:color w:val="000000" w:themeColor="text1"/>
              <w:szCs w:val="24"/>
            </w:rPr>
          </w:rPrChange>
        </w:rPr>
      </w:pPr>
      <m:oMathPara>
        <m:oMath>
          <m:r>
            <m:rPr>
              <m:sty m:val="p"/>
            </m:rPr>
            <w:rPr>
              <w:rFonts w:ascii="Cambria Math" w:hAnsi="Cambria Math" w:cs="Times New Roman"/>
              <w:color w:val="0D0D0D" w:themeColor="text1" w:themeTint="F2"/>
              <w:sz w:val="22"/>
              <w:rPrChange w:id="2447" w:author="tao huang" w:date="2017-09-17T12:05:00Z">
                <w:rPr>
                  <w:rFonts w:ascii="Cambria Math" w:hAnsi="Cambria Math" w:cs="Times New Roman"/>
                  <w:color w:val="000000" w:themeColor="text1"/>
                  <w:szCs w:val="24"/>
                </w:rPr>
              </w:rPrChange>
            </w:rPr>
            <w:lastRenderedPageBreak/>
            <w:br/>
          </m:r>
        </m:oMath>
      </m:oMathPara>
      <w:r w:rsidR="00B65DBD" w:rsidRPr="00A60A57">
        <w:rPr>
          <w:rFonts w:cs="Times New Roman"/>
          <w:color w:val="0D0D0D" w:themeColor="text1" w:themeTint="F2"/>
          <w:sz w:val="22"/>
          <w:rPrChange w:id="2448" w:author="tao huang" w:date="2017-09-17T12:05:00Z">
            <w:rPr>
              <w:rFonts w:cs="Times New Roman"/>
              <w:color w:val="000000" w:themeColor="text1"/>
              <w:szCs w:val="24"/>
            </w:rPr>
          </w:rPrChange>
        </w:rPr>
        <w:t>where</w:t>
      </w:r>
      <w:r w:rsidR="00E446EB" w:rsidRPr="00A60A57">
        <w:rPr>
          <w:rFonts w:cs="Times New Roman"/>
          <w:color w:val="0D0D0D" w:themeColor="text1" w:themeTint="F2"/>
          <w:sz w:val="22"/>
          <w:rPrChange w:id="2449" w:author="tao huang" w:date="2017-09-17T12:05:00Z">
            <w:rPr>
              <w:rFonts w:cs="Times New Roman"/>
              <w:color w:val="000000" w:themeColor="text1"/>
              <w:szCs w:val="24"/>
            </w:rPr>
          </w:rPrChange>
        </w:rPr>
        <w:t xml:space="preserve">, </w:t>
      </w:r>
      <m:oMath>
        <m:sSub>
          <m:sSubPr>
            <m:ctrlPr>
              <w:rPr>
                <w:rFonts w:ascii="Cambria Math" w:hAnsi="Cambria Math" w:cs="Times New Roman"/>
                <w:i/>
                <w:color w:val="0D0D0D" w:themeColor="text1" w:themeTint="F2"/>
                <w:sz w:val="22"/>
                <w:rPrChange w:id="2450"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2451" w:author="tao huang" w:date="2017-09-17T12:05:00Z">
                  <w:rPr>
                    <w:rFonts w:ascii="Cambria Math" w:hAnsi="Cambria Math" w:cs="Times New Roman"/>
                    <w:color w:val="000000" w:themeColor="text1"/>
                    <w:szCs w:val="24"/>
                  </w:rPr>
                </w:rPrChange>
              </w:rPr>
              <m:t>1</m:t>
            </m:r>
          </m:e>
          <m:sub>
            <m:d>
              <m:dPr>
                <m:begChr m:val="{"/>
                <m:endChr m:val="}"/>
                <m:ctrlPr>
                  <w:rPr>
                    <w:rFonts w:ascii="Cambria Math" w:hAnsi="Cambria Math" w:cs="Times New Roman"/>
                    <w:i/>
                    <w:color w:val="0D0D0D" w:themeColor="text1" w:themeTint="F2"/>
                    <w:sz w:val="22"/>
                    <w:rPrChange w:id="2452" w:author="tao huang" w:date="2017-09-17T12:05:00Z">
                      <w:rPr>
                        <w:rFonts w:ascii="Cambria Math" w:hAnsi="Cambria Math" w:cs="Times New Roman"/>
                        <w:i/>
                        <w:color w:val="385623" w:themeColor="accent6" w:themeShade="80"/>
                        <w:sz w:val="22"/>
                      </w:rPr>
                    </w:rPrChange>
                  </w:rPr>
                </m:ctrlPr>
              </m:dPr>
              <m:e>
                <m:r>
                  <w:rPr>
                    <w:rFonts w:ascii="Cambria Math" w:hAnsi="Cambria Math" w:cs="Times New Roman"/>
                    <w:color w:val="0D0D0D" w:themeColor="text1" w:themeTint="F2"/>
                    <w:sz w:val="22"/>
                    <w:rPrChange w:id="2453" w:author="tao huang" w:date="2017-09-17T12:05:00Z">
                      <w:rPr>
                        <w:rFonts w:ascii="Cambria Math" w:hAnsi="Cambria Math" w:cs="Times New Roman"/>
                        <w:color w:val="000000" w:themeColor="text1"/>
                        <w:szCs w:val="24"/>
                      </w:rPr>
                    </w:rPrChange>
                  </w:rPr>
                  <m:t>t</m:t>
                </m:r>
                <m:r>
                  <w:rPr>
                    <w:rFonts w:ascii="Cambria Math" w:hAnsi="Cambria Math" w:cs="Times New Roman" w:hint="eastAsia"/>
                    <w:color w:val="0D0D0D" w:themeColor="text1" w:themeTint="F2"/>
                    <w:sz w:val="22"/>
                    <w:rPrChange w:id="2454" w:author="tao huang" w:date="2017-09-17T12:05:00Z">
                      <w:rPr>
                        <w:rFonts w:ascii="Cambria Math" w:hAnsi="Cambria Math" w:cs="Times New Roman" w:hint="eastAsia"/>
                        <w:color w:val="000000" w:themeColor="text1"/>
                        <w:szCs w:val="24"/>
                      </w:rPr>
                    </w:rPrChange>
                  </w:rPr>
                  <m:t>≤</m:t>
                </m:r>
                <m:sSub>
                  <m:sSubPr>
                    <m:ctrlPr>
                      <w:rPr>
                        <w:rFonts w:ascii="Cambria Math" w:hAnsi="Cambria Math" w:cs="Times New Roman"/>
                        <w:i/>
                        <w:color w:val="0D0D0D" w:themeColor="text1" w:themeTint="F2"/>
                        <w:sz w:val="22"/>
                        <w:rPrChange w:id="2455"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2456" w:author="tao huang" w:date="2017-09-17T12:05:00Z">
                          <w:rPr>
                            <w:rFonts w:ascii="Cambria Math" w:hAnsi="Cambria Math" w:cs="Times New Roman"/>
                            <w:color w:val="000000" w:themeColor="text1"/>
                            <w:szCs w:val="24"/>
                          </w:rPr>
                        </w:rPrChange>
                      </w:rPr>
                      <m:t>T</m:t>
                    </m:r>
                  </m:e>
                  <m:sub>
                    <m:r>
                      <w:rPr>
                        <w:rFonts w:ascii="Cambria Math" w:hAnsi="Cambria Math" w:cs="Times New Roman"/>
                        <w:color w:val="0D0D0D" w:themeColor="text1" w:themeTint="F2"/>
                        <w:sz w:val="22"/>
                        <w:rPrChange w:id="2457" w:author="tao huang" w:date="2017-09-17T12:05:00Z">
                          <w:rPr>
                            <w:rFonts w:ascii="Cambria Math" w:hAnsi="Cambria Math" w:cs="Times New Roman"/>
                            <w:color w:val="000000" w:themeColor="text1"/>
                            <w:szCs w:val="24"/>
                          </w:rPr>
                        </w:rPrChange>
                      </w:rPr>
                      <m:t>1</m:t>
                    </m:r>
                  </m:sub>
                </m:sSub>
              </m:e>
            </m:d>
          </m:sub>
        </m:sSub>
      </m:oMath>
      <w:r w:rsidR="00E446EB" w:rsidRPr="00A60A57">
        <w:rPr>
          <w:rFonts w:cs="Times New Roman"/>
          <w:color w:val="0D0D0D" w:themeColor="text1" w:themeTint="F2"/>
          <w:sz w:val="22"/>
          <w:rPrChange w:id="2458" w:author="tao huang" w:date="2017-09-17T12:05:00Z">
            <w:rPr>
              <w:rFonts w:cs="Times New Roman"/>
              <w:color w:val="000000" w:themeColor="text1"/>
              <w:szCs w:val="24"/>
            </w:rPr>
          </w:rPrChange>
        </w:rPr>
        <w:t xml:space="preserve"> is an </w:t>
      </w:r>
      <w:r w:rsidR="00D51615" w:rsidRPr="00A60A57">
        <w:rPr>
          <w:rFonts w:cs="Times New Roman"/>
          <w:color w:val="0D0D0D" w:themeColor="text1" w:themeTint="F2"/>
          <w:sz w:val="22"/>
          <w:rPrChange w:id="2459" w:author="tao huang" w:date="2017-09-17T12:05:00Z">
            <w:rPr>
              <w:rFonts w:cs="Times New Roman"/>
              <w:color w:val="000000" w:themeColor="text1"/>
              <w:szCs w:val="24"/>
            </w:rPr>
          </w:rPrChange>
        </w:rPr>
        <w:t>indicator</w:t>
      </w:r>
      <w:r w:rsidR="00737892" w:rsidRPr="00A60A57">
        <w:rPr>
          <w:rFonts w:cs="Times New Roman"/>
          <w:color w:val="0D0D0D" w:themeColor="text1" w:themeTint="F2"/>
          <w:sz w:val="22"/>
          <w:rPrChange w:id="2460" w:author="tao huang" w:date="2017-09-17T12:05:00Z">
            <w:rPr>
              <w:rFonts w:cs="Times New Roman"/>
              <w:color w:val="000000" w:themeColor="text1"/>
              <w:szCs w:val="24"/>
            </w:rPr>
          </w:rPrChange>
        </w:rPr>
        <w:t xml:space="preserve"> which equals to 1 before week </w:t>
      </w:r>
      <m:oMath>
        <m:sSub>
          <m:sSubPr>
            <m:ctrlPr>
              <w:rPr>
                <w:rFonts w:ascii="Cambria Math" w:hAnsi="Cambria Math" w:cs="Times New Roman"/>
                <w:i/>
                <w:color w:val="0D0D0D" w:themeColor="text1" w:themeTint="F2"/>
                <w:sz w:val="22"/>
                <w:rPrChange w:id="2461"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2462" w:author="tao huang" w:date="2017-09-17T12:05:00Z">
                  <w:rPr>
                    <w:rFonts w:ascii="Cambria Math" w:hAnsi="Cambria Math" w:cs="Times New Roman"/>
                    <w:color w:val="000000" w:themeColor="text1"/>
                    <w:szCs w:val="24"/>
                  </w:rPr>
                </w:rPrChange>
              </w:rPr>
              <m:t>T</m:t>
            </m:r>
          </m:e>
          <m:sub>
            <m:r>
              <w:rPr>
                <w:rFonts w:ascii="Cambria Math" w:hAnsi="Cambria Math" w:cs="Times New Roman"/>
                <w:color w:val="0D0D0D" w:themeColor="text1" w:themeTint="F2"/>
                <w:sz w:val="22"/>
                <w:rPrChange w:id="2463" w:author="tao huang" w:date="2017-09-17T12:05:00Z">
                  <w:rPr>
                    <w:rFonts w:ascii="Cambria Math" w:hAnsi="Cambria Math" w:cs="Times New Roman"/>
                    <w:color w:val="000000" w:themeColor="text1"/>
                    <w:szCs w:val="24"/>
                  </w:rPr>
                </w:rPrChange>
              </w:rPr>
              <m:t>1</m:t>
            </m:r>
          </m:sub>
        </m:sSub>
      </m:oMath>
      <w:r w:rsidR="00E446EB" w:rsidRPr="00A60A57">
        <w:rPr>
          <w:rFonts w:cs="Times New Roman"/>
          <w:color w:val="0D0D0D" w:themeColor="text1" w:themeTint="F2"/>
          <w:sz w:val="22"/>
          <w:rPrChange w:id="2464" w:author="tao huang" w:date="2017-09-17T12:05:00Z">
            <w:rPr>
              <w:rFonts w:cs="Times New Roman"/>
              <w:color w:val="000000" w:themeColor="text1"/>
              <w:szCs w:val="24"/>
            </w:rPr>
          </w:rPrChange>
        </w:rPr>
        <w:t xml:space="preserve"> and 0 </w:t>
      </w:r>
      <w:r w:rsidR="00F613F9" w:rsidRPr="00A60A57">
        <w:rPr>
          <w:rFonts w:cs="Times New Roman"/>
          <w:color w:val="0D0D0D" w:themeColor="text1" w:themeTint="F2"/>
          <w:sz w:val="22"/>
          <w:rPrChange w:id="2465" w:author="tao huang" w:date="2017-09-17T12:05:00Z">
            <w:rPr>
              <w:rFonts w:cs="Times New Roman"/>
              <w:color w:val="000000" w:themeColor="text1"/>
              <w:szCs w:val="24"/>
            </w:rPr>
          </w:rPrChange>
        </w:rPr>
        <w:t>afterwards</w:t>
      </w:r>
      <w:r w:rsidR="00E446EB" w:rsidRPr="00A60A57">
        <w:rPr>
          <w:rFonts w:cs="Times New Roman"/>
          <w:color w:val="0D0D0D" w:themeColor="text1" w:themeTint="F2"/>
          <w:sz w:val="22"/>
          <w:rPrChange w:id="2466" w:author="tao huang" w:date="2017-09-17T12:05:00Z">
            <w:rPr>
              <w:rFonts w:cs="Times New Roman"/>
              <w:color w:val="000000" w:themeColor="text1"/>
              <w:szCs w:val="24"/>
            </w:rPr>
          </w:rPrChange>
        </w:rPr>
        <w:t xml:space="preserve">. </w:t>
      </w:r>
      <m:oMath>
        <m:sSub>
          <m:sSubPr>
            <m:ctrlPr>
              <w:rPr>
                <w:rFonts w:ascii="Cambria Math" w:hAnsi="Cambria Math" w:cs="Times New Roman"/>
                <w:i/>
                <w:color w:val="0D0D0D" w:themeColor="text1" w:themeTint="F2"/>
                <w:sz w:val="22"/>
                <w:rPrChange w:id="2467"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2468" w:author="tao huang" w:date="2017-09-17T12:05:00Z">
                  <w:rPr>
                    <w:rFonts w:ascii="Cambria Math" w:hAnsi="Cambria Math" w:cs="Times New Roman"/>
                    <w:color w:val="000000" w:themeColor="text1"/>
                    <w:szCs w:val="24"/>
                  </w:rPr>
                </w:rPrChange>
              </w:rPr>
              <m:t>y</m:t>
            </m:r>
          </m:e>
          <m:sub>
            <m:r>
              <w:rPr>
                <w:rFonts w:ascii="Cambria Math" w:hAnsi="Cambria Math" w:cs="Times New Roman"/>
                <w:color w:val="0D0D0D" w:themeColor="text1" w:themeTint="F2"/>
                <w:sz w:val="22"/>
                <w:rPrChange w:id="2469" w:author="tao huang" w:date="2017-09-17T12:05:00Z">
                  <w:rPr>
                    <w:rFonts w:ascii="Cambria Math" w:hAnsi="Cambria Math" w:cs="Times New Roman"/>
                    <w:color w:val="000000" w:themeColor="text1"/>
                    <w:szCs w:val="24"/>
                  </w:rPr>
                </w:rPrChange>
              </w:rPr>
              <m:t>t</m:t>
            </m:r>
          </m:sub>
        </m:sSub>
      </m:oMath>
      <w:r w:rsidR="00E446EB" w:rsidRPr="00A60A57">
        <w:rPr>
          <w:rFonts w:cs="Times New Roman"/>
          <w:color w:val="0D0D0D" w:themeColor="text1" w:themeTint="F2"/>
          <w:sz w:val="22"/>
          <w:rPrChange w:id="2470" w:author="tao huang" w:date="2017-09-17T12:05:00Z">
            <w:rPr>
              <w:rFonts w:cs="Times New Roman"/>
              <w:color w:val="000000" w:themeColor="text1"/>
              <w:szCs w:val="24"/>
            </w:rPr>
          </w:rPrChange>
        </w:rPr>
        <w:t xml:space="preserve"> and </w:t>
      </w:r>
      <m:oMath>
        <m:sSub>
          <m:sSubPr>
            <m:ctrlPr>
              <w:rPr>
                <w:rFonts w:ascii="Cambria Math" w:hAnsi="Cambria Math" w:cs="Times New Roman"/>
                <w:i/>
                <w:color w:val="0D0D0D" w:themeColor="text1" w:themeTint="F2"/>
                <w:sz w:val="22"/>
                <w:rPrChange w:id="2471"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2472" w:author="tao huang" w:date="2017-09-17T12:05:00Z">
                  <w:rPr>
                    <w:rFonts w:ascii="Cambria Math" w:hAnsi="Cambria Math" w:cs="Times New Roman"/>
                    <w:color w:val="000000" w:themeColor="text1"/>
                    <w:szCs w:val="24"/>
                  </w:rPr>
                </w:rPrChange>
              </w:rPr>
              <m:t>x</m:t>
            </m:r>
          </m:e>
          <m:sub>
            <m:r>
              <w:rPr>
                <w:rFonts w:ascii="Cambria Math" w:hAnsi="Cambria Math" w:cs="Times New Roman"/>
                <w:color w:val="0D0D0D" w:themeColor="text1" w:themeTint="F2"/>
                <w:sz w:val="22"/>
                <w:rPrChange w:id="2473" w:author="tao huang" w:date="2017-09-17T12:05:00Z">
                  <w:rPr>
                    <w:rFonts w:ascii="Cambria Math" w:hAnsi="Cambria Math" w:cs="Times New Roman"/>
                    <w:color w:val="000000" w:themeColor="text1"/>
                    <w:szCs w:val="24"/>
                  </w:rPr>
                </w:rPrChange>
              </w:rPr>
              <m:t>t</m:t>
            </m:r>
          </m:sub>
        </m:sSub>
      </m:oMath>
      <w:r w:rsidR="00E446EB" w:rsidRPr="00A60A57">
        <w:rPr>
          <w:rFonts w:cs="Times New Roman"/>
          <w:color w:val="0D0D0D" w:themeColor="text1" w:themeTint="F2"/>
          <w:sz w:val="22"/>
          <w:rPrChange w:id="2474" w:author="tao huang" w:date="2017-09-17T12:05:00Z">
            <w:rPr>
              <w:rFonts w:cs="Times New Roman"/>
              <w:color w:val="000000" w:themeColor="text1"/>
              <w:szCs w:val="24"/>
            </w:rPr>
          </w:rPrChange>
        </w:rPr>
        <w:t xml:space="preserve"> are respectively the </w:t>
      </w:r>
      <w:r w:rsidR="00D51615" w:rsidRPr="00A60A57">
        <w:rPr>
          <w:rFonts w:cs="Times New Roman"/>
          <w:color w:val="0D0D0D" w:themeColor="text1" w:themeTint="F2"/>
          <w:sz w:val="22"/>
          <w:rPrChange w:id="2475" w:author="tao huang" w:date="2017-09-17T12:05:00Z">
            <w:rPr>
              <w:rFonts w:cs="Times New Roman"/>
              <w:color w:val="000000" w:themeColor="text1"/>
              <w:szCs w:val="24"/>
            </w:rPr>
          </w:rPrChange>
        </w:rPr>
        <w:t>sales</w:t>
      </w:r>
      <w:r w:rsidR="0024047E" w:rsidRPr="00A60A57">
        <w:rPr>
          <w:rFonts w:cs="Times New Roman"/>
          <w:color w:val="0D0D0D" w:themeColor="text1" w:themeTint="F2"/>
          <w:sz w:val="22"/>
          <w:rPrChange w:id="2476" w:author="tao huang" w:date="2017-09-17T12:05:00Z">
            <w:rPr>
              <w:rFonts w:cs="Times New Roman"/>
              <w:color w:val="000000" w:themeColor="text1"/>
              <w:szCs w:val="24"/>
            </w:rPr>
          </w:rPrChange>
        </w:rPr>
        <w:t xml:space="preserve"> and the </w:t>
      </w:r>
      <w:r w:rsidR="00D51615" w:rsidRPr="00A60A57">
        <w:rPr>
          <w:rFonts w:cs="Times New Roman"/>
          <w:color w:val="0D0D0D" w:themeColor="text1" w:themeTint="F2"/>
          <w:sz w:val="22"/>
          <w:rPrChange w:id="2477" w:author="tao huang" w:date="2017-09-17T12:05:00Z">
            <w:rPr>
              <w:rFonts w:cs="Times New Roman"/>
              <w:color w:val="000000" w:themeColor="text1"/>
              <w:szCs w:val="24"/>
            </w:rPr>
          </w:rPrChange>
        </w:rPr>
        <w:t>price of the product</w:t>
      </w:r>
      <w:r w:rsidR="00E446EB" w:rsidRPr="00A60A57">
        <w:rPr>
          <w:rFonts w:cs="Times New Roman"/>
          <w:color w:val="0D0D0D" w:themeColor="text1" w:themeTint="F2"/>
          <w:sz w:val="22"/>
          <w:rPrChange w:id="2478" w:author="tao huang" w:date="2017-09-17T12:05:00Z">
            <w:rPr>
              <w:rFonts w:cs="Times New Roman"/>
              <w:color w:val="000000" w:themeColor="text1"/>
              <w:szCs w:val="24"/>
            </w:rPr>
          </w:rPrChange>
        </w:rPr>
        <w:t xml:space="preserve"> at </w:t>
      </w:r>
      <w:r w:rsidR="00DA6F9D" w:rsidRPr="00A60A57">
        <w:rPr>
          <w:rFonts w:cs="Times New Roman"/>
          <w:color w:val="0D0D0D" w:themeColor="text1" w:themeTint="F2"/>
          <w:sz w:val="22"/>
          <w:rPrChange w:id="2479" w:author="tao huang" w:date="2017-09-17T12:05:00Z">
            <w:rPr>
              <w:rFonts w:cs="Times New Roman"/>
              <w:color w:val="000000" w:themeColor="text1"/>
              <w:szCs w:val="24"/>
            </w:rPr>
          </w:rPrChange>
        </w:rPr>
        <w:t>week</w:t>
      </w:r>
      <w:r w:rsidR="00E446EB" w:rsidRPr="00A60A57">
        <w:rPr>
          <w:rFonts w:cs="Times New Roman"/>
          <w:color w:val="0D0D0D" w:themeColor="text1" w:themeTint="F2"/>
          <w:sz w:val="22"/>
          <w:rPrChange w:id="2480" w:author="tao huang" w:date="2017-09-17T12:05:00Z">
            <w:rPr>
              <w:rFonts w:cs="Times New Roman"/>
              <w:color w:val="000000" w:themeColor="text1"/>
              <w:szCs w:val="24"/>
            </w:rPr>
          </w:rPrChange>
        </w:rPr>
        <w:t xml:space="preserve"> </w:t>
      </w:r>
      <w:r w:rsidR="00E446EB" w:rsidRPr="00A60A57">
        <w:rPr>
          <w:rFonts w:cs="Times New Roman"/>
          <w:i/>
          <w:color w:val="0D0D0D" w:themeColor="text1" w:themeTint="F2"/>
          <w:sz w:val="22"/>
          <w:rPrChange w:id="2481" w:author="tao huang" w:date="2017-09-17T12:05:00Z">
            <w:rPr>
              <w:rFonts w:cs="Times New Roman"/>
              <w:i/>
              <w:color w:val="000000" w:themeColor="text1"/>
              <w:szCs w:val="24"/>
            </w:rPr>
          </w:rPrChange>
        </w:rPr>
        <w:t>t</w:t>
      </w:r>
      <w:r w:rsidR="00E446EB" w:rsidRPr="00A60A57">
        <w:rPr>
          <w:rFonts w:cs="Times New Roman"/>
          <w:color w:val="0D0D0D" w:themeColor="text1" w:themeTint="F2"/>
          <w:sz w:val="22"/>
          <w:rPrChange w:id="2482" w:author="tao huang" w:date="2017-09-17T12:05:00Z">
            <w:rPr>
              <w:rFonts w:cs="Times New Roman"/>
              <w:color w:val="000000" w:themeColor="text1"/>
              <w:szCs w:val="24"/>
            </w:rPr>
          </w:rPrChange>
        </w:rPr>
        <w:t>.</w:t>
      </w:r>
      <w:r w:rsidR="00257B79" w:rsidRPr="00A60A57">
        <w:rPr>
          <w:rFonts w:cs="Times New Roman"/>
          <w:color w:val="0D0D0D" w:themeColor="text1" w:themeTint="F2"/>
          <w:sz w:val="22"/>
          <w:rPrChange w:id="2483" w:author="tao huang" w:date="2017-09-17T12:05:00Z">
            <w:rPr>
              <w:rFonts w:cs="Times New Roman"/>
              <w:color w:val="000000" w:themeColor="text1"/>
              <w:szCs w:val="24"/>
            </w:rPr>
          </w:rPrChange>
        </w:rPr>
        <w:t xml:space="preserve"> </w:t>
      </w:r>
      <w:r w:rsidR="00D51615" w:rsidRPr="00A60A57">
        <w:rPr>
          <w:rFonts w:cs="Times New Roman"/>
          <w:color w:val="0D0D0D" w:themeColor="text1" w:themeTint="F2"/>
          <w:sz w:val="22"/>
          <w:rPrChange w:id="2484" w:author="tao huang" w:date="2017-09-17T12:05:00Z">
            <w:rPr>
              <w:rFonts w:cs="Times New Roman"/>
              <w:color w:val="000000" w:themeColor="text1"/>
              <w:szCs w:val="24"/>
            </w:rPr>
          </w:rPrChange>
        </w:rPr>
        <w:t xml:space="preserve">We assume </w:t>
      </w:r>
      <w:r w:rsidR="00793CB0" w:rsidRPr="00A60A57">
        <w:rPr>
          <w:rFonts w:cs="Times New Roman"/>
          <w:color w:val="0D0D0D" w:themeColor="text1" w:themeTint="F2"/>
          <w:sz w:val="22"/>
          <w:rPrChange w:id="2485" w:author="tao huang" w:date="2017-09-17T12:05:00Z">
            <w:rPr>
              <w:rFonts w:cs="Times New Roman"/>
              <w:color w:val="000000" w:themeColor="text1"/>
              <w:szCs w:val="24"/>
            </w:rPr>
          </w:rPrChange>
        </w:rPr>
        <w:t xml:space="preserve">that </w:t>
      </w:r>
      <w:r w:rsidR="00D51615" w:rsidRPr="00A60A57">
        <w:rPr>
          <w:rFonts w:cs="Times New Roman"/>
          <w:color w:val="0D0D0D" w:themeColor="text1" w:themeTint="F2"/>
          <w:sz w:val="22"/>
          <w:rPrChange w:id="2486" w:author="tao huang" w:date="2017-09-17T12:05:00Z">
            <w:rPr>
              <w:rFonts w:cs="Times New Roman"/>
              <w:color w:val="000000" w:themeColor="text1"/>
              <w:szCs w:val="24"/>
            </w:rPr>
          </w:rPrChange>
        </w:rPr>
        <w:t xml:space="preserve">retailers do not change product price based on their short-term sales, </w:t>
      </w:r>
      <w:r w:rsidR="005E125B" w:rsidRPr="00A60A57">
        <w:rPr>
          <w:rFonts w:cs="Times New Roman"/>
          <w:color w:val="0D0D0D" w:themeColor="text1" w:themeTint="F2"/>
          <w:sz w:val="22"/>
          <w:rPrChange w:id="2487" w:author="tao huang" w:date="2017-09-17T12:05:00Z">
            <w:rPr>
              <w:rFonts w:cs="Times New Roman"/>
              <w:color w:val="000000" w:themeColor="text1"/>
              <w:szCs w:val="24"/>
            </w:rPr>
          </w:rPrChange>
        </w:rPr>
        <w:t>and</w:t>
      </w:r>
      <w:r w:rsidR="004E6DD5" w:rsidRPr="00A60A57">
        <w:rPr>
          <w:rFonts w:cs="Times New Roman"/>
          <w:color w:val="0D0D0D" w:themeColor="text1" w:themeTint="F2"/>
          <w:sz w:val="22"/>
          <w:rPrChange w:id="2488" w:author="tao huang" w:date="2017-09-17T12:05:00Z">
            <w:rPr>
              <w:rFonts w:cs="Times New Roman"/>
              <w:color w:val="000000" w:themeColor="text1"/>
              <w:szCs w:val="24"/>
            </w:rPr>
          </w:rPrChange>
        </w:rPr>
        <w:t xml:space="preserve"> we consider</w:t>
      </w:r>
      <w:r w:rsidR="00D51615" w:rsidRPr="00A60A57">
        <w:rPr>
          <w:rFonts w:cs="Times New Roman"/>
          <w:color w:val="0D0D0D" w:themeColor="text1" w:themeTint="F2"/>
          <w:sz w:val="22"/>
          <w:rPrChange w:id="2489" w:author="tao huang" w:date="2017-09-17T12:05:00Z">
            <w:rPr>
              <w:rFonts w:cs="Times New Roman"/>
              <w:color w:val="000000" w:themeColor="text1"/>
              <w:szCs w:val="24"/>
            </w:rPr>
          </w:rPrChange>
        </w:rPr>
        <w:t xml:space="preserve"> </w:t>
      </w:r>
      <m:oMath>
        <m:sSub>
          <m:sSubPr>
            <m:ctrlPr>
              <w:rPr>
                <w:rFonts w:ascii="Cambria Math" w:hAnsi="Cambria Math" w:cs="Times New Roman"/>
                <w:i/>
                <w:color w:val="0D0D0D" w:themeColor="text1" w:themeTint="F2"/>
                <w:sz w:val="22"/>
                <w:rPrChange w:id="2490"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2491" w:author="tao huang" w:date="2017-09-17T12:05:00Z">
                  <w:rPr>
                    <w:rFonts w:ascii="Cambria Math" w:hAnsi="Cambria Math" w:cs="Times New Roman"/>
                    <w:color w:val="000000" w:themeColor="text1"/>
                    <w:szCs w:val="24"/>
                  </w:rPr>
                </w:rPrChange>
              </w:rPr>
              <m:t>x</m:t>
            </m:r>
          </m:e>
          <m:sub>
            <m:r>
              <w:rPr>
                <w:rFonts w:ascii="Cambria Math" w:hAnsi="Cambria Math" w:cs="Times New Roman"/>
                <w:color w:val="0D0D0D" w:themeColor="text1" w:themeTint="F2"/>
                <w:sz w:val="22"/>
                <w:rPrChange w:id="2492" w:author="tao huang" w:date="2017-09-17T12:05:00Z">
                  <w:rPr>
                    <w:rFonts w:ascii="Cambria Math" w:hAnsi="Cambria Math" w:cs="Times New Roman"/>
                    <w:color w:val="000000" w:themeColor="text1"/>
                    <w:szCs w:val="24"/>
                  </w:rPr>
                </w:rPrChange>
              </w:rPr>
              <m:t>t</m:t>
            </m:r>
          </m:sub>
        </m:sSub>
      </m:oMath>
      <w:r w:rsidR="00D51615" w:rsidRPr="00A60A57">
        <w:rPr>
          <w:rFonts w:cs="Times New Roman"/>
          <w:color w:val="0D0D0D" w:themeColor="text1" w:themeTint="F2"/>
          <w:sz w:val="22"/>
          <w:rPrChange w:id="2493" w:author="tao huang" w:date="2017-09-17T12:05:00Z">
            <w:rPr>
              <w:rFonts w:cs="Times New Roman"/>
              <w:color w:val="000000" w:themeColor="text1"/>
              <w:szCs w:val="24"/>
            </w:rPr>
          </w:rPrChange>
        </w:rPr>
        <w:t xml:space="preserve"> </w:t>
      </w:r>
      <w:r w:rsidR="004E6DD5" w:rsidRPr="00A60A57">
        <w:rPr>
          <w:rFonts w:cs="Times New Roman"/>
          <w:color w:val="0D0D0D" w:themeColor="text1" w:themeTint="F2"/>
          <w:sz w:val="22"/>
          <w:rPrChange w:id="2494" w:author="tao huang" w:date="2017-09-17T12:05:00Z">
            <w:rPr>
              <w:rFonts w:cs="Times New Roman"/>
              <w:color w:val="000000" w:themeColor="text1"/>
              <w:szCs w:val="24"/>
            </w:rPr>
          </w:rPrChange>
        </w:rPr>
        <w:t>to be</w:t>
      </w:r>
      <w:r w:rsidR="008D0A66" w:rsidRPr="00A60A57">
        <w:rPr>
          <w:rFonts w:cs="Times New Roman"/>
          <w:color w:val="0D0D0D" w:themeColor="text1" w:themeTint="F2"/>
          <w:sz w:val="22"/>
          <w:rPrChange w:id="2495" w:author="tao huang" w:date="2017-09-17T12:05:00Z">
            <w:rPr>
              <w:rFonts w:cs="Times New Roman"/>
              <w:color w:val="000000" w:themeColor="text1"/>
              <w:szCs w:val="24"/>
            </w:rPr>
          </w:rPrChange>
        </w:rPr>
        <w:t xml:space="preserve"> </w:t>
      </w:r>
      <w:r w:rsidR="00257B79" w:rsidRPr="00A60A57">
        <w:rPr>
          <w:rFonts w:cs="Times New Roman"/>
          <w:color w:val="0D0D0D" w:themeColor="text1" w:themeTint="F2"/>
          <w:sz w:val="22"/>
          <w:rPrChange w:id="2496" w:author="tao huang" w:date="2017-09-17T12:05:00Z">
            <w:rPr>
              <w:rFonts w:cs="Times New Roman"/>
              <w:color w:val="000000" w:themeColor="text1"/>
              <w:szCs w:val="24"/>
            </w:rPr>
          </w:rPrChange>
        </w:rPr>
        <w:t>strictly exogenous</w:t>
      </w:r>
      <w:r w:rsidR="00B45C1C" w:rsidRPr="00A60A57">
        <w:rPr>
          <w:rStyle w:val="FootnoteReference"/>
          <w:rFonts w:cs="Times New Roman"/>
          <w:color w:val="0D0D0D" w:themeColor="text1" w:themeTint="F2"/>
          <w:sz w:val="22"/>
          <w:rPrChange w:id="2497" w:author="tao huang" w:date="2017-09-17T12:05:00Z">
            <w:rPr>
              <w:rStyle w:val="FootnoteReference"/>
              <w:rFonts w:cs="Times New Roman"/>
              <w:color w:val="000000" w:themeColor="text1"/>
              <w:szCs w:val="24"/>
            </w:rPr>
          </w:rPrChange>
        </w:rPr>
        <w:footnoteReference w:id="1"/>
      </w:r>
      <w:r w:rsidR="00257B79" w:rsidRPr="00A60A57">
        <w:rPr>
          <w:rFonts w:cs="Times New Roman"/>
          <w:color w:val="0D0D0D" w:themeColor="text1" w:themeTint="F2"/>
          <w:sz w:val="22"/>
          <w:rPrChange w:id="2498" w:author="tao huang" w:date="2017-09-17T12:05:00Z">
            <w:rPr>
              <w:rFonts w:cs="Times New Roman"/>
              <w:color w:val="000000" w:themeColor="text1"/>
              <w:szCs w:val="24"/>
            </w:rPr>
          </w:rPrChange>
        </w:rPr>
        <w:t xml:space="preserve">. </w:t>
      </w:r>
      <m:oMath>
        <m:sSub>
          <m:sSubPr>
            <m:ctrlPr>
              <w:rPr>
                <w:rFonts w:ascii="Cambria Math" w:hAnsi="Cambria Math" w:cs="Times New Roman"/>
                <w:i/>
                <w:color w:val="0D0D0D" w:themeColor="text1" w:themeTint="F2"/>
                <w:sz w:val="22"/>
                <w:rPrChange w:id="2499"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2500" w:author="tao huang" w:date="2017-09-17T12:05:00Z">
                  <w:rPr>
                    <w:rFonts w:ascii="Cambria Math" w:hAnsi="Cambria Math" w:cs="Times New Roman"/>
                    <w:color w:val="000000" w:themeColor="text1"/>
                    <w:szCs w:val="24"/>
                  </w:rPr>
                </w:rPrChange>
              </w:rPr>
              <m:t>β</m:t>
            </m:r>
          </m:e>
          <m:sub>
            <m:r>
              <w:rPr>
                <w:rFonts w:ascii="Cambria Math" w:hAnsi="Cambria Math" w:cs="Times New Roman"/>
                <w:color w:val="0D0D0D" w:themeColor="text1" w:themeTint="F2"/>
                <w:sz w:val="22"/>
                <w:rPrChange w:id="2501" w:author="tao huang" w:date="2017-09-17T12:05:00Z">
                  <w:rPr>
                    <w:rFonts w:ascii="Cambria Math" w:hAnsi="Cambria Math" w:cs="Times New Roman"/>
                    <w:color w:val="000000" w:themeColor="text1"/>
                    <w:szCs w:val="24"/>
                  </w:rPr>
                </w:rPrChange>
              </w:rPr>
              <m:t>1</m:t>
            </m:r>
          </m:sub>
        </m:sSub>
      </m:oMath>
      <w:r w:rsidR="00E446EB" w:rsidRPr="00A60A57">
        <w:rPr>
          <w:rFonts w:cs="Times New Roman"/>
          <w:color w:val="0D0D0D" w:themeColor="text1" w:themeTint="F2"/>
          <w:sz w:val="22"/>
          <w:rPrChange w:id="2502" w:author="tao huang" w:date="2017-09-17T12:05:00Z">
            <w:rPr>
              <w:rFonts w:cs="Times New Roman"/>
              <w:color w:val="000000" w:themeColor="text1"/>
              <w:szCs w:val="24"/>
            </w:rPr>
          </w:rPrChange>
        </w:rPr>
        <w:t xml:space="preserve"> and </w:t>
      </w:r>
      <m:oMath>
        <m:r>
          <w:rPr>
            <w:rFonts w:ascii="Cambria Math" w:hAnsi="Cambria Math" w:cs="Times New Roman"/>
            <w:color w:val="0D0D0D" w:themeColor="text1" w:themeTint="F2"/>
            <w:sz w:val="22"/>
            <w:rPrChange w:id="2503" w:author="tao huang" w:date="2017-09-17T12:05:00Z">
              <w:rPr>
                <w:rFonts w:ascii="Cambria Math" w:hAnsi="Cambria Math" w:cs="Times New Roman"/>
                <w:color w:val="000000" w:themeColor="text1"/>
                <w:szCs w:val="24"/>
              </w:rPr>
            </w:rPrChange>
          </w:rPr>
          <m:t xml:space="preserve"> </m:t>
        </m:r>
        <m:sSub>
          <m:sSubPr>
            <m:ctrlPr>
              <w:rPr>
                <w:rFonts w:ascii="Cambria Math" w:hAnsi="Cambria Math" w:cs="Times New Roman"/>
                <w:i/>
                <w:color w:val="0D0D0D" w:themeColor="text1" w:themeTint="F2"/>
                <w:sz w:val="22"/>
                <w:rPrChange w:id="2504"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2505" w:author="tao huang" w:date="2017-09-17T12:05:00Z">
                  <w:rPr>
                    <w:rFonts w:ascii="Cambria Math" w:hAnsi="Cambria Math" w:cs="Times New Roman"/>
                    <w:color w:val="000000" w:themeColor="text1"/>
                    <w:szCs w:val="24"/>
                  </w:rPr>
                </w:rPrChange>
              </w:rPr>
              <m:t>β</m:t>
            </m:r>
          </m:e>
          <m:sub>
            <m:r>
              <w:rPr>
                <w:rFonts w:ascii="Cambria Math" w:hAnsi="Cambria Math" w:cs="Times New Roman"/>
                <w:color w:val="0D0D0D" w:themeColor="text1" w:themeTint="F2"/>
                <w:sz w:val="22"/>
                <w:rPrChange w:id="2506" w:author="tao huang" w:date="2017-09-17T12:05:00Z">
                  <w:rPr>
                    <w:rFonts w:ascii="Cambria Math" w:hAnsi="Cambria Math" w:cs="Times New Roman"/>
                    <w:color w:val="000000" w:themeColor="text1"/>
                    <w:szCs w:val="24"/>
                  </w:rPr>
                </w:rPrChange>
              </w:rPr>
              <m:t>2</m:t>
            </m:r>
          </m:sub>
        </m:sSub>
      </m:oMath>
      <w:r w:rsidR="00DA6F9D" w:rsidRPr="00A60A57">
        <w:rPr>
          <w:rFonts w:cs="Times New Roman"/>
          <w:color w:val="0D0D0D" w:themeColor="text1" w:themeTint="F2"/>
          <w:sz w:val="22"/>
          <w:rPrChange w:id="2507" w:author="tao huang" w:date="2017-09-17T12:05:00Z">
            <w:rPr>
              <w:rFonts w:cs="Times New Roman"/>
              <w:color w:val="000000" w:themeColor="text1"/>
              <w:szCs w:val="24"/>
            </w:rPr>
          </w:rPrChange>
        </w:rPr>
        <w:t xml:space="preserve"> are the </w:t>
      </w:r>
      <w:r w:rsidR="00DA589D" w:rsidRPr="00A60A57">
        <w:rPr>
          <w:rFonts w:cs="Times New Roman"/>
          <w:color w:val="0D0D0D" w:themeColor="text1" w:themeTint="F2"/>
          <w:sz w:val="22"/>
          <w:rPrChange w:id="2508" w:author="tao huang" w:date="2017-09-17T12:05:00Z">
            <w:rPr>
              <w:rFonts w:cs="Times New Roman"/>
              <w:color w:val="000000" w:themeColor="text1"/>
              <w:szCs w:val="24"/>
            </w:rPr>
          </w:rPrChange>
        </w:rPr>
        <w:t xml:space="preserve">true </w:t>
      </w:r>
      <w:r w:rsidR="00DA6F9D" w:rsidRPr="00A60A57">
        <w:rPr>
          <w:rFonts w:cs="Times New Roman"/>
          <w:color w:val="0D0D0D" w:themeColor="text1" w:themeTint="F2"/>
          <w:sz w:val="22"/>
          <w:rPrChange w:id="2509" w:author="tao huang" w:date="2017-09-17T12:05:00Z">
            <w:rPr>
              <w:rFonts w:cs="Times New Roman"/>
              <w:color w:val="000000" w:themeColor="text1"/>
              <w:szCs w:val="24"/>
            </w:rPr>
          </w:rPrChange>
        </w:rPr>
        <w:t xml:space="preserve">parameters </w:t>
      </w:r>
      <w:r w:rsidR="00E446EB" w:rsidRPr="00A60A57">
        <w:rPr>
          <w:rFonts w:cs="Times New Roman"/>
          <w:color w:val="0D0D0D" w:themeColor="text1" w:themeTint="F2"/>
          <w:sz w:val="22"/>
          <w:rPrChange w:id="2510" w:author="tao huang" w:date="2017-09-17T12:05:00Z">
            <w:rPr>
              <w:rFonts w:cs="Times New Roman"/>
              <w:color w:val="000000" w:themeColor="text1"/>
              <w:szCs w:val="24"/>
            </w:rPr>
          </w:rPrChange>
        </w:rPr>
        <w:t>before and after the structural break</w:t>
      </w:r>
      <w:r w:rsidR="00993963" w:rsidRPr="00A60A57">
        <w:rPr>
          <w:rFonts w:cs="Times New Roman"/>
          <w:color w:val="0D0D0D" w:themeColor="text1" w:themeTint="F2"/>
          <w:sz w:val="22"/>
          <w:rPrChange w:id="2511" w:author="tao huang" w:date="2017-09-17T12:05:00Z">
            <w:rPr>
              <w:rFonts w:cs="Times New Roman"/>
              <w:color w:val="000000" w:themeColor="text1"/>
              <w:szCs w:val="24"/>
            </w:rPr>
          </w:rPrChange>
        </w:rPr>
        <w:t xml:space="preserve"> at week </w:t>
      </w:r>
      <m:oMath>
        <m:sSub>
          <m:sSubPr>
            <m:ctrlPr>
              <w:rPr>
                <w:rFonts w:ascii="Cambria Math" w:hAnsi="Cambria Math" w:cs="Times New Roman"/>
                <w:i/>
                <w:color w:val="0D0D0D" w:themeColor="text1" w:themeTint="F2"/>
                <w:sz w:val="22"/>
                <w:rPrChange w:id="2512"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2513" w:author="tao huang" w:date="2017-09-17T12:05:00Z">
                  <w:rPr>
                    <w:rFonts w:ascii="Cambria Math" w:hAnsi="Cambria Math" w:cs="Times New Roman"/>
                    <w:color w:val="000000" w:themeColor="text1"/>
                    <w:szCs w:val="24"/>
                  </w:rPr>
                </w:rPrChange>
              </w:rPr>
              <m:t>T</m:t>
            </m:r>
          </m:e>
          <m:sub>
            <m:r>
              <w:rPr>
                <w:rFonts w:ascii="Cambria Math" w:hAnsi="Cambria Math" w:cs="Times New Roman"/>
                <w:color w:val="0D0D0D" w:themeColor="text1" w:themeTint="F2"/>
                <w:sz w:val="22"/>
                <w:rPrChange w:id="2514" w:author="tao huang" w:date="2017-09-17T12:05:00Z">
                  <w:rPr>
                    <w:rFonts w:ascii="Cambria Math" w:hAnsi="Cambria Math" w:cs="Times New Roman"/>
                    <w:color w:val="000000" w:themeColor="text1"/>
                    <w:szCs w:val="24"/>
                  </w:rPr>
                </w:rPrChange>
              </w:rPr>
              <m:t>1</m:t>
            </m:r>
          </m:sub>
        </m:sSub>
      </m:oMath>
      <w:r w:rsidR="00E446EB" w:rsidRPr="00A60A57">
        <w:rPr>
          <w:rFonts w:cs="Times New Roman"/>
          <w:color w:val="0D0D0D" w:themeColor="text1" w:themeTint="F2"/>
          <w:sz w:val="22"/>
          <w:rPrChange w:id="2515" w:author="tao huang" w:date="2017-09-17T12:05:00Z">
            <w:rPr>
              <w:rFonts w:cs="Times New Roman"/>
              <w:color w:val="000000" w:themeColor="text1"/>
              <w:szCs w:val="24"/>
            </w:rPr>
          </w:rPrChange>
        </w:rPr>
        <w:t xml:space="preserve">. </w:t>
      </w:r>
      <m:oMath>
        <m:sSub>
          <m:sSubPr>
            <m:ctrlPr>
              <w:rPr>
                <w:rFonts w:ascii="Cambria Math" w:hAnsi="Cambria Math" w:cs="Times New Roman"/>
                <w:i/>
                <w:color w:val="0D0D0D" w:themeColor="text1" w:themeTint="F2"/>
                <w:sz w:val="22"/>
                <w:rPrChange w:id="2516"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2517" w:author="tao huang" w:date="2017-09-17T12:05:00Z">
                  <w:rPr>
                    <w:rFonts w:ascii="Cambria Math" w:hAnsi="Cambria Math" w:cs="Times New Roman"/>
                    <w:color w:val="000000" w:themeColor="text1"/>
                    <w:szCs w:val="24"/>
                  </w:rPr>
                </w:rPrChange>
              </w:rPr>
              <m:t>u</m:t>
            </m:r>
          </m:e>
          <m:sub>
            <m:r>
              <w:rPr>
                <w:rFonts w:ascii="Cambria Math" w:hAnsi="Cambria Math" w:cs="Times New Roman"/>
                <w:color w:val="0D0D0D" w:themeColor="text1" w:themeTint="F2"/>
                <w:sz w:val="22"/>
                <w:rPrChange w:id="2518" w:author="tao huang" w:date="2017-09-17T12:05:00Z">
                  <w:rPr>
                    <w:rFonts w:ascii="Cambria Math" w:hAnsi="Cambria Math" w:cs="Times New Roman"/>
                    <w:color w:val="000000" w:themeColor="text1"/>
                    <w:szCs w:val="24"/>
                  </w:rPr>
                </w:rPrChange>
              </w:rPr>
              <m:t>t</m:t>
            </m:r>
          </m:sub>
        </m:sSub>
      </m:oMath>
      <w:r w:rsidR="00E446EB" w:rsidRPr="00A60A57">
        <w:rPr>
          <w:rFonts w:cs="Times New Roman"/>
          <w:color w:val="0D0D0D" w:themeColor="text1" w:themeTint="F2"/>
          <w:sz w:val="22"/>
          <w:rPrChange w:id="2519" w:author="tao huang" w:date="2017-09-17T12:05:00Z">
            <w:rPr>
              <w:rFonts w:cs="Times New Roman"/>
              <w:color w:val="000000" w:themeColor="text1"/>
              <w:szCs w:val="24"/>
            </w:rPr>
          </w:rPrChange>
        </w:rPr>
        <w:t xml:space="preserve"> is the </w:t>
      </w:r>
      <w:r w:rsidR="002E4AEC" w:rsidRPr="00A60A57">
        <w:rPr>
          <w:rFonts w:cs="Times New Roman"/>
          <w:color w:val="0D0D0D" w:themeColor="text1" w:themeTint="F2"/>
          <w:sz w:val="22"/>
          <w:rPrChange w:id="2520" w:author="tao huang" w:date="2017-09-17T12:05:00Z">
            <w:rPr>
              <w:rFonts w:cs="Times New Roman"/>
              <w:color w:val="000000" w:themeColor="text1"/>
              <w:szCs w:val="24"/>
            </w:rPr>
          </w:rPrChange>
        </w:rPr>
        <w:t xml:space="preserve">error term. </w:t>
      </w:r>
      <m:oMath>
        <m:sSub>
          <m:sSubPr>
            <m:ctrlPr>
              <w:rPr>
                <w:rFonts w:ascii="Cambria Math" w:hAnsi="Cambria Math" w:cs="Times New Roman"/>
                <w:i/>
                <w:color w:val="0D0D0D" w:themeColor="text1" w:themeTint="F2"/>
                <w:sz w:val="22"/>
                <w:rPrChange w:id="2521"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2522" w:author="tao huang" w:date="2017-09-17T12:05:00Z">
                  <w:rPr>
                    <w:rFonts w:ascii="Cambria Math" w:hAnsi="Cambria Math" w:cs="Times New Roman"/>
                    <w:color w:val="000000" w:themeColor="text1"/>
                    <w:szCs w:val="24"/>
                  </w:rPr>
                </w:rPrChange>
              </w:rPr>
              <m:t>u</m:t>
            </m:r>
          </m:e>
          <m:sub>
            <m:r>
              <w:rPr>
                <w:rFonts w:ascii="Cambria Math" w:hAnsi="Cambria Math" w:cs="Times New Roman"/>
                <w:color w:val="0D0D0D" w:themeColor="text1" w:themeTint="F2"/>
                <w:sz w:val="22"/>
                <w:rPrChange w:id="2523" w:author="tao huang" w:date="2017-09-17T12:05:00Z">
                  <w:rPr>
                    <w:rFonts w:ascii="Cambria Math" w:hAnsi="Cambria Math" w:cs="Times New Roman"/>
                    <w:color w:val="000000" w:themeColor="text1"/>
                    <w:szCs w:val="24"/>
                  </w:rPr>
                </w:rPrChange>
              </w:rPr>
              <m:t>t</m:t>
            </m:r>
          </m:sub>
        </m:sSub>
        <m:r>
          <w:rPr>
            <w:rFonts w:ascii="Cambria Math" w:hAnsi="Cambria Math" w:cs="Times New Roman"/>
            <w:color w:val="0D0D0D" w:themeColor="text1" w:themeTint="F2"/>
            <w:sz w:val="22"/>
            <w:rPrChange w:id="2524" w:author="tao huang" w:date="2017-09-17T12:05:00Z">
              <w:rPr>
                <w:rFonts w:ascii="Cambria Math" w:hAnsi="Cambria Math" w:cs="Times New Roman"/>
                <w:color w:val="000000" w:themeColor="text1"/>
                <w:szCs w:val="24"/>
              </w:rPr>
            </w:rPrChange>
          </w:rPr>
          <m:t>~iid(0,</m:t>
        </m:r>
        <m:sSubSup>
          <m:sSubSupPr>
            <m:ctrlPr>
              <w:rPr>
                <w:rFonts w:ascii="Cambria Math" w:hAnsi="Cambria Math" w:cs="Times New Roman"/>
                <w:i/>
                <w:color w:val="0D0D0D" w:themeColor="text1" w:themeTint="F2"/>
                <w:sz w:val="22"/>
                <w:rPrChange w:id="2525" w:author="tao huang" w:date="2017-09-17T12:05:00Z">
                  <w:rPr>
                    <w:rFonts w:ascii="Cambria Math" w:hAnsi="Cambria Math" w:cs="Times New Roman"/>
                    <w:i/>
                    <w:color w:val="385623" w:themeColor="accent6" w:themeShade="80"/>
                    <w:sz w:val="22"/>
                  </w:rPr>
                </w:rPrChange>
              </w:rPr>
            </m:ctrlPr>
          </m:sSubSupPr>
          <m:e>
            <m:r>
              <w:rPr>
                <w:rFonts w:ascii="Cambria Math" w:hAnsi="Cambria Math" w:cs="Times New Roman"/>
                <w:color w:val="0D0D0D" w:themeColor="text1" w:themeTint="F2"/>
                <w:sz w:val="22"/>
                <w:rPrChange w:id="2526" w:author="tao huang" w:date="2017-09-17T12:05:00Z">
                  <w:rPr>
                    <w:rFonts w:ascii="Cambria Math" w:hAnsi="Cambria Math" w:cs="Times New Roman"/>
                    <w:color w:val="000000" w:themeColor="text1"/>
                    <w:szCs w:val="24"/>
                  </w:rPr>
                </w:rPrChange>
              </w:rPr>
              <m:t>σ</m:t>
            </m:r>
          </m:e>
          <m:sub>
            <m:r>
              <w:rPr>
                <w:rFonts w:ascii="Cambria Math" w:hAnsi="Cambria Math" w:cs="Times New Roman"/>
                <w:color w:val="0D0D0D" w:themeColor="text1" w:themeTint="F2"/>
                <w:sz w:val="22"/>
                <w:rPrChange w:id="2527" w:author="tao huang" w:date="2017-09-17T12:05:00Z">
                  <w:rPr>
                    <w:rFonts w:ascii="Cambria Math" w:hAnsi="Cambria Math" w:cs="Times New Roman"/>
                    <w:color w:val="000000" w:themeColor="text1"/>
                    <w:szCs w:val="24"/>
                  </w:rPr>
                </w:rPrChange>
              </w:rPr>
              <m:t>1</m:t>
            </m:r>
          </m:sub>
          <m:sup>
            <m:r>
              <w:rPr>
                <w:rFonts w:ascii="Cambria Math" w:hAnsi="Cambria Math" w:cs="Times New Roman"/>
                <w:color w:val="0D0D0D" w:themeColor="text1" w:themeTint="F2"/>
                <w:sz w:val="22"/>
                <w:rPrChange w:id="2528" w:author="tao huang" w:date="2017-09-17T12:05:00Z">
                  <w:rPr>
                    <w:rFonts w:ascii="Cambria Math" w:hAnsi="Cambria Math" w:cs="Times New Roman"/>
                    <w:color w:val="000000" w:themeColor="text1"/>
                    <w:szCs w:val="24"/>
                  </w:rPr>
                </w:rPrChange>
              </w:rPr>
              <m:t>2</m:t>
            </m:r>
          </m:sup>
        </m:sSubSup>
        <m:r>
          <w:rPr>
            <w:rFonts w:ascii="Cambria Math" w:hAnsi="Cambria Math" w:cs="Times New Roman"/>
            <w:color w:val="0D0D0D" w:themeColor="text1" w:themeTint="F2"/>
            <w:sz w:val="22"/>
            <w:rPrChange w:id="2529" w:author="tao huang" w:date="2017-09-17T12:05:00Z">
              <w:rPr>
                <w:rFonts w:ascii="Cambria Math" w:hAnsi="Cambria Math" w:cs="Times New Roman"/>
                <w:color w:val="000000" w:themeColor="text1"/>
                <w:szCs w:val="24"/>
              </w:rPr>
            </w:rPrChange>
          </w:rPr>
          <m:t>)</m:t>
        </m:r>
      </m:oMath>
      <w:r w:rsidR="008D0A66" w:rsidRPr="00A60A57">
        <w:rPr>
          <w:rFonts w:cs="Times New Roman"/>
          <w:color w:val="0D0D0D" w:themeColor="text1" w:themeTint="F2"/>
          <w:sz w:val="22"/>
          <w:rPrChange w:id="2530" w:author="tao huang" w:date="2017-09-17T12:05:00Z">
            <w:rPr>
              <w:rFonts w:cs="Times New Roman"/>
              <w:color w:val="000000" w:themeColor="text1"/>
              <w:szCs w:val="24"/>
            </w:rPr>
          </w:rPrChange>
        </w:rPr>
        <w:t xml:space="preserve"> when </w:t>
      </w:r>
      <m:oMath>
        <m:r>
          <w:rPr>
            <w:rFonts w:ascii="Cambria Math" w:hAnsi="Cambria Math" w:cs="Times New Roman"/>
            <w:color w:val="0D0D0D" w:themeColor="text1" w:themeTint="F2"/>
            <w:sz w:val="22"/>
            <w:rPrChange w:id="2531" w:author="tao huang" w:date="2017-09-17T12:05:00Z">
              <w:rPr>
                <w:rFonts w:ascii="Cambria Math" w:hAnsi="Cambria Math" w:cs="Times New Roman"/>
                <w:color w:val="000000" w:themeColor="text1"/>
                <w:szCs w:val="24"/>
              </w:rPr>
            </w:rPrChange>
          </w:rPr>
          <m:t>t</m:t>
        </m:r>
        <m:r>
          <w:rPr>
            <w:rFonts w:ascii="Cambria Math" w:hAnsi="Cambria Math" w:cs="Times New Roman" w:hint="eastAsia"/>
            <w:color w:val="0D0D0D" w:themeColor="text1" w:themeTint="F2"/>
            <w:sz w:val="22"/>
            <w:rPrChange w:id="2532" w:author="tao huang" w:date="2017-09-17T12:05:00Z">
              <w:rPr>
                <w:rFonts w:ascii="Cambria Math" w:hAnsi="Cambria Math" w:cs="Times New Roman" w:hint="eastAsia"/>
                <w:color w:val="000000" w:themeColor="text1"/>
                <w:szCs w:val="24"/>
              </w:rPr>
            </w:rPrChange>
          </w:rPr>
          <m:t>≤</m:t>
        </m:r>
        <m:sSub>
          <m:sSubPr>
            <m:ctrlPr>
              <w:rPr>
                <w:rFonts w:ascii="Cambria Math" w:hAnsi="Cambria Math" w:cs="Times New Roman"/>
                <w:i/>
                <w:color w:val="0D0D0D" w:themeColor="text1" w:themeTint="F2"/>
                <w:sz w:val="22"/>
                <w:rPrChange w:id="2533"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2534" w:author="tao huang" w:date="2017-09-17T12:05:00Z">
                  <w:rPr>
                    <w:rFonts w:ascii="Cambria Math" w:hAnsi="Cambria Math" w:cs="Times New Roman"/>
                    <w:color w:val="000000" w:themeColor="text1"/>
                    <w:szCs w:val="24"/>
                  </w:rPr>
                </w:rPrChange>
              </w:rPr>
              <m:t>T</m:t>
            </m:r>
          </m:e>
          <m:sub>
            <m:r>
              <w:rPr>
                <w:rFonts w:ascii="Cambria Math" w:hAnsi="Cambria Math" w:cs="Times New Roman"/>
                <w:color w:val="0D0D0D" w:themeColor="text1" w:themeTint="F2"/>
                <w:sz w:val="22"/>
                <w:rPrChange w:id="2535" w:author="tao huang" w:date="2017-09-17T12:05:00Z">
                  <w:rPr>
                    <w:rFonts w:ascii="Cambria Math" w:hAnsi="Cambria Math" w:cs="Times New Roman"/>
                    <w:color w:val="000000" w:themeColor="text1"/>
                    <w:szCs w:val="24"/>
                  </w:rPr>
                </w:rPrChange>
              </w:rPr>
              <m:t>1</m:t>
            </m:r>
          </m:sub>
        </m:sSub>
      </m:oMath>
      <w:r w:rsidR="00793CB0" w:rsidRPr="00A60A57">
        <w:rPr>
          <w:rFonts w:cs="Times New Roman"/>
          <w:color w:val="0D0D0D" w:themeColor="text1" w:themeTint="F2"/>
          <w:sz w:val="22"/>
          <w:rPrChange w:id="2536" w:author="tao huang" w:date="2017-09-17T12:05:00Z">
            <w:rPr>
              <w:rFonts w:cs="Times New Roman"/>
              <w:color w:val="000000" w:themeColor="text1"/>
              <w:szCs w:val="24"/>
            </w:rPr>
          </w:rPrChange>
        </w:rPr>
        <w:t xml:space="preserve"> </w:t>
      </w:r>
      <w:r w:rsidR="008D0A66" w:rsidRPr="00A60A57">
        <w:rPr>
          <w:rFonts w:cs="Times New Roman"/>
          <w:color w:val="0D0D0D" w:themeColor="text1" w:themeTint="F2"/>
          <w:sz w:val="22"/>
          <w:rPrChange w:id="2537" w:author="tao huang" w:date="2017-09-17T12:05:00Z">
            <w:rPr>
              <w:rFonts w:cs="Times New Roman"/>
              <w:color w:val="000000" w:themeColor="text1"/>
              <w:szCs w:val="24"/>
            </w:rPr>
          </w:rPrChange>
        </w:rPr>
        <w:t xml:space="preserve">and </w:t>
      </w:r>
      <m:oMath>
        <m:sSub>
          <m:sSubPr>
            <m:ctrlPr>
              <w:rPr>
                <w:rFonts w:ascii="Cambria Math" w:hAnsi="Cambria Math" w:cs="Times New Roman"/>
                <w:i/>
                <w:color w:val="0D0D0D" w:themeColor="text1" w:themeTint="F2"/>
                <w:sz w:val="22"/>
                <w:rPrChange w:id="2538"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2539" w:author="tao huang" w:date="2017-09-17T12:05:00Z">
                  <w:rPr>
                    <w:rFonts w:ascii="Cambria Math" w:hAnsi="Cambria Math" w:cs="Times New Roman"/>
                    <w:color w:val="000000" w:themeColor="text1"/>
                    <w:szCs w:val="24"/>
                  </w:rPr>
                </w:rPrChange>
              </w:rPr>
              <m:t>u</m:t>
            </m:r>
          </m:e>
          <m:sub>
            <m:r>
              <w:rPr>
                <w:rFonts w:ascii="Cambria Math" w:hAnsi="Cambria Math" w:cs="Times New Roman"/>
                <w:color w:val="0D0D0D" w:themeColor="text1" w:themeTint="F2"/>
                <w:sz w:val="22"/>
                <w:rPrChange w:id="2540" w:author="tao huang" w:date="2017-09-17T12:05:00Z">
                  <w:rPr>
                    <w:rFonts w:ascii="Cambria Math" w:hAnsi="Cambria Math" w:cs="Times New Roman"/>
                    <w:color w:val="000000" w:themeColor="text1"/>
                    <w:szCs w:val="24"/>
                  </w:rPr>
                </w:rPrChange>
              </w:rPr>
              <m:t>t</m:t>
            </m:r>
          </m:sub>
        </m:sSub>
        <m:r>
          <w:rPr>
            <w:rFonts w:ascii="Cambria Math" w:hAnsi="Cambria Math" w:cs="Times New Roman"/>
            <w:color w:val="0D0D0D" w:themeColor="text1" w:themeTint="F2"/>
            <w:sz w:val="22"/>
            <w:rPrChange w:id="2541" w:author="tao huang" w:date="2017-09-17T12:05:00Z">
              <w:rPr>
                <w:rFonts w:ascii="Cambria Math" w:hAnsi="Cambria Math" w:cs="Times New Roman"/>
                <w:color w:val="000000" w:themeColor="text1"/>
                <w:szCs w:val="24"/>
              </w:rPr>
            </w:rPrChange>
          </w:rPr>
          <m:t>~iid(0,</m:t>
        </m:r>
        <m:sSubSup>
          <m:sSubSupPr>
            <m:ctrlPr>
              <w:rPr>
                <w:rFonts w:ascii="Cambria Math" w:hAnsi="Cambria Math" w:cs="Times New Roman"/>
                <w:i/>
                <w:color w:val="0D0D0D" w:themeColor="text1" w:themeTint="F2"/>
                <w:sz w:val="22"/>
                <w:rPrChange w:id="2542" w:author="tao huang" w:date="2017-09-17T12:05:00Z">
                  <w:rPr>
                    <w:rFonts w:ascii="Cambria Math" w:hAnsi="Cambria Math" w:cs="Times New Roman"/>
                    <w:i/>
                    <w:color w:val="385623" w:themeColor="accent6" w:themeShade="80"/>
                    <w:sz w:val="22"/>
                  </w:rPr>
                </w:rPrChange>
              </w:rPr>
            </m:ctrlPr>
          </m:sSubSupPr>
          <m:e>
            <m:r>
              <w:rPr>
                <w:rFonts w:ascii="Cambria Math" w:hAnsi="Cambria Math" w:cs="Times New Roman"/>
                <w:color w:val="0D0D0D" w:themeColor="text1" w:themeTint="F2"/>
                <w:sz w:val="22"/>
                <w:rPrChange w:id="2543" w:author="tao huang" w:date="2017-09-17T12:05:00Z">
                  <w:rPr>
                    <w:rFonts w:ascii="Cambria Math" w:hAnsi="Cambria Math" w:cs="Times New Roman"/>
                    <w:color w:val="000000" w:themeColor="text1"/>
                    <w:szCs w:val="24"/>
                  </w:rPr>
                </w:rPrChange>
              </w:rPr>
              <m:t>σ</m:t>
            </m:r>
          </m:e>
          <m:sub>
            <m:r>
              <w:rPr>
                <w:rFonts w:ascii="Cambria Math" w:hAnsi="Cambria Math" w:cs="Times New Roman"/>
                <w:color w:val="0D0D0D" w:themeColor="text1" w:themeTint="F2"/>
                <w:sz w:val="22"/>
                <w:rPrChange w:id="2544" w:author="tao huang" w:date="2017-09-17T12:05:00Z">
                  <w:rPr>
                    <w:rFonts w:ascii="Cambria Math" w:hAnsi="Cambria Math" w:cs="Times New Roman"/>
                    <w:color w:val="000000" w:themeColor="text1"/>
                    <w:szCs w:val="24"/>
                  </w:rPr>
                </w:rPrChange>
              </w:rPr>
              <m:t>2</m:t>
            </m:r>
          </m:sub>
          <m:sup>
            <m:r>
              <w:rPr>
                <w:rFonts w:ascii="Cambria Math" w:hAnsi="Cambria Math" w:cs="Times New Roman"/>
                <w:color w:val="0D0D0D" w:themeColor="text1" w:themeTint="F2"/>
                <w:sz w:val="22"/>
                <w:rPrChange w:id="2545" w:author="tao huang" w:date="2017-09-17T12:05:00Z">
                  <w:rPr>
                    <w:rFonts w:ascii="Cambria Math" w:hAnsi="Cambria Math" w:cs="Times New Roman"/>
                    <w:color w:val="000000" w:themeColor="text1"/>
                    <w:szCs w:val="24"/>
                  </w:rPr>
                </w:rPrChange>
              </w:rPr>
              <m:t>2</m:t>
            </m:r>
          </m:sup>
        </m:sSubSup>
        <m:r>
          <w:rPr>
            <w:rFonts w:ascii="Cambria Math" w:hAnsi="Cambria Math" w:cs="Times New Roman"/>
            <w:color w:val="0D0D0D" w:themeColor="text1" w:themeTint="F2"/>
            <w:sz w:val="22"/>
            <w:rPrChange w:id="2546" w:author="tao huang" w:date="2017-09-17T12:05:00Z">
              <w:rPr>
                <w:rFonts w:ascii="Cambria Math" w:hAnsi="Cambria Math" w:cs="Times New Roman"/>
                <w:color w:val="000000" w:themeColor="text1"/>
                <w:szCs w:val="24"/>
              </w:rPr>
            </w:rPrChange>
          </w:rPr>
          <m:t>)</m:t>
        </m:r>
      </m:oMath>
      <w:r w:rsidR="008D0A66" w:rsidRPr="00A60A57">
        <w:rPr>
          <w:rFonts w:cs="Times New Roman"/>
          <w:color w:val="0D0D0D" w:themeColor="text1" w:themeTint="F2"/>
          <w:sz w:val="22"/>
          <w:rPrChange w:id="2547" w:author="tao huang" w:date="2017-09-17T12:05:00Z">
            <w:rPr>
              <w:rFonts w:cs="Times New Roman"/>
              <w:color w:val="000000" w:themeColor="text1"/>
              <w:szCs w:val="24"/>
            </w:rPr>
          </w:rPrChange>
        </w:rPr>
        <w:t xml:space="preserve"> when</w:t>
      </w:r>
      <w:r w:rsidR="00793CB0" w:rsidRPr="00A60A57">
        <w:rPr>
          <w:rFonts w:cs="Times New Roman"/>
          <w:color w:val="0D0D0D" w:themeColor="text1" w:themeTint="F2"/>
          <w:sz w:val="22"/>
          <w:rPrChange w:id="2548" w:author="tao huang" w:date="2017-09-17T12:05:00Z">
            <w:rPr>
              <w:rFonts w:cs="Times New Roman"/>
              <w:color w:val="000000" w:themeColor="text1"/>
              <w:szCs w:val="24"/>
            </w:rPr>
          </w:rPrChange>
        </w:rPr>
        <w:t xml:space="preserve"> </w:t>
      </w:r>
      <m:oMath>
        <m:r>
          <w:rPr>
            <w:rFonts w:ascii="Cambria Math" w:hAnsi="Cambria Math" w:cs="Times New Roman"/>
            <w:color w:val="0D0D0D" w:themeColor="text1" w:themeTint="F2"/>
            <w:sz w:val="22"/>
            <w:rPrChange w:id="2549" w:author="tao huang" w:date="2017-09-17T12:05:00Z">
              <w:rPr>
                <w:rFonts w:ascii="Cambria Math" w:hAnsi="Cambria Math" w:cs="Times New Roman"/>
                <w:color w:val="000000" w:themeColor="text1"/>
                <w:szCs w:val="24"/>
              </w:rPr>
            </w:rPrChange>
          </w:rPr>
          <m:t>t&gt;</m:t>
        </m:r>
        <m:sSub>
          <m:sSubPr>
            <m:ctrlPr>
              <w:rPr>
                <w:rFonts w:ascii="Cambria Math" w:hAnsi="Cambria Math" w:cs="Times New Roman"/>
                <w:i/>
                <w:color w:val="0D0D0D" w:themeColor="text1" w:themeTint="F2"/>
                <w:sz w:val="22"/>
                <w:rPrChange w:id="2550"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2551" w:author="tao huang" w:date="2017-09-17T12:05:00Z">
                  <w:rPr>
                    <w:rFonts w:ascii="Cambria Math" w:hAnsi="Cambria Math" w:cs="Times New Roman"/>
                    <w:color w:val="000000" w:themeColor="text1"/>
                    <w:szCs w:val="24"/>
                  </w:rPr>
                </w:rPrChange>
              </w:rPr>
              <m:t>T</m:t>
            </m:r>
          </m:e>
          <m:sub>
            <m:r>
              <w:rPr>
                <w:rFonts w:ascii="Cambria Math" w:hAnsi="Cambria Math" w:cs="Times New Roman"/>
                <w:color w:val="0D0D0D" w:themeColor="text1" w:themeTint="F2"/>
                <w:sz w:val="22"/>
                <w:rPrChange w:id="2552" w:author="tao huang" w:date="2017-09-17T12:05:00Z">
                  <w:rPr>
                    <w:rFonts w:ascii="Cambria Math" w:hAnsi="Cambria Math" w:cs="Times New Roman"/>
                    <w:color w:val="000000" w:themeColor="text1"/>
                    <w:szCs w:val="24"/>
                  </w:rPr>
                </w:rPrChange>
              </w:rPr>
              <m:t>1</m:t>
            </m:r>
          </m:sub>
        </m:sSub>
      </m:oMath>
      <w:r w:rsidR="00D96FCF" w:rsidRPr="00A60A57">
        <w:rPr>
          <w:rFonts w:cs="Times New Roman"/>
          <w:color w:val="0D0D0D" w:themeColor="text1" w:themeTint="F2"/>
          <w:sz w:val="22"/>
          <w:rPrChange w:id="2553" w:author="tao huang" w:date="2017-09-17T12:05:00Z">
            <w:rPr>
              <w:rFonts w:cs="Times New Roman"/>
              <w:color w:val="000000" w:themeColor="text1"/>
              <w:szCs w:val="24"/>
            </w:rPr>
          </w:rPrChange>
        </w:rPr>
        <w:t xml:space="preserve">. </w:t>
      </w:r>
    </w:p>
    <w:p w14:paraId="65848B2B" w14:textId="76260A86" w:rsidR="007E4A31" w:rsidRPr="00A60A57" w:rsidRDefault="00263139">
      <w:pPr>
        <w:spacing w:after="0" w:line="360" w:lineRule="auto"/>
        <w:rPr>
          <w:rFonts w:cs="Times New Roman"/>
          <w:color w:val="0D0D0D" w:themeColor="text1" w:themeTint="F2"/>
          <w:sz w:val="22"/>
          <w:rPrChange w:id="2554" w:author="tao huang" w:date="2017-09-17T12:05:00Z">
            <w:rPr>
              <w:rFonts w:cs="Times New Roman"/>
              <w:color w:val="000000" w:themeColor="text1"/>
              <w:szCs w:val="24"/>
            </w:rPr>
          </w:rPrChange>
        </w:rPr>
      </w:pPr>
      <w:r w:rsidRPr="00A60A57">
        <w:rPr>
          <w:rFonts w:cs="Times New Roman"/>
          <w:color w:val="0D0D0D" w:themeColor="text1" w:themeTint="F2"/>
          <w:sz w:val="22"/>
          <w:rPrChange w:id="2555" w:author="tao huang" w:date="2017-09-17T12:05:00Z">
            <w:rPr>
              <w:rFonts w:cs="Times New Roman"/>
              <w:color w:val="000000" w:themeColor="text1"/>
              <w:szCs w:val="24"/>
            </w:rPr>
          </w:rPrChange>
        </w:rPr>
        <w:t>W</w:t>
      </w:r>
      <w:r w:rsidR="001374AB" w:rsidRPr="00A60A57">
        <w:rPr>
          <w:rFonts w:cs="Times New Roman"/>
          <w:color w:val="0D0D0D" w:themeColor="text1" w:themeTint="F2"/>
          <w:sz w:val="22"/>
          <w:rPrChange w:id="2556" w:author="tao huang" w:date="2017-09-17T12:05:00Z">
            <w:rPr>
              <w:rFonts w:cs="Times New Roman"/>
              <w:color w:val="000000" w:themeColor="text1"/>
              <w:szCs w:val="24"/>
            </w:rPr>
          </w:rPrChange>
        </w:rPr>
        <w:t xml:space="preserve">e </w:t>
      </w:r>
      <w:r w:rsidRPr="00A60A57">
        <w:rPr>
          <w:rFonts w:cs="Times New Roman"/>
          <w:color w:val="0D0D0D" w:themeColor="text1" w:themeTint="F2"/>
          <w:sz w:val="22"/>
          <w:rPrChange w:id="2557" w:author="tao huang" w:date="2017-09-17T12:05:00Z">
            <w:rPr>
              <w:rFonts w:cs="Times New Roman"/>
              <w:color w:val="000000" w:themeColor="text1"/>
              <w:szCs w:val="24"/>
            </w:rPr>
          </w:rPrChange>
        </w:rPr>
        <w:t xml:space="preserve">may estimate a </w:t>
      </w:r>
      <w:r w:rsidR="001374AB" w:rsidRPr="00A60A57">
        <w:rPr>
          <w:rFonts w:cs="Times New Roman"/>
          <w:color w:val="0D0D0D" w:themeColor="text1" w:themeTint="F2"/>
          <w:sz w:val="22"/>
          <w:rPrChange w:id="2558" w:author="tao huang" w:date="2017-09-17T12:05:00Z">
            <w:rPr>
              <w:rFonts w:cs="Times New Roman"/>
              <w:color w:val="000000" w:themeColor="text1"/>
              <w:szCs w:val="24"/>
            </w:rPr>
          </w:rPrChange>
        </w:rPr>
        <w:t xml:space="preserve">model </w:t>
      </w:r>
      <w:r w:rsidR="008F2D8B" w:rsidRPr="00A60A57">
        <w:rPr>
          <w:rFonts w:cs="Times New Roman"/>
          <w:color w:val="0D0D0D" w:themeColor="text1" w:themeTint="F2"/>
          <w:sz w:val="22"/>
          <w:rPrChange w:id="2559" w:author="tao huang" w:date="2017-09-17T12:05:00Z">
            <w:rPr>
              <w:rFonts w:cs="Times New Roman"/>
              <w:color w:val="000000" w:themeColor="text1"/>
              <w:szCs w:val="24"/>
            </w:rPr>
          </w:rPrChange>
        </w:rPr>
        <w:t xml:space="preserve">with a functional form </w:t>
      </w:r>
      <w:r w:rsidR="002E4AEC" w:rsidRPr="00A60A57">
        <w:rPr>
          <w:rFonts w:cs="Times New Roman"/>
          <w:color w:val="0D0D0D" w:themeColor="text1" w:themeTint="F2"/>
          <w:sz w:val="22"/>
          <w:rPrChange w:id="2560" w:author="tao huang" w:date="2017-09-17T12:05:00Z">
            <w:rPr>
              <w:rFonts w:cs="Times New Roman"/>
              <w:color w:val="000000" w:themeColor="text1"/>
              <w:szCs w:val="24"/>
            </w:rPr>
          </w:rPrChange>
        </w:rPr>
        <w:t xml:space="preserve">which is </w:t>
      </w:r>
      <w:r w:rsidR="008F2D8B" w:rsidRPr="00A60A57">
        <w:rPr>
          <w:rFonts w:cs="Times New Roman"/>
          <w:color w:val="0D0D0D" w:themeColor="text1" w:themeTint="F2"/>
          <w:sz w:val="22"/>
          <w:rPrChange w:id="2561" w:author="tao huang" w:date="2017-09-17T12:05:00Z">
            <w:rPr>
              <w:rFonts w:cs="Times New Roman"/>
              <w:color w:val="000000" w:themeColor="text1"/>
              <w:szCs w:val="24"/>
            </w:rPr>
          </w:rPrChange>
        </w:rPr>
        <w:t>c</w:t>
      </w:r>
      <w:r w:rsidR="001374AB" w:rsidRPr="00A60A57">
        <w:rPr>
          <w:rFonts w:cs="Times New Roman"/>
          <w:color w:val="0D0D0D" w:themeColor="text1" w:themeTint="F2"/>
          <w:sz w:val="22"/>
          <w:rPrChange w:id="2562" w:author="tao huang" w:date="2017-09-17T12:05:00Z">
            <w:rPr>
              <w:rFonts w:cs="Times New Roman"/>
              <w:color w:val="000000" w:themeColor="text1"/>
              <w:szCs w:val="24"/>
            </w:rPr>
          </w:rPrChange>
        </w:rPr>
        <w:t xml:space="preserve">ongruent with the demand (e.g., </w:t>
      </w:r>
      <m:oMath>
        <m:sSub>
          <m:sSubPr>
            <m:ctrlPr>
              <w:rPr>
                <w:rFonts w:ascii="Cambria Math" w:hAnsi="Cambria Math" w:cs="Times New Roman"/>
                <w:i/>
                <w:color w:val="0D0D0D" w:themeColor="text1" w:themeTint="F2"/>
                <w:sz w:val="22"/>
                <w:rPrChange w:id="2563" w:author="tao huang" w:date="2017-09-17T12:05:00Z">
                  <w:rPr>
                    <w:rFonts w:ascii="Cambria Math" w:hAnsi="Cambria Math" w:cs="Times New Roman"/>
                    <w:i/>
                    <w:color w:val="385623" w:themeColor="accent6" w:themeShade="80"/>
                    <w:sz w:val="22"/>
                  </w:rPr>
                </w:rPrChange>
              </w:rPr>
            </m:ctrlPr>
          </m:sSubPr>
          <m:e>
            <m:acc>
              <m:accPr>
                <m:ctrlPr>
                  <w:rPr>
                    <w:rFonts w:ascii="Cambria Math" w:hAnsi="Cambria Math" w:cs="Times New Roman"/>
                    <w:i/>
                    <w:color w:val="0D0D0D" w:themeColor="text1" w:themeTint="F2"/>
                    <w:sz w:val="22"/>
                    <w:rPrChange w:id="2564" w:author="tao huang" w:date="2017-09-17T12:05:00Z">
                      <w:rPr>
                        <w:rFonts w:ascii="Cambria Math" w:hAnsi="Cambria Math" w:cs="Times New Roman"/>
                        <w:i/>
                        <w:color w:val="385623" w:themeColor="accent6" w:themeShade="80"/>
                        <w:sz w:val="22"/>
                      </w:rPr>
                    </w:rPrChange>
                  </w:rPr>
                </m:ctrlPr>
              </m:accPr>
              <m:e>
                <m:r>
                  <w:rPr>
                    <w:rFonts w:ascii="Cambria Math" w:hAnsi="Cambria Math" w:cs="Times New Roman"/>
                    <w:color w:val="0D0D0D" w:themeColor="text1" w:themeTint="F2"/>
                    <w:sz w:val="22"/>
                    <w:rPrChange w:id="2565" w:author="tao huang" w:date="2017-09-17T12:05:00Z">
                      <w:rPr>
                        <w:rFonts w:ascii="Cambria Math" w:hAnsi="Cambria Math" w:cs="Times New Roman"/>
                        <w:color w:val="000000" w:themeColor="text1"/>
                        <w:szCs w:val="24"/>
                      </w:rPr>
                    </w:rPrChange>
                  </w:rPr>
                  <m:t>y</m:t>
                </m:r>
              </m:e>
            </m:acc>
          </m:e>
          <m:sub>
            <m:r>
              <w:rPr>
                <w:rFonts w:ascii="Cambria Math" w:hAnsi="Cambria Math" w:cs="Times New Roman"/>
                <w:color w:val="0D0D0D" w:themeColor="text1" w:themeTint="F2"/>
                <w:sz w:val="22"/>
                <w:rPrChange w:id="2566" w:author="tao huang" w:date="2017-09-17T12:05:00Z">
                  <w:rPr>
                    <w:rFonts w:ascii="Cambria Math" w:hAnsi="Cambria Math" w:cs="Times New Roman"/>
                    <w:color w:val="000000" w:themeColor="text1"/>
                    <w:szCs w:val="24"/>
                  </w:rPr>
                </w:rPrChange>
              </w:rPr>
              <m:t>t</m:t>
            </m:r>
          </m:sub>
        </m:sSub>
        <m:r>
          <w:rPr>
            <w:rFonts w:ascii="Cambria Math" w:hAnsi="Cambria Math" w:cs="Times New Roman"/>
            <w:color w:val="0D0D0D" w:themeColor="text1" w:themeTint="F2"/>
            <w:sz w:val="22"/>
            <w:rPrChange w:id="2567" w:author="tao huang" w:date="2017-09-17T12:05:00Z">
              <w:rPr>
                <w:rFonts w:ascii="Cambria Math" w:hAnsi="Cambria Math" w:cs="Times New Roman"/>
                <w:color w:val="000000" w:themeColor="text1"/>
                <w:szCs w:val="24"/>
              </w:rPr>
            </w:rPrChange>
          </w:rPr>
          <m:t>=</m:t>
        </m:r>
        <m:acc>
          <m:accPr>
            <m:ctrlPr>
              <w:rPr>
                <w:rFonts w:ascii="Cambria Math" w:hAnsi="Cambria Math" w:cs="Times New Roman"/>
                <w:i/>
                <w:color w:val="0D0D0D" w:themeColor="text1" w:themeTint="F2"/>
                <w:sz w:val="22"/>
                <w:rPrChange w:id="2568" w:author="tao huang" w:date="2017-09-17T12:05:00Z">
                  <w:rPr>
                    <w:rFonts w:ascii="Cambria Math" w:hAnsi="Cambria Math" w:cs="Times New Roman"/>
                    <w:i/>
                    <w:color w:val="385623" w:themeColor="accent6" w:themeShade="80"/>
                    <w:sz w:val="22"/>
                  </w:rPr>
                </w:rPrChange>
              </w:rPr>
            </m:ctrlPr>
          </m:accPr>
          <m:e>
            <m:r>
              <w:rPr>
                <w:rFonts w:ascii="Cambria Math" w:hAnsi="Cambria Math" w:cs="Times New Roman"/>
                <w:color w:val="0D0D0D" w:themeColor="text1" w:themeTint="F2"/>
                <w:sz w:val="22"/>
                <w:rPrChange w:id="2569" w:author="tao huang" w:date="2017-09-17T12:05:00Z">
                  <w:rPr>
                    <w:rFonts w:ascii="Cambria Math" w:hAnsi="Cambria Math" w:cs="Times New Roman"/>
                    <w:color w:val="000000" w:themeColor="text1"/>
                    <w:szCs w:val="24"/>
                  </w:rPr>
                </w:rPrChange>
              </w:rPr>
              <m:t>β</m:t>
            </m:r>
          </m:e>
        </m:acc>
        <m:sSub>
          <m:sSubPr>
            <m:ctrlPr>
              <w:rPr>
                <w:rFonts w:ascii="Cambria Math" w:hAnsi="Cambria Math" w:cs="Times New Roman"/>
                <w:i/>
                <w:color w:val="0D0D0D" w:themeColor="text1" w:themeTint="F2"/>
                <w:sz w:val="22"/>
                <w:rPrChange w:id="2570"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2571" w:author="tao huang" w:date="2017-09-17T12:05:00Z">
                  <w:rPr>
                    <w:rFonts w:ascii="Cambria Math" w:hAnsi="Cambria Math" w:cs="Times New Roman"/>
                    <w:color w:val="000000" w:themeColor="text1"/>
                    <w:szCs w:val="24"/>
                  </w:rPr>
                </w:rPrChange>
              </w:rPr>
              <m:t>x</m:t>
            </m:r>
          </m:e>
          <m:sub>
            <m:r>
              <w:rPr>
                <w:rFonts w:ascii="Cambria Math" w:hAnsi="Cambria Math" w:cs="Times New Roman"/>
                <w:color w:val="0D0D0D" w:themeColor="text1" w:themeTint="F2"/>
                <w:sz w:val="22"/>
                <w:rPrChange w:id="2572" w:author="tao huang" w:date="2017-09-17T12:05:00Z">
                  <w:rPr>
                    <w:rFonts w:ascii="Cambria Math" w:hAnsi="Cambria Math" w:cs="Times New Roman"/>
                    <w:color w:val="000000" w:themeColor="text1"/>
                    <w:szCs w:val="24"/>
                  </w:rPr>
                </w:rPrChange>
              </w:rPr>
              <m:t>t</m:t>
            </m:r>
          </m:sub>
        </m:sSub>
        <m:r>
          <w:rPr>
            <w:rFonts w:ascii="Cambria Math" w:hAnsi="Cambria Math" w:cs="Times New Roman"/>
            <w:color w:val="0D0D0D" w:themeColor="text1" w:themeTint="F2"/>
            <w:sz w:val="22"/>
            <w:rPrChange w:id="2573" w:author="tao huang" w:date="2017-09-17T12:05:00Z">
              <w:rPr>
                <w:rFonts w:ascii="Cambria Math" w:hAnsi="Cambria Math" w:cs="Times New Roman"/>
                <w:color w:val="000000" w:themeColor="text1"/>
                <w:szCs w:val="24"/>
              </w:rPr>
            </w:rPrChange>
          </w:rPr>
          <m:t>+</m:t>
        </m:r>
        <m:sSub>
          <m:sSubPr>
            <m:ctrlPr>
              <w:rPr>
                <w:rFonts w:ascii="Cambria Math" w:hAnsi="Cambria Math" w:cs="Times New Roman"/>
                <w:i/>
                <w:color w:val="0D0D0D" w:themeColor="text1" w:themeTint="F2"/>
                <w:sz w:val="22"/>
                <w:rPrChange w:id="2574"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2575" w:author="tao huang" w:date="2017-09-17T12:05:00Z">
                  <w:rPr>
                    <w:rFonts w:ascii="Cambria Math" w:hAnsi="Cambria Math" w:cs="Times New Roman"/>
                    <w:color w:val="000000" w:themeColor="text1"/>
                    <w:szCs w:val="24"/>
                  </w:rPr>
                </w:rPrChange>
              </w:rPr>
              <m:t>u</m:t>
            </m:r>
          </m:e>
          <m:sub>
            <m:r>
              <w:rPr>
                <w:rFonts w:ascii="Cambria Math" w:hAnsi="Cambria Math" w:cs="Times New Roman"/>
                <w:color w:val="0D0D0D" w:themeColor="text1" w:themeTint="F2"/>
                <w:sz w:val="22"/>
                <w:rPrChange w:id="2576" w:author="tao huang" w:date="2017-09-17T12:05:00Z">
                  <w:rPr>
                    <w:rFonts w:ascii="Cambria Math" w:hAnsi="Cambria Math" w:cs="Times New Roman"/>
                    <w:color w:val="000000" w:themeColor="text1"/>
                    <w:szCs w:val="24"/>
                  </w:rPr>
                </w:rPrChange>
              </w:rPr>
              <m:t>t</m:t>
            </m:r>
          </m:sub>
        </m:sSub>
      </m:oMath>
      <w:r w:rsidR="00A15AFD" w:rsidRPr="00A60A57">
        <w:rPr>
          <w:rFonts w:cs="Times New Roman"/>
          <w:color w:val="0D0D0D" w:themeColor="text1" w:themeTint="F2"/>
          <w:sz w:val="22"/>
          <w:rPrChange w:id="2577" w:author="tao huang" w:date="2017-09-17T12:05:00Z">
            <w:rPr>
              <w:rFonts w:cs="Times New Roman"/>
              <w:color w:val="000000" w:themeColor="text1"/>
              <w:szCs w:val="24"/>
            </w:rPr>
          </w:rPrChange>
        </w:rPr>
        <w:t xml:space="preserve">) </w:t>
      </w:r>
      <w:del w:id="2578" w:author="tao huang" w:date="2017-09-15T19:14:00Z">
        <w:r w:rsidR="00A15AFD" w:rsidRPr="00A60A57" w:rsidDel="00CD36B9">
          <w:rPr>
            <w:rFonts w:cs="Times New Roman"/>
            <w:color w:val="0D0D0D" w:themeColor="text1" w:themeTint="F2"/>
            <w:sz w:val="22"/>
            <w:rPrChange w:id="2579" w:author="tao huang" w:date="2017-09-17T12:05:00Z">
              <w:rPr>
                <w:rFonts w:cs="Times New Roman"/>
                <w:color w:val="000000" w:themeColor="text1"/>
                <w:szCs w:val="24"/>
              </w:rPr>
            </w:rPrChange>
          </w:rPr>
          <w:delText xml:space="preserve">where </w:delText>
        </w:r>
      </w:del>
      <w:ins w:id="2580" w:author="tao huang" w:date="2017-09-15T19:14:00Z">
        <w:r w:rsidR="00CD36B9" w:rsidRPr="00A60A57">
          <w:rPr>
            <w:rFonts w:cs="Times New Roman"/>
            <w:color w:val="0D0D0D" w:themeColor="text1" w:themeTint="F2"/>
            <w:sz w:val="22"/>
            <w:rPrChange w:id="2581" w:author="tao huang" w:date="2017-09-17T12:05:00Z">
              <w:rPr>
                <w:rFonts w:cs="Times New Roman"/>
                <w:color w:val="000000" w:themeColor="text1"/>
                <w:sz w:val="22"/>
              </w:rPr>
            </w:rPrChange>
          </w:rPr>
          <w:t>and with the data</w:t>
        </w:r>
      </w:ins>
      <w:del w:id="2582" w:author="tao huang" w:date="2017-09-15T19:14:00Z">
        <w:r w:rsidR="00A15AFD" w:rsidRPr="00A60A57" w:rsidDel="00CD36B9">
          <w:rPr>
            <w:rFonts w:cs="Times New Roman"/>
            <w:color w:val="0D0D0D" w:themeColor="text1" w:themeTint="F2"/>
            <w:sz w:val="22"/>
            <w:rPrChange w:id="2583" w:author="tao huang" w:date="2017-09-17T12:05:00Z">
              <w:rPr>
                <w:rFonts w:cs="Times New Roman"/>
                <w:color w:val="000000" w:themeColor="text1"/>
                <w:szCs w:val="24"/>
              </w:rPr>
            </w:rPrChange>
          </w:rPr>
          <w:delText xml:space="preserve">the </w:delText>
        </w:r>
        <w:r w:rsidR="000964B9" w:rsidRPr="00A60A57" w:rsidDel="00CD36B9">
          <w:rPr>
            <w:rFonts w:cs="Times New Roman"/>
            <w:color w:val="0D0D0D" w:themeColor="text1" w:themeTint="F2"/>
            <w:sz w:val="22"/>
            <w:rPrChange w:id="2584" w:author="tao huang" w:date="2017-09-17T12:05:00Z">
              <w:rPr>
                <w:rFonts w:cs="Times New Roman"/>
                <w:color w:val="000000" w:themeColor="text1"/>
                <w:szCs w:val="24"/>
              </w:rPr>
            </w:rPrChange>
          </w:rPr>
          <w:delText xml:space="preserve">estimation window </w:delText>
        </w:r>
        <w:r w:rsidR="00A15AFD" w:rsidRPr="00A60A57" w:rsidDel="00CD36B9">
          <w:rPr>
            <w:rFonts w:cs="Times New Roman"/>
            <w:color w:val="0D0D0D" w:themeColor="text1" w:themeTint="F2"/>
            <w:sz w:val="22"/>
            <w:rPrChange w:id="2585" w:author="tao huang" w:date="2017-09-17T12:05:00Z">
              <w:rPr>
                <w:rFonts w:cs="Times New Roman"/>
                <w:color w:val="000000" w:themeColor="text1"/>
                <w:szCs w:val="24"/>
              </w:rPr>
            </w:rPrChange>
          </w:rPr>
          <w:delText>starts</w:delText>
        </w:r>
      </w:del>
      <w:r w:rsidR="000964B9" w:rsidRPr="00A60A57">
        <w:rPr>
          <w:rFonts w:cs="Times New Roman"/>
          <w:color w:val="0D0D0D" w:themeColor="text1" w:themeTint="F2"/>
          <w:sz w:val="22"/>
          <w:rPrChange w:id="2586" w:author="tao huang" w:date="2017-09-17T12:05:00Z">
            <w:rPr>
              <w:rFonts w:cs="Times New Roman"/>
              <w:color w:val="000000" w:themeColor="text1"/>
              <w:szCs w:val="24"/>
            </w:rPr>
          </w:rPrChange>
        </w:rPr>
        <w:t xml:space="preserve"> </w:t>
      </w:r>
      <w:r w:rsidR="00215A7E" w:rsidRPr="00A60A57">
        <w:rPr>
          <w:rFonts w:cs="Times New Roman"/>
          <w:color w:val="0D0D0D" w:themeColor="text1" w:themeTint="F2"/>
          <w:sz w:val="22"/>
          <w:rPrChange w:id="2587" w:author="tao huang" w:date="2017-09-17T12:05:00Z">
            <w:rPr>
              <w:rFonts w:cs="Times New Roman"/>
              <w:color w:val="000000" w:themeColor="text1"/>
              <w:szCs w:val="24"/>
            </w:rPr>
          </w:rPrChange>
        </w:rPr>
        <w:t xml:space="preserve">before the structural break, e.g., </w:t>
      </w:r>
      <w:ins w:id="2588" w:author="tao huang" w:date="2017-09-15T19:14:00Z">
        <w:r w:rsidR="00CD36B9" w:rsidRPr="00A60A57">
          <w:rPr>
            <w:rFonts w:cs="Times New Roman"/>
            <w:color w:val="0D0D0D" w:themeColor="text1" w:themeTint="F2"/>
            <w:sz w:val="22"/>
            <w:rPrChange w:id="2589" w:author="tao huang" w:date="2017-09-17T12:05:00Z">
              <w:rPr>
                <w:rFonts w:cs="Times New Roman"/>
                <w:color w:val="000000" w:themeColor="text1"/>
                <w:sz w:val="22"/>
              </w:rPr>
            </w:rPrChange>
          </w:rPr>
          <w:t>the first observation</w:t>
        </w:r>
      </w:ins>
      <w:del w:id="2590" w:author="tao huang" w:date="2017-09-15T19:14:00Z">
        <w:r w:rsidR="00215A7E" w:rsidRPr="00A60A57" w:rsidDel="00CD36B9">
          <w:rPr>
            <w:rFonts w:cs="Times New Roman"/>
            <w:color w:val="0D0D0D" w:themeColor="text1" w:themeTint="F2"/>
            <w:sz w:val="22"/>
            <w:rPrChange w:id="2591" w:author="tao huang" w:date="2017-09-17T12:05:00Z">
              <w:rPr>
                <w:rFonts w:cs="Times New Roman"/>
                <w:color w:val="000000" w:themeColor="text1"/>
                <w:szCs w:val="24"/>
              </w:rPr>
            </w:rPrChange>
          </w:rPr>
          <w:delText>at</w:delText>
        </w:r>
        <w:r w:rsidR="000964B9" w:rsidRPr="00A60A57" w:rsidDel="00CD36B9">
          <w:rPr>
            <w:rFonts w:cs="Times New Roman"/>
            <w:color w:val="0D0D0D" w:themeColor="text1" w:themeTint="F2"/>
            <w:sz w:val="22"/>
            <w:rPrChange w:id="2592" w:author="tao huang" w:date="2017-09-17T12:05:00Z">
              <w:rPr>
                <w:rFonts w:cs="Times New Roman"/>
                <w:color w:val="000000" w:themeColor="text1"/>
                <w:szCs w:val="24"/>
              </w:rPr>
            </w:rPrChange>
          </w:rPr>
          <w:delText xml:space="preserve"> </w:delText>
        </w:r>
      </w:del>
      <w:ins w:id="2593" w:author="tao huang" w:date="2017-09-15T19:14:00Z">
        <w:r w:rsidR="00CD36B9" w:rsidRPr="00A60A57">
          <w:rPr>
            <w:rFonts w:cs="Times New Roman"/>
            <w:color w:val="0D0D0D" w:themeColor="text1" w:themeTint="F2"/>
            <w:sz w:val="22"/>
            <w:rPrChange w:id="2594" w:author="tao huang" w:date="2017-09-17T12:05:00Z">
              <w:rPr>
                <w:rFonts w:cs="Times New Roman"/>
                <w:color w:val="000000" w:themeColor="text1"/>
                <w:sz w:val="22"/>
              </w:rPr>
            </w:rPrChange>
          </w:rPr>
          <w:t xml:space="preserve"> is </w:t>
        </w:r>
      </w:ins>
      <w:r w:rsidR="000964B9" w:rsidRPr="00A60A57">
        <w:rPr>
          <w:rFonts w:cs="Times New Roman"/>
          <w:color w:val="0D0D0D" w:themeColor="text1" w:themeTint="F2"/>
          <w:sz w:val="22"/>
          <w:rPrChange w:id="2595" w:author="tao huang" w:date="2017-09-17T12:05:00Z">
            <w:rPr>
              <w:rFonts w:cs="Times New Roman"/>
              <w:color w:val="000000" w:themeColor="text1"/>
              <w:szCs w:val="24"/>
            </w:rPr>
          </w:rPrChange>
        </w:rPr>
        <w:t>week</w:t>
      </w:r>
      <w:r w:rsidR="000B28A3" w:rsidRPr="00A60A57">
        <w:rPr>
          <w:rFonts w:cs="Times New Roman"/>
          <w:color w:val="0D0D0D" w:themeColor="text1" w:themeTint="F2"/>
          <w:sz w:val="22"/>
          <w:rPrChange w:id="2596" w:author="tao huang" w:date="2017-09-17T12:05:00Z">
            <w:rPr>
              <w:rFonts w:cs="Times New Roman"/>
              <w:color w:val="000000" w:themeColor="text1"/>
              <w:szCs w:val="24"/>
            </w:rPr>
          </w:rPrChange>
        </w:rPr>
        <w:t xml:space="preserve"> </w:t>
      </w:r>
      <w:r w:rsidR="000B28A3" w:rsidRPr="00A60A57">
        <w:rPr>
          <w:rFonts w:cs="Times New Roman"/>
          <w:i/>
          <w:color w:val="0D0D0D" w:themeColor="text1" w:themeTint="F2"/>
          <w:sz w:val="22"/>
          <w:rPrChange w:id="2597" w:author="tao huang" w:date="2017-09-17T12:05:00Z">
            <w:rPr>
              <w:rFonts w:cs="Times New Roman"/>
              <w:i/>
              <w:color w:val="000000" w:themeColor="text1"/>
              <w:szCs w:val="24"/>
            </w:rPr>
          </w:rPrChange>
        </w:rPr>
        <w:t>m</w:t>
      </w:r>
      <w:r w:rsidR="000B28A3" w:rsidRPr="00A60A57">
        <w:rPr>
          <w:rFonts w:cs="Times New Roman"/>
          <w:color w:val="0D0D0D" w:themeColor="text1" w:themeTint="F2"/>
          <w:sz w:val="22"/>
          <w:rPrChange w:id="2598" w:author="tao huang" w:date="2017-09-17T12:05:00Z">
            <w:rPr>
              <w:rFonts w:cs="Times New Roman"/>
              <w:color w:val="000000" w:themeColor="text1"/>
              <w:szCs w:val="24"/>
            </w:rPr>
          </w:rPrChange>
        </w:rPr>
        <w:t xml:space="preserve"> </w:t>
      </w:r>
      <m:oMath>
        <m:r>
          <m:rPr>
            <m:sty m:val="p"/>
          </m:rPr>
          <w:rPr>
            <w:rFonts w:ascii="Cambria Math" w:hAnsi="Cambria Math" w:cs="Times New Roman"/>
            <w:color w:val="0D0D0D" w:themeColor="text1" w:themeTint="F2"/>
            <w:sz w:val="22"/>
            <w:rPrChange w:id="2599" w:author="tao huang" w:date="2017-09-17T12:05:00Z">
              <w:rPr>
                <w:rFonts w:ascii="Cambria Math" w:hAnsi="Cambria Math" w:cs="Times New Roman"/>
                <w:color w:val="000000" w:themeColor="text1"/>
                <w:szCs w:val="24"/>
              </w:rPr>
            </w:rPrChange>
          </w:rPr>
          <m:t>(where 1</m:t>
        </m:r>
        <m:r>
          <w:rPr>
            <w:rFonts w:ascii="Cambria Math" w:hAnsi="Cambria Math" w:cs="Times New Roman" w:hint="eastAsia"/>
            <w:color w:val="0D0D0D" w:themeColor="text1" w:themeTint="F2"/>
            <w:sz w:val="22"/>
            <w:rPrChange w:id="2600" w:author="tao huang" w:date="2017-09-17T12:05:00Z">
              <w:rPr>
                <w:rFonts w:ascii="Cambria Math" w:hAnsi="Cambria Math" w:cs="Times New Roman" w:hint="eastAsia"/>
                <w:color w:val="000000" w:themeColor="text1"/>
                <w:szCs w:val="24"/>
              </w:rPr>
            </w:rPrChange>
          </w:rPr>
          <m:t>≤</m:t>
        </m:r>
        <m:r>
          <w:rPr>
            <w:rFonts w:ascii="Cambria Math" w:hAnsi="Cambria Math" w:cs="Times New Roman"/>
            <w:color w:val="0D0D0D" w:themeColor="text1" w:themeTint="F2"/>
            <w:sz w:val="22"/>
            <w:rPrChange w:id="2601" w:author="tao huang" w:date="2017-09-17T12:05:00Z">
              <w:rPr>
                <w:rFonts w:ascii="Cambria Math" w:hAnsi="Cambria Math" w:cs="Times New Roman"/>
                <w:color w:val="000000" w:themeColor="text1"/>
                <w:szCs w:val="24"/>
              </w:rPr>
            </w:rPrChange>
          </w:rPr>
          <m:t>m&lt;</m:t>
        </m:r>
        <m:sSub>
          <m:sSubPr>
            <m:ctrlPr>
              <w:rPr>
                <w:rFonts w:ascii="Cambria Math" w:hAnsi="Cambria Math" w:cs="Times New Roman"/>
                <w:color w:val="0D0D0D" w:themeColor="text1" w:themeTint="F2"/>
                <w:sz w:val="22"/>
                <w:rPrChange w:id="2602"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2603" w:author="tao huang" w:date="2017-09-17T12:05:00Z">
                  <w:rPr>
                    <w:rFonts w:ascii="Cambria Math" w:hAnsi="Cambria Math" w:cs="Times New Roman"/>
                    <w:color w:val="000000" w:themeColor="text1"/>
                    <w:szCs w:val="24"/>
                  </w:rPr>
                </w:rPrChange>
              </w:rPr>
              <m:t>T</m:t>
            </m:r>
          </m:e>
          <m:sub>
            <m:r>
              <m:rPr>
                <m:sty m:val="p"/>
              </m:rPr>
              <w:rPr>
                <w:rFonts w:ascii="Cambria Math" w:hAnsi="Cambria Math" w:cs="Times New Roman"/>
                <w:color w:val="0D0D0D" w:themeColor="text1" w:themeTint="F2"/>
                <w:sz w:val="22"/>
                <w:rPrChange w:id="2604" w:author="tao huang" w:date="2017-09-17T12:05:00Z">
                  <w:rPr>
                    <w:rFonts w:ascii="Cambria Math" w:hAnsi="Cambria Math" w:cs="Times New Roman"/>
                    <w:color w:val="000000" w:themeColor="text1"/>
                    <w:szCs w:val="24"/>
                  </w:rPr>
                </w:rPrChange>
              </w:rPr>
              <m:t>1</m:t>
            </m:r>
          </m:sub>
        </m:sSub>
        <m:r>
          <m:rPr>
            <m:sty m:val="p"/>
          </m:rPr>
          <w:rPr>
            <w:rFonts w:ascii="Cambria Math" w:hAnsi="Cambria Math" w:cs="Times New Roman"/>
            <w:color w:val="0D0D0D" w:themeColor="text1" w:themeTint="F2"/>
            <w:sz w:val="22"/>
            <w:rPrChange w:id="2605" w:author="tao huang" w:date="2017-09-17T12:05:00Z">
              <w:rPr>
                <w:rFonts w:ascii="Cambria Math" w:hAnsi="Cambria Math" w:cs="Times New Roman"/>
                <w:color w:val="000000" w:themeColor="text1"/>
                <w:szCs w:val="24"/>
              </w:rPr>
            </w:rPrChange>
          </w:rPr>
          <m:t>&lt;</m:t>
        </m:r>
        <m:r>
          <w:rPr>
            <w:rFonts w:ascii="Cambria Math" w:hAnsi="Cambria Math" w:cs="Times New Roman"/>
            <w:color w:val="0D0D0D" w:themeColor="text1" w:themeTint="F2"/>
            <w:sz w:val="22"/>
            <w:rPrChange w:id="2606" w:author="tao huang" w:date="2017-09-17T12:05:00Z">
              <w:rPr>
                <w:rFonts w:ascii="Cambria Math" w:hAnsi="Cambria Math" w:cs="Times New Roman"/>
                <w:color w:val="000000" w:themeColor="text1"/>
                <w:szCs w:val="24"/>
              </w:rPr>
            </w:rPrChange>
          </w:rPr>
          <m:t>T)</m:t>
        </m:r>
      </m:oMath>
      <w:r w:rsidR="000B28A3" w:rsidRPr="00A60A57">
        <w:rPr>
          <w:rFonts w:cs="Times New Roman"/>
          <w:color w:val="0D0D0D" w:themeColor="text1" w:themeTint="F2"/>
          <w:sz w:val="22"/>
          <w:rPrChange w:id="2607" w:author="tao huang" w:date="2017-09-17T12:05:00Z">
            <w:rPr>
              <w:rFonts w:cs="Times New Roman"/>
              <w:color w:val="000000" w:themeColor="text1"/>
              <w:szCs w:val="24"/>
            </w:rPr>
          </w:rPrChange>
        </w:rPr>
        <w:t xml:space="preserve">. </w:t>
      </w:r>
      <w:r w:rsidR="00354275" w:rsidRPr="00A60A57">
        <w:rPr>
          <w:rFonts w:cs="Times New Roman"/>
          <w:color w:val="0D0D0D" w:themeColor="text1" w:themeTint="F2"/>
          <w:sz w:val="22"/>
          <w:rPrChange w:id="2608" w:author="tao huang" w:date="2017-09-17T12:05:00Z">
            <w:rPr>
              <w:rFonts w:cs="Times New Roman"/>
              <w:color w:val="000000" w:themeColor="text1"/>
              <w:szCs w:val="24"/>
            </w:rPr>
          </w:rPrChange>
        </w:rPr>
        <w:t>T</w:t>
      </w:r>
      <w:r w:rsidR="002E4AEC" w:rsidRPr="00A60A57">
        <w:rPr>
          <w:rFonts w:cs="Times New Roman"/>
          <w:color w:val="0D0D0D" w:themeColor="text1" w:themeTint="F2"/>
          <w:sz w:val="22"/>
          <w:rPrChange w:id="2609" w:author="tao huang" w:date="2017-09-17T12:05:00Z">
            <w:rPr>
              <w:rFonts w:cs="Times New Roman"/>
              <w:color w:val="000000" w:themeColor="text1"/>
              <w:szCs w:val="24"/>
            </w:rPr>
          </w:rPrChange>
        </w:rPr>
        <w:t>hus</w:t>
      </w:r>
      <w:ins w:id="2610" w:author="Soopramanien, Didier" w:date="2017-09-08T14:32:00Z">
        <w:r w:rsidR="00B60CA5" w:rsidRPr="00A60A57">
          <w:rPr>
            <w:rFonts w:cs="Times New Roman"/>
            <w:color w:val="0D0D0D" w:themeColor="text1" w:themeTint="F2"/>
            <w:sz w:val="22"/>
            <w:rPrChange w:id="2611" w:author="tao huang" w:date="2017-09-17T12:05:00Z">
              <w:rPr>
                <w:rFonts w:cs="Times New Roman"/>
                <w:color w:val="000000" w:themeColor="text1"/>
                <w:szCs w:val="24"/>
              </w:rPr>
            </w:rPrChange>
          </w:rPr>
          <w:t>,</w:t>
        </w:r>
      </w:ins>
      <w:r w:rsidR="002E4AEC" w:rsidRPr="00A60A57">
        <w:rPr>
          <w:rFonts w:cs="Times New Roman"/>
          <w:color w:val="0D0D0D" w:themeColor="text1" w:themeTint="F2"/>
          <w:sz w:val="22"/>
          <w:rPrChange w:id="2612" w:author="tao huang" w:date="2017-09-17T12:05:00Z">
            <w:rPr>
              <w:rFonts w:cs="Times New Roman"/>
              <w:color w:val="000000" w:themeColor="text1"/>
              <w:szCs w:val="24"/>
            </w:rPr>
          </w:rPrChange>
        </w:rPr>
        <w:t xml:space="preserve"> the</w:t>
      </w:r>
      <w:r w:rsidR="007E4A31" w:rsidRPr="00A60A57">
        <w:rPr>
          <w:rFonts w:cs="Times New Roman"/>
          <w:color w:val="0D0D0D" w:themeColor="text1" w:themeTint="F2"/>
          <w:sz w:val="22"/>
          <w:rPrChange w:id="2613" w:author="tao huang" w:date="2017-09-17T12:05:00Z">
            <w:rPr>
              <w:rFonts w:cs="Times New Roman"/>
              <w:color w:val="000000" w:themeColor="text1"/>
              <w:szCs w:val="24"/>
            </w:rPr>
          </w:rPrChange>
        </w:rPr>
        <w:t xml:space="preserve"> OLS estimate</w:t>
      </w:r>
      <w:ins w:id="2614" w:author="tao huang" w:date="2017-09-15T19:15:00Z">
        <w:r w:rsidR="00DE7C11" w:rsidRPr="00A60A57">
          <w:rPr>
            <w:rFonts w:cs="Times New Roman"/>
            <w:color w:val="0D0D0D" w:themeColor="text1" w:themeTint="F2"/>
            <w:sz w:val="22"/>
            <w:rPrChange w:id="2615" w:author="tao huang" w:date="2017-09-17T12:05:00Z">
              <w:rPr>
                <w:rFonts w:cs="Times New Roman"/>
                <w:color w:val="000000" w:themeColor="text1"/>
                <w:sz w:val="22"/>
              </w:rPr>
            </w:rPrChange>
          </w:rPr>
          <w:t>s</w:t>
        </w:r>
      </w:ins>
      <w:del w:id="2616" w:author="tao huang" w:date="2017-09-15T19:14:00Z">
        <w:r w:rsidR="00CB13CF" w:rsidRPr="00A60A57" w:rsidDel="00CD36B9">
          <w:rPr>
            <w:rFonts w:cs="Times New Roman"/>
            <w:color w:val="0D0D0D" w:themeColor="text1" w:themeTint="F2"/>
            <w:sz w:val="22"/>
            <w:rPrChange w:id="2617" w:author="tao huang" w:date="2017-09-17T12:05:00Z">
              <w:rPr>
                <w:rFonts w:cs="Times New Roman"/>
                <w:color w:val="000000" w:themeColor="text1"/>
                <w:szCs w:val="24"/>
              </w:rPr>
            </w:rPrChange>
          </w:rPr>
          <w:delText>s</w:delText>
        </w:r>
      </w:del>
      <w:r w:rsidR="00E446EB" w:rsidRPr="00A60A57">
        <w:rPr>
          <w:rFonts w:cs="Times New Roman"/>
          <w:color w:val="0D0D0D" w:themeColor="text1" w:themeTint="F2"/>
          <w:sz w:val="22"/>
          <w:rPrChange w:id="2618" w:author="tao huang" w:date="2017-09-17T12:05:00Z">
            <w:rPr>
              <w:rFonts w:cs="Times New Roman"/>
              <w:color w:val="000000" w:themeColor="text1"/>
              <w:szCs w:val="24"/>
            </w:rPr>
          </w:rPrChange>
        </w:rPr>
        <w:t xml:space="preserve"> </w:t>
      </w:r>
      <w:r w:rsidR="00354275" w:rsidRPr="00A60A57">
        <w:rPr>
          <w:rFonts w:cs="Times New Roman"/>
          <w:color w:val="0D0D0D" w:themeColor="text1" w:themeTint="F2"/>
          <w:sz w:val="22"/>
          <w:rPrChange w:id="2619" w:author="tao huang" w:date="2017-09-17T12:05:00Z">
            <w:rPr>
              <w:rFonts w:cs="Times New Roman"/>
              <w:color w:val="000000" w:themeColor="text1"/>
              <w:szCs w:val="24"/>
            </w:rPr>
          </w:rPrChange>
        </w:rPr>
        <w:t xml:space="preserve">for the model </w:t>
      </w:r>
      <w:r w:rsidR="002E4AEC" w:rsidRPr="00A60A57">
        <w:rPr>
          <w:rFonts w:cs="Times New Roman"/>
          <w:color w:val="0D0D0D" w:themeColor="text1" w:themeTint="F2"/>
          <w:sz w:val="22"/>
          <w:rPrChange w:id="2620" w:author="tao huang" w:date="2017-09-17T12:05:00Z">
            <w:rPr>
              <w:rFonts w:cs="Times New Roman"/>
              <w:color w:val="000000" w:themeColor="text1"/>
              <w:szCs w:val="24"/>
            </w:rPr>
          </w:rPrChange>
        </w:rPr>
        <w:t>based on the data</w:t>
      </w:r>
      <w:r w:rsidR="00793534" w:rsidRPr="00A60A57">
        <w:rPr>
          <w:rFonts w:cs="Times New Roman"/>
          <w:color w:val="0D0D0D" w:themeColor="text1" w:themeTint="F2"/>
          <w:sz w:val="22"/>
          <w:rPrChange w:id="2621" w:author="tao huang" w:date="2017-09-17T12:05:00Z">
            <w:rPr>
              <w:rFonts w:cs="Times New Roman"/>
              <w:color w:val="000000" w:themeColor="text1"/>
              <w:szCs w:val="24"/>
            </w:rPr>
          </w:rPrChange>
        </w:rPr>
        <w:t xml:space="preserve"> from week </w:t>
      </w:r>
      <w:r w:rsidR="00793534" w:rsidRPr="00A60A57">
        <w:rPr>
          <w:rFonts w:cs="Times New Roman"/>
          <w:i/>
          <w:color w:val="0D0D0D" w:themeColor="text1" w:themeTint="F2"/>
          <w:sz w:val="22"/>
          <w:rPrChange w:id="2622" w:author="tao huang" w:date="2017-09-17T12:05:00Z">
            <w:rPr>
              <w:rFonts w:cs="Times New Roman"/>
              <w:i/>
              <w:color w:val="000000" w:themeColor="text1"/>
              <w:szCs w:val="24"/>
            </w:rPr>
          </w:rPrChange>
        </w:rPr>
        <w:t>m</w:t>
      </w:r>
      <w:r w:rsidR="00793534" w:rsidRPr="00A60A57">
        <w:rPr>
          <w:rFonts w:cs="Times New Roman"/>
          <w:color w:val="0D0D0D" w:themeColor="text1" w:themeTint="F2"/>
          <w:sz w:val="22"/>
          <w:rPrChange w:id="2623" w:author="tao huang" w:date="2017-09-17T12:05:00Z">
            <w:rPr>
              <w:rFonts w:cs="Times New Roman"/>
              <w:color w:val="000000" w:themeColor="text1"/>
              <w:szCs w:val="24"/>
            </w:rPr>
          </w:rPrChange>
        </w:rPr>
        <w:t xml:space="preserve"> to week </w:t>
      </w:r>
      <w:r w:rsidR="00793534" w:rsidRPr="00A60A57">
        <w:rPr>
          <w:rFonts w:cs="Times New Roman"/>
          <w:i/>
          <w:color w:val="0D0D0D" w:themeColor="text1" w:themeTint="F2"/>
          <w:sz w:val="22"/>
          <w:rPrChange w:id="2624" w:author="tao huang" w:date="2017-09-17T12:05:00Z">
            <w:rPr>
              <w:rFonts w:cs="Times New Roman"/>
              <w:i/>
              <w:color w:val="000000" w:themeColor="text1"/>
              <w:szCs w:val="24"/>
            </w:rPr>
          </w:rPrChange>
        </w:rPr>
        <w:t>T</w:t>
      </w:r>
      <w:r w:rsidR="00793534" w:rsidRPr="00A60A57">
        <w:rPr>
          <w:rFonts w:cs="Times New Roman"/>
          <w:color w:val="0D0D0D" w:themeColor="text1" w:themeTint="F2"/>
          <w:sz w:val="22"/>
          <w:rPrChange w:id="2625" w:author="tao huang" w:date="2017-09-17T12:05:00Z">
            <w:rPr>
              <w:rFonts w:cs="Times New Roman"/>
              <w:color w:val="000000" w:themeColor="text1"/>
              <w:szCs w:val="24"/>
            </w:rPr>
          </w:rPrChange>
        </w:rPr>
        <w:t xml:space="preserve"> </w:t>
      </w:r>
      <w:r w:rsidR="002E4AEC" w:rsidRPr="00A60A57">
        <w:rPr>
          <w:rFonts w:cs="Times New Roman"/>
          <w:color w:val="0D0D0D" w:themeColor="text1" w:themeTint="F2"/>
          <w:sz w:val="22"/>
          <w:rPrChange w:id="2626" w:author="tao huang" w:date="2017-09-17T12:05:00Z">
            <w:rPr>
              <w:rFonts w:cs="Times New Roman"/>
              <w:color w:val="000000" w:themeColor="text1"/>
              <w:szCs w:val="24"/>
            </w:rPr>
          </w:rPrChange>
        </w:rPr>
        <w:t>bec</w:t>
      </w:r>
      <w:r w:rsidR="00CB13CF" w:rsidRPr="00A60A57">
        <w:rPr>
          <w:rFonts w:cs="Times New Roman"/>
          <w:noProof/>
          <w:color w:val="0D0D0D" w:themeColor="text1" w:themeTint="F2"/>
          <w:sz w:val="22"/>
          <w:rPrChange w:id="2627" w:author="tao huang" w:date="2017-09-17T12:05:00Z">
            <w:rPr>
              <w:rFonts w:cs="Times New Roman"/>
              <w:noProof/>
              <w:color w:val="000000" w:themeColor="text1"/>
              <w:szCs w:val="24"/>
            </w:rPr>
          </w:rPrChange>
        </w:rPr>
        <w:t>ome</w:t>
      </w:r>
      <w:r w:rsidR="005A2463" w:rsidRPr="00A60A57">
        <w:rPr>
          <w:rFonts w:cs="Times New Roman"/>
          <w:noProof/>
          <w:color w:val="0D0D0D" w:themeColor="text1" w:themeTint="F2"/>
          <w:sz w:val="22"/>
          <w:rPrChange w:id="2628" w:author="tao huang" w:date="2017-09-17T12:05:00Z">
            <w:rPr>
              <w:rFonts w:cs="Times New Roman"/>
              <w:noProof/>
              <w:color w:val="000000" w:themeColor="text1"/>
              <w:szCs w:val="24"/>
            </w:rPr>
          </w:rPrChange>
        </w:rPr>
        <w:t>:</w:t>
      </w:r>
    </w:p>
    <w:p w14:paraId="28DBF04D" w14:textId="5FD9E826" w:rsidR="00E446EB" w:rsidRPr="000A110D" w:rsidRDefault="00F65496">
      <w:pPr>
        <w:spacing w:after="0" w:line="360" w:lineRule="auto"/>
        <w:rPr>
          <w:rFonts w:cs="Times New Roman"/>
          <w:noProof/>
          <w:color w:val="0D0D0D" w:themeColor="text1" w:themeTint="F2"/>
          <w:sz w:val="22"/>
          <w:rPrChange w:id="2629" w:author="tao huang" w:date="2017-09-17T12:15:00Z">
            <w:rPr>
              <w:rFonts w:cs="Times New Roman"/>
              <w:noProof/>
              <w:color w:val="000000" w:themeColor="text1"/>
              <w:szCs w:val="24"/>
            </w:rPr>
          </w:rPrChange>
        </w:rPr>
      </w:pPr>
      <m:oMathPara>
        <m:oMath>
          <m:sSub>
            <m:sSubPr>
              <m:ctrlPr>
                <w:rPr>
                  <w:rFonts w:ascii="Cambria Math" w:hAnsi="Cambria Math" w:cs="Times New Roman"/>
                  <w:i/>
                  <w:color w:val="0D0D0D" w:themeColor="text1" w:themeTint="F2"/>
                  <w:sz w:val="22"/>
                  <w:rPrChange w:id="2630" w:author="tao huang" w:date="2017-09-17T12:05:00Z">
                    <w:rPr>
                      <w:rFonts w:ascii="Cambria Math" w:hAnsi="Cambria Math" w:cs="Times New Roman"/>
                      <w:i/>
                      <w:color w:val="385623" w:themeColor="accent6" w:themeShade="80"/>
                      <w:sz w:val="22"/>
                    </w:rPr>
                  </w:rPrChange>
                </w:rPr>
              </m:ctrlPr>
            </m:sSubPr>
            <m:e>
              <m:acc>
                <m:accPr>
                  <m:ctrlPr>
                    <w:rPr>
                      <w:rFonts w:ascii="Cambria Math" w:hAnsi="Cambria Math" w:cs="Times New Roman"/>
                      <w:i/>
                      <w:color w:val="0D0D0D" w:themeColor="text1" w:themeTint="F2"/>
                      <w:sz w:val="22"/>
                      <w:rPrChange w:id="2631" w:author="tao huang" w:date="2017-09-17T12:05:00Z">
                        <w:rPr>
                          <w:rFonts w:ascii="Cambria Math" w:hAnsi="Cambria Math" w:cs="Times New Roman"/>
                          <w:i/>
                          <w:color w:val="385623" w:themeColor="accent6" w:themeShade="80"/>
                          <w:sz w:val="22"/>
                        </w:rPr>
                      </w:rPrChange>
                    </w:rPr>
                  </m:ctrlPr>
                </m:accPr>
                <m:e>
                  <m:r>
                    <w:rPr>
                      <w:rFonts w:ascii="Cambria Math" w:hAnsi="Cambria Math" w:cs="Times New Roman"/>
                      <w:color w:val="0D0D0D" w:themeColor="text1" w:themeTint="F2"/>
                      <w:sz w:val="22"/>
                      <w:rPrChange w:id="2632" w:author="tao huang" w:date="2017-09-17T12:05:00Z">
                        <w:rPr>
                          <w:rFonts w:ascii="Cambria Math" w:hAnsi="Cambria Math" w:cs="Times New Roman"/>
                          <w:color w:val="000000" w:themeColor="text1"/>
                          <w:szCs w:val="24"/>
                        </w:rPr>
                      </w:rPrChange>
                    </w:rPr>
                    <m:t>β</m:t>
                  </m:r>
                </m:e>
              </m:acc>
            </m:e>
            <m:sub>
              <m:r>
                <w:rPr>
                  <w:rFonts w:ascii="Cambria Math" w:hAnsi="Cambria Math" w:cs="Times New Roman"/>
                  <w:color w:val="0D0D0D" w:themeColor="text1" w:themeTint="F2"/>
                  <w:sz w:val="22"/>
                  <w:rPrChange w:id="2633" w:author="tao huang" w:date="2017-09-17T12:05:00Z">
                    <w:rPr>
                      <w:rFonts w:ascii="Cambria Math" w:hAnsi="Cambria Math" w:cs="Times New Roman"/>
                      <w:color w:val="000000" w:themeColor="text1"/>
                      <w:szCs w:val="24"/>
                    </w:rPr>
                  </w:rPrChange>
                </w:rPr>
                <m:t>T</m:t>
              </m:r>
            </m:sub>
          </m:sSub>
          <m:d>
            <m:dPr>
              <m:ctrlPr>
                <w:rPr>
                  <w:rFonts w:ascii="Cambria Math" w:hAnsi="Cambria Math" w:cs="Times New Roman"/>
                  <w:i/>
                  <w:color w:val="0D0D0D" w:themeColor="text1" w:themeTint="F2"/>
                  <w:sz w:val="22"/>
                  <w:rPrChange w:id="2634" w:author="tao huang" w:date="2017-09-17T12:05:00Z">
                    <w:rPr>
                      <w:rFonts w:ascii="Cambria Math" w:hAnsi="Cambria Math" w:cs="Times New Roman"/>
                      <w:i/>
                      <w:color w:val="385623" w:themeColor="accent6" w:themeShade="80"/>
                      <w:sz w:val="22"/>
                    </w:rPr>
                  </w:rPrChange>
                </w:rPr>
              </m:ctrlPr>
            </m:dPr>
            <m:e>
              <m:r>
                <w:rPr>
                  <w:rFonts w:ascii="Cambria Math" w:hAnsi="Cambria Math" w:cs="Times New Roman"/>
                  <w:color w:val="0D0D0D" w:themeColor="text1" w:themeTint="F2"/>
                  <w:sz w:val="22"/>
                  <w:rPrChange w:id="2635" w:author="tao huang" w:date="2017-09-17T12:05:00Z">
                    <w:rPr>
                      <w:rFonts w:ascii="Cambria Math" w:hAnsi="Cambria Math" w:cs="Times New Roman"/>
                      <w:color w:val="000000" w:themeColor="text1"/>
                      <w:szCs w:val="24"/>
                    </w:rPr>
                  </w:rPrChange>
                </w:rPr>
                <m:t>m</m:t>
              </m:r>
            </m:e>
          </m:d>
          <m:r>
            <w:rPr>
              <w:rFonts w:ascii="Cambria Math" w:hAnsi="Cambria Math" w:cs="Times New Roman"/>
              <w:color w:val="0D0D0D" w:themeColor="text1" w:themeTint="F2"/>
              <w:sz w:val="22"/>
              <w:rPrChange w:id="2636" w:author="tao huang" w:date="2017-09-17T12:05:00Z">
                <w:rPr>
                  <w:rFonts w:ascii="Cambria Math" w:hAnsi="Cambria Math" w:cs="Times New Roman"/>
                  <w:color w:val="000000" w:themeColor="text1"/>
                  <w:szCs w:val="24"/>
                </w:rPr>
              </w:rPrChange>
            </w:rPr>
            <m:t>=</m:t>
          </m:r>
          <m:sSup>
            <m:sSupPr>
              <m:ctrlPr>
                <w:rPr>
                  <w:rFonts w:ascii="Cambria Math" w:hAnsi="Cambria Math" w:cs="Times New Roman"/>
                  <w:i/>
                  <w:color w:val="0D0D0D" w:themeColor="text1" w:themeTint="F2"/>
                  <w:sz w:val="22"/>
                  <w:rPrChange w:id="2637" w:author="tao huang" w:date="2017-09-17T12:05:00Z">
                    <w:rPr>
                      <w:rFonts w:ascii="Cambria Math" w:hAnsi="Cambria Math" w:cs="Times New Roman"/>
                      <w:i/>
                      <w:color w:val="385623" w:themeColor="accent6" w:themeShade="80"/>
                      <w:sz w:val="22"/>
                    </w:rPr>
                  </w:rPrChange>
                </w:rPr>
              </m:ctrlPr>
            </m:sSupPr>
            <m:e>
              <m:r>
                <w:rPr>
                  <w:rFonts w:ascii="Cambria Math" w:hAnsi="Cambria Math" w:cs="Times New Roman"/>
                  <w:color w:val="0D0D0D" w:themeColor="text1" w:themeTint="F2"/>
                  <w:sz w:val="22"/>
                  <w:rPrChange w:id="2638" w:author="tao huang" w:date="2017-09-17T12:05:00Z">
                    <w:rPr>
                      <w:rFonts w:ascii="Cambria Math" w:hAnsi="Cambria Math" w:cs="Times New Roman"/>
                      <w:color w:val="000000" w:themeColor="text1"/>
                      <w:szCs w:val="24"/>
                    </w:rPr>
                  </w:rPrChange>
                </w:rPr>
                <m:t>(</m:t>
              </m:r>
              <m:sSubSup>
                <m:sSubSupPr>
                  <m:ctrlPr>
                    <w:rPr>
                      <w:rFonts w:ascii="Cambria Math" w:hAnsi="Cambria Math" w:cs="Times New Roman"/>
                      <w:color w:val="0D0D0D" w:themeColor="text1" w:themeTint="F2"/>
                      <w:sz w:val="22"/>
                      <w:rPrChange w:id="2639" w:author="tao huang" w:date="2017-09-17T12:05:00Z">
                        <w:rPr>
                          <w:rFonts w:ascii="Cambria Math" w:hAnsi="Cambria Math" w:cs="Times New Roman"/>
                          <w:color w:val="385623" w:themeColor="accent6" w:themeShade="80"/>
                          <w:sz w:val="22"/>
                        </w:rPr>
                      </w:rPrChange>
                    </w:rPr>
                  </m:ctrlPr>
                </m:sSubSupPr>
                <m:e>
                  <m:r>
                    <m:rPr>
                      <m:sty m:val="p"/>
                    </m:rPr>
                    <w:rPr>
                      <w:rFonts w:ascii="Cambria Math" w:hAnsi="Cambria Math" w:cs="Times New Roman"/>
                      <w:color w:val="0D0D0D" w:themeColor="text1" w:themeTint="F2"/>
                      <w:sz w:val="22"/>
                      <w:rPrChange w:id="2640" w:author="tao huang" w:date="2017-09-17T12:05:00Z">
                        <w:rPr>
                          <w:rFonts w:ascii="Cambria Math" w:hAnsi="Cambria Math" w:cs="Times New Roman"/>
                          <w:color w:val="000000" w:themeColor="text1"/>
                          <w:szCs w:val="24"/>
                        </w:rPr>
                      </w:rPrChange>
                    </w:rPr>
                    <m:t>X</m:t>
                  </m:r>
                </m:e>
                <m:sub>
                  <m:r>
                    <m:rPr>
                      <m:sty m:val="p"/>
                    </m:rPr>
                    <w:rPr>
                      <w:rFonts w:ascii="Cambria Math" w:hAnsi="Cambria Math" w:cs="Times New Roman"/>
                      <w:color w:val="0D0D0D" w:themeColor="text1" w:themeTint="F2"/>
                      <w:sz w:val="22"/>
                      <w:rPrChange w:id="2641" w:author="tao huang" w:date="2017-09-17T12:05:00Z">
                        <w:rPr>
                          <w:rFonts w:ascii="Cambria Math" w:hAnsi="Cambria Math" w:cs="Times New Roman"/>
                          <w:color w:val="000000" w:themeColor="text1"/>
                          <w:szCs w:val="24"/>
                        </w:rPr>
                      </w:rPrChange>
                    </w:rPr>
                    <m:t>m,T</m:t>
                  </m:r>
                  <m:ctrlPr>
                    <w:rPr>
                      <w:rFonts w:ascii="Cambria Math" w:hAnsi="Cambria Math" w:cs="Times New Roman"/>
                      <w:noProof/>
                      <w:color w:val="0D0D0D" w:themeColor="text1" w:themeTint="F2"/>
                      <w:sz w:val="22"/>
                      <w:rPrChange w:id="2642" w:author="tao huang" w:date="2017-09-17T12:05:00Z">
                        <w:rPr>
                          <w:rFonts w:ascii="Cambria Math" w:hAnsi="Cambria Math" w:cs="Times New Roman"/>
                          <w:noProof/>
                          <w:color w:val="385623" w:themeColor="accent6" w:themeShade="80"/>
                          <w:sz w:val="22"/>
                        </w:rPr>
                      </w:rPrChange>
                    </w:rPr>
                  </m:ctrlPr>
                </m:sub>
                <m:sup>
                  <m:r>
                    <w:del w:id="2643" w:author="tao huang" w:date="2017-09-15T19:16:00Z">
                      <m:rPr>
                        <m:sty m:val="p"/>
                      </m:rPr>
                      <w:rPr>
                        <w:rFonts w:ascii="Cambria Math" w:hAnsi="Cambria Math" w:cs="Times New Roman" w:hint="eastAsia"/>
                        <w:noProof/>
                        <w:color w:val="0D0D0D" w:themeColor="text1" w:themeTint="F2"/>
                        <w:sz w:val="22"/>
                        <w:rPrChange w:id="2644" w:author="tao huang" w:date="2017-09-17T12:05:00Z">
                          <w:rPr>
                            <w:rFonts w:ascii="Cambria Math" w:hAnsi="Cambria Math" w:cs="Times New Roman" w:hint="eastAsia"/>
                            <w:noProof/>
                            <w:color w:val="000000" w:themeColor="text1"/>
                            <w:szCs w:val="24"/>
                          </w:rPr>
                        </w:rPrChange>
                      </w:rPr>
                      <m:t>'</m:t>
                    </w:del>
                  </m:r>
                  <m:r>
                    <w:ins w:id="2645" w:author="tao huang" w:date="2017-09-16T11:11:00Z">
                      <m:rPr>
                        <m:sty m:val="p"/>
                      </m:rPr>
                      <w:rPr>
                        <w:rFonts w:ascii="Cambria Math" w:hAnsi="Cambria Math" w:cs="Times New Roman"/>
                        <w:noProof/>
                        <w:color w:val="0D0D0D" w:themeColor="text1" w:themeTint="F2"/>
                        <w:sz w:val="22"/>
                        <w:rPrChange w:id="2646" w:author="tao huang" w:date="2017-09-17T12:05:00Z">
                          <w:rPr>
                            <w:rFonts w:ascii="Cambria Math" w:hAnsi="Cambria Math" w:cs="Times New Roman"/>
                            <w:noProof/>
                            <w:color w:val="385623" w:themeColor="accent6" w:themeShade="80"/>
                            <w:sz w:val="22"/>
                          </w:rPr>
                        </w:rPrChange>
                      </w:rPr>
                      <m:t>'</m:t>
                    </w:ins>
                  </m:r>
                  <m:ctrlPr>
                    <w:rPr>
                      <w:rFonts w:ascii="Cambria Math" w:hAnsi="Cambria Math" w:cs="Times New Roman"/>
                      <w:noProof/>
                      <w:color w:val="0D0D0D" w:themeColor="text1" w:themeTint="F2"/>
                      <w:sz w:val="22"/>
                      <w:rPrChange w:id="2647" w:author="tao huang" w:date="2017-09-17T12:05:00Z">
                        <w:rPr>
                          <w:rFonts w:ascii="Cambria Math" w:hAnsi="Cambria Math" w:cs="Times New Roman"/>
                          <w:noProof/>
                          <w:color w:val="385623" w:themeColor="accent6" w:themeShade="80"/>
                          <w:sz w:val="22"/>
                        </w:rPr>
                      </w:rPrChange>
                    </w:rPr>
                  </m:ctrlPr>
                </m:sup>
              </m:sSubSup>
              <m:sSub>
                <m:sSubPr>
                  <m:ctrlPr>
                    <w:rPr>
                      <w:rFonts w:ascii="Cambria Math" w:hAnsi="Cambria Math" w:cs="Times New Roman"/>
                      <w:color w:val="0D0D0D" w:themeColor="text1" w:themeTint="F2"/>
                      <w:sz w:val="22"/>
                      <w:rPrChange w:id="2648"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2649" w:author="tao huang" w:date="2017-09-17T12:05:00Z">
                        <w:rPr>
                          <w:rFonts w:ascii="Cambria Math" w:hAnsi="Cambria Math" w:cs="Times New Roman"/>
                          <w:color w:val="000000" w:themeColor="text1"/>
                          <w:szCs w:val="24"/>
                        </w:rPr>
                      </w:rPrChange>
                    </w:rPr>
                    <m:t>X</m:t>
                  </m:r>
                </m:e>
                <m:sub>
                  <m:r>
                    <m:rPr>
                      <m:sty m:val="p"/>
                    </m:rPr>
                    <w:rPr>
                      <w:rFonts w:ascii="Cambria Math" w:hAnsi="Cambria Math" w:cs="Times New Roman"/>
                      <w:color w:val="0D0D0D" w:themeColor="text1" w:themeTint="F2"/>
                      <w:sz w:val="22"/>
                      <w:rPrChange w:id="2650" w:author="tao huang" w:date="2017-09-17T12:05:00Z">
                        <w:rPr>
                          <w:rFonts w:ascii="Cambria Math" w:hAnsi="Cambria Math" w:cs="Times New Roman"/>
                          <w:color w:val="000000" w:themeColor="text1"/>
                          <w:szCs w:val="24"/>
                        </w:rPr>
                      </w:rPrChange>
                    </w:rPr>
                    <m:t>m,T</m:t>
                  </m:r>
                  <m:ctrlPr>
                    <w:rPr>
                      <w:rFonts w:ascii="Cambria Math" w:hAnsi="Cambria Math" w:cs="Times New Roman"/>
                      <w:noProof/>
                      <w:color w:val="0D0D0D" w:themeColor="text1" w:themeTint="F2"/>
                      <w:sz w:val="22"/>
                      <w:rPrChange w:id="2651" w:author="tao huang" w:date="2017-09-17T12:05:00Z">
                        <w:rPr>
                          <w:rFonts w:ascii="Cambria Math" w:hAnsi="Cambria Math" w:cs="Times New Roman"/>
                          <w:noProof/>
                          <w:color w:val="385623" w:themeColor="accent6" w:themeShade="80"/>
                          <w:sz w:val="22"/>
                        </w:rPr>
                      </w:rPrChange>
                    </w:rPr>
                  </m:ctrlPr>
                </m:sub>
              </m:sSub>
              <m:r>
                <w:rPr>
                  <w:rFonts w:ascii="Cambria Math" w:hAnsi="Cambria Math" w:cs="Times New Roman"/>
                  <w:noProof/>
                  <w:color w:val="0D0D0D" w:themeColor="text1" w:themeTint="F2"/>
                  <w:sz w:val="22"/>
                  <w:rPrChange w:id="2652" w:author="tao huang" w:date="2017-09-17T12:05:00Z">
                    <w:rPr>
                      <w:rFonts w:ascii="Cambria Math" w:hAnsi="Cambria Math" w:cs="Times New Roman"/>
                      <w:noProof/>
                      <w:color w:val="000000" w:themeColor="text1"/>
                      <w:szCs w:val="24"/>
                    </w:rPr>
                  </w:rPrChange>
                </w:rPr>
                <m:t>)</m:t>
              </m:r>
              <m:ctrlPr>
                <w:rPr>
                  <w:rFonts w:ascii="Cambria Math" w:hAnsi="Cambria Math" w:cs="Times New Roman"/>
                  <w:i/>
                  <w:noProof/>
                  <w:color w:val="0D0D0D" w:themeColor="text1" w:themeTint="F2"/>
                  <w:sz w:val="22"/>
                  <w:rPrChange w:id="2653" w:author="tao huang" w:date="2017-09-17T12:05:00Z">
                    <w:rPr>
                      <w:rFonts w:ascii="Cambria Math" w:hAnsi="Cambria Math" w:cs="Times New Roman"/>
                      <w:i/>
                      <w:noProof/>
                      <w:color w:val="385623" w:themeColor="accent6" w:themeShade="80"/>
                      <w:sz w:val="22"/>
                    </w:rPr>
                  </w:rPrChange>
                </w:rPr>
              </m:ctrlPr>
            </m:e>
            <m:sup>
              <m:r>
                <w:rPr>
                  <w:rFonts w:ascii="Cambria Math" w:hAnsi="Cambria Math" w:cs="Times New Roman"/>
                  <w:color w:val="0D0D0D" w:themeColor="text1" w:themeTint="F2"/>
                  <w:sz w:val="22"/>
                  <w:rPrChange w:id="2654" w:author="tao huang" w:date="2017-09-17T12:05:00Z">
                    <w:rPr>
                      <w:rFonts w:ascii="Cambria Math" w:hAnsi="Cambria Math" w:cs="Times New Roman"/>
                      <w:color w:val="000000" w:themeColor="text1"/>
                      <w:szCs w:val="24"/>
                    </w:rPr>
                  </w:rPrChange>
                </w:rPr>
                <m:t>-1</m:t>
              </m:r>
            </m:sup>
          </m:sSup>
          <m:sSubSup>
            <m:sSubSupPr>
              <m:ctrlPr>
                <w:rPr>
                  <w:rFonts w:ascii="Cambria Math" w:hAnsi="Cambria Math" w:cs="Times New Roman"/>
                  <w:color w:val="0D0D0D" w:themeColor="text1" w:themeTint="F2"/>
                  <w:sz w:val="22"/>
                  <w:rPrChange w:id="2655" w:author="tao huang" w:date="2017-09-17T12:05:00Z">
                    <w:rPr>
                      <w:rFonts w:ascii="Cambria Math" w:hAnsi="Cambria Math" w:cs="Times New Roman"/>
                      <w:color w:val="385623" w:themeColor="accent6" w:themeShade="80"/>
                      <w:sz w:val="22"/>
                    </w:rPr>
                  </w:rPrChange>
                </w:rPr>
              </m:ctrlPr>
            </m:sSubSupPr>
            <m:e>
              <m:r>
                <m:rPr>
                  <m:sty m:val="p"/>
                </m:rPr>
                <w:rPr>
                  <w:rFonts w:ascii="Cambria Math" w:hAnsi="Cambria Math" w:cs="Times New Roman"/>
                  <w:color w:val="0D0D0D" w:themeColor="text1" w:themeTint="F2"/>
                  <w:sz w:val="22"/>
                  <w:rPrChange w:id="2656" w:author="tao huang" w:date="2017-09-17T12:05:00Z">
                    <w:rPr>
                      <w:rFonts w:ascii="Cambria Math" w:hAnsi="Cambria Math" w:cs="Times New Roman"/>
                      <w:color w:val="000000" w:themeColor="text1"/>
                      <w:szCs w:val="24"/>
                    </w:rPr>
                  </w:rPrChange>
                </w:rPr>
                <m:t>X</m:t>
              </m:r>
            </m:e>
            <m:sub>
              <m:r>
                <m:rPr>
                  <m:sty m:val="p"/>
                </m:rPr>
                <w:rPr>
                  <w:rFonts w:ascii="Cambria Math" w:hAnsi="Cambria Math" w:cs="Times New Roman"/>
                  <w:color w:val="0D0D0D" w:themeColor="text1" w:themeTint="F2"/>
                  <w:sz w:val="22"/>
                  <w:rPrChange w:id="2657" w:author="tao huang" w:date="2017-09-17T12:05:00Z">
                    <w:rPr>
                      <w:rFonts w:ascii="Cambria Math" w:hAnsi="Cambria Math" w:cs="Times New Roman"/>
                      <w:color w:val="000000" w:themeColor="text1"/>
                      <w:szCs w:val="24"/>
                    </w:rPr>
                  </w:rPrChange>
                </w:rPr>
                <m:t>m,T</m:t>
              </m:r>
              <m:ctrlPr>
                <w:rPr>
                  <w:rFonts w:ascii="Cambria Math" w:hAnsi="Cambria Math" w:cs="Times New Roman"/>
                  <w:noProof/>
                  <w:color w:val="0D0D0D" w:themeColor="text1" w:themeTint="F2"/>
                  <w:sz w:val="22"/>
                  <w:rPrChange w:id="2658" w:author="tao huang" w:date="2017-09-17T12:05:00Z">
                    <w:rPr>
                      <w:rFonts w:ascii="Cambria Math" w:hAnsi="Cambria Math" w:cs="Times New Roman"/>
                      <w:noProof/>
                      <w:color w:val="385623" w:themeColor="accent6" w:themeShade="80"/>
                      <w:sz w:val="22"/>
                    </w:rPr>
                  </w:rPrChange>
                </w:rPr>
              </m:ctrlPr>
            </m:sub>
            <m:sup>
              <m:r>
                <w:del w:id="2659" w:author="tao huang" w:date="2017-09-15T19:16:00Z">
                  <m:rPr>
                    <m:sty m:val="p"/>
                  </m:rPr>
                  <w:rPr>
                    <w:rFonts w:ascii="Cambria Math" w:hAnsi="Cambria Math" w:cs="Times New Roman" w:hint="eastAsia"/>
                    <w:noProof/>
                    <w:color w:val="0D0D0D" w:themeColor="text1" w:themeTint="F2"/>
                    <w:sz w:val="22"/>
                    <w:rPrChange w:id="2660" w:author="tao huang" w:date="2017-09-17T12:05:00Z">
                      <w:rPr>
                        <w:rFonts w:ascii="Cambria Math" w:hAnsi="Cambria Math" w:cs="Times New Roman" w:hint="eastAsia"/>
                        <w:noProof/>
                        <w:color w:val="000000" w:themeColor="text1"/>
                        <w:szCs w:val="24"/>
                      </w:rPr>
                    </w:rPrChange>
                  </w:rPr>
                  <m:t>'</m:t>
                </w:del>
              </m:r>
              <m:r>
                <w:ins w:id="2661" w:author="tao huang" w:date="2017-09-16T11:11:00Z">
                  <m:rPr>
                    <m:sty m:val="p"/>
                  </m:rPr>
                  <w:rPr>
                    <w:rFonts w:ascii="Cambria Math" w:hAnsi="Cambria Math" w:cs="Times New Roman"/>
                    <w:noProof/>
                    <w:color w:val="0D0D0D" w:themeColor="text1" w:themeTint="F2"/>
                    <w:sz w:val="22"/>
                    <w:rPrChange w:id="2662" w:author="tao huang" w:date="2017-09-17T12:05:00Z">
                      <w:rPr>
                        <w:rFonts w:ascii="Cambria Math" w:hAnsi="Cambria Math" w:cs="Times New Roman"/>
                        <w:noProof/>
                        <w:color w:val="385623" w:themeColor="accent6" w:themeShade="80"/>
                        <w:sz w:val="22"/>
                      </w:rPr>
                    </w:rPrChange>
                  </w:rPr>
                  <m:t>'</m:t>
                </w:ins>
              </m:r>
              <m:ctrlPr>
                <w:rPr>
                  <w:rFonts w:ascii="Cambria Math" w:hAnsi="Cambria Math" w:cs="Times New Roman"/>
                  <w:noProof/>
                  <w:color w:val="0D0D0D" w:themeColor="text1" w:themeTint="F2"/>
                  <w:sz w:val="22"/>
                  <w:rPrChange w:id="2663" w:author="tao huang" w:date="2017-09-17T12:05:00Z">
                    <w:rPr>
                      <w:rFonts w:ascii="Cambria Math" w:hAnsi="Cambria Math" w:cs="Times New Roman"/>
                      <w:noProof/>
                      <w:color w:val="385623" w:themeColor="accent6" w:themeShade="80"/>
                      <w:sz w:val="22"/>
                    </w:rPr>
                  </w:rPrChange>
                </w:rPr>
              </m:ctrlPr>
            </m:sup>
          </m:sSubSup>
          <m:sSub>
            <m:sSubPr>
              <m:ctrlPr>
                <w:rPr>
                  <w:rFonts w:ascii="Cambria Math" w:hAnsi="Cambria Math" w:cs="Times New Roman"/>
                  <w:color w:val="0D0D0D" w:themeColor="text1" w:themeTint="F2"/>
                  <w:sz w:val="22"/>
                  <w:rPrChange w:id="2664"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2665" w:author="tao huang" w:date="2017-09-17T12:05:00Z">
                    <w:rPr>
                      <w:rFonts w:ascii="Cambria Math" w:hAnsi="Cambria Math" w:cs="Times New Roman"/>
                      <w:color w:val="000000" w:themeColor="text1"/>
                      <w:szCs w:val="24"/>
                    </w:rPr>
                  </w:rPrChange>
                </w:rPr>
                <m:t>Y</m:t>
              </m:r>
            </m:e>
            <m:sub>
              <m:r>
                <m:rPr>
                  <m:sty m:val="p"/>
                </m:rPr>
                <w:rPr>
                  <w:rFonts w:ascii="Cambria Math" w:hAnsi="Cambria Math" w:cs="Times New Roman"/>
                  <w:color w:val="0D0D0D" w:themeColor="text1" w:themeTint="F2"/>
                  <w:sz w:val="22"/>
                  <w:rPrChange w:id="2666" w:author="tao huang" w:date="2017-09-17T12:05:00Z">
                    <w:rPr>
                      <w:rFonts w:ascii="Cambria Math" w:hAnsi="Cambria Math" w:cs="Times New Roman"/>
                      <w:color w:val="000000" w:themeColor="text1"/>
                      <w:szCs w:val="24"/>
                    </w:rPr>
                  </w:rPrChange>
                </w:rPr>
                <m:t>m,T</m:t>
              </m:r>
              <m:ctrlPr>
                <w:rPr>
                  <w:rFonts w:ascii="Cambria Math" w:hAnsi="Cambria Math" w:cs="Times New Roman"/>
                  <w:noProof/>
                  <w:color w:val="0D0D0D" w:themeColor="text1" w:themeTint="F2"/>
                  <w:sz w:val="22"/>
                  <w:rPrChange w:id="2667" w:author="tao huang" w:date="2017-09-17T12:05:00Z">
                    <w:rPr>
                      <w:rFonts w:ascii="Cambria Math" w:hAnsi="Cambria Math" w:cs="Times New Roman"/>
                      <w:noProof/>
                      <w:color w:val="385623" w:themeColor="accent6" w:themeShade="80"/>
                      <w:sz w:val="22"/>
                    </w:rPr>
                  </w:rPrChange>
                </w:rPr>
              </m:ctrlPr>
            </m:sub>
          </m:sSub>
        </m:oMath>
      </m:oMathPara>
    </w:p>
    <w:p w14:paraId="189E813B" w14:textId="77777777" w:rsidR="00E06F88" w:rsidRPr="000A110D" w:rsidRDefault="00E06F88">
      <w:pPr>
        <w:spacing w:after="0" w:line="360" w:lineRule="auto"/>
        <w:rPr>
          <w:rFonts w:cs="Times New Roman"/>
          <w:noProof/>
          <w:color w:val="0D0D0D" w:themeColor="text1" w:themeTint="F2"/>
          <w:sz w:val="22"/>
          <w:rPrChange w:id="2668" w:author="tao huang" w:date="2017-09-17T12:15:00Z">
            <w:rPr>
              <w:rFonts w:cs="Times New Roman"/>
              <w:noProof/>
              <w:color w:val="000000" w:themeColor="text1"/>
              <w:szCs w:val="24"/>
            </w:rPr>
          </w:rPrChange>
        </w:rPr>
      </w:pPr>
    </w:p>
    <w:p w14:paraId="13D0844F" w14:textId="4D8EAE40" w:rsidR="00E446EB" w:rsidRPr="00A60A57" w:rsidDel="00D04530" w:rsidRDefault="00E446EB">
      <w:pPr>
        <w:spacing w:after="0" w:line="360" w:lineRule="auto"/>
        <w:rPr>
          <w:del w:id="2669" w:author="tao huang" w:date="2017-09-15T19:25:00Z"/>
          <w:rFonts w:cs="Times New Roman"/>
          <w:color w:val="0D0D0D" w:themeColor="text1" w:themeTint="F2"/>
          <w:sz w:val="22"/>
          <w:rPrChange w:id="2670" w:author="tao huang" w:date="2017-09-17T12:05:00Z">
            <w:rPr>
              <w:del w:id="2671" w:author="tao huang" w:date="2017-09-15T19:25:00Z"/>
              <w:rFonts w:cs="Times New Roman"/>
              <w:color w:val="000000" w:themeColor="text1"/>
              <w:szCs w:val="24"/>
            </w:rPr>
          </w:rPrChange>
        </w:rPr>
      </w:pPr>
      <w:r w:rsidRPr="00A60A57">
        <w:rPr>
          <w:rFonts w:cs="Times New Roman"/>
          <w:color w:val="0D0D0D" w:themeColor="text1" w:themeTint="F2"/>
          <w:sz w:val="22"/>
          <w:rPrChange w:id="2672" w:author="tao huang" w:date="2017-09-17T12:05:00Z">
            <w:rPr>
              <w:rFonts w:cs="Times New Roman"/>
              <w:color w:val="000000" w:themeColor="text1"/>
              <w:szCs w:val="24"/>
            </w:rPr>
          </w:rPrChange>
        </w:rPr>
        <w:t xml:space="preserve">where </w:t>
      </w:r>
      <m:oMath>
        <m:sSub>
          <m:sSubPr>
            <m:ctrlPr>
              <w:rPr>
                <w:rFonts w:ascii="Cambria Math" w:hAnsi="Cambria Math" w:cs="Times New Roman"/>
                <w:color w:val="0D0D0D" w:themeColor="text1" w:themeTint="F2"/>
                <w:sz w:val="22"/>
                <w:rPrChange w:id="2673"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2674" w:author="tao huang" w:date="2017-09-17T12:05:00Z">
                  <w:rPr>
                    <w:rFonts w:ascii="Cambria Math" w:hAnsi="Cambria Math" w:cs="Times New Roman"/>
                    <w:color w:val="000000" w:themeColor="text1"/>
                    <w:szCs w:val="24"/>
                  </w:rPr>
                </w:rPrChange>
              </w:rPr>
              <m:t>X</m:t>
            </m:r>
          </m:e>
          <m:sub>
            <m:r>
              <m:rPr>
                <m:sty m:val="p"/>
              </m:rPr>
              <w:rPr>
                <w:rFonts w:ascii="Cambria Math" w:hAnsi="Cambria Math" w:cs="Times New Roman"/>
                <w:noProof/>
                <w:color w:val="0D0D0D" w:themeColor="text1" w:themeTint="F2"/>
                <w:sz w:val="22"/>
                <w:rPrChange w:id="2675" w:author="tao huang" w:date="2017-09-17T12:05:00Z">
                  <w:rPr>
                    <w:rFonts w:ascii="Cambria Math" w:hAnsi="Cambria Math" w:cs="Times New Roman"/>
                    <w:noProof/>
                    <w:color w:val="000000" w:themeColor="text1"/>
                    <w:szCs w:val="24"/>
                  </w:rPr>
                </w:rPrChange>
              </w:rPr>
              <m:t>m,T</m:t>
            </m:r>
          </m:sub>
        </m:sSub>
      </m:oMath>
      <w:r w:rsidRPr="00A60A57">
        <w:rPr>
          <w:rFonts w:cs="Times New Roman"/>
          <w:color w:val="0D0D0D" w:themeColor="text1" w:themeTint="F2"/>
          <w:sz w:val="22"/>
          <w:rPrChange w:id="2676" w:author="tao huang" w:date="2017-09-17T12:05:00Z">
            <w:rPr>
              <w:rFonts w:cs="Times New Roman"/>
              <w:color w:val="000000" w:themeColor="text1"/>
              <w:szCs w:val="24"/>
            </w:rPr>
          </w:rPrChange>
        </w:rPr>
        <w:t xml:space="preserve"> and </w:t>
      </w:r>
      <m:oMath>
        <m:sSub>
          <m:sSubPr>
            <m:ctrlPr>
              <w:rPr>
                <w:rFonts w:ascii="Cambria Math" w:hAnsi="Cambria Math" w:cs="Times New Roman"/>
                <w:color w:val="0D0D0D" w:themeColor="text1" w:themeTint="F2"/>
                <w:sz w:val="22"/>
                <w:rPrChange w:id="2677"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2678" w:author="tao huang" w:date="2017-09-17T12:05:00Z">
                  <w:rPr>
                    <w:rFonts w:ascii="Cambria Math" w:hAnsi="Cambria Math" w:cs="Times New Roman"/>
                    <w:color w:val="000000" w:themeColor="text1"/>
                    <w:szCs w:val="24"/>
                  </w:rPr>
                </w:rPrChange>
              </w:rPr>
              <m:t>Y</m:t>
            </m:r>
          </m:e>
          <m:sub>
            <m:r>
              <m:rPr>
                <m:sty m:val="p"/>
              </m:rPr>
              <w:rPr>
                <w:rFonts w:ascii="Cambria Math" w:hAnsi="Cambria Math" w:cs="Times New Roman"/>
                <w:noProof/>
                <w:color w:val="0D0D0D" w:themeColor="text1" w:themeTint="F2"/>
                <w:sz w:val="22"/>
                <w:rPrChange w:id="2679" w:author="tao huang" w:date="2017-09-17T12:05:00Z">
                  <w:rPr>
                    <w:rFonts w:ascii="Cambria Math" w:hAnsi="Cambria Math" w:cs="Times New Roman"/>
                    <w:noProof/>
                    <w:color w:val="000000" w:themeColor="text1"/>
                    <w:szCs w:val="24"/>
                  </w:rPr>
                </w:rPrChange>
              </w:rPr>
              <m:t>m,T</m:t>
            </m:r>
          </m:sub>
        </m:sSub>
      </m:oMath>
      <w:r w:rsidRPr="00A60A57">
        <w:rPr>
          <w:rFonts w:cs="Times New Roman"/>
          <w:color w:val="0D0D0D" w:themeColor="text1" w:themeTint="F2"/>
          <w:sz w:val="22"/>
          <w:rPrChange w:id="2680" w:author="tao huang" w:date="2017-09-17T12:05:00Z">
            <w:rPr>
              <w:rFonts w:cs="Times New Roman"/>
              <w:color w:val="000000" w:themeColor="text1"/>
              <w:szCs w:val="24"/>
            </w:rPr>
          </w:rPrChange>
        </w:rPr>
        <w:t xml:space="preserve"> are </w:t>
      </w:r>
      <w:r w:rsidR="006E58BF" w:rsidRPr="00A60A57">
        <w:rPr>
          <w:rFonts w:cs="Times New Roman"/>
          <w:color w:val="0D0D0D" w:themeColor="text1" w:themeTint="F2"/>
          <w:sz w:val="22"/>
          <w:rPrChange w:id="2681" w:author="tao huang" w:date="2017-09-17T12:05:00Z">
            <w:rPr>
              <w:rFonts w:cs="Times New Roman"/>
              <w:color w:val="000000" w:themeColor="text1"/>
              <w:szCs w:val="24"/>
            </w:rPr>
          </w:rPrChange>
        </w:rPr>
        <w:t>the</w:t>
      </w:r>
      <w:r w:rsidR="004E116F" w:rsidRPr="00A60A57">
        <w:rPr>
          <w:rFonts w:cs="Times New Roman"/>
          <w:color w:val="0D0D0D" w:themeColor="text1" w:themeTint="F2"/>
          <w:sz w:val="22"/>
          <w:rPrChange w:id="2682" w:author="tao huang" w:date="2017-09-17T12:05:00Z">
            <w:rPr>
              <w:rFonts w:cs="Times New Roman"/>
              <w:color w:val="000000" w:themeColor="text1"/>
              <w:szCs w:val="24"/>
            </w:rPr>
          </w:rPrChange>
        </w:rPr>
        <w:t xml:space="preserve"> matrices for the</w:t>
      </w:r>
      <w:r w:rsidR="00E776D8" w:rsidRPr="00A60A57">
        <w:rPr>
          <w:rFonts w:cs="Times New Roman"/>
          <w:color w:val="0D0D0D" w:themeColor="text1" w:themeTint="F2"/>
          <w:sz w:val="22"/>
          <w:rPrChange w:id="2683" w:author="tao huang" w:date="2017-09-17T12:05:00Z">
            <w:rPr>
              <w:rFonts w:cs="Times New Roman"/>
              <w:color w:val="000000" w:themeColor="text1"/>
              <w:szCs w:val="24"/>
            </w:rPr>
          </w:rPrChange>
        </w:rPr>
        <w:t xml:space="preserve"> </w:t>
      </w:r>
      <w:r w:rsidR="00A15AFD" w:rsidRPr="00A60A57">
        <w:rPr>
          <w:rFonts w:cs="Times New Roman"/>
          <w:color w:val="0D0D0D" w:themeColor="text1" w:themeTint="F2"/>
          <w:sz w:val="22"/>
          <w:rPrChange w:id="2684" w:author="tao huang" w:date="2017-09-17T12:05:00Z">
            <w:rPr>
              <w:rFonts w:cs="Times New Roman"/>
              <w:color w:val="000000" w:themeColor="text1"/>
              <w:szCs w:val="24"/>
            </w:rPr>
          </w:rPrChange>
        </w:rPr>
        <w:t>sales and price</w:t>
      </w:r>
      <w:r w:rsidRPr="00A60A57">
        <w:rPr>
          <w:rFonts w:cs="Times New Roman"/>
          <w:color w:val="0D0D0D" w:themeColor="text1" w:themeTint="F2"/>
          <w:sz w:val="22"/>
          <w:rPrChange w:id="2685" w:author="tao huang" w:date="2017-09-17T12:05:00Z">
            <w:rPr>
              <w:rFonts w:cs="Times New Roman"/>
              <w:color w:val="000000" w:themeColor="text1"/>
              <w:szCs w:val="24"/>
            </w:rPr>
          </w:rPrChange>
        </w:rPr>
        <w:t xml:space="preserve"> </w:t>
      </w:r>
      <w:r w:rsidR="006E58BF" w:rsidRPr="00A60A57">
        <w:rPr>
          <w:rFonts w:cs="Times New Roman"/>
          <w:color w:val="0D0D0D" w:themeColor="text1" w:themeTint="F2"/>
          <w:sz w:val="22"/>
          <w:rPrChange w:id="2686" w:author="tao huang" w:date="2017-09-17T12:05:00Z">
            <w:rPr>
              <w:rFonts w:cs="Times New Roman"/>
              <w:color w:val="000000" w:themeColor="text1"/>
              <w:szCs w:val="24"/>
            </w:rPr>
          </w:rPrChange>
        </w:rPr>
        <w:t xml:space="preserve">respectively </w:t>
      </w:r>
      <w:r w:rsidR="00DA589D" w:rsidRPr="00A60A57">
        <w:rPr>
          <w:rFonts w:cs="Times New Roman"/>
          <w:color w:val="0D0D0D" w:themeColor="text1" w:themeTint="F2"/>
          <w:sz w:val="22"/>
          <w:rPrChange w:id="2687" w:author="tao huang" w:date="2017-09-17T12:05:00Z">
            <w:rPr>
              <w:rFonts w:cs="Times New Roman"/>
              <w:color w:val="000000" w:themeColor="text1"/>
              <w:szCs w:val="24"/>
            </w:rPr>
          </w:rPrChange>
        </w:rPr>
        <w:t xml:space="preserve">for the time period from </w:t>
      </w:r>
      <w:r w:rsidR="008E4B25" w:rsidRPr="00A60A57">
        <w:rPr>
          <w:rFonts w:cs="Times New Roman"/>
          <w:color w:val="0D0D0D" w:themeColor="text1" w:themeTint="F2"/>
          <w:sz w:val="22"/>
          <w:rPrChange w:id="2688" w:author="tao huang" w:date="2017-09-17T12:05:00Z">
            <w:rPr>
              <w:rFonts w:cs="Times New Roman"/>
              <w:color w:val="000000" w:themeColor="text1"/>
              <w:szCs w:val="24"/>
            </w:rPr>
          </w:rPrChange>
        </w:rPr>
        <w:t>week</w:t>
      </w:r>
      <w:r w:rsidRPr="00A60A57">
        <w:rPr>
          <w:rFonts w:cs="Times New Roman"/>
          <w:color w:val="0D0D0D" w:themeColor="text1" w:themeTint="F2"/>
          <w:sz w:val="22"/>
          <w:rPrChange w:id="2689" w:author="tao huang" w:date="2017-09-17T12:05:00Z">
            <w:rPr>
              <w:rFonts w:cs="Times New Roman"/>
              <w:color w:val="000000" w:themeColor="text1"/>
              <w:szCs w:val="24"/>
            </w:rPr>
          </w:rPrChange>
        </w:rPr>
        <w:t xml:space="preserve"> </w:t>
      </w:r>
      <w:r w:rsidR="00A21CBD" w:rsidRPr="00A60A57">
        <w:rPr>
          <w:rFonts w:cs="Times New Roman"/>
          <w:i/>
          <w:color w:val="0D0D0D" w:themeColor="text1" w:themeTint="F2"/>
          <w:sz w:val="22"/>
          <w:rPrChange w:id="2690" w:author="tao huang" w:date="2017-09-17T12:05:00Z">
            <w:rPr>
              <w:rFonts w:cs="Times New Roman"/>
              <w:i/>
              <w:color w:val="000000" w:themeColor="text1"/>
              <w:szCs w:val="24"/>
            </w:rPr>
          </w:rPrChange>
        </w:rPr>
        <w:t xml:space="preserve">m </w:t>
      </w:r>
      <w:r w:rsidR="00A21CBD" w:rsidRPr="00A60A57">
        <w:rPr>
          <w:rFonts w:cs="Times New Roman"/>
          <w:color w:val="0D0D0D" w:themeColor="text1" w:themeTint="F2"/>
          <w:sz w:val="22"/>
          <w:rPrChange w:id="2691" w:author="tao huang" w:date="2017-09-17T12:05:00Z">
            <w:rPr>
              <w:rFonts w:cs="Times New Roman"/>
              <w:color w:val="000000" w:themeColor="text1"/>
              <w:szCs w:val="24"/>
            </w:rPr>
          </w:rPrChange>
        </w:rPr>
        <w:t>to week</w:t>
      </w:r>
      <w:r w:rsidRPr="00A60A57">
        <w:rPr>
          <w:rFonts w:cs="Times New Roman"/>
          <w:color w:val="0D0D0D" w:themeColor="text1" w:themeTint="F2"/>
          <w:sz w:val="22"/>
          <w:rPrChange w:id="2692" w:author="tao huang" w:date="2017-09-17T12:05:00Z">
            <w:rPr>
              <w:rFonts w:cs="Times New Roman"/>
              <w:color w:val="000000" w:themeColor="text1"/>
              <w:szCs w:val="24"/>
            </w:rPr>
          </w:rPrChange>
        </w:rPr>
        <w:t xml:space="preserve"> </w:t>
      </w:r>
      <w:r w:rsidRPr="00A60A57">
        <w:rPr>
          <w:rFonts w:cs="Times New Roman"/>
          <w:i/>
          <w:color w:val="0D0D0D" w:themeColor="text1" w:themeTint="F2"/>
          <w:sz w:val="22"/>
          <w:rPrChange w:id="2693" w:author="tao huang" w:date="2017-09-17T12:05:00Z">
            <w:rPr>
              <w:rFonts w:cs="Times New Roman"/>
              <w:color w:val="000000" w:themeColor="text1"/>
              <w:szCs w:val="24"/>
            </w:rPr>
          </w:rPrChange>
        </w:rPr>
        <w:t>T</w:t>
      </w:r>
      <w:r w:rsidRPr="00A60A57">
        <w:rPr>
          <w:rFonts w:cs="Times New Roman"/>
          <w:color w:val="0D0D0D" w:themeColor="text1" w:themeTint="F2"/>
          <w:sz w:val="22"/>
          <w:rPrChange w:id="2694" w:author="tao huang" w:date="2017-09-17T12:05:00Z">
            <w:rPr>
              <w:rFonts w:cs="Times New Roman"/>
              <w:color w:val="000000" w:themeColor="text1"/>
              <w:szCs w:val="24"/>
            </w:rPr>
          </w:rPrChange>
        </w:rPr>
        <w:t>.</w:t>
      </w:r>
      <w:r w:rsidR="00764C6C" w:rsidRPr="00A60A57">
        <w:rPr>
          <w:rFonts w:cs="Times New Roman"/>
          <w:color w:val="0D0D0D" w:themeColor="text1" w:themeTint="F2"/>
          <w:sz w:val="22"/>
          <w:rPrChange w:id="2695" w:author="tao huang" w:date="2017-09-17T12:05:00Z">
            <w:rPr>
              <w:rFonts w:cs="Times New Roman"/>
              <w:color w:val="000000" w:themeColor="text1"/>
              <w:szCs w:val="24"/>
            </w:rPr>
          </w:rPrChange>
        </w:rPr>
        <w:t xml:space="preserve"> </w:t>
      </w:r>
      <w:r w:rsidR="00CA2A10" w:rsidRPr="00A60A57">
        <w:rPr>
          <w:rFonts w:cs="Times New Roman"/>
          <w:color w:val="0D0D0D" w:themeColor="text1" w:themeTint="F2"/>
          <w:sz w:val="22"/>
          <w:rPrChange w:id="2696" w:author="tao huang" w:date="2017-09-17T12:05:00Z">
            <w:rPr>
              <w:rFonts w:cs="Times New Roman"/>
              <w:color w:val="000000" w:themeColor="text1"/>
              <w:szCs w:val="24"/>
            </w:rPr>
          </w:rPrChange>
        </w:rPr>
        <w:t>We</w:t>
      </w:r>
      <w:r w:rsidR="00E02819" w:rsidRPr="00A60A57">
        <w:rPr>
          <w:rFonts w:cs="Times New Roman"/>
          <w:color w:val="0D0D0D" w:themeColor="text1" w:themeTint="F2"/>
          <w:sz w:val="22"/>
          <w:rPrChange w:id="2697" w:author="tao huang" w:date="2017-09-17T12:05:00Z">
            <w:rPr>
              <w:rFonts w:cs="Times New Roman"/>
              <w:color w:val="000000" w:themeColor="text1"/>
              <w:szCs w:val="24"/>
            </w:rPr>
          </w:rPrChange>
        </w:rPr>
        <w:t xml:space="preserve"> assume </w:t>
      </w:r>
      <w:ins w:id="2698" w:author="tao huang" w:date="2017-09-15T19:15:00Z">
        <w:r w:rsidR="007C6F81" w:rsidRPr="00A60A57">
          <w:rPr>
            <w:rFonts w:cs="Times New Roman"/>
            <w:color w:val="0D0D0D" w:themeColor="text1" w:themeTint="F2"/>
            <w:sz w:val="22"/>
            <w:rPrChange w:id="2699" w:author="tao huang" w:date="2017-09-17T12:05:00Z">
              <w:rPr>
                <w:rFonts w:cs="Times New Roman"/>
                <w:color w:val="000000" w:themeColor="text1"/>
                <w:sz w:val="22"/>
              </w:rPr>
            </w:rPrChange>
          </w:rPr>
          <w:t xml:space="preserve">that there is </w:t>
        </w:r>
      </w:ins>
      <w:r w:rsidR="003B5482" w:rsidRPr="00A60A57">
        <w:rPr>
          <w:rFonts w:cs="Times New Roman"/>
          <w:color w:val="0D0D0D" w:themeColor="text1" w:themeTint="F2"/>
          <w:sz w:val="22"/>
          <w:rPrChange w:id="2700" w:author="tao huang" w:date="2017-09-17T12:05:00Z">
            <w:rPr>
              <w:rFonts w:cs="Times New Roman"/>
              <w:color w:val="000000" w:themeColor="text1"/>
              <w:szCs w:val="24"/>
            </w:rPr>
          </w:rPrChange>
        </w:rPr>
        <w:t xml:space="preserve">no structural break after week </w:t>
      </w:r>
      <w:r w:rsidR="00E02819" w:rsidRPr="00A60A57">
        <w:rPr>
          <w:rFonts w:cs="Times New Roman"/>
          <w:i/>
          <w:noProof/>
          <w:color w:val="0D0D0D" w:themeColor="text1" w:themeTint="F2"/>
          <w:sz w:val="22"/>
          <w:rPrChange w:id="2701" w:author="tao huang" w:date="2017-09-17T12:05:00Z">
            <w:rPr>
              <w:rFonts w:cs="Times New Roman"/>
              <w:i/>
              <w:noProof/>
              <w:color w:val="000000" w:themeColor="text1"/>
              <w:szCs w:val="24"/>
            </w:rPr>
          </w:rPrChange>
        </w:rPr>
        <w:t>T</w:t>
      </w:r>
      <w:del w:id="2702" w:author="tao huang" w:date="2017-09-15T19:16:00Z">
        <w:r w:rsidR="00E02819" w:rsidRPr="00A60A57" w:rsidDel="007C6F81">
          <w:rPr>
            <w:rFonts w:cs="Times New Roman"/>
            <w:noProof/>
            <w:color w:val="0D0D0D" w:themeColor="text1" w:themeTint="F2"/>
            <w:sz w:val="22"/>
            <w:rPrChange w:id="2703" w:author="tao huang" w:date="2017-09-17T12:05:00Z">
              <w:rPr>
                <w:rFonts w:cs="Times New Roman"/>
                <w:noProof/>
                <w:color w:val="000000" w:themeColor="text1"/>
                <w:szCs w:val="24"/>
              </w:rPr>
            </w:rPrChange>
          </w:rPr>
          <w:delText>,</w:delText>
        </w:r>
      </w:del>
      <w:r w:rsidR="00E02819" w:rsidRPr="00A60A57">
        <w:rPr>
          <w:rFonts w:cs="Times New Roman"/>
          <w:color w:val="0D0D0D" w:themeColor="text1" w:themeTint="F2"/>
          <w:sz w:val="22"/>
          <w:rPrChange w:id="2704" w:author="tao huang" w:date="2017-09-17T12:05:00Z">
            <w:rPr>
              <w:rFonts w:cs="Times New Roman"/>
              <w:color w:val="000000" w:themeColor="text1"/>
              <w:szCs w:val="24"/>
            </w:rPr>
          </w:rPrChange>
        </w:rPr>
        <w:t xml:space="preserve"> </w:t>
      </w:r>
      <w:r w:rsidR="00F150F7" w:rsidRPr="00A60A57">
        <w:rPr>
          <w:rFonts w:cs="Times New Roman"/>
          <w:color w:val="0D0D0D" w:themeColor="text1" w:themeTint="F2"/>
          <w:sz w:val="22"/>
          <w:rPrChange w:id="2705" w:author="tao huang" w:date="2017-09-17T12:05:00Z">
            <w:rPr>
              <w:rFonts w:cs="Times New Roman"/>
              <w:color w:val="000000" w:themeColor="text1"/>
              <w:szCs w:val="24"/>
            </w:rPr>
          </w:rPrChange>
        </w:rPr>
        <w:t xml:space="preserve">and </w:t>
      </w:r>
      <w:r w:rsidR="00E02819" w:rsidRPr="00A60A57">
        <w:rPr>
          <w:rFonts w:cs="Times New Roman"/>
          <w:color w:val="0D0D0D" w:themeColor="text1" w:themeTint="F2"/>
          <w:sz w:val="22"/>
          <w:rPrChange w:id="2706" w:author="tao huang" w:date="2017-09-17T12:05:00Z">
            <w:rPr>
              <w:rFonts w:cs="Times New Roman"/>
              <w:color w:val="000000" w:themeColor="text1"/>
              <w:szCs w:val="24"/>
            </w:rPr>
          </w:rPrChange>
        </w:rPr>
        <w:t xml:space="preserve">the true demand </w:t>
      </w:r>
      <w:r w:rsidR="00F150F7" w:rsidRPr="00A60A57">
        <w:rPr>
          <w:rFonts w:cs="Times New Roman"/>
          <w:color w:val="0D0D0D" w:themeColor="text1" w:themeTint="F2"/>
          <w:sz w:val="22"/>
          <w:rPrChange w:id="2707" w:author="tao huang" w:date="2017-09-17T12:05:00Z">
            <w:rPr>
              <w:rFonts w:cs="Times New Roman"/>
              <w:color w:val="000000" w:themeColor="text1"/>
              <w:szCs w:val="24"/>
            </w:rPr>
          </w:rPrChange>
        </w:rPr>
        <w:t xml:space="preserve">after week </w:t>
      </w:r>
      <w:r w:rsidR="00F150F7" w:rsidRPr="00A60A57">
        <w:rPr>
          <w:rFonts w:cs="Times New Roman"/>
          <w:i/>
          <w:color w:val="0D0D0D" w:themeColor="text1" w:themeTint="F2"/>
          <w:sz w:val="22"/>
          <w:rPrChange w:id="2708" w:author="tao huang" w:date="2017-09-17T12:05:00Z">
            <w:rPr>
              <w:rFonts w:cs="Times New Roman"/>
              <w:i/>
              <w:color w:val="000000" w:themeColor="text1"/>
              <w:szCs w:val="24"/>
            </w:rPr>
          </w:rPrChange>
        </w:rPr>
        <w:t>T</w:t>
      </w:r>
      <w:r w:rsidR="00F150F7" w:rsidRPr="00A60A57">
        <w:rPr>
          <w:rFonts w:cs="Times New Roman"/>
          <w:color w:val="0D0D0D" w:themeColor="text1" w:themeTint="F2"/>
          <w:sz w:val="22"/>
          <w:rPrChange w:id="2709" w:author="tao huang" w:date="2017-09-17T12:05:00Z">
            <w:rPr>
              <w:rFonts w:cs="Times New Roman"/>
              <w:color w:val="000000" w:themeColor="text1"/>
              <w:szCs w:val="24"/>
            </w:rPr>
          </w:rPrChange>
        </w:rPr>
        <w:t xml:space="preserve"> </w:t>
      </w:r>
      <w:r w:rsidR="00E02819" w:rsidRPr="00A60A57">
        <w:rPr>
          <w:rFonts w:cs="Times New Roman"/>
          <w:color w:val="0D0D0D" w:themeColor="text1" w:themeTint="F2"/>
          <w:sz w:val="22"/>
          <w:rPrChange w:id="2710" w:author="tao huang" w:date="2017-09-17T12:05:00Z">
            <w:rPr>
              <w:rFonts w:cs="Times New Roman"/>
              <w:color w:val="000000" w:themeColor="text1"/>
              <w:szCs w:val="24"/>
            </w:rPr>
          </w:rPrChange>
        </w:rPr>
        <w:t>remain</w:t>
      </w:r>
      <w:r w:rsidR="00B8112B" w:rsidRPr="00A60A57">
        <w:rPr>
          <w:rFonts w:cs="Times New Roman"/>
          <w:color w:val="0D0D0D" w:themeColor="text1" w:themeTint="F2"/>
          <w:sz w:val="22"/>
          <w:rPrChange w:id="2711" w:author="tao huang" w:date="2017-09-17T12:05:00Z">
            <w:rPr>
              <w:rFonts w:cs="Times New Roman"/>
              <w:color w:val="000000" w:themeColor="text1"/>
              <w:szCs w:val="24"/>
            </w:rPr>
          </w:rPrChange>
        </w:rPr>
        <w:t>s</w:t>
      </w:r>
      <w:r w:rsidR="00E02819" w:rsidRPr="00A60A57">
        <w:rPr>
          <w:rFonts w:cs="Times New Roman"/>
          <w:color w:val="0D0D0D" w:themeColor="text1" w:themeTint="F2"/>
          <w:sz w:val="22"/>
          <w:rPrChange w:id="2712" w:author="tao huang" w:date="2017-09-17T12:05:00Z">
            <w:rPr>
              <w:rFonts w:cs="Times New Roman"/>
              <w:color w:val="000000" w:themeColor="text1"/>
              <w:szCs w:val="24"/>
            </w:rPr>
          </w:rPrChange>
        </w:rPr>
        <w:t xml:space="preserve"> as </w:t>
      </w:r>
      <m:oMath>
        <m:sSub>
          <m:sSubPr>
            <m:ctrlPr>
              <w:rPr>
                <w:rFonts w:ascii="Cambria Math" w:hAnsi="Cambria Math" w:cs="Times New Roman"/>
                <w:i/>
                <w:color w:val="0D0D0D" w:themeColor="text1" w:themeTint="F2"/>
                <w:sz w:val="22"/>
                <w:rPrChange w:id="2713"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2714" w:author="tao huang" w:date="2017-09-17T12:05:00Z">
                  <w:rPr>
                    <w:rFonts w:ascii="Cambria Math" w:hAnsi="Cambria Math" w:cs="Times New Roman"/>
                    <w:color w:val="000000" w:themeColor="text1"/>
                    <w:szCs w:val="24"/>
                  </w:rPr>
                </w:rPrChange>
              </w:rPr>
              <m:t>y</m:t>
            </m:r>
          </m:e>
          <m:sub>
            <m:r>
              <w:rPr>
                <w:rFonts w:ascii="Cambria Math" w:hAnsi="Cambria Math" w:cs="Times New Roman"/>
                <w:color w:val="0D0D0D" w:themeColor="text1" w:themeTint="F2"/>
                <w:sz w:val="22"/>
                <w:rPrChange w:id="2715" w:author="tao huang" w:date="2017-09-17T12:05:00Z">
                  <w:rPr>
                    <w:rFonts w:ascii="Cambria Math" w:hAnsi="Cambria Math" w:cs="Times New Roman"/>
                    <w:color w:val="000000" w:themeColor="text1"/>
                    <w:szCs w:val="24"/>
                  </w:rPr>
                </w:rPrChange>
              </w:rPr>
              <m:t>t</m:t>
            </m:r>
          </m:sub>
        </m:sSub>
        <m:r>
          <w:rPr>
            <w:rFonts w:ascii="Cambria Math" w:hAnsi="Cambria Math" w:cs="Times New Roman"/>
            <w:color w:val="0D0D0D" w:themeColor="text1" w:themeTint="F2"/>
            <w:sz w:val="22"/>
            <w:rPrChange w:id="2716" w:author="tao huang" w:date="2017-09-17T12:05:00Z">
              <w:rPr>
                <w:rFonts w:ascii="Cambria Math" w:hAnsi="Cambria Math" w:cs="Times New Roman"/>
                <w:color w:val="000000" w:themeColor="text1"/>
                <w:szCs w:val="24"/>
              </w:rPr>
            </w:rPrChange>
          </w:rPr>
          <m:t>=</m:t>
        </m:r>
        <m:sSubSup>
          <m:sSubSupPr>
            <m:ctrlPr>
              <w:rPr>
                <w:rFonts w:ascii="Cambria Math" w:hAnsi="Cambria Math" w:cs="Times New Roman"/>
                <w:i/>
                <w:color w:val="0D0D0D" w:themeColor="text1" w:themeTint="F2"/>
                <w:sz w:val="22"/>
                <w:rPrChange w:id="2717" w:author="tao huang" w:date="2017-09-17T12:05:00Z">
                  <w:rPr>
                    <w:rFonts w:ascii="Cambria Math" w:hAnsi="Cambria Math" w:cs="Times New Roman"/>
                    <w:i/>
                    <w:color w:val="385623" w:themeColor="accent6" w:themeShade="80"/>
                    <w:sz w:val="22"/>
                  </w:rPr>
                </w:rPrChange>
              </w:rPr>
            </m:ctrlPr>
          </m:sSubSupPr>
          <m:e>
            <m:r>
              <w:rPr>
                <w:rFonts w:ascii="Cambria Math" w:hAnsi="Cambria Math" w:cs="Times New Roman"/>
                <w:color w:val="0D0D0D" w:themeColor="text1" w:themeTint="F2"/>
                <w:sz w:val="22"/>
                <w:rPrChange w:id="2718" w:author="tao huang" w:date="2017-09-17T12:05:00Z">
                  <w:rPr>
                    <w:rFonts w:ascii="Cambria Math" w:hAnsi="Cambria Math" w:cs="Times New Roman"/>
                    <w:color w:val="000000" w:themeColor="text1"/>
                    <w:szCs w:val="24"/>
                  </w:rPr>
                </w:rPrChange>
              </w:rPr>
              <m:t xml:space="preserve"> β</m:t>
            </m:r>
          </m:e>
          <m:sub>
            <m:r>
              <w:rPr>
                <w:rFonts w:ascii="Cambria Math" w:hAnsi="Cambria Math" w:cs="Times New Roman"/>
                <w:color w:val="0D0D0D" w:themeColor="text1" w:themeTint="F2"/>
                <w:sz w:val="22"/>
                <w:rPrChange w:id="2719" w:author="tao huang" w:date="2017-09-17T12:05:00Z">
                  <w:rPr>
                    <w:rFonts w:ascii="Cambria Math" w:hAnsi="Cambria Math" w:cs="Times New Roman"/>
                    <w:color w:val="000000" w:themeColor="text1"/>
                    <w:szCs w:val="24"/>
                  </w:rPr>
                </w:rPrChange>
              </w:rPr>
              <m:t>2</m:t>
            </m:r>
          </m:sub>
          <m:sup>
            <m:r>
              <w:del w:id="2720" w:author="tao huang" w:date="2017-09-15T19:16:00Z">
                <w:rPr>
                  <w:rFonts w:ascii="Cambria Math" w:hAnsi="Cambria Math" w:cs="Times New Roman" w:hint="eastAsia"/>
                  <w:color w:val="0D0D0D" w:themeColor="text1" w:themeTint="F2"/>
                  <w:sz w:val="22"/>
                  <w:rPrChange w:id="2721" w:author="tao huang" w:date="2017-09-17T12:05:00Z">
                    <w:rPr>
                      <w:rFonts w:ascii="Cambria Math" w:hAnsi="Cambria Math" w:cs="Times New Roman" w:hint="eastAsia"/>
                      <w:color w:val="000000" w:themeColor="text1"/>
                      <w:szCs w:val="24"/>
                    </w:rPr>
                  </w:rPrChange>
                </w:rPr>
                <m:t>'</m:t>
              </w:del>
            </m:r>
            <m:r>
              <w:ins w:id="2722" w:author="tao huang" w:date="2017-09-16T11:11:00Z">
                <w:rPr>
                  <w:rFonts w:ascii="Cambria Math" w:hAnsi="Cambria Math" w:cs="Times New Roman"/>
                  <w:color w:val="0D0D0D" w:themeColor="text1" w:themeTint="F2"/>
                  <w:sz w:val="22"/>
                  <w:rPrChange w:id="2723" w:author="tao huang" w:date="2017-09-17T12:05:00Z">
                    <w:rPr>
                      <w:rFonts w:ascii="Cambria Math" w:hAnsi="Cambria Math" w:cs="Times New Roman"/>
                      <w:color w:val="385623" w:themeColor="accent6" w:themeShade="80"/>
                      <w:sz w:val="22"/>
                    </w:rPr>
                  </w:rPrChange>
                </w:rPr>
                <m:t>'</m:t>
              </w:ins>
            </m:r>
          </m:sup>
        </m:sSubSup>
        <m:sSub>
          <m:sSubPr>
            <m:ctrlPr>
              <w:rPr>
                <w:rFonts w:ascii="Cambria Math" w:hAnsi="Cambria Math" w:cs="Times New Roman"/>
                <w:i/>
                <w:color w:val="0D0D0D" w:themeColor="text1" w:themeTint="F2"/>
                <w:sz w:val="22"/>
                <w:rPrChange w:id="2724"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2725" w:author="tao huang" w:date="2017-09-17T12:05:00Z">
                  <w:rPr>
                    <w:rFonts w:ascii="Cambria Math" w:hAnsi="Cambria Math" w:cs="Times New Roman"/>
                    <w:color w:val="000000" w:themeColor="text1"/>
                    <w:szCs w:val="24"/>
                  </w:rPr>
                </w:rPrChange>
              </w:rPr>
              <m:t>x</m:t>
            </m:r>
          </m:e>
          <m:sub>
            <m:r>
              <w:rPr>
                <w:rFonts w:ascii="Cambria Math" w:hAnsi="Cambria Math" w:cs="Times New Roman"/>
                <w:color w:val="0D0D0D" w:themeColor="text1" w:themeTint="F2"/>
                <w:sz w:val="22"/>
                <w:rPrChange w:id="2726" w:author="tao huang" w:date="2017-09-17T12:05:00Z">
                  <w:rPr>
                    <w:rFonts w:ascii="Cambria Math" w:hAnsi="Cambria Math" w:cs="Times New Roman"/>
                    <w:color w:val="000000" w:themeColor="text1"/>
                    <w:szCs w:val="24"/>
                  </w:rPr>
                </w:rPrChange>
              </w:rPr>
              <m:t>t</m:t>
            </m:r>
          </m:sub>
        </m:sSub>
        <m:r>
          <w:rPr>
            <w:rFonts w:ascii="Cambria Math" w:hAnsi="Cambria Math" w:cs="Times New Roman"/>
            <w:color w:val="0D0D0D" w:themeColor="text1" w:themeTint="F2"/>
            <w:sz w:val="22"/>
            <w:rPrChange w:id="2727" w:author="tao huang" w:date="2017-09-17T12:05:00Z">
              <w:rPr>
                <w:rFonts w:ascii="Cambria Math" w:hAnsi="Cambria Math" w:cs="Times New Roman"/>
                <w:color w:val="000000" w:themeColor="text1"/>
                <w:szCs w:val="24"/>
              </w:rPr>
            </w:rPrChange>
          </w:rPr>
          <m:t>+</m:t>
        </m:r>
        <m:sSub>
          <m:sSubPr>
            <m:ctrlPr>
              <w:rPr>
                <w:rFonts w:ascii="Cambria Math" w:hAnsi="Cambria Math" w:cs="Times New Roman"/>
                <w:i/>
                <w:color w:val="0D0D0D" w:themeColor="text1" w:themeTint="F2"/>
                <w:sz w:val="22"/>
                <w:rPrChange w:id="2728"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2729" w:author="tao huang" w:date="2017-09-17T12:05:00Z">
                  <w:rPr>
                    <w:rFonts w:ascii="Cambria Math" w:hAnsi="Cambria Math" w:cs="Times New Roman"/>
                    <w:color w:val="000000" w:themeColor="text1"/>
                    <w:szCs w:val="24"/>
                  </w:rPr>
                </w:rPrChange>
              </w:rPr>
              <m:t>u</m:t>
            </m:r>
          </m:e>
          <m:sub>
            <m:r>
              <w:rPr>
                <w:rFonts w:ascii="Cambria Math" w:hAnsi="Cambria Math" w:cs="Times New Roman"/>
                <w:color w:val="0D0D0D" w:themeColor="text1" w:themeTint="F2"/>
                <w:sz w:val="22"/>
                <w:rPrChange w:id="2730" w:author="tao huang" w:date="2017-09-17T12:05:00Z">
                  <w:rPr>
                    <w:rFonts w:ascii="Cambria Math" w:hAnsi="Cambria Math" w:cs="Times New Roman"/>
                    <w:color w:val="000000" w:themeColor="text1"/>
                    <w:szCs w:val="24"/>
                  </w:rPr>
                </w:rPrChange>
              </w:rPr>
              <m:t>t</m:t>
            </m:r>
          </m:sub>
        </m:sSub>
        <m:r>
          <w:rPr>
            <w:rFonts w:ascii="Cambria Math" w:hAnsi="Cambria Math" w:cs="Times New Roman"/>
            <w:color w:val="0D0D0D" w:themeColor="text1" w:themeTint="F2"/>
            <w:sz w:val="22"/>
            <w:rPrChange w:id="2731" w:author="tao huang" w:date="2017-09-17T12:05:00Z">
              <w:rPr>
                <w:rFonts w:ascii="Cambria Math" w:hAnsi="Cambria Math" w:cs="Times New Roman"/>
                <w:color w:val="000000" w:themeColor="text1"/>
                <w:szCs w:val="24"/>
              </w:rPr>
            </w:rPrChange>
          </w:rPr>
          <m:t>, when t&gt;T</m:t>
        </m:r>
      </m:oMath>
      <w:r w:rsidR="00F150F7" w:rsidRPr="00A60A57">
        <w:rPr>
          <w:rFonts w:cs="Times New Roman"/>
          <w:color w:val="0D0D0D" w:themeColor="text1" w:themeTint="F2"/>
          <w:sz w:val="22"/>
          <w:rPrChange w:id="2732" w:author="tao huang" w:date="2017-09-17T12:05:00Z">
            <w:rPr>
              <w:rFonts w:cs="Times New Roman"/>
              <w:color w:val="000000" w:themeColor="text1"/>
              <w:szCs w:val="24"/>
            </w:rPr>
          </w:rPrChange>
        </w:rPr>
        <w:t xml:space="preserve">. Therefore, the </w:t>
      </w:r>
      <w:r w:rsidR="002E4A39" w:rsidRPr="00A60A57">
        <w:rPr>
          <w:rFonts w:cs="Times New Roman"/>
          <w:i/>
          <w:color w:val="0D0D0D" w:themeColor="text1" w:themeTint="F2"/>
          <w:sz w:val="22"/>
          <w:rPrChange w:id="2733" w:author="tao huang" w:date="2017-09-17T12:05:00Z">
            <w:rPr>
              <w:rFonts w:cs="Times New Roman"/>
              <w:i/>
              <w:color w:val="000000" w:themeColor="text1"/>
              <w:szCs w:val="24"/>
            </w:rPr>
          </w:rPrChange>
        </w:rPr>
        <w:t>h</w:t>
      </w:r>
      <w:r w:rsidR="002E4A39" w:rsidRPr="00A60A57">
        <w:rPr>
          <w:rFonts w:cs="Times New Roman"/>
          <w:color w:val="0D0D0D" w:themeColor="text1" w:themeTint="F2"/>
          <w:sz w:val="22"/>
          <w:rPrChange w:id="2734" w:author="tao huang" w:date="2017-09-17T12:05:00Z">
            <w:rPr>
              <w:rFonts w:cs="Times New Roman"/>
              <w:color w:val="000000" w:themeColor="text1"/>
              <w:szCs w:val="24"/>
            </w:rPr>
          </w:rPrChange>
        </w:rPr>
        <w:t xml:space="preserve">-step ahead </w:t>
      </w:r>
      <w:r w:rsidR="00A709F6" w:rsidRPr="00A60A57">
        <w:rPr>
          <w:rFonts w:cs="Times New Roman"/>
          <w:color w:val="0D0D0D" w:themeColor="text1" w:themeTint="F2"/>
          <w:sz w:val="22"/>
          <w:rPrChange w:id="2735" w:author="tao huang" w:date="2017-09-17T12:05:00Z">
            <w:rPr>
              <w:rFonts w:cs="Times New Roman"/>
              <w:color w:val="000000" w:themeColor="text1"/>
              <w:szCs w:val="24"/>
            </w:rPr>
          </w:rPrChange>
        </w:rPr>
        <w:t xml:space="preserve">forecast </w:t>
      </w:r>
      <w:r w:rsidR="00F150F7" w:rsidRPr="00A60A57">
        <w:rPr>
          <w:rFonts w:cs="Times New Roman"/>
          <w:color w:val="0D0D0D" w:themeColor="text1" w:themeTint="F2"/>
          <w:sz w:val="22"/>
          <w:rPrChange w:id="2736" w:author="tao huang" w:date="2017-09-17T12:05:00Z">
            <w:rPr>
              <w:rFonts w:cs="Times New Roman"/>
              <w:color w:val="000000" w:themeColor="text1"/>
              <w:szCs w:val="24"/>
            </w:rPr>
          </w:rPrChange>
        </w:rPr>
        <w:t xml:space="preserve">error </w:t>
      </w:r>
      <w:r w:rsidR="00864990" w:rsidRPr="00A60A57">
        <w:rPr>
          <w:rFonts w:cs="Times New Roman"/>
          <w:color w:val="0D0D0D" w:themeColor="text1" w:themeTint="F2"/>
          <w:sz w:val="22"/>
          <w:rPrChange w:id="2737" w:author="tao huang" w:date="2017-09-17T12:05:00Z">
            <w:rPr>
              <w:rFonts w:cs="Times New Roman"/>
              <w:color w:val="000000" w:themeColor="text1"/>
              <w:szCs w:val="24"/>
            </w:rPr>
          </w:rPrChange>
        </w:rPr>
        <w:t xml:space="preserve">at week </w:t>
      </w:r>
      <w:r w:rsidR="00864990" w:rsidRPr="00A60A57">
        <w:rPr>
          <w:rFonts w:cs="Times New Roman"/>
          <w:i/>
          <w:color w:val="0D0D0D" w:themeColor="text1" w:themeTint="F2"/>
          <w:sz w:val="22"/>
          <w:rPrChange w:id="2738" w:author="tao huang" w:date="2017-09-17T12:05:00Z">
            <w:rPr>
              <w:rFonts w:cs="Times New Roman"/>
              <w:i/>
              <w:color w:val="000000" w:themeColor="text1"/>
              <w:szCs w:val="24"/>
            </w:rPr>
          </w:rPrChange>
        </w:rPr>
        <w:t>T</w:t>
      </w:r>
      <w:r w:rsidR="00864990" w:rsidRPr="00A60A57">
        <w:rPr>
          <w:rFonts w:cs="Times New Roman"/>
          <w:color w:val="0D0D0D" w:themeColor="text1" w:themeTint="F2"/>
          <w:sz w:val="22"/>
          <w:rPrChange w:id="2739" w:author="tao huang" w:date="2017-09-17T12:05:00Z">
            <w:rPr>
              <w:rFonts w:cs="Times New Roman"/>
              <w:color w:val="000000" w:themeColor="text1"/>
              <w:szCs w:val="24"/>
            </w:rPr>
          </w:rPrChange>
        </w:rPr>
        <w:t>+</w:t>
      </w:r>
      <w:r w:rsidR="002E4A39" w:rsidRPr="00A60A57">
        <w:rPr>
          <w:rFonts w:cs="Times New Roman"/>
          <w:i/>
          <w:color w:val="0D0D0D" w:themeColor="text1" w:themeTint="F2"/>
          <w:sz w:val="22"/>
          <w:rPrChange w:id="2740" w:author="tao huang" w:date="2017-09-17T12:05:00Z">
            <w:rPr>
              <w:rFonts w:cs="Times New Roman"/>
              <w:i/>
              <w:color w:val="000000" w:themeColor="text1"/>
              <w:szCs w:val="24"/>
            </w:rPr>
          </w:rPrChange>
        </w:rPr>
        <w:t>h</w:t>
      </w:r>
      <w:r w:rsidR="00F150F7" w:rsidRPr="00A60A57">
        <w:rPr>
          <w:rFonts w:cs="Times New Roman"/>
          <w:color w:val="0D0D0D" w:themeColor="text1" w:themeTint="F2"/>
          <w:sz w:val="22"/>
          <w:rPrChange w:id="2741" w:author="tao huang" w:date="2017-09-17T12:05:00Z">
            <w:rPr>
              <w:rFonts w:cs="Times New Roman"/>
              <w:color w:val="000000" w:themeColor="text1"/>
              <w:szCs w:val="24"/>
            </w:rPr>
          </w:rPrChange>
        </w:rPr>
        <w:t xml:space="preserve"> </w:t>
      </w:r>
      <w:del w:id="2742" w:author="tao huang" w:date="2017-09-15T19:17:00Z">
        <w:r w:rsidR="00135399" w:rsidRPr="00A60A57" w:rsidDel="00B6267C">
          <w:rPr>
            <w:rFonts w:cs="Times New Roman"/>
            <w:color w:val="0D0D0D" w:themeColor="text1" w:themeTint="F2"/>
            <w:sz w:val="22"/>
            <w:rPrChange w:id="2743" w:author="tao huang" w:date="2017-09-17T12:05:00Z">
              <w:rPr>
                <w:rFonts w:cs="Times New Roman"/>
                <w:color w:val="000000" w:themeColor="text1"/>
                <w:szCs w:val="24"/>
              </w:rPr>
            </w:rPrChange>
          </w:rPr>
          <w:delText xml:space="preserve">(with </w:delText>
        </w:r>
        <w:r w:rsidR="00135399" w:rsidRPr="00A60A57" w:rsidDel="00B6267C">
          <w:rPr>
            <w:rFonts w:cs="Times New Roman"/>
            <w:i/>
            <w:color w:val="0D0D0D" w:themeColor="text1" w:themeTint="F2"/>
            <w:sz w:val="22"/>
            <w:rPrChange w:id="2744" w:author="tao huang" w:date="2017-09-17T12:05:00Z">
              <w:rPr>
                <w:rFonts w:cs="Times New Roman"/>
                <w:i/>
                <w:color w:val="000000" w:themeColor="text1"/>
                <w:szCs w:val="24"/>
              </w:rPr>
            </w:rPrChange>
          </w:rPr>
          <w:delText>m</w:delText>
        </w:r>
        <w:r w:rsidR="00135399" w:rsidRPr="00A60A57" w:rsidDel="00B6267C">
          <w:rPr>
            <w:rFonts w:cs="Times New Roman"/>
            <w:color w:val="0D0D0D" w:themeColor="text1" w:themeTint="F2"/>
            <w:sz w:val="22"/>
            <w:rPrChange w:id="2745" w:author="tao huang" w:date="2017-09-17T12:05:00Z">
              <w:rPr>
                <w:rFonts w:cs="Times New Roman"/>
                <w:color w:val="000000" w:themeColor="text1"/>
                <w:szCs w:val="24"/>
              </w:rPr>
            </w:rPrChange>
          </w:rPr>
          <w:delText xml:space="preserve"> as the starting observation of the estimation window) </w:delText>
        </w:r>
      </w:del>
      <w:r w:rsidR="00732342" w:rsidRPr="00A60A57">
        <w:rPr>
          <w:rFonts w:cs="Times New Roman"/>
          <w:color w:val="0D0D0D" w:themeColor="text1" w:themeTint="F2"/>
          <w:sz w:val="22"/>
          <w:rPrChange w:id="2746" w:author="tao huang" w:date="2017-09-17T12:05:00Z">
            <w:rPr>
              <w:rFonts w:cs="Times New Roman"/>
              <w:color w:val="000000" w:themeColor="text1"/>
              <w:szCs w:val="24"/>
            </w:rPr>
          </w:rPrChange>
        </w:rPr>
        <w:t>can be represented as</w:t>
      </w:r>
      <w:r w:rsidRPr="00A60A57">
        <w:rPr>
          <w:rFonts w:cs="Times New Roman"/>
          <w:color w:val="0D0D0D" w:themeColor="text1" w:themeTint="F2"/>
          <w:sz w:val="22"/>
          <w:rPrChange w:id="2747" w:author="tao huang" w:date="2017-09-17T12:05:00Z">
            <w:rPr>
              <w:rFonts w:cs="Times New Roman"/>
              <w:color w:val="000000" w:themeColor="text1"/>
              <w:szCs w:val="24"/>
            </w:rPr>
          </w:rPrChange>
        </w:rPr>
        <w:t>:</w:t>
      </w:r>
      <w:r w:rsidR="00764C6C" w:rsidRPr="00A60A57">
        <w:rPr>
          <w:rFonts w:cs="Times New Roman"/>
          <w:color w:val="0D0D0D" w:themeColor="text1" w:themeTint="F2"/>
          <w:sz w:val="22"/>
          <w:rPrChange w:id="2748" w:author="tao huang" w:date="2017-09-17T12:05:00Z">
            <w:rPr>
              <w:rFonts w:cs="Times New Roman"/>
              <w:color w:val="000000" w:themeColor="text1"/>
              <w:szCs w:val="24"/>
            </w:rPr>
          </w:rPrChange>
        </w:rPr>
        <w:t xml:space="preserve"> </w:t>
      </w:r>
      <w:r w:rsidR="001631EE" w:rsidRPr="00A60A57">
        <w:rPr>
          <w:rFonts w:cs="Times New Roman"/>
          <w:color w:val="0D0D0D" w:themeColor="text1" w:themeTint="F2"/>
          <w:sz w:val="22"/>
          <w:rPrChange w:id="2749" w:author="tao huang" w:date="2017-09-17T12:05:00Z">
            <w:rPr>
              <w:rFonts w:cs="Times New Roman"/>
              <w:color w:val="000000" w:themeColor="text1"/>
              <w:szCs w:val="24"/>
            </w:rPr>
          </w:rPrChange>
        </w:rPr>
        <w:t xml:space="preserve"> </w:t>
      </w:r>
    </w:p>
    <w:p w14:paraId="4170964D" w14:textId="77777777" w:rsidR="00B43B5D" w:rsidRPr="00A60A57" w:rsidRDefault="00B43B5D">
      <w:pPr>
        <w:spacing w:after="0" w:line="360" w:lineRule="auto"/>
        <w:rPr>
          <w:rFonts w:cs="Times New Roman"/>
          <w:color w:val="0D0D0D" w:themeColor="text1" w:themeTint="F2"/>
          <w:sz w:val="22"/>
          <w:rPrChange w:id="2750" w:author="tao huang" w:date="2017-09-17T12:05:00Z">
            <w:rPr>
              <w:rFonts w:cs="Times New Roman"/>
              <w:color w:val="000000" w:themeColor="text1"/>
              <w:szCs w:val="24"/>
            </w:rPr>
          </w:rPrChange>
        </w:rPr>
      </w:pPr>
    </w:p>
    <w:p w14:paraId="1742EC61" w14:textId="46D924B7" w:rsidR="00E446EB" w:rsidRPr="00A60A57" w:rsidRDefault="00F65496">
      <w:pPr>
        <w:spacing w:after="0" w:line="360" w:lineRule="auto"/>
        <w:jc w:val="center"/>
        <w:rPr>
          <w:rFonts w:cs="Times New Roman"/>
          <w:color w:val="0D0D0D" w:themeColor="text1" w:themeTint="F2"/>
          <w:sz w:val="22"/>
          <w:rPrChange w:id="2751" w:author="tao huang" w:date="2017-09-17T12:05:00Z">
            <w:rPr>
              <w:rFonts w:cs="Times New Roman"/>
              <w:color w:val="000000" w:themeColor="text1"/>
              <w:szCs w:val="24"/>
            </w:rPr>
          </w:rPrChange>
        </w:rPr>
      </w:pPr>
      <m:oMathPara>
        <m:oMath>
          <m:sSub>
            <m:sSubPr>
              <m:ctrlPr>
                <w:rPr>
                  <w:rFonts w:ascii="Cambria Math" w:hAnsi="Cambria Math" w:cs="Times New Roman"/>
                  <w:color w:val="0D0D0D" w:themeColor="text1" w:themeTint="F2"/>
                  <w:sz w:val="22"/>
                  <w:rPrChange w:id="2752" w:author="tao huang" w:date="2017-09-17T12:05:00Z">
                    <w:rPr>
                      <w:rFonts w:ascii="Cambria Math" w:hAnsi="Cambria Math" w:cs="Times New Roman"/>
                      <w:color w:val="385623" w:themeColor="accent6" w:themeShade="80"/>
                      <w:sz w:val="22"/>
                    </w:rPr>
                  </w:rPrChange>
                </w:rPr>
              </m:ctrlPr>
            </m:sSubPr>
            <m:e>
              <m:acc>
                <m:accPr>
                  <m:ctrlPr>
                    <w:rPr>
                      <w:rFonts w:ascii="Cambria Math" w:hAnsi="Cambria Math" w:cs="Times New Roman"/>
                      <w:color w:val="0D0D0D" w:themeColor="text1" w:themeTint="F2"/>
                      <w:sz w:val="22"/>
                      <w:rPrChange w:id="2753" w:author="tao huang" w:date="2017-09-17T12:05:00Z">
                        <w:rPr>
                          <w:rFonts w:ascii="Cambria Math" w:hAnsi="Cambria Math" w:cs="Times New Roman"/>
                          <w:color w:val="385623" w:themeColor="accent6" w:themeShade="80"/>
                          <w:sz w:val="22"/>
                        </w:rPr>
                      </w:rPrChange>
                    </w:rPr>
                  </m:ctrlPr>
                </m:accPr>
                <m:e>
                  <m:r>
                    <m:rPr>
                      <m:sty m:val="p"/>
                    </m:rPr>
                    <w:rPr>
                      <w:rFonts w:ascii="Cambria Math" w:hAnsi="Cambria Math" w:cs="Times New Roman"/>
                      <w:color w:val="0D0D0D" w:themeColor="text1" w:themeTint="F2"/>
                      <w:sz w:val="22"/>
                      <w:rPrChange w:id="2754" w:author="tao huang" w:date="2017-09-17T12:05:00Z">
                        <w:rPr>
                          <w:rFonts w:ascii="Cambria Math" w:hAnsi="Cambria Math" w:cs="Times New Roman"/>
                          <w:color w:val="000000" w:themeColor="text1"/>
                          <w:szCs w:val="24"/>
                        </w:rPr>
                      </w:rPrChange>
                    </w:rPr>
                    <m:t>e</m:t>
                  </m:r>
                </m:e>
              </m:acc>
            </m:e>
            <m:sub>
              <m:r>
                <m:rPr>
                  <m:sty m:val="p"/>
                </m:rPr>
                <w:rPr>
                  <w:rFonts w:ascii="Cambria Math" w:hAnsi="Cambria Math" w:cs="Times New Roman"/>
                  <w:color w:val="0D0D0D" w:themeColor="text1" w:themeTint="F2"/>
                  <w:sz w:val="22"/>
                  <w:rPrChange w:id="2755" w:author="tao huang" w:date="2017-09-17T12:05:00Z">
                    <w:rPr>
                      <w:rFonts w:ascii="Cambria Math" w:hAnsi="Cambria Math" w:cs="Times New Roman"/>
                      <w:color w:val="000000" w:themeColor="text1"/>
                      <w:szCs w:val="24"/>
                    </w:rPr>
                  </w:rPrChange>
                </w:rPr>
                <m:t>T+h</m:t>
              </m:r>
            </m:sub>
          </m:sSub>
          <m:d>
            <m:dPr>
              <m:ctrlPr>
                <w:rPr>
                  <w:rFonts w:ascii="Cambria Math" w:hAnsi="Cambria Math" w:cs="Times New Roman"/>
                  <w:color w:val="0D0D0D" w:themeColor="text1" w:themeTint="F2"/>
                  <w:sz w:val="22"/>
                  <w:rPrChange w:id="2756" w:author="tao huang" w:date="2017-09-17T12:05:00Z">
                    <w:rPr>
                      <w:rFonts w:ascii="Cambria Math" w:hAnsi="Cambria Math" w:cs="Times New Roman"/>
                      <w:color w:val="385623" w:themeColor="accent6" w:themeShade="80"/>
                      <w:sz w:val="22"/>
                    </w:rPr>
                  </w:rPrChange>
                </w:rPr>
              </m:ctrlPr>
            </m:dPr>
            <m:e>
              <m:r>
                <m:rPr>
                  <m:sty m:val="p"/>
                </m:rPr>
                <w:rPr>
                  <w:rFonts w:ascii="Cambria Math" w:hAnsi="Cambria Math" w:cs="Times New Roman"/>
                  <w:color w:val="0D0D0D" w:themeColor="text1" w:themeTint="F2"/>
                  <w:sz w:val="22"/>
                  <w:rPrChange w:id="2757" w:author="tao huang" w:date="2017-09-17T12:05:00Z">
                    <w:rPr>
                      <w:rFonts w:ascii="Cambria Math" w:hAnsi="Cambria Math" w:cs="Times New Roman"/>
                      <w:color w:val="000000" w:themeColor="text1"/>
                      <w:szCs w:val="24"/>
                    </w:rPr>
                  </w:rPrChange>
                </w:rPr>
                <m:t>m</m:t>
              </m:r>
            </m:e>
          </m:d>
          <m:r>
            <m:rPr>
              <m:sty m:val="p"/>
            </m:rPr>
            <w:rPr>
              <w:rFonts w:ascii="Cambria Math" w:hAnsi="Cambria Math" w:cs="Times New Roman"/>
              <w:color w:val="0D0D0D" w:themeColor="text1" w:themeTint="F2"/>
              <w:sz w:val="22"/>
              <w:rPrChange w:id="2758" w:author="tao huang" w:date="2017-09-17T12:05:00Z">
                <w:rPr>
                  <w:rFonts w:ascii="Cambria Math" w:hAnsi="Cambria Math" w:cs="Times New Roman"/>
                  <w:color w:val="000000" w:themeColor="text1"/>
                  <w:szCs w:val="24"/>
                </w:rPr>
              </w:rPrChange>
            </w:rPr>
            <m:t>=</m:t>
          </m:r>
          <m:d>
            <m:dPr>
              <m:ctrlPr>
                <w:rPr>
                  <w:rFonts w:ascii="Cambria Math" w:hAnsi="Cambria Math" w:cs="Times New Roman"/>
                  <w:color w:val="0D0D0D" w:themeColor="text1" w:themeTint="F2"/>
                  <w:sz w:val="22"/>
                  <w:rPrChange w:id="2759" w:author="tao huang" w:date="2017-09-17T12:05:00Z">
                    <w:rPr>
                      <w:rFonts w:ascii="Cambria Math" w:hAnsi="Cambria Math" w:cs="Times New Roman"/>
                      <w:color w:val="385623" w:themeColor="accent6" w:themeShade="80"/>
                      <w:sz w:val="22"/>
                    </w:rPr>
                  </w:rPrChange>
                </w:rPr>
              </m:ctrlPr>
            </m:dPr>
            <m:e>
              <m:sSub>
                <m:sSubPr>
                  <m:ctrlPr>
                    <w:rPr>
                      <w:rFonts w:ascii="Cambria Math" w:hAnsi="Cambria Math" w:cs="Times New Roman"/>
                      <w:color w:val="0D0D0D" w:themeColor="text1" w:themeTint="F2"/>
                      <w:sz w:val="22"/>
                      <w:rPrChange w:id="2760"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2761" w:author="tao huang" w:date="2017-09-17T12:05:00Z">
                        <w:rPr>
                          <w:rFonts w:ascii="Cambria Math" w:hAnsi="Cambria Math" w:cs="Times New Roman"/>
                          <w:color w:val="000000" w:themeColor="text1"/>
                          <w:szCs w:val="24"/>
                        </w:rPr>
                      </w:rPrChange>
                    </w:rPr>
                    <m:t>β</m:t>
                  </m:r>
                </m:e>
                <m:sub>
                  <m:r>
                    <w:rPr>
                      <w:rFonts w:ascii="Cambria Math" w:hAnsi="Cambria Math" w:cs="Times New Roman"/>
                      <w:color w:val="0D0D0D" w:themeColor="text1" w:themeTint="F2"/>
                      <w:sz w:val="22"/>
                      <w:rPrChange w:id="2762" w:author="tao huang" w:date="2017-09-17T12:05:00Z">
                        <w:rPr>
                          <w:rFonts w:ascii="Cambria Math" w:hAnsi="Cambria Math" w:cs="Times New Roman"/>
                          <w:color w:val="000000" w:themeColor="text1"/>
                          <w:szCs w:val="24"/>
                        </w:rPr>
                      </w:rPrChange>
                    </w:rPr>
                    <m:t>2</m:t>
                  </m:r>
                </m:sub>
              </m:sSub>
              <m:r>
                <m:rPr>
                  <m:sty m:val="p"/>
                </m:rPr>
                <w:rPr>
                  <w:rFonts w:ascii="Cambria Math" w:hAnsi="Cambria Math" w:cs="Times New Roman"/>
                  <w:color w:val="0D0D0D" w:themeColor="text1" w:themeTint="F2"/>
                  <w:sz w:val="22"/>
                  <w:rPrChange w:id="2763" w:author="tao huang" w:date="2017-09-17T12:05:00Z">
                    <w:rPr>
                      <w:rFonts w:ascii="Cambria Math" w:hAnsi="Cambria Math" w:cs="Times New Roman"/>
                      <w:color w:val="000000" w:themeColor="text1"/>
                      <w:szCs w:val="24"/>
                    </w:rPr>
                  </w:rPrChange>
                </w:rPr>
                <m:t>-</m:t>
              </m:r>
              <m:sSub>
                <m:sSubPr>
                  <m:ctrlPr>
                    <w:rPr>
                      <w:rFonts w:ascii="Cambria Math" w:hAnsi="Cambria Math" w:cs="Times New Roman"/>
                      <w:i/>
                      <w:color w:val="0D0D0D" w:themeColor="text1" w:themeTint="F2"/>
                      <w:sz w:val="22"/>
                      <w:rPrChange w:id="2764" w:author="tao huang" w:date="2017-09-17T12:05:00Z">
                        <w:rPr>
                          <w:rFonts w:ascii="Cambria Math" w:hAnsi="Cambria Math" w:cs="Times New Roman"/>
                          <w:i/>
                          <w:color w:val="385623" w:themeColor="accent6" w:themeShade="80"/>
                          <w:sz w:val="22"/>
                        </w:rPr>
                      </w:rPrChange>
                    </w:rPr>
                  </m:ctrlPr>
                </m:sSubPr>
                <m:e>
                  <m:acc>
                    <m:accPr>
                      <m:ctrlPr>
                        <w:rPr>
                          <w:rFonts w:ascii="Cambria Math" w:hAnsi="Cambria Math" w:cs="Times New Roman"/>
                          <w:i/>
                          <w:color w:val="0D0D0D" w:themeColor="text1" w:themeTint="F2"/>
                          <w:sz w:val="22"/>
                          <w:rPrChange w:id="2765" w:author="tao huang" w:date="2017-09-17T12:05:00Z">
                            <w:rPr>
                              <w:rFonts w:ascii="Cambria Math" w:hAnsi="Cambria Math" w:cs="Times New Roman"/>
                              <w:i/>
                              <w:color w:val="385623" w:themeColor="accent6" w:themeShade="80"/>
                              <w:sz w:val="22"/>
                            </w:rPr>
                          </w:rPrChange>
                        </w:rPr>
                      </m:ctrlPr>
                    </m:accPr>
                    <m:e>
                      <m:r>
                        <w:rPr>
                          <w:rFonts w:ascii="Cambria Math" w:hAnsi="Cambria Math" w:cs="Times New Roman"/>
                          <w:color w:val="0D0D0D" w:themeColor="text1" w:themeTint="F2"/>
                          <w:sz w:val="22"/>
                          <w:rPrChange w:id="2766" w:author="tao huang" w:date="2017-09-17T12:05:00Z">
                            <w:rPr>
                              <w:rFonts w:ascii="Cambria Math" w:hAnsi="Cambria Math" w:cs="Times New Roman"/>
                              <w:color w:val="000000" w:themeColor="text1"/>
                              <w:szCs w:val="24"/>
                            </w:rPr>
                          </w:rPrChange>
                        </w:rPr>
                        <m:t>β</m:t>
                      </m:r>
                    </m:e>
                  </m:acc>
                </m:e>
                <m:sub>
                  <m:r>
                    <w:rPr>
                      <w:rFonts w:ascii="Cambria Math" w:hAnsi="Cambria Math" w:cs="Times New Roman"/>
                      <w:color w:val="0D0D0D" w:themeColor="text1" w:themeTint="F2"/>
                      <w:sz w:val="22"/>
                      <w:rPrChange w:id="2767" w:author="tao huang" w:date="2017-09-17T12:05:00Z">
                        <w:rPr>
                          <w:rFonts w:ascii="Cambria Math" w:hAnsi="Cambria Math" w:cs="Times New Roman"/>
                          <w:color w:val="000000" w:themeColor="text1"/>
                          <w:szCs w:val="24"/>
                        </w:rPr>
                      </w:rPrChange>
                    </w:rPr>
                    <m:t>T</m:t>
                  </m:r>
                </m:sub>
              </m:sSub>
              <m:d>
                <m:dPr>
                  <m:ctrlPr>
                    <w:rPr>
                      <w:rFonts w:ascii="Cambria Math" w:hAnsi="Cambria Math" w:cs="Times New Roman"/>
                      <w:i/>
                      <w:color w:val="0D0D0D" w:themeColor="text1" w:themeTint="F2"/>
                      <w:sz w:val="22"/>
                      <w:rPrChange w:id="2768" w:author="tao huang" w:date="2017-09-17T12:05:00Z">
                        <w:rPr>
                          <w:rFonts w:ascii="Cambria Math" w:hAnsi="Cambria Math" w:cs="Times New Roman"/>
                          <w:i/>
                          <w:color w:val="385623" w:themeColor="accent6" w:themeShade="80"/>
                          <w:sz w:val="22"/>
                        </w:rPr>
                      </w:rPrChange>
                    </w:rPr>
                  </m:ctrlPr>
                </m:dPr>
                <m:e>
                  <m:r>
                    <w:rPr>
                      <w:rFonts w:ascii="Cambria Math" w:hAnsi="Cambria Math" w:cs="Times New Roman"/>
                      <w:color w:val="0D0D0D" w:themeColor="text1" w:themeTint="F2"/>
                      <w:sz w:val="22"/>
                      <w:rPrChange w:id="2769" w:author="tao huang" w:date="2017-09-17T12:05:00Z">
                        <w:rPr>
                          <w:rFonts w:ascii="Cambria Math" w:hAnsi="Cambria Math" w:cs="Times New Roman"/>
                          <w:color w:val="000000" w:themeColor="text1"/>
                          <w:szCs w:val="24"/>
                        </w:rPr>
                      </w:rPrChange>
                    </w:rPr>
                    <m:t>m</m:t>
                  </m:r>
                </m:e>
              </m:d>
            </m:e>
          </m:d>
          <m:r>
            <w:ins w:id="2770" w:author="tao huang" w:date="2017-09-16T11:11:00Z">
              <w:rPr>
                <w:rFonts w:ascii="Cambria Math" w:hAnsi="Cambria Math" w:cs="Times New Roman"/>
                <w:color w:val="0D0D0D" w:themeColor="text1" w:themeTint="F2"/>
                <w:sz w:val="22"/>
                <w:rPrChange w:id="2771" w:author="tao huang" w:date="2017-09-17T12:05:00Z">
                  <w:rPr>
                    <w:rFonts w:ascii="Cambria Math" w:hAnsi="Cambria Math" w:cs="Times New Roman"/>
                    <w:color w:val="385623" w:themeColor="accent6" w:themeShade="80"/>
                    <w:sz w:val="22"/>
                  </w:rPr>
                </w:rPrChange>
              </w:rPr>
              <m:t>'</m:t>
            </w:ins>
          </m:r>
          <m:r>
            <w:del w:id="2772" w:author="tao huang" w:date="2017-09-15T19:18:00Z">
              <w:rPr>
                <w:rFonts w:ascii="Cambria Math" w:hAnsi="Cambria Math" w:cs="Times New Roman" w:hint="eastAsia"/>
                <w:color w:val="0D0D0D" w:themeColor="text1" w:themeTint="F2"/>
                <w:sz w:val="22"/>
                <w:rPrChange w:id="2773" w:author="tao huang" w:date="2017-09-17T12:05:00Z">
                  <w:rPr>
                    <w:rFonts w:ascii="Cambria Math" w:hAnsi="Cambria Math" w:cs="Times New Roman" w:hint="eastAsia"/>
                    <w:color w:val="000000" w:themeColor="text1"/>
                    <w:szCs w:val="24"/>
                  </w:rPr>
                </w:rPrChange>
              </w:rPr>
              <m:t>'</m:t>
            </w:del>
          </m:r>
          <m:sSub>
            <m:sSubPr>
              <m:ctrlPr>
                <w:rPr>
                  <w:rFonts w:ascii="Cambria Math" w:hAnsi="Cambria Math" w:cs="Times New Roman"/>
                  <w:color w:val="0D0D0D" w:themeColor="text1" w:themeTint="F2"/>
                  <w:sz w:val="22"/>
                  <w:rPrChange w:id="2774" w:author="tao huang" w:date="2017-09-17T12:05:00Z">
                    <w:rPr>
                      <w:rFonts w:ascii="Cambria Math" w:hAnsi="Cambria Math" w:cs="Times New Roman"/>
                      <w:color w:val="385623" w:themeColor="accent6" w:themeShade="80"/>
                      <w:sz w:val="22"/>
                    </w:rPr>
                  </w:rPrChange>
                </w:rPr>
              </m:ctrlPr>
            </m:sSubPr>
            <m:e>
              <m:r>
                <w:rPr>
                  <w:rFonts w:ascii="Cambria Math" w:hAnsi="Cambria Math" w:cs="Times New Roman"/>
                  <w:color w:val="0D0D0D" w:themeColor="text1" w:themeTint="F2"/>
                  <w:sz w:val="22"/>
                  <w:rPrChange w:id="2775" w:author="tao huang" w:date="2017-09-17T12:05:00Z">
                    <w:rPr>
                      <w:rFonts w:ascii="Cambria Math" w:hAnsi="Cambria Math" w:cs="Times New Roman"/>
                      <w:color w:val="000000" w:themeColor="text1"/>
                      <w:szCs w:val="24"/>
                    </w:rPr>
                  </w:rPrChange>
                </w:rPr>
                <m:t>x</m:t>
              </m:r>
            </m:e>
            <m:sub>
              <m:r>
                <m:rPr>
                  <m:sty m:val="p"/>
                </m:rPr>
                <w:rPr>
                  <w:rFonts w:ascii="Cambria Math" w:hAnsi="Cambria Math" w:cs="Times New Roman"/>
                  <w:color w:val="0D0D0D" w:themeColor="text1" w:themeTint="F2"/>
                  <w:sz w:val="22"/>
                  <w:rPrChange w:id="2776" w:author="tao huang" w:date="2017-09-17T12:05:00Z">
                    <w:rPr>
                      <w:rFonts w:ascii="Cambria Math" w:hAnsi="Cambria Math" w:cs="Times New Roman"/>
                      <w:color w:val="000000" w:themeColor="text1"/>
                      <w:szCs w:val="24"/>
                    </w:rPr>
                  </w:rPrChange>
                </w:rPr>
                <m:t>T+h</m:t>
              </m:r>
            </m:sub>
          </m:sSub>
          <m:r>
            <m:rPr>
              <m:sty m:val="p"/>
            </m:rPr>
            <w:rPr>
              <w:rFonts w:ascii="Cambria Math" w:hAnsi="Cambria Math" w:cs="Times New Roman"/>
              <w:color w:val="0D0D0D" w:themeColor="text1" w:themeTint="F2"/>
              <w:sz w:val="22"/>
              <w:rPrChange w:id="2777" w:author="tao huang" w:date="2017-09-17T12:05:00Z">
                <w:rPr>
                  <w:rFonts w:ascii="Cambria Math" w:hAnsi="Cambria Math" w:cs="Times New Roman"/>
                  <w:color w:val="000000" w:themeColor="text1"/>
                  <w:szCs w:val="24"/>
                </w:rPr>
              </w:rPrChange>
            </w:rPr>
            <m:t>+</m:t>
          </m:r>
          <m:sSub>
            <m:sSubPr>
              <m:ctrlPr>
                <w:rPr>
                  <w:rFonts w:ascii="Cambria Math" w:hAnsi="Cambria Math" w:cs="Times New Roman"/>
                  <w:color w:val="0D0D0D" w:themeColor="text1" w:themeTint="F2"/>
                  <w:sz w:val="22"/>
                  <w:rPrChange w:id="2778" w:author="tao huang" w:date="2017-09-17T12:05:00Z">
                    <w:rPr>
                      <w:rFonts w:ascii="Cambria Math" w:hAnsi="Cambria Math" w:cs="Times New Roman"/>
                      <w:color w:val="385623" w:themeColor="accent6" w:themeShade="80"/>
                      <w:sz w:val="22"/>
                    </w:rPr>
                  </w:rPrChange>
                </w:rPr>
              </m:ctrlPr>
            </m:sSubPr>
            <m:e>
              <m:r>
                <w:rPr>
                  <w:rFonts w:ascii="Cambria Math" w:hAnsi="Cambria Math" w:cs="Times New Roman"/>
                  <w:color w:val="0D0D0D" w:themeColor="text1" w:themeTint="F2"/>
                  <w:sz w:val="22"/>
                  <w:rPrChange w:id="2779" w:author="tao huang" w:date="2017-09-17T12:05:00Z">
                    <w:rPr>
                      <w:rFonts w:ascii="Cambria Math" w:hAnsi="Cambria Math" w:cs="Times New Roman"/>
                      <w:color w:val="000000" w:themeColor="text1"/>
                      <w:szCs w:val="24"/>
                    </w:rPr>
                  </w:rPrChange>
                </w:rPr>
                <m:t>u</m:t>
              </m:r>
            </m:e>
            <m:sub>
              <m:r>
                <m:rPr>
                  <m:sty m:val="p"/>
                </m:rPr>
                <w:rPr>
                  <w:rFonts w:ascii="Cambria Math" w:hAnsi="Cambria Math" w:cs="Times New Roman"/>
                  <w:color w:val="0D0D0D" w:themeColor="text1" w:themeTint="F2"/>
                  <w:sz w:val="22"/>
                  <w:rPrChange w:id="2780" w:author="tao huang" w:date="2017-09-17T12:05:00Z">
                    <w:rPr>
                      <w:rFonts w:ascii="Cambria Math" w:hAnsi="Cambria Math" w:cs="Times New Roman"/>
                      <w:color w:val="000000" w:themeColor="text1"/>
                      <w:szCs w:val="24"/>
                    </w:rPr>
                  </w:rPrChange>
                </w:rPr>
                <m:t>T+h</m:t>
              </m:r>
            </m:sub>
          </m:sSub>
        </m:oMath>
      </m:oMathPara>
    </w:p>
    <w:p w14:paraId="7D7307FF" w14:textId="0D1C4C13" w:rsidR="004E06F3" w:rsidRPr="00A60A57" w:rsidRDefault="00E446EB">
      <w:pPr>
        <w:spacing w:after="0" w:line="360" w:lineRule="auto"/>
        <w:outlineLvl w:val="0"/>
        <w:rPr>
          <w:rFonts w:cs="Times New Roman"/>
          <w:color w:val="0D0D0D" w:themeColor="text1" w:themeTint="F2"/>
          <w:sz w:val="22"/>
          <w:rPrChange w:id="2781" w:author="tao huang" w:date="2017-09-17T12:05:00Z">
            <w:rPr>
              <w:rFonts w:cs="Times New Roman"/>
              <w:color w:val="000000" w:themeColor="text1"/>
              <w:szCs w:val="24"/>
            </w:rPr>
          </w:rPrChange>
        </w:rPr>
      </w:pPr>
      <m:oMathPara>
        <m:oMath>
          <m:r>
            <w:rPr>
              <w:rFonts w:ascii="Cambria Math" w:hAnsi="Cambria Math" w:cs="Times New Roman"/>
              <w:color w:val="0D0D0D" w:themeColor="text1" w:themeTint="F2"/>
              <w:sz w:val="22"/>
              <w:rPrChange w:id="2782" w:author="tao huang" w:date="2017-09-17T12:05:00Z">
                <w:rPr>
                  <w:rFonts w:ascii="Cambria Math" w:hAnsi="Cambria Math" w:cs="Times New Roman"/>
                  <w:color w:val="000000" w:themeColor="text1"/>
                  <w:szCs w:val="24"/>
                </w:rPr>
              </w:rPrChange>
            </w:rPr>
            <m:t>=</m:t>
          </m:r>
          <m:d>
            <m:dPr>
              <m:ctrlPr>
                <w:rPr>
                  <w:rFonts w:ascii="Cambria Math" w:hAnsi="Cambria Math" w:cs="Times New Roman"/>
                  <w:color w:val="0D0D0D" w:themeColor="text1" w:themeTint="F2"/>
                  <w:sz w:val="22"/>
                  <w:rPrChange w:id="2783" w:author="tao huang" w:date="2017-09-17T12:05:00Z">
                    <w:rPr>
                      <w:rFonts w:ascii="Cambria Math" w:hAnsi="Cambria Math" w:cs="Times New Roman"/>
                      <w:color w:val="385623" w:themeColor="accent6" w:themeShade="80"/>
                      <w:sz w:val="22"/>
                    </w:rPr>
                  </w:rPrChange>
                </w:rPr>
              </m:ctrlPr>
            </m:dPr>
            <m:e>
              <m:sSub>
                <m:sSubPr>
                  <m:ctrlPr>
                    <w:rPr>
                      <w:rFonts w:ascii="Cambria Math" w:hAnsi="Cambria Math" w:cs="Times New Roman"/>
                      <w:color w:val="0D0D0D" w:themeColor="text1" w:themeTint="F2"/>
                      <w:sz w:val="22"/>
                      <w:rPrChange w:id="2784"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2785" w:author="tao huang" w:date="2017-09-17T12:05:00Z">
                        <w:rPr>
                          <w:rFonts w:ascii="Cambria Math" w:hAnsi="Cambria Math" w:cs="Times New Roman"/>
                          <w:color w:val="000000" w:themeColor="text1"/>
                          <w:szCs w:val="24"/>
                        </w:rPr>
                      </w:rPrChange>
                    </w:rPr>
                    <m:t>β</m:t>
                  </m:r>
                </m:e>
                <m:sub>
                  <m:r>
                    <w:rPr>
                      <w:rFonts w:ascii="Cambria Math" w:hAnsi="Cambria Math" w:cs="Times New Roman"/>
                      <w:color w:val="0D0D0D" w:themeColor="text1" w:themeTint="F2"/>
                      <w:sz w:val="22"/>
                      <w:rPrChange w:id="2786" w:author="tao huang" w:date="2017-09-17T12:05:00Z">
                        <w:rPr>
                          <w:rFonts w:ascii="Cambria Math" w:hAnsi="Cambria Math" w:cs="Times New Roman"/>
                          <w:color w:val="000000" w:themeColor="text1"/>
                          <w:szCs w:val="24"/>
                        </w:rPr>
                      </w:rPrChange>
                    </w:rPr>
                    <m:t>2</m:t>
                  </m:r>
                </m:sub>
              </m:sSub>
              <m:r>
                <m:rPr>
                  <m:sty m:val="p"/>
                </m:rPr>
                <w:rPr>
                  <w:rFonts w:ascii="Cambria Math" w:hAnsi="Cambria Math" w:cs="Times New Roman"/>
                  <w:color w:val="0D0D0D" w:themeColor="text1" w:themeTint="F2"/>
                  <w:sz w:val="22"/>
                  <w:rPrChange w:id="2787" w:author="tao huang" w:date="2017-09-17T12:05:00Z">
                    <w:rPr>
                      <w:rFonts w:ascii="Cambria Math" w:hAnsi="Cambria Math" w:cs="Times New Roman"/>
                      <w:color w:val="000000" w:themeColor="text1"/>
                      <w:szCs w:val="24"/>
                    </w:rPr>
                  </w:rPrChange>
                </w:rPr>
                <m:t>-</m:t>
              </m:r>
              <m:sSup>
                <m:sSupPr>
                  <m:ctrlPr>
                    <w:rPr>
                      <w:rFonts w:ascii="Cambria Math" w:hAnsi="Cambria Math" w:cs="Times New Roman"/>
                      <w:i/>
                      <w:color w:val="0D0D0D" w:themeColor="text1" w:themeTint="F2"/>
                      <w:sz w:val="22"/>
                      <w:rPrChange w:id="2788" w:author="tao huang" w:date="2017-09-17T12:05:00Z">
                        <w:rPr>
                          <w:rFonts w:ascii="Cambria Math" w:hAnsi="Cambria Math" w:cs="Times New Roman"/>
                          <w:i/>
                          <w:color w:val="385623" w:themeColor="accent6" w:themeShade="80"/>
                          <w:sz w:val="22"/>
                        </w:rPr>
                      </w:rPrChange>
                    </w:rPr>
                  </m:ctrlPr>
                </m:sSupPr>
                <m:e>
                  <m:r>
                    <w:rPr>
                      <w:rFonts w:ascii="Cambria Math" w:hAnsi="Cambria Math" w:cs="Times New Roman"/>
                      <w:color w:val="0D0D0D" w:themeColor="text1" w:themeTint="F2"/>
                      <w:sz w:val="22"/>
                      <w:rPrChange w:id="2789" w:author="tao huang" w:date="2017-09-17T12:05:00Z">
                        <w:rPr>
                          <w:rFonts w:ascii="Cambria Math" w:hAnsi="Cambria Math" w:cs="Times New Roman"/>
                          <w:color w:val="000000" w:themeColor="text1"/>
                          <w:szCs w:val="24"/>
                        </w:rPr>
                      </w:rPrChange>
                    </w:rPr>
                    <m:t>(</m:t>
                  </m:r>
                  <m:sSubSup>
                    <m:sSubSupPr>
                      <m:ctrlPr>
                        <w:rPr>
                          <w:rFonts w:ascii="Cambria Math" w:hAnsi="Cambria Math" w:cs="Times New Roman"/>
                          <w:color w:val="0D0D0D" w:themeColor="text1" w:themeTint="F2"/>
                          <w:sz w:val="22"/>
                          <w:rPrChange w:id="2790" w:author="tao huang" w:date="2017-09-17T12:05:00Z">
                            <w:rPr>
                              <w:rFonts w:ascii="Cambria Math" w:hAnsi="Cambria Math" w:cs="Times New Roman"/>
                              <w:color w:val="385623" w:themeColor="accent6" w:themeShade="80"/>
                              <w:sz w:val="22"/>
                            </w:rPr>
                          </w:rPrChange>
                        </w:rPr>
                      </m:ctrlPr>
                    </m:sSubSupPr>
                    <m:e>
                      <m:r>
                        <m:rPr>
                          <m:sty m:val="p"/>
                        </m:rPr>
                        <w:rPr>
                          <w:rFonts w:ascii="Cambria Math" w:hAnsi="Cambria Math" w:cs="Times New Roman"/>
                          <w:color w:val="0D0D0D" w:themeColor="text1" w:themeTint="F2"/>
                          <w:sz w:val="22"/>
                          <w:rPrChange w:id="2791" w:author="tao huang" w:date="2017-09-17T12:05:00Z">
                            <w:rPr>
                              <w:rFonts w:ascii="Cambria Math" w:hAnsi="Cambria Math" w:cs="Times New Roman"/>
                              <w:color w:val="000000" w:themeColor="text1"/>
                              <w:szCs w:val="24"/>
                            </w:rPr>
                          </w:rPrChange>
                        </w:rPr>
                        <m:t>X</m:t>
                      </m:r>
                    </m:e>
                    <m:sub>
                      <m:r>
                        <m:rPr>
                          <m:sty m:val="p"/>
                        </m:rPr>
                        <w:rPr>
                          <w:rFonts w:ascii="Cambria Math" w:hAnsi="Cambria Math" w:cs="Times New Roman"/>
                          <w:noProof/>
                          <w:color w:val="0D0D0D" w:themeColor="text1" w:themeTint="F2"/>
                          <w:sz w:val="22"/>
                          <w:rPrChange w:id="2792" w:author="tao huang" w:date="2017-09-17T12:05:00Z">
                            <w:rPr>
                              <w:rFonts w:ascii="Cambria Math" w:hAnsi="Cambria Math" w:cs="Times New Roman"/>
                              <w:noProof/>
                              <w:color w:val="000000" w:themeColor="text1"/>
                              <w:szCs w:val="24"/>
                            </w:rPr>
                          </w:rPrChange>
                        </w:rPr>
                        <m:t>m,T</m:t>
                      </m:r>
                    </m:sub>
                    <m:sup>
                      <m:r>
                        <w:ins w:id="2793" w:author="tao huang" w:date="2017-09-16T11:11:00Z">
                          <w:rPr>
                            <w:rFonts w:ascii="Cambria Math" w:hAnsi="Cambria Math" w:cs="Times New Roman"/>
                            <w:color w:val="0D0D0D" w:themeColor="text1" w:themeTint="F2"/>
                            <w:sz w:val="22"/>
                            <w:rPrChange w:id="2794" w:author="tao huang" w:date="2017-09-17T12:05:00Z">
                              <w:rPr>
                                <w:rFonts w:ascii="Cambria Math" w:hAnsi="Cambria Math" w:cs="Times New Roman"/>
                                <w:color w:val="385623" w:themeColor="accent6" w:themeShade="80"/>
                                <w:sz w:val="22"/>
                              </w:rPr>
                            </w:rPrChange>
                          </w:rPr>
                          <m:t>'</m:t>
                        </w:ins>
                      </m:r>
                      <m:r>
                        <w:del w:id="2795" w:author="tao huang" w:date="2017-09-15T19:18:00Z">
                          <m:rPr>
                            <m:sty m:val="p"/>
                          </m:rPr>
                          <w:rPr>
                            <w:rFonts w:ascii="Cambria Math" w:hAnsi="Cambria Math" w:cs="Times New Roman" w:hint="eastAsia"/>
                            <w:color w:val="0D0D0D" w:themeColor="text1" w:themeTint="F2"/>
                            <w:sz w:val="22"/>
                            <w:rPrChange w:id="2796" w:author="tao huang" w:date="2017-09-17T12:05:00Z">
                              <w:rPr>
                                <w:rFonts w:ascii="Cambria Math" w:hAnsi="Cambria Math" w:cs="Times New Roman" w:hint="eastAsia"/>
                                <w:color w:val="000000" w:themeColor="text1"/>
                                <w:szCs w:val="24"/>
                              </w:rPr>
                            </w:rPrChange>
                          </w:rPr>
                          <m:t>'</m:t>
                        </w:del>
                      </m:r>
                    </m:sup>
                  </m:sSubSup>
                  <m:sSub>
                    <m:sSubPr>
                      <m:ctrlPr>
                        <w:rPr>
                          <w:rFonts w:ascii="Cambria Math" w:hAnsi="Cambria Math" w:cs="Times New Roman"/>
                          <w:color w:val="0D0D0D" w:themeColor="text1" w:themeTint="F2"/>
                          <w:sz w:val="22"/>
                          <w:rPrChange w:id="2797"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2798" w:author="tao huang" w:date="2017-09-17T12:05:00Z">
                            <w:rPr>
                              <w:rFonts w:ascii="Cambria Math" w:hAnsi="Cambria Math" w:cs="Times New Roman"/>
                              <w:color w:val="000000" w:themeColor="text1"/>
                              <w:szCs w:val="24"/>
                            </w:rPr>
                          </w:rPrChange>
                        </w:rPr>
                        <m:t>X</m:t>
                      </m:r>
                    </m:e>
                    <m:sub>
                      <m:r>
                        <m:rPr>
                          <m:sty m:val="p"/>
                        </m:rPr>
                        <w:rPr>
                          <w:rFonts w:ascii="Cambria Math" w:hAnsi="Cambria Math" w:cs="Times New Roman"/>
                          <w:noProof/>
                          <w:color w:val="0D0D0D" w:themeColor="text1" w:themeTint="F2"/>
                          <w:sz w:val="22"/>
                          <w:rPrChange w:id="2799" w:author="tao huang" w:date="2017-09-17T12:05:00Z">
                            <w:rPr>
                              <w:rFonts w:ascii="Cambria Math" w:hAnsi="Cambria Math" w:cs="Times New Roman"/>
                              <w:noProof/>
                              <w:color w:val="000000" w:themeColor="text1"/>
                              <w:szCs w:val="24"/>
                            </w:rPr>
                          </w:rPrChange>
                        </w:rPr>
                        <m:t>m,T</m:t>
                      </m:r>
                    </m:sub>
                  </m:sSub>
                  <m:r>
                    <w:rPr>
                      <w:rFonts w:ascii="Cambria Math" w:hAnsi="Cambria Math" w:cs="Times New Roman"/>
                      <w:color w:val="0D0D0D" w:themeColor="text1" w:themeTint="F2"/>
                      <w:sz w:val="22"/>
                      <w:rPrChange w:id="2800" w:author="tao huang" w:date="2017-09-17T12:05:00Z">
                        <w:rPr>
                          <w:rFonts w:ascii="Cambria Math" w:hAnsi="Cambria Math" w:cs="Times New Roman"/>
                          <w:color w:val="000000" w:themeColor="text1"/>
                          <w:szCs w:val="24"/>
                        </w:rPr>
                      </w:rPrChange>
                    </w:rPr>
                    <m:t>)</m:t>
                  </m:r>
                </m:e>
                <m:sup>
                  <m:r>
                    <w:rPr>
                      <w:rFonts w:ascii="Cambria Math" w:hAnsi="Cambria Math" w:cs="Times New Roman"/>
                      <w:color w:val="0D0D0D" w:themeColor="text1" w:themeTint="F2"/>
                      <w:sz w:val="22"/>
                      <w:rPrChange w:id="2801" w:author="tao huang" w:date="2017-09-17T12:05:00Z">
                        <w:rPr>
                          <w:rFonts w:ascii="Cambria Math" w:hAnsi="Cambria Math" w:cs="Times New Roman"/>
                          <w:color w:val="000000" w:themeColor="text1"/>
                          <w:szCs w:val="24"/>
                        </w:rPr>
                      </w:rPrChange>
                    </w:rPr>
                    <m:t>-1</m:t>
                  </m:r>
                </m:sup>
              </m:sSup>
              <m:sSubSup>
                <m:sSubSupPr>
                  <m:ctrlPr>
                    <w:rPr>
                      <w:rFonts w:ascii="Cambria Math" w:hAnsi="Cambria Math" w:cs="Times New Roman"/>
                      <w:color w:val="0D0D0D" w:themeColor="text1" w:themeTint="F2"/>
                      <w:sz w:val="22"/>
                      <w:rPrChange w:id="2802" w:author="tao huang" w:date="2017-09-17T12:05:00Z">
                        <w:rPr>
                          <w:rFonts w:ascii="Cambria Math" w:hAnsi="Cambria Math" w:cs="Times New Roman"/>
                          <w:color w:val="385623" w:themeColor="accent6" w:themeShade="80"/>
                          <w:sz w:val="22"/>
                        </w:rPr>
                      </w:rPrChange>
                    </w:rPr>
                  </m:ctrlPr>
                </m:sSubSupPr>
                <m:e>
                  <m:r>
                    <m:rPr>
                      <m:sty m:val="p"/>
                    </m:rPr>
                    <w:rPr>
                      <w:rFonts w:ascii="Cambria Math" w:hAnsi="Cambria Math" w:cs="Times New Roman"/>
                      <w:color w:val="0D0D0D" w:themeColor="text1" w:themeTint="F2"/>
                      <w:sz w:val="22"/>
                      <w:rPrChange w:id="2803" w:author="tao huang" w:date="2017-09-17T12:05:00Z">
                        <w:rPr>
                          <w:rFonts w:ascii="Cambria Math" w:hAnsi="Cambria Math" w:cs="Times New Roman"/>
                          <w:color w:val="000000" w:themeColor="text1"/>
                          <w:szCs w:val="24"/>
                        </w:rPr>
                      </w:rPrChange>
                    </w:rPr>
                    <m:t>X</m:t>
                  </m:r>
                </m:e>
                <m:sub>
                  <m:r>
                    <m:rPr>
                      <m:sty m:val="p"/>
                    </m:rPr>
                    <w:rPr>
                      <w:rFonts w:ascii="Cambria Math" w:hAnsi="Cambria Math" w:cs="Times New Roman"/>
                      <w:noProof/>
                      <w:color w:val="0D0D0D" w:themeColor="text1" w:themeTint="F2"/>
                      <w:sz w:val="22"/>
                      <w:rPrChange w:id="2804" w:author="tao huang" w:date="2017-09-17T12:05:00Z">
                        <w:rPr>
                          <w:rFonts w:ascii="Cambria Math" w:hAnsi="Cambria Math" w:cs="Times New Roman"/>
                          <w:noProof/>
                          <w:color w:val="000000" w:themeColor="text1"/>
                          <w:szCs w:val="24"/>
                        </w:rPr>
                      </w:rPrChange>
                    </w:rPr>
                    <m:t>m,T</m:t>
                  </m:r>
                </m:sub>
                <m:sup>
                  <m:r>
                    <w:del w:id="2805" w:author="tao huang" w:date="2017-09-15T19:18:00Z">
                      <m:rPr>
                        <m:sty m:val="p"/>
                      </m:rPr>
                      <w:rPr>
                        <w:rFonts w:ascii="Cambria Math" w:hAnsi="Cambria Math" w:cs="Times New Roman" w:hint="eastAsia"/>
                        <w:color w:val="0D0D0D" w:themeColor="text1" w:themeTint="F2"/>
                        <w:sz w:val="22"/>
                        <w:rPrChange w:id="2806" w:author="tao huang" w:date="2017-09-17T12:05:00Z">
                          <w:rPr>
                            <w:rFonts w:ascii="Cambria Math" w:hAnsi="Cambria Math" w:cs="Times New Roman" w:hint="eastAsia"/>
                            <w:color w:val="000000" w:themeColor="text1"/>
                            <w:szCs w:val="24"/>
                          </w:rPr>
                        </w:rPrChange>
                      </w:rPr>
                      <m:t>'</m:t>
                    </w:del>
                  </m:r>
                  <m:r>
                    <w:ins w:id="2807" w:author="tao huang" w:date="2017-09-16T11:11:00Z">
                      <m:rPr>
                        <m:sty m:val="p"/>
                      </m:rPr>
                      <w:rPr>
                        <w:rFonts w:ascii="Cambria Math" w:hAnsi="Cambria Math" w:cs="Times New Roman"/>
                        <w:color w:val="0D0D0D" w:themeColor="text1" w:themeTint="F2"/>
                        <w:sz w:val="22"/>
                        <w:rPrChange w:id="2808" w:author="tao huang" w:date="2017-09-17T12:05:00Z">
                          <w:rPr>
                            <w:rFonts w:ascii="Cambria Math" w:hAnsi="Cambria Math" w:cs="Times New Roman"/>
                            <w:color w:val="385623" w:themeColor="accent6" w:themeShade="80"/>
                            <w:sz w:val="22"/>
                          </w:rPr>
                        </w:rPrChange>
                      </w:rPr>
                      <m:t>'</m:t>
                    </w:ins>
                  </m:r>
                </m:sup>
              </m:sSubSup>
              <m:sSub>
                <m:sSubPr>
                  <m:ctrlPr>
                    <w:rPr>
                      <w:rFonts w:ascii="Cambria Math" w:hAnsi="Cambria Math" w:cs="Times New Roman"/>
                      <w:color w:val="0D0D0D" w:themeColor="text1" w:themeTint="F2"/>
                      <w:sz w:val="22"/>
                      <w:rPrChange w:id="2809"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2810" w:author="tao huang" w:date="2017-09-17T12:05:00Z">
                        <w:rPr>
                          <w:rFonts w:ascii="Cambria Math" w:hAnsi="Cambria Math" w:cs="Times New Roman"/>
                          <w:color w:val="000000" w:themeColor="text1"/>
                          <w:szCs w:val="24"/>
                        </w:rPr>
                      </w:rPrChange>
                    </w:rPr>
                    <m:t>Y</m:t>
                  </m:r>
                </m:e>
                <m:sub>
                  <m:r>
                    <m:rPr>
                      <m:sty m:val="p"/>
                    </m:rPr>
                    <w:rPr>
                      <w:rFonts w:ascii="Cambria Math" w:hAnsi="Cambria Math" w:cs="Times New Roman"/>
                      <w:noProof/>
                      <w:color w:val="0D0D0D" w:themeColor="text1" w:themeTint="F2"/>
                      <w:sz w:val="22"/>
                      <w:rPrChange w:id="2811" w:author="tao huang" w:date="2017-09-17T12:05:00Z">
                        <w:rPr>
                          <w:rFonts w:ascii="Cambria Math" w:hAnsi="Cambria Math" w:cs="Times New Roman"/>
                          <w:noProof/>
                          <w:color w:val="000000" w:themeColor="text1"/>
                          <w:szCs w:val="24"/>
                        </w:rPr>
                      </w:rPrChange>
                    </w:rPr>
                    <m:t>m,T</m:t>
                  </m:r>
                </m:sub>
              </m:sSub>
            </m:e>
          </m:d>
          <m:r>
            <w:ins w:id="2812" w:author="tao huang" w:date="2017-09-16T11:11:00Z">
              <w:rPr>
                <w:rFonts w:ascii="Cambria Math" w:hAnsi="Cambria Math" w:cs="Times New Roman"/>
                <w:color w:val="0D0D0D" w:themeColor="text1" w:themeTint="F2"/>
                <w:sz w:val="22"/>
                <w:rPrChange w:id="2813" w:author="tao huang" w:date="2017-09-17T12:05:00Z">
                  <w:rPr>
                    <w:rFonts w:ascii="Cambria Math" w:hAnsi="Cambria Math" w:cs="Times New Roman"/>
                    <w:color w:val="385623" w:themeColor="accent6" w:themeShade="80"/>
                    <w:sz w:val="22"/>
                  </w:rPr>
                </w:rPrChange>
              </w:rPr>
              <m:t>'</m:t>
            </w:ins>
          </m:r>
          <m:r>
            <w:del w:id="2814" w:author="tao huang" w:date="2017-09-15T19:18:00Z">
              <w:rPr>
                <w:rFonts w:ascii="Cambria Math" w:hAnsi="Cambria Math" w:cs="Times New Roman" w:hint="eastAsia"/>
                <w:color w:val="0D0D0D" w:themeColor="text1" w:themeTint="F2"/>
                <w:sz w:val="22"/>
                <w:rPrChange w:id="2815" w:author="tao huang" w:date="2017-09-17T12:05:00Z">
                  <w:rPr>
                    <w:rFonts w:ascii="Cambria Math" w:hAnsi="Cambria Math" w:cs="Times New Roman" w:hint="eastAsia"/>
                    <w:color w:val="000000" w:themeColor="text1"/>
                    <w:szCs w:val="24"/>
                  </w:rPr>
                </w:rPrChange>
              </w:rPr>
              <m:t>'</m:t>
            </w:del>
          </m:r>
          <m:sSub>
            <m:sSubPr>
              <m:ctrlPr>
                <w:rPr>
                  <w:rFonts w:ascii="Cambria Math" w:hAnsi="Cambria Math" w:cs="Times New Roman"/>
                  <w:color w:val="0D0D0D" w:themeColor="text1" w:themeTint="F2"/>
                  <w:sz w:val="22"/>
                  <w:rPrChange w:id="2816" w:author="tao huang" w:date="2017-09-17T12:05:00Z">
                    <w:rPr>
                      <w:rFonts w:ascii="Cambria Math" w:hAnsi="Cambria Math" w:cs="Times New Roman"/>
                      <w:color w:val="385623" w:themeColor="accent6" w:themeShade="80"/>
                      <w:sz w:val="22"/>
                    </w:rPr>
                  </w:rPrChange>
                </w:rPr>
              </m:ctrlPr>
            </m:sSubPr>
            <m:e>
              <m:r>
                <w:rPr>
                  <w:rFonts w:ascii="Cambria Math" w:hAnsi="Cambria Math" w:cs="Times New Roman"/>
                  <w:color w:val="0D0D0D" w:themeColor="text1" w:themeTint="F2"/>
                  <w:sz w:val="22"/>
                  <w:rPrChange w:id="2817" w:author="tao huang" w:date="2017-09-17T12:05:00Z">
                    <w:rPr>
                      <w:rFonts w:ascii="Cambria Math" w:hAnsi="Cambria Math" w:cs="Times New Roman"/>
                      <w:color w:val="000000" w:themeColor="text1"/>
                      <w:szCs w:val="24"/>
                    </w:rPr>
                  </w:rPrChange>
                </w:rPr>
                <m:t>X</m:t>
              </m:r>
            </m:e>
            <m:sub>
              <m:r>
                <m:rPr>
                  <m:sty m:val="p"/>
                </m:rPr>
                <w:rPr>
                  <w:rFonts w:ascii="Cambria Math" w:hAnsi="Cambria Math" w:cs="Times New Roman"/>
                  <w:color w:val="0D0D0D" w:themeColor="text1" w:themeTint="F2"/>
                  <w:sz w:val="22"/>
                  <w:rPrChange w:id="2818" w:author="tao huang" w:date="2017-09-17T12:05:00Z">
                    <w:rPr>
                      <w:rFonts w:ascii="Cambria Math" w:hAnsi="Cambria Math" w:cs="Times New Roman"/>
                      <w:color w:val="000000" w:themeColor="text1"/>
                      <w:szCs w:val="24"/>
                    </w:rPr>
                  </w:rPrChange>
                </w:rPr>
                <m:t>T+h</m:t>
              </m:r>
            </m:sub>
          </m:sSub>
          <m:r>
            <m:rPr>
              <m:sty m:val="p"/>
            </m:rPr>
            <w:rPr>
              <w:rFonts w:ascii="Cambria Math" w:hAnsi="Cambria Math" w:cs="Times New Roman"/>
              <w:color w:val="0D0D0D" w:themeColor="text1" w:themeTint="F2"/>
              <w:sz w:val="22"/>
              <w:rPrChange w:id="2819" w:author="tao huang" w:date="2017-09-17T12:05:00Z">
                <w:rPr>
                  <w:rFonts w:ascii="Cambria Math" w:hAnsi="Cambria Math" w:cs="Times New Roman"/>
                  <w:color w:val="000000" w:themeColor="text1"/>
                  <w:szCs w:val="24"/>
                </w:rPr>
              </w:rPrChange>
            </w:rPr>
            <m:t>+</m:t>
          </m:r>
          <m:sSub>
            <m:sSubPr>
              <m:ctrlPr>
                <w:rPr>
                  <w:rFonts w:ascii="Cambria Math" w:hAnsi="Cambria Math" w:cs="Times New Roman"/>
                  <w:color w:val="0D0D0D" w:themeColor="text1" w:themeTint="F2"/>
                  <w:sz w:val="22"/>
                  <w:rPrChange w:id="2820" w:author="tao huang" w:date="2017-09-17T12:05:00Z">
                    <w:rPr>
                      <w:rFonts w:ascii="Cambria Math" w:hAnsi="Cambria Math" w:cs="Times New Roman"/>
                      <w:color w:val="385623" w:themeColor="accent6" w:themeShade="80"/>
                      <w:sz w:val="22"/>
                    </w:rPr>
                  </w:rPrChange>
                </w:rPr>
              </m:ctrlPr>
            </m:sSubPr>
            <m:e>
              <m:r>
                <w:rPr>
                  <w:rFonts w:ascii="Cambria Math" w:hAnsi="Cambria Math" w:cs="Times New Roman"/>
                  <w:color w:val="0D0D0D" w:themeColor="text1" w:themeTint="F2"/>
                  <w:sz w:val="22"/>
                  <w:rPrChange w:id="2821" w:author="tao huang" w:date="2017-09-17T12:05:00Z">
                    <w:rPr>
                      <w:rFonts w:ascii="Cambria Math" w:hAnsi="Cambria Math" w:cs="Times New Roman"/>
                      <w:color w:val="000000" w:themeColor="text1"/>
                      <w:szCs w:val="24"/>
                    </w:rPr>
                  </w:rPrChange>
                </w:rPr>
                <m:t>u</m:t>
              </m:r>
            </m:e>
            <m:sub>
              <m:r>
                <m:rPr>
                  <m:sty m:val="p"/>
                </m:rPr>
                <w:rPr>
                  <w:rFonts w:ascii="Cambria Math" w:hAnsi="Cambria Math" w:cs="Times New Roman"/>
                  <w:color w:val="0D0D0D" w:themeColor="text1" w:themeTint="F2"/>
                  <w:sz w:val="22"/>
                  <w:rPrChange w:id="2822" w:author="tao huang" w:date="2017-09-17T12:05:00Z">
                    <w:rPr>
                      <w:rFonts w:ascii="Cambria Math" w:hAnsi="Cambria Math" w:cs="Times New Roman"/>
                      <w:color w:val="000000" w:themeColor="text1"/>
                      <w:szCs w:val="24"/>
                    </w:rPr>
                  </w:rPrChange>
                </w:rPr>
                <m:t>T+h</m:t>
              </m:r>
            </m:sub>
          </m:sSub>
        </m:oMath>
      </m:oMathPara>
    </w:p>
    <w:p w14:paraId="4106BBC5" w14:textId="133F206D" w:rsidR="00E1233E" w:rsidRPr="00A60A57" w:rsidRDefault="00E1233E">
      <w:pPr>
        <w:spacing w:after="0" w:line="360" w:lineRule="auto"/>
        <w:rPr>
          <w:rFonts w:cs="Times New Roman"/>
          <w:color w:val="0D0D0D" w:themeColor="text1" w:themeTint="F2"/>
          <w:sz w:val="22"/>
          <w:rPrChange w:id="2823" w:author="tao huang" w:date="2017-09-17T12:05:00Z">
            <w:rPr>
              <w:rFonts w:cs="Times New Roman"/>
              <w:color w:val="000000" w:themeColor="text1"/>
              <w:szCs w:val="24"/>
            </w:rPr>
          </w:rPrChange>
        </w:rPr>
      </w:pPr>
      <m:oMathPara>
        <m:oMath>
          <m:r>
            <w:rPr>
              <w:rFonts w:ascii="Cambria Math" w:hAnsi="Cambria Math" w:cs="Times New Roman"/>
              <w:color w:val="0D0D0D" w:themeColor="text1" w:themeTint="F2"/>
              <w:sz w:val="22"/>
              <w:rPrChange w:id="2824" w:author="tao huang" w:date="2017-09-17T12:05:00Z">
                <w:rPr>
                  <w:rFonts w:ascii="Cambria Math" w:hAnsi="Cambria Math" w:cs="Times New Roman"/>
                  <w:color w:val="000000" w:themeColor="text1"/>
                  <w:szCs w:val="24"/>
                </w:rPr>
              </w:rPrChange>
            </w:rPr>
            <m:t>=</m:t>
          </m:r>
          <m:d>
            <m:dPr>
              <m:ctrlPr>
                <w:rPr>
                  <w:rFonts w:ascii="Cambria Math" w:hAnsi="Cambria Math" w:cs="Times New Roman"/>
                  <w:color w:val="0D0D0D" w:themeColor="text1" w:themeTint="F2"/>
                  <w:sz w:val="22"/>
                  <w:rPrChange w:id="2825" w:author="tao huang" w:date="2017-09-17T12:05:00Z">
                    <w:rPr>
                      <w:rFonts w:ascii="Cambria Math" w:hAnsi="Cambria Math" w:cs="Times New Roman"/>
                      <w:color w:val="385623" w:themeColor="accent6" w:themeShade="80"/>
                      <w:sz w:val="22"/>
                    </w:rPr>
                  </w:rPrChange>
                </w:rPr>
              </m:ctrlPr>
            </m:dPr>
            <m:e>
              <m:sSub>
                <m:sSubPr>
                  <m:ctrlPr>
                    <w:rPr>
                      <w:rFonts w:ascii="Cambria Math" w:hAnsi="Cambria Math" w:cs="Times New Roman"/>
                      <w:color w:val="0D0D0D" w:themeColor="text1" w:themeTint="F2"/>
                      <w:sz w:val="22"/>
                      <w:rPrChange w:id="2826"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2827" w:author="tao huang" w:date="2017-09-17T12:05:00Z">
                        <w:rPr>
                          <w:rFonts w:ascii="Cambria Math" w:hAnsi="Cambria Math" w:cs="Times New Roman"/>
                          <w:color w:val="000000" w:themeColor="text1"/>
                          <w:szCs w:val="24"/>
                        </w:rPr>
                      </w:rPrChange>
                    </w:rPr>
                    <m:t>β</m:t>
                  </m:r>
                </m:e>
                <m:sub>
                  <m:r>
                    <w:rPr>
                      <w:rFonts w:ascii="Cambria Math" w:hAnsi="Cambria Math" w:cs="Times New Roman"/>
                      <w:color w:val="0D0D0D" w:themeColor="text1" w:themeTint="F2"/>
                      <w:sz w:val="22"/>
                      <w:rPrChange w:id="2828" w:author="tao huang" w:date="2017-09-17T12:05:00Z">
                        <w:rPr>
                          <w:rFonts w:ascii="Cambria Math" w:hAnsi="Cambria Math" w:cs="Times New Roman"/>
                          <w:color w:val="000000" w:themeColor="text1"/>
                          <w:szCs w:val="24"/>
                        </w:rPr>
                      </w:rPrChange>
                    </w:rPr>
                    <m:t>2</m:t>
                  </m:r>
                </m:sub>
              </m:sSub>
              <m:r>
                <m:rPr>
                  <m:sty m:val="p"/>
                </m:rPr>
                <w:rPr>
                  <w:rFonts w:ascii="Cambria Math" w:hAnsi="Cambria Math" w:cs="Times New Roman"/>
                  <w:color w:val="0D0D0D" w:themeColor="text1" w:themeTint="F2"/>
                  <w:sz w:val="22"/>
                  <w:rPrChange w:id="2829" w:author="tao huang" w:date="2017-09-17T12:05:00Z">
                    <w:rPr>
                      <w:rFonts w:ascii="Cambria Math" w:hAnsi="Cambria Math" w:cs="Times New Roman"/>
                      <w:color w:val="000000" w:themeColor="text1"/>
                      <w:szCs w:val="24"/>
                    </w:rPr>
                  </w:rPrChange>
                </w:rPr>
                <m:t>-</m:t>
              </m:r>
              <m:sSub>
                <m:sSubPr>
                  <m:ctrlPr>
                    <w:rPr>
                      <w:rFonts w:ascii="Cambria Math" w:hAnsi="Cambria Math" w:cs="Times New Roman"/>
                      <w:color w:val="0D0D0D" w:themeColor="text1" w:themeTint="F2"/>
                      <w:sz w:val="22"/>
                      <w:rPrChange w:id="2830"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2831" w:author="tao huang" w:date="2017-09-17T12:05:00Z">
                        <w:rPr>
                          <w:rFonts w:ascii="Cambria Math" w:hAnsi="Cambria Math" w:cs="Times New Roman"/>
                          <w:color w:val="000000" w:themeColor="text1"/>
                          <w:szCs w:val="24"/>
                        </w:rPr>
                      </w:rPrChange>
                    </w:rPr>
                    <m:t>β</m:t>
                  </m:r>
                </m:e>
                <m:sub>
                  <m:r>
                    <w:rPr>
                      <w:rFonts w:ascii="Cambria Math" w:hAnsi="Cambria Math" w:cs="Times New Roman"/>
                      <w:color w:val="0D0D0D" w:themeColor="text1" w:themeTint="F2"/>
                      <w:sz w:val="22"/>
                      <w:rPrChange w:id="2832" w:author="tao huang" w:date="2017-09-17T12:05:00Z">
                        <w:rPr>
                          <w:rFonts w:ascii="Cambria Math" w:hAnsi="Cambria Math" w:cs="Times New Roman"/>
                          <w:color w:val="000000" w:themeColor="text1"/>
                          <w:szCs w:val="24"/>
                        </w:rPr>
                      </w:rPrChange>
                    </w:rPr>
                    <m:t>1</m:t>
                  </m:r>
                </m:sub>
              </m:sSub>
            </m:e>
          </m:d>
          <m:r>
            <w:ins w:id="2833" w:author="tao huang" w:date="2017-09-16T11:11:00Z">
              <w:rPr>
                <w:rFonts w:ascii="Cambria Math" w:hAnsi="Cambria Math" w:cs="Times New Roman"/>
                <w:color w:val="0D0D0D" w:themeColor="text1" w:themeTint="F2"/>
                <w:sz w:val="22"/>
                <w:rPrChange w:id="2834" w:author="tao huang" w:date="2017-09-17T12:05:00Z">
                  <w:rPr>
                    <w:rFonts w:ascii="Cambria Math" w:hAnsi="Cambria Math" w:cs="Times New Roman"/>
                    <w:color w:val="385623" w:themeColor="accent6" w:themeShade="80"/>
                    <w:sz w:val="22"/>
                  </w:rPr>
                </w:rPrChange>
              </w:rPr>
              <m:t>'</m:t>
            </w:ins>
          </m:r>
          <m:r>
            <w:del w:id="2835" w:author="tao huang" w:date="2017-09-15T19:18:00Z">
              <w:rPr>
                <w:rFonts w:ascii="Cambria Math" w:hAnsi="Cambria Math" w:cs="Times New Roman" w:hint="eastAsia"/>
                <w:color w:val="0D0D0D" w:themeColor="text1" w:themeTint="F2"/>
                <w:sz w:val="22"/>
                <w:rPrChange w:id="2836" w:author="tao huang" w:date="2017-09-17T12:05:00Z">
                  <w:rPr>
                    <w:rFonts w:ascii="Cambria Math" w:hAnsi="Cambria Math" w:cs="Times New Roman" w:hint="eastAsia"/>
                    <w:color w:val="000000" w:themeColor="text1"/>
                    <w:szCs w:val="24"/>
                  </w:rPr>
                </w:rPrChange>
              </w:rPr>
              <m:t>'</m:t>
            </w:del>
          </m:r>
          <m:sSubSup>
            <m:sSubSupPr>
              <m:ctrlPr>
                <w:rPr>
                  <w:rFonts w:ascii="Cambria Math" w:hAnsi="Cambria Math" w:cs="Times New Roman"/>
                  <w:color w:val="0D0D0D" w:themeColor="text1" w:themeTint="F2"/>
                  <w:sz w:val="22"/>
                  <w:rPrChange w:id="2837" w:author="tao huang" w:date="2017-09-17T12:05:00Z">
                    <w:rPr>
                      <w:rFonts w:ascii="Cambria Math" w:hAnsi="Cambria Math" w:cs="Times New Roman"/>
                      <w:color w:val="385623" w:themeColor="accent6" w:themeShade="80"/>
                      <w:sz w:val="22"/>
                    </w:rPr>
                  </w:rPrChange>
                </w:rPr>
              </m:ctrlPr>
            </m:sSubSupPr>
            <m:e>
              <m:r>
                <m:rPr>
                  <m:sty m:val="p"/>
                </m:rPr>
                <w:rPr>
                  <w:rFonts w:ascii="Cambria Math" w:hAnsi="Cambria Math" w:cs="Times New Roman"/>
                  <w:color w:val="0D0D0D" w:themeColor="text1" w:themeTint="F2"/>
                  <w:sz w:val="22"/>
                  <w:rPrChange w:id="2838" w:author="tao huang" w:date="2017-09-17T12:05:00Z">
                    <w:rPr>
                      <w:rFonts w:ascii="Cambria Math" w:hAnsi="Cambria Math" w:cs="Times New Roman"/>
                      <w:color w:val="000000" w:themeColor="text1"/>
                      <w:szCs w:val="24"/>
                    </w:rPr>
                  </w:rPrChange>
                </w:rPr>
                <m:t>X</m:t>
              </m:r>
            </m:e>
            <m:sub>
              <m:r>
                <m:rPr>
                  <m:sty m:val="p"/>
                </m:rPr>
                <w:rPr>
                  <w:rFonts w:ascii="Cambria Math" w:hAnsi="Cambria Math" w:cs="Times New Roman"/>
                  <w:color w:val="0D0D0D" w:themeColor="text1" w:themeTint="F2"/>
                  <w:sz w:val="22"/>
                  <w:rPrChange w:id="2839" w:author="tao huang" w:date="2017-09-17T12:05:00Z">
                    <w:rPr>
                      <w:rFonts w:ascii="Cambria Math" w:hAnsi="Cambria Math" w:cs="Times New Roman"/>
                      <w:color w:val="000000" w:themeColor="text1"/>
                      <w:szCs w:val="24"/>
                    </w:rPr>
                  </w:rPrChange>
                </w:rPr>
                <m:t>m,</m:t>
              </m:r>
              <m:sSub>
                <m:sSubPr>
                  <m:ctrlPr>
                    <w:rPr>
                      <w:rFonts w:ascii="Cambria Math" w:hAnsi="Cambria Math" w:cs="Times New Roman"/>
                      <w:color w:val="0D0D0D" w:themeColor="text1" w:themeTint="F2"/>
                      <w:sz w:val="22"/>
                      <w:rPrChange w:id="2840"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2841" w:author="tao huang" w:date="2017-09-17T12:05:00Z">
                        <w:rPr>
                          <w:rFonts w:ascii="Cambria Math" w:hAnsi="Cambria Math" w:cs="Times New Roman"/>
                          <w:color w:val="000000" w:themeColor="text1"/>
                          <w:szCs w:val="24"/>
                        </w:rPr>
                      </w:rPrChange>
                    </w:rPr>
                    <m:t>T</m:t>
                  </m:r>
                </m:e>
                <m:sub>
                  <m:r>
                    <w:rPr>
                      <w:rFonts w:ascii="Cambria Math" w:hAnsi="Cambria Math" w:cs="Times New Roman"/>
                      <w:color w:val="0D0D0D" w:themeColor="text1" w:themeTint="F2"/>
                      <w:sz w:val="22"/>
                      <w:rPrChange w:id="2842" w:author="tao huang" w:date="2017-09-17T12:05:00Z">
                        <w:rPr>
                          <w:rFonts w:ascii="Cambria Math" w:hAnsi="Cambria Math" w:cs="Times New Roman"/>
                          <w:color w:val="000000" w:themeColor="text1"/>
                          <w:szCs w:val="24"/>
                        </w:rPr>
                      </w:rPrChange>
                    </w:rPr>
                    <m:t>1</m:t>
                  </m:r>
                </m:sub>
              </m:sSub>
            </m:sub>
            <m:sup>
              <m:r>
                <w:ins w:id="2843" w:author="tao huang" w:date="2017-09-16T11:11:00Z">
                  <w:rPr>
                    <w:rFonts w:ascii="Cambria Math" w:hAnsi="Cambria Math" w:cs="Times New Roman"/>
                    <w:color w:val="0D0D0D" w:themeColor="text1" w:themeTint="F2"/>
                    <w:sz w:val="22"/>
                    <w:rPrChange w:id="2844" w:author="tao huang" w:date="2017-09-17T12:05:00Z">
                      <w:rPr>
                        <w:rFonts w:ascii="Cambria Math" w:hAnsi="Cambria Math" w:cs="Times New Roman"/>
                        <w:color w:val="385623" w:themeColor="accent6" w:themeShade="80"/>
                        <w:sz w:val="22"/>
                      </w:rPr>
                    </w:rPrChange>
                  </w:rPr>
                  <m:t>'</m:t>
                </w:ins>
              </m:r>
              <m:r>
                <w:del w:id="2845" w:author="tao huang" w:date="2017-09-15T19:18:00Z">
                  <m:rPr>
                    <m:sty m:val="p"/>
                  </m:rPr>
                  <w:rPr>
                    <w:rFonts w:ascii="Cambria Math" w:hAnsi="Cambria Math" w:cs="Times New Roman" w:hint="eastAsia"/>
                    <w:color w:val="0D0D0D" w:themeColor="text1" w:themeTint="F2"/>
                    <w:sz w:val="22"/>
                    <w:rPrChange w:id="2846" w:author="tao huang" w:date="2017-09-17T12:05:00Z">
                      <w:rPr>
                        <w:rFonts w:ascii="Cambria Math" w:hAnsi="Cambria Math" w:cs="Times New Roman" w:hint="eastAsia"/>
                        <w:color w:val="000000" w:themeColor="text1"/>
                        <w:szCs w:val="24"/>
                      </w:rPr>
                    </w:rPrChange>
                  </w:rPr>
                  <m:t>'</m:t>
                </w:del>
              </m:r>
            </m:sup>
          </m:sSubSup>
          <m:sSub>
            <m:sSubPr>
              <m:ctrlPr>
                <w:rPr>
                  <w:rFonts w:ascii="Cambria Math" w:hAnsi="Cambria Math" w:cs="Times New Roman"/>
                  <w:color w:val="0D0D0D" w:themeColor="text1" w:themeTint="F2"/>
                  <w:sz w:val="22"/>
                  <w:rPrChange w:id="2847"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2848" w:author="tao huang" w:date="2017-09-17T12:05:00Z">
                    <w:rPr>
                      <w:rFonts w:ascii="Cambria Math" w:hAnsi="Cambria Math" w:cs="Times New Roman"/>
                      <w:color w:val="000000" w:themeColor="text1"/>
                      <w:szCs w:val="24"/>
                    </w:rPr>
                  </w:rPrChange>
                </w:rPr>
                <m:t>X</m:t>
              </m:r>
            </m:e>
            <m:sub>
              <m:r>
                <m:rPr>
                  <m:sty m:val="p"/>
                </m:rPr>
                <w:rPr>
                  <w:rFonts w:ascii="Cambria Math" w:hAnsi="Cambria Math" w:cs="Times New Roman"/>
                  <w:color w:val="0D0D0D" w:themeColor="text1" w:themeTint="F2"/>
                  <w:sz w:val="22"/>
                  <w:rPrChange w:id="2849" w:author="tao huang" w:date="2017-09-17T12:05:00Z">
                    <w:rPr>
                      <w:rFonts w:ascii="Cambria Math" w:hAnsi="Cambria Math" w:cs="Times New Roman"/>
                      <w:color w:val="000000" w:themeColor="text1"/>
                      <w:szCs w:val="24"/>
                    </w:rPr>
                  </w:rPrChange>
                </w:rPr>
                <m:t>m,</m:t>
              </m:r>
              <m:sSub>
                <m:sSubPr>
                  <m:ctrlPr>
                    <w:rPr>
                      <w:rFonts w:ascii="Cambria Math" w:hAnsi="Cambria Math" w:cs="Times New Roman"/>
                      <w:color w:val="0D0D0D" w:themeColor="text1" w:themeTint="F2"/>
                      <w:sz w:val="22"/>
                      <w:rPrChange w:id="2850"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2851" w:author="tao huang" w:date="2017-09-17T12:05:00Z">
                        <w:rPr>
                          <w:rFonts w:ascii="Cambria Math" w:hAnsi="Cambria Math" w:cs="Times New Roman"/>
                          <w:color w:val="000000" w:themeColor="text1"/>
                          <w:szCs w:val="24"/>
                        </w:rPr>
                      </w:rPrChange>
                    </w:rPr>
                    <m:t>T</m:t>
                  </m:r>
                </m:e>
                <m:sub>
                  <m:r>
                    <w:rPr>
                      <w:rFonts w:ascii="Cambria Math" w:hAnsi="Cambria Math" w:cs="Times New Roman"/>
                      <w:color w:val="0D0D0D" w:themeColor="text1" w:themeTint="F2"/>
                      <w:sz w:val="22"/>
                      <w:rPrChange w:id="2852" w:author="tao huang" w:date="2017-09-17T12:05:00Z">
                        <w:rPr>
                          <w:rFonts w:ascii="Cambria Math" w:hAnsi="Cambria Math" w:cs="Times New Roman"/>
                          <w:color w:val="000000" w:themeColor="text1"/>
                          <w:szCs w:val="24"/>
                        </w:rPr>
                      </w:rPrChange>
                    </w:rPr>
                    <m:t>1</m:t>
                  </m:r>
                </m:sub>
              </m:sSub>
            </m:sub>
          </m:sSub>
          <m:sSup>
            <m:sSupPr>
              <m:ctrlPr>
                <w:rPr>
                  <w:rFonts w:ascii="Cambria Math" w:hAnsi="Cambria Math" w:cs="Times New Roman"/>
                  <w:i/>
                  <w:color w:val="0D0D0D" w:themeColor="text1" w:themeTint="F2"/>
                  <w:sz w:val="22"/>
                  <w:rPrChange w:id="2853" w:author="tao huang" w:date="2017-09-17T12:05:00Z">
                    <w:rPr>
                      <w:rFonts w:ascii="Cambria Math" w:hAnsi="Cambria Math" w:cs="Times New Roman"/>
                      <w:i/>
                      <w:color w:val="385623" w:themeColor="accent6" w:themeShade="80"/>
                      <w:sz w:val="22"/>
                    </w:rPr>
                  </w:rPrChange>
                </w:rPr>
              </m:ctrlPr>
            </m:sSupPr>
            <m:e>
              <m:r>
                <w:rPr>
                  <w:rFonts w:ascii="Cambria Math" w:hAnsi="Cambria Math" w:cs="Times New Roman"/>
                  <w:color w:val="0D0D0D" w:themeColor="text1" w:themeTint="F2"/>
                  <w:sz w:val="22"/>
                  <w:rPrChange w:id="2854" w:author="tao huang" w:date="2017-09-17T12:05:00Z">
                    <w:rPr>
                      <w:rFonts w:ascii="Cambria Math" w:hAnsi="Cambria Math" w:cs="Times New Roman"/>
                      <w:color w:val="000000" w:themeColor="text1"/>
                      <w:szCs w:val="24"/>
                    </w:rPr>
                  </w:rPrChange>
                </w:rPr>
                <m:t>(</m:t>
              </m:r>
              <m:sSubSup>
                <m:sSubSupPr>
                  <m:ctrlPr>
                    <w:rPr>
                      <w:rFonts w:ascii="Cambria Math" w:hAnsi="Cambria Math" w:cs="Times New Roman"/>
                      <w:color w:val="0D0D0D" w:themeColor="text1" w:themeTint="F2"/>
                      <w:sz w:val="22"/>
                      <w:rPrChange w:id="2855" w:author="tao huang" w:date="2017-09-17T12:05:00Z">
                        <w:rPr>
                          <w:rFonts w:ascii="Cambria Math" w:hAnsi="Cambria Math" w:cs="Times New Roman"/>
                          <w:color w:val="385623" w:themeColor="accent6" w:themeShade="80"/>
                          <w:sz w:val="22"/>
                        </w:rPr>
                      </w:rPrChange>
                    </w:rPr>
                  </m:ctrlPr>
                </m:sSubSupPr>
                <m:e>
                  <m:r>
                    <m:rPr>
                      <m:sty m:val="p"/>
                    </m:rPr>
                    <w:rPr>
                      <w:rFonts w:ascii="Cambria Math" w:hAnsi="Cambria Math" w:cs="Times New Roman"/>
                      <w:color w:val="0D0D0D" w:themeColor="text1" w:themeTint="F2"/>
                      <w:sz w:val="22"/>
                      <w:rPrChange w:id="2856" w:author="tao huang" w:date="2017-09-17T12:05:00Z">
                        <w:rPr>
                          <w:rFonts w:ascii="Cambria Math" w:hAnsi="Cambria Math" w:cs="Times New Roman"/>
                          <w:color w:val="000000" w:themeColor="text1"/>
                          <w:szCs w:val="24"/>
                        </w:rPr>
                      </w:rPrChange>
                    </w:rPr>
                    <m:t>X</m:t>
                  </m:r>
                </m:e>
                <m:sub>
                  <m:r>
                    <m:rPr>
                      <m:sty m:val="p"/>
                    </m:rPr>
                    <w:rPr>
                      <w:rFonts w:ascii="Cambria Math" w:hAnsi="Cambria Math" w:cs="Times New Roman"/>
                      <w:color w:val="0D0D0D" w:themeColor="text1" w:themeTint="F2"/>
                      <w:sz w:val="22"/>
                      <w:rPrChange w:id="2857" w:author="tao huang" w:date="2017-09-17T12:05:00Z">
                        <w:rPr>
                          <w:rFonts w:ascii="Cambria Math" w:hAnsi="Cambria Math" w:cs="Times New Roman"/>
                          <w:color w:val="000000" w:themeColor="text1"/>
                          <w:szCs w:val="24"/>
                        </w:rPr>
                      </w:rPrChange>
                    </w:rPr>
                    <m:t>m,</m:t>
                  </m:r>
                  <m:sSub>
                    <m:sSubPr>
                      <m:ctrlPr>
                        <w:rPr>
                          <w:rFonts w:ascii="Cambria Math" w:hAnsi="Cambria Math" w:cs="Times New Roman"/>
                          <w:color w:val="0D0D0D" w:themeColor="text1" w:themeTint="F2"/>
                          <w:sz w:val="22"/>
                          <w:rPrChange w:id="2858"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2859" w:author="tao huang" w:date="2017-09-17T12:05:00Z">
                            <w:rPr>
                              <w:rFonts w:ascii="Cambria Math" w:hAnsi="Cambria Math" w:cs="Times New Roman"/>
                              <w:color w:val="000000" w:themeColor="text1"/>
                              <w:szCs w:val="24"/>
                            </w:rPr>
                          </w:rPrChange>
                        </w:rPr>
                        <m:t>T</m:t>
                      </m:r>
                    </m:e>
                    <m:sub>
                      <m:r>
                        <w:rPr>
                          <w:rFonts w:ascii="Cambria Math" w:hAnsi="Cambria Math" w:cs="Times New Roman"/>
                          <w:color w:val="0D0D0D" w:themeColor="text1" w:themeTint="F2"/>
                          <w:sz w:val="22"/>
                          <w:rPrChange w:id="2860" w:author="tao huang" w:date="2017-09-17T12:05:00Z">
                            <w:rPr>
                              <w:rFonts w:ascii="Cambria Math" w:hAnsi="Cambria Math" w:cs="Times New Roman"/>
                              <w:color w:val="000000" w:themeColor="text1"/>
                              <w:szCs w:val="24"/>
                            </w:rPr>
                          </w:rPrChange>
                        </w:rPr>
                        <m:t>1</m:t>
                      </m:r>
                    </m:sub>
                  </m:sSub>
                </m:sub>
                <m:sup>
                  <m:r>
                    <w:del w:id="2861" w:author="tao huang" w:date="2017-09-15T19:18:00Z">
                      <m:rPr>
                        <m:sty m:val="p"/>
                      </m:rPr>
                      <w:rPr>
                        <w:rFonts w:ascii="Cambria Math" w:hAnsi="Cambria Math" w:cs="Times New Roman" w:hint="eastAsia"/>
                        <w:color w:val="0D0D0D" w:themeColor="text1" w:themeTint="F2"/>
                        <w:sz w:val="22"/>
                        <w:rPrChange w:id="2862" w:author="tao huang" w:date="2017-09-17T12:05:00Z">
                          <w:rPr>
                            <w:rFonts w:ascii="Cambria Math" w:hAnsi="Cambria Math" w:cs="Times New Roman" w:hint="eastAsia"/>
                            <w:color w:val="000000" w:themeColor="text1"/>
                            <w:szCs w:val="24"/>
                          </w:rPr>
                        </w:rPrChange>
                      </w:rPr>
                      <m:t>'</m:t>
                    </w:del>
                  </m:r>
                  <m:r>
                    <w:ins w:id="2863" w:author="tao huang" w:date="2017-09-16T11:11:00Z">
                      <m:rPr>
                        <m:sty m:val="p"/>
                      </m:rPr>
                      <w:rPr>
                        <w:rFonts w:ascii="Cambria Math" w:hAnsi="Cambria Math" w:cs="Times New Roman"/>
                        <w:color w:val="0D0D0D" w:themeColor="text1" w:themeTint="F2"/>
                        <w:sz w:val="22"/>
                        <w:rPrChange w:id="2864" w:author="tao huang" w:date="2017-09-17T12:05:00Z">
                          <w:rPr>
                            <w:rFonts w:ascii="Cambria Math" w:hAnsi="Cambria Math" w:cs="Times New Roman"/>
                            <w:color w:val="385623" w:themeColor="accent6" w:themeShade="80"/>
                            <w:sz w:val="22"/>
                          </w:rPr>
                        </w:rPrChange>
                      </w:rPr>
                      <m:t>'</m:t>
                    </w:ins>
                  </m:r>
                </m:sup>
              </m:sSubSup>
              <m:sSub>
                <m:sSubPr>
                  <m:ctrlPr>
                    <w:rPr>
                      <w:rFonts w:ascii="Cambria Math" w:hAnsi="Cambria Math" w:cs="Times New Roman"/>
                      <w:color w:val="0D0D0D" w:themeColor="text1" w:themeTint="F2"/>
                      <w:sz w:val="22"/>
                      <w:rPrChange w:id="2865"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2866" w:author="tao huang" w:date="2017-09-17T12:05:00Z">
                        <w:rPr>
                          <w:rFonts w:ascii="Cambria Math" w:hAnsi="Cambria Math" w:cs="Times New Roman"/>
                          <w:color w:val="000000" w:themeColor="text1"/>
                          <w:szCs w:val="24"/>
                        </w:rPr>
                      </w:rPrChange>
                    </w:rPr>
                    <m:t>X</m:t>
                  </m:r>
                </m:e>
                <m:sub>
                  <m:r>
                    <m:rPr>
                      <m:sty m:val="p"/>
                    </m:rPr>
                    <w:rPr>
                      <w:rFonts w:ascii="Cambria Math" w:hAnsi="Cambria Math" w:cs="Times New Roman"/>
                      <w:color w:val="0D0D0D" w:themeColor="text1" w:themeTint="F2"/>
                      <w:sz w:val="22"/>
                      <w:rPrChange w:id="2867" w:author="tao huang" w:date="2017-09-17T12:05:00Z">
                        <w:rPr>
                          <w:rFonts w:ascii="Cambria Math" w:hAnsi="Cambria Math" w:cs="Times New Roman"/>
                          <w:color w:val="000000" w:themeColor="text1"/>
                          <w:szCs w:val="24"/>
                        </w:rPr>
                      </w:rPrChange>
                    </w:rPr>
                    <m:t>m,</m:t>
                  </m:r>
                  <m:sSub>
                    <m:sSubPr>
                      <m:ctrlPr>
                        <w:rPr>
                          <w:rFonts w:ascii="Cambria Math" w:hAnsi="Cambria Math" w:cs="Times New Roman"/>
                          <w:color w:val="0D0D0D" w:themeColor="text1" w:themeTint="F2"/>
                          <w:sz w:val="22"/>
                          <w:rPrChange w:id="2868"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2869" w:author="tao huang" w:date="2017-09-17T12:05:00Z">
                            <w:rPr>
                              <w:rFonts w:ascii="Cambria Math" w:hAnsi="Cambria Math" w:cs="Times New Roman"/>
                              <w:color w:val="000000" w:themeColor="text1"/>
                              <w:szCs w:val="24"/>
                            </w:rPr>
                          </w:rPrChange>
                        </w:rPr>
                        <m:t>T</m:t>
                      </m:r>
                    </m:e>
                    <m:sub>
                      <m:r>
                        <w:rPr>
                          <w:rFonts w:ascii="Cambria Math" w:hAnsi="Cambria Math" w:cs="Times New Roman"/>
                          <w:color w:val="0D0D0D" w:themeColor="text1" w:themeTint="F2"/>
                          <w:sz w:val="22"/>
                          <w:rPrChange w:id="2870" w:author="tao huang" w:date="2017-09-17T12:05:00Z">
                            <w:rPr>
                              <w:rFonts w:ascii="Cambria Math" w:hAnsi="Cambria Math" w:cs="Times New Roman"/>
                              <w:color w:val="000000" w:themeColor="text1"/>
                              <w:szCs w:val="24"/>
                            </w:rPr>
                          </w:rPrChange>
                        </w:rPr>
                        <m:t>1</m:t>
                      </m:r>
                    </m:sub>
                  </m:sSub>
                </m:sub>
              </m:sSub>
              <m:r>
                <w:rPr>
                  <w:rFonts w:ascii="Cambria Math" w:hAnsi="Cambria Math" w:cs="Times New Roman"/>
                  <w:color w:val="0D0D0D" w:themeColor="text1" w:themeTint="F2"/>
                  <w:sz w:val="22"/>
                  <w:rPrChange w:id="2871" w:author="tao huang" w:date="2017-09-17T12:05:00Z">
                    <w:rPr>
                      <w:rFonts w:ascii="Cambria Math" w:hAnsi="Cambria Math" w:cs="Times New Roman"/>
                      <w:color w:val="000000" w:themeColor="text1"/>
                      <w:szCs w:val="24"/>
                    </w:rPr>
                  </w:rPrChange>
                </w:rPr>
                <m:t>)</m:t>
              </m:r>
            </m:e>
            <m:sup>
              <m:r>
                <w:rPr>
                  <w:rFonts w:ascii="Cambria Math" w:hAnsi="Cambria Math" w:cs="Times New Roman"/>
                  <w:color w:val="0D0D0D" w:themeColor="text1" w:themeTint="F2"/>
                  <w:sz w:val="22"/>
                  <w:rPrChange w:id="2872" w:author="tao huang" w:date="2017-09-17T12:05:00Z">
                    <w:rPr>
                      <w:rFonts w:ascii="Cambria Math" w:hAnsi="Cambria Math" w:cs="Times New Roman"/>
                      <w:color w:val="000000" w:themeColor="text1"/>
                      <w:szCs w:val="24"/>
                    </w:rPr>
                  </w:rPrChange>
                </w:rPr>
                <m:t>-1</m:t>
              </m:r>
            </m:sup>
          </m:sSup>
          <m:sSub>
            <m:sSubPr>
              <m:ctrlPr>
                <w:rPr>
                  <w:rFonts w:ascii="Cambria Math" w:hAnsi="Cambria Math" w:cs="Times New Roman"/>
                  <w:color w:val="0D0D0D" w:themeColor="text1" w:themeTint="F2"/>
                  <w:sz w:val="22"/>
                  <w:rPrChange w:id="2873" w:author="tao huang" w:date="2017-09-17T12:05:00Z">
                    <w:rPr>
                      <w:rFonts w:ascii="Cambria Math" w:hAnsi="Cambria Math" w:cs="Times New Roman"/>
                      <w:color w:val="385623" w:themeColor="accent6" w:themeShade="80"/>
                      <w:sz w:val="22"/>
                    </w:rPr>
                  </w:rPrChange>
                </w:rPr>
              </m:ctrlPr>
            </m:sSubPr>
            <m:e>
              <m:r>
                <w:rPr>
                  <w:rFonts w:ascii="Cambria Math" w:hAnsi="Cambria Math" w:cs="Times New Roman"/>
                  <w:color w:val="0D0D0D" w:themeColor="text1" w:themeTint="F2"/>
                  <w:sz w:val="22"/>
                  <w:rPrChange w:id="2874" w:author="tao huang" w:date="2017-09-17T12:05:00Z">
                    <w:rPr>
                      <w:rFonts w:ascii="Cambria Math" w:hAnsi="Cambria Math" w:cs="Times New Roman"/>
                      <w:color w:val="000000" w:themeColor="text1"/>
                      <w:szCs w:val="24"/>
                    </w:rPr>
                  </w:rPrChange>
                </w:rPr>
                <m:t>X</m:t>
              </m:r>
            </m:e>
            <m:sub>
              <m:r>
                <m:rPr>
                  <m:sty m:val="p"/>
                </m:rPr>
                <w:rPr>
                  <w:rFonts w:ascii="Cambria Math" w:hAnsi="Cambria Math" w:cs="Times New Roman"/>
                  <w:color w:val="0D0D0D" w:themeColor="text1" w:themeTint="F2"/>
                  <w:sz w:val="22"/>
                  <w:rPrChange w:id="2875" w:author="tao huang" w:date="2017-09-17T12:05:00Z">
                    <w:rPr>
                      <w:rFonts w:ascii="Cambria Math" w:hAnsi="Cambria Math" w:cs="Times New Roman"/>
                      <w:color w:val="000000" w:themeColor="text1"/>
                      <w:szCs w:val="24"/>
                    </w:rPr>
                  </w:rPrChange>
                </w:rPr>
                <m:t>T+h</m:t>
              </m:r>
            </m:sub>
          </m:sSub>
          <m:r>
            <m:rPr>
              <m:sty m:val="p"/>
            </m:rPr>
            <w:rPr>
              <w:rFonts w:ascii="Cambria Math" w:hAnsi="Cambria Math" w:cs="Times New Roman"/>
              <w:color w:val="0D0D0D" w:themeColor="text1" w:themeTint="F2"/>
              <w:sz w:val="22"/>
              <w:rPrChange w:id="2876" w:author="tao huang" w:date="2017-09-17T12:05:00Z">
                <w:rPr>
                  <w:rFonts w:ascii="Cambria Math" w:hAnsi="Cambria Math" w:cs="Times New Roman"/>
                  <w:color w:val="000000" w:themeColor="text1"/>
                  <w:szCs w:val="24"/>
                </w:rPr>
              </w:rPrChange>
            </w:rPr>
            <m:t>-</m:t>
          </m:r>
          <m:sSubSup>
            <m:sSubSupPr>
              <m:ctrlPr>
                <w:rPr>
                  <w:rFonts w:ascii="Cambria Math" w:hAnsi="Cambria Math" w:cs="Times New Roman"/>
                  <w:color w:val="0D0D0D" w:themeColor="text1" w:themeTint="F2"/>
                  <w:sz w:val="22"/>
                  <w:rPrChange w:id="2877" w:author="tao huang" w:date="2017-09-17T12:05:00Z">
                    <w:rPr>
                      <w:rFonts w:ascii="Cambria Math" w:hAnsi="Cambria Math" w:cs="Times New Roman"/>
                      <w:color w:val="385623" w:themeColor="accent6" w:themeShade="80"/>
                      <w:sz w:val="22"/>
                    </w:rPr>
                  </w:rPrChange>
                </w:rPr>
              </m:ctrlPr>
            </m:sSubSupPr>
            <m:e>
              <m:r>
                <m:rPr>
                  <m:sty m:val="p"/>
                </m:rPr>
                <w:rPr>
                  <w:rFonts w:ascii="Cambria Math" w:hAnsi="Cambria Math" w:cs="Times New Roman"/>
                  <w:color w:val="0D0D0D" w:themeColor="text1" w:themeTint="F2"/>
                  <w:sz w:val="22"/>
                  <w:rPrChange w:id="2878" w:author="tao huang" w:date="2017-09-17T12:05:00Z">
                    <w:rPr>
                      <w:rFonts w:ascii="Cambria Math" w:hAnsi="Cambria Math" w:cs="Times New Roman"/>
                      <w:color w:val="000000" w:themeColor="text1"/>
                      <w:szCs w:val="24"/>
                    </w:rPr>
                  </w:rPrChange>
                </w:rPr>
                <m:t>u</m:t>
              </m:r>
            </m:e>
            <m:sub>
              <m:r>
                <w:rPr>
                  <w:rFonts w:ascii="Cambria Math" w:hAnsi="Cambria Math" w:cs="Times New Roman"/>
                  <w:color w:val="0D0D0D" w:themeColor="text1" w:themeTint="F2"/>
                  <w:sz w:val="22"/>
                  <w:rPrChange w:id="2879" w:author="tao huang" w:date="2017-09-17T12:05:00Z">
                    <w:rPr>
                      <w:rFonts w:ascii="Cambria Math" w:hAnsi="Cambria Math" w:cs="Times New Roman"/>
                      <w:color w:val="000000" w:themeColor="text1"/>
                      <w:szCs w:val="24"/>
                    </w:rPr>
                  </w:rPrChange>
                </w:rPr>
                <m:t>m,T</m:t>
              </m:r>
            </m:sub>
            <m:sup>
              <m:r>
                <w:ins w:id="2880" w:author="tao huang" w:date="2017-09-16T11:11:00Z">
                  <w:rPr>
                    <w:rFonts w:ascii="Cambria Math" w:hAnsi="Cambria Math" w:cs="Times New Roman"/>
                    <w:color w:val="0D0D0D" w:themeColor="text1" w:themeTint="F2"/>
                    <w:sz w:val="22"/>
                    <w:rPrChange w:id="2881" w:author="tao huang" w:date="2017-09-17T12:05:00Z">
                      <w:rPr>
                        <w:rFonts w:ascii="Cambria Math" w:hAnsi="Cambria Math" w:cs="Times New Roman"/>
                        <w:color w:val="385623" w:themeColor="accent6" w:themeShade="80"/>
                        <w:sz w:val="22"/>
                      </w:rPr>
                    </w:rPrChange>
                  </w:rPr>
                  <m:t>'</m:t>
                </w:ins>
              </m:r>
              <m:r>
                <w:del w:id="2882" w:author="tao huang" w:date="2017-09-15T19:18:00Z">
                  <w:rPr>
                    <w:rFonts w:ascii="Cambria Math" w:hAnsi="Cambria Math" w:cs="Times New Roman" w:hint="eastAsia"/>
                    <w:color w:val="0D0D0D" w:themeColor="text1" w:themeTint="F2"/>
                    <w:sz w:val="22"/>
                    <w:rPrChange w:id="2883" w:author="tao huang" w:date="2017-09-17T12:05:00Z">
                      <w:rPr>
                        <w:rFonts w:ascii="Cambria Math" w:hAnsi="Cambria Math" w:cs="Times New Roman" w:hint="eastAsia"/>
                        <w:color w:val="000000" w:themeColor="text1"/>
                        <w:szCs w:val="24"/>
                      </w:rPr>
                    </w:rPrChange>
                  </w:rPr>
                  <m:t>'</m:t>
                </w:del>
              </m:r>
            </m:sup>
          </m:sSubSup>
          <m:sSub>
            <m:sSubPr>
              <m:ctrlPr>
                <w:rPr>
                  <w:rFonts w:ascii="Cambria Math" w:hAnsi="Cambria Math" w:cs="Times New Roman"/>
                  <w:color w:val="0D0D0D" w:themeColor="text1" w:themeTint="F2"/>
                  <w:sz w:val="22"/>
                  <w:rPrChange w:id="2884"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2885" w:author="tao huang" w:date="2017-09-17T12:05:00Z">
                    <w:rPr>
                      <w:rFonts w:ascii="Cambria Math" w:hAnsi="Cambria Math" w:cs="Times New Roman"/>
                      <w:color w:val="000000" w:themeColor="text1"/>
                      <w:szCs w:val="24"/>
                    </w:rPr>
                  </w:rPrChange>
                </w:rPr>
                <m:t>X</m:t>
              </m:r>
            </m:e>
            <m:sub>
              <m:r>
                <m:rPr>
                  <m:sty m:val="p"/>
                </m:rPr>
                <w:rPr>
                  <w:rFonts w:ascii="Cambria Math" w:hAnsi="Cambria Math" w:cs="Times New Roman"/>
                  <w:color w:val="0D0D0D" w:themeColor="text1" w:themeTint="F2"/>
                  <w:sz w:val="22"/>
                  <w:rPrChange w:id="2886" w:author="tao huang" w:date="2017-09-17T12:05:00Z">
                    <w:rPr>
                      <w:rFonts w:ascii="Cambria Math" w:hAnsi="Cambria Math" w:cs="Times New Roman"/>
                      <w:color w:val="000000" w:themeColor="text1"/>
                      <w:szCs w:val="24"/>
                    </w:rPr>
                  </w:rPrChange>
                </w:rPr>
                <m:t>m,T</m:t>
              </m:r>
              <m:ctrlPr>
                <w:rPr>
                  <w:rFonts w:ascii="Cambria Math" w:hAnsi="Cambria Math" w:cs="Times New Roman"/>
                  <w:noProof/>
                  <w:color w:val="0D0D0D" w:themeColor="text1" w:themeTint="F2"/>
                  <w:sz w:val="22"/>
                  <w:rPrChange w:id="2887" w:author="tao huang" w:date="2017-09-17T12:05:00Z">
                    <w:rPr>
                      <w:rFonts w:ascii="Cambria Math" w:hAnsi="Cambria Math" w:cs="Times New Roman"/>
                      <w:noProof/>
                      <w:color w:val="385623" w:themeColor="accent6" w:themeShade="80"/>
                      <w:sz w:val="22"/>
                    </w:rPr>
                  </w:rPrChange>
                </w:rPr>
              </m:ctrlPr>
            </m:sub>
          </m:sSub>
          <m:sSup>
            <m:sSupPr>
              <m:ctrlPr>
                <w:rPr>
                  <w:rFonts w:ascii="Cambria Math" w:hAnsi="Cambria Math" w:cs="Times New Roman"/>
                  <w:i/>
                  <w:noProof/>
                  <w:color w:val="0D0D0D" w:themeColor="text1" w:themeTint="F2"/>
                  <w:sz w:val="22"/>
                  <w:rPrChange w:id="2888" w:author="tao huang" w:date="2017-09-17T12:05:00Z">
                    <w:rPr>
                      <w:rFonts w:ascii="Cambria Math" w:hAnsi="Cambria Math" w:cs="Times New Roman"/>
                      <w:i/>
                      <w:noProof/>
                      <w:color w:val="385623" w:themeColor="accent6" w:themeShade="80"/>
                      <w:sz w:val="22"/>
                    </w:rPr>
                  </w:rPrChange>
                </w:rPr>
              </m:ctrlPr>
            </m:sSupPr>
            <m:e>
              <m:r>
                <w:rPr>
                  <w:rFonts w:ascii="Cambria Math" w:hAnsi="Cambria Math" w:cs="Times New Roman"/>
                  <w:noProof/>
                  <w:color w:val="0D0D0D" w:themeColor="text1" w:themeTint="F2"/>
                  <w:sz w:val="22"/>
                  <w:rPrChange w:id="2889" w:author="tao huang" w:date="2017-09-17T12:05:00Z">
                    <w:rPr>
                      <w:rFonts w:ascii="Cambria Math" w:hAnsi="Cambria Math" w:cs="Times New Roman"/>
                      <w:noProof/>
                      <w:color w:val="000000" w:themeColor="text1"/>
                      <w:szCs w:val="24"/>
                    </w:rPr>
                  </w:rPrChange>
                </w:rPr>
                <m:t>(</m:t>
              </m:r>
              <m:sSubSup>
                <m:sSubSupPr>
                  <m:ctrlPr>
                    <w:rPr>
                      <w:rFonts w:ascii="Cambria Math" w:hAnsi="Cambria Math" w:cs="Times New Roman"/>
                      <w:color w:val="0D0D0D" w:themeColor="text1" w:themeTint="F2"/>
                      <w:sz w:val="22"/>
                      <w:rPrChange w:id="2890" w:author="tao huang" w:date="2017-09-17T12:05:00Z">
                        <w:rPr>
                          <w:rFonts w:ascii="Cambria Math" w:hAnsi="Cambria Math" w:cs="Times New Roman"/>
                          <w:color w:val="385623" w:themeColor="accent6" w:themeShade="80"/>
                          <w:sz w:val="22"/>
                        </w:rPr>
                      </w:rPrChange>
                    </w:rPr>
                  </m:ctrlPr>
                </m:sSubSupPr>
                <m:e>
                  <m:r>
                    <m:rPr>
                      <m:sty m:val="p"/>
                    </m:rPr>
                    <w:rPr>
                      <w:rFonts w:ascii="Cambria Math" w:hAnsi="Cambria Math" w:cs="Times New Roman"/>
                      <w:color w:val="0D0D0D" w:themeColor="text1" w:themeTint="F2"/>
                      <w:sz w:val="22"/>
                      <w:rPrChange w:id="2891" w:author="tao huang" w:date="2017-09-17T12:05:00Z">
                        <w:rPr>
                          <w:rFonts w:ascii="Cambria Math" w:hAnsi="Cambria Math" w:cs="Times New Roman"/>
                          <w:color w:val="000000" w:themeColor="text1"/>
                          <w:szCs w:val="24"/>
                        </w:rPr>
                      </w:rPrChange>
                    </w:rPr>
                    <m:t>X</m:t>
                  </m:r>
                </m:e>
                <m:sub>
                  <m:r>
                    <m:rPr>
                      <m:sty m:val="p"/>
                    </m:rPr>
                    <w:rPr>
                      <w:rFonts w:ascii="Cambria Math" w:hAnsi="Cambria Math" w:cs="Times New Roman"/>
                      <w:color w:val="0D0D0D" w:themeColor="text1" w:themeTint="F2"/>
                      <w:sz w:val="22"/>
                      <w:rPrChange w:id="2892" w:author="tao huang" w:date="2017-09-17T12:05:00Z">
                        <w:rPr>
                          <w:rFonts w:ascii="Cambria Math" w:hAnsi="Cambria Math" w:cs="Times New Roman"/>
                          <w:color w:val="000000" w:themeColor="text1"/>
                          <w:szCs w:val="24"/>
                        </w:rPr>
                      </w:rPrChange>
                    </w:rPr>
                    <m:t>m,</m:t>
                  </m:r>
                  <m:sSub>
                    <m:sSubPr>
                      <m:ctrlPr>
                        <w:rPr>
                          <w:rFonts w:ascii="Cambria Math" w:hAnsi="Cambria Math" w:cs="Times New Roman"/>
                          <w:color w:val="0D0D0D" w:themeColor="text1" w:themeTint="F2"/>
                          <w:sz w:val="22"/>
                          <w:rPrChange w:id="2893"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2894" w:author="tao huang" w:date="2017-09-17T12:05:00Z">
                            <w:rPr>
                              <w:rFonts w:ascii="Cambria Math" w:hAnsi="Cambria Math" w:cs="Times New Roman"/>
                              <w:color w:val="000000" w:themeColor="text1"/>
                              <w:szCs w:val="24"/>
                            </w:rPr>
                          </w:rPrChange>
                        </w:rPr>
                        <m:t>T</m:t>
                      </m:r>
                    </m:e>
                    <m:sub>
                      <m:r>
                        <w:rPr>
                          <w:rFonts w:ascii="Cambria Math" w:hAnsi="Cambria Math" w:cs="Times New Roman"/>
                          <w:color w:val="0D0D0D" w:themeColor="text1" w:themeTint="F2"/>
                          <w:sz w:val="22"/>
                          <w:rPrChange w:id="2895" w:author="tao huang" w:date="2017-09-17T12:05:00Z">
                            <w:rPr>
                              <w:rFonts w:ascii="Cambria Math" w:hAnsi="Cambria Math" w:cs="Times New Roman"/>
                              <w:color w:val="000000" w:themeColor="text1"/>
                              <w:szCs w:val="24"/>
                            </w:rPr>
                          </w:rPrChange>
                        </w:rPr>
                        <m:t>1</m:t>
                      </m:r>
                    </m:sub>
                  </m:sSub>
                </m:sub>
                <m:sup>
                  <m:r>
                    <w:ins w:id="2896" w:author="tao huang" w:date="2017-09-16T11:11:00Z">
                      <w:rPr>
                        <w:rFonts w:ascii="Cambria Math" w:hAnsi="Cambria Math" w:cs="Times New Roman"/>
                        <w:color w:val="0D0D0D" w:themeColor="text1" w:themeTint="F2"/>
                        <w:sz w:val="22"/>
                        <w:rPrChange w:id="2897" w:author="tao huang" w:date="2017-09-17T12:05:00Z">
                          <w:rPr>
                            <w:rFonts w:ascii="Cambria Math" w:hAnsi="Cambria Math" w:cs="Times New Roman"/>
                            <w:color w:val="385623" w:themeColor="accent6" w:themeShade="80"/>
                            <w:sz w:val="22"/>
                          </w:rPr>
                        </w:rPrChange>
                      </w:rPr>
                      <m:t>'</m:t>
                    </w:ins>
                  </m:r>
                  <m:r>
                    <w:del w:id="2898" w:author="tao huang" w:date="2017-09-15T19:18:00Z">
                      <m:rPr>
                        <m:sty m:val="p"/>
                      </m:rPr>
                      <w:rPr>
                        <w:rFonts w:ascii="Cambria Math" w:hAnsi="Cambria Math" w:cs="Times New Roman" w:hint="eastAsia"/>
                        <w:color w:val="0D0D0D" w:themeColor="text1" w:themeTint="F2"/>
                        <w:sz w:val="22"/>
                        <w:rPrChange w:id="2899" w:author="tao huang" w:date="2017-09-17T12:05:00Z">
                          <w:rPr>
                            <w:rFonts w:ascii="Cambria Math" w:hAnsi="Cambria Math" w:cs="Times New Roman" w:hint="eastAsia"/>
                            <w:color w:val="000000" w:themeColor="text1"/>
                            <w:szCs w:val="24"/>
                          </w:rPr>
                        </w:rPrChange>
                      </w:rPr>
                      <m:t>'</m:t>
                    </w:del>
                  </m:r>
                </m:sup>
              </m:sSubSup>
              <m:sSub>
                <m:sSubPr>
                  <m:ctrlPr>
                    <w:rPr>
                      <w:rFonts w:ascii="Cambria Math" w:hAnsi="Cambria Math" w:cs="Times New Roman"/>
                      <w:color w:val="0D0D0D" w:themeColor="text1" w:themeTint="F2"/>
                      <w:sz w:val="22"/>
                      <w:rPrChange w:id="2900"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2901" w:author="tao huang" w:date="2017-09-17T12:05:00Z">
                        <w:rPr>
                          <w:rFonts w:ascii="Cambria Math" w:hAnsi="Cambria Math" w:cs="Times New Roman"/>
                          <w:color w:val="000000" w:themeColor="text1"/>
                          <w:szCs w:val="24"/>
                        </w:rPr>
                      </w:rPrChange>
                    </w:rPr>
                    <m:t>X</m:t>
                  </m:r>
                </m:e>
                <m:sub>
                  <m:r>
                    <m:rPr>
                      <m:sty m:val="p"/>
                    </m:rPr>
                    <w:rPr>
                      <w:rFonts w:ascii="Cambria Math" w:hAnsi="Cambria Math" w:cs="Times New Roman"/>
                      <w:color w:val="0D0D0D" w:themeColor="text1" w:themeTint="F2"/>
                      <w:sz w:val="22"/>
                      <w:rPrChange w:id="2902" w:author="tao huang" w:date="2017-09-17T12:05:00Z">
                        <w:rPr>
                          <w:rFonts w:ascii="Cambria Math" w:hAnsi="Cambria Math" w:cs="Times New Roman"/>
                          <w:color w:val="000000" w:themeColor="text1"/>
                          <w:szCs w:val="24"/>
                        </w:rPr>
                      </w:rPrChange>
                    </w:rPr>
                    <m:t>m,</m:t>
                  </m:r>
                  <m:sSub>
                    <m:sSubPr>
                      <m:ctrlPr>
                        <w:rPr>
                          <w:rFonts w:ascii="Cambria Math" w:hAnsi="Cambria Math" w:cs="Times New Roman"/>
                          <w:color w:val="0D0D0D" w:themeColor="text1" w:themeTint="F2"/>
                          <w:sz w:val="22"/>
                          <w:rPrChange w:id="2903"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2904" w:author="tao huang" w:date="2017-09-17T12:05:00Z">
                            <w:rPr>
                              <w:rFonts w:ascii="Cambria Math" w:hAnsi="Cambria Math" w:cs="Times New Roman"/>
                              <w:color w:val="000000" w:themeColor="text1"/>
                              <w:szCs w:val="24"/>
                            </w:rPr>
                          </w:rPrChange>
                        </w:rPr>
                        <m:t>T</m:t>
                      </m:r>
                    </m:e>
                    <m:sub>
                      <m:r>
                        <w:rPr>
                          <w:rFonts w:ascii="Cambria Math" w:hAnsi="Cambria Math" w:cs="Times New Roman"/>
                          <w:color w:val="0D0D0D" w:themeColor="text1" w:themeTint="F2"/>
                          <w:sz w:val="22"/>
                          <w:rPrChange w:id="2905" w:author="tao huang" w:date="2017-09-17T12:05:00Z">
                            <w:rPr>
                              <w:rFonts w:ascii="Cambria Math" w:hAnsi="Cambria Math" w:cs="Times New Roman"/>
                              <w:color w:val="000000" w:themeColor="text1"/>
                              <w:szCs w:val="24"/>
                            </w:rPr>
                          </w:rPrChange>
                        </w:rPr>
                        <m:t>1</m:t>
                      </m:r>
                    </m:sub>
                  </m:sSub>
                </m:sub>
              </m:sSub>
              <m:r>
                <w:rPr>
                  <w:rFonts w:ascii="Cambria Math" w:hAnsi="Cambria Math" w:cs="Times New Roman"/>
                  <w:color w:val="0D0D0D" w:themeColor="text1" w:themeTint="F2"/>
                  <w:sz w:val="22"/>
                  <w:rPrChange w:id="2906" w:author="tao huang" w:date="2017-09-17T12:05:00Z">
                    <w:rPr>
                      <w:rFonts w:ascii="Cambria Math" w:hAnsi="Cambria Math" w:cs="Times New Roman"/>
                      <w:color w:val="000000" w:themeColor="text1"/>
                      <w:szCs w:val="24"/>
                    </w:rPr>
                  </w:rPrChange>
                </w:rPr>
                <m:t>)</m:t>
              </m:r>
              <m:ctrlPr>
                <w:rPr>
                  <w:rFonts w:ascii="Cambria Math" w:hAnsi="Cambria Math" w:cs="Times New Roman"/>
                  <w:i/>
                  <w:color w:val="0D0D0D" w:themeColor="text1" w:themeTint="F2"/>
                  <w:sz w:val="22"/>
                  <w:rPrChange w:id="2907" w:author="tao huang" w:date="2017-09-17T12:05:00Z">
                    <w:rPr>
                      <w:rFonts w:ascii="Cambria Math" w:hAnsi="Cambria Math" w:cs="Times New Roman"/>
                      <w:i/>
                      <w:color w:val="385623" w:themeColor="accent6" w:themeShade="80"/>
                      <w:sz w:val="22"/>
                    </w:rPr>
                  </w:rPrChange>
                </w:rPr>
              </m:ctrlPr>
            </m:e>
            <m:sup>
              <m:r>
                <w:rPr>
                  <w:rFonts w:ascii="Cambria Math" w:hAnsi="Cambria Math" w:cs="Times New Roman"/>
                  <w:color w:val="0D0D0D" w:themeColor="text1" w:themeTint="F2"/>
                  <w:sz w:val="22"/>
                  <w:rPrChange w:id="2908" w:author="tao huang" w:date="2017-09-17T12:05:00Z">
                    <w:rPr>
                      <w:rFonts w:ascii="Cambria Math" w:hAnsi="Cambria Math" w:cs="Times New Roman"/>
                      <w:color w:val="000000" w:themeColor="text1"/>
                      <w:szCs w:val="24"/>
                    </w:rPr>
                  </w:rPrChange>
                </w:rPr>
                <m:t>-1</m:t>
              </m:r>
              <m:ctrlPr>
                <w:rPr>
                  <w:rFonts w:ascii="Cambria Math" w:hAnsi="Cambria Math" w:cs="Times New Roman"/>
                  <w:i/>
                  <w:color w:val="0D0D0D" w:themeColor="text1" w:themeTint="F2"/>
                  <w:sz w:val="22"/>
                  <w:rPrChange w:id="2909" w:author="tao huang" w:date="2017-09-17T12:05:00Z">
                    <w:rPr>
                      <w:rFonts w:ascii="Cambria Math" w:hAnsi="Cambria Math" w:cs="Times New Roman"/>
                      <w:i/>
                      <w:color w:val="385623" w:themeColor="accent6" w:themeShade="80"/>
                      <w:sz w:val="22"/>
                    </w:rPr>
                  </w:rPrChange>
                </w:rPr>
              </m:ctrlPr>
            </m:sup>
          </m:sSup>
          <m:sSub>
            <m:sSubPr>
              <m:ctrlPr>
                <w:rPr>
                  <w:rFonts w:ascii="Cambria Math" w:hAnsi="Cambria Math" w:cs="Times New Roman"/>
                  <w:color w:val="0D0D0D" w:themeColor="text1" w:themeTint="F2"/>
                  <w:sz w:val="22"/>
                  <w:rPrChange w:id="2910" w:author="tao huang" w:date="2017-09-17T12:05:00Z">
                    <w:rPr>
                      <w:rFonts w:ascii="Cambria Math" w:hAnsi="Cambria Math" w:cs="Times New Roman"/>
                      <w:color w:val="385623" w:themeColor="accent6" w:themeShade="80"/>
                      <w:sz w:val="22"/>
                    </w:rPr>
                  </w:rPrChange>
                </w:rPr>
              </m:ctrlPr>
            </m:sSubPr>
            <m:e>
              <m:r>
                <w:rPr>
                  <w:rFonts w:ascii="Cambria Math" w:hAnsi="Cambria Math" w:cs="Times New Roman"/>
                  <w:color w:val="0D0D0D" w:themeColor="text1" w:themeTint="F2"/>
                  <w:sz w:val="22"/>
                  <w:rPrChange w:id="2911" w:author="tao huang" w:date="2017-09-17T12:05:00Z">
                    <w:rPr>
                      <w:rFonts w:ascii="Cambria Math" w:hAnsi="Cambria Math" w:cs="Times New Roman"/>
                      <w:color w:val="000000" w:themeColor="text1"/>
                      <w:szCs w:val="24"/>
                    </w:rPr>
                  </w:rPrChange>
                </w:rPr>
                <m:t>X</m:t>
              </m:r>
            </m:e>
            <m:sub>
              <m:r>
                <m:rPr>
                  <m:sty m:val="p"/>
                </m:rPr>
                <w:rPr>
                  <w:rFonts w:ascii="Cambria Math" w:hAnsi="Cambria Math" w:cs="Times New Roman"/>
                  <w:color w:val="0D0D0D" w:themeColor="text1" w:themeTint="F2"/>
                  <w:sz w:val="22"/>
                  <w:rPrChange w:id="2912" w:author="tao huang" w:date="2017-09-17T12:05:00Z">
                    <w:rPr>
                      <w:rFonts w:ascii="Cambria Math" w:hAnsi="Cambria Math" w:cs="Times New Roman"/>
                      <w:color w:val="000000" w:themeColor="text1"/>
                      <w:szCs w:val="24"/>
                    </w:rPr>
                  </w:rPrChange>
                </w:rPr>
                <m:t>T+h</m:t>
              </m:r>
            </m:sub>
          </m:sSub>
          <m:r>
            <w:rPr>
              <w:rFonts w:ascii="Cambria Math" w:hAnsi="Cambria Math" w:cs="Times New Roman"/>
              <w:color w:val="0D0D0D" w:themeColor="text1" w:themeTint="F2"/>
              <w:sz w:val="22"/>
              <w:rPrChange w:id="2913" w:author="tao huang" w:date="2017-09-17T12:05:00Z">
                <w:rPr>
                  <w:rFonts w:ascii="Cambria Math" w:hAnsi="Cambria Math" w:cs="Times New Roman"/>
                  <w:color w:val="000000" w:themeColor="text1"/>
                  <w:szCs w:val="24"/>
                </w:rPr>
              </w:rPrChange>
            </w:rPr>
            <m:t>+</m:t>
          </m:r>
          <m:sSub>
            <m:sSubPr>
              <m:ctrlPr>
                <w:rPr>
                  <w:rFonts w:ascii="Cambria Math" w:hAnsi="Cambria Math" w:cs="Times New Roman"/>
                  <w:color w:val="0D0D0D" w:themeColor="text1" w:themeTint="F2"/>
                  <w:sz w:val="22"/>
                  <w:rPrChange w:id="2914" w:author="tao huang" w:date="2017-09-17T12:05:00Z">
                    <w:rPr>
                      <w:rFonts w:ascii="Cambria Math" w:hAnsi="Cambria Math" w:cs="Times New Roman"/>
                      <w:color w:val="385623" w:themeColor="accent6" w:themeShade="80"/>
                      <w:sz w:val="22"/>
                    </w:rPr>
                  </w:rPrChange>
                </w:rPr>
              </m:ctrlPr>
            </m:sSubPr>
            <m:e>
              <m:r>
                <w:rPr>
                  <w:rFonts w:ascii="Cambria Math" w:hAnsi="Cambria Math" w:cs="Times New Roman"/>
                  <w:color w:val="0D0D0D" w:themeColor="text1" w:themeTint="F2"/>
                  <w:sz w:val="22"/>
                  <w:rPrChange w:id="2915" w:author="tao huang" w:date="2017-09-17T12:05:00Z">
                    <w:rPr>
                      <w:rFonts w:ascii="Cambria Math" w:hAnsi="Cambria Math" w:cs="Times New Roman"/>
                      <w:color w:val="000000" w:themeColor="text1"/>
                      <w:szCs w:val="24"/>
                    </w:rPr>
                  </w:rPrChange>
                </w:rPr>
                <m:t>u</m:t>
              </m:r>
            </m:e>
            <m:sub>
              <m:r>
                <m:rPr>
                  <m:sty m:val="p"/>
                </m:rPr>
                <w:rPr>
                  <w:rFonts w:ascii="Cambria Math" w:hAnsi="Cambria Math" w:cs="Times New Roman"/>
                  <w:color w:val="0D0D0D" w:themeColor="text1" w:themeTint="F2"/>
                  <w:sz w:val="22"/>
                  <w:rPrChange w:id="2916" w:author="tao huang" w:date="2017-09-17T12:05:00Z">
                    <w:rPr>
                      <w:rFonts w:ascii="Cambria Math" w:hAnsi="Cambria Math" w:cs="Times New Roman"/>
                      <w:color w:val="000000" w:themeColor="text1"/>
                      <w:szCs w:val="24"/>
                    </w:rPr>
                  </w:rPrChange>
                </w:rPr>
                <m:t>T+h</m:t>
              </m:r>
            </m:sub>
          </m:sSub>
        </m:oMath>
      </m:oMathPara>
    </w:p>
    <w:p w14:paraId="3A5E5167" w14:textId="4566064C" w:rsidR="004E06F3" w:rsidRPr="00A60A57" w:rsidRDefault="000A5A0C">
      <w:pPr>
        <w:spacing w:after="0" w:line="360" w:lineRule="auto"/>
        <w:rPr>
          <w:rFonts w:cs="Times New Roman"/>
          <w:color w:val="0D0D0D" w:themeColor="text1" w:themeTint="F2"/>
          <w:sz w:val="22"/>
          <w:rPrChange w:id="2917" w:author="tao huang" w:date="2017-09-17T12:05:00Z">
            <w:rPr>
              <w:rFonts w:cs="Times New Roman"/>
              <w:color w:val="000000" w:themeColor="text1"/>
              <w:szCs w:val="24"/>
            </w:rPr>
          </w:rPrChange>
        </w:rPr>
      </w:pPr>
      <m:oMathPara>
        <m:oMath>
          <m:r>
            <w:rPr>
              <w:rFonts w:ascii="Cambria Math" w:hAnsi="Cambria Math" w:cs="Times New Roman"/>
              <w:color w:val="0D0D0D" w:themeColor="text1" w:themeTint="F2"/>
              <w:sz w:val="22"/>
              <w:rPrChange w:id="2918" w:author="tao huang" w:date="2017-09-17T12:05:00Z">
                <w:rPr>
                  <w:rFonts w:ascii="Cambria Math" w:hAnsi="Cambria Math" w:cs="Times New Roman"/>
                  <w:color w:val="000000" w:themeColor="text1"/>
                  <w:szCs w:val="24"/>
                </w:rPr>
              </w:rPrChange>
            </w:rPr>
            <m:t>=</m:t>
          </m:r>
          <m:d>
            <m:dPr>
              <m:ctrlPr>
                <w:rPr>
                  <w:rFonts w:ascii="Cambria Math" w:hAnsi="Cambria Math" w:cs="Times New Roman"/>
                  <w:color w:val="0D0D0D" w:themeColor="text1" w:themeTint="F2"/>
                  <w:sz w:val="22"/>
                  <w:rPrChange w:id="2919" w:author="tao huang" w:date="2017-09-17T12:05:00Z">
                    <w:rPr>
                      <w:rFonts w:ascii="Cambria Math" w:hAnsi="Cambria Math" w:cs="Times New Roman"/>
                      <w:color w:val="385623" w:themeColor="accent6" w:themeShade="80"/>
                      <w:sz w:val="22"/>
                    </w:rPr>
                  </w:rPrChange>
                </w:rPr>
              </m:ctrlPr>
            </m:dPr>
            <m:e>
              <m:sSub>
                <m:sSubPr>
                  <m:ctrlPr>
                    <w:rPr>
                      <w:rFonts w:ascii="Cambria Math" w:hAnsi="Cambria Math" w:cs="Times New Roman"/>
                      <w:color w:val="0D0D0D" w:themeColor="text1" w:themeTint="F2"/>
                      <w:sz w:val="22"/>
                      <w:rPrChange w:id="2920"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2921" w:author="tao huang" w:date="2017-09-17T12:05:00Z">
                        <w:rPr>
                          <w:rFonts w:ascii="Cambria Math" w:hAnsi="Cambria Math" w:cs="Times New Roman"/>
                          <w:color w:val="000000" w:themeColor="text1"/>
                          <w:szCs w:val="24"/>
                        </w:rPr>
                      </w:rPrChange>
                    </w:rPr>
                    <m:t>β</m:t>
                  </m:r>
                </m:e>
                <m:sub>
                  <m:r>
                    <w:rPr>
                      <w:rFonts w:ascii="Cambria Math" w:hAnsi="Cambria Math" w:cs="Times New Roman"/>
                      <w:color w:val="0D0D0D" w:themeColor="text1" w:themeTint="F2"/>
                      <w:sz w:val="22"/>
                      <w:rPrChange w:id="2922" w:author="tao huang" w:date="2017-09-17T12:05:00Z">
                        <w:rPr>
                          <w:rFonts w:ascii="Cambria Math" w:hAnsi="Cambria Math" w:cs="Times New Roman"/>
                          <w:color w:val="000000" w:themeColor="text1"/>
                          <w:szCs w:val="24"/>
                        </w:rPr>
                      </w:rPrChange>
                    </w:rPr>
                    <m:t>2</m:t>
                  </m:r>
                </m:sub>
              </m:sSub>
              <m:r>
                <m:rPr>
                  <m:sty m:val="p"/>
                </m:rPr>
                <w:rPr>
                  <w:rFonts w:ascii="Cambria Math" w:hAnsi="Cambria Math" w:cs="Times New Roman"/>
                  <w:color w:val="0D0D0D" w:themeColor="text1" w:themeTint="F2"/>
                  <w:sz w:val="22"/>
                  <w:rPrChange w:id="2923" w:author="tao huang" w:date="2017-09-17T12:05:00Z">
                    <w:rPr>
                      <w:rFonts w:ascii="Cambria Math" w:hAnsi="Cambria Math" w:cs="Times New Roman"/>
                      <w:color w:val="000000" w:themeColor="text1"/>
                      <w:szCs w:val="24"/>
                    </w:rPr>
                  </w:rPrChange>
                </w:rPr>
                <m:t>-</m:t>
              </m:r>
              <m:sSub>
                <m:sSubPr>
                  <m:ctrlPr>
                    <w:rPr>
                      <w:rFonts w:ascii="Cambria Math" w:hAnsi="Cambria Math" w:cs="Times New Roman"/>
                      <w:color w:val="0D0D0D" w:themeColor="text1" w:themeTint="F2"/>
                      <w:sz w:val="22"/>
                      <w:rPrChange w:id="2924"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2925" w:author="tao huang" w:date="2017-09-17T12:05:00Z">
                        <w:rPr>
                          <w:rFonts w:ascii="Cambria Math" w:hAnsi="Cambria Math" w:cs="Times New Roman"/>
                          <w:color w:val="000000" w:themeColor="text1"/>
                          <w:szCs w:val="24"/>
                        </w:rPr>
                      </w:rPrChange>
                    </w:rPr>
                    <m:t>β</m:t>
                  </m:r>
                </m:e>
                <m:sub>
                  <m:r>
                    <w:rPr>
                      <w:rFonts w:ascii="Cambria Math" w:hAnsi="Cambria Math" w:cs="Times New Roman"/>
                      <w:color w:val="0D0D0D" w:themeColor="text1" w:themeTint="F2"/>
                      <w:sz w:val="22"/>
                      <w:rPrChange w:id="2926" w:author="tao huang" w:date="2017-09-17T12:05:00Z">
                        <w:rPr>
                          <w:rFonts w:ascii="Cambria Math" w:hAnsi="Cambria Math" w:cs="Times New Roman"/>
                          <w:color w:val="000000" w:themeColor="text1"/>
                          <w:szCs w:val="24"/>
                        </w:rPr>
                      </w:rPrChange>
                    </w:rPr>
                    <m:t>1</m:t>
                  </m:r>
                </m:sub>
              </m:sSub>
            </m:e>
          </m:d>
          <m:r>
            <w:ins w:id="2927" w:author="tao huang" w:date="2017-09-16T11:11:00Z">
              <w:rPr>
                <w:rFonts w:ascii="Cambria Math" w:hAnsi="Cambria Math" w:cs="Times New Roman"/>
                <w:color w:val="0D0D0D" w:themeColor="text1" w:themeTint="F2"/>
                <w:sz w:val="22"/>
                <w:rPrChange w:id="2928" w:author="tao huang" w:date="2017-09-17T12:05:00Z">
                  <w:rPr>
                    <w:rFonts w:ascii="Cambria Math" w:hAnsi="Cambria Math" w:cs="Times New Roman"/>
                    <w:color w:val="385623" w:themeColor="accent6" w:themeShade="80"/>
                    <w:sz w:val="22"/>
                  </w:rPr>
                </w:rPrChange>
              </w:rPr>
              <m:t>'</m:t>
            </w:ins>
          </m:r>
          <m:r>
            <w:del w:id="2929" w:author="tao huang" w:date="2017-09-15T19:18:00Z">
              <w:rPr>
                <w:rFonts w:ascii="Cambria Math" w:hAnsi="Cambria Math" w:cs="Times New Roman" w:hint="eastAsia"/>
                <w:color w:val="0D0D0D" w:themeColor="text1" w:themeTint="F2"/>
                <w:sz w:val="22"/>
                <w:rPrChange w:id="2930" w:author="tao huang" w:date="2017-09-17T12:05:00Z">
                  <w:rPr>
                    <w:rFonts w:ascii="Cambria Math" w:hAnsi="Cambria Math" w:cs="Times New Roman" w:hint="eastAsia"/>
                    <w:color w:val="000000" w:themeColor="text1"/>
                    <w:szCs w:val="24"/>
                  </w:rPr>
                </w:rPrChange>
              </w:rPr>
              <m:t>'</m:t>
            </w:del>
          </m:r>
          <m:sSub>
            <m:sSubPr>
              <m:ctrlPr>
                <w:rPr>
                  <w:rFonts w:ascii="Cambria Math" w:hAnsi="Cambria Math" w:cs="Times New Roman"/>
                  <w:color w:val="0D0D0D" w:themeColor="text1" w:themeTint="F2"/>
                  <w:sz w:val="22"/>
                  <w:rPrChange w:id="2931"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2932" w:author="tao huang" w:date="2017-09-17T12:05:00Z">
                    <w:rPr>
                      <w:rFonts w:ascii="Cambria Math" w:hAnsi="Cambria Math" w:cs="Times New Roman"/>
                      <w:color w:val="000000" w:themeColor="text1"/>
                      <w:szCs w:val="24"/>
                    </w:rPr>
                  </w:rPrChange>
                </w:rPr>
                <m:t>Q</m:t>
              </m:r>
            </m:e>
            <m:sub>
              <m:r>
                <m:rPr>
                  <m:sty m:val="p"/>
                </m:rPr>
                <w:rPr>
                  <w:rFonts w:ascii="Cambria Math" w:hAnsi="Cambria Math" w:cs="Times New Roman"/>
                  <w:color w:val="0D0D0D" w:themeColor="text1" w:themeTint="F2"/>
                  <w:sz w:val="22"/>
                  <w:rPrChange w:id="2933" w:author="tao huang" w:date="2017-09-17T12:05:00Z">
                    <w:rPr>
                      <w:rFonts w:ascii="Cambria Math" w:hAnsi="Cambria Math" w:cs="Times New Roman"/>
                      <w:color w:val="000000" w:themeColor="text1"/>
                      <w:szCs w:val="24"/>
                    </w:rPr>
                  </w:rPrChange>
                </w:rPr>
                <m:t>m,</m:t>
              </m:r>
              <m:sSub>
                <m:sSubPr>
                  <m:ctrlPr>
                    <w:rPr>
                      <w:rFonts w:ascii="Cambria Math" w:hAnsi="Cambria Math" w:cs="Times New Roman"/>
                      <w:color w:val="0D0D0D" w:themeColor="text1" w:themeTint="F2"/>
                      <w:sz w:val="22"/>
                      <w:rPrChange w:id="2934"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2935" w:author="tao huang" w:date="2017-09-17T12:05:00Z">
                        <w:rPr>
                          <w:rFonts w:ascii="Cambria Math" w:hAnsi="Cambria Math" w:cs="Times New Roman"/>
                          <w:color w:val="000000" w:themeColor="text1"/>
                          <w:szCs w:val="24"/>
                        </w:rPr>
                      </w:rPrChange>
                    </w:rPr>
                    <m:t>T</m:t>
                  </m:r>
                </m:e>
                <m:sub>
                  <m:r>
                    <w:rPr>
                      <w:rFonts w:ascii="Cambria Math" w:hAnsi="Cambria Math" w:cs="Times New Roman"/>
                      <w:color w:val="0D0D0D" w:themeColor="text1" w:themeTint="F2"/>
                      <w:sz w:val="22"/>
                      <w:rPrChange w:id="2936" w:author="tao huang" w:date="2017-09-17T12:05:00Z">
                        <w:rPr>
                          <w:rFonts w:ascii="Cambria Math" w:hAnsi="Cambria Math" w:cs="Times New Roman"/>
                          <w:color w:val="000000" w:themeColor="text1"/>
                          <w:szCs w:val="24"/>
                        </w:rPr>
                      </w:rPrChange>
                    </w:rPr>
                    <m:t>1</m:t>
                  </m:r>
                </m:sub>
              </m:sSub>
            </m:sub>
          </m:sSub>
          <m:sSubSup>
            <m:sSubSupPr>
              <m:ctrlPr>
                <w:rPr>
                  <w:rFonts w:ascii="Cambria Math" w:hAnsi="Cambria Math" w:cs="Times New Roman"/>
                  <w:i/>
                  <w:color w:val="0D0D0D" w:themeColor="text1" w:themeTint="F2"/>
                  <w:sz w:val="22"/>
                  <w:rPrChange w:id="2937" w:author="tao huang" w:date="2017-09-17T12:05:00Z">
                    <w:rPr>
                      <w:rFonts w:ascii="Cambria Math" w:hAnsi="Cambria Math" w:cs="Times New Roman"/>
                      <w:i/>
                      <w:color w:val="385623" w:themeColor="accent6" w:themeShade="80"/>
                      <w:sz w:val="22"/>
                    </w:rPr>
                  </w:rPrChange>
                </w:rPr>
              </m:ctrlPr>
            </m:sSubSupPr>
            <m:e>
              <m:r>
                <w:rPr>
                  <w:rFonts w:ascii="Cambria Math" w:hAnsi="Cambria Math" w:cs="Times New Roman"/>
                  <w:color w:val="0D0D0D" w:themeColor="text1" w:themeTint="F2"/>
                  <w:sz w:val="22"/>
                  <w:rPrChange w:id="2938" w:author="tao huang" w:date="2017-09-17T12:05:00Z">
                    <w:rPr>
                      <w:rFonts w:ascii="Cambria Math" w:hAnsi="Cambria Math" w:cs="Times New Roman"/>
                      <w:color w:val="000000" w:themeColor="text1"/>
                      <w:szCs w:val="24"/>
                    </w:rPr>
                  </w:rPrChange>
                </w:rPr>
                <m:t>Q</m:t>
              </m:r>
            </m:e>
            <m:sub>
              <m:r>
                <w:rPr>
                  <w:rFonts w:ascii="Cambria Math" w:hAnsi="Cambria Math" w:cs="Times New Roman"/>
                  <w:color w:val="0D0D0D" w:themeColor="text1" w:themeTint="F2"/>
                  <w:sz w:val="22"/>
                  <w:rPrChange w:id="2939" w:author="tao huang" w:date="2017-09-17T12:05:00Z">
                    <w:rPr>
                      <w:rFonts w:ascii="Cambria Math" w:hAnsi="Cambria Math" w:cs="Times New Roman"/>
                      <w:color w:val="000000" w:themeColor="text1"/>
                      <w:szCs w:val="24"/>
                    </w:rPr>
                  </w:rPrChange>
                </w:rPr>
                <m:t>m,</m:t>
              </m:r>
              <m:sSub>
                <m:sSubPr>
                  <m:ctrlPr>
                    <w:rPr>
                      <w:rFonts w:ascii="Cambria Math" w:hAnsi="Cambria Math" w:cs="Times New Roman"/>
                      <w:i/>
                      <w:color w:val="0D0D0D" w:themeColor="text1" w:themeTint="F2"/>
                      <w:sz w:val="22"/>
                      <w:rPrChange w:id="2940"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2941" w:author="tao huang" w:date="2017-09-17T12:05:00Z">
                        <w:rPr>
                          <w:rFonts w:ascii="Cambria Math" w:hAnsi="Cambria Math" w:cs="Times New Roman"/>
                          <w:color w:val="000000" w:themeColor="text1"/>
                          <w:szCs w:val="24"/>
                        </w:rPr>
                      </w:rPrChange>
                    </w:rPr>
                    <m:t>T</m:t>
                  </m:r>
                </m:e>
                <m:sub>
                  <m:r>
                    <w:rPr>
                      <w:rFonts w:ascii="Cambria Math" w:hAnsi="Cambria Math" w:cs="Times New Roman"/>
                      <w:color w:val="0D0D0D" w:themeColor="text1" w:themeTint="F2"/>
                      <w:sz w:val="22"/>
                      <w:rPrChange w:id="2942" w:author="tao huang" w:date="2017-09-17T12:05:00Z">
                        <w:rPr>
                          <w:rFonts w:ascii="Cambria Math" w:hAnsi="Cambria Math" w:cs="Times New Roman"/>
                          <w:color w:val="000000" w:themeColor="text1"/>
                          <w:szCs w:val="24"/>
                        </w:rPr>
                      </w:rPrChange>
                    </w:rPr>
                    <m:t>1</m:t>
                  </m:r>
                </m:sub>
              </m:sSub>
            </m:sub>
            <m:sup>
              <m:r>
                <w:rPr>
                  <w:rFonts w:ascii="Cambria Math" w:hAnsi="Cambria Math" w:cs="Times New Roman"/>
                  <w:color w:val="0D0D0D" w:themeColor="text1" w:themeTint="F2"/>
                  <w:sz w:val="22"/>
                  <w:rPrChange w:id="2943" w:author="tao huang" w:date="2017-09-17T12:05:00Z">
                    <w:rPr>
                      <w:rFonts w:ascii="Cambria Math" w:hAnsi="Cambria Math" w:cs="Times New Roman"/>
                      <w:color w:val="000000" w:themeColor="text1"/>
                      <w:szCs w:val="24"/>
                    </w:rPr>
                  </w:rPrChange>
                </w:rPr>
                <m:t>-1</m:t>
              </m:r>
            </m:sup>
          </m:sSubSup>
          <m:sSub>
            <m:sSubPr>
              <m:ctrlPr>
                <w:rPr>
                  <w:rFonts w:ascii="Cambria Math" w:hAnsi="Cambria Math" w:cs="Times New Roman"/>
                  <w:color w:val="0D0D0D" w:themeColor="text1" w:themeTint="F2"/>
                  <w:sz w:val="22"/>
                  <w:rPrChange w:id="2944" w:author="tao huang" w:date="2017-09-17T12:05:00Z">
                    <w:rPr>
                      <w:rFonts w:ascii="Cambria Math" w:hAnsi="Cambria Math" w:cs="Times New Roman"/>
                      <w:color w:val="385623" w:themeColor="accent6" w:themeShade="80"/>
                      <w:sz w:val="22"/>
                    </w:rPr>
                  </w:rPrChange>
                </w:rPr>
              </m:ctrlPr>
            </m:sSubPr>
            <m:e>
              <m:r>
                <w:rPr>
                  <w:rFonts w:ascii="Cambria Math" w:hAnsi="Cambria Math" w:cs="Times New Roman"/>
                  <w:color w:val="0D0D0D" w:themeColor="text1" w:themeTint="F2"/>
                  <w:sz w:val="22"/>
                  <w:rPrChange w:id="2945" w:author="tao huang" w:date="2017-09-17T12:05:00Z">
                    <w:rPr>
                      <w:rFonts w:ascii="Cambria Math" w:hAnsi="Cambria Math" w:cs="Times New Roman"/>
                      <w:color w:val="000000" w:themeColor="text1"/>
                      <w:szCs w:val="24"/>
                    </w:rPr>
                  </w:rPrChange>
                </w:rPr>
                <m:t>X</m:t>
              </m:r>
            </m:e>
            <m:sub>
              <m:r>
                <m:rPr>
                  <m:sty m:val="p"/>
                </m:rPr>
                <w:rPr>
                  <w:rFonts w:ascii="Cambria Math" w:hAnsi="Cambria Math" w:cs="Times New Roman"/>
                  <w:color w:val="0D0D0D" w:themeColor="text1" w:themeTint="F2"/>
                  <w:sz w:val="22"/>
                  <w:rPrChange w:id="2946" w:author="tao huang" w:date="2017-09-17T12:05:00Z">
                    <w:rPr>
                      <w:rFonts w:ascii="Cambria Math" w:hAnsi="Cambria Math" w:cs="Times New Roman"/>
                      <w:color w:val="000000" w:themeColor="text1"/>
                      <w:szCs w:val="24"/>
                    </w:rPr>
                  </w:rPrChange>
                </w:rPr>
                <m:t>T+h</m:t>
              </m:r>
            </m:sub>
          </m:sSub>
          <m:r>
            <m:rPr>
              <m:sty m:val="p"/>
            </m:rPr>
            <w:rPr>
              <w:rFonts w:ascii="Cambria Math" w:hAnsi="Cambria Math" w:cs="Times New Roman"/>
              <w:color w:val="0D0D0D" w:themeColor="text1" w:themeTint="F2"/>
              <w:sz w:val="22"/>
              <w:rPrChange w:id="2947" w:author="tao huang" w:date="2017-09-17T12:05:00Z">
                <w:rPr>
                  <w:rFonts w:ascii="Cambria Math" w:hAnsi="Cambria Math" w:cs="Times New Roman"/>
                  <w:color w:val="000000" w:themeColor="text1"/>
                  <w:szCs w:val="24"/>
                </w:rPr>
              </w:rPrChange>
            </w:rPr>
            <m:t>-</m:t>
          </m:r>
          <m:sSubSup>
            <m:sSubSupPr>
              <m:ctrlPr>
                <w:rPr>
                  <w:rFonts w:ascii="Cambria Math" w:hAnsi="Cambria Math" w:cs="Times New Roman"/>
                  <w:color w:val="0D0D0D" w:themeColor="text1" w:themeTint="F2"/>
                  <w:sz w:val="22"/>
                  <w:rPrChange w:id="2948" w:author="tao huang" w:date="2017-09-17T12:05:00Z">
                    <w:rPr>
                      <w:rFonts w:ascii="Cambria Math" w:hAnsi="Cambria Math" w:cs="Times New Roman"/>
                      <w:color w:val="385623" w:themeColor="accent6" w:themeShade="80"/>
                      <w:sz w:val="22"/>
                    </w:rPr>
                  </w:rPrChange>
                </w:rPr>
              </m:ctrlPr>
            </m:sSubSupPr>
            <m:e>
              <m:r>
                <m:rPr>
                  <m:sty m:val="p"/>
                </m:rPr>
                <w:rPr>
                  <w:rFonts w:ascii="Cambria Math" w:hAnsi="Cambria Math" w:cs="Times New Roman"/>
                  <w:color w:val="0D0D0D" w:themeColor="text1" w:themeTint="F2"/>
                  <w:sz w:val="22"/>
                  <w:rPrChange w:id="2949" w:author="tao huang" w:date="2017-09-17T12:05:00Z">
                    <w:rPr>
                      <w:rFonts w:ascii="Cambria Math" w:hAnsi="Cambria Math" w:cs="Times New Roman"/>
                      <w:color w:val="000000" w:themeColor="text1"/>
                      <w:szCs w:val="24"/>
                    </w:rPr>
                  </w:rPrChange>
                </w:rPr>
                <m:t>u</m:t>
              </m:r>
            </m:e>
            <m:sub>
              <m:r>
                <w:rPr>
                  <w:rFonts w:ascii="Cambria Math" w:hAnsi="Cambria Math" w:cs="Times New Roman"/>
                  <w:color w:val="0D0D0D" w:themeColor="text1" w:themeTint="F2"/>
                  <w:sz w:val="22"/>
                  <w:rPrChange w:id="2950" w:author="tao huang" w:date="2017-09-17T12:05:00Z">
                    <w:rPr>
                      <w:rFonts w:ascii="Cambria Math" w:hAnsi="Cambria Math" w:cs="Times New Roman"/>
                      <w:color w:val="000000" w:themeColor="text1"/>
                      <w:szCs w:val="24"/>
                    </w:rPr>
                  </w:rPrChange>
                </w:rPr>
                <m:t>m,T</m:t>
              </m:r>
            </m:sub>
            <m:sup>
              <m:r>
                <w:ins w:id="2951" w:author="tao huang" w:date="2017-09-16T11:11:00Z">
                  <w:rPr>
                    <w:rFonts w:ascii="Cambria Math" w:hAnsi="Cambria Math" w:cs="Times New Roman"/>
                    <w:color w:val="0D0D0D" w:themeColor="text1" w:themeTint="F2"/>
                    <w:sz w:val="22"/>
                    <w:rPrChange w:id="2952" w:author="tao huang" w:date="2017-09-17T12:05:00Z">
                      <w:rPr>
                        <w:rFonts w:ascii="Cambria Math" w:hAnsi="Cambria Math" w:cs="Times New Roman"/>
                        <w:color w:val="385623" w:themeColor="accent6" w:themeShade="80"/>
                        <w:sz w:val="22"/>
                      </w:rPr>
                    </w:rPrChange>
                  </w:rPr>
                  <m:t>'</m:t>
                </w:ins>
              </m:r>
              <m:r>
                <w:del w:id="2953" w:author="tao huang" w:date="2017-09-15T19:18:00Z">
                  <w:rPr>
                    <w:rFonts w:ascii="Cambria Math" w:hAnsi="Cambria Math" w:cs="Times New Roman" w:hint="eastAsia"/>
                    <w:color w:val="0D0D0D" w:themeColor="text1" w:themeTint="F2"/>
                    <w:sz w:val="22"/>
                    <w:rPrChange w:id="2954" w:author="tao huang" w:date="2017-09-17T12:05:00Z">
                      <w:rPr>
                        <w:rFonts w:ascii="Cambria Math" w:hAnsi="Cambria Math" w:cs="Times New Roman" w:hint="eastAsia"/>
                        <w:color w:val="000000" w:themeColor="text1"/>
                        <w:szCs w:val="24"/>
                      </w:rPr>
                    </w:rPrChange>
                  </w:rPr>
                  <m:t>'</m:t>
                </w:del>
              </m:r>
            </m:sup>
          </m:sSubSup>
          <m:sSub>
            <m:sSubPr>
              <m:ctrlPr>
                <w:rPr>
                  <w:rFonts w:ascii="Cambria Math" w:hAnsi="Cambria Math" w:cs="Times New Roman"/>
                  <w:color w:val="0D0D0D" w:themeColor="text1" w:themeTint="F2"/>
                  <w:sz w:val="22"/>
                  <w:rPrChange w:id="2955"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2956" w:author="tao huang" w:date="2017-09-17T12:05:00Z">
                    <w:rPr>
                      <w:rFonts w:ascii="Cambria Math" w:hAnsi="Cambria Math" w:cs="Times New Roman"/>
                      <w:color w:val="000000" w:themeColor="text1"/>
                      <w:szCs w:val="24"/>
                    </w:rPr>
                  </w:rPrChange>
                </w:rPr>
                <m:t>X</m:t>
              </m:r>
            </m:e>
            <m:sub>
              <m:r>
                <m:rPr>
                  <m:sty m:val="p"/>
                </m:rPr>
                <w:rPr>
                  <w:rFonts w:ascii="Cambria Math" w:hAnsi="Cambria Math" w:cs="Times New Roman"/>
                  <w:color w:val="0D0D0D" w:themeColor="text1" w:themeTint="F2"/>
                  <w:sz w:val="22"/>
                  <w:rPrChange w:id="2957" w:author="tao huang" w:date="2017-09-17T12:05:00Z">
                    <w:rPr>
                      <w:rFonts w:ascii="Cambria Math" w:hAnsi="Cambria Math" w:cs="Times New Roman"/>
                      <w:color w:val="000000" w:themeColor="text1"/>
                      <w:szCs w:val="24"/>
                    </w:rPr>
                  </w:rPrChange>
                </w:rPr>
                <m:t>m,T</m:t>
              </m:r>
            </m:sub>
          </m:sSub>
          <m:sSubSup>
            <m:sSubSupPr>
              <m:ctrlPr>
                <w:rPr>
                  <w:rFonts w:ascii="Cambria Math" w:hAnsi="Cambria Math" w:cs="Times New Roman"/>
                  <w:i/>
                  <w:color w:val="0D0D0D" w:themeColor="text1" w:themeTint="F2"/>
                  <w:sz w:val="22"/>
                  <w:rPrChange w:id="2958" w:author="tao huang" w:date="2017-09-17T12:05:00Z">
                    <w:rPr>
                      <w:rFonts w:ascii="Cambria Math" w:hAnsi="Cambria Math" w:cs="Times New Roman"/>
                      <w:i/>
                      <w:color w:val="385623" w:themeColor="accent6" w:themeShade="80"/>
                      <w:sz w:val="22"/>
                    </w:rPr>
                  </w:rPrChange>
                </w:rPr>
              </m:ctrlPr>
            </m:sSubSupPr>
            <m:e>
              <m:r>
                <w:rPr>
                  <w:rFonts w:ascii="Cambria Math" w:hAnsi="Cambria Math" w:cs="Times New Roman"/>
                  <w:color w:val="0D0D0D" w:themeColor="text1" w:themeTint="F2"/>
                  <w:sz w:val="22"/>
                  <w:rPrChange w:id="2959" w:author="tao huang" w:date="2017-09-17T12:05:00Z">
                    <w:rPr>
                      <w:rFonts w:ascii="Cambria Math" w:hAnsi="Cambria Math" w:cs="Times New Roman"/>
                      <w:color w:val="000000" w:themeColor="text1"/>
                      <w:szCs w:val="24"/>
                    </w:rPr>
                  </w:rPrChange>
                </w:rPr>
                <m:t>Q</m:t>
              </m:r>
              <m:ctrlPr>
                <w:rPr>
                  <w:rFonts w:ascii="Cambria Math" w:hAnsi="Cambria Math" w:cs="Times New Roman"/>
                  <w:i/>
                  <w:noProof/>
                  <w:color w:val="0D0D0D" w:themeColor="text1" w:themeTint="F2"/>
                  <w:sz w:val="22"/>
                  <w:rPrChange w:id="2960" w:author="tao huang" w:date="2017-09-17T12:05:00Z">
                    <w:rPr>
                      <w:rFonts w:ascii="Cambria Math" w:hAnsi="Cambria Math" w:cs="Times New Roman"/>
                      <w:i/>
                      <w:noProof/>
                      <w:color w:val="385623" w:themeColor="accent6" w:themeShade="80"/>
                      <w:sz w:val="22"/>
                    </w:rPr>
                  </w:rPrChange>
                </w:rPr>
              </m:ctrlPr>
            </m:e>
            <m:sub>
              <m:r>
                <w:rPr>
                  <w:rFonts w:ascii="Cambria Math" w:hAnsi="Cambria Math" w:cs="Times New Roman"/>
                  <w:noProof/>
                  <w:color w:val="0D0D0D" w:themeColor="text1" w:themeTint="F2"/>
                  <w:sz w:val="22"/>
                  <w:rPrChange w:id="2961" w:author="tao huang" w:date="2017-09-17T12:05:00Z">
                    <w:rPr>
                      <w:rFonts w:ascii="Cambria Math" w:hAnsi="Cambria Math" w:cs="Times New Roman"/>
                      <w:noProof/>
                      <w:color w:val="000000" w:themeColor="text1"/>
                      <w:szCs w:val="24"/>
                    </w:rPr>
                  </w:rPrChange>
                </w:rPr>
                <m:t>m,</m:t>
              </m:r>
              <m:sSub>
                <m:sSubPr>
                  <m:ctrlPr>
                    <w:rPr>
                      <w:rFonts w:ascii="Cambria Math" w:hAnsi="Cambria Math" w:cs="Times New Roman"/>
                      <w:i/>
                      <w:color w:val="0D0D0D" w:themeColor="text1" w:themeTint="F2"/>
                      <w:sz w:val="22"/>
                      <w:rPrChange w:id="2962"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2963" w:author="tao huang" w:date="2017-09-17T12:05:00Z">
                        <w:rPr>
                          <w:rFonts w:ascii="Cambria Math" w:hAnsi="Cambria Math" w:cs="Times New Roman"/>
                          <w:color w:val="000000" w:themeColor="text1"/>
                          <w:szCs w:val="24"/>
                        </w:rPr>
                      </w:rPrChange>
                    </w:rPr>
                    <m:t>T</m:t>
                  </m:r>
                </m:e>
                <m:sub>
                  <m:r>
                    <w:rPr>
                      <w:rFonts w:ascii="Cambria Math" w:hAnsi="Cambria Math" w:cs="Times New Roman"/>
                      <w:color w:val="0D0D0D" w:themeColor="text1" w:themeTint="F2"/>
                      <w:sz w:val="22"/>
                      <w:rPrChange w:id="2964" w:author="tao huang" w:date="2017-09-17T12:05:00Z">
                        <w:rPr>
                          <w:rFonts w:ascii="Cambria Math" w:hAnsi="Cambria Math" w:cs="Times New Roman"/>
                          <w:color w:val="000000" w:themeColor="text1"/>
                          <w:szCs w:val="24"/>
                        </w:rPr>
                      </w:rPrChange>
                    </w:rPr>
                    <m:t>1</m:t>
                  </m:r>
                </m:sub>
              </m:sSub>
            </m:sub>
            <m:sup>
              <m:r>
                <w:rPr>
                  <w:rFonts w:ascii="Cambria Math" w:hAnsi="Cambria Math" w:cs="Times New Roman"/>
                  <w:color w:val="0D0D0D" w:themeColor="text1" w:themeTint="F2"/>
                  <w:sz w:val="22"/>
                  <w:rPrChange w:id="2965" w:author="tao huang" w:date="2017-09-17T12:05:00Z">
                    <w:rPr>
                      <w:rFonts w:ascii="Cambria Math" w:hAnsi="Cambria Math" w:cs="Times New Roman"/>
                      <w:color w:val="000000" w:themeColor="text1"/>
                      <w:szCs w:val="24"/>
                    </w:rPr>
                  </w:rPrChange>
                </w:rPr>
                <m:t>-1</m:t>
              </m:r>
            </m:sup>
          </m:sSubSup>
          <m:sSub>
            <m:sSubPr>
              <m:ctrlPr>
                <w:rPr>
                  <w:rFonts w:ascii="Cambria Math" w:hAnsi="Cambria Math" w:cs="Times New Roman"/>
                  <w:color w:val="0D0D0D" w:themeColor="text1" w:themeTint="F2"/>
                  <w:sz w:val="22"/>
                  <w:rPrChange w:id="2966" w:author="tao huang" w:date="2017-09-17T12:05:00Z">
                    <w:rPr>
                      <w:rFonts w:ascii="Cambria Math" w:hAnsi="Cambria Math" w:cs="Times New Roman"/>
                      <w:color w:val="385623" w:themeColor="accent6" w:themeShade="80"/>
                      <w:sz w:val="22"/>
                    </w:rPr>
                  </w:rPrChange>
                </w:rPr>
              </m:ctrlPr>
            </m:sSubPr>
            <m:e>
              <m:r>
                <w:rPr>
                  <w:rFonts w:ascii="Cambria Math" w:hAnsi="Cambria Math" w:cs="Times New Roman"/>
                  <w:color w:val="0D0D0D" w:themeColor="text1" w:themeTint="F2"/>
                  <w:sz w:val="22"/>
                  <w:rPrChange w:id="2967" w:author="tao huang" w:date="2017-09-17T12:05:00Z">
                    <w:rPr>
                      <w:rFonts w:ascii="Cambria Math" w:hAnsi="Cambria Math" w:cs="Times New Roman"/>
                      <w:color w:val="000000" w:themeColor="text1"/>
                      <w:szCs w:val="24"/>
                    </w:rPr>
                  </w:rPrChange>
                </w:rPr>
                <m:t>X</m:t>
              </m:r>
            </m:e>
            <m:sub>
              <m:r>
                <m:rPr>
                  <m:sty m:val="p"/>
                </m:rPr>
                <w:rPr>
                  <w:rFonts w:ascii="Cambria Math" w:hAnsi="Cambria Math" w:cs="Times New Roman"/>
                  <w:color w:val="0D0D0D" w:themeColor="text1" w:themeTint="F2"/>
                  <w:sz w:val="22"/>
                  <w:rPrChange w:id="2968" w:author="tao huang" w:date="2017-09-17T12:05:00Z">
                    <w:rPr>
                      <w:rFonts w:ascii="Cambria Math" w:hAnsi="Cambria Math" w:cs="Times New Roman"/>
                      <w:color w:val="000000" w:themeColor="text1"/>
                      <w:szCs w:val="24"/>
                    </w:rPr>
                  </w:rPrChange>
                </w:rPr>
                <m:t>T+h</m:t>
              </m:r>
            </m:sub>
          </m:sSub>
          <m:r>
            <w:rPr>
              <w:rFonts w:ascii="Cambria Math" w:hAnsi="Cambria Math" w:cs="Times New Roman"/>
              <w:color w:val="0D0D0D" w:themeColor="text1" w:themeTint="F2"/>
              <w:sz w:val="22"/>
              <w:rPrChange w:id="2969" w:author="tao huang" w:date="2017-09-17T12:05:00Z">
                <w:rPr>
                  <w:rFonts w:ascii="Cambria Math" w:hAnsi="Cambria Math" w:cs="Times New Roman"/>
                  <w:color w:val="000000" w:themeColor="text1"/>
                  <w:szCs w:val="24"/>
                </w:rPr>
              </w:rPrChange>
            </w:rPr>
            <m:t>+</m:t>
          </m:r>
          <m:sSub>
            <m:sSubPr>
              <m:ctrlPr>
                <w:rPr>
                  <w:rFonts w:ascii="Cambria Math" w:hAnsi="Cambria Math" w:cs="Times New Roman"/>
                  <w:color w:val="0D0D0D" w:themeColor="text1" w:themeTint="F2"/>
                  <w:sz w:val="22"/>
                  <w:rPrChange w:id="2970" w:author="tao huang" w:date="2017-09-17T12:05:00Z">
                    <w:rPr>
                      <w:rFonts w:ascii="Cambria Math" w:hAnsi="Cambria Math" w:cs="Times New Roman"/>
                      <w:color w:val="385623" w:themeColor="accent6" w:themeShade="80"/>
                      <w:sz w:val="22"/>
                    </w:rPr>
                  </w:rPrChange>
                </w:rPr>
              </m:ctrlPr>
            </m:sSubPr>
            <m:e>
              <m:r>
                <w:rPr>
                  <w:rFonts w:ascii="Cambria Math" w:hAnsi="Cambria Math" w:cs="Times New Roman"/>
                  <w:color w:val="0D0D0D" w:themeColor="text1" w:themeTint="F2"/>
                  <w:sz w:val="22"/>
                  <w:rPrChange w:id="2971" w:author="tao huang" w:date="2017-09-17T12:05:00Z">
                    <w:rPr>
                      <w:rFonts w:ascii="Cambria Math" w:hAnsi="Cambria Math" w:cs="Times New Roman"/>
                      <w:color w:val="000000" w:themeColor="text1"/>
                      <w:szCs w:val="24"/>
                    </w:rPr>
                  </w:rPrChange>
                </w:rPr>
                <m:t>u</m:t>
              </m:r>
            </m:e>
            <m:sub>
              <m:r>
                <m:rPr>
                  <m:sty m:val="p"/>
                </m:rPr>
                <w:rPr>
                  <w:rFonts w:ascii="Cambria Math" w:hAnsi="Cambria Math" w:cs="Times New Roman"/>
                  <w:color w:val="0D0D0D" w:themeColor="text1" w:themeTint="F2"/>
                  <w:sz w:val="22"/>
                  <w:rPrChange w:id="2972" w:author="tao huang" w:date="2017-09-17T12:05:00Z">
                    <w:rPr>
                      <w:rFonts w:ascii="Cambria Math" w:hAnsi="Cambria Math" w:cs="Times New Roman"/>
                      <w:color w:val="000000" w:themeColor="text1"/>
                      <w:szCs w:val="24"/>
                    </w:rPr>
                  </w:rPrChange>
                </w:rPr>
                <m:t>T+h</m:t>
              </m:r>
            </m:sub>
          </m:sSub>
        </m:oMath>
      </m:oMathPara>
    </w:p>
    <w:p w14:paraId="4F65B848" w14:textId="77777777" w:rsidR="00425910" w:rsidRPr="00A60A57" w:rsidRDefault="00425910">
      <w:pPr>
        <w:spacing w:after="0" w:line="360" w:lineRule="auto"/>
        <w:rPr>
          <w:rFonts w:cs="Times New Roman"/>
          <w:color w:val="0D0D0D" w:themeColor="text1" w:themeTint="F2"/>
          <w:sz w:val="22"/>
          <w:rPrChange w:id="2973" w:author="tao huang" w:date="2017-09-17T12:05:00Z">
            <w:rPr>
              <w:rFonts w:cs="Times New Roman"/>
              <w:color w:val="000000" w:themeColor="text1"/>
              <w:szCs w:val="24"/>
            </w:rPr>
          </w:rPrChange>
        </w:rPr>
      </w:pPr>
    </w:p>
    <w:p w14:paraId="0C5B7029" w14:textId="1EF4EB54" w:rsidR="002D4AAB" w:rsidRPr="00A60A57" w:rsidRDefault="009B0509">
      <w:pPr>
        <w:spacing w:after="0" w:line="360" w:lineRule="auto"/>
        <w:rPr>
          <w:rFonts w:cs="Times New Roman"/>
          <w:color w:val="0D0D0D" w:themeColor="text1" w:themeTint="F2"/>
          <w:sz w:val="22"/>
          <w:rPrChange w:id="2974" w:author="tao huang" w:date="2017-09-17T12:05:00Z">
            <w:rPr>
              <w:rFonts w:cs="Times New Roman"/>
              <w:color w:val="000000" w:themeColor="text1"/>
              <w:szCs w:val="24"/>
            </w:rPr>
          </w:rPrChange>
        </w:rPr>
      </w:pPr>
      <w:r w:rsidRPr="00A60A57">
        <w:rPr>
          <w:rFonts w:cs="Times New Roman"/>
          <w:color w:val="0D0D0D" w:themeColor="text1" w:themeTint="F2"/>
          <w:sz w:val="22"/>
          <w:rPrChange w:id="2975" w:author="tao huang" w:date="2017-09-17T12:05:00Z">
            <w:rPr>
              <w:rFonts w:cs="Times New Roman"/>
              <w:color w:val="000000" w:themeColor="text1"/>
              <w:szCs w:val="24"/>
            </w:rPr>
          </w:rPrChange>
        </w:rPr>
        <w:t>w</w:t>
      </w:r>
      <w:r w:rsidR="004E116F" w:rsidRPr="00A60A57">
        <w:rPr>
          <w:rFonts w:cs="Times New Roman"/>
          <w:color w:val="0D0D0D" w:themeColor="text1" w:themeTint="F2"/>
          <w:sz w:val="22"/>
          <w:rPrChange w:id="2976" w:author="tao huang" w:date="2017-09-17T12:05:00Z">
            <w:rPr>
              <w:rFonts w:cs="Times New Roman"/>
              <w:color w:val="000000" w:themeColor="text1"/>
              <w:szCs w:val="24"/>
            </w:rPr>
          </w:rPrChange>
        </w:rPr>
        <w:t>here</w:t>
      </w:r>
      <w:r w:rsidR="000A5A0C" w:rsidRPr="00A60A57">
        <w:rPr>
          <w:rFonts w:cs="Times New Roman"/>
          <w:color w:val="0D0D0D" w:themeColor="text1" w:themeTint="F2"/>
          <w:sz w:val="22"/>
          <w:rPrChange w:id="2977" w:author="tao huang" w:date="2017-09-17T12:05:00Z">
            <w:rPr>
              <w:rFonts w:cs="Times New Roman"/>
              <w:color w:val="000000" w:themeColor="text1"/>
              <w:szCs w:val="24"/>
            </w:rPr>
          </w:rPrChange>
        </w:rPr>
        <w:t xml:space="preserve"> </w:t>
      </w:r>
      <m:oMath>
        <m:sSub>
          <m:sSubPr>
            <m:ctrlPr>
              <w:rPr>
                <w:rFonts w:ascii="Cambria Math" w:hAnsi="Cambria Math" w:cs="Times New Roman"/>
                <w:color w:val="0D0D0D" w:themeColor="text1" w:themeTint="F2"/>
                <w:sz w:val="22"/>
                <w:rPrChange w:id="2978"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2979" w:author="tao huang" w:date="2017-09-17T12:05:00Z">
                  <w:rPr>
                    <w:rFonts w:ascii="Cambria Math" w:hAnsi="Cambria Math" w:cs="Times New Roman"/>
                    <w:color w:val="000000" w:themeColor="text1"/>
                    <w:szCs w:val="24"/>
                  </w:rPr>
                </w:rPrChange>
              </w:rPr>
              <m:t>Q</m:t>
            </m:r>
          </m:e>
          <m:sub>
            <m:r>
              <m:rPr>
                <m:sty m:val="p"/>
              </m:rPr>
              <w:rPr>
                <w:rFonts w:ascii="Cambria Math" w:hAnsi="Cambria Math" w:cs="Times New Roman"/>
                <w:color w:val="0D0D0D" w:themeColor="text1" w:themeTint="F2"/>
                <w:sz w:val="22"/>
                <w:rPrChange w:id="2980" w:author="tao huang" w:date="2017-09-17T12:05:00Z">
                  <w:rPr>
                    <w:rFonts w:ascii="Cambria Math" w:hAnsi="Cambria Math" w:cs="Times New Roman"/>
                    <w:color w:val="000000" w:themeColor="text1"/>
                    <w:szCs w:val="24"/>
                  </w:rPr>
                </w:rPrChange>
              </w:rPr>
              <m:t>m,</m:t>
            </m:r>
            <m:sSub>
              <m:sSubPr>
                <m:ctrlPr>
                  <w:rPr>
                    <w:rFonts w:ascii="Cambria Math" w:hAnsi="Cambria Math" w:cs="Times New Roman"/>
                    <w:color w:val="0D0D0D" w:themeColor="text1" w:themeTint="F2"/>
                    <w:sz w:val="22"/>
                    <w:rPrChange w:id="2981"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2982" w:author="tao huang" w:date="2017-09-17T12:05:00Z">
                      <w:rPr>
                        <w:rFonts w:ascii="Cambria Math" w:hAnsi="Cambria Math" w:cs="Times New Roman"/>
                        <w:color w:val="000000" w:themeColor="text1"/>
                        <w:szCs w:val="24"/>
                      </w:rPr>
                    </w:rPrChange>
                  </w:rPr>
                  <m:t>T</m:t>
                </m:r>
              </m:e>
              <m:sub>
                <m:r>
                  <w:rPr>
                    <w:rFonts w:ascii="Cambria Math" w:hAnsi="Cambria Math" w:cs="Times New Roman"/>
                    <w:color w:val="0D0D0D" w:themeColor="text1" w:themeTint="F2"/>
                    <w:sz w:val="22"/>
                    <w:rPrChange w:id="2983" w:author="tao huang" w:date="2017-09-17T12:05:00Z">
                      <w:rPr>
                        <w:rFonts w:ascii="Cambria Math" w:hAnsi="Cambria Math" w:cs="Times New Roman"/>
                        <w:color w:val="000000" w:themeColor="text1"/>
                        <w:szCs w:val="24"/>
                      </w:rPr>
                    </w:rPrChange>
                  </w:rPr>
                  <m:t>1</m:t>
                </m:r>
              </m:sub>
            </m:sSub>
          </m:sub>
        </m:sSub>
        <m:r>
          <w:rPr>
            <w:rFonts w:ascii="Cambria Math" w:hAnsi="Cambria Math" w:cs="Times New Roman"/>
            <w:color w:val="0D0D0D" w:themeColor="text1" w:themeTint="F2"/>
            <w:sz w:val="22"/>
            <w:rPrChange w:id="2984" w:author="tao huang" w:date="2017-09-17T12:05:00Z">
              <w:rPr>
                <w:rFonts w:ascii="Cambria Math" w:hAnsi="Cambria Math" w:cs="Times New Roman"/>
                <w:color w:val="000000" w:themeColor="text1"/>
                <w:szCs w:val="24"/>
              </w:rPr>
            </w:rPrChange>
          </w:rPr>
          <m:t>=</m:t>
        </m:r>
        <m:sSubSup>
          <m:sSubSupPr>
            <m:ctrlPr>
              <w:rPr>
                <w:rFonts w:ascii="Cambria Math" w:hAnsi="Cambria Math" w:cs="Times New Roman"/>
                <w:color w:val="0D0D0D" w:themeColor="text1" w:themeTint="F2"/>
                <w:sz w:val="22"/>
                <w:rPrChange w:id="2985" w:author="tao huang" w:date="2017-09-17T12:05:00Z">
                  <w:rPr>
                    <w:rFonts w:ascii="Cambria Math" w:hAnsi="Cambria Math" w:cs="Times New Roman"/>
                    <w:color w:val="385623" w:themeColor="accent6" w:themeShade="80"/>
                    <w:sz w:val="22"/>
                  </w:rPr>
                </w:rPrChange>
              </w:rPr>
            </m:ctrlPr>
          </m:sSubSupPr>
          <m:e>
            <m:r>
              <m:rPr>
                <m:sty m:val="p"/>
              </m:rPr>
              <w:rPr>
                <w:rFonts w:ascii="Cambria Math" w:hAnsi="Cambria Math" w:cs="Times New Roman"/>
                <w:color w:val="0D0D0D" w:themeColor="text1" w:themeTint="F2"/>
                <w:sz w:val="22"/>
                <w:rPrChange w:id="2986" w:author="tao huang" w:date="2017-09-17T12:05:00Z">
                  <w:rPr>
                    <w:rFonts w:ascii="Cambria Math" w:hAnsi="Cambria Math" w:cs="Times New Roman"/>
                    <w:color w:val="000000" w:themeColor="text1"/>
                    <w:szCs w:val="24"/>
                  </w:rPr>
                </w:rPrChange>
              </w:rPr>
              <m:t>X</m:t>
            </m:r>
          </m:e>
          <m:sub>
            <m:r>
              <m:rPr>
                <m:sty m:val="p"/>
              </m:rPr>
              <w:rPr>
                <w:rFonts w:ascii="Cambria Math" w:hAnsi="Cambria Math" w:cs="Times New Roman"/>
                <w:color w:val="0D0D0D" w:themeColor="text1" w:themeTint="F2"/>
                <w:sz w:val="22"/>
                <w:rPrChange w:id="2987" w:author="tao huang" w:date="2017-09-17T12:05:00Z">
                  <w:rPr>
                    <w:rFonts w:ascii="Cambria Math" w:hAnsi="Cambria Math" w:cs="Times New Roman"/>
                    <w:color w:val="000000" w:themeColor="text1"/>
                    <w:szCs w:val="24"/>
                  </w:rPr>
                </w:rPrChange>
              </w:rPr>
              <m:t>m,</m:t>
            </m:r>
            <m:sSub>
              <m:sSubPr>
                <m:ctrlPr>
                  <w:rPr>
                    <w:rFonts w:ascii="Cambria Math" w:hAnsi="Cambria Math" w:cs="Times New Roman"/>
                    <w:color w:val="0D0D0D" w:themeColor="text1" w:themeTint="F2"/>
                    <w:sz w:val="22"/>
                    <w:rPrChange w:id="2988"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2989" w:author="tao huang" w:date="2017-09-17T12:05:00Z">
                      <w:rPr>
                        <w:rFonts w:ascii="Cambria Math" w:hAnsi="Cambria Math" w:cs="Times New Roman"/>
                        <w:color w:val="000000" w:themeColor="text1"/>
                        <w:szCs w:val="24"/>
                      </w:rPr>
                    </w:rPrChange>
                  </w:rPr>
                  <m:t>T</m:t>
                </m:r>
              </m:e>
              <m:sub>
                <m:r>
                  <w:rPr>
                    <w:rFonts w:ascii="Cambria Math" w:hAnsi="Cambria Math" w:cs="Times New Roman"/>
                    <w:color w:val="0D0D0D" w:themeColor="text1" w:themeTint="F2"/>
                    <w:sz w:val="22"/>
                    <w:rPrChange w:id="2990" w:author="tao huang" w:date="2017-09-17T12:05:00Z">
                      <w:rPr>
                        <w:rFonts w:ascii="Cambria Math" w:hAnsi="Cambria Math" w:cs="Times New Roman"/>
                        <w:color w:val="000000" w:themeColor="text1"/>
                        <w:szCs w:val="24"/>
                      </w:rPr>
                    </w:rPrChange>
                  </w:rPr>
                  <m:t>1</m:t>
                </m:r>
              </m:sub>
            </m:sSub>
          </m:sub>
          <m:sup>
            <m:r>
              <w:del w:id="2991" w:author="tao huang" w:date="2017-09-15T19:18:00Z">
                <m:rPr>
                  <m:sty m:val="p"/>
                </m:rPr>
                <w:rPr>
                  <w:rFonts w:ascii="Cambria Math" w:hAnsi="Cambria Math" w:cs="Times New Roman" w:hint="eastAsia"/>
                  <w:color w:val="0D0D0D" w:themeColor="text1" w:themeTint="F2"/>
                  <w:sz w:val="22"/>
                  <w:rPrChange w:id="2992" w:author="tao huang" w:date="2017-09-17T12:05:00Z">
                    <w:rPr>
                      <w:rFonts w:ascii="Cambria Math" w:hAnsi="Cambria Math" w:cs="Times New Roman" w:hint="eastAsia"/>
                      <w:color w:val="000000" w:themeColor="text1"/>
                      <w:szCs w:val="24"/>
                    </w:rPr>
                  </w:rPrChange>
                </w:rPr>
                <m:t>'</m:t>
              </w:del>
            </m:r>
            <m:r>
              <w:ins w:id="2993" w:author="tao huang" w:date="2017-09-16T11:11:00Z">
                <m:rPr>
                  <m:sty m:val="p"/>
                </m:rPr>
                <w:rPr>
                  <w:rFonts w:ascii="Cambria Math" w:hAnsi="Cambria Math" w:cs="Times New Roman"/>
                  <w:color w:val="0D0D0D" w:themeColor="text1" w:themeTint="F2"/>
                  <w:sz w:val="22"/>
                  <w:rPrChange w:id="2994" w:author="tao huang" w:date="2017-09-17T12:05:00Z">
                    <w:rPr>
                      <w:rFonts w:ascii="Cambria Math" w:hAnsi="Cambria Math" w:cs="Times New Roman"/>
                      <w:color w:val="385623" w:themeColor="accent6" w:themeShade="80"/>
                      <w:sz w:val="22"/>
                    </w:rPr>
                  </w:rPrChange>
                </w:rPr>
                <m:t>'</m:t>
              </w:ins>
            </m:r>
          </m:sup>
        </m:sSubSup>
        <m:sSub>
          <m:sSubPr>
            <m:ctrlPr>
              <w:rPr>
                <w:rFonts w:ascii="Cambria Math" w:hAnsi="Cambria Math" w:cs="Times New Roman"/>
                <w:color w:val="0D0D0D" w:themeColor="text1" w:themeTint="F2"/>
                <w:sz w:val="22"/>
                <w:rPrChange w:id="2995"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2996" w:author="tao huang" w:date="2017-09-17T12:05:00Z">
                  <w:rPr>
                    <w:rFonts w:ascii="Cambria Math" w:hAnsi="Cambria Math" w:cs="Times New Roman"/>
                    <w:color w:val="000000" w:themeColor="text1"/>
                    <w:szCs w:val="24"/>
                  </w:rPr>
                </w:rPrChange>
              </w:rPr>
              <m:t>X</m:t>
            </m:r>
          </m:e>
          <m:sub>
            <m:r>
              <m:rPr>
                <m:sty m:val="p"/>
              </m:rPr>
              <w:rPr>
                <w:rFonts w:ascii="Cambria Math" w:hAnsi="Cambria Math" w:cs="Times New Roman"/>
                <w:color w:val="0D0D0D" w:themeColor="text1" w:themeTint="F2"/>
                <w:sz w:val="22"/>
                <w:rPrChange w:id="2997" w:author="tao huang" w:date="2017-09-17T12:05:00Z">
                  <w:rPr>
                    <w:rFonts w:ascii="Cambria Math" w:hAnsi="Cambria Math" w:cs="Times New Roman"/>
                    <w:color w:val="000000" w:themeColor="text1"/>
                    <w:szCs w:val="24"/>
                  </w:rPr>
                </w:rPrChange>
              </w:rPr>
              <m:t>m,</m:t>
            </m:r>
            <m:sSub>
              <m:sSubPr>
                <m:ctrlPr>
                  <w:rPr>
                    <w:rFonts w:ascii="Cambria Math" w:hAnsi="Cambria Math" w:cs="Times New Roman"/>
                    <w:color w:val="0D0D0D" w:themeColor="text1" w:themeTint="F2"/>
                    <w:sz w:val="22"/>
                    <w:rPrChange w:id="2998"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2999" w:author="tao huang" w:date="2017-09-17T12:05:00Z">
                      <w:rPr>
                        <w:rFonts w:ascii="Cambria Math" w:hAnsi="Cambria Math" w:cs="Times New Roman"/>
                        <w:color w:val="000000" w:themeColor="text1"/>
                        <w:szCs w:val="24"/>
                      </w:rPr>
                    </w:rPrChange>
                  </w:rPr>
                  <m:t>T</m:t>
                </m:r>
              </m:e>
              <m:sub>
                <m:r>
                  <w:rPr>
                    <w:rFonts w:ascii="Cambria Math" w:hAnsi="Cambria Math" w:cs="Times New Roman"/>
                    <w:color w:val="0D0D0D" w:themeColor="text1" w:themeTint="F2"/>
                    <w:sz w:val="22"/>
                    <w:rPrChange w:id="3000" w:author="tao huang" w:date="2017-09-17T12:05:00Z">
                      <w:rPr>
                        <w:rFonts w:ascii="Cambria Math" w:hAnsi="Cambria Math" w:cs="Times New Roman"/>
                        <w:color w:val="000000" w:themeColor="text1"/>
                        <w:szCs w:val="24"/>
                      </w:rPr>
                    </w:rPrChange>
                  </w:rPr>
                  <m:t>1</m:t>
                </m:r>
              </m:sub>
            </m:sSub>
          </m:sub>
        </m:sSub>
      </m:oMath>
      <w:r w:rsidR="000A5A0C" w:rsidRPr="00A60A57">
        <w:rPr>
          <w:rFonts w:cs="Times New Roman"/>
          <w:color w:val="0D0D0D" w:themeColor="text1" w:themeTint="F2"/>
          <w:sz w:val="22"/>
          <w:rPrChange w:id="3001" w:author="tao huang" w:date="2017-09-17T12:05:00Z">
            <w:rPr>
              <w:rFonts w:cs="Times New Roman"/>
              <w:color w:val="000000" w:themeColor="text1"/>
              <w:szCs w:val="24"/>
            </w:rPr>
          </w:rPrChange>
        </w:rPr>
        <w:t>,</w:t>
      </w:r>
      <w:r w:rsidR="0068420A" w:rsidRPr="00A60A57">
        <w:rPr>
          <w:rFonts w:cs="Times New Roman"/>
          <w:color w:val="0D0D0D" w:themeColor="text1" w:themeTint="F2"/>
          <w:sz w:val="22"/>
          <w:rPrChange w:id="3002" w:author="tao huang" w:date="2017-09-17T12:05:00Z">
            <w:rPr>
              <w:rFonts w:cs="Times New Roman"/>
              <w:color w:val="000000" w:themeColor="text1"/>
              <w:szCs w:val="24"/>
            </w:rPr>
          </w:rPrChange>
        </w:rPr>
        <w:t>and</w:t>
      </w:r>
      <w:r w:rsidR="000A5A0C" w:rsidRPr="00A60A57">
        <w:rPr>
          <w:rFonts w:cs="Times New Roman"/>
          <w:color w:val="0D0D0D" w:themeColor="text1" w:themeTint="F2"/>
          <w:sz w:val="22"/>
          <w:rPrChange w:id="3003" w:author="tao huang" w:date="2017-09-17T12:05:00Z">
            <w:rPr>
              <w:rFonts w:cs="Times New Roman"/>
              <w:color w:val="000000" w:themeColor="text1"/>
              <w:szCs w:val="24"/>
            </w:rPr>
          </w:rPrChange>
        </w:rPr>
        <w:t xml:space="preserve"> </w:t>
      </w:r>
      <m:oMath>
        <m:sSub>
          <m:sSubPr>
            <m:ctrlPr>
              <w:rPr>
                <w:rFonts w:ascii="Cambria Math" w:hAnsi="Cambria Math" w:cs="Times New Roman"/>
                <w:color w:val="0D0D0D" w:themeColor="text1" w:themeTint="F2"/>
                <w:sz w:val="22"/>
                <w:rPrChange w:id="3004" w:author="tao huang" w:date="2017-09-17T12:05:00Z">
                  <w:rPr>
                    <w:rFonts w:ascii="Cambria Math" w:hAnsi="Cambria Math" w:cs="Times New Roman"/>
                    <w:color w:val="385623" w:themeColor="accent6" w:themeShade="80"/>
                    <w:sz w:val="22"/>
                  </w:rPr>
                </w:rPrChange>
              </w:rPr>
            </m:ctrlPr>
          </m:sSubPr>
          <m:e>
            <m:r>
              <w:rPr>
                <w:rFonts w:ascii="Cambria Math" w:hAnsi="Cambria Math" w:cs="Times New Roman"/>
                <w:color w:val="0D0D0D" w:themeColor="text1" w:themeTint="F2"/>
                <w:sz w:val="22"/>
                <w:rPrChange w:id="3005" w:author="tao huang" w:date="2017-09-17T12:05:00Z">
                  <w:rPr>
                    <w:rFonts w:ascii="Cambria Math" w:hAnsi="Cambria Math" w:cs="Times New Roman"/>
                    <w:color w:val="000000" w:themeColor="text1"/>
                    <w:szCs w:val="24"/>
                  </w:rPr>
                </w:rPrChange>
              </w:rPr>
              <m:t>u</m:t>
            </m:r>
          </m:e>
          <m:sub>
            <m:r>
              <m:rPr>
                <m:sty m:val="p"/>
              </m:rPr>
              <w:rPr>
                <w:rFonts w:ascii="Cambria Math" w:hAnsi="Cambria Math" w:cs="Times New Roman"/>
                <w:color w:val="0D0D0D" w:themeColor="text1" w:themeTint="F2"/>
                <w:sz w:val="22"/>
                <w:rPrChange w:id="3006" w:author="tao huang" w:date="2017-09-17T12:05:00Z">
                  <w:rPr>
                    <w:rFonts w:ascii="Cambria Math" w:hAnsi="Cambria Math" w:cs="Times New Roman"/>
                    <w:color w:val="000000" w:themeColor="text1"/>
                    <w:szCs w:val="24"/>
                  </w:rPr>
                </w:rPrChange>
              </w:rPr>
              <m:t>T+h</m:t>
            </m:r>
          </m:sub>
        </m:sSub>
      </m:oMath>
      <w:r w:rsidR="003D10C6" w:rsidRPr="00A60A57">
        <w:rPr>
          <w:rFonts w:cs="Times New Roman"/>
          <w:color w:val="0D0D0D" w:themeColor="text1" w:themeTint="F2"/>
          <w:sz w:val="22"/>
          <w:rPrChange w:id="3007" w:author="tao huang" w:date="2017-09-17T12:05:00Z">
            <w:rPr>
              <w:rFonts w:cs="Times New Roman"/>
              <w:color w:val="000000" w:themeColor="text1"/>
              <w:szCs w:val="24"/>
            </w:rPr>
          </w:rPrChange>
        </w:rPr>
        <w:t xml:space="preserve"> </w:t>
      </w:r>
      <w:r w:rsidR="004E116F" w:rsidRPr="00A60A57">
        <w:rPr>
          <w:rFonts w:cs="Times New Roman"/>
          <w:color w:val="0D0D0D" w:themeColor="text1" w:themeTint="F2"/>
          <w:sz w:val="22"/>
          <w:rPrChange w:id="3008" w:author="tao huang" w:date="2017-09-17T12:05:00Z">
            <w:rPr>
              <w:rFonts w:cs="Times New Roman"/>
              <w:color w:val="000000" w:themeColor="text1"/>
              <w:szCs w:val="24"/>
            </w:rPr>
          </w:rPrChange>
        </w:rPr>
        <w:t>is the matrix for the error term</w:t>
      </w:r>
      <w:r w:rsidR="003D10C6" w:rsidRPr="00A60A57">
        <w:rPr>
          <w:rFonts w:cs="Times New Roman"/>
          <w:color w:val="0D0D0D" w:themeColor="text1" w:themeTint="F2"/>
          <w:sz w:val="22"/>
          <w:rPrChange w:id="3009" w:author="tao huang" w:date="2017-09-17T12:05:00Z">
            <w:rPr>
              <w:rFonts w:cs="Times New Roman"/>
              <w:color w:val="000000" w:themeColor="text1"/>
              <w:szCs w:val="24"/>
            </w:rPr>
          </w:rPrChange>
        </w:rPr>
        <w:t xml:space="preserve"> at week </w:t>
      </w:r>
      <m:oMath>
        <m:r>
          <m:rPr>
            <m:sty m:val="p"/>
          </m:rPr>
          <w:rPr>
            <w:rFonts w:ascii="Cambria Math" w:hAnsi="Cambria Math" w:cs="Times New Roman"/>
            <w:color w:val="0D0D0D" w:themeColor="text1" w:themeTint="F2"/>
            <w:sz w:val="22"/>
            <w:rPrChange w:id="3010" w:author="tao huang" w:date="2017-09-17T12:05:00Z">
              <w:rPr>
                <w:rFonts w:ascii="Cambria Math" w:hAnsi="Cambria Math" w:cs="Times New Roman"/>
                <w:color w:val="000000" w:themeColor="text1"/>
                <w:szCs w:val="24"/>
              </w:rPr>
            </w:rPrChange>
          </w:rPr>
          <m:t>T+</m:t>
        </m:r>
        <m:r>
          <w:rPr>
            <w:rFonts w:ascii="Cambria Math" w:hAnsi="Cambria Math" w:cs="Times New Roman"/>
            <w:color w:val="0D0D0D" w:themeColor="text1" w:themeTint="F2"/>
            <w:sz w:val="22"/>
            <w:rPrChange w:id="3011" w:author="tao huang" w:date="2017-09-17T12:05:00Z">
              <w:rPr>
                <w:rFonts w:ascii="Cambria Math" w:hAnsi="Cambria Math" w:cs="Times New Roman"/>
                <w:color w:val="000000" w:themeColor="text1"/>
                <w:szCs w:val="24"/>
              </w:rPr>
            </w:rPrChange>
          </w:rPr>
          <m:t>h</m:t>
        </m:r>
      </m:oMath>
      <w:r w:rsidR="004E116F" w:rsidRPr="00A60A57">
        <w:rPr>
          <w:rFonts w:cs="Times New Roman"/>
          <w:color w:val="0D0D0D" w:themeColor="text1" w:themeTint="F2"/>
          <w:sz w:val="22"/>
          <w:rPrChange w:id="3012" w:author="tao huang" w:date="2017-09-17T12:05:00Z">
            <w:rPr>
              <w:rFonts w:cs="Times New Roman"/>
              <w:color w:val="000000" w:themeColor="text1"/>
              <w:szCs w:val="24"/>
            </w:rPr>
          </w:rPrChange>
        </w:rPr>
        <w:t>.</w:t>
      </w:r>
      <w:r w:rsidR="002D4AAB" w:rsidRPr="00A60A57">
        <w:rPr>
          <w:rFonts w:cs="Times New Roman"/>
          <w:color w:val="0D0D0D" w:themeColor="text1" w:themeTint="F2"/>
          <w:sz w:val="22"/>
          <w:rPrChange w:id="3013" w:author="tao huang" w:date="2017-09-17T12:05:00Z">
            <w:rPr>
              <w:rFonts w:cs="Times New Roman"/>
              <w:color w:val="000000" w:themeColor="text1"/>
              <w:szCs w:val="24"/>
            </w:rPr>
          </w:rPrChange>
        </w:rPr>
        <w:t xml:space="preserve"> </w:t>
      </w:r>
    </w:p>
    <w:p w14:paraId="68D82B18" w14:textId="11656321" w:rsidR="00E95F73" w:rsidRPr="00A60A57" w:rsidRDefault="002D4AAB">
      <w:pPr>
        <w:spacing w:after="0" w:line="360" w:lineRule="auto"/>
        <w:rPr>
          <w:ins w:id="3014" w:author="tao huang" w:date="2017-09-15T21:26:00Z"/>
          <w:rFonts w:cs="Times New Roman"/>
          <w:color w:val="0D0D0D" w:themeColor="text1" w:themeTint="F2"/>
          <w:sz w:val="22"/>
          <w:rPrChange w:id="3015" w:author="tao huang" w:date="2017-09-17T12:05:00Z">
            <w:rPr>
              <w:ins w:id="3016" w:author="tao huang" w:date="2017-09-15T21:26:00Z"/>
              <w:rFonts w:cs="Times New Roman"/>
              <w:color w:val="000000" w:themeColor="text1"/>
              <w:sz w:val="22"/>
            </w:rPr>
          </w:rPrChange>
        </w:rPr>
      </w:pPr>
      <w:r w:rsidRPr="00A60A57">
        <w:rPr>
          <w:rFonts w:cs="Times New Roman"/>
          <w:color w:val="0D0D0D" w:themeColor="text1" w:themeTint="F2"/>
          <w:sz w:val="22"/>
          <w:rPrChange w:id="3017" w:author="tao huang" w:date="2017-09-17T12:05:00Z">
            <w:rPr>
              <w:rFonts w:cs="Times New Roman"/>
              <w:color w:val="000000" w:themeColor="text1"/>
              <w:szCs w:val="24"/>
            </w:rPr>
          </w:rPrChange>
        </w:rPr>
        <w:t xml:space="preserve">Thus </w:t>
      </w:r>
      <w:r w:rsidR="009B0509" w:rsidRPr="00A60A57">
        <w:rPr>
          <w:rFonts w:cs="Times New Roman"/>
          <w:color w:val="0D0D0D" w:themeColor="text1" w:themeTint="F2"/>
          <w:sz w:val="22"/>
          <w:rPrChange w:id="3018" w:author="tao huang" w:date="2017-09-17T12:05:00Z">
            <w:rPr>
              <w:rFonts w:cs="Times New Roman"/>
              <w:color w:val="000000" w:themeColor="text1"/>
              <w:szCs w:val="24"/>
            </w:rPr>
          </w:rPrChange>
        </w:rPr>
        <w:t>t</w:t>
      </w:r>
      <w:r w:rsidR="00103339" w:rsidRPr="00A60A57">
        <w:rPr>
          <w:rFonts w:cs="Times New Roman"/>
          <w:color w:val="0D0D0D" w:themeColor="text1" w:themeTint="F2"/>
          <w:sz w:val="22"/>
          <w:rPrChange w:id="3019" w:author="tao huang" w:date="2017-09-17T12:05:00Z">
            <w:rPr>
              <w:rFonts w:cs="Times New Roman"/>
              <w:color w:val="000000" w:themeColor="text1"/>
              <w:szCs w:val="24"/>
            </w:rPr>
          </w:rPrChange>
        </w:rPr>
        <w:t xml:space="preserve">he forecast </w:t>
      </w:r>
      <w:r w:rsidR="00303B9A" w:rsidRPr="00A60A57">
        <w:rPr>
          <w:rFonts w:cs="Times New Roman"/>
          <w:color w:val="0D0D0D" w:themeColor="text1" w:themeTint="F2"/>
          <w:sz w:val="22"/>
          <w:rPrChange w:id="3020" w:author="tao huang" w:date="2017-09-17T12:05:00Z">
            <w:rPr>
              <w:rFonts w:cs="Times New Roman"/>
              <w:color w:val="000000" w:themeColor="text1"/>
              <w:szCs w:val="24"/>
            </w:rPr>
          </w:rPrChange>
        </w:rPr>
        <w:t xml:space="preserve">at week </w:t>
      </w:r>
      <m:oMath>
        <m:r>
          <m:rPr>
            <m:sty m:val="p"/>
          </m:rPr>
          <w:rPr>
            <w:rFonts w:ascii="Cambria Math" w:hAnsi="Cambria Math" w:cs="Times New Roman"/>
            <w:color w:val="0D0D0D" w:themeColor="text1" w:themeTint="F2"/>
            <w:sz w:val="22"/>
            <w:rPrChange w:id="3021" w:author="tao huang" w:date="2017-09-17T12:05:00Z">
              <w:rPr>
                <w:rFonts w:ascii="Cambria Math" w:hAnsi="Cambria Math" w:cs="Times New Roman"/>
                <w:color w:val="000000" w:themeColor="text1"/>
                <w:szCs w:val="24"/>
              </w:rPr>
            </w:rPrChange>
          </w:rPr>
          <m:t>T+</m:t>
        </m:r>
        <m:r>
          <w:rPr>
            <w:rFonts w:ascii="Cambria Math" w:hAnsi="Cambria Math" w:cs="Times New Roman"/>
            <w:color w:val="0D0D0D" w:themeColor="text1" w:themeTint="F2"/>
            <w:sz w:val="22"/>
            <w:rPrChange w:id="3022" w:author="tao huang" w:date="2017-09-17T12:05:00Z">
              <w:rPr>
                <w:rFonts w:ascii="Cambria Math" w:hAnsi="Cambria Math" w:cs="Times New Roman"/>
                <w:color w:val="000000" w:themeColor="text1"/>
                <w:szCs w:val="24"/>
              </w:rPr>
            </w:rPrChange>
          </w:rPr>
          <m:t>h</m:t>
        </m:r>
      </m:oMath>
      <w:r w:rsidR="00135399" w:rsidRPr="00A60A57">
        <w:rPr>
          <w:rFonts w:cs="Times New Roman"/>
          <w:color w:val="0D0D0D" w:themeColor="text1" w:themeTint="F2"/>
          <w:sz w:val="22"/>
          <w:rPrChange w:id="3023" w:author="tao huang" w:date="2017-09-17T12:05:00Z">
            <w:rPr>
              <w:rFonts w:cs="Times New Roman"/>
              <w:color w:val="000000" w:themeColor="text1"/>
              <w:szCs w:val="24"/>
            </w:rPr>
          </w:rPrChange>
        </w:rPr>
        <w:t xml:space="preserve"> </w:t>
      </w:r>
      <w:r w:rsidRPr="00A60A57">
        <w:rPr>
          <w:rFonts w:cs="Times New Roman"/>
          <w:color w:val="0D0D0D" w:themeColor="text1" w:themeTint="F2"/>
          <w:sz w:val="22"/>
          <w:rPrChange w:id="3024" w:author="tao huang" w:date="2017-09-17T12:05:00Z">
            <w:rPr>
              <w:rFonts w:cs="Times New Roman"/>
              <w:color w:val="000000" w:themeColor="text1"/>
              <w:szCs w:val="24"/>
            </w:rPr>
          </w:rPrChange>
        </w:rPr>
        <w:t>is obviously biased</w:t>
      </w:r>
      <w:r w:rsidR="00115030" w:rsidRPr="00A60A57">
        <w:rPr>
          <w:rFonts w:cs="Times New Roman"/>
          <w:color w:val="0D0D0D" w:themeColor="text1" w:themeTint="F2"/>
          <w:sz w:val="22"/>
          <w:rPrChange w:id="3025" w:author="tao huang" w:date="2017-09-17T12:05:00Z">
            <w:rPr>
              <w:rFonts w:cs="Times New Roman"/>
              <w:color w:val="000000" w:themeColor="text1"/>
              <w:szCs w:val="24"/>
            </w:rPr>
          </w:rPrChange>
        </w:rPr>
        <w:t xml:space="preserve"> because </w:t>
      </w:r>
      <m:oMath>
        <m:r>
          <w:rPr>
            <w:rFonts w:ascii="Cambria Math" w:hAnsi="Cambria Math" w:cs="Times New Roman"/>
            <w:color w:val="0D0D0D" w:themeColor="text1" w:themeTint="F2"/>
            <w:sz w:val="22"/>
            <w:rPrChange w:id="3026" w:author="tao huang" w:date="2017-09-17T12:05:00Z">
              <w:rPr>
                <w:rFonts w:ascii="Cambria Math" w:hAnsi="Cambria Math" w:cs="Times New Roman"/>
                <w:color w:val="000000" w:themeColor="text1"/>
                <w:szCs w:val="24"/>
              </w:rPr>
            </w:rPrChange>
          </w:rPr>
          <m:t>E</m:t>
        </m:r>
        <m:d>
          <m:dPr>
            <m:begChr m:val="["/>
            <m:endChr m:val="]"/>
            <m:ctrlPr>
              <w:rPr>
                <w:rFonts w:ascii="Cambria Math" w:hAnsi="Cambria Math" w:cs="Times New Roman"/>
                <w:i/>
                <w:color w:val="0D0D0D" w:themeColor="text1" w:themeTint="F2"/>
                <w:sz w:val="22"/>
                <w:rPrChange w:id="3027" w:author="tao huang" w:date="2017-09-17T12:05:00Z">
                  <w:rPr>
                    <w:rFonts w:ascii="Cambria Math" w:hAnsi="Cambria Math" w:cs="Times New Roman"/>
                    <w:i/>
                    <w:color w:val="385623" w:themeColor="accent6" w:themeShade="80"/>
                    <w:sz w:val="22"/>
                  </w:rPr>
                </w:rPrChange>
              </w:rPr>
            </m:ctrlPr>
          </m:dPr>
          <m:e>
            <m:sSub>
              <m:sSubPr>
                <m:ctrlPr>
                  <w:rPr>
                    <w:rFonts w:ascii="Cambria Math" w:hAnsi="Cambria Math" w:cs="Times New Roman"/>
                    <w:color w:val="0D0D0D" w:themeColor="text1" w:themeTint="F2"/>
                    <w:sz w:val="22"/>
                    <w:rPrChange w:id="3028" w:author="tao huang" w:date="2017-09-17T12:05:00Z">
                      <w:rPr>
                        <w:rFonts w:ascii="Cambria Math" w:hAnsi="Cambria Math" w:cs="Times New Roman"/>
                        <w:color w:val="385623" w:themeColor="accent6" w:themeShade="80"/>
                        <w:sz w:val="22"/>
                      </w:rPr>
                    </w:rPrChange>
                  </w:rPr>
                </m:ctrlPr>
              </m:sSubPr>
              <m:e>
                <m:acc>
                  <m:accPr>
                    <m:ctrlPr>
                      <w:rPr>
                        <w:rFonts w:ascii="Cambria Math" w:hAnsi="Cambria Math" w:cs="Times New Roman"/>
                        <w:color w:val="0D0D0D" w:themeColor="text1" w:themeTint="F2"/>
                        <w:sz w:val="22"/>
                        <w:rPrChange w:id="3029" w:author="tao huang" w:date="2017-09-17T12:05:00Z">
                          <w:rPr>
                            <w:rFonts w:ascii="Cambria Math" w:hAnsi="Cambria Math" w:cs="Times New Roman"/>
                            <w:color w:val="385623" w:themeColor="accent6" w:themeShade="80"/>
                            <w:sz w:val="22"/>
                          </w:rPr>
                        </w:rPrChange>
                      </w:rPr>
                    </m:ctrlPr>
                  </m:accPr>
                  <m:e>
                    <m:r>
                      <m:rPr>
                        <m:sty m:val="p"/>
                      </m:rPr>
                      <w:rPr>
                        <w:rFonts w:ascii="Cambria Math" w:hAnsi="Cambria Math" w:cs="Times New Roman"/>
                        <w:color w:val="0D0D0D" w:themeColor="text1" w:themeTint="F2"/>
                        <w:sz w:val="22"/>
                        <w:rPrChange w:id="3030" w:author="tao huang" w:date="2017-09-17T12:05:00Z">
                          <w:rPr>
                            <w:rFonts w:ascii="Cambria Math" w:hAnsi="Cambria Math" w:cs="Times New Roman"/>
                            <w:color w:val="000000" w:themeColor="text1"/>
                            <w:szCs w:val="24"/>
                          </w:rPr>
                        </w:rPrChange>
                      </w:rPr>
                      <m:t>e</m:t>
                    </m:r>
                  </m:e>
                </m:acc>
              </m:e>
              <m:sub>
                <m:r>
                  <m:rPr>
                    <m:sty m:val="p"/>
                  </m:rPr>
                  <w:rPr>
                    <w:rFonts w:ascii="Cambria Math" w:hAnsi="Cambria Math" w:cs="Times New Roman"/>
                    <w:color w:val="0D0D0D" w:themeColor="text1" w:themeTint="F2"/>
                    <w:sz w:val="22"/>
                    <w:rPrChange w:id="3031" w:author="tao huang" w:date="2017-09-17T12:05:00Z">
                      <w:rPr>
                        <w:rFonts w:ascii="Cambria Math" w:hAnsi="Cambria Math" w:cs="Times New Roman"/>
                        <w:color w:val="000000" w:themeColor="text1"/>
                        <w:szCs w:val="24"/>
                      </w:rPr>
                    </w:rPrChange>
                  </w:rPr>
                  <m:t>T+h</m:t>
                </m:r>
              </m:sub>
            </m:sSub>
            <m:d>
              <m:dPr>
                <m:ctrlPr>
                  <w:rPr>
                    <w:rFonts w:ascii="Cambria Math" w:hAnsi="Cambria Math" w:cs="Times New Roman"/>
                    <w:color w:val="0D0D0D" w:themeColor="text1" w:themeTint="F2"/>
                    <w:sz w:val="22"/>
                    <w:rPrChange w:id="3032" w:author="tao huang" w:date="2017-09-17T12:05:00Z">
                      <w:rPr>
                        <w:rFonts w:ascii="Cambria Math" w:hAnsi="Cambria Math" w:cs="Times New Roman"/>
                        <w:color w:val="385623" w:themeColor="accent6" w:themeShade="80"/>
                        <w:sz w:val="22"/>
                      </w:rPr>
                    </w:rPrChange>
                  </w:rPr>
                </m:ctrlPr>
              </m:dPr>
              <m:e>
                <m:r>
                  <m:rPr>
                    <m:sty m:val="p"/>
                  </m:rPr>
                  <w:rPr>
                    <w:rFonts w:ascii="Cambria Math" w:hAnsi="Cambria Math" w:cs="Times New Roman"/>
                    <w:color w:val="0D0D0D" w:themeColor="text1" w:themeTint="F2"/>
                    <w:sz w:val="22"/>
                    <w:rPrChange w:id="3033" w:author="tao huang" w:date="2017-09-17T12:05:00Z">
                      <w:rPr>
                        <w:rFonts w:ascii="Cambria Math" w:hAnsi="Cambria Math" w:cs="Times New Roman"/>
                        <w:color w:val="000000" w:themeColor="text1"/>
                        <w:szCs w:val="24"/>
                      </w:rPr>
                    </w:rPrChange>
                  </w:rPr>
                  <m:t>m</m:t>
                </m:r>
              </m:e>
            </m:d>
            <m:ctrlPr>
              <w:rPr>
                <w:rFonts w:ascii="Cambria Math" w:hAnsi="Cambria Math" w:cs="Times New Roman"/>
                <w:color w:val="0D0D0D" w:themeColor="text1" w:themeTint="F2"/>
                <w:sz w:val="22"/>
                <w:rPrChange w:id="3034" w:author="tao huang" w:date="2017-09-17T12:05:00Z">
                  <w:rPr>
                    <w:rFonts w:ascii="Cambria Math" w:hAnsi="Cambria Math" w:cs="Times New Roman"/>
                    <w:color w:val="385623" w:themeColor="accent6" w:themeShade="80"/>
                    <w:sz w:val="22"/>
                  </w:rPr>
                </w:rPrChange>
              </w:rPr>
            </m:ctrlPr>
          </m:e>
          <m:e>
            <m:sSub>
              <m:sSubPr>
                <m:ctrlPr>
                  <w:rPr>
                    <w:rFonts w:ascii="Cambria Math" w:hAnsi="Cambria Math" w:cs="Times New Roman"/>
                    <w:color w:val="0D0D0D" w:themeColor="text1" w:themeTint="F2"/>
                    <w:sz w:val="22"/>
                    <w:rPrChange w:id="3035" w:author="tao huang" w:date="2017-09-17T12:05:00Z">
                      <w:rPr>
                        <w:rFonts w:ascii="Cambria Math" w:hAnsi="Cambria Math" w:cs="Times New Roman"/>
                        <w:color w:val="385623" w:themeColor="accent6" w:themeShade="80"/>
                        <w:sz w:val="22"/>
                      </w:rPr>
                    </w:rPrChange>
                  </w:rPr>
                </m:ctrlPr>
              </m:sSubPr>
              <m:e>
                <m:r>
                  <w:rPr>
                    <w:rFonts w:ascii="Cambria Math" w:hAnsi="Cambria Math" w:cs="Times New Roman"/>
                    <w:color w:val="0D0D0D" w:themeColor="text1" w:themeTint="F2"/>
                    <w:sz w:val="22"/>
                    <w:rPrChange w:id="3036" w:author="tao huang" w:date="2017-09-17T12:05:00Z">
                      <w:rPr>
                        <w:rFonts w:ascii="Cambria Math" w:hAnsi="Cambria Math" w:cs="Times New Roman"/>
                        <w:color w:val="000000" w:themeColor="text1"/>
                        <w:szCs w:val="24"/>
                      </w:rPr>
                    </w:rPrChange>
                  </w:rPr>
                  <m:t>x</m:t>
                </m:r>
              </m:e>
              <m:sub>
                <m:r>
                  <m:rPr>
                    <m:sty m:val="p"/>
                  </m:rPr>
                  <w:rPr>
                    <w:rFonts w:ascii="Cambria Math" w:hAnsi="Cambria Math" w:cs="Times New Roman"/>
                    <w:color w:val="0D0D0D" w:themeColor="text1" w:themeTint="F2"/>
                    <w:sz w:val="22"/>
                    <w:rPrChange w:id="3037" w:author="tao huang" w:date="2017-09-17T12:05:00Z">
                      <w:rPr>
                        <w:rFonts w:ascii="Cambria Math" w:hAnsi="Cambria Math" w:cs="Times New Roman"/>
                        <w:color w:val="000000" w:themeColor="text1"/>
                        <w:szCs w:val="24"/>
                      </w:rPr>
                    </w:rPrChange>
                  </w:rPr>
                  <m:t>T+h</m:t>
                </m:r>
              </m:sub>
            </m:sSub>
            <m:ctrlPr>
              <w:rPr>
                <w:rFonts w:ascii="Cambria Math" w:hAnsi="Cambria Math" w:cs="Times New Roman"/>
                <w:color w:val="0D0D0D" w:themeColor="text1" w:themeTint="F2"/>
                <w:sz w:val="22"/>
                <w:rPrChange w:id="3038" w:author="tao huang" w:date="2017-09-17T12:05:00Z">
                  <w:rPr>
                    <w:rFonts w:ascii="Cambria Math" w:hAnsi="Cambria Math" w:cs="Times New Roman"/>
                    <w:color w:val="385623" w:themeColor="accent6" w:themeShade="80"/>
                    <w:sz w:val="22"/>
                  </w:rPr>
                </w:rPrChange>
              </w:rPr>
            </m:ctrlPr>
          </m:e>
        </m:d>
        <m:r>
          <w:rPr>
            <w:rFonts w:ascii="Cambria Math" w:hAnsi="Cambria Math" w:cs="Times New Roman"/>
            <w:color w:val="0D0D0D" w:themeColor="text1" w:themeTint="F2"/>
            <w:sz w:val="22"/>
            <w:rPrChange w:id="3039" w:author="tao huang" w:date="2017-09-17T12:05:00Z">
              <w:rPr>
                <w:rFonts w:ascii="Cambria Math" w:hAnsi="Cambria Math" w:cs="Times New Roman"/>
                <w:color w:val="000000" w:themeColor="text1"/>
                <w:szCs w:val="24"/>
              </w:rPr>
            </w:rPrChange>
          </w:rPr>
          <m:t>=</m:t>
        </m:r>
        <m:d>
          <m:dPr>
            <m:ctrlPr>
              <w:rPr>
                <w:rFonts w:ascii="Cambria Math" w:hAnsi="Cambria Math" w:cs="Times New Roman"/>
                <w:color w:val="0D0D0D" w:themeColor="text1" w:themeTint="F2"/>
                <w:sz w:val="22"/>
                <w:rPrChange w:id="3040" w:author="tao huang" w:date="2017-09-17T12:05:00Z">
                  <w:rPr>
                    <w:rFonts w:ascii="Cambria Math" w:hAnsi="Cambria Math" w:cs="Times New Roman"/>
                    <w:color w:val="385623" w:themeColor="accent6" w:themeShade="80"/>
                    <w:sz w:val="22"/>
                  </w:rPr>
                </w:rPrChange>
              </w:rPr>
            </m:ctrlPr>
          </m:dPr>
          <m:e>
            <m:sSub>
              <m:sSubPr>
                <m:ctrlPr>
                  <w:rPr>
                    <w:rFonts w:ascii="Cambria Math" w:hAnsi="Cambria Math" w:cs="Times New Roman"/>
                    <w:color w:val="0D0D0D" w:themeColor="text1" w:themeTint="F2"/>
                    <w:sz w:val="22"/>
                    <w:rPrChange w:id="3041"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3042" w:author="tao huang" w:date="2017-09-17T12:05:00Z">
                      <w:rPr>
                        <w:rFonts w:ascii="Cambria Math" w:hAnsi="Cambria Math" w:cs="Times New Roman"/>
                        <w:color w:val="000000" w:themeColor="text1"/>
                        <w:szCs w:val="24"/>
                      </w:rPr>
                    </w:rPrChange>
                  </w:rPr>
                  <m:t>β</m:t>
                </m:r>
              </m:e>
              <m:sub>
                <m:r>
                  <w:rPr>
                    <w:rFonts w:ascii="Cambria Math" w:hAnsi="Cambria Math" w:cs="Times New Roman"/>
                    <w:color w:val="0D0D0D" w:themeColor="text1" w:themeTint="F2"/>
                    <w:sz w:val="22"/>
                    <w:rPrChange w:id="3043" w:author="tao huang" w:date="2017-09-17T12:05:00Z">
                      <w:rPr>
                        <w:rFonts w:ascii="Cambria Math" w:hAnsi="Cambria Math" w:cs="Times New Roman"/>
                        <w:color w:val="000000" w:themeColor="text1"/>
                        <w:szCs w:val="24"/>
                      </w:rPr>
                    </w:rPrChange>
                  </w:rPr>
                  <m:t>2</m:t>
                </m:r>
              </m:sub>
            </m:sSub>
            <m:r>
              <m:rPr>
                <m:sty m:val="p"/>
              </m:rPr>
              <w:rPr>
                <w:rFonts w:ascii="Cambria Math" w:hAnsi="Cambria Math" w:cs="Times New Roman"/>
                <w:color w:val="0D0D0D" w:themeColor="text1" w:themeTint="F2"/>
                <w:sz w:val="22"/>
                <w:rPrChange w:id="3044" w:author="tao huang" w:date="2017-09-17T12:05:00Z">
                  <w:rPr>
                    <w:rFonts w:ascii="Cambria Math" w:hAnsi="Cambria Math" w:cs="Times New Roman"/>
                    <w:color w:val="000000" w:themeColor="text1"/>
                    <w:szCs w:val="24"/>
                  </w:rPr>
                </w:rPrChange>
              </w:rPr>
              <m:t>-</m:t>
            </m:r>
            <m:sSub>
              <m:sSubPr>
                <m:ctrlPr>
                  <w:rPr>
                    <w:rFonts w:ascii="Cambria Math" w:hAnsi="Cambria Math" w:cs="Times New Roman"/>
                    <w:color w:val="0D0D0D" w:themeColor="text1" w:themeTint="F2"/>
                    <w:sz w:val="22"/>
                    <w:rPrChange w:id="3045"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3046" w:author="tao huang" w:date="2017-09-17T12:05:00Z">
                      <w:rPr>
                        <w:rFonts w:ascii="Cambria Math" w:hAnsi="Cambria Math" w:cs="Times New Roman"/>
                        <w:color w:val="000000" w:themeColor="text1"/>
                        <w:szCs w:val="24"/>
                      </w:rPr>
                    </w:rPrChange>
                  </w:rPr>
                  <m:t>β</m:t>
                </m:r>
              </m:e>
              <m:sub>
                <m:r>
                  <w:rPr>
                    <w:rFonts w:ascii="Cambria Math" w:hAnsi="Cambria Math" w:cs="Times New Roman"/>
                    <w:color w:val="0D0D0D" w:themeColor="text1" w:themeTint="F2"/>
                    <w:sz w:val="22"/>
                    <w:rPrChange w:id="3047" w:author="tao huang" w:date="2017-09-17T12:05:00Z">
                      <w:rPr>
                        <w:rFonts w:ascii="Cambria Math" w:hAnsi="Cambria Math" w:cs="Times New Roman"/>
                        <w:color w:val="000000" w:themeColor="text1"/>
                        <w:szCs w:val="24"/>
                      </w:rPr>
                    </w:rPrChange>
                  </w:rPr>
                  <m:t>1</m:t>
                </m:r>
              </m:sub>
            </m:sSub>
          </m:e>
        </m:d>
        <m:r>
          <w:del w:id="3048" w:author="tao huang" w:date="2017-09-15T19:19:00Z">
            <w:rPr>
              <w:rFonts w:ascii="Cambria Math" w:hAnsi="Cambria Math" w:cs="Times New Roman" w:hint="eastAsia"/>
              <w:color w:val="0D0D0D" w:themeColor="text1" w:themeTint="F2"/>
              <w:sz w:val="22"/>
              <w:rPrChange w:id="3049" w:author="tao huang" w:date="2017-09-17T12:05:00Z">
                <w:rPr>
                  <w:rFonts w:ascii="Cambria Math" w:hAnsi="Cambria Math" w:cs="Times New Roman" w:hint="eastAsia"/>
                  <w:color w:val="000000" w:themeColor="text1"/>
                  <w:szCs w:val="24"/>
                </w:rPr>
              </w:rPrChange>
            </w:rPr>
            <m:t>'</m:t>
          </w:del>
        </m:r>
        <m:r>
          <w:ins w:id="3050" w:author="tao huang" w:date="2017-09-16T11:11:00Z">
            <w:rPr>
              <w:rFonts w:ascii="Cambria Math" w:hAnsi="Cambria Math" w:cs="Times New Roman"/>
              <w:color w:val="0D0D0D" w:themeColor="text1" w:themeTint="F2"/>
              <w:sz w:val="22"/>
              <w:rPrChange w:id="3051" w:author="tao huang" w:date="2017-09-17T12:05:00Z">
                <w:rPr>
                  <w:rFonts w:ascii="Cambria Math" w:hAnsi="Cambria Math" w:cs="Times New Roman"/>
                  <w:color w:val="385623" w:themeColor="accent6" w:themeShade="80"/>
                  <w:sz w:val="22"/>
                </w:rPr>
              </w:rPrChange>
            </w:rPr>
            <m:t>'</m:t>
          </w:ins>
        </m:r>
        <m:sSub>
          <m:sSubPr>
            <m:ctrlPr>
              <w:rPr>
                <w:rFonts w:ascii="Cambria Math" w:hAnsi="Cambria Math" w:cs="Times New Roman"/>
                <w:color w:val="0D0D0D" w:themeColor="text1" w:themeTint="F2"/>
                <w:sz w:val="22"/>
                <w:rPrChange w:id="3052"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3053" w:author="tao huang" w:date="2017-09-17T12:05:00Z">
                  <w:rPr>
                    <w:rFonts w:ascii="Cambria Math" w:hAnsi="Cambria Math" w:cs="Times New Roman"/>
                    <w:color w:val="000000" w:themeColor="text1"/>
                    <w:szCs w:val="24"/>
                  </w:rPr>
                </w:rPrChange>
              </w:rPr>
              <m:t>Q</m:t>
            </m:r>
          </m:e>
          <m:sub>
            <m:r>
              <m:rPr>
                <m:sty m:val="p"/>
              </m:rPr>
              <w:rPr>
                <w:rFonts w:ascii="Cambria Math" w:hAnsi="Cambria Math" w:cs="Times New Roman"/>
                <w:color w:val="0D0D0D" w:themeColor="text1" w:themeTint="F2"/>
                <w:sz w:val="22"/>
                <w:rPrChange w:id="3054" w:author="tao huang" w:date="2017-09-17T12:05:00Z">
                  <w:rPr>
                    <w:rFonts w:ascii="Cambria Math" w:hAnsi="Cambria Math" w:cs="Times New Roman"/>
                    <w:color w:val="000000" w:themeColor="text1"/>
                    <w:szCs w:val="24"/>
                  </w:rPr>
                </w:rPrChange>
              </w:rPr>
              <m:t>m,</m:t>
            </m:r>
            <m:sSub>
              <m:sSubPr>
                <m:ctrlPr>
                  <w:rPr>
                    <w:rFonts w:ascii="Cambria Math" w:hAnsi="Cambria Math" w:cs="Times New Roman"/>
                    <w:color w:val="0D0D0D" w:themeColor="text1" w:themeTint="F2"/>
                    <w:sz w:val="22"/>
                    <w:rPrChange w:id="3055"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3056" w:author="tao huang" w:date="2017-09-17T12:05:00Z">
                      <w:rPr>
                        <w:rFonts w:ascii="Cambria Math" w:hAnsi="Cambria Math" w:cs="Times New Roman"/>
                        <w:color w:val="000000" w:themeColor="text1"/>
                        <w:szCs w:val="24"/>
                      </w:rPr>
                    </w:rPrChange>
                  </w:rPr>
                  <m:t>T</m:t>
                </m:r>
              </m:e>
              <m:sub>
                <m:r>
                  <w:rPr>
                    <w:rFonts w:ascii="Cambria Math" w:hAnsi="Cambria Math" w:cs="Times New Roman"/>
                    <w:color w:val="0D0D0D" w:themeColor="text1" w:themeTint="F2"/>
                    <w:sz w:val="22"/>
                    <w:rPrChange w:id="3057" w:author="tao huang" w:date="2017-09-17T12:05:00Z">
                      <w:rPr>
                        <w:rFonts w:ascii="Cambria Math" w:hAnsi="Cambria Math" w:cs="Times New Roman"/>
                        <w:color w:val="000000" w:themeColor="text1"/>
                        <w:szCs w:val="24"/>
                      </w:rPr>
                    </w:rPrChange>
                  </w:rPr>
                  <m:t>1</m:t>
                </m:r>
              </m:sub>
            </m:sSub>
          </m:sub>
        </m:sSub>
        <m:sSubSup>
          <m:sSubSupPr>
            <m:ctrlPr>
              <w:rPr>
                <w:rFonts w:ascii="Cambria Math" w:hAnsi="Cambria Math" w:cs="Times New Roman"/>
                <w:i/>
                <w:color w:val="0D0D0D" w:themeColor="text1" w:themeTint="F2"/>
                <w:sz w:val="22"/>
                <w:rPrChange w:id="3058" w:author="tao huang" w:date="2017-09-17T12:05:00Z">
                  <w:rPr>
                    <w:rFonts w:ascii="Cambria Math" w:hAnsi="Cambria Math" w:cs="Times New Roman"/>
                    <w:i/>
                    <w:color w:val="385623" w:themeColor="accent6" w:themeShade="80"/>
                    <w:sz w:val="22"/>
                  </w:rPr>
                </w:rPrChange>
              </w:rPr>
            </m:ctrlPr>
          </m:sSubSupPr>
          <m:e>
            <m:r>
              <w:rPr>
                <w:rFonts w:ascii="Cambria Math" w:hAnsi="Cambria Math" w:cs="Times New Roman"/>
                <w:color w:val="0D0D0D" w:themeColor="text1" w:themeTint="F2"/>
                <w:sz w:val="22"/>
                <w:rPrChange w:id="3059" w:author="tao huang" w:date="2017-09-17T12:05:00Z">
                  <w:rPr>
                    <w:rFonts w:ascii="Cambria Math" w:hAnsi="Cambria Math" w:cs="Times New Roman"/>
                    <w:color w:val="000000" w:themeColor="text1"/>
                    <w:szCs w:val="24"/>
                  </w:rPr>
                </w:rPrChange>
              </w:rPr>
              <m:t>Q</m:t>
            </m:r>
          </m:e>
          <m:sub>
            <m:r>
              <w:rPr>
                <w:rFonts w:ascii="Cambria Math" w:hAnsi="Cambria Math" w:cs="Times New Roman"/>
                <w:color w:val="0D0D0D" w:themeColor="text1" w:themeTint="F2"/>
                <w:sz w:val="22"/>
                <w:rPrChange w:id="3060" w:author="tao huang" w:date="2017-09-17T12:05:00Z">
                  <w:rPr>
                    <w:rFonts w:ascii="Cambria Math" w:hAnsi="Cambria Math" w:cs="Times New Roman"/>
                    <w:color w:val="000000" w:themeColor="text1"/>
                    <w:szCs w:val="24"/>
                  </w:rPr>
                </w:rPrChange>
              </w:rPr>
              <m:t>m,</m:t>
            </m:r>
            <m:sSub>
              <m:sSubPr>
                <m:ctrlPr>
                  <w:rPr>
                    <w:rFonts w:ascii="Cambria Math" w:hAnsi="Cambria Math" w:cs="Times New Roman"/>
                    <w:i/>
                    <w:color w:val="0D0D0D" w:themeColor="text1" w:themeTint="F2"/>
                    <w:sz w:val="22"/>
                    <w:rPrChange w:id="3061"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3062" w:author="tao huang" w:date="2017-09-17T12:05:00Z">
                      <w:rPr>
                        <w:rFonts w:ascii="Cambria Math" w:hAnsi="Cambria Math" w:cs="Times New Roman"/>
                        <w:color w:val="000000" w:themeColor="text1"/>
                        <w:szCs w:val="24"/>
                      </w:rPr>
                    </w:rPrChange>
                  </w:rPr>
                  <m:t>T</m:t>
                </m:r>
              </m:e>
              <m:sub>
                <m:r>
                  <w:rPr>
                    <w:rFonts w:ascii="Cambria Math" w:hAnsi="Cambria Math" w:cs="Times New Roman"/>
                    <w:color w:val="0D0D0D" w:themeColor="text1" w:themeTint="F2"/>
                    <w:sz w:val="22"/>
                    <w:rPrChange w:id="3063" w:author="tao huang" w:date="2017-09-17T12:05:00Z">
                      <w:rPr>
                        <w:rFonts w:ascii="Cambria Math" w:hAnsi="Cambria Math" w:cs="Times New Roman"/>
                        <w:color w:val="000000" w:themeColor="text1"/>
                        <w:szCs w:val="24"/>
                      </w:rPr>
                    </w:rPrChange>
                  </w:rPr>
                  <m:t>1</m:t>
                </m:r>
              </m:sub>
            </m:sSub>
          </m:sub>
          <m:sup>
            <m:r>
              <w:rPr>
                <w:rFonts w:ascii="Cambria Math" w:hAnsi="Cambria Math" w:cs="Times New Roman"/>
                <w:color w:val="0D0D0D" w:themeColor="text1" w:themeTint="F2"/>
                <w:sz w:val="22"/>
                <w:rPrChange w:id="3064" w:author="tao huang" w:date="2017-09-17T12:05:00Z">
                  <w:rPr>
                    <w:rFonts w:ascii="Cambria Math" w:hAnsi="Cambria Math" w:cs="Times New Roman"/>
                    <w:color w:val="000000" w:themeColor="text1"/>
                    <w:szCs w:val="24"/>
                  </w:rPr>
                </w:rPrChange>
              </w:rPr>
              <m:t>-1</m:t>
            </m:r>
          </m:sup>
        </m:sSubSup>
        <m:sSub>
          <m:sSubPr>
            <m:ctrlPr>
              <w:rPr>
                <w:rFonts w:ascii="Cambria Math" w:hAnsi="Cambria Math" w:cs="Times New Roman"/>
                <w:color w:val="0D0D0D" w:themeColor="text1" w:themeTint="F2"/>
                <w:sz w:val="22"/>
                <w:rPrChange w:id="3065" w:author="tao huang" w:date="2017-09-17T12:05:00Z">
                  <w:rPr>
                    <w:rFonts w:ascii="Cambria Math" w:hAnsi="Cambria Math" w:cs="Times New Roman"/>
                    <w:color w:val="385623" w:themeColor="accent6" w:themeShade="80"/>
                    <w:sz w:val="22"/>
                  </w:rPr>
                </w:rPrChange>
              </w:rPr>
            </m:ctrlPr>
          </m:sSubPr>
          <m:e>
            <m:r>
              <w:rPr>
                <w:rFonts w:ascii="Cambria Math" w:hAnsi="Cambria Math" w:cs="Times New Roman"/>
                <w:color w:val="0D0D0D" w:themeColor="text1" w:themeTint="F2"/>
                <w:sz w:val="22"/>
                <w:rPrChange w:id="3066" w:author="tao huang" w:date="2017-09-17T12:05:00Z">
                  <w:rPr>
                    <w:rFonts w:ascii="Cambria Math" w:hAnsi="Cambria Math" w:cs="Times New Roman"/>
                    <w:color w:val="000000" w:themeColor="text1"/>
                    <w:szCs w:val="24"/>
                  </w:rPr>
                </w:rPrChange>
              </w:rPr>
              <m:t>X</m:t>
            </m:r>
          </m:e>
          <m:sub>
            <m:r>
              <m:rPr>
                <m:sty m:val="p"/>
              </m:rPr>
              <w:rPr>
                <w:rFonts w:ascii="Cambria Math" w:hAnsi="Cambria Math" w:cs="Times New Roman"/>
                <w:color w:val="0D0D0D" w:themeColor="text1" w:themeTint="F2"/>
                <w:sz w:val="22"/>
                <w:rPrChange w:id="3067" w:author="tao huang" w:date="2017-09-17T12:05:00Z">
                  <w:rPr>
                    <w:rFonts w:ascii="Cambria Math" w:hAnsi="Cambria Math" w:cs="Times New Roman"/>
                    <w:color w:val="000000" w:themeColor="text1"/>
                    <w:szCs w:val="24"/>
                  </w:rPr>
                </w:rPrChange>
              </w:rPr>
              <m:t>T+h</m:t>
            </m:r>
          </m:sub>
        </m:sSub>
      </m:oMath>
      <w:r w:rsidR="00BE1D87" w:rsidRPr="00A60A57">
        <w:rPr>
          <w:rFonts w:cs="Times New Roman"/>
          <w:color w:val="0D0D0D" w:themeColor="text1" w:themeTint="F2"/>
          <w:sz w:val="22"/>
          <w:rPrChange w:id="3068" w:author="tao huang" w:date="2017-09-17T12:05:00Z">
            <w:rPr>
              <w:rFonts w:cs="Times New Roman"/>
              <w:color w:val="000000" w:themeColor="text1"/>
              <w:szCs w:val="24"/>
            </w:rPr>
          </w:rPrChange>
        </w:rPr>
        <w:t xml:space="preserve">, </w:t>
      </w:r>
      <w:r w:rsidR="00CB66A6" w:rsidRPr="00A60A57">
        <w:rPr>
          <w:rFonts w:cs="Times New Roman"/>
          <w:color w:val="0D0D0D" w:themeColor="text1" w:themeTint="F2"/>
          <w:sz w:val="22"/>
          <w:rPrChange w:id="3069" w:author="tao huang" w:date="2017-09-17T12:05:00Z">
            <w:rPr>
              <w:rFonts w:cs="Times New Roman"/>
              <w:color w:val="000000" w:themeColor="text1"/>
              <w:szCs w:val="24"/>
            </w:rPr>
          </w:rPrChange>
        </w:rPr>
        <w:t>which</w:t>
      </w:r>
      <w:r w:rsidR="00115030" w:rsidRPr="00A60A57">
        <w:rPr>
          <w:rFonts w:cs="Times New Roman"/>
          <w:color w:val="0D0D0D" w:themeColor="text1" w:themeTint="F2"/>
          <w:sz w:val="22"/>
          <w:rPrChange w:id="3070" w:author="tao huang" w:date="2017-09-17T12:05:00Z">
            <w:rPr>
              <w:rFonts w:cs="Times New Roman"/>
              <w:color w:val="000000" w:themeColor="text1"/>
              <w:szCs w:val="24"/>
            </w:rPr>
          </w:rPrChange>
        </w:rPr>
        <w:t xml:space="preserve"> is unequal to zero</w:t>
      </w:r>
      <w:ins w:id="3071" w:author="tao huang" w:date="2017-09-15T21:25:00Z">
        <w:r w:rsidR="00E95F73" w:rsidRPr="00A60A57">
          <w:rPr>
            <w:rFonts w:cs="Times New Roman"/>
            <w:color w:val="0D0D0D" w:themeColor="text1" w:themeTint="F2"/>
            <w:sz w:val="22"/>
            <w:rPrChange w:id="3072" w:author="tao huang" w:date="2017-09-17T12:05:00Z">
              <w:rPr>
                <w:rFonts w:cs="Times New Roman"/>
                <w:color w:val="385623" w:themeColor="accent6" w:themeShade="80"/>
                <w:sz w:val="22"/>
              </w:rPr>
            </w:rPrChange>
          </w:rPr>
          <w:t xml:space="preserve">. </w:t>
        </w:r>
        <w:r w:rsidR="00E95F73" w:rsidRPr="00A60A57">
          <w:rPr>
            <w:rFonts w:cs="Times New Roman"/>
            <w:color w:val="0D0D0D" w:themeColor="text1" w:themeTint="F2"/>
            <w:sz w:val="22"/>
            <w:rPrChange w:id="3073" w:author="tao huang" w:date="2017-09-17T12:05:00Z">
              <w:rPr>
                <w:rFonts w:cs="Times New Roman"/>
                <w:color w:val="000000" w:themeColor="text1"/>
                <w:sz w:val="22"/>
              </w:rPr>
            </w:rPrChange>
          </w:rPr>
          <w:t>In Appendix A, we illustrate the impact of the structural break on the forecasting performance using a simulation exampl</w:t>
        </w:r>
      </w:ins>
      <w:ins w:id="3074" w:author="tao huang" w:date="2017-09-15T21:26:00Z">
        <w:r w:rsidR="00E95F73" w:rsidRPr="00A60A57">
          <w:rPr>
            <w:rFonts w:cs="Times New Roman"/>
            <w:color w:val="0D0D0D" w:themeColor="text1" w:themeTint="F2"/>
            <w:sz w:val="22"/>
            <w:rPrChange w:id="3075" w:author="tao huang" w:date="2017-09-17T12:05:00Z">
              <w:rPr>
                <w:rFonts w:cs="Times New Roman"/>
                <w:color w:val="000000" w:themeColor="text1"/>
                <w:sz w:val="22"/>
              </w:rPr>
            </w:rPrChange>
          </w:rPr>
          <w:t>e.</w:t>
        </w:r>
      </w:ins>
    </w:p>
    <w:p w14:paraId="2E4B77DB" w14:textId="77777777" w:rsidR="00E95F73" w:rsidRPr="00A60A57" w:rsidRDefault="00E95F73">
      <w:pPr>
        <w:spacing w:after="0" w:line="360" w:lineRule="auto"/>
        <w:rPr>
          <w:ins w:id="3076" w:author="tao huang" w:date="2017-09-15T21:26:00Z"/>
          <w:rFonts w:cs="Times New Roman"/>
          <w:color w:val="0D0D0D" w:themeColor="text1" w:themeTint="F2"/>
          <w:sz w:val="22"/>
          <w:rPrChange w:id="3077" w:author="tao huang" w:date="2017-09-17T12:05:00Z">
            <w:rPr>
              <w:ins w:id="3078" w:author="tao huang" w:date="2017-09-15T21:26:00Z"/>
              <w:rFonts w:cs="Times New Roman"/>
              <w:color w:val="000000" w:themeColor="text1"/>
              <w:sz w:val="22"/>
            </w:rPr>
          </w:rPrChange>
        </w:rPr>
      </w:pPr>
    </w:p>
    <w:p w14:paraId="2AEA8BBE" w14:textId="2C47D45E" w:rsidR="00103339" w:rsidRPr="00A60A57" w:rsidDel="00DF2C6D" w:rsidRDefault="00115030">
      <w:pPr>
        <w:spacing w:after="0" w:line="360" w:lineRule="auto"/>
        <w:rPr>
          <w:del w:id="3079" w:author="tao huang" w:date="2017-09-15T19:21:00Z"/>
          <w:rFonts w:cs="Times New Roman"/>
          <w:color w:val="0D0D0D" w:themeColor="text1" w:themeTint="F2"/>
          <w:sz w:val="22"/>
          <w:rPrChange w:id="3080" w:author="tao huang" w:date="2017-09-17T12:05:00Z">
            <w:rPr>
              <w:del w:id="3081" w:author="tao huang" w:date="2017-09-15T19:21:00Z"/>
              <w:rFonts w:cs="Times New Roman"/>
              <w:color w:val="000000" w:themeColor="text1"/>
              <w:szCs w:val="24"/>
            </w:rPr>
          </w:rPrChange>
        </w:rPr>
      </w:pPr>
      <w:del w:id="3082" w:author="tao huang" w:date="2017-09-15T21:25:00Z">
        <w:r w:rsidRPr="00A60A57" w:rsidDel="00E95F73">
          <w:rPr>
            <w:rFonts w:cs="Times New Roman"/>
            <w:color w:val="0D0D0D" w:themeColor="text1" w:themeTint="F2"/>
            <w:sz w:val="22"/>
            <w:rPrChange w:id="3083" w:author="tao huang" w:date="2017-09-17T12:05:00Z">
              <w:rPr>
                <w:rFonts w:cs="Times New Roman"/>
                <w:color w:val="000000" w:themeColor="text1"/>
                <w:szCs w:val="24"/>
              </w:rPr>
            </w:rPrChange>
          </w:rPr>
          <w:delText>.</w:delText>
        </w:r>
      </w:del>
    </w:p>
    <w:p w14:paraId="02FFD05E" w14:textId="78BF39DA" w:rsidR="00A616A3" w:rsidRPr="00A60A57" w:rsidDel="00DF2C6D" w:rsidRDefault="00307B82">
      <w:pPr>
        <w:spacing w:after="0" w:line="360" w:lineRule="auto"/>
        <w:rPr>
          <w:del w:id="3084" w:author="tao huang" w:date="2017-09-15T19:21:00Z"/>
          <w:rFonts w:cs="Times New Roman"/>
          <w:color w:val="0D0D0D" w:themeColor="text1" w:themeTint="F2"/>
          <w:sz w:val="22"/>
          <w:rPrChange w:id="3085" w:author="tao huang" w:date="2017-09-17T12:05:00Z">
            <w:rPr>
              <w:del w:id="3086" w:author="tao huang" w:date="2017-09-15T19:21:00Z"/>
              <w:rFonts w:cs="Times New Roman"/>
              <w:color w:val="000000" w:themeColor="text1"/>
              <w:szCs w:val="24"/>
            </w:rPr>
          </w:rPrChange>
        </w:rPr>
      </w:pPr>
      <w:del w:id="3087" w:author="tao huang" w:date="2017-09-15T19:21:00Z">
        <w:r w:rsidRPr="00A60A57" w:rsidDel="00DF2C6D">
          <w:rPr>
            <w:rFonts w:cs="Times New Roman"/>
            <w:color w:val="0D0D0D" w:themeColor="text1" w:themeTint="F2"/>
            <w:sz w:val="22"/>
            <w:rPrChange w:id="3088" w:author="tao huang" w:date="2017-09-17T12:05:00Z">
              <w:rPr>
                <w:rFonts w:cs="Times New Roman"/>
                <w:color w:val="000000" w:themeColor="text1"/>
                <w:szCs w:val="24"/>
              </w:rPr>
            </w:rPrChange>
          </w:rPr>
          <w:delText xml:space="preserve"> </w:delText>
        </w:r>
      </w:del>
    </w:p>
    <w:p w14:paraId="2AE95F8C" w14:textId="3F44A5DB" w:rsidR="008C296C" w:rsidRPr="00A60A57" w:rsidDel="00E74BF1" w:rsidRDefault="007B4BB4">
      <w:pPr>
        <w:spacing w:after="0" w:line="360" w:lineRule="auto"/>
        <w:rPr>
          <w:del w:id="3089" w:author="tao huang" w:date="2017-09-13T16:50:00Z"/>
          <w:rFonts w:cs="Times New Roman"/>
          <w:color w:val="0D0D0D" w:themeColor="text1" w:themeTint="F2"/>
          <w:sz w:val="22"/>
          <w:rPrChange w:id="3090" w:author="tao huang" w:date="2017-09-17T12:05:00Z">
            <w:rPr>
              <w:del w:id="3091" w:author="tao huang" w:date="2017-09-13T16:50:00Z"/>
              <w:rFonts w:cs="Times New Roman"/>
              <w:color w:val="000000" w:themeColor="text1"/>
              <w:szCs w:val="24"/>
            </w:rPr>
          </w:rPrChange>
        </w:rPr>
      </w:pPr>
      <w:del w:id="3092" w:author="tao huang" w:date="2017-09-13T16:50:00Z">
        <w:r w:rsidRPr="00A60A57" w:rsidDel="00E74BF1">
          <w:rPr>
            <w:rFonts w:cs="Times New Roman"/>
            <w:color w:val="0D0D0D" w:themeColor="text1" w:themeTint="F2"/>
            <w:sz w:val="22"/>
            <w:rPrChange w:id="3093" w:author="tao huang" w:date="2017-09-17T12:05:00Z">
              <w:rPr>
                <w:rFonts w:cs="Times New Roman"/>
                <w:color w:val="000000" w:themeColor="text1"/>
                <w:szCs w:val="24"/>
              </w:rPr>
            </w:rPrChange>
          </w:rPr>
          <w:delText>W</w:delText>
        </w:r>
        <w:r w:rsidR="00F566FD" w:rsidRPr="00A60A57" w:rsidDel="00E74BF1">
          <w:rPr>
            <w:rFonts w:cs="Times New Roman"/>
            <w:color w:val="0D0D0D" w:themeColor="text1" w:themeTint="F2"/>
            <w:sz w:val="22"/>
            <w:rPrChange w:id="3094" w:author="tao huang" w:date="2017-09-17T12:05:00Z">
              <w:rPr>
                <w:rFonts w:cs="Times New Roman"/>
                <w:color w:val="000000" w:themeColor="text1"/>
                <w:szCs w:val="24"/>
              </w:rPr>
            </w:rPrChange>
          </w:rPr>
          <w:delText>e</w:delText>
        </w:r>
        <w:r w:rsidR="008F4F9D" w:rsidRPr="00A60A57" w:rsidDel="00E74BF1">
          <w:rPr>
            <w:rFonts w:cs="Times New Roman"/>
            <w:color w:val="0D0D0D" w:themeColor="text1" w:themeTint="F2"/>
            <w:sz w:val="22"/>
            <w:rPrChange w:id="3095" w:author="tao huang" w:date="2017-09-17T12:05:00Z">
              <w:rPr>
                <w:rFonts w:cs="Times New Roman"/>
                <w:color w:val="000000" w:themeColor="text1"/>
              </w:rPr>
            </w:rPrChange>
          </w:rPr>
          <w:delText xml:space="preserve"> </w:delText>
        </w:r>
        <w:r w:rsidR="006000A6" w:rsidRPr="00A60A57" w:rsidDel="00E74BF1">
          <w:rPr>
            <w:rFonts w:cs="Times New Roman"/>
            <w:color w:val="0D0D0D" w:themeColor="text1" w:themeTint="F2"/>
            <w:sz w:val="22"/>
            <w:rPrChange w:id="3096" w:author="tao huang" w:date="2017-09-17T12:05:00Z">
              <w:rPr>
                <w:rFonts w:cs="Times New Roman"/>
                <w:color w:val="000000" w:themeColor="text1"/>
              </w:rPr>
            </w:rPrChange>
          </w:rPr>
          <w:delText>i</w:delText>
        </w:r>
        <w:r w:rsidR="008F4F9D" w:rsidRPr="00A60A57" w:rsidDel="00E74BF1">
          <w:rPr>
            <w:rFonts w:cs="Times New Roman"/>
            <w:color w:val="0D0D0D" w:themeColor="text1" w:themeTint="F2"/>
            <w:sz w:val="22"/>
            <w:rPrChange w:id="3097" w:author="tao huang" w:date="2017-09-17T12:05:00Z">
              <w:rPr>
                <w:rFonts w:cs="Times New Roman"/>
                <w:color w:val="000000" w:themeColor="text1"/>
              </w:rPr>
            </w:rPrChange>
          </w:rPr>
          <w:delText xml:space="preserve">llustrate </w:delText>
        </w:r>
        <w:r w:rsidR="00A510AC" w:rsidRPr="00A60A57" w:rsidDel="00E74BF1">
          <w:rPr>
            <w:rFonts w:cs="Times New Roman"/>
            <w:color w:val="0D0D0D" w:themeColor="text1" w:themeTint="F2"/>
            <w:sz w:val="22"/>
            <w:rPrChange w:id="3098" w:author="tao huang" w:date="2017-09-17T12:05:00Z">
              <w:rPr>
                <w:rFonts w:cs="Times New Roman"/>
                <w:color w:val="000000" w:themeColor="text1"/>
              </w:rPr>
            </w:rPrChange>
          </w:rPr>
          <w:delText>the impact of structural break on forecasting accuracy with</w:delText>
        </w:r>
        <w:r w:rsidR="00F566FD" w:rsidRPr="00A60A57" w:rsidDel="00E74BF1">
          <w:rPr>
            <w:rFonts w:cs="Times New Roman"/>
            <w:color w:val="0D0D0D" w:themeColor="text1" w:themeTint="F2"/>
            <w:sz w:val="22"/>
            <w:rPrChange w:id="3099" w:author="tao huang" w:date="2017-09-17T12:05:00Z">
              <w:rPr>
                <w:rFonts w:cs="Times New Roman"/>
                <w:color w:val="000000" w:themeColor="text1"/>
              </w:rPr>
            </w:rPrChange>
          </w:rPr>
          <w:delText xml:space="preserve"> a</w:delText>
        </w:r>
        <w:r w:rsidRPr="00A60A57" w:rsidDel="00E74BF1">
          <w:rPr>
            <w:rFonts w:cs="Times New Roman"/>
            <w:color w:val="0D0D0D" w:themeColor="text1" w:themeTint="F2"/>
            <w:sz w:val="22"/>
            <w:rPrChange w:id="3100" w:author="tao huang" w:date="2017-09-17T12:05:00Z">
              <w:rPr>
                <w:rFonts w:cs="Times New Roman"/>
                <w:color w:val="000000" w:themeColor="text1"/>
              </w:rPr>
            </w:rPrChange>
          </w:rPr>
          <w:delText>n</w:delText>
        </w:r>
        <w:r w:rsidR="00FA3DFD" w:rsidRPr="00A60A57" w:rsidDel="00E74BF1">
          <w:rPr>
            <w:rFonts w:cs="Times New Roman"/>
            <w:color w:val="0D0D0D" w:themeColor="text1" w:themeTint="F2"/>
            <w:sz w:val="22"/>
            <w:rPrChange w:id="3101" w:author="tao huang" w:date="2017-09-17T12:05:00Z">
              <w:rPr>
                <w:rFonts w:cs="Times New Roman"/>
                <w:color w:val="000000" w:themeColor="text1"/>
              </w:rPr>
            </w:rPrChange>
          </w:rPr>
          <w:delText xml:space="preserve"> </w:delText>
        </w:r>
        <w:r w:rsidRPr="00A60A57" w:rsidDel="00E74BF1">
          <w:rPr>
            <w:rFonts w:cs="Times New Roman"/>
            <w:color w:val="0D0D0D" w:themeColor="text1" w:themeTint="F2"/>
            <w:sz w:val="22"/>
            <w:rPrChange w:id="3102" w:author="tao huang" w:date="2017-09-17T12:05:00Z">
              <w:rPr>
                <w:rFonts w:cs="Times New Roman"/>
                <w:color w:val="000000" w:themeColor="text1"/>
                <w:szCs w:val="24"/>
              </w:rPr>
            </w:rPrChange>
          </w:rPr>
          <w:delText xml:space="preserve">example </w:delText>
        </w:r>
        <w:r w:rsidR="00A510AC" w:rsidRPr="00A60A57" w:rsidDel="00E74BF1">
          <w:rPr>
            <w:rFonts w:cs="Times New Roman"/>
            <w:color w:val="0D0D0D" w:themeColor="text1" w:themeTint="F2"/>
            <w:sz w:val="22"/>
            <w:rPrChange w:id="3103" w:author="tao huang" w:date="2017-09-17T12:05:00Z">
              <w:rPr>
                <w:rFonts w:cs="Times New Roman"/>
                <w:color w:val="000000" w:themeColor="text1"/>
                <w:szCs w:val="24"/>
              </w:rPr>
            </w:rPrChange>
          </w:rPr>
          <w:delText>using</w:delText>
        </w:r>
        <w:r w:rsidRPr="00A60A57" w:rsidDel="00E74BF1">
          <w:rPr>
            <w:rFonts w:cs="Times New Roman"/>
            <w:color w:val="0D0D0D" w:themeColor="text1" w:themeTint="F2"/>
            <w:sz w:val="22"/>
            <w:rPrChange w:id="3104" w:author="tao huang" w:date="2017-09-17T12:05:00Z">
              <w:rPr>
                <w:rFonts w:cs="Times New Roman"/>
                <w:color w:val="000000" w:themeColor="text1"/>
                <w:szCs w:val="24"/>
              </w:rPr>
            </w:rPrChange>
          </w:rPr>
          <w:delText xml:space="preserve"> simulation</w:delText>
        </w:r>
        <w:r w:rsidR="00E72719" w:rsidRPr="00A60A57" w:rsidDel="00E74BF1">
          <w:rPr>
            <w:rFonts w:cs="Times New Roman"/>
            <w:color w:val="0D0D0D" w:themeColor="text1" w:themeTint="F2"/>
            <w:sz w:val="22"/>
            <w:rPrChange w:id="3105" w:author="tao huang" w:date="2017-09-17T12:05:00Z">
              <w:rPr>
                <w:rFonts w:cs="Times New Roman"/>
                <w:color w:val="000000" w:themeColor="text1"/>
                <w:szCs w:val="24"/>
              </w:rPr>
            </w:rPrChange>
          </w:rPr>
          <w:delText xml:space="preserve">. </w:delText>
        </w:r>
        <w:r w:rsidR="003C06C1" w:rsidRPr="00A60A57" w:rsidDel="00E74BF1">
          <w:rPr>
            <w:rFonts w:cs="Times New Roman"/>
            <w:color w:val="0D0D0D" w:themeColor="text1" w:themeTint="F2"/>
            <w:sz w:val="22"/>
            <w:rPrChange w:id="3106" w:author="tao huang" w:date="2017-09-17T12:05:00Z">
              <w:rPr>
                <w:rFonts w:cs="Times New Roman"/>
                <w:color w:val="000000" w:themeColor="text1"/>
                <w:szCs w:val="24"/>
              </w:rPr>
            </w:rPrChange>
          </w:rPr>
          <w:delText>For example, w</w:delText>
        </w:r>
        <w:r w:rsidR="00A616A3" w:rsidRPr="00A60A57" w:rsidDel="00E74BF1">
          <w:rPr>
            <w:rFonts w:cs="Times New Roman"/>
            <w:color w:val="0D0D0D" w:themeColor="text1" w:themeTint="F2"/>
            <w:sz w:val="22"/>
            <w:rPrChange w:id="3107" w:author="tao huang" w:date="2017-09-17T12:05:00Z">
              <w:rPr>
                <w:rFonts w:cs="Times New Roman"/>
                <w:color w:val="000000" w:themeColor="text1"/>
                <w:szCs w:val="24"/>
              </w:rPr>
            </w:rPrChange>
          </w:rPr>
          <w:delText xml:space="preserve">e </w:delText>
        </w:r>
        <w:r w:rsidR="00F566FD" w:rsidRPr="00A60A57" w:rsidDel="00E74BF1">
          <w:rPr>
            <w:rFonts w:cs="Times New Roman"/>
            <w:color w:val="0D0D0D" w:themeColor="text1" w:themeTint="F2"/>
            <w:sz w:val="22"/>
            <w:rPrChange w:id="3108" w:author="tao huang" w:date="2017-09-17T12:05:00Z">
              <w:rPr>
                <w:rFonts w:cs="Times New Roman"/>
                <w:color w:val="000000" w:themeColor="text1"/>
                <w:szCs w:val="24"/>
              </w:rPr>
            </w:rPrChange>
          </w:rPr>
          <w:delText xml:space="preserve">construct a price </w:delText>
        </w:r>
        <w:r w:rsidR="008F09DA" w:rsidRPr="00A60A57" w:rsidDel="00E74BF1">
          <w:rPr>
            <w:rFonts w:cs="Times New Roman"/>
            <w:color w:val="0D0D0D" w:themeColor="text1" w:themeTint="F2"/>
            <w:sz w:val="22"/>
            <w:rPrChange w:id="3109" w:author="tao huang" w:date="2017-09-17T12:05:00Z">
              <w:rPr>
                <w:rFonts w:cs="Times New Roman"/>
                <w:color w:val="000000" w:themeColor="text1"/>
                <w:szCs w:val="24"/>
              </w:rPr>
            </w:rPrChange>
          </w:rPr>
          <w:delText xml:space="preserve">variable </w:delText>
        </w:r>
        <m:oMath>
          <m:sSub>
            <m:sSubPr>
              <m:ctrlPr>
                <w:rPr>
                  <w:rFonts w:ascii="Cambria Math" w:hAnsi="Cambria Math" w:cs="Times New Roman"/>
                  <w:i/>
                  <w:color w:val="0D0D0D" w:themeColor="text1" w:themeTint="F2"/>
                  <w:sz w:val="22"/>
                  <w:rPrChange w:id="3110" w:author="tao huang" w:date="2017-09-17T12:05:00Z">
                    <w:rPr>
                      <w:rFonts w:ascii="Cambria Math" w:hAnsi="Cambria Math" w:cs="Times New Roman"/>
                      <w:i/>
                      <w:color w:val="000000" w:themeColor="text1"/>
                      <w:sz w:val="22"/>
                    </w:rPr>
                  </w:rPrChange>
                </w:rPr>
              </m:ctrlPr>
            </m:sSubPr>
            <m:e>
              <m:r>
                <w:rPr>
                  <w:rFonts w:ascii="Cambria Math" w:hAnsi="Cambria Math" w:cs="Times New Roman"/>
                  <w:color w:val="0D0D0D" w:themeColor="text1" w:themeTint="F2"/>
                  <w:sz w:val="22"/>
                  <w:rPrChange w:id="3111" w:author="tao huang" w:date="2017-09-17T12:05:00Z">
                    <w:rPr>
                      <w:rFonts w:ascii="Cambria Math" w:hAnsi="Cambria Math" w:cs="Times New Roman"/>
                      <w:color w:val="000000" w:themeColor="text1"/>
                      <w:szCs w:val="24"/>
                    </w:rPr>
                  </w:rPrChange>
                </w:rPr>
                <m:t>x</m:t>
              </m:r>
            </m:e>
            <m:sub>
              <m:r>
                <w:rPr>
                  <w:rFonts w:ascii="Cambria Math" w:hAnsi="Cambria Math" w:cs="Times New Roman"/>
                  <w:color w:val="0D0D0D" w:themeColor="text1" w:themeTint="F2"/>
                  <w:sz w:val="22"/>
                  <w:rPrChange w:id="3112" w:author="tao huang" w:date="2017-09-17T12:05:00Z">
                    <w:rPr>
                      <w:rFonts w:ascii="Cambria Math" w:hAnsi="Cambria Math" w:cs="Times New Roman"/>
                      <w:color w:val="000000" w:themeColor="text1"/>
                      <w:szCs w:val="24"/>
                    </w:rPr>
                  </w:rPrChange>
                </w:rPr>
                <m:t>t</m:t>
              </m:r>
            </m:sub>
          </m:sSub>
        </m:oMath>
        <w:r w:rsidR="00E6795D" w:rsidRPr="00A60A57" w:rsidDel="00E74BF1">
          <w:rPr>
            <w:rFonts w:cs="Times New Roman"/>
            <w:color w:val="0D0D0D" w:themeColor="text1" w:themeTint="F2"/>
            <w:sz w:val="22"/>
            <w:rPrChange w:id="3113" w:author="tao huang" w:date="2017-09-17T12:05:00Z">
              <w:rPr>
                <w:rFonts w:cs="Times New Roman"/>
                <w:color w:val="000000" w:themeColor="text1"/>
                <w:szCs w:val="24"/>
              </w:rPr>
            </w:rPrChange>
          </w:rPr>
          <w:delText xml:space="preserve"> </w:delText>
        </w:r>
        <w:r w:rsidR="00F566FD" w:rsidRPr="00A60A57" w:rsidDel="00E74BF1">
          <w:rPr>
            <w:rFonts w:cs="Times New Roman"/>
            <w:color w:val="0D0D0D" w:themeColor="text1" w:themeTint="F2"/>
            <w:sz w:val="22"/>
            <w:rPrChange w:id="3114" w:author="tao huang" w:date="2017-09-17T12:05:00Z">
              <w:rPr>
                <w:rFonts w:cs="Times New Roman"/>
                <w:color w:val="000000" w:themeColor="text1"/>
                <w:szCs w:val="24"/>
              </w:rPr>
            </w:rPrChange>
          </w:rPr>
          <w:delText xml:space="preserve">with </w:delText>
        </w:r>
        <w:r w:rsidR="003C06C1" w:rsidRPr="00A60A57" w:rsidDel="00E74BF1">
          <w:rPr>
            <w:rFonts w:cs="Times New Roman"/>
            <w:color w:val="0D0D0D" w:themeColor="text1" w:themeTint="F2"/>
            <w:sz w:val="22"/>
            <w:rPrChange w:id="3115" w:author="tao huang" w:date="2017-09-17T12:05:00Z">
              <w:rPr>
                <w:rFonts w:cs="Times New Roman"/>
                <w:color w:val="000000" w:themeColor="text1"/>
                <w:szCs w:val="24"/>
              </w:rPr>
            </w:rPrChange>
          </w:rPr>
          <w:delText>its</w:delText>
        </w:r>
        <w:r w:rsidR="008F09DA" w:rsidRPr="00A60A57" w:rsidDel="00E74BF1">
          <w:rPr>
            <w:rFonts w:cs="Times New Roman"/>
            <w:color w:val="0D0D0D" w:themeColor="text1" w:themeTint="F2"/>
            <w:sz w:val="22"/>
            <w:rPrChange w:id="3116" w:author="tao huang" w:date="2017-09-17T12:05:00Z">
              <w:rPr>
                <w:rFonts w:cs="Times New Roman"/>
                <w:color w:val="000000" w:themeColor="text1"/>
                <w:szCs w:val="24"/>
              </w:rPr>
            </w:rPrChange>
          </w:rPr>
          <w:delText xml:space="preserve"> values </w:delText>
        </w:r>
        <w:r w:rsidR="00F566FD" w:rsidRPr="00A60A57" w:rsidDel="00E74BF1">
          <w:rPr>
            <w:rFonts w:cs="Times New Roman"/>
            <w:color w:val="0D0D0D" w:themeColor="text1" w:themeTint="F2"/>
            <w:sz w:val="22"/>
            <w:rPrChange w:id="3117" w:author="tao huang" w:date="2017-09-17T12:05:00Z">
              <w:rPr>
                <w:rFonts w:cs="Times New Roman"/>
                <w:color w:val="000000" w:themeColor="text1"/>
                <w:szCs w:val="24"/>
              </w:rPr>
            </w:rPrChange>
          </w:rPr>
          <w:delText>being</w:delText>
        </w:r>
        <w:r w:rsidR="00424031" w:rsidRPr="00A60A57" w:rsidDel="00E74BF1">
          <w:rPr>
            <w:rFonts w:cs="Times New Roman"/>
            <w:color w:val="0D0D0D" w:themeColor="text1" w:themeTint="F2"/>
            <w:sz w:val="22"/>
            <w:rPrChange w:id="3118" w:author="tao huang" w:date="2017-09-17T12:05:00Z">
              <w:rPr>
                <w:rFonts w:cs="Times New Roman"/>
                <w:color w:val="000000" w:themeColor="text1"/>
                <w:szCs w:val="24"/>
              </w:rPr>
            </w:rPrChange>
          </w:rPr>
          <w:delText xml:space="preserve"> 2.99 </w:delText>
        </w:r>
        <w:r w:rsidR="00726CC8" w:rsidRPr="00A60A57" w:rsidDel="00E74BF1">
          <w:rPr>
            <w:rFonts w:cs="Times New Roman"/>
            <w:color w:val="0D0D0D" w:themeColor="text1" w:themeTint="F2"/>
            <w:sz w:val="22"/>
            <w:rPrChange w:id="3119" w:author="tao huang" w:date="2017-09-17T12:05:00Z">
              <w:rPr>
                <w:rFonts w:cs="Times New Roman"/>
                <w:color w:val="000000" w:themeColor="text1"/>
                <w:szCs w:val="24"/>
              </w:rPr>
            </w:rPrChange>
          </w:rPr>
          <w:delText xml:space="preserve">for most of the observations </w:delText>
        </w:r>
        <w:r w:rsidR="00F566FD" w:rsidRPr="00A60A57" w:rsidDel="00E74BF1">
          <w:rPr>
            <w:rFonts w:cs="Times New Roman"/>
            <w:color w:val="0D0D0D" w:themeColor="text1" w:themeTint="F2"/>
            <w:sz w:val="22"/>
            <w:rPrChange w:id="3120" w:author="tao huang" w:date="2017-09-17T12:05:00Z">
              <w:rPr>
                <w:rFonts w:cs="Times New Roman"/>
                <w:color w:val="000000" w:themeColor="text1"/>
                <w:szCs w:val="24"/>
              </w:rPr>
            </w:rPrChange>
          </w:rPr>
          <w:delText xml:space="preserve">(say, weeks) </w:delText>
        </w:r>
        <w:r w:rsidR="00726CC8" w:rsidRPr="00A60A57" w:rsidDel="00E74BF1">
          <w:rPr>
            <w:rFonts w:cs="Times New Roman"/>
            <w:color w:val="0D0D0D" w:themeColor="text1" w:themeTint="F2"/>
            <w:sz w:val="22"/>
            <w:rPrChange w:id="3121" w:author="tao huang" w:date="2017-09-17T12:05:00Z">
              <w:rPr>
                <w:rFonts w:cs="Times New Roman"/>
                <w:color w:val="000000" w:themeColor="text1"/>
                <w:szCs w:val="24"/>
              </w:rPr>
            </w:rPrChange>
          </w:rPr>
          <w:delText>but occasionally reduced</w:delText>
        </w:r>
        <w:r w:rsidR="00424031" w:rsidRPr="00A60A57" w:rsidDel="00E74BF1">
          <w:rPr>
            <w:rFonts w:cs="Times New Roman"/>
            <w:color w:val="0D0D0D" w:themeColor="text1" w:themeTint="F2"/>
            <w:sz w:val="22"/>
            <w:rPrChange w:id="3122" w:author="tao huang" w:date="2017-09-17T12:05:00Z">
              <w:rPr>
                <w:rFonts w:cs="Times New Roman"/>
                <w:color w:val="000000" w:themeColor="text1"/>
                <w:szCs w:val="24"/>
              </w:rPr>
            </w:rPrChange>
          </w:rPr>
          <w:delText xml:space="preserve"> to 2.29 or 1.99</w:delText>
        </w:r>
        <w:r w:rsidR="00F6590A" w:rsidRPr="00A60A57" w:rsidDel="00E74BF1">
          <w:rPr>
            <w:rStyle w:val="FootnoteReference"/>
            <w:rFonts w:cs="Times New Roman"/>
            <w:color w:val="0D0D0D" w:themeColor="text1" w:themeTint="F2"/>
            <w:sz w:val="22"/>
            <w:rPrChange w:id="3123" w:author="tao huang" w:date="2017-09-17T12:05:00Z">
              <w:rPr>
                <w:rStyle w:val="FootnoteReference"/>
                <w:rFonts w:cs="Times New Roman"/>
                <w:color w:val="000000" w:themeColor="text1"/>
                <w:szCs w:val="24"/>
              </w:rPr>
            </w:rPrChange>
          </w:rPr>
          <w:footnoteReference w:id="2"/>
        </w:r>
        <w:r w:rsidR="00424031" w:rsidRPr="00A60A57" w:rsidDel="00E74BF1">
          <w:rPr>
            <w:rFonts w:cs="Times New Roman"/>
            <w:color w:val="0D0D0D" w:themeColor="text1" w:themeTint="F2"/>
            <w:sz w:val="22"/>
            <w:rPrChange w:id="3126" w:author="tao huang" w:date="2017-09-17T12:05:00Z">
              <w:rPr>
                <w:rFonts w:cs="Times New Roman"/>
                <w:color w:val="000000" w:themeColor="text1"/>
                <w:szCs w:val="24"/>
              </w:rPr>
            </w:rPrChange>
          </w:rPr>
          <w:delText>. We</w:delText>
        </w:r>
        <w:r w:rsidR="00DD1FEF" w:rsidRPr="00A60A57" w:rsidDel="00E74BF1">
          <w:rPr>
            <w:rFonts w:cs="Times New Roman"/>
            <w:color w:val="0D0D0D" w:themeColor="text1" w:themeTint="F2"/>
            <w:sz w:val="22"/>
            <w:rPrChange w:id="3127" w:author="tao huang" w:date="2017-09-17T12:05:00Z">
              <w:rPr>
                <w:rFonts w:cs="Times New Roman"/>
                <w:color w:val="000000" w:themeColor="text1"/>
                <w:szCs w:val="24"/>
              </w:rPr>
            </w:rPrChange>
          </w:rPr>
          <w:delText xml:space="preserve"> assume that, during a period of 100 weeks, product sales are driven by </w:delText>
        </w:r>
        <w:r w:rsidR="00145D8C" w:rsidRPr="00A60A57" w:rsidDel="00E74BF1">
          <w:rPr>
            <w:rFonts w:cs="Times New Roman"/>
            <w:color w:val="0D0D0D" w:themeColor="text1" w:themeTint="F2"/>
            <w:sz w:val="22"/>
            <w:rPrChange w:id="3128" w:author="tao huang" w:date="2017-09-17T12:05:00Z">
              <w:rPr>
                <w:rFonts w:cs="Times New Roman"/>
                <w:color w:val="000000" w:themeColor="text1"/>
                <w:szCs w:val="24"/>
              </w:rPr>
            </w:rPrChange>
          </w:rPr>
          <w:delText>product</w:delText>
        </w:r>
        <w:r w:rsidR="00DD1FEF" w:rsidRPr="00A60A57" w:rsidDel="00E74BF1">
          <w:rPr>
            <w:rFonts w:cs="Times New Roman"/>
            <w:color w:val="0D0D0D" w:themeColor="text1" w:themeTint="F2"/>
            <w:sz w:val="22"/>
            <w:rPrChange w:id="3129" w:author="tao huang" w:date="2017-09-17T12:05:00Z">
              <w:rPr>
                <w:rFonts w:cs="Times New Roman"/>
                <w:color w:val="000000" w:themeColor="text1"/>
                <w:szCs w:val="24"/>
              </w:rPr>
            </w:rPrChange>
          </w:rPr>
          <w:delText xml:space="preserve"> price</w:delText>
        </w:r>
        <w:r w:rsidR="00145D8C" w:rsidRPr="00A60A57" w:rsidDel="00E74BF1">
          <w:rPr>
            <w:rFonts w:cs="Times New Roman"/>
            <w:color w:val="0D0D0D" w:themeColor="text1" w:themeTint="F2"/>
            <w:sz w:val="22"/>
            <w:rPrChange w:id="3130" w:author="tao huang" w:date="2017-09-17T12:05:00Z">
              <w:rPr>
                <w:rFonts w:cs="Times New Roman"/>
                <w:color w:val="000000" w:themeColor="text1"/>
                <w:szCs w:val="24"/>
              </w:rPr>
            </w:rPrChange>
          </w:rPr>
          <w:delText>s</w:delText>
        </w:r>
        <w:r w:rsidR="00DD1FEF" w:rsidRPr="00A60A57" w:rsidDel="00E74BF1">
          <w:rPr>
            <w:rFonts w:cs="Times New Roman"/>
            <w:color w:val="0D0D0D" w:themeColor="text1" w:themeTint="F2"/>
            <w:sz w:val="22"/>
            <w:rPrChange w:id="3131" w:author="tao huang" w:date="2017-09-17T12:05:00Z">
              <w:rPr>
                <w:rFonts w:cs="Times New Roman"/>
                <w:color w:val="000000" w:themeColor="text1"/>
                <w:szCs w:val="24"/>
              </w:rPr>
            </w:rPrChange>
          </w:rPr>
          <w:delText xml:space="preserve"> </w:delText>
        </w:r>
        <w:r w:rsidR="00145D8C" w:rsidRPr="00A60A57" w:rsidDel="00E74BF1">
          <w:rPr>
            <w:rFonts w:cs="Times New Roman"/>
            <w:color w:val="0D0D0D" w:themeColor="text1" w:themeTint="F2"/>
            <w:sz w:val="22"/>
            <w:rPrChange w:id="3132" w:author="tao huang" w:date="2017-09-17T12:05:00Z">
              <w:rPr>
                <w:rFonts w:cs="Times New Roman"/>
                <w:color w:val="000000" w:themeColor="text1"/>
                <w:szCs w:val="24"/>
              </w:rPr>
            </w:rPrChange>
          </w:rPr>
          <w:delText>and</w:delText>
        </w:r>
        <w:r w:rsidR="00DD1FEF" w:rsidRPr="00A60A57" w:rsidDel="00E74BF1">
          <w:rPr>
            <w:rFonts w:cs="Times New Roman"/>
            <w:color w:val="0D0D0D" w:themeColor="text1" w:themeTint="F2"/>
            <w:sz w:val="22"/>
            <w:rPrChange w:id="3133" w:author="tao huang" w:date="2017-09-17T12:05:00Z">
              <w:rPr>
                <w:rFonts w:cs="Times New Roman"/>
                <w:color w:val="000000" w:themeColor="text1"/>
                <w:szCs w:val="24"/>
              </w:rPr>
            </w:rPrChange>
          </w:rPr>
          <w:delText xml:space="preserve"> subject to two structural breaks</w:delText>
        </w:r>
        <w:r w:rsidR="00D00AA3" w:rsidRPr="00A60A57" w:rsidDel="00E74BF1">
          <w:rPr>
            <w:rStyle w:val="FootnoteReference"/>
            <w:rFonts w:cs="Times New Roman"/>
            <w:color w:val="0D0D0D" w:themeColor="text1" w:themeTint="F2"/>
            <w:sz w:val="22"/>
            <w:rPrChange w:id="3134" w:author="tao huang" w:date="2017-09-17T12:05:00Z">
              <w:rPr>
                <w:rStyle w:val="FootnoteReference"/>
                <w:rFonts w:cs="Times New Roman"/>
                <w:color w:val="000000" w:themeColor="text1"/>
                <w:szCs w:val="24"/>
              </w:rPr>
            </w:rPrChange>
          </w:rPr>
          <w:footnoteReference w:id="3"/>
        </w:r>
        <w:r w:rsidR="006168C4" w:rsidRPr="00A60A57" w:rsidDel="00E74BF1">
          <w:rPr>
            <w:rFonts w:cs="Times New Roman"/>
            <w:color w:val="0D0D0D" w:themeColor="text1" w:themeTint="F2"/>
            <w:sz w:val="22"/>
            <w:rPrChange w:id="3137" w:author="tao huang" w:date="2017-09-17T12:05:00Z">
              <w:rPr>
                <w:rFonts w:cs="Times New Roman"/>
                <w:color w:val="000000" w:themeColor="text1"/>
                <w:szCs w:val="24"/>
              </w:rPr>
            </w:rPrChange>
          </w:rPr>
          <w:delText>:</w:delText>
        </w:r>
      </w:del>
    </w:p>
    <w:p w14:paraId="56033695" w14:textId="479B8818" w:rsidR="003A39FD" w:rsidRPr="00A60A57" w:rsidDel="00E74BF1" w:rsidRDefault="003A39FD">
      <w:pPr>
        <w:spacing w:after="0" w:line="360" w:lineRule="auto"/>
        <w:rPr>
          <w:del w:id="3138" w:author="tao huang" w:date="2017-09-13T16:50:00Z"/>
          <w:rFonts w:cs="Times New Roman"/>
          <w:color w:val="0D0D0D" w:themeColor="text1" w:themeTint="F2"/>
          <w:sz w:val="22"/>
          <w:rPrChange w:id="3139" w:author="tao huang" w:date="2017-09-17T12:05:00Z">
            <w:rPr>
              <w:del w:id="3140" w:author="tao huang" w:date="2017-09-13T16:50:00Z"/>
              <w:rFonts w:cs="Times New Roman"/>
              <w:color w:val="000000" w:themeColor="text1"/>
              <w:szCs w:val="24"/>
            </w:rPr>
          </w:rPrChange>
        </w:rPr>
      </w:pPr>
    </w:p>
    <w:p w14:paraId="5451CFDD" w14:textId="69CB93B1" w:rsidR="008C296C" w:rsidRPr="00A60A57" w:rsidDel="00E74BF1" w:rsidRDefault="00F65496">
      <w:pPr>
        <w:spacing w:after="0" w:line="360" w:lineRule="auto"/>
        <w:rPr>
          <w:del w:id="3141" w:author="tao huang" w:date="2017-09-13T16:50:00Z"/>
          <w:rFonts w:cs="Times New Roman"/>
          <w:color w:val="0D0D0D" w:themeColor="text1" w:themeTint="F2"/>
          <w:sz w:val="22"/>
          <w:rPrChange w:id="3142" w:author="tao huang" w:date="2017-09-17T12:05:00Z">
            <w:rPr>
              <w:del w:id="3143" w:author="tao huang" w:date="2017-09-13T16:50:00Z"/>
              <w:rFonts w:cs="Times New Roman"/>
              <w:color w:val="000000" w:themeColor="text1"/>
              <w:szCs w:val="24"/>
            </w:rPr>
          </w:rPrChange>
        </w:rPr>
        <w:pPrChange w:id="3144" w:author="tao huang" w:date="2017-09-16T12:49:00Z">
          <w:pPr>
            <w:spacing w:after="0" w:line="360" w:lineRule="auto"/>
            <w:jc w:val="center"/>
          </w:pPr>
        </w:pPrChange>
      </w:pPr>
      <m:oMath>
        <m:sSub>
          <m:sSubPr>
            <m:ctrlPr>
              <w:del w:id="3145" w:author="tao huang" w:date="2017-09-13T16:50:00Z">
                <w:rPr>
                  <w:rFonts w:ascii="Cambria Math" w:hAnsi="Cambria Math" w:cs="Times New Roman"/>
                  <w:i/>
                  <w:color w:val="0D0D0D" w:themeColor="text1" w:themeTint="F2"/>
                  <w:sz w:val="22"/>
                  <w:rPrChange w:id="3146" w:author="tao huang" w:date="2017-09-17T12:05:00Z">
                    <w:rPr>
                      <w:rFonts w:ascii="Cambria Math" w:hAnsi="Cambria Math" w:cs="Times New Roman"/>
                      <w:i/>
                      <w:color w:val="000000" w:themeColor="text1"/>
                      <w:sz w:val="22"/>
                    </w:rPr>
                  </w:rPrChange>
                </w:rPr>
              </w:del>
            </m:ctrlPr>
          </m:sSubPr>
          <m:e>
            <m:r>
              <w:del w:id="3147" w:author="tao huang" w:date="2017-09-13T16:50:00Z">
                <w:rPr>
                  <w:rFonts w:ascii="Cambria Math" w:hAnsi="Cambria Math" w:cs="Times New Roman"/>
                  <w:color w:val="0D0D0D" w:themeColor="text1" w:themeTint="F2"/>
                  <w:sz w:val="22"/>
                  <w:rPrChange w:id="3148" w:author="tao huang" w:date="2017-09-17T12:05:00Z">
                    <w:rPr>
                      <w:rFonts w:ascii="Cambria Math" w:hAnsi="Cambria Math" w:cs="Times New Roman"/>
                      <w:color w:val="000000" w:themeColor="text1"/>
                      <w:szCs w:val="24"/>
                    </w:rPr>
                  </w:rPrChange>
                </w:rPr>
                <m:t>y</m:t>
              </w:del>
            </m:r>
          </m:e>
          <m:sub>
            <m:r>
              <w:del w:id="3149" w:author="tao huang" w:date="2017-09-13T16:50:00Z">
                <w:rPr>
                  <w:rFonts w:ascii="Cambria Math" w:hAnsi="Cambria Math" w:cs="Times New Roman"/>
                  <w:color w:val="0D0D0D" w:themeColor="text1" w:themeTint="F2"/>
                  <w:sz w:val="22"/>
                  <w:rPrChange w:id="3150" w:author="tao huang" w:date="2017-09-17T12:05:00Z">
                    <w:rPr>
                      <w:rFonts w:ascii="Cambria Math" w:hAnsi="Cambria Math" w:cs="Times New Roman"/>
                      <w:color w:val="000000" w:themeColor="text1"/>
                      <w:szCs w:val="24"/>
                    </w:rPr>
                  </w:rPrChange>
                </w:rPr>
                <m:t>t</m:t>
              </w:del>
            </m:r>
          </m:sub>
        </m:sSub>
        <m:r>
          <w:del w:id="3151" w:author="tao huang" w:date="2017-09-13T16:50:00Z">
            <w:rPr>
              <w:rFonts w:ascii="Cambria Math" w:hAnsi="Cambria Math" w:cs="Times New Roman"/>
              <w:color w:val="0D0D0D" w:themeColor="text1" w:themeTint="F2"/>
              <w:sz w:val="22"/>
              <w:rPrChange w:id="3152" w:author="tao huang" w:date="2017-09-17T12:05:00Z">
                <w:rPr>
                  <w:rFonts w:ascii="Cambria Math" w:hAnsi="Cambria Math" w:cs="Times New Roman"/>
                  <w:color w:val="000000" w:themeColor="text1"/>
                  <w:szCs w:val="24"/>
                </w:rPr>
              </w:rPrChange>
            </w:rPr>
            <m:t>=10-1.5</m:t>
          </w:del>
        </m:r>
        <m:sSub>
          <m:sSubPr>
            <m:ctrlPr>
              <w:del w:id="3153" w:author="tao huang" w:date="2017-09-13T16:50:00Z">
                <w:rPr>
                  <w:rFonts w:ascii="Cambria Math" w:hAnsi="Cambria Math" w:cs="Times New Roman"/>
                  <w:i/>
                  <w:color w:val="0D0D0D" w:themeColor="text1" w:themeTint="F2"/>
                  <w:sz w:val="22"/>
                  <w:rPrChange w:id="3154" w:author="tao huang" w:date="2017-09-17T12:05:00Z">
                    <w:rPr>
                      <w:rFonts w:ascii="Cambria Math" w:hAnsi="Cambria Math" w:cs="Times New Roman"/>
                      <w:i/>
                      <w:color w:val="000000" w:themeColor="text1"/>
                      <w:sz w:val="22"/>
                    </w:rPr>
                  </w:rPrChange>
                </w:rPr>
              </w:del>
            </m:ctrlPr>
          </m:sSubPr>
          <m:e>
            <m:r>
              <w:del w:id="3155" w:author="tao huang" w:date="2017-09-13T16:50:00Z">
                <w:rPr>
                  <w:rFonts w:ascii="Cambria Math" w:hAnsi="Cambria Math" w:cs="Times New Roman"/>
                  <w:color w:val="0D0D0D" w:themeColor="text1" w:themeTint="F2"/>
                  <w:sz w:val="22"/>
                  <w:rPrChange w:id="3156" w:author="tao huang" w:date="2017-09-17T12:05:00Z">
                    <w:rPr>
                      <w:rFonts w:ascii="Cambria Math" w:hAnsi="Cambria Math" w:cs="Times New Roman"/>
                      <w:color w:val="000000" w:themeColor="text1"/>
                      <w:szCs w:val="24"/>
                    </w:rPr>
                  </w:rPrChange>
                </w:rPr>
                <m:t>x</m:t>
              </w:del>
            </m:r>
          </m:e>
          <m:sub>
            <m:r>
              <w:del w:id="3157" w:author="tao huang" w:date="2017-09-13T16:50:00Z">
                <w:rPr>
                  <w:rFonts w:ascii="Cambria Math" w:hAnsi="Cambria Math" w:cs="Times New Roman"/>
                  <w:color w:val="0D0D0D" w:themeColor="text1" w:themeTint="F2"/>
                  <w:sz w:val="22"/>
                  <w:rPrChange w:id="3158" w:author="tao huang" w:date="2017-09-17T12:05:00Z">
                    <w:rPr>
                      <w:rFonts w:ascii="Cambria Math" w:hAnsi="Cambria Math" w:cs="Times New Roman"/>
                      <w:color w:val="000000" w:themeColor="text1"/>
                      <w:szCs w:val="24"/>
                    </w:rPr>
                  </w:rPrChange>
                </w:rPr>
                <m:t>t</m:t>
              </w:del>
            </m:r>
          </m:sub>
        </m:sSub>
        <m:r>
          <w:del w:id="3159" w:author="tao huang" w:date="2017-09-13T16:50:00Z">
            <w:rPr>
              <w:rFonts w:ascii="Cambria Math" w:hAnsi="Cambria Math" w:cs="Times New Roman"/>
              <w:color w:val="0D0D0D" w:themeColor="text1" w:themeTint="F2"/>
              <w:sz w:val="22"/>
              <w:rPrChange w:id="3160" w:author="tao huang" w:date="2017-09-17T12:05:00Z">
                <w:rPr>
                  <w:rFonts w:ascii="Cambria Math" w:hAnsi="Cambria Math" w:cs="Times New Roman"/>
                  <w:color w:val="000000" w:themeColor="text1"/>
                  <w:szCs w:val="24"/>
                </w:rPr>
              </w:rPrChange>
            </w:rPr>
            <m:t>+</m:t>
          </w:del>
        </m:r>
        <m:sSub>
          <m:sSubPr>
            <m:ctrlPr>
              <w:del w:id="3161" w:author="tao huang" w:date="2017-09-13T16:50:00Z">
                <w:rPr>
                  <w:rFonts w:ascii="Cambria Math" w:hAnsi="Cambria Math" w:cs="Times New Roman"/>
                  <w:i/>
                  <w:color w:val="0D0D0D" w:themeColor="text1" w:themeTint="F2"/>
                  <w:sz w:val="22"/>
                  <w:rPrChange w:id="3162" w:author="tao huang" w:date="2017-09-17T12:05:00Z">
                    <w:rPr>
                      <w:rFonts w:ascii="Cambria Math" w:hAnsi="Cambria Math" w:cs="Times New Roman"/>
                      <w:i/>
                      <w:color w:val="000000" w:themeColor="text1"/>
                      <w:sz w:val="22"/>
                    </w:rPr>
                  </w:rPrChange>
                </w:rPr>
              </w:del>
            </m:ctrlPr>
          </m:sSubPr>
          <m:e>
            <m:r>
              <w:del w:id="3163" w:author="tao huang" w:date="2017-09-13T16:50:00Z">
                <w:rPr>
                  <w:rFonts w:ascii="Cambria Math" w:hAnsi="Cambria Math" w:cs="Times New Roman"/>
                  <w:color w:val="0D0D0D" w:themeColor="text1" w:themeTint="F2"/>
                  <w:sz w:val="22"/>
                  <w:rPrChange w:id="3164" w:author="tao huang" w:date="2017-09-17T12:05:00Z">
                    <w:rPr>
                      <w:rFonts w:ascii="Cambria Math" w:hAnsi="Cambria Math" w:cs="Times New Roman"/>
                      <w:color w:val="000000" w:themeColor="text1"/>
                      <w:szCs w:val="24"/>
                    </w:rPr>
                  </w:rPrChange>
                </w:rPr>
                <m:t>u</m:t>
              </w:del>
            </m:r>
          </m:e>
          <m:sub>
            <m:r>
              <w:del w:id="3165" w:author="tao huang" w:date="2017-09-13T16:50:00Z">
                <w:rPr>
                  <w:rFonts w:ascii="Cambria Math" w:hAnsi="Cambria Math" w:cs="Times New Roman"/>
                  <w:color w:val="0D0D0D" w:themeColor="text1" w:themeTint="F2"/>
                  <w:sz w:val="22"/>
                  <w:rPrChange w:id="3166" w:author="tao huang" w:date="2017-09-17T12:05:00Z">
                    <w:rPr>
                      <w:rFonts w:ascii="Cambria Math" w:hAnsi="Cambria Math" w:cs="Times New Roman"/>
                      <w:color w:val="000000" w:themeColor="text1"/>
                      <w:szCs w:val="24"/>
                    </w:rPr>
                  </w:rPrChange>
                </w:rPr>
                <m:t>t</m:t>
              </w:del>
            </m:r>
          </m:sub>
        </m:sSub>
      </m:oMath>
      <w:del w:id="3167" w:author="tao huang" w:date="2017-09-13T16:50:00Z">
        <w:r w:rsidR="00A616A3" w:rsidRPr="00A60A57" w:rsidDel="00E74BF1">
          <w:rPr>
            <w:rFonts w:cs="Times New Roman"/>
            <w:color w:val="0D0D0D" w:themeColor="text1" w:themeTint="F2"/>
            <w:sz w:val="22"/>
            <w:rPrChange w:id="3168" w:author="tao huang" w:date="2017-09-17T12:05:00Z">
              <w:rPr>
                <w:rFonts w:cs="Times New Roman"/>
                <w:color w:val="000000" w:themeColor="text1"/>
                <w:szCs w:val="24"/>
              </w:rPr>
            </w:rPrChange>
          </w:rPr>
          <w:delText xml:space="preserve">, </w:delText>
        </w:r>
        <m:oMath>
          <m:sSub>
            <m:sSubPr>
              <m:ctrlPr>
                <w:rPr>
                  <w:rFonts w:ascii="Cambria Math" w:hAnsi="Cambria Math" w:cs="Times New Roman"/>
                  <w:i/>
                  <w:color w:val="0D0D0D" w:themeColor="text1" w:themeTint="F2"/>
                  <w:sz w:val="22"/>
                  <w:rPrChange w:id="3169" w:author="tao huang" w:date="2017-09-17T12:05:00Z">
                    <w:rPr>
                      <w:rFonts w:ascii="Cambria Math" w:hAnsi="Cambria Math" w:cs="Times New Roman"/>
                      <w:i/>
                      <w:color w:val="000000" w:themeColor="text1"/>
                      <w:sz w:val="22"/>
                    </w:rPr>
                  </w:rPrChange>
                </w:rPr>
              </m:ctrlPr>
            </m:sSubPr>
            <m:e>
              <m:r>
                <w:rPr>
                  <w:rFonts w:ascii="Cambria Math" w:hAnsi="Cambria Math" w:cs="Times New Roman"/>
                  <w:color w:val="0D0D0D" w:themeColor="text1" w:themeTint="F2"/>
                  <w:sz w:val="22"/>
                  <w:rPrChange w:id="3170" w:author="tao huang" w:date="2017-09-17T12:05:00Z">
                    <w:rPr>
                      <w:rFonts w:ascii="Cambria Math" w:hAnsi="Cambria Math" w:cs="Times New Roman"/>
                      <w:color w:val="000000" w:themeColor="text1"/>
                      <w:szCs w:val="24"/>
                    </w:rPr>
                  </w:rPrChange>
                </w:rPr>
                <m:t>u</m:t>
              </m:r>
            </m:e>
            <m:sub>
              <m:r>
                <w:rPr>
                  <w:rFonts w:ascii="Cambria Math" w:hAnsi="Cambria Math" w:cs="Times New Roman"/>
                  <w:color w:val="0D0D0D" w:themeColor="text1" w:themeTint="F2"/>
                  <w:sz w:val="22"/>
                  <w:rPrChange w:id="3171" w:author="tao huang" w:date="2017-09-17T12:05:00Z">
                    <w:rPr>
                      <w:rFonts w:ascii="Cambria Math" w:hAnsi="Cambria Math" w:cs="Times New Roman"/>
                      <w:color w:val="000000" w:themeColor="text1"/>
                      <w:szCs w:val="24"/>
                    </w:rPr>
                  </w:rPrChange>
                </w:rPr>
                <m:t>t</m:t>
              </m:r>
            </m:sub>
          </m:sSub>
          <m:r>
            <w:rPr>
              <w:rFonts w:ascii="Cambria Math" w:hAnsi="Cambria Math" w:cs="Times New Roman"/>
              <w:color w:val="0D0D0D" w:themeColor="text1" w:themeTint="F2"/>
              <w:sz w:val="22"/>
              <w:rPrChange w:id="3172" w:author="tao huang" w:date="2017-09-17T12:05:00Z">
                <w:rPr>
                  <w:rFonts w:ascii="Cambria Math" w:hAnsi="Cambria Math" w:cs="Times New Roman"/>
                  <w:color w:val="000000" w:themeColor="text1"/>
                  <w:szCs w:val="24"/>
                </w:rPr>
              </w:rPrChange>
            </w:rPr>
            <m:t>~</m:t>
          </m:r>
          <m:r>
            <m:rPr>
              <m:sty m:val="p"/>
            </m:rPr>
            <w:rPr>
              <w:rFonts w:ascii="Cambria Math" w:hAnsi="Cambria Math" w:cs="Times New Roman"/>
              <w:color w:val="0D0D0D" w:themeColor="text1" w:themeTint="F2"/>
              <w:sz w:val="22"/>
              <w:rPrChange w:id="3173" w:author="tao huang" w:date="2017-09-17T12:05:00Z">
                <w:rPr>
                  <w:rFonts w:ascii="Cambria Math" w:hAnsi="Cambria Math" w:cs="Times New Roman"/>
                  <w:color w:val="000000" w:themeColor="text1"/>
                  <w:szCs w:val="24"/>
                </w:rPr>
              </w:rPrChange>
            </w:rPr>
            <m:t>NID</m:t>
          </m:r>
          <m:r>
            <w:rPr>
              <w:rFonts w:ascii="Cambria Math" w:hAnsi="Cambria Math" w:cs="Times New Roman"/>
              <w:color w:val="0D0D0D" w:themeColor="text1" w:themeTint="F2"/>
              <w:sz w:val="22"/>
              <w:rPrChange w:id="3174" w:author="tao huang" w:date="2017-09-17T12:05:00Z">
                <w:rPr>
                  <w:rFonts w:ascii="Cambria Math" w:hAnsi="Cambria Math" w:cs="Times New Roman"/>
                  <w:color w:val="000000" w:themeColor="text1"/>
                  <w:szCs w:val="24"/>
                </w:rPr>
              </w:rPrChange>
            </w:rPr>
            <m:t>(0,0.1)</m:t>
          </m:r>
        </m:oMath>
        <w:r w:rsidR="00A616A3" w:rsidRPr="00A60A57" w:rsidDel="00E74BF1">
          <w:rPr>
            <w:rFonts w:cs="Times New Roman"/>
            <w:color w:val="0D0D0D" w:themeColor="text1" w:themeTint="F2"/>
            <w:sz w:val="22"/>
            <w:rPrChange w:id="3175" w:author="tao huang" w:date="2017-09-17T12:05:00Z">
              <w:rPr>
                <w:rFonts w:cs="Times New Roman"/>
                <w:color w:val="000000" w:themeColor="text1"/>
                <w:szCs w:val="24"/>
              </w:rPr>
            </w:rPrChange>
          </w:rPr>
          <w:delText xml:space="preserve">, when </w:delText>
        </w:r>
        <m:oMath>
          <m:r>
            <w:rPr>
              <w:rFonts w:ascii="Cambria Math" w:hAnsi="Cambria Math" w:cs="Times New Roman"/>
              <w:color w:val="0D0D0D" w:themeColor="text1" w:themeTint="F2"/>
              <w:sz w:val="22"/>
              <w:rPrChange w:id="3176" w:author="tao huang" w:date="2017-09-17T12:05:00Z">
                <w:rPr>
                  <w:rFonts w:ascii="Cambria Math" w:hAnsi="Cambria Math" w:cs="Times New Roman"/>
                  <w:color w:val="000000" w:themeColor="text1"/>
                  <w:szCs w:val="24"/>
                </w:rPr>
              </w:rPrChange>
            </w:rPr>
            <m:t>t&lt;25</m:t>
          </m:r>
        </m:oMath>
      </w:del>
    </w:p>
    <w:p w14:paraId="61A0340A" w14:textId="20E74088" w:rsidR="008C296C" w:rsidRPr="00A60A57" w:rsidDel="00E74BF1" w:rsidRDefault="00F65496">
      <w:pPr>
        <w:spacing w:after="0" w:line="360" w:lineRule="auto"/>
        <w:rPr>
          <w:del w:id="3177" w:author="tao huang" w:date="2017-09-13T16:50:00Z"/>
          <w:rFonts w:cs="Times New Roman"/>
          <w:color w:val="0D0D0D" w:themeColor="text1" w:themeTint="F2"/>
          <w:sz w:val="22"/>
          <w:rPrChange w:id="3178" w:author="tao huang" w:date="2017-09-17T12:05:00Z">
            <w:rPr>
              <w:del w:id="3179" w:author="tao huang" w:date="2017-09-13T16:50:00Z"/>
              <w:rFonts w:cs="Times New Roman"/>
              <w:color w:val="000000" w:themeColor="text1"/>
              <w:szCs w:val="24"/>
            </w:rPr>
          </w:rPrChange>
        </w:rPr>
        <w:pPrChange w:id="3180" w:author="tao huang" w:date="2017-09-16T12:49:00Z">
          <w:pPr>
            <w:spacing w:after="0" w:line="360" w:lineRule="auto"/>
            <w:jc w:val="center"/>
          </w:pPr>
        </w:pPrChange>
      </w:pPr>
      <m:oMath>
        <m:sSub>
          <m:sSubPr>
            <m:ctrlPr>
              <w:del w:id="3181" w:author="tao huang" w:date="2017-09-13T16:50:00Z">
                <w:rPr>
                  <w:rFonts w:ascii="Cambria Math" w:hAnsi="Cambria Math" w:cs="Times New Roman"/>
                  <w:i/>
                  <w:color w:val="0D0D0D" w:themeColor="text1" w:themeTint="F2"/>
                  <w:sz w:val="22"/>
                  <w:rPrChange w:id="3182" w:author="tao huang" w:date="2017-09-17T12:05:00Z">
                    <w:rPr>
                      <w:rFonts w:ascii="Cambria Math" w:hAnsi="Cambria Math" w:cs="Times New Roman"/>
                      <w:i/>
                      <w:color w:val="000000" w:themeColor="text1"/>
                      <w:sz w:val="22"/>
                    </w:rPr>
                  </w:rPrChange>
                </w:rPr>
              </w:del>
            </m:ctrlPr>
          </m:sSubPr>
          <m:e>
            <m:r>
              <w:del w:id="3183" w:author="tao huang" w:date="2017-09-13T16:50:00Z">
                <w:rPr>
                  <w:rFonts w:ascii="Cambria Math" w:hAnsi="Cambria Math" w:cs="Times New Roman"/>
                  <w:color w:val="0D0D0D" w:themeColor="text1" w:themeTint="F2"/>
                  <w:sz w:val="22"/>
                  <w:rPrChange w:id="3184" w:author="tao huang" w:date="2017-09-17T12:05:00Z">
                    <w:rPr>
                      <w:rFonts w:ascii="Cambria Math" w:hAnsi="Cambria Math" w:cs="Times New Roman"/>
                      <w:color w:val="000000" w:themeColor="text1"/>
                      <w:szCs w:val="24"/>
                    </w:rPr>
                  </w:rPrChange>
                </w:rPr>
                <m:t>y</m:t>
              </w:del>
            </m:r>
          </m:e>
          <m:sub>
            <m:r>
              <w:del w:id="3185" w:author="tao huang" w:date="2017-09-13T16:50:00Z">
                <w:rPr>
                  <w:rFonts w:ascii="Cambria Math" w:hAnsi="Cambria Math" w:cs="Times New Roman"/>
                  <w:color w:val="0D0D0D" w:themeColor="text1" w:themeTint="F2"/>
                  <w:sz w:val="22"/>
                  <w:rPrChange w:id="3186" w:author="tao huang" w:date="2017-09-17T12:05:00Z">
                    <w:rPr>
                      <w:rFonts w:ascii="Cambria Math" w:hAnsi="Cambria Math" w:cs="Times New Roman"/>
                      <w:color w:val="000000" w:themeColor="text1"/>
                      <w:szCs w:val="24"/>
                    </w:rPr>
                  </w:rPrChange>
                </w:rPr>
                <m:t>t</m:t>
              </w:del>
            </m:r>
          </m:sub>
        </m:sSub>
        <m:r>
          <w:del w:id="3187" w:author="tao huang" w:date="2017-09-13T16:50:00Z">
            <w:rPr>
              <w:rFonts w:ascii="Cambria Math" w:hAnsi="Cambria Math" w:cs="Times New Roman"/>
              <w:color w:val="0D0D0D" w:themeColor="text1" w:themeTint="F2"/>
              <w:sz w:val="22"/>
              <w:rPrChange w:id="3188" w:author="tao huang" w:date="2017-09-17T12:05:00Z">
                <w:rPr>
                  <w:rFonts w:ascii="Cambria Math" w:hAnsi="Cambria Math" w:cs="Times New Roman"/>
                  <w:color w:val="000000" w:themeColor="text1"/>
                  <w:szCs w:val="24"/>
                </w:rPr>
              </w:rPrChange>
            </w:rPr>
            <m:t>=10-0.7</m:t>
          </w:del>
        </m:r>
        <m:sSub>
          <m:sSubPr>
            <m:ctrlPr>
              <w:del w:id="3189" w:author="tao huang" w:date="2017-09-13T16:50:00Z">
                <w:rPr>
                  <w:rFonts w:ascii="Cambria Math" w:hAnsi="Cambria Math" w:cs="Times New Roman"/>
                  <w:i/>
                  <w:color w:val="0D0D0D" w:themeColor="text1" w:themeTint="F2"/>
                  <w:sz w:val="22"/>
                  <w:rPrChange w:id="3190" w:author="tao huang" w:date="2017-09-17T12:05:00Z">
                    <w:rPr>
                      <w:rFonts w:ascii="Cambria Math" w:hAnsi="Cambria Math" w:cs="Times New Roman"/>
                      <w:i/>
                      <w:color w:val="000000" w:themeColor="text1"/>
                      <w:sz w:val="22"/>
                    </w:rPr>
                  </w:rPrChange>
                </w:rPr>
              </w:del>
            </m:ctrlPr>
          </m:sSubPr>
          <m:e>
            <m:r>
              <w:del w:id="3191" w:author="tao huang" w:date="2017-09-13T16:50:00Z">
                <w:rPr>
                  <w:rFonts w:ascii="Cambria Math" w:hAnsi="Cambria Math" w:cs="Times New Roman"/>
                  <w:color w:val="0D0D0D" w:themeColor="text1" w:themeTint="F2"/>
                  <w:sz w:val="22"/>
                  <w:rPrChange w:id="3192" w:author="tao huang" w:date="2017-09-17T12:05:00Z">
                    <w:rPr>
                      <w:rFonts w:ascii="Cambria Math" w:hAnsi="Cambria Math" w:cs="Times New Roman"/>
                      <w:color w:val="000000" w:themeColor="text1"/>
                      <w:szCs w:val="24"/>
                    </w:rPr>
                  </w:rPrChange>
                </w:rPr>
                <m:t>x</m:t>
              </w:del>
            </m:r>
          </m:e>
          <m:sub>
            <m:r>
              <w:del w:id="3193" w:author="tao huang" w:date="2017-09-13T16:50:00Z">
                <w:rPr>
                  <w:rFonts w:ascii="Cambria Math" w:hAnsi="Cambria Math" w:cs="Times New Roman"/>
                  <w:color w:val="0D0D0D" w:themeColor="text1" w:themeTint="F2"/>
                  <w:sz w:val="22"/>
                  <w:rPrChange w:id="3194" w:author="tao huang" w:date="2017-09-17T12:05:00Z">
                    <w:rPr>
                      <w:rFonts w:ascii="Cambria Math" w:hAnsi="Cambria Math" w:cs="Times New Roman"/>
                      <w:color w:val="000000" w:themeColor="text1"/>
                      <w:szCs w:val="24"/>
                    </w:rPr>
                  </w:rPrChange>
                </w:rPr>
                <m:t>t</m:t>
              </w:del>
            </m:r>
          </m:sub>
        </m:sSub>
        <m:r>
          <w:del w:id="3195" w:author="tao huang" w:date="2017-09-13T16:50:00Z">
            <w:rPr>
              <w:rFonts w:ascii="Cambria Math" w:hAnsi="Cambria Math" w:cs="Times New Roman"/>
              <w:color w:val="0D0D0D" w:themeColor="text1" w:themeTint="F2"/>
              <w:sz w:val="22"/>
              <w:rPrChange w:id="3196" w:author="tao huang" w:date="2017-09-17T12:05:00Z">
                <w:rPr>
                  <w:rFonts w:ascii="Cambria Math" w:hAnsi="Cambria Math" w:cs="Times New Roman"/>
                  <w:color w:val="000000" w:themeColor="text1"/>
                  <w:szCs w:val="24"/>
                </w:rPr>
              </w:rPrChange>
            </w:rPr>
            <m:t>+</m:t>
          </w:del>
        </m:r>
        <m:sSub>
          <m:sSubPr>
            <m:ctrlPr>
              <w:del w:id="3197" w:author="tao huang" w:date="2017-09-13T16:50:00Z">
                <w:rPr>
                  <w:rFonts w:ascii="Cambria Math" w:hAnsi="Cambria Math" w:cs="Times New Roman"/>
                  <w:i/>
                  <w:color w:val="0D0D0D" w:themeColor="text1" w:themeTint="F2"/>
                  <w:sz w:val="22"/>
                  <w:rPrChange w:id="3198" w:author="tao huang" w:date="2017-09-17T12:05:00Z">
                    <w:rPr>
                      <w:rFonts w:ascii="Cambria Math" w:hAnsi="Cambria Math" w:cs="Times New Roman"/>
                      <w:i/>
                      <w:color w:val="000000" w:themeColor="text1"/>
                      <w:sz w:val="22"/>
                    </w:rPr>
                  </w:rPrChange>
                </w:rPr>
              </w:del>
            </m:ctrlPr>
          </m:sSubPr>
          <m:e>
            <m:r>
              <w:del w:id="3199" w:author="tao huang" w:date="2017-09-13T16:50:00Z">
                <w:rPr>
                  <w:rFonts w:ascii="Cambria Math" w:hAnsi="Cambria Math" w:cs="Times New Roman"/>
                  <w:color w:val="0D0D0D" w:themeColor="text1" w:themeTint="F2"/>
                  <w:sz w:val="22"/>
                  <w:rPrChange w:id="3200" w:author="tao huang" w:date="2017-09-17T12:05:00Z">
                    <w:rPr>
                      <w:rFonts w:ascii="Cambria Math" w:hAnsi="Cambria Math" w:cs="Times New Roman"/>
                      <w:color w:val="000000" w:themeColor="text1"/>
                      <w:szCs w:val="24"/>
                    </w:rPr>
                  </w:rPrChange>
                </w:rPr>
                <m:t>u</m:t>
              </w:del>
            </m:r>
          </m:e>
          <m:sub>
            <m:r>
              <w:del w:id="3201" w:author="tao huang" w:date="2017-09-13T16:50:00Z">
                <w:rPr>
                  <w:rFonts w:ascii="Cambria Math" w:hAnsi="Cambria Math" w:cs="Times New Roman"/>
                  <w:color w:val="0D0D0D" w:themeColor="text1" w:themeTint="F2"/>
                  <w:sz w:val="22"/>
                  <w:rPrChange w:id="3202" w:author="tao huang" w:date="2017-09-17T12:05:00Z">
                    <w:rPr>
                      <w:rFonts w:ascii="Cambria Math" w:hAnsi="Cambria Math" w:cs="Times New Roman"/>
                      <w:color w:val="000000" w:themeColor="text1"/>
                      <w:szCs w:val="24"/>
                    </w:rPr>
                  </w:rPrChange>
                </w:rPr>
                <m:t>t</m:t>
              </w:del>
            </m:r>
          </m:sub>
        </m:sSub>
      </m:oMath>
      <w:del w:id="3203" w:author="tao huang" w:date="2017-09-13T16:50:00Z">
        <w:r w:rsidR="00A616A3" w:rsidRPr="00A60A57" w:rsidDel="00E74BF1">
          <w:rPr>
            <w:rFonts w:cs="Times New Roman"/>
            <w:color w:val="0D0D0D" w:themeColor="text1" w:themeTint="F2"/>
            <w:sz w:val="22"/>
            <w:rPrChange w:id="3204" w:author="tao huang" w:date="2017-09-17T12:05:00Z">
              <w:rPr>
                <w:rFonts w:cs="Times New Roman"/>
                <w:color w:val="000000" w:themeColor="text1"/>
                <w:szCs w:val="24"/>
              </w:rPr>
            </w:rPrChange>
          </w:rPr>
          <w:delText xml:space="preserve">, </w:delText>
        </w:r>
        <m:oMath>
          <m:sSub>
            <m:sSubPr>
              <m:ctrlPr>
                <w:rPr>
                  <w:rFonts w:ascii="Cambria Math" w:hAnsi="Cambria Math" w:cs="Times New Roman"/>
                  <w:i/>
                  <w:color w:val="0D0D0D" w:themeColor="text1" w:themeTint="F2"/>
                  <w:sz w:val="22"/>
                  <w:rPrChange w:id="3205" w:author="tao huang" w:date="2017-09-17T12:05:00Z">
                    <w:rPr>
                      <w:rFonts w:ascii="Cambria Math" w:hAnsi="Cambria Math" w:cs="Times New Roman"/>
                      <w:i/>
                      <w:color w:val="000000" w:themeColor="text1"/>
                      <w:sz w:val="22"/>
                    </w:rPr>
                  </w:rPrChange>
                </w:rPr>
              </m:ctrlPr>
            </m:sSubPr>
            <m:e>
              <m:r>
                <w:rPr>
                  <w:rFonts w:ascii="Cambria Math" w:hAnsi="Cambria Math" w:cs="Times New Roman"/>
                  <w:color w:val="0D0D0D" w:themeColor="text1" w:themeTint="F2"/>
                  <w:sz w:val="22"/>
                  <w:rPrChange w:id="3206" w:author="tao huang" w:date="2017-09-17T12:05:00Z">
                    <w:rPr>
                      <w:rFonts w:ascii="Cambria Math" w:hAnsi="Cambria Math" w:cs="Times New Roman"/>
                      <w:color w:val="000000" w:themeColor="text1"/>
                      <w:szCs w:val="24"/>
                    </w:rPr>
                  </w:rPrChange>
                </w:rPr>
                <m:t>u</m:t>
              </m:r>
            </m:e>
            <m:sub>
              <m:r>
                <w:rPr>
                  <w:rFonts w:ascii="Cambria Math" w:hAnsi="Cambria Math" w:cs="Times New Roman"/>
                  <w:color w:val="0D0D0D" w:themeColor="text1" w:themeTint="F2"/>
                  <w:sz w:val="22"/>
                  <w:rPrChange w:id="3207" w:author="tao huang" w:date="2017-09-17T12:05:00Z">
                    <w:rPr>
                      <w:rFonts w:ascii="Cambria Math" w:hAnsi="Cambria Math" w:cs="Times New Roman"/>
                      <w:color w:val="000000" w:themeColor="text1"/>
                      <w:szCs w:val="24"/>
                    </w:rPr>
                  </w:rPrChange>
                </w:rPr>
                <m:t>t</m:t>
              </m:r>
            </m:sub>
          </m:sSub>
          <m:r>
            <w:rPr>
              <w:rFonts w:ascii="Cambria Math" w:hAnsi="Cambria Math" w:cs="Times New Roman"/>
              <w:color w:val="0D0D0D" w:themeColor="text1" w:themeTint="F2"/>
              <w:sz w:val="22"/>
              <w:rPrChange w:id="3208" w:author="tao huang" w:date="2017-09-17T12:05:00Z">
                <w:rPr>
                  <w:rFonts w:ascii="Cambria Math" w:hAnsi="Cambria Math" w:cs="Times New Roman"/>
                  <w:color w:val="000000" w:themeColor="text1"/>
                  <w:szCs w:val="24"/>
                </w:rPr>
              </w:rPrChange>
            </w:rPr>
            <m:t>~</m:t>
          </m:r>
          <m:r>
            <m:rPr>
              <m:sty m:val="p"/>
            </m:rPr>
            <w:rPr>
              <w:rFonts w:ascii="Cambria Math" w:hAnsi="Cambria Math" w:cs="Times New Roman"/>
              <w:color w:val="0D0D0D" w:themeColor="text1" w:themeTint="F2"/>
              <w:sz w:val="22"/>
              <w:rPrChange w:id="3209" w:author="tao huang" w:date="2017-09-17T12:05:00Z">
                <w:rPr>
                  <w:rFonts w:ascii="Cambria Math" w:hAnsi="Cambria Math" w:cs="Times New Roman"/>
                  <w:color w:val="000000" w:themeColor="text1"/>
                  <w:szCs w:val="24"/>
                </w:rPr>
              </w:rPrChange>
            </w:rPr>
            <m:t>NID</m:t>
          </m:r>
          <m:r>
            <w:rPr>
              <w:rFonts w:ascii="Cambria Math" w:hAnsi="Cambria Math" w:cs="Times New Roman"/>
              <w:color w:val="0D0D0D" w:themeColor="text1" w:themeTint="F2"/>
              <w:sz w:val="22"/>
              <w:rPrChange w:id="3210" w:author="tao huang" w:date="2017-09-17T12:05:00Z">
                <w:rPr>
                  <w:rFonts w:ascii="Cambria Math" w:hAnsi="Cambria Math" w:cs="Times New Roman"/>
                  <w:color w:val="000000" w:themeColor="text1"/>
                  <w:szCs w:val="24"/>
                </w:rPr>
              </w:rPrChange>
            </w:rPr>
            <m:t>(0,0.1)</m:t>
          </m:r>
        </m:oMath>
        <w:r w:rsidR="00A616A3" w:rsidRPr="00A60A57" w:rsidDel="00E74BF1">
          <w:rPr>
            <w:rFonts w:cs="Times New Roman"/>
            <w:color w:val="0D0D0D" w:themeColor="text1" w:themeTint="F2"/>
            <w:sz w:val="22"/>
            <w:rPrChange w:id="3211" w:author="tao huang" w:date="2017-09-17T12:05:00Z">
              <w:rPr>
                <w:rFonts w:cs="Times New Roman"/>
                <w:color w:val="000000" w:themeColor="text1"/>
                <w:szCs w:val="24"/>
              </w:rPr>
            </w:rPrChange>
          </w:rPr>
          <w:delText xml:space="preserve">, when </w:delText>
        </w:r>
        <m:oMath>
          <m:r>
            <w:rPr>
              <w:rFonts w:ascii="Cambria Math" w:hAnsi="Cambria Math" w:cs="Times New Roman"/>
              <w:color w:val="0D0D0D" w:themeColor="text1" w:themeTint="F2"/>
              <w:sz w:val="22"/>
              <w:rPrChange w:id="3212" w:author="tao huang" w:date="2017-09-17T12:05:00Z">
                <w:rPr>
                  <w:rFonts w:ascii="Cambria Math" w:hAnsi="Cambria Math" w:cs="Times New Roman"/>
                  <w:color w:val="000000" w:themeColor="text1"/>
                  <w:szCs w:val="24"/>
                </w:rPr>
              </w:rPrChange>
            </w:rPr>
            <m:t>25&lt;t&lt;50</m:t>
          </m:r>
        </m:oMath>
      </w:del>
    </w:p>
    <w:p w14:paraId="59F94CE8" w14:textId="3DB08E07" w:rsidR="004165E3" w:rsidRPr="00A60A57" w:rsidDel="00E74BF1" w:rsidRDefault="00F65496">
      <w:pPr>
        <w:spacing w:after="0" w:line="360" w:lineRule="auto"/>
        <w:rPr>
          <w:del w:id="3213" w:author="tao huang" w:date="2017-09-13T16:50:00Z"/>
          <w:rFonts w:cs="Times New Roman"/>
          <w:color w:val="0D0D0D" w:themeColor="text1" w:themeTint="F2"/>
          <w:sz w:val="22"/>
          <w:rPrChange w:id="3214" w:author="tao huang" w:date="2017-09-17T12:05:00Z">
            <w:rPr>
              <w:del w:id="3215" w:author="tao huang" w:date="2017-09-13T16:50:00Z"/>
              <w:rFonts w:cs="Times New Roman"/>
              <w:color w:val="000000" w:themeColor="text1"/>
              <w:szCs w:val="24"/>
            </w:rPr>
          </w:rPrChange>
        </w:rPr>
        <w:pPrChange w:id="3216" w:author="tao huang" w:date="2017-09-16T12:49:00Z">
          <w:pPr>
            <w:spacing w:after="0" w:line="360" w:lineRule="auto"/>
            <w:jc w:val="center"/>
          </w:pPr>
        </w:pPrChange>
      </w:pPr>
      <m:oMath>
        <m:sSub>
          <m:sSubPr>
            <m:ctrlPr>
              <w:del w:id="3217" w:author="tao huang" w:date="2017-09-13T16:50:00Z">
                <w:rPr>
                  <w:rFonts w:ascii="Cambria Math" w:hAnsi="Cambria Math" w:cs="Times New Roman"/>
                  <w:i/>
                  <w:color w:val="0D0D0D" w:themeColor="text1" w:themeTint="F2"/>
                  <w:sz w:val="22"/>
                  <w:rPrChange w:id="3218" w:author="tao huang" w:date="2017-09-17T12:05:00Z">
                    <w:rPr>
                      <w:rFonts w:ascii="Cambria Math" w:hAnsi="Cambria Math" w:cs="Times New Roman"/>
                      <w:i/>
                      <w:color w:val="000000" w:themeColor="text1"/>
                      <w:sz w:val="22"/>
                    </w:rPr>
                  </w:rPrChange>
                </w:rPr>
              </w:del>
            </m:ctrlPr>
          </m:sSubPr>
          <m:e>
            <m:r>
              <w:del w:id="3219" w:author="tao huang" w:date="2017-09-13T16:50:00Z">
                <w:rPr>
                  <w:rFonts w:ascii="Cambria Math" w:hAnsi="Cambria Math" w:cs="Times New Roman"/>
                  <w:color w:val="0D0D0D" w:themeColor="text1" w:themeTint="F2"/>
                  <w:sz w:val="22"/>
                  <w:rPrChange w:id="3220" w:author="tao huang" w:date="2017-09-17T12:05:00Z">
                    <w:rPr>
                      <w:rFonts w:ascii="Cambria Math" w:hAnsi="Cambria Math" w:cs="Times New Roman"/>
                      <w:color w:val="000000" w:themeColor="text1"/>
                      <w:szCs w:val="24"/>
                    </w:rPr>
                  </w:rPrChange>
                </w:rPr>
                <m:t>y</m:t>
              </w:del>
            </m:r>
          </m:e>
          <m:sub>
            <m:r>
              <w:del w:id="3221" w:author="tao huang" w:date="2017-09-13T16:50:00Z">
                <w:rPr>
                  <w:rFonts w:ascii="Cambria Math" w:hAnsi="Cambria Math" w:cs="Times New Roman"/>
                  <w:color w:val="0D0D0D" w:themeColor="text1" w:themeTint="F2"/>
                  <w:sz w:val="22"/>
                  <w:rPrChange w:id="3222" w:author="tao huang" w:date="2017-09-17T12:05:00Z">
                    <w:rPr>
                      <w:rFonts w:ascii="Cambria Math" w:hAnsi="Cambria Math" w:cs="Times New Roman"/>
                      <w:color w:val="000000" w:themeColor="text1"/>
                      <w:szCs w:val="24"/>
                    </w:rPr>
                  </w:rPrChange>
                </w:rPr>
                <m:t>t</m:t>
              </w:del>
            </m:r>
          </m:sub>
        </m:sSub>
        <m:r>
          <w:del w:id="3223" w:author="tao huang" w:date="2017-09-13T16:50:00Z">
            <w:rPr>
              <w:rFonts w:ascii="Cambria Math" w:hAnsi="Cambria Math" w:cs="Times New Roman"/>
              <w:color w:val="0D0D0D" w:themeColor="text1" w:themeTint="F2"/>
              <w:sz w:val="22"/>
              <w:rPrChange w:id="3224" w:author="tao huang" w:date="2017-09-17T12:05:00Z">
                <w:rPr>
                  <w:rFonts w:ascii="Cambria Math" w:hAnsi="Cambria Math" w:cs="Times New Roman"/>
                  <w:color w:val="000000" w:themeColor="text1"/>
                  <w:szCs w:val="24"/>
                </w:rPr>
              </w:rPrChange>
            </w:rPr>
            <m:t>=10-1.5</m:t>
          </w:del>
        </m:r>
        <m:sSub>
          <m:sSubPr>
            <m:ctrlPr>
              <w:del w:id="3225" w:author="tao huang" w:date="2017-09-13T16:50:00Z">
                <w:rPr>
                  <w:rFonts w:ascii="Cambria Math" w:hAnsi="Cambria Math" w:cs="Times New Roman"/>
                  <w:i/>
                  <w:color w:val="0D0D0D" w:themeColor="text1" w:themeTint="F2"/>
                  <w:sz w:val="22"/>
                  <w:rPrChange w:id="3226" w:author="tao huang" w:date="2017-09-17T12:05:00Z">
                    <w:rPr>
                      <w:rFonts w:ascii="Cambria Math" w:hAnsi="Cambria Math" w:cs="Times New Roman"/>
                      <w:i/>
                      <w:color w:val="000000" w:themeColor="text1"/>
                      <w:sz w:val="22"/>
                    </w:rPr>
                  </w:rPrChange>
                </w:rPr>
              </w:del>
            </m:ctrlPr>
          </m:sSubPr>
          <m:e>
            <m:r>
              <w:del w:id="3227" w:author="tao huang" w:date="2017-09-13T16:50:00Z">
                <w:rPr>
                  <w:rFonts w:ascii="Cambria Math" w:hAnsi="Cambria Math" w:cs="Times New Roman"/>
                  <w:color w:val="0D0D0D" w:themeColor="text1" w:themeTint="F2"/>
                  <w:sz w:val="22"/>
                  <w:rPrChange w:id="3228" w:author="tao huang" w:date="2017-09-17T12:05:00Z">
                    <w:rPr>
                      <w:rFonts w:ascii="Cambria Math" w:hAnsi="Cambria Math" w:cs="Times New Roman"/>
                      <w:color w:val="000000" w:themeColor="text1"/>
                      <w:szCs w:val="24"/>
                    </w:rPr>
                  </w:rPrChange>
                </w:rPr>
                <m:t>x</m:t>
              </w:del>
            </m:r>
          </m:e>
          <m:sub>
            <m:r>
              <w:del w:id="3229" w:author="tao huang" w:date="2017-09-13T16:50:00Z">
                <w:rPr>
                  <w:rFonts w:ascii="Cambria Math" w:hAnsi="Cambria Math" w:cs="Times New Roman"/>
                  <w:color w:val="0D0D0D" w:themeColor="text1" w:themeTint="F2"/>
                  <w:sz w:val="22"/>
                  <w:rPrChange w:id="3230" w:author="tao huang" w:date="2017-09-17T12:05:00Z">
                    <w:rPr>
                      <w:rFonts w:ascii="Cambria Math" w:hAnsi="Cambria Math" w:cs="Times New Roman"/>
                      <w:color w:val="000000" w:themeColor="text1"/>
                      <w:szCs w:val="24"/>
                    </w:rPr>
                  </w:rPrChange>
                </w:rPr>
                <m:t>t</m:t>
              </w:del>
            </m:r>
          </m:sub>
        </m:sSub>
        <m:r>
          <w:del w:id="3231" w:author="tao huang" w:date="2017-09-13T16:50:00Z">
            <w:rPr>
              <w:rFonts w:ascii="Cambria Math" w:hAnsi="Cambria Math" w:cs="Times New Roman"/>
              <w:color w:val="0D0D0D" w:themeColor="text1" w:themeTint="F2"/>
              <w:sz w:val="22"/>
              <w:rPrChange w:id="3232" w:author="tao huang" w:date="2017-09-17T12:05:00Z">
                <w:rPr>
                  <w:rFonts w:ascii="Cambria Math" w:hAnsi="Cambria Math" w:cs="Times New Roman"/>
                  <w:color w:val="000000" w:themeColor="text1"/>
                  <w:szCs w:val="24"/>
                </w:rPr>
              </w:rPrChange>
            </w:rPr>
            <m:t>+</m:t>
          </w:del>
        </m:r>
        <m:sSub>
          <m:sSubPr>
            <m:ctrlPr>
              <w:del w:id="3233" w:author="tao huang" w:date="2017-09-13T16:50:00Z">
                <w:rPr>
                  <w:rFonts w:ascii="Cambria Math" w:hAnsi="Cambria Math" w:cs="Times New Roman"/>
                  <w:i/>
                  <w:color w:val="0D0D0D" w:themeColor="text1" w:themeTint="F2"/>
                  <w:sz w:val="22"/>
                  <w:rPrChange w:id="3234" w:author="tao huang" w:date="2017-09-17T12:05:00Z">
                    <w:rPr>
                      <w:rFonts w:ascii="Cambria Math" w:hAnsi="Cambria Math" w:cs="Times New Roman"/>
                      <w:i/>
                      <w:color w:val="000000" w:themeColor="text1"/>
                      <w:sz w:val="22"/>
                    </w:rPr>
                  </w:rPrChange>
                </w:rPr>
              </w:del>
            </m:ctrlPr>
          </m:sSubPr>
          <m:e>
            <m:r>
              <w:del w:id="3235" w:author="tao huang" w:date="2017-09-13T16:50:00Z">
                <w:rPr>
                  <w:rFonts w:ascii="Cambria Math" w:hAnsi="Cambria Math" w:cs="Times New Roman"/>
                  <w:color w:val="0D0D0D" w:themeColor="text1" w:themeTint="F2"/>
                  <w:sz w:val="22"/>
                  <w:rPrChange w:id="3236" w:author="tao huang" w:date="2017-09-17T12:05:00Z">
                    <w:rPr>
                      <w:rFonts w:ascii="Cambria Math" w:hAnsi="Cambria Math" w:cs="Times New Roman"/>
                      <w:color w:val="000000" w:themeColor="text1"/>
                      <w:szCs w:val="24"/>
                    </w:rPr>
                  </w:rPrChange>
                </w:rPr>
                <m:t>u</m:t>
              </w:del>
            </m:r>
          </m:e>
          <m:sub>
            <m:r>
              <w:del w:id="3237" w:author="tao huang" w:date="2017-09-13T16:50:00Z">
                <w:rPr>
                  <w:rFonts w:ascii="Cambria Math" w:hAnsi="Cambria Math" w:cs="Times New Roman"/>
                  <w:color w:val="0D0D0D" w:themeColor="text1" w:themeTint="F2"/>
                  <w:sz w:val="22"/>
                  <w:rPrChange w:id="3238" w:author="tao huang" w:date="2017-09-17T12:05:00Z">
                    <w:rPr>
                      <w:rFonts w:ascii="Cambria Math" w:hAnsi="Cambria Math" w:cs="Times New Roman"/>
                      <w:color w:val="000000" w:themeColor="text1"/>
                      <w:szCs w:val="24"/>
                    </w:rPr>
                  </w:rPrChange>
                </w:rPr>
                <m:t>t</m:t>
              </w:del>
            </m:r>
          </m:sub>
        </m:sSub>
      </m:oMath>
      <w:del w:id="3239" w:author="tao huang" w:date="2017-09-13T16:50:00Z">
        <w:r w:rsidR="004165E3" w:rsidRPr="00A60A57" w:rsidDel="00E74BF1">
          <w:rPr>
            <w:rFonts w:cs="Times New Roman"/>
            <w:color w:val="0D0D0D" w:themeColor="text1" w:themeTint="F2"/>
            <w:sz w:val="22"/>
            <w:rPrChange w:id="3240" w:author="tao huang" w:date="2017-09-17T12:05:00Z">
              <w:rPr>
                <w:rFonts w:cs="Times New Roman"/>
                <w:color w:val="000000" w:themeColor="text1"/>
                <w:szCs w:val="24"/>
              </w:rPr>
            </w:rPrChange>
          </w:rPr>
          <w:delText xml:space="preserve">, </w:delText>
        </w:r>
        <m:oMath>
          <m:sSub>
            <m:sSubPr>
              <m:ctrlPr>
                <w:rPr>
                  <w:rFonts w:ascii="Cambria Math" w:hAnsi="Cambria Math" w:cs="Times New Roman"/>
                  <w:i/>
                  <w:color w:val="0D0D0D" w:themeColor="text1" w:themeTint="F2"/>
                  <w:sz w:val="22"/>
                  <w:rPrChange w:id="3241" w:author="tao huang" w:date="2017-09-17T12:05:00Z">
                    <w:rPr>
                      <w:rFonts w:ascii="Cambria Math" w:hAnsi="Cambria Math" w:cs="Times New Roman"/>
                      <w:i/>
                      <w:color w:val="000000" w:themeColor="text1"/>
                      <w:sz w:val="22"/>
                    </w:rPr>
                  </w:rPrChange>
                </w:rPr>
              </m:ctrlPr>
            </m:sSubPr>
            <m:e>
              <m:r>
                <w:rPr>
                  <w:rFonts w:ascii="Cambria Math" w:hAnsi="Cambria Math" w:cs="Times New Roman"/>
                  <w:color w:val="0D0D0D" w:themeColor="text1" w:themeTint="F2"/>
                  <w:sz w:val="22"/>
                  <w:rPrChange w:id="3242" w:author="tao huang" w:date="2017-09-17T12:05:00Z">
                    <w:rPr>
                      <w:rFonts w:ascii="Cambria Math" w:hAnsi="Cambria Math" w:cs="Times New Roman"/>
                      <w:color w:val="000000" w:themeColor="text1"/>
                      <w:szCs w:val="24"/>
                    </w:rPr>
                  </w:rPrChange>
                </w:rPr>
                <m:t>u</m:t>
              </m:r>
            </m:e>
            <m:sub>
              <m:r>
                <w:rPr>
                  <w:rFonts w:ascii="Cambria Math" w:hAnsi="Cambria Math" w:cs="Times New Roman"/>
                  <w:color w:val="0D0D0D" w:themeColor="text1" w:themeTint="F2"/>
                  <w:sz w:val="22"/>
                  <w:rPrChange w:id="3243" w:author="tao huang" w:date="2017-09-17T12:05:00Z">
                    <w:rPr>
                      <w:rFonts w:ascii="Cambria Math" w:hAnsi="Cambria Math" w:cs="Times New Roman"/>
                      <w:color w:val="000000" w:themeColor="text1"/>
                      <w:szCs w:val="24"/>
                    </w:rPr>
                  </w:rPrChange>
                </w:rPr>
                <m:t>t</m:t>
              </m:r>
            </m:sub>
          </m:sSub>
          <m:r>
            <w:rPr>
              <w:rFonts w:ascii="Cambria Math" w:hAnsi="Cambria Math" w:cs="Times New Roman"/>
              <w:color w:val="0D0D0D" w:themeColor="text1" w:themeTint="F2"/>
              <w:sz w:val="22"/>
              <w:rPrChange w:id="3244" w:author="tao huang" w:date="2017-09-17T12:05:00Z">
                <w:rPr>
                  <w:rFonts w:ascii="Cambria Math" w:hAnsi="Cambria Math" w:cs="Times New Roman"/>
                  <w:color w:val="000000" w:themeColor="text1"/>
                  <w:szCs w:val="24"/>
                </w:rPr>
              </w:rPrChange>
            </w:rPr>
            <m:t>~</m:t>
          </m:r>
          <m:r>
            <m:rPr>
              <m:sty m:val="p"/>
            </m:rPr>
            <w:rPr>
              <w:rFonts w:ascii="Cambria Math" w:hAnsi="Cambria Math" w:cs="Times New Roman"/>
              <w:color w:val="0D0D0D" w:themeColor="text1" w:themeTint="F2"/>
              <w:sz w:val="22"/>
              <w:rPrChange w:id="3245" w:author="tao huang" w:date="2017-09-17T12:05:00Z">
                <w:rPr>
                  <w:rFonts w:ascii="Cambria Math" w:hAnsi="Cambria Math" w:cs="Times New Roman"/>
                  <w:color w:val="000000" w:themeColor="text1"/>
                  <w:szCs w:val="24"/>
                </w:rPr>
              </w:rPrChange>
            </w:rPr>
            <m:t>NID</m:t>
          </m:r>
          <m:r>
            <w:rPr>
              <w:rFonts w:ascii="Cambria Math" w:hAnsi="Cambria Math" w:cs="Times New Roman"/>
              <w:color w:val="0D0D0D" w:themeColor="text1" w:themeTint="F2"/>
              <w:sz w:val="22"/>
              <w:rPrChange w:id="3246" w:author="tao huang" w:date="2017-09-17T12:05:00Z">
                <w:rPr>
                  <w:rFonts w:ascii="Cambria Math" w:hAnsi="Cambria Math" w:cs="Times New Roman"/>
                  <w:color w:val="000000" w:themeColor="text1"/>
                  <w:szCs w:val="24"/>
                </w:rPr>
              </w:rPrChange>
            </w:rPr>
            <m:t>(0,0.1)</m:t>
          </m:r>
        </m:oMath>
        <w:r w:rsidR="004165E3" w:rsidRPr="00A60A57" w:rsidDel="00E74BF1">
          <w:rPr>
            <w:rFonts w:cs="Times New Roman"/>
            <w:color w:val="0D0D0D" w:themeColor="text1" w:themeTint="F2"/>
            <w:sz w:val="22"/>
            <w:rPrChange w:id="3247" w:author="tao huang" w:date="2017-09-17T12:05:00Z">
              <w:rPr>
                <w:rFonts w:cs="Times New Roman"/>
                <w:color w:val="000000" w:themeColor="text1"/>
                <w:szCs w:val="24"/>
              </w:rPr>
            </w:rPrChange>
          </w:rPr>
          <w:delText xml:space="preserve">, when </w:delText>
        </w:r>
        <m:oMath>
          <m:r>
            <w:rPr>
              <w:rFonts w:ascii="Cambria Math" w:hAnsi="Cambria Math" w:cs="Times New Roman"/>
              <w:color w:val="0D0D0D" w:themeColor="text1" w:themeTint="F2"/>
              <w:sz w:val="22"/>
              <w:rPrChange w:id="3248" w:author="tao huang" w:date="2017-09-17T12:05:00Z">
                <w:rPr>
                  <w:rFonts w:ascii="Cambria Math" w:hAnsi="Cambria Math" w:cs="Times New Roman"/>
                  <w:color w:val="000000" w:themeColor="text1"/>
                  <w:szCs w:val="24"/>
                </w:rPr>
              </w:rPrChange>
            </w:rPr>
            <m:t>t&gt;50</m:t>
          </m:r>
        </m:oMath>
      </w:del>
    </w:p>
    <w:p w14:paraId="4C0841FD" w14:textId="39457EDB" w:rsidR="003A39FD" w:rsidRPr="00A60A57" w:rsidDel="00E74BF1" w:rsidRDefault="003A39FD">
      <w:pPr>
        <w:spacing w:after="0" w:line="360" w:lineRule="auto"/>
        <w:rPr>
          <w:del w:id="3249" w:author="tao huang" w:date="2017-09-13T16:50:00Z"/>
          <w:rFonts w:cs="Times New Roman"/>
          <w:color w:val="0D0D0D" w:themeColor="text1" w:themeTint="F2"/>
          <w:sz w:val="22"/>
          <w:rPrChange w:id="3250" w:author="tao huang" w:date="2017-09-17T12:05:00Z">
            <w:rPr>
              <w:del w:id="3251" w:author="tao huang" w:date="2017-09-13T16:50:00Z"/>
              <w:rFonts w:cs="Times New Roman"/>
              <w:color w:val="000000" w:themeColor="text1"/>
              <w:szCs w:val="24"/>
            </w:rPr>
          </w:rPrChange>
        </w:rPr>
        <w:pPrChange w:id="3252" w:author="tao huang" w:date="2017-09-16T12:49:00Z">
          <w:pPr>
            <w:spacing w:after="0" w:line="360" w:lineRule="auto"/>
            <w:jc w:val="center"/>
          </w:pPr>
        </w:pPrChange>
      </w:pPr>
    </w:p>
    <w:p w14:paraId="73D85B5A" w14:textId="514EB328" w:rsidR="00145D8C" w:rsidRPr="00A60A57" w:rsidDel="00E74BF1" w:rsidRDefault="008F09DA">
      <w:pPr>
        <w:spacing w:after="0" w:line="360" w:lineRule="auto"/>
        <w:rPr>
          <w:del w:id="3253" w:author="tao huang" w:date="2017-09-13T16:50:00Z"/>
          <w:rFonts w:cs="Times New Roman"/>
          <w:color w:val="0D0D0D" w:themeColor="text1" w:themeTint="F2"/>
          <w:sz w:val="22"/>
          <w:rPrChange w:id="3254" w:author="tao huang" w:date="2017-09-17T12:05:00Z">
            <w:rPr>
              <w:del w:id="3255" w:author="tao huang" w:date="2017-09-13T16:50:00Z"/>
              <w:rFonts w:cs="Times New Roman"/>
              <w:color w:val="000000" w:themeColor="text1"/>
              <w:szCs w:val="24"/>
            </w:rPr>
          </w:rPrChange>
        </w:rPr>
      </w:pPr>
      <w:del w:id="3256" w:author="tao huang" w:date="2017-09-13T16:50:00Z">
        <w:r w:rsidRPr="00A60A57" w:rsidDel="00E74BF1">
          <w:rPr>
            <w:rFonts w:cs="Times New Roman"/>
            <w:color w:val="0D0D0D" w:themeColor="text1" w:themeTint="F2"/>
            <w:sz w:val="22"/>
            <w:rPrChange w:id="3257" w:author="tao huang" w:date="2017-09-17T12:05:00Z">
              <w:rPr>
                <w:rFonts w:cs="Times New Roman"/>
                <w:color w:val="000000" w:themeColor="text1"/>
                <w:szCs w:val="24"/>
              </w:rPr>
            </w:rPrChange>
          </w:rPr>
          <w:delText xml:space="preserve">where </w:delText>
        </w:r>
        <m:oMath>
          <m:sSub>
            <m:sSubPr>
              <m:ctrlPr>
                <w:rPr>
                  <w:rFonts w:ascii="Cambria Math" w:hAnsi="Cambria Math" w:cs="Times New Roman"/>
                  <w:i/>
                  <w:color w:val="0D0D0D" w:themeColor="text1" w:themeTint="F2"/>
                  <w:sz w:val="22"/>
                  <w:rPrChange w:id="3258" w:author="tao huang" w:date="2017-09-17T12:05:00Z">
                    <w:rPr>
                      <w:rFonts w:ascii="Cambria Math" w:hAnsi="Cambria Math" w:cs="Times New Roman"/>
                      <w:i/>
                      <w:color w:val="000000" w:themeColor="text1"/>
                      <w:sz w:val="22"/>
                    </w:rPr>
                  </w:rPrChange>
                </w:rPr>
              </m:ctrlPr>
            </m:sSubPr>
            <m:e>
              <m:r>
                <w:rPr>
                  <w:rFonts w:ascii="Cambria Math" w:hAnsi="Cambria Math" w:cs="Times New Roman"/>
                  <w:color w:val="0D0D0D" w:themeColor="text1" w:themeTint="F2"/>
                  <w:sz w:val="22"/>
                  <w:rPrChange w:id="3259" w:author="tao huang" w:date="2017-09-17T12:05:00Z">
                    <w:rPr>
                      <w:rFonts w:ascii="Cambria Math" w:hAnsi="Cambria Math" w:cs="Times New Roman"/>
                      <w:color w:val="000000" w:themeColor="text1"/>
                      <w:szCs w:val="24"/>
                    </w:rPr>
                  </w:rPrChange>
                </w:rPr>
                <m:t>y</m:t>
              </m:r>
            </m:e>
            <m:sub>
              <m:r>
                <w:rPr>
                  <w:rFonts w:ascii="Cambria Math" w:hAnsi="Cambria Math" w:cs="Times New Roman"/>
                  <w:color w:val="0D0D0D" w:themeColor="text1" w:themeTint="F2"/>
                  <w:sz w:val="22"/>
                  <w:rPrChange w:id="3260" w:author="tao huang" w:date="2017-09-17T12:05:00Z">
                    <w:rPr>
                      <w:rFonts w:ascii="Cambria Math" w:hAnsi="Cambria Math" w:cs="Times New Roman"/>
                      <w:color w:val="000000" w:themeColor="text1"/>
                      <w:szCs w:val="24"/>
                    </w:rPr>
                  </w:rPrChange>
                </w:rPr>
                <m:t>t</m:t>
              </m:r>
            </m:sub>
          </m:sSub>
        </m:oMath>
        <w:r w:rsidRPr="00A60A57" w:rsidDel="00E74BF1">
          <w:rPr>
            <w:rFonts w:cs="Times New Roman"/>
            <w:color w:val="0D0D0D" w:themeColor="text1" w:themeTint="F2"/>
            <w:sz w:val="22"/>
            <w:rPrChange w:id="3261" w:author="tao huang" w:date="2017-09-17T12:05:00Z">
              <w:rPr>
                <w:rFonts w:cs="Times New Roman"/>
                <w:color w:val="000000" w:themeColor="text1"/>
                <w:szCs w:val="24"/>
              </w:rPr>
            </w:rPrChange>
          </w:rPr>
          <w:delText xml:space="preserve"> </w:delText>
        </w:r>
        <w:r w:rsidR="008741EB" w:rsidRPr="00A60A57" w:rsidDel="00E74BF1">
          <w:rPr>
            <w:rFonts w:cs="Times New Roman"/>
            <w:color w:val="0D0D0D" w:themeColor="text1" w:themeTint="F2"/>
            <w:sz w:val="22"/>
            <w:rPrChange w:id="3262" w:author="tao huang" w:date="2017-09-17T12:05:00Z">
              <w:rPr>
                <w:rFonts w:cs="Times New Roman"/>
                <w:color w:val="000000" w:themeColor="text1"/>
                <w:szCs w:val="24"/>
              </w:rPr>
            </w:rPrChange>
          </w:rPr>
          <w:delText xml:space="preserve">and </w:delText>
        </w:r>
        <m:oMath>
          <m:sSub>
            <m:sSubPr>
              <m:ctrlPr>
                <w:rPr>
                  <w:rFonts w:ascii="Cambria Math" w:hAnsi="Cambria Math" w:cs="Times New Roman"/>
                  <w:i/>
                  <w:color w:val="0D0D0D" w:themeColor="text1" w:themeTint="F2"/>
                  <w:sz w:val="22"/>
                  <w:rPrChange w:id="3263" w:author="tao huang" w:date="2017-09-17T12:05:00Z">
                    <w:rPr>
                      <w:rFonts w:ascii="Cambria Math" w:hAnsi="Cambria Math" w:cs="Times New Roman"/>
                      <w:i/>
                      <w:color w:val="000000" w:themeColor="text1"/>
                      <w:sz w:val="22"/>
                    </w:rPr>
                  </w:rPrChange>
                </w:rPr>
              </m:ctrlPr>
            </m:sSubPr>
            <m:e>
              <m:r>
                <w:rPr>
                  <w:rFonts w:ascii="Cambria Math" w:hAnsi="Cambria Math" w:cs="Times New Roman"/>
                  <w:color w:val="0D0D0D" w:themeColor="text1" w:themeTint="F2"/>
                  <w:sz w:val="22"/>
                  <w:rPrChange w:id="3264" w:author="tao huang" w:date="2017-09-17T12:05:00Z">
                    <w:rPr>
                      <w:rFonts w:ascii="Cambria Math" w:hAnsi="Cambria Math" w:cs="Times New Roman"/>
                      <w:color w:val="000000" w:themeColor="text1"/>
                      <w:szCs w:val="24"/>
                    </w:rPr>
                  </w:rPrChange>
                </w:rPr>
                <m:t>x</m:t>
              </m:r>
            </m:e>
            <m:sub>
              <m:r>
                <w:rPr>
                  <w:rFonts w:ascii="Cambria Math" w:hAnsi="Cambria Math" w:cs="Times New Roman"/>
                  <w:color w:val="0D0D0D" w:themeColor="text1" w:themeTint="F2"/>
                  <w:sz w:val="22"/>
                  <w:rPrChange w:id="3265" w:author="tao huang" w:date="2017-09-17T12:05:00Z">
                    <w:rPr>
                      <w:rFonts w:ascii="Cambria Math" w:hAnsi="Cambria Math" w:cs="Times New Roman"/>
                      <w:color w:val="000000" w:themeColor="text1"/>
                      <w:szCs w:val="24"/>
                    </w:rPr>
                  </w:rPrChange>
                </w:rPr>
                <m:t>t</m:t>
              </m:r>
            </m:sub>
          </m:sSub>
        </m:oMath>
        <w:r w:rsidR="008741EB" w:rsidRPr="00A60A57" w:rsidDel="00E74BF1">
          <w:rPr>
            <w:rFonts w:cs="Times New Roman"/>
            <w:color w:val="0D0D0D" w:themeColor="text1" w:themeTint="F2"/>
            <w:sz w:val="22"/>
            <w:rPrChange w:id="3266" w:author="tao huang" w:date="2017-09-17T12:05:00Z">
              <w:rPr>
                <w:rFonts w:cs="Times New Roman"/>
                <w:color w:val="000000" w:themeColor="text1"/>
                <w:szCs w:val="24"/>
              </w:rPr>
            </w:rPrChange>
          </w:rPr>
          <w:delText xml:space="preserve"> represent</w:delText>
        </w:r>
        <w:r w:rsidRPr="00A60A57" w:rsidDel="00E74BF1">
          <w:rPr>
            <w:rFonts w:cs="Times New Roman"/>
            <w:color w:val="0D0D0D" w:themeColor="text1" w:themeTint="F2"/>
            <w:sz w:val="22"/>
            <w:rPrChange w:id="3267" w:author="tao huang" w:date="2017-09-17T12:05:00Z">
              <w:rPr>
                <w:rFonts w:cs="Times New Roman"/>
                <w:color w:val="000000" w:themeColor="text1"/>
                <w:szCs w:val="24"/>
              </w:rPr>
            </w:rPrChange>
          </w:rPr>
          <w:delText xml:space="preserve"> the sales</w:delText>
        </w:r>
        <w:r w:rsidR="00DC5B1A" w:rsidRPr="00A60A57" w:rsidDel="00E74BF1">
          <w:rPr>
            <w:rFonts w:cs="Times New Roman"/>
            <w:color w:val="0D0D0D" w:themeColor="text1" w:themeTint="F2"/>
            <w:sz w:val="22"/>
            <w:rPrChange w:id="3268" w:author="tao huang" w:date="2017-09-17T12:05:00Z">
              <w:rPr>
                <w:rFonts w:cs="Times New Roman"/>
                <w:color w:val="000000" w:themeColor="text1"/>
                <w:szCs w:val="24"/>
              </w:rPr>
            </w:rPrChange>
          </w:rPr>
          <w:delText xml:space="preserve"> </w:delText>
        </w:r>
        <w:r w:rsidR="008741EB" w:rsidRPr="00A60A57" w:rsidDel="00E74BF1">
          <w:rPr>
            <w:rFonts w:cs="Times New Roman"/>
            <w:color w:val="0D0D0D" w:themeColor="text1" w:themeTint="F2"/>
            <w:sz w:val="22"/>
            <w:rPrChange w:id="3269" w:author="tao huang" w:date="2017-09-17T12:05:00Z">
              <w:rPr>
                <w:rFonts w:cs="Times New Roman"/>
                <w:color w:val="000000" w:themeColor="text1"/>
                <w:szCs w:val="24"/>
              </w:rPr>
            </w:rPrChange>
          </w:rPr>
          <w:delText>and the</w:delText>
        </w:r>
        <w:r w:rsidRPr="00A60A57" w:rsidDel="00E74BF1">
          <w:rPr>
            <w:rFonts w:cs="Times New Roman"/>
            <w:color w:val="0D0D0D" w:themeColor="text1" w:themeTint="F2"/>
            <w:sz w:val="22"/>
            <w:rPrChange w:id="3270" w:author="tao huang" w:date="2017-09-17T12:05:00Z">
              <w:rPr>
                <w:rFonts w:cs="Times New Roman"/>
                <w:color w:val="000000" w:themeColor="text1"/>
                <w:szCs w:val="24"/>
              </w:rPr>
            </w:rPrChange>
          </w:rPr>
          <w:delText xml:space="preserve"> price</w:delText>
        </w:r>
        <w:r w:rsidR="00DC5B1A" w:rsidRPr="00A60A57" w:rsidDel="00E74BF1">
          <w:rPr>
            <w:rFonts w:cs="Times New Roman"/>
            <w:color w:val="0D0D0D" w:themeColor="text1" w:themeTint="F2"/>
            <w:sz w:val="22"/>
            <w:rPrChange w:id="3271" w:author="tao huang" w:date="2017-09-17T12:05:00Z">
              <w:rPr>
                <w:rFonts w:cs="Times New Roman"/>
                <w:color w:val="000000" w:themeColor="text1"/>
                <w:szCs w:val="24"/>
              </w:rPr>
            </w:rPrChange>
          </w:rPr>
          <w:delText xml:space="preserve"> at week </w:delText>
        </w:r>
        <w:r w:rsidR="00DC5B1A" w:rsidRPr="00A60A57" w:rsidDel="00E74BF1">
          <w:rPr>
            <w:rFonts w:cs="Times New Roman"/>
            <w:i/>
            <w:color w:val="0D0D0D" w:themeColor="text1" w:themeTint="F2"/>
            <w:sz w:val="22"/>
            <w:rPrChange w:id="3272" w:author="tao huang" w:date="2017-09-17T12:05:00Z">
              <w:rPr>
                <w:rFonts w:cs="Times New Roman"/>
                <w:i/>
                <w:color w:val="000000" w:themeColor="text1"/>
                <w:szCs w:val="24"/>
              </w:rPr>
            </w:rPrChange>
          </w:rPr>
          <w:delText>t</w:delText>
        </w:r>
        <w:r w:rsidR="00DC5B1A" w:rsidRPr="00A60A57" w:rsidDel="00E74BF1">
          <w:rPr>
            <w:rFonts w:cs="Times New Roman"/>
            <w:color w:val="0D0D0D" w:themeColor="text1" w:themeTint="F2"/>
            <w:sz w:val="22"/>
            <w:rPrChange w:id="3273" w:author="tao huang" w:date="2017-09-17T12:05:00Z">
              <w:rPr>
                <w:rFonts w:cs="Times New Roman"/>
                <w:color w:val="000000" w:themeColor="text1"/>
                <w:szCs w:val="24"/>
              </w:rPr>
            </w:rPrChange>
          </w:rPr>
          <w:delText xml:space="preserve">. </w:delText>
        </w:r>
        <m:oMath>
          <m:sSub>
            <m:sSubPr>
              <m:ctrlPr>
                <w:rPr>
                  <w:rFonts w:ascii="Cambria Math" w:hAnsi="Cambria Math" w:cs="Times New Roman"/>
                  <w:i/>
                  <w:color w:val="0D0D0D" w:themeColor="text1" w:themeTint="F2"/>
                  <w:sz w:val="22"/>
                  <w:rPrChange w:id="3274" w:author="tao huang" w:date="2017-09-17T12:05:00Z">
                    <w:rPr>
                      <w:rFonts w:ascii="Cambria Math" w:hAnsi="Cambria Math" w:cs="Times New Roman"/>
                      <w:i/>
                      <w:color w:val="000000" w:themeColor="text1"/>
                      <w:sz w:val="22"/>
                    </w:rPr>
                  </w:rPrChange>
                </w:rPr>
              </m:ctrlPr>
            </m:sSubPr>
            <m:e>
              <m:r>
                <w:rPr>
                  <w:rFonts w:ascii="Cambria Math" w:hAnsi="Cambria Math" w:cs="Times New Roman"/>
                  <w:color w:val="0D0D0D" w:themeColor="text1" w:themeTint="F2"/>
                  <w:sz w:val="22"/>
                  <w:rPrChange w:id="3275" w:author="tao huang" w:date="2017-09-17T12:05:00Z">
                    <w:rPr>
                      <w:rFonts w:ascii="Cambria Math" w:hAnsi="Cambria Math" w:cs="Times New Roman"/>
                      <w:color w:val="000000" w:themeColor="text1"/>
                      <w:szCs w:val="24"/>
                    </w:rPr>
                  </w:rPrChange>
                </w:rPr>
                <m:t>u</m:t>
              </m:r>
            </m:e>
            <m:sub>
              <m:r>
                <w:rPr>
                  <w:rFonts w:ascii="Cambria Math" w:hAnsi="Cambria Math" w:cs="Times New Roman"/>
                  <w:color w:val="0D0D0D" w:themeColor="text1" w:themeTint="F2"/>
                  <w:sz w:val="22"/>
                  <w:rPrChange w:id="3276" w:author="tao huang" w:date="2017-09-17T12:05:00Z">
                    <w:rPr>
                      <w:rFonts w:ascii="Cambria Math" w:hAnsi="Cambria Math" w:cs="Times New Roman"/>
                      <w:color w:val="000000" w:themeColor="text1"/>
                      <w:szCs w:val="24"/>
                    </w:rPr>
                  </w:rPrChange>
                </w:rPr>
                <m:t>t</m:t>
              </m:r>
            </m:sub>
          </m:sSub>
        </m:oMath>
        <w:r w:rsidR="00DC5B1A" w:rsidRPr="00A60A57" w:rsidDel="00E74BF1">
          <w:rPr>
            <w:rFonts w:cs="Times New Roman"/>
            <w:color w:val="0D0D0D" w:themeColor="text1" w:themeTint="F2"/>
            <w:sz w:val="22"/>
            <w:rPrChange w:id="3277" w:author="tao huang" w:date="2017-09-17T12:05:00Z">
              <w:rPr>
                <w:rFonts w:cs="Times New Roman"/>
                <w:color w:val="000000" w:themeColor="text1"/>
                <w:szCs w:val="24"/>
              </w:rPr>
            </w:rPrChange>
          </w:rPr>
          <w:delText xml:space="preserve"> </w:delText>
        </w:r>
        <w:r w:rsidR="006E5EE2" w:rsidRPr="00A60A57" w:rsidDel="00E74BF1">
          <w:rPr>
            <w:rFonts w:cs="Times New Roman"/>
            <w:color w:val="0D0D0D" w:themeColor="text1" w:themeTint="F2"/>
            <w:sz w:val="22"/>
            <w:rPrChange w:id="3278" w:author="tao huang" w:date="2017-09-17T12:05:00Z">
              <w:rPr>
                <w:rFonts w:cs="Times New Roman"/>
                <w:color w:val="000000" w:themeColor="text1"/>
                <w:szCs w:val="24"/>
              </w:rPr>
            </w:rPrChange>
          </w:rPr>
          <w:delText>is</w:delText>
        </w:r>
        <w:r w:rsidR="00DC5B1A" w:rsidRPr="00A60A57" w:rsidDel="00E74BF1">
          <w:rPr>
            <w:rFonts w:cs="Times New Roman"/>
            <w:color w:val="0D0D0D" w:themeColor="text1" w:themeTint="F2"/>
            <w:sz w:val="22"/>
            <w:rPrChange w:id="3279" w:author="tao huang" w:date="2017-09-17T12:05:00Z">
              <w:rPr>
                <w:rFonts w:cs="Times New Roman"/>
                <w:color w:val="000000" w:themeColor="text1"/>
                <w:szCs w:val="24"/>
              </w:rPr>
            </w:rPrChange>
          </w:rPr>
          <w:delText xml:space="preserve"> the error term. </w:delText>
        </w:r>
        <w:r w:rsidR="00D52AFD" w:rsidRPr="00A60A57" w:rsidDel="00E74BF1">
          <w:rPr>
            <w:rFonts w:cs="Times New Roman"/>
            <w:color w:val="0D0D0D" w:themeColor="text1" w:themeTint="F2"/>
            <w:sz w:val="22"/>
            <w:rPrChange w:id="3280" w:author="tao huang" w:date="2017-09-17T12:05:00Z">
              <w:rPr>
                <w:rFonts w:cs="Times New Roman"/>
                <w:color w:val="000000" w:themeColor="text1"/>
                <w:szCs w:val="24"/>
              </w:rPr>
            </w:rPrChange>
          </w:rPr>
          <w:delText>In practice, t</w:delText>
        </w:r>
        <w:r w:rsidR="00145D8C" w:rsidRPr="00A60A57" w:rsidDel="00E74BF1">
          <w:rPr>
            <w:rFonts w:cs="Times New Roman"/>
            <w:color w:val="0D0D0D" w:themeColor="text1" w:themeTint="F2"/>
            <w:sz w:val="22"/>
            <w:rPrChange w:id="3281" w:author="tao huang" w:date="2017-09-17T12:05:00Z">
              <w:rPr>
                <w:rFonts w:cs="Times New Roman"/>
                <w:color w:val="000000" w:themeColor="text1"/>
                <w:szCs w:val="24"/>
              </w:rPr>
            </w:rPrChange>
          </w:rPr>
          <w:delText xml:space="preserve">he structural breaks may occur because of </w:delText>
        </w:r>
        <w:r w:rsidR="00D52AFD" w:rsidRPr="00A60A57" w:rsidDel="00E74BF1">
          <w:rPr>
            <w:rFonts w:cs="Times New Roman"/>
            <w:color w:val="0D0D0D" w:themeColor="text1" w:themeTint="F2"/>
            <w:sz w:val="22"/>
            <w:rPrChange w:id="3282" w:author="tao huang" w:date="2017-09-17T12:05:00Z">
              <w:rPr>
                <w:rFonts w:cs="Times New Roman"/>
                <w:color w:val="000000" w:themeColor="text1"/>
                <w:szCs w:val="24"/>
              </w:rPr>
            </w:rPrChange>
          </w:rPr>
          <w:delText>new product introduction</w:delText>
        </w:r>
        <w:r w:rsidR="00145D8C" w:rsidRPr="00A60A57" w:rsidDel="00E74BF1">
          <w:rPr>
            <w:rFonts w:cs="Times New Roman"/>
            <w:color w:val="0D0D0D" w:themeColor="text1" w:themeTint="F2"/>
            <w:sz w:val="22"/>
            <w:rPrChange w:id="3283" w:author="tao huang" w:date="2017-09-17T12:05:00Z">
              <w:rPr>
                <w:rFonts w:cs="Times New Roman"/>
                <w:color w:val="000000" w:themeColor="text1"/>
                <w:szCs w:val="24"/>
              </w:rPr>
            </w:rPrChange>
          </w:rPr>
          <w:delText xml:space="preserve"> (which reduce</w:delText>
        </w:r>
        <w:r w:rsidR="00D52AFD" w:rsidRPr="00A60A57" w:rsidDel="00E74BF1">
          <w:rPr>
            <w:rFonts w:cs="Times New Roman"/>
            <w:color w:val="0D0D0D" w:themeColor="text1" w:themeTint="F2"/>
            <w:sz w:val="22"/>
            <w:rPrChange w:id="3284" w:author="tao huang" w:date="2017-09-17T12:05:00Z">
              <w:rPr>
                <w:rFonts w:cs="Times New Roman"/>
                <w:color w:val="000000" w:themeColor="text1"/>
                <w:szCs w:val="24"/>
              </w:rPr>
            </w:rPrChange>
          </w:rPr>
          <w:delText>s</w:delText>
        </w:r>
        <w:r w:rsidR="00145D8C" w:rsidRPr="00A60A57" w:rsidDel="00E74BF1">
          <w:rPr>
            <w:rFonts w:cs="Times New Roman"/>
            <w:color w:val="0D0D0D" w:themeColor="text1" w:themeTint="F2"/>
            <w:sz w:val="22"/>
            <w:rPrChange w:id="3285" w:author="tao huang" w:date="2017-09-17T12:05:00Z">
              <w:rPr>
                <w:rFonts w:cs="Times New Roman"/>
                <w:color w:val="000000" w:themeColor="text1"/>
                <w:szCs w:val="24"/>
              </w:rPr>
            </w:rPrChange>
          </w:rPr>
          <w:delText xml:space="preserve"> </w:delText>
        </w:r>
        <w:r w:rsidR="00D52AFD" w:rsidRPr="00A60A57" w:rsidDel="00E74BF1">
          <w:rPr>
            <w:rFonts w:cs="Times New Roman"/>
            <w:color w:val="0D0D0D" w:themeColor="text1" w:themeTint="F2"/>
            <w:sz w:val="22"/>
            <w:rPrChange w:id="3286" w:author="tao huang" w:date="2017-09-17T12:05:00Z">
              <w:rPr>
                <w:rFonts w:cs="Times New Roman"/>
                <w:color w:val="000000" w:themeColor="text1"/>
                <w:szCs w:val="24"/>
              </w:rPr>
            </w:rPrChange>
          </w:rPr>
          <w:delText>the</w:delText>
        </w:r>
        <w:r w:rsidR="00145D8C" w:rsidRPr="00A60A57" w:rsidDel="00E74BF1">
          <w:rPr>
            <w:rFonts w:cs="Times New Roman"/>
            <w:color w:val="0D0D0D" w:themeColor="text1" w:themeTint="F2"/>
            <w:sz w:val="22"/>
            <w:rPrChange w:id="3287" w:author="tao huang" w:date="2017-09-17T12:05:00Z">
              <w:rPr>
                <w:rFonts w:cs="Times New Roman"/>
                <w:color w:val="000000" w:themeColor="text1"/>
                <w:szCs w:val="24"/>
              </w:rPr>
            </w:rPrChange>
          </w:rPr>
          <w:delText xml:space="preserve"> price elasticity of the focal product) and a credit crunch (so that customers become more price sensitive). </w:delText>
        </w:r>
        <w:r w:rsidR="00E42635" w:rsidRPr="00A60A57" w:rsidDel="00E74BF1">
          <w:rPr>
            <w:rFonts w:cs="Times New Roman"/>
            <w:color w:val="0D0D0D" w:themeColor="text1" w:themeTint="F2"/>
            <w:sz w:val="22"/>
            <w:rPrChange w:id="3288" w:author="tao huang" w:date="2017-09-17T12:05:00Z">
              <w:rPr>
                <w:rFonts w:cs="Times New Roman"/>
                <w:color w:val="000000" w:themeColor="text1"/>
                <w:szCs w:val="24"/>
              </w:rPr>
            </w:rPrChange>
          </w:rPr>
          <w:delText xml:space="preserve">The sales and price </w:delText>
        </w:r>
        <w:r w:rsidR="00145D8C" w:rsidRPr="00A60A57" w:rsidDel="00E74BF1">
          <w:rPr>
            <w:rFonts w:cs="Times New Roman"/>
            <w:color w:val="0D0D0D" w:themeColor="text1" w:themeTint="F2"/>
            <w:sz w:val="22"/>
            <w:rPrChange w:id="3289" w:author="tao huang" w:date="2017-09-17T12:05:00Z">
              <w:rPr>
                <w:rFonts w:cs="Times New Roman"/>
                <w:color w:val="000000" w:themeColor="text1"/>
                <w:szCs w:val="24"/>
              </w:rPr>
            </w:rPrChange>
          </w:rPr>
          <w:delText xml:space="preserve">are represented in Figure 1 by the solid black line and the solid red line respectively.  </w:delText>
        </w:r>
      </w:del>
    </w:p>
    <w:p w14:paraId="4E3580BC" w14:textId="533BD494" w:rsidR="00630FC3" w:rsidRPr="00A60A57" w:rsidDel="00E74BF1" w:rsidRDefault="00630FC3">
      <w:pPr>
        <w:spacing w:after="0" w:line="360" w:lineRule="auto"/>
        <w:rPr>
          <w:del w:id="3290" w:author="tao huang" w:date="2017-09-13T16:50:00Z"/>
          <w:rFonts w:cs="Times New Roman"/>
          <w:color w:val="0D0D0D" w:themeColor="text1" w:themeTint="F2"/>
          <w:sz w:val="22"/>
          <w:rPrChange w:id="3291" w:author="tao huang" w:date="2017-09-17T12:05:00Z">
            <w:rPr>
              <w:del w:id="3292" w:author="tao huang" w:date="2017-09-13T16:50:00Z"/>
              <w:rFonts w:cs="Times New Roman"/>
              <w:color w:val="000000" w:themeColor="text1"/>
              <w:szCs w:val="24"/>
            </w:rPr>
          </w:rPrChange>
        </w:rPr>
      </w:pPr>
    </w:p>
    <w:p w14:paraId="75987BA5" w14:textId="395723CF" w:rsidR="002F77B7" w:rsidRPr="00A60A57" w:rsidDel="00E74BF1" w:rsidRDefault="002F77B7">
      <w:pPr>
        <w:spacing w:after="0" w:line="360" w:lineRule="auto"/>
        <w:rPr>
          <w:del w:id="3293" w:author="tao huang" w:date="2017-09-13T16:50:00Z"/>
          <w:rFonts w:cs="Times New Roman"/>
          <w:color w:val="0D0D0D" w:themeColor="text1" w:themeTint="F2"/>
          <w:sz w:val="22"/>
          <w:rPrChange w:id="3294" w:author="tao huang" w:date="2017-09-17T12:05:00Z">
            <w:rPr>
              <w:del w:id="3295" w:author="tao huang" w:date="2017-09-13T16:50:00Z"/>
              <w:rFonts w:cs="Times New Roman"/>
              <w:color w:val="000000" w:themeColor="text1"/>
              <w:szCs w:val="24"/>
            </w:rPr>
          </w:rPrChange>
        </w:rPr>
      </w:pPr>
    </w:p>
    <w:p w14:paraId="75CC507D" w14:textId="5F058135" w:rsidR="000E7652" w:rsidRPr="00A60A57" w:rsidDel="00E74BF1" w:rsidRDefault="000E7652">
      <w:pPr>
        <w:spacing w:after="0" w:line="360" w:lineRule="auto"/>
        <w:rPr>
          <w:del w:id="3296" w:author="tao huang" w:date="2017-09-13T16:50:00Z"/>
          <w:rFonts w:cs="Times New Roman"/>
          <w:color w:val="0D0D0D" w:themeColor="text1" w:themeTint="F2"/>
          <w:sz w:val="22"/>
          <w:rPrChange w:id="3297" w:author="tao huang" w:date="2017-09-17T12:05:00Z">
            <w:rPr>
              <w:del w:id="3298" w:author="tao huang" w:date="2017-09-13T16:50:00Z"/>
              <w:rFonts w:cs="Times New Roman"/>
              <w:color w:val="000000" w:themeColor="text1"/>
              <w:szCs w:val="24"/>
            </w:rPr>
          </w:rPrChange>
        </w:rPr>
        <w:pPrChange w:id="3299" w:author="tao huang" w:date="2017-09-16T12:49:00Z">
          <w:pPr>
            <w:spacing w:after="0" w:line="360" w:lineRule="auto"/>
            <w:jc w:val="center"/>
          </w:pPr>
        </w:pPrChange>
      </w:pPr>
      <w:del w:id="3300" w:author="tao huang" w:date="2017-09-13T16:50:00Z">
        <w:r w:rsidRPr="00A60A57" w:rsidDel="00E74BF1">
          <w:rPr>
            <w:rFonts w:cs="Times New Roman"/>
            <w:color w:val="0D0D0D" w:themeColor="text1" w:themeTint="F2"/>
            <w:sz w:val="22"/>
            <w:rPrChange w:id="3301" w:author="tao huang" w:date="2017-09-17T12:05:00Z">
              <w:rPr>
                <w:rFonts w:cs="Times New Roman"/>
                <w:color w:val="000000" w:themeColor="text1"/>
                <w:szCs w:val="24"/>
              </w:rPr>
            </w:rPrChange>
          </w:rPr>
          <w:delText>Figure 1.</w:delText>
        </w:r>
        <w:r w:rsidRPr="00A60A57" w:rsidDel="00E74BF1">
          <w:rPr>
            <w:rFonts w:cs="Times New Roman"/>
            <w:color w:val="0D0D0D" w:themeColor="text1" w:themeTint="F2"/>
            <w:sz w:val="22"/>
            <w:rPrChange w:id="3302" w:author="tao huang" w:date="2017-09-17T12:05:00Z">
              <w:rPr>
                <w:rFonts w:cs="Times New Roman"/>
                <w:color w:val="000000" w:themeColor="text1"/>
                <w:szCs w:val="24"/>
              </w:rPr>
            </w:rPrChange>
          </w:rPr>
          <w:tab/>
          <w:delText>Simulated sales with a structural break: model with post-break data</w:delText>
        </w:r>
      </w:del>
    </w:p>
    <w:p w14:paraId="3A38CCD0" w14:textId="77DE6050" w:rsidR="003B412B" w:rsidRPr="00A60A57" w:rsidDel="00E74BF1" w:rsidRDefault="003B412B">
      <w:pPr>
        <w:spacing w:after="0" w:line="360" w:lineRule="auto"/>
        <w:rPr>
          <w:del w:id="3303" w:author="tao huang" w:date="2017-09-13T16:50:00Z"/>
          <w:rFonts w:cs="Times New Roman"/>
          <w:color w:val="0D0D0D" w:themeColor="text1" w:themeTint="F2"/>
          <w:sz w:val="22"/>
          <w:rPrChange w:id="3304" w:author="tao huang" w:date="2017-09-17T12:05:00Z">
            <w:rPr>
              <w:del w:id="3305" w:author="tao huang" w:date="2017-09-13T16:50:00Z"/>
              <w:rFonts w:cs="Times New Roman"/>
              <w:color w:val="000000" w:themeColor="text1"/>
              <w:szCs w:val="24"/>
            </w:rPr>
          </w:rPrChange>
        </w:rPr>
      </w:pPr>
      <w:del w:id="3306" w:author="tao huang" w:date="2017-09-13T16:50:00Z">
        <w:r w:rsidRPr="00A60A57" w:rsidDel="00E74BF1">
          <w:rPr>
            <w:rFonts w:cs="Times New Roman"/>
            <w:noProof/>
            <w:color w:val="0D0D0D" w:themeColor="text1" w:themeTint="F2"/>
            <w:sz w:val="22"/>
            <w:lang w:eastAsia="en-GB"/>
            <w:rPrChange w:id="3307" w:author="tao huang" w:date="2017-09-17T12:05:00Z">
              <w:rPr>
                <w:rFonts w:cs="Times New Roman"/>
                <w:noProof/>
                <w:color w:val="000000" w:themeColor="text1"/>
                <w:szCs w:val="24"/>
                <w:lang w:eastAsia="en-GB"/>
              </w:rPr>
            </w:rPrChange>
          </w:rPr>
          <mc:AlternateContent>
            <mc:Choice Requires="wps">
              <w:drawing>
                <wp:anchor distT="0" distB="0" distL="114300" distR="114300" simplePos="0" relativeHeight="251739136" behindDoc="0" locked="0" layoutInCell="1" allowOverlap="1" wp14:anchorId="10E0D210" wp14:editId="1BE75DF9">
                  <wp:simplePos x="0" y="0"/>
                  <wp:positionH relativeFrom="column">
                    <wp:posOffset>423545</wp:posOffset>
                  </wp:positionH>
                  <wp:positionV relativeFrom="paragraph">
                    <wp:posOffset>109220</wp:posOffset>
                  </wp:positionV>
                  <wp:extent cx="1296670" cy="1938020"/>
                  <wp:effectExtent l="0" t="0" r="17780" b="24130"/>
                  <wp:wrapNone/>
                  <wp:docPr id="44" name="Rectangle 44"/>
                  <wp:cNvGraphicFramePr/>
                  <a:graphic xmlns:a="http://schemas.openxmlformats.org/drawingml/2006/main">
                    <a:graphicData uri="http://schemas.microsoft.com/office/word/2010/wordprocessingShape">
                      <wps:wsp>
                        <wps:cNvSpPr/>
                        <wps:spPr>
                          <a:xfrm>
                            <a:off x="0" y="0"/>
                            <a:ext cx="1296670" cy="1938020"/>
                          </a:xfrm>
                          <a:prstGeom prst="rect">
                            <a:avLst/>
                          </a:prstGeom>
                          <a:solidFill>
                            <a:srgbClr val="5B9BD5">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386080D4" id="Rectangle 44" o:spid="_x0000_s1026" style="position:absolute;margin-left:33.35pt;margin-top:8.6pt;width:102.1pt;height:152.6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" fillcolor="#5b9bd5" strokecolor="#1f4d78 [1604]" strokeweight="1pt">
                  <v:fill opacity="8481f"/>
                </v:rect>
              </w:pict>
            </mc:Fallback>
          </mc:AlternateContent>
        </w:r>
        <w:r w:rsidRPr="00A60A57" w:rsidDel="00E74BF1">
          <w:rPr>
            <w:rFonts w:cs="Times New Roman"/>
            <w:noProof/>
            <w:color w:val="0D0D0D" w:themeColor="text1" w:themeTint="F2"/>
            <w:sz w:val="22"/>
            <w:lang w:eastAsia="en-GB"/>
            <w:rPrChange w:id="3308" w:author="tao huang" w:date="2017-09-17T12:05:00Z">
              <w:rPr>
                <w:rFonts w:cs="Times New Roman"/>
                <w:noProof/>
                <w:color w:val="000000" w:themeColor="text1"/>
                <w:szCs w:val="24"/>
                <w:lang w:eastAsia="en-GB"/>
              </w:rPr>
            </w:rPrChange>
          </w:rPr>
          <mc:AlternateContent>
            <mc:Choice Requires="wps">
              <w:drawing>
                <wp:anchor distT="0" distB="0" distL="114300" distR="114300" simplePos="0" relativeHeight="251742208" behindDoc="0" locked="0" layoutInCell="1" allowOverlap="1" wp14:anchorId="160CC8BD" wp14:editId="037DC5BE">
                  <wp:simplePos x="0" y="0"/>
                  <wp:positionH relativeFrom="column">
                    <wp:posOffset>1720215</wp:posOffset>
                  </wp:positionH>
                  <wp:positionV relativeFrom="paragraph">
                    <wp:posOffset>109220</wp:posOffset>
                  </wp:positionV>
                  <wp:extent cx="1368425" cy="1946275"/>
                  <wp:effectExtent l="0" t="0" r="22225" b="15875"/>
                  <wp:wrapNone/>
                  <wp:docPr id="47" name="Rectangle 47"/>
                  <wp:cNvGraphicFramePr/>
                  <a:graphic xmlns:a="http://schemas.openxmlformats.org/drawingml/2006/main">
                    <a:graphicData uri="http://schemas.microsoft.com/office/word/2010/wordprocessingShape">
                      <wps:wsp>
                        <wps:cNvSpPr/>
                        <wps:spPr>
                          <a:xfrm>
                            <a:off x="0" y="0"/>
                            <a:ext cx="1368425" cy="1946275"/>
                          </a:xfrm>
                          <a:prstGeom prst="rect">
                            <a:avLst/>
                          </a:prstGeom>
                          <a:solidFill>
                            <a:schemeClr val="accent6">
                              <a:lumMod val="60000"/>
                              <a:lumOff val="40000"/>
                              <a:alpha val="12941"/>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3CCF2DF2" id="Rectangle 47" o:spid="_x0000_s1026" style="position:absolute;margin-left:135.45pt;margin-top:8.6pt;width:107.75pt;height:153.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" fillcolor="#a8d08d [1945]" strokecolor="#1f4d78 [1604]" strokeweight="1pt">
                  <v:fill opacity="8481f"/>
                </v:rect>
              </w:pict>
            </mc:Fallback>
          </mc:AlternateContent>
        </w:r>
        <w:r w:rsidRPr="00A60A57" w:rsidDel="00E74BF1">
          <w:rPr>
            <w:rFonts w:cs="Times New Roman"/>
            <w:noProof/>
            <w:color w:val="0D0D0D" w:themeColor="text1" w:themeTint="F2"/>
            <w:sz w:val="22"/>
            <w:lang w:eastAsia="en-GB"/>
            <w:rPrChange w:id="3309" w:author="tao huang" w:date="2017-09-17T12:05:00Z">
              <w:rPr>
                <w:rFonts w:cs="Times New Roman"/>
                <w:noProof/>
                <w:color w:val="000000" w:themeColor="text1"/>
                <w:szCs w:val="24"/>
                <w:lang w:eastAsia="en-GB"/>
              </w:rPr>
            </w:rPrChange>
          </w:rPr>
          <mc:AlternateContent>
            <mc:Choice Requires="wps">
              <w:drawing>
                <wp:anchor distT="0" distB="0" distL="114300" distR="114300" simplePos="0" relativeHeight="251740160" behindDoc="0" locked="0" layoutInCell="1" allowOverlap="1" wp14:anchorId="0B17BDA7" wp14:editId="28D368EA">
                  <wp:simplePos x="0" y="0"/>
                  <wp:positionH relativeFrom="column">
                    <wp:posOffset>3086100</wp:posOffset>
                  </wp:positionH>
                  <wp:positionV relativeFrom="paragraph">
                    <wp:posOffset>109220</wp:posOffset>
                  </wp:positionV>
                  <wp:extent cx="1377950" cy="1946275"/>
                  <wp:effectExtent l="0" t="0" r="12700" b="15875"/>
                  <wp:wrapNone/>
                  <wp:docPr id="45" name="Rectangle 45"/>
                  <wp:cNvGraphicFramePr/>
                  <a:graphic xmlns:a="http://schemas.openxmlformats.org/drawingml/2006/main">
                    <a:graphicData uri="http://schemas.microsoft.com/office/word/2010/wordprocessingShape">
                      <wps:wsp>
                        <wps:cNvSpPr/>
                        <wps:spPr>
                          <a:xfrm>
                            <a:off x="0" y="0"/>
                            <a:ext cx="1377950" cy="1946275"/>
                          </a:xfrm>
                          <a:prstGeom prst="rect">
                            <a:avLst/>
                          </a:prstGeom>
                          <a:solidFill>
                            <a:srgbClr val="FFC000">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26D5F990" id="Rectangle 45" o:spid="_x0000_s1026" style="position:absolute;margin-left:243pt;margin-top:8.6pt;width:108.5pt;height:153.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" fillcolor="#ffc000" strokecolor="#1f4d78 [1604]" strokeweight="1pt">
                  <v:fill opacity="8481f"/>
                </v:rect>
              </w:pict>
            </mc:Fallback>
          </mc:AlternateContent>
        </w:r>
        <w:r w:rsidRPr="00A60A57" w:rsidDel="00E74BF1">
          <w:rPr>
            <w:rFonts w:cs="Times New Roman"/>
            <w:noProof/>
            <w:color w:val="0D0D0D" w:themeColor="text1" w:themeTint="F2"/>
            <w:sz w:val="22"/>
            <w:lang w:eastAsia="en-GB"/>
            <w:rPrChange w:id="3310" w:author="tao huang" w:date="2017-09-17T12:05:00Z">
              <w:rPr>
                <w:rFonts w:cs="Times New Roman"/>
                <w:noProof/>
                <w:color w:val="000000" w:themeColor="text1"/>
                <w:szCs w:val="24"/>
                <w:lang w:eastAsia="en-GB"/>
              </w:rPr>
            </w:rPrChange>
          </w:rPr>
          <mc:AlternateContent>
            <mc:Choice Requires="wps">
              <w:drawing>
                <wp:anchor distT="0" distB="0" distL="114300" distR="114300" simplePos="0" relativeHeight="251741184" behindDoc="0" locked="0" layoutInCell="1" allowOverlap="1" wp14:anchorId="516CAA28" wp14:editId="50C88F81">
                  <wp:simplePos x="0" y="0"/>
                  <wp:positionH relativeFrom="column">
                    <wp:posOffset>4462145</wp:posOffset>
                  </wp:positionH>
                  <wp:positionV relativeFrom="paragraph">
                    <wp:posOffset>109220</wp:posOffset>
                  </wp:positionV>
                  <wp:extent cx="1390650" cy="1946275"/>
                  <wp:effectExtent l="0" t="0" r="19050" b="15875"/>
                  <wp:wrapNone/>
                  <wp:docPr id="46" name="Rectangle 46"/>
                  <wp:cNvGraphicFramePr/>
                  <a:graphic xmlns:a="http://schemas.openxmlformats.org/drawingml/2006/main">
                    <a:graphicData uri="http://schemas.microsoft.com/office/word/2010/wordprocessingShape">
                      <wps:wsp>
                        <wps:cNvSpPr/>
                        <wps:spPr>
                          <a:xfrm>
                            <a:off x="0" y="0"/>
                            <a:ext cx="1390650" cy="1946275"/>
                          </a:xfrm>
                          <a:prstGeom prst="rect">
                            <a:avLst/>
                          </a:prstGeom>
                          <a:solidFill>
                            <a:srgbClr val="C00000">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4A96C65D" id="Rectangle 46" o:spid="_x0000_s1026" style="position:absolute;margin-left:351.35pt;margin-top:8.6pt;width:109.5pt;height:153.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" fillcolor="#c00000" strokecolor="#1f4d78 [1604]" strokeweight="1pt">
                  <v:fill opacity="8481f"/>
                </v:rect>
              </w:pict>
            </mc:Fallback>
          </mc:AlternateContent>
        </w:r>
        <w:r w:rsidRPr="00A60A57" w:rsidDel="00E74BF1">
          <w:rPr>
            <w:rFonts w:cs="Times New Roman"/>
            <w:noProof/>
            <w:color w:val="0D0D0D" w:themeColor="text1" w:themeTint="F2"/>
            <w:sz w:val="22"/>
            <w:lang w:eastAsia="en-GB"/>
            <w:rPrChange w:id="3311" w:author="tao huang" w:date="2017-09-17T12:05:00Z">
              <w:rPr>
                <w:rFonts w:cs="Times New Roman"/>
                <w:noProof/>
                <w:color w:val="000000" w:themeColor="text1"/>
                <w:szCs w:val="24"/>
                <w:lang w:eastAsia="en-GB"/>
              </w:rPr>
            </w:rPrChange>
          </w:rPr>
          <w:drawing>
            <wp:inline distT="0" distB="0" distL="0" distR="0" wp14:anchorId="393632F0" wp14:editId="6F4CEA51">
              <wp:extent cx="6267450" cy="24829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01740" cy="2496575"/>
                      </a:xfrm>
                      <a:prstGeom prst="rect">
                        <a:avLst/>
                      </a:prstGeom>
                      <a:noFill/>
                    </pic:spPr>
                  </pic:pic>
                </a:graphicData>
              </a:graphic>
            </wp:inline>
          </w:drawing>
        </w:r>
      </w:del>
    </w:p>
    <w:p w14:paraId="301615B7" w14:textId="2921CCC8" w:rsidR="00352B6B" w:rsidRPr="00A60A57" w:rsidDel="00E74BF1" w:rsidRDefault="00352B6B">
      <w:pPr>
        <w:spacing w:after="0" w:line="360" w:lineRule="auto"/>
        <w:rPr>
          <w:del w:id="3312" w:author="tao huang" w:date="2017-09-13T16:50:00Z"/>
          <w:rFonts w:cs="Times New Roman"/>
          <w:color w:val="0D0D0D" w:themeColor="text1" w:themeTint="F2"/>
          <w:sz w:val="22"/>
          <w:rPrChange w:id="3313" w:author="tao huang" w:date="2017-09-17T12:05:00Z">
            <w:rPr>
              <w:del w:id="3314" w:author="tao huang" w:date="2017-09-13T16:50:00Z"/>
              <w:rFonts w:cs="Times New Roman"/>
              <w:color w:val="000000" w:themeColor="text1"/>
              <w:szCs w:val="24"/>
            </w:rPr>
          </w:rPrChange>
        </w:rPr>
      </w:pPr>
    </w:p>
    <w:p w14:paraId="5A4BD243" w14:textId="57ED5D4C" w:rsidR="000E7652" w:rsidRPr="00A60A57" w:rsidDel="00E74BF1" w:rsidRDefault="00762607">
      <w:pPr>
        <w:spacing w:after="0" w:line="360" w:lineRule="auto"/>
        <w:rPr>
          <w:del w:id="3315" w:author="tao huang" w:date="2017-09-13T16:50:00Z"/>
          <w:rFonts w:cs="Times New Roman"/>
          <w:color w:val="0D0D0D" w:themeColor="text1" w:themeTint="F2"/>
          <w:sz w:val="22"/>
          <w:rPrChange w:id="3316" w:author="tao huang" w:date="2017-09-17T12:05:00Z">
            <w:rPr>
              <w:del w:id="3317" w:author="tao huang" w:date="2017-09-13T16:50:00Z"/>
              <w:rFonts w:cs="Times New Roman"/>
              <w:color w:val="000000" w:themeColor="text1"/>
              <w:szCs w:val="24"/>
            </w:rPr>
          </w:rPrChange>
        </w:rPr>
      </w:pPr>
      <w:del w:id="3318" w:author="tao huang" w:date="2017-09-13T16:50:00Z">
        <w:r w:rsidRPr="00A60A57" w:rsidDel="00E74BF1">
          <w:rPr>
            <w:rFonts w:cs="Times New Roman"/>
            <w:color w:val="0D0D0D" w:themeColor="text1" w:themeTint="F2"/>
            <w:sz w:val="22"/>
            <w:rPrChange w:id="3319" w:author="tao huang" w:date="2017-09-17T12:05:00Z">
              <w:rPr>
                <w:rFonts w:cs="Times New Roman"/>
                <w:color w:val="000000" w:themeColor="text1"/>
                <w:szCs w:val="24"/>
              </w:rPr>
            </w:rPrChange>
          </w:rPr>
          <w:delText xml:space="preserve">Suppose that we </w:delText>
        </w:r>
        <w:r w:rsidR="000E7652" w:rsidRPr="00A60A57" w:rsidDel="00E74BF1">
          <w:rPr>
            <w:rFonts w:cs="Times New Roman"/>
            <w:color w:val="0D0D0D" w:themeColor="text1" w:themeTint="F2"/>
            <w:sz w:val="22"/>
            <w:rPrChange w:id="3320" w:author="tao huang" w:date="2017-09-17T12:05:00Z">
              <w:rPr>
                <w:rFonts w:cs="Times New Roman"/>
                <w:color w:val="000000" w:themeColor="text1"/>
                <w:szCs w:val="24"/>
              </w:rPr>
            </w:rPrChange>
          </w:rPr>
          <w:delText xml:space="preserve">need to </w:delText>
        </w:r>
        <w:r w:rsidRPr="00A60A57" w:rsidDel="00E74BF1">
          <w:rPr>
            <w:rFonts w:cs="Times New Roman"/>
            <w:color w:val="0D0D0D" w:themeColor="text1" w:themeTint="F2"/>
            <w:sz w:val="22"/>
            <w:rPrChange w:id="3321" w:author="tao huang" w:date="2017-09-17T12:05:00Z">
              <w:rPr>
                <w:rFonts w:cs="Times New Roman"/>
                <w:color w:val="000000" w:themeColor="text1"/>
                <w:szCs w:val="24"/>
              </w:rPr>
            </w:rPrChange>
          </w:rPr>
          <w:delText xml:space="preserve">develop models </w:delText>
        </w:r>
        <w:r w:rsidR="000E7652" w:rsidRPr="00A60A57" w:rsidDel="00E74BF1">
          <w:rPr>
            <w:rFonts w:cs="Times New Roman"/>
            <w:color w:val="0D0D0D" w:themeColor="text1" w:themeTint="F2"/>
            <w:sz w:val="22"/>
            <w:rPrChange w:id="3322" w:author="tao huang" w:date="2017-09-17T12:05:00Z">
              <w:rPr>
                <w:rFonts w:cs="Times New Roman"/>
                <w:color w:val="000000" w:themeColor="text1"/>
                <w:szCs w:val="24"/>
              </w:rPr>
            </w:rPrChange>
          </w:rPr>
          <w:delText>to</w:delText>
        </w:r>
        <w:r w:rsidRPr="00A60A57" w:rsidDel="00E74BF1">
          <w:rPr>
            <w:rFonts w:cs="Times New Roman"/>
            <w:color w:val="0D0D0D" w:themeColor="text1" w:themeTint="F2"/>
            <w:sz w:val="22"/>
            <w:rPrChange w:id="3323" w:author="tao huang" w:date="2017-09-17T12:05:00Z">
              <w:rPr>
                <w:rFonts w:cs="Times New Roman"/>
                <w:color w:val="000000" w:themeColor="text1"/>
                <w:szCs w:val="24"/>
              </w:rPr>
            </w:rPrChange>
          </w:rPr>
          <w:delText xml:space="preserve"> forecast the product sales for the </w:delText>
        </w:r>
        <w:r w:rsidR="000E7652" w:rsidRPr="00A60A57" w:rsidDel="00E74BF1">
          <w:rPr>
            <w:rFonts w:cs="Times New Roman"/>
            <w:color w:val="0D0D0D" w:themeColor="text1" w:themeTint="F2"/>
            <w:sz w:val="22"/>
            <w:rPrChange w:id="3324" w:author="tao huang" w:date="2017-09-17T12:05:00Z">
              <w:rPr>
                <w:rFonts w:cs="Times New Roman"/>
                <w:color w:val="000000" w:themeColor="text1"/>
                <w:szCs w:val="24"/>
              </w:rPr>
            </w:rPrChange>
          </w:rPr>
          <w:delText>period from week 76 to week 100</w:delText>
        </w:r>
        <w:r w:rsidRPr="00A60A57" w:rsidDel="00E74BF1">
          <w:rPr>
            <w:rFonts w:cs="Times New Roman"/>
            <w:color w:val="0D0D0D" w:themeColor="text1" w:themeTint="F2"/>
            <w:sz w:val="22"/>
            <w:rPrChange w:id="3325" w:author="tao huang" w:date="2017-09-17T12:05:00Z">
              <w:rPr>
                <w:rFonts w:cs="Times New Roman"/>
                <w:color w:val="000000" w:themeColor="text1"/>
                <w:szCs w:val="24"/>
              </w:rPr>
            </w:rPrChange>
          </w:rPr>
          <w:delText>.</w:delText>
        </w:r>
        <w:r w:rsidR="0067779F" w:rsidRPr="00A60A57" w:rsidDel="00E74BF1">
          <w:rPr>
            <w:rFonts w:cs="Times New Roman"/>
            <w:color w:val="0D0D0D" w:themeColor="text1" w:themeTint="F2"/>
            <w:sz w:val="22"/>
            <w:rPrChange w:id="3326" w:author="tao huang" w:date="2017-09-17T12:05:00Z">
              <w:rPr>
                <w:rFonts w:cs="Times New Roman"/>
                <w:color w:val="000000" w:themeColor="text1"/>
                <w:szCs w:val="24"/>
              </w:rPr>
            </w:rPrChange>
          </w:rPr>
          <w:delText xml:space="preserve"> </w:delText>
        </w:r>
        <w:r w:rsidR="000E7652" w:rsidRPr="00A60A57" w:rsidDel="00E74BF1">
          <w:rPr>
            <w:rFonts w:cs="Times New Roman"/>
            <w:color w:val="0D0D0D" w:themeColor="text1" w:themeTint="F2"/>
            <w:sz w:val="22"/>
            <w:rPrChange w:id="3327" w:author="tao huang" w:date="2017-09-17T12:05:00Z">
              <w:rPr>
                <w:rFonts w:cs="Times New Roman"/>
                <w:color w:val="000000" w:themeColor="text1"/>
                <w:szCs w:val="24"/>
              </w:rPr>
            </w:rPrChange>
          </w:rPr>
          <w:delText xml:space="preserve">If we know the existence and the locations of the breaks, we may develop a congruent model (i.e., </w:delText>
        </w:r>
        <m:oMath>
          <m:sSub>
            <m:sSubPr>
              <m:ctrlPr>
                <w:rPr>
                  <w:rFonts w:ascii="Cambria Math" w:hAnsi="Cambria Math" w:cs="Times New Roman"/>
                  <w:i/>
                  <w:color w:val="0D0D0D" w:themeColor="text1" w:themeTint="F2"/>
                  <w:sz w:val="22"/>
                  <w:rPrChange w:id="3328" w:author="tao huang" w:date="2017-09-17T12:05:00Z">
                    <w:rPr>
                      <w:rFonts w:ascii="Cambria Math" w:hAnsi="Cambria Math" w:cs="Times New Roman"/>
                      <w:i/>
                      <w:color w:val="000000" w:themeColor="text1"/>
                      <w:sz w:val="22"/>
                    </w:rPr>
                  </w:rPrChange>
                </w:rPr>
              </m:ctrlPr>
            </m:sSubPr>
            <m:e>
              <m:r>
                <w:rPr>
                  <w:rFonts w:ascii="Cambria Math" w:hAnsi="Cambria Math" w:cs="Times New Roman"/>
                  <w:color w:val="0D0D0D" w:themeColor="text1" w:themeTint="F2"/>
                  <w:sz w:val="22"/>
                  <w:rPrChange w:id="3329" w:author="tao huang" w:date="2017-09-17T12:05:00Z">
                    <w:rPr>
                      <w:rFonts w:ascii="Cambria Math" w:hAnsi="Cambria Math" w:cs="Times New Roman"/>
                      <w:color w:val="000000" w:themeColor="text1"/>
                      <w:szCs w:val="24"/>
                    </w:rPr>
                  </w:rPrChange>
                </w:rPr>
                <m:t>y</m:t>
              </m:r>
            </m:e>
            <m:sub>
              <m:r>
                <w:rPr>
                  <w:rFonts w:ascii="Cambria Math" w:hAnsi="Cambria Math" w:cs="Times New Roman"/>
                  <w:color w:val="0D0D0D" w:themeColor="text1" w:themeTint="F2"/>
                  <w:sz w:val="22"/>
                  <w:rPrChange w:id="3330" w:author="tao huang" w:date="2017-09-17T12:05:00Z">
                    <w:rPr>
                      <w:rFonts w:ascii="Cambria Math" w:hAnsi="Cambria Math" w:cs="Times New Roman"/>
                      <w:color w:val="000000" w:themeColor="text1"/>
                      <w:szCs w:val="24"/>
                    </w:rPr>
                  </w:rPrChange>
                </w:rPr>
                <m:t>t</m:t>
              </m:r>
            </m:sub>
          </m:sSub>
          <m:r>
            <w:rPr>
              <w:rFonts w:ascii="Cambria Math" w:hAnsi="Cambria Math" w:cs="Times New Roman"/>
              <w:color w:val="0D0D0D" w:themeColor="text1" w:themeTint="F2"/>
              <w:sz w:val="22"/>
              <w:rPrChange w:id="3331" w:author="tao huang" w:date="2017-09-17T12:05:00Z">
                <w:rPr>
                  <w:rFonts w:ascii="Cambria Math" w:hAnsi="Cambria Math" w:cs="Times New Roman"/>
                  <w:color w:val="000000" w:themeColor="text1"/>
                  <w:szCs w:val="24"/>
                </w:rPr>
              </w:rPrChange>
            </w:rPr>
            <m:t>=a+b</m:t>
          </m:r>
          <m:sSub>
            <m:sSubPr>
              <m:ctrlPr>
                <w:rPr>
                  <w:rFonts w:ascii="Cambria Math" w:hAnsi="Cambria Math" w:cs="Times New Roman"/>
                  <w:i/>
                  <w:color w:val="0D0D0D" w:themeColor="text1" w:themeTint="F2"/>
                  <w:sz w:val="22"/>
                  <w:rPrChange w:id="3332" w:author="tao huang" w:date="2017-09-17T12:05:00Z">
                    <w:rPr>
                      <w:rFonts w:ascii="Cambria Math" w:hAnsi="Cambria Math" w:cs="Times New Roman"/>
                      <w:i/>
                      <w:color w:val="000000" w:themeColor="text1"/>
                      <w:sz w:val="22"/>
                    </w:rPr>
                  </w:rPrChange>
                </w:rPr>
              </m:ctrlPr>
            </m:sSubPr>
            <m:e>
              <m:r>
                <w:rPr>
                  <w:rFonts w:ascii="Cambria Math" w:hAnsi="Cambria Math" w:cs="Times New Roman"/>
                  <w:color w:val="0D0D0D" w:themeColor="text1" w:themeTint="F2"/>
                  <w:sz w:val="22"/>
                  <w:rPrChange w:id="3333" w:author="tao huang" w:date="2017-09-17T12:05:00Z">
                    <w:rPr>
                      <w:rFonts w:ascii="Cambria Math" w:hAnsi="Cambria Math" w:cs="Times New Roman"/>
                      <w:color w:val="000000" w:themeColor="text1"/>
                      <w:szCs w:val="24"/>
                    </w:rPr>
                  </w:rPrChange>
                </w:rPr>
                <m:t>x</m:t>
              </m:r>
            </m:e>
            <m:sub>
              <m:r>
                <w:rPr>
                  <w:rFonts w:ascii="Cambria Math" w:hAnsi="Cambria Math" w:cs="Times New Roman"/>
                  <w:color w:val="0D0D0D" w:themeColor="text1" w:themeTint="F2"/>
                  <w:sz w:val="22"/>
                  <w:rPrChange w:id="3334" w:author="tao huang" w:date="2017-09-17T12:05:00Z">
                    <w:rPr>
                      <w:rFonts w:ascii="Cambria Math" w:hAnsi="Cambria Math" w:cs="Times New Roman"/>
                      <w:color w:val="000000" w:themeColor="text1"/>
                      <w:szCs w:val="24"/>
                    </w:rPr>
                  </w:rPrChange>
                </w:rPr>
                <m:t>t</m:t>
              </m:r>
            </m:sub>
          </m:sSub>
          <m:r>
            <w:rPr>
              <w:rFonts w:ascii="Cambria Math" w:hAnsi="Cambria Math" w:cs="Times New Roman"/>
              <w:color w:val="0D0D0D" w:themeColor="text1" w:themeTint="F2"/>
              <w:sz w:val="22"/>
              <w:rPrChange w:id="3335" w:author="tao huang" w:date="2017-09-17T12:05:00Z">
                <w:rPr>
                  <w:rFonts w:ascii="Cambria Math" w:hAnsi="Cambria Math" w:cs="Times New Roman"/>
                  <w:color w:val="000000" w:themeColor="text1"/>
                  <w:szCs w:val="24"/>
                </w:rPr>
              </w:rPrChange>
            </w:rPr>
            <m:t>+</m:t>
          </m:r>
          <m:sSub>
            <m:sSubPr>
              <m:ctrlPr>
                <w:rPr>
                  <w:rFonts w:ascii="Cambria Math" w:hAnsi="Cambria Math" w:cs="Times New Roman"/>
                  <w:i/>
                  <w:color w:val="0D0D0D" w:themeColor="text1" w:themeTint="F2"/>
                  <w:sz w:val="22"/>
                  <w:rPrChange w:id="3336" w:author="tao huang" w:date="2017-09-17T12:05:00Z">
                    <w:rPr>
                      <w:rFonts w:ascii="Cambria Math" w:hAnsi="Cambria Math" w:cs="Times New Roman"/>
                      <w:i/>
                      <w:color w:val="000000" w:themeColor="text1"/>
                      <w:sz w:val="22"/>
                    </w:rPr>
                  </w:rPrChange>
                </w:rPr>
              </m:ctrlPr>
            </m:sSubPr>
            <m:e>
              <m:r>
                <w:rPr>
                  <w:rFonts w:ascii="Cambria Math" w:hAnsi="Cambria Math" w:cs="Times New Roman"/>
                  <w:color w:val="0D0D0D" w:themeColor="text1" w:themeTint="F2"/>
                  <w:sz w:val="22"/>
                  <w:rPrChange w:id="3337" w:author="tao huang" w:date="2017-09-17T12:05:00Z">
                    <w:rPr>
                      <w:rFonts w:ascii="Cambria Math" w:hAnsi="Cambria Math" w:cs="Times New Roman"/>
                      <w:color w:val="000000" w:themeColor="text1"/>
                      <w:szCs w:val="24"/>
                    </w:rPr>
                  </w:rPrChange>
                </w:rPr>
                <m:t>u</m:t>
              </m:r>
            </m:e>
            <m:sub>
              <m:r>
                <w:rPr>
                  <w:rFonts w:ascii="Cambria Math" w:hAnsi="Cambria Math" w:cs="Times New Roman"/>
                  <w:color w:val="0D0D0D" w:themeColor="text1" w:themeTint="F2"/>
                  <w:sz w:val="22"/>
                  <w:rPrChange w:id="3338" w:author="tao huang" w:date="2017-09-17T12:05:00Z">
                    <w:rPr>
                      <w:rFonts w:ascii="Cambria Math" w:hAnsi="Cambria Math" w:cs="Times New Roman"/>
                      <w:color w:val="000000" w:themeColor="text1"/>
                      <w:szCs w:val="24"/>
                    </w:rPr>
                  </w:rPrChange>
                </w:rPr>
                <m:t>t</m:t>
              </m:r>
            </m:sub>
          </m:sSub>
        </m:oMath>
        <w:r w:rsidR="000E7652" w:rsidRPr="00A60A57" w:rsidDel="00E74BF1">
          <w:rPr>
            <w:rFonts w:cs="Times New Roman"/>
            <w:color w:val="0D0D0D" w:themeColor="text1" w:themeTint="F2"/>
            <w:sz w:val="22"/>
            <w:rPrChange w:id="3339" w:author="tao huang" w:date="2017-09-17T12:05:00Z">
              <w:rPr>
                <w:rFonts w:cs="Times New Roman"/>
                <w:color w:val="000000" w:themeColor="text1"/>
                <w:szCs w:val="24"/>
              </w:rPr>
            </w:rPrChange>
          </w:rPr>
          <w:delText xml:space="preserve"> ) exclusively </w:delText>
        </w:r>
        <w:r w:rsidR="003B412B" w:rsidRPr="00A60A57" w:rsidDel="00E74BF1">
          <w:rPr>
            <w:rFonts w:cs="Times New Roman"/>
            <w:color w:val="0D0D0D" w:themeColor="text1" w:themeTint="F2"/>
            <w:sz w:val="22"/>
            <w:rPrChange w:id="3340" w:author="tao huang" w:date="2017-09-17T12:05:00Z">
              <w:rPr>
                <w:rFonts w:cs="Times New Roman"/>
                <w:color w:val="000000" w:themeColor="text1"/>
                <w:szCs w:val="24"/>
              </w:rPr>
            </w:rPrChange>
          </w:rPr>
          <w:delText xml:space="preserve">based on the </w:delText>
        </w:r>
        <w:r w:rsidR="000E7652" w:rsidRPr="00A60A57" w:rsidDel="00E74BF1">
          <w:rPr>
            <w:rFonts w:cs="Times New Roman"/>
            <w:color w:val="0D0D0D" w:themeColor="text1" w:themeTint="F2"/>
            <w:sz w:val="22"/>
            <w:rPrChange w:id="3341" w:author="tao huang" w:date="2017-09-17T12:05:00Z">
              <w:rPr>
                <w:rFonts w:cs="Times New Roman"/>
                <w:color w:val="000000" w:themeColor="text1"/>
                <w:szCs w:val="24"/>
              </w:rPr>
            </w:rPrChange>
          </w:rPr>
          <w:delText xml:space="preserve">post break data (i.e., data from week 51 to week 75) and generate unbiased forecasts. Figure </w:delText>
        </w:r>
        <w:r w:rsidR="003B412B" w:rsidRPr="00A60A57" w:rsidDel="00E74BF1">
          <w:rPr>
            <w:rFonts w:cs="Times New Roman"/>
            <w:color w:val="0D0D0D" w:themeColor="text1" w:themeTint="F2"/>
            <w:sz w:val="22"/>
            <w:rPrChange w:id="3342" w:author="tao huang" w:date="2017-09-17T12:05:00Z">
              <w:rPr>
                <w:rFonts w:cs="Times New Roman"/>
                <w:color w:val="000000" w:themeColor="text1"/>
                <w:szCs w:val="24"/>
              </w:rPr>
            </w:rPrChange>
          </w:rPr>
          <w:delText>1</w:delText>
        </w:r>
        <w:r w:rsidR="000E7652" w:rsidRPr="00A60A57" w:rsidDel="00E74BF1">
          <w:rPr>
            <w:rFonts w:cs="Times New Roman"/>
            <w:color w:val="0D0D0D" w:themeColor="text1" w:themeTint="F2"/>
            <w:sz w:val="22"/>
            <w:rPrChange w:id="3343" w:author="tao huang" w:date="2017-09-17T12:05:00Z">
              <w:rPr>
                <w:rFonts w:cs="Times New Roman"/>
                <w:color w:val="000000" w:themeColor="text1"/>
                <w:szCs w:val="24"/>
              </w:rPr>
            </w:rPrChange>
          </w:rPr>
          <w:delText xml:space="preserve"> </w:delText>
        </w:r>
        <w:r w:rsidR="003835A4" w:rsidRPr="00A60A57" w:rsidDel="00E74BF1">
          <w:rPr>
            <w:rFonts w:cs="Times New Roman"/>
            <w:color w:val="0D0D0D" w:themeColor="text1" w:themeTint="F2"/>
            <w:sz w:val="22"/>
            <w:rPrChange w:id="3344" w:author="tao huang" w:date="2017-09-17T12:05:00Z">
              <w:rPr>
                <w:rFonts w:cs="Times New Roman"/>
                <w:color w:val="000000" w:themeColor="text1"/>
                <w:szCs w:val="24"/>
              </w:rPr>
            </w:rPrChange>
          </w:rPr>
          <w:delText>represents</w:delText>
        </w:r>
        <w:r w:rsidR="000E7652" w:rsidRPr="00A60A57" w:rsidDel="00E74BF1">
          <w:rPr>
            <w:rFonts w:cs="Times New Roman"/>
            <w:color w:val="0D0D0D" w:themeColor="text1" w:themeTint="F2"/>
            <w:sz w:val="22"/>
            <w:rPrChange w:id="3345" w:author="tao huang" w:date="2017-09-17T12:05:00Z">
              <w:rPr>
                <w:rFonts w:cs="Times New Roman"/>
                <w:color w:val="000000" w:themeColor="text1"/>
                <w:szCs w:val="24"/>
              </w:rPr>
            </w:rPrChange>
          </w:rPr>
          <w:delText xml:space="preserve"> the predictions/forecasts </w:delText>
        </w:r>
        <w:r w:rsidR="003835A4" w:rsidRPr="00A60A57" w:rsidDel="00E74BF1">
          <w:rPr>
            <w:rFonts w:cs="Times New Roman"/>
            <w:color w:val="0D0D0D" w:themeColor="text1" w:themeTint="F2"/>
            <w:sz w:val="22"/>
            <w:rPrChange w:id="3346" w:author="tao huang" w:date="2017-09-17T12:05:00Z">
              <w:rPr>
                <w:rFonts w:cs="Times New Roman"/>
                <w:color w:val="000000" w:themeColor="text1"/>
                <w:szCs w:val="24"/>
              </w:rPr>
            </w:rPrChange>
          </w:rPr>
          <w:delText>using</w:delText>
        </w:r>
        <w:r w:rsidR="000E7652" w:rsidRPr="00A60A57" w:rsidDel="00E74BF1">
          <w:rPr>
            <w:rFonts w:cs="Times New Roman"/>
            <w:color w:val="0D0D0D" w:themeColor="text1" w:themeTint="F2"/>
            <w:sz w:val="22"/>
            <w:rPrChange w:id="3347" w:author="tao huang" w:date="2017-09-17T12:05:00Z">
              <w:rPr>
                <w:rFonts w:cs="Times New Roman"/>
                <w:color w:val="000000" w:themeColor="text1"/>
                <w:szCs w:val="24"/>
              </w:rPr>
            </w:rPrChange>
          </w:rPr>
          <w:delText xml:space="preserve"> the black dashed </w:delText>
        </w:r>
        <w:r w:rsidR="008402C1" w:rsidRPr="00A60A57" w:rsidDel="00E74BF1">
          <w:rPr>
            <w:rFonts w:cs="Times New Roman"/>
            <w:color w:val="0D0D0D" w:themeColor="text1" w:themeTint="F2"/>
            <w:sz w:val="22"/>
            <w:rPrChange w:id="3348" w:author="tao huang" w:date="2017-09-17T12:05:00Z">
              <w:rPr>
                <w:rFonts w:cs="Times New Roman"/>
                <w:color w:val="000000" w:themeColor="text1"/>
                <w:szCs w:val="24"/>
              </w:rPr>
            </w:rPrChange>
          </w:rPr>
          <w:delText xml:space="preserve">line (e.g., </w:delText>
        </w:r>
        <w:r w:rsidR="000E7652" w:rsidRPr="00A60A57" w:rsidDel="00E74BF1">
          <w:rPr>
            <w:rFonts w:cs="Times New Roman"/>
            <w:i/>
            <w:color w:val="0D0D0D" w:themeColor="text1" w:themeTint="F2"/>
            <w:sz w:val="22"/>
            <w:rPrChange w:id="3349" w:author="tao huang" w:date="2017-09-17T12:05:00Z">
              <w:rPr>
                <w:rFonts w:cs="Times New Roman"/>
                <w:i/>
                <w:color w:val="000000" w:themeColor="text1"/>
                <w:szCs w:val="24"/>
              </w:rPr>
            </w:rPrChange>
          </w:rPr>
          <w:delText>ybar</w:delText>
        </w:r>
        <w:r w:rsidR="00CB5344" w:rsidRPr="00A60A57" w:rsidDel="00E74BF1">
          <w:rPr>
            <w:rFonts w:cs="Times New Roman"/>
            <w:i/>
            <w:color w:val="0D0D0D" w:themeColor="text1" w:themeTint="F2"/>
            <w:sz w:val="22"/>
            <w:rPrChange w:id="3350" w:author="tao huang" w:date="2017-09-17T12:05:00Z">
              <w:rPr>
                <w:rFonts w:cs="Times New Roman"/>
                <w:i/>
                <w:color w:val="000000" w:themeColor="text1"/>
                <w:szCs w:val="24"/>
              </w:rPr>
            </w:rPrChange>
          </w:rPr>
          <w:delText>_post breaks</w:delText>
        </w:r>
        <w:r w:rsidR="000E7652" w:rsidRPr="00A60A57" w:rsidDel="00E74BF1">
          <w:rPr>
            <w:rFonts w:cs="Times New Roman"/>
            <w:color w:val="0D0D0D" w:themeColor="text1" w:themeTint="F2"/>
            <w:sz w:val="22"/>
            <w:rPrChange w:id="3351" w:author="tao huang" w:date="2017-09-17T12:05:00Z">
              <w:rPr>
                <w:rFonts w:cs="Times New Roman"/>
                <w:color w:val="000000" w:themeColor="text1"/>
                <w:szCs w:val="24"/>
              </w:rPr>
            </w:rPrChange>
          </w:rPr>
          <w:delText xml:space="preserve">). Table 1 shows the forecasting performance of </w:delText>
        </w:r>
        <w:r w:rsidR="006A2147" w:rsidRPr="00A60A57" w:rsidDel="00E74BF1">
          <w:rPr>
            <w:rFonts w:cs="Times New Roman"/>
            <w:color w:val="0D0D0D" w:themeColor="text1" w:themeTint="F2"/>
            <w:sz w:val="22"/>
            <w:rPrChange w:id="3352" w:author="tao huang" w:date="2017-09-17T12:05:00Z">
              <w:rPr>
                <w:rFonts w:cs="Times New Roman"/>
                <w:color w:val="000000" w:themeColor="text1"/>
                <w:szCs w:val="24"/>
              </w:rPr>
            </w:rPrChange>
          </w:rPr>
          <w:delText>the model</w:delText>
        </w:r>
        <w:r w:rsidR="00FA7A42" w:rsidRPr="00A60A57" w:rsidDel="00E74BF1">
          <w:rPr>
            <w:rFonts w:cs="Times New Roman"/>
            <w:color w:val="0D0D0D" w:themeColor="text1" w:themeTint="F2"/>
            <w:sz w:val="22"/>
            <w:rPrChange w:id="3353" w:author="tao huang" w:date="2017-09-17T12:05:00Z">
              <w:rPr>
                <w:rFonts w:cs="Times New Roman"/>
                <w:color w:val="000000" w:themeColor="text1"/>
                <w:szCs w:val="24"/>
              </w:rPr>
            </w:rPrChange>
          </w:rPr>
          <w:delText xml:space="preserve"> with post break data</w:delText>
        </w:r>
        <w:r w:rsidR="006A2147" w:rsidRPr="00A60A57" w:rsidDel="00E74BF1">
          <w:rPr>
            <w:rFonts w:cs="Times New Roman"/>
            <w:color w:val="0D0D0D" w:themeColor="text1" w:themeTint="F2"/>
            <w:sz w:val="22"/>
            <w:rPrChange w:id="3354" w:author="tao huang" w:date="2017-09-17T12:05:00Z">
              <w:rPr>
                <w:rFonts w:cs="Times New Roman"/>
                <w:color w:val="000000" w:themeColor="text1"/>
                <w:szCs w:val="24"/>
              </w:rPr>
            </w:rPrChange>
          </w:rPr>
          <w:delText xml:space="preserve"> (e.g., with MAE= 0.3, MSE= 0.18</w:delText>
        </w:r>
        <w:r w:rsidR="000E7652" w:rsidRPr="00A60A57" w:rsidDel="00E74BF1">
          <w:rPr>
            <w:rFonts w:cs="Times New Roman"/>
            <w:color w:val="0D0D0D" w:themeColor="text1" w:themeTint="F2"/>
            <w:sz w:val="22"/>
            <w:rPrChange w:id="3355" w:author="tao huang" w:date="2017-09-17T12:05:00Z">
              <w:rPr>
                <w:rFonts w:cs="Times New Roman"/>
                <w:color w:val="000000" w:themeColor="text1"/>
                <w:szCs w:val="24"/>
              </w:rPr>
            </w:rPrChange>
          </w:rPr>
          <w:delText xml:space="preserve">, MAPE= 5.0%, and SMAPE= 4.3%). </w:delText>
        </w:r>
      </w:del>
    </w:p>
    <w:p w14:paraId="29CE4ACE" w14:textId="48212026" w:rsidR="000E7652" w:rsidRPr="00A60A57" w:rsidDel="00E74BF1" w:rsidRDefault="000E7652">
      <w:pPr>
        <w:spacing w:after="0" w:line="360" w:lineRule="auto"/>
        <w:rPr>
          <w:del w:id="3356" w:author="tao huang" w:date="2017-09-13T16:50:00Z"/>
          <w:rFonts w:cs="Times New Roman"/>
          <w:color w:val="0D0D0D" w:themeColor="text1" w:themeTint="F2"/>
          <w:sz w:val="22"/>
          <w:rPrChange w:id="3357" w:author="tao huang" w:date="2017-09-17T12:05:00Z">
            <w:rPr>
              <w:del w:id="3358" w:author="tao huang" w:date="2017-09-13T16:50:00Z"/>
              <w:rFonts w:cs="Times New Roman"/>
              <w:color w:val="000000" w:themeColor="text1"/>
              <w:szCs w:val="24"/>
            </w:rPr>
          </w:rPrChange>
        </w:rPr>
      </w:pPr>
    </w:p>
    <w:p w14:paraId="6A187AFA" w14:textId="78A98247" w:rsidR="00B92F6E" w:rsidRPr="00A60A57" w:rsidDel="00E74BF1" w:rsidRDefault="00352B6B">
      <w:pPr>
        <w:spacing w:after="0" w:line="360" w:lineRule="auto"/>
        <w:rPr>
          <w:del w:id="3359" w:author="tao huang" w:date="2017-09-13T16:50:00Z"/>
          <w:rFonts w:cs="Times New Roman"/>
          <w:color w:val="0D0D0D" w:themeColor="text1" w:themeTint="F2"/>
          <w:sz w:val="22"/>
          <w:rPrChange w:id="3360" w:author="tao huang" w:date="2017-09-17T12:05:00Z">
            <w:rPr>
              <w:del w:id="3361" w:author="tao huang" w:date="2017-09-13T16:50:00Z"/>
              <w:rFonts w:cs="Times New Roman"/>
              <w:color w:val="000000" w:themeColor="text1"/>
              <w:szCs w:val="24"/>
            </w:rPr>
          </w:rPrChange>
        </w:rPr>
      </w:pPr>
      <w:del w:id="3362" w:author="tao huang" w:date="2017-09-13T16:50:00Z">
        <w:r w:rsidRPr="00A60A57" w:rsidDel="00E74BF1">
          <w:rPr>
            <w:rFonts w:cs="Times New Roman"/>
            <w:color w:val="0D0D0D" w:themeColor="text1" w:themeTint="F2"/>
            <w:sz w:val="22"/>
            <w:rPrChange w:id="3363" w:author="tao huang" w:date="2017-09-17T12:05:00Z">
              <w:rPr>
                <w:rFonts w:cs="Times New Roman"/>
                <w:color w:val="000000" w:themeColor="text1"/>
                <w:szCs w:val="24"/>
              </w:rPr>
            </w:rPrChange>
          </w:rPr>
          <w:delText xml:space="preserve">However, </w:delText>
        </w:r>
        <w:r w:rsidR="00192489" w:rsidRPr="00A60A57" w:rsidDel="00E74BF1">
          <w:rPr>
            <w:rFonts w:cs="Times New Roman"/>
            <w:color w:val="0D0D0D" w:themeColor="text1" w:themeTint="F2"/>
            <w:sz w:val="22"/>
            <w:rPrChange w:id="3364" w:author="tao huang" w:date="2017-09-17T12:05:00Z">
              <w:rPr>
                <w:rFonts w:cs="Times New Roman"/>
                <w:color w:val="000000" w:themeColor="text1"/>
                <w:szCs w:val="24"/>
              </w:rPr>
            </w:rPrChange>
          </w:rPr>
          <w:delText xml:space="preserve">the existence and the locations of the structural breaks are </w:delText>
        </w:r>
        <w:r w:rsidR="004744BD" w:rsidRPr="00A60A57" w:rsidDel="00E74BF1">
          <w:rPr>
            <w:rFonts w:cs="Times New Roman"/>
            <w:color w:val="0D0D0D" w:themeColor="text1" w:themeTint="F2"/>
            <w:sz w:val="22"/>
            <w:rPrChange w:id="3365" w:author="tao huang" w:date="2017-09-17T12:05:00Z">
              <w:rPr>
                <w:rFonts w:cs="Times New Roman"/>
                <w:color w:val="000000" w:themeColor="text1"/>
                <w:szCs w:val="24"/>
              </w:rPr>
            </w:rPrChange>
          </w:rPr>
          <w:delText xml:space="preserve">usually </w:delText>
        </w:r>
        <w:r w:rsidR="00192489" w:rsidRPr="00A60A57" w:rsidDel="00E74BF1">
          <w:rPr>
            <w:rFonts w:cs="Times New Roman"/>
            <w:color w:val="0D0D0D" w:themeColor="text1" w:themeTint="F2"/>
            <w:sz w:val="22"/>
            <w:rPrChange w:id="3366" w:author="tao huang" w:date="2017-09-17T12:05:00Z">
              <w:rPr>
                <w:rFonts w:cs="Times New Roman"/>
                <w:color w:val="000000" w:themeColor="text1"/>
                <w:szCs w:val="24"/>
              </w:rPr>
            </w:rPrChange>
          </w:rPr>
          <w:delText xml:space="preserve">unknown. As </w:delText>
        </w:r>
      </w:del>
      <w:ins w:id="3367" w:author="Soopramanien, Didier" w:date="2017-09-08T20:38:00Z">
        <w:del w:id="3368" w:author="tao huang" w:date="2017-09-13T16:50:00Z">
          <w:r w:rsidR="00FA292E" w:rsidRPr="00A60A57" w:rsidDel="00E74BF1">
            <w:rPr>
              <w:rFonts w:cs="Times New Roman"/>
              <w:color w:val="0D0D0D" w:themeColor="text1" w:themeTint="F2"/>
              <w:sz w:val="22"/>
              <w:rPrChange w:id="3369" w:author="tao huang" w:date="2017-09-17T12:05:00Z">
                <w:rPr>
                  <w:rFonts w:cs="Times New Roman"/>
                  <w:color w:val="000000" w:themeColor="text1"/>
                  <w:szCs w:val="24"/>
                </w:rPr>
              </w:rPrChange>
            </w:rPr>
            <w:delText>we have discussed</w:delText>
          </w:r>
        </w:del>
      </w:ins>
      <w:del w:id="3370" w:author="tao huang" w:date="2017-09-13T16:50:00Z">
        <w:r w:rsidR="00192489" w:rsidRPr="00A60A57" w:rsidDel="00E74BF1">
          <w:rPr>
            <w:rFonts w:cs="Times New Roman"/>
            <w:color w:val="0D0D0D" w:themeColor="text1" w:themeTint="F2"/>
            <w:sz w:val="22"/>
            <w:rPrChange w:id="3371" w:author="tao huang" w:date="2017-09-17T12:05:00Z">
              <w:rPr>
                <w:rFonts w:cs="Times New Roman"/>
                <w:color w:val="000000" w:themeColor="text1"/>
                <w:szCs w:val="24"/>
              </w:rPr>
            </w:rPrChange>
          </w:rPr>
          <w:delText xml:space="preserve">mentioned in section 2, </w:delText>
        </w:r>
        <w:r w:rsidRPr="00A60A57" w:rsidDel="00E74BF1">
          <w:rPr>
            <w:rFonts w:cs="Times New Roman"/>
            <w:color w:val="0D0D0D" w:themeColor="text1" w:themeTint="F2"/>
            <w:sz w:val="22"/>
            <w:rPrChange w:id="3372" w:author="tao huang" w:date="2017-09-17T12:05:00Z">
              <w:rPr>
                <w:rFonts w:cs="Times New Roman"/>
                <w:color w:val="000000" w:themeColor="text1"/>
                <w:szCs w:val="24"/>
              </w:rPr>
            </w:rPrChange>
          </w:rPr>
          <w:delText>the effect of the price</w:delText>
        </w:r>
        <w:r w:rsidR="00192489" w:rsidRPr="00A60A57" w:rsidDel="00E74BF1">
          <w:rPr>
            <w:rFonts w:cs="Times New Roman"/>
            <w:color w:val="0D0D0D" w:themeColor="text1" w:themeTint="F2"/>
            <w:sz w:val="22"/>
            <w:rPrChange w:id="3373" w:author="tao huang" w:date="2017-09-17T12:05:00Z">
              <w:rPr>
                <w:rFonts w:cs="Times New Roman"/>
                <w:color w:val="000000" w:themeColor="text1"/>
                <w:szCs w:val="24"/>
              </w:rPr>
            </w:rPrChange>
          </w:rPr>
          <w:delText xml:space="preserve"> may change due to influencing factors which are unobservable and/or measurable to the </w:delText>
        </w:r>
        <w:r w:rsidR="00971BCC" w:rsidRPr="00A60A57" w:rsidDel="00E74BF1">
          <w:rPr>
            <w:rFonts w:cs="Times New Roman"/>
            <w:color w:val="0D0D0D" w:themeColor="text1" w:themeTint="F2"/>
            <w:sz w:val="22"/>
            <w:rPrChange w:id="3374" w:author="tao huang" w:date="2017-09-17T12:05:00Z">
              <w:rPr>
                <w:rFonts w:cs="Times New Roman"/>
                <w:color w:val="000000" w:themeColor="text1"/>
                <w:szCs w:val="24"/>
              </w:rPr>
            </w:rPrChange>
          </w:rPr>
          <w:delText>retailer</w:delText>
        </w:r>
        <w:r w:rsidRPr="00A60A57" w:rsidDel="00E74BF1">
          <w:rPr>
            <w:rFonts w:cs="Times New Roman"/>
            <w:color w:val="0D0D0D" w:themeColor="text1" w:themeTint="F2"/>
            <w:sz w:val="22"/>
            <w:rPrChange w:id="3375" w:author="tao huang" w:date="2017-09-17T12:05:00Z">
              <w:rPr>
                <w:rFonts w:cs="Times New Roman"/>
                <w:color w:val="000000" w:themeColor="text1"/>
                <w:szCs w:val="24"/>
              </w:rPr>
            </w:rPrChange>
          </w:rPr>
          <w:delText xml:space="preserve">. </w:delText>
        </w:r>
        <w:r w:rsidR="004744BD" w:rsidRPr="00A60A57" w:rsidDel="00E74BF1">
          <w:rPr>
            <w:rFonts w:cs="Times New Roman"/>
            <w:color w:val="0D0D0D" w:themeColor="text1" w:themeTint="F2"/>
            <w:sz w:val="22"/>
            <w:rPrChange w:id="3376" w:author="tao huang" w:date="2017-09-17T12:05:00Z">
              <w:rPr>
                <w:rFonts w:cs="Times New Roman"/>
                <w:color w:val="000000" w:themeColor="text1"/>
                <w:szCs w:val="24"/>
              </w:rPr>
            </w:rPrChange>
          </w:rPr>
          <w:delText xml:space="preserve">Therefore, if </w:delText>
        </w:r>
        <w:r w:rsidR="00971BCC" w:rsidRPr="00A60A57" w:rsidDel="00E74BF1">
          <w:rPr>
            <w:rFonts w:cs="Times New Roman"/>
            <w:color w:val="0D0D0D" w:themeColor="text1" w:themeTint="F2"/>
            <w:sz w:val="22"/>
            <w:rPrChange w:id="3377" w:author="tao huang" w:date="2017-09-17T12:05:00Z">
              <w:rPr>
                <w:rFonts w:cs="Times New Roman"/>
                <w:color w:val="000000" w:themeColor="text1"/>
                <w:szCs w:val="24"/>
              </w:rPr>
            </w:rPrChange>
          </w:rPr>
          <w:delText>w</w:delText>
        </w:r>
        <w:r w:rsidR="00E528F5" w:rsidRPr="00A60A57" w:rsidDel="00E74BF1">
          <w:rPr>
            <w:rFonts w:cs="Times New Roman"/>
            <w:color w:val="0D0D0D" w:themeColor="text1" w:themeTint="F2"/>
            <w:sz w:val="22"/>
            <w:rPrChange w:id="3378" w:author="tao huang" w:date="2017-09-17T12:05:00Z">
              <w:rPr>
                <w:rFonts w:cs="Times New Roman"/>
                <w:color w:val="000000" w:themeColor="text1"/>
                <w:szCs w:val="24"/>
              </w:rPr>
            </w:rPrChange>
          </w:rPr>
          <w:delText xml:space="preserve">e </w:delText>
        </w:r>
        <w:r w:rsidR="004744BD" w:rsidRPr="00A60A57" w:rsidDel="00E74BF1">
          <w:rPr>
            <w:rFonts w:cs="Times New Roman"/>
            <w:color w:val="0D0D0D" w:themeColor="text1" w:themeTint="F2"/>
            <w:sz w:val="22"/>
            <w:rPrChange w:id="3379" w:author="tao huang" w:date="2017-09-17T12:05:00Z">
              <w:rPr>
                <w:rFonts w:cs="Times New Roman"/>
                <w:color w:val="000000" w:themeColor="text1"/>
                <w:szCs w:val="24"/>
              </w:rPr>
            </w:rPrChange>
          </w:rPr>
          <w:delText>develop</w:delText>
        </w:r>
        <w:r w:rsidR="00971BCC" w:rsidRPr="00A60A57" w:rsidDel="00E74BF1">
          <w:rPr>
            <w:rFonts w:cs="Times New Roman"/>
            <w:color w:val="0D0D0D" w:themeColor="text1" w:themeTint="F2"/>
            <w:sz w:val="22"/>
            <w:rPrChange w:id="3380" w:author="tao huang" w:date="2017-09-17T12:05:00Z">
              <w:rPr>
                <w:rFonts w:cs="Times New Roman"/>
                <w:color w:val="000000" w:themeColor="text1"/>
                <w:szCs w:val="24"/>
              </w:rPr>
            </w:rPrChange>
          </w:rPr>
          <w:delText xml:space="preserve"> the</w:delText>
        </w:r>
        <w:r w:rsidR="0067779F" w:rsidRPr="00A60A57" w:rsidDel="00E74BF1">
          <w:rPr>
            <w:rFonts w:cs="Times New Roman"/>
            <w:color w:val="0D0D0D" w:themeColor="text1" w:themeTint="F2"/>
            <w:sz w:val="22"/>
            <w:rPrChange w:id="3381" w:author="tao huang" w:date="2017-09-17T12:05:00Z">
              <w:rPr>
                <w:rFonts w:cs="Times New Roman"/>
                <w:color w:val="000000" w:themeColor="text1"/>
                <w:szCs w:val="24"/>
              </w:rPr>
            </w:rPrChange>
          </w:rPr>
          <w:delText xml:space="preserve"> model </w:delText>
        </w:r>
        <w:r w:rsidR="00A616A3" w:rsidRPr="00A60A57" w:rsidDel="00E74BF1">
          <w:rPr>
            <w:rFonts w:cs="Times New Roman"/>
            <w:color w:val="0D0D0D" w:themeColor="text1" w:themeTint="F2"/>
            <w:sz w:val="22"/>
            <w:rPrChange w:id="3382" w:author="tao huang" w:date="2017-09-17T12:05:00Z">
              <w:rPr>
                <w:rFonts w:cs="Times New Roman"/>
                <w:color w:val="000000" w:themeColor="text1"/>
                <w:szCs w:val="24"/>
              </w:rPr>
            </w:rPrChange>
          </w:rPr>
          <w:delText xml:space="preserve">using </w:delText>
        </w:r>
        <w:r w:rsidR="004744BD" w:rsidRPr="00A60A57" w:rsidDel="00E74BF1">
          <w:rPr>
            <w:rFonts w:cs="Times New Roman"/>
            <w:color w:val="0D0D0D" w:themeColor="text1" w:themeTint="F2"/>
            <w:sz w:val="22"/>
            <w:rPrChange w:id="3383" w:author="tao huang" w:date="2017-09-17T12:05:00Z">
              <w:rPr>
                <w:rFonts w:cs="Times New Roman"/>
                <w:color w:val="000000" w:themeColor="text1"/>
                <w:szCs w:val="24"/>
              </w:rPr>
            </w:rPrChange>
          </w:rPr>
          <w:delText xml:space="preserve">all </w:delText>
        </w:r>
        <w:r w:rsidR="00A616A3" w:rsidRPr="00A60A57" w:rsidDel="00E74BF1">
          <w:rPr>
            <w:rFonts w:cs="Times New Roman"/>
            <w:color w:val="0D0D0D" w:themeColor="text1" w:themeTint="F2"/>
            <w:sz w:val="22"/>
            <w:rPrChange w:id="3384" w:author="tao huang" w:date="2017-09-17T12:05:00Z">
              <w:rPr>
                <w:rFonts w:cs="Times New Roman"/>
                <w:color w:val="000000" w:themeColor="text1"/>
                <w:szCs w:val="24"/>
              </w:rPr>
            </w:rPrChange>
          </w:rPr>
          <w:delText xml:space="preserve">the data </w:delText>
        </w:r>
        <w:r w:rsidR="004744BD" w:rsidRPr="00A60A57" w:rsidDel="00E74BF1">
          <w:rPr>
            <w:rFonts w:cs="Times New Roman"/>
            <w:color w:val="0D0D0D" w:themeColor="text1" w:themeTint="F2"/>
            <w:sz w:val="22"/>
            <w:rPrChange w:id="3385" w:author="tao huang" w:date="2017-09-17T12:05:00Z">
              <w:rPr>
                <w:rFonts w:cs="Times New Roman"/>
                <w:color w:val="000000" w:themeColor="text1"/>
                <w:szCs w:val="24"/>
              </w:rPr>
            </w:rPrChange>
          </w:rPr>
          <w:delText xml:space="preserve">(i.e., </w:delText>
        </w:r>
        <w:r w:rsidR="00A616A3" w:rsidRPr="00A60A57" w:rsidDel="00E74BF1">
          <w:rPr>
            <w:rFonts w:cs="Times New Roman"/>
            <w:color w:val="0D0D0D" w:themeColor="text1" w:themeTint="F2"/>
            <w:sz w:val="22"/>
            <w:rPrChange w:id="3386" w:author="tao huang" w:date="2017-09-17T12:05:00Z">
              <w:rPr>
                <w:rFonts w:cs="Times New Roman"/>
                <w:color w:val="000000" w:themeColor="text1"/>
                <w:szCs w:val="24"/>
              </w:rPr>
            </w:rPrChange>
          </w:rPr>
          <w:delText>from week 1 to week 7</w:delText>
        </w:r>
        <w:r w:rsidR="005A3DE5" w:rsidRPr="00A60A57" w:rsidDel="00E74BF1">
          <w:rPr>
            <w:rFonts w:cs="Times New Roman"/>
            <w:color w:val="0D0D0D" w:themeColor="text1" w:themeTint="F2"/>
            <w:sz w:val="22"/>
            <w:rPrChange w:id="3387" w:author="tao huang" w:date="2017-09-17T12:05:00Z">
              <w:rPr>
                <w:rFonts w:cs="Times New Roman"/>
                <w:color w:val="000000" w:themeColor="text1"/>
                <w:szCs w:val="24"/>
              </w:rPr>
            </w:rPrChange>
          </w:rPr>
          <w:delText>5</w:delText>
        </w:r>
        <w:r w:rsidR="004744BD" w:rsidRPr="00A60A57" w:rsidDel="00E74BF1">
          <w:rPr>
            <w:rFonts w:cs="Times New Roman"/>
            <w:color w:val="0D0D0D" w:themeColor="text1" w:themeTint="F2"/>
            <w:sz w:val="22"/>
            <w:rPrChange w:id="3388" w:author="tao huang" w:date="2017-09-17T12:05:00Z">
              <w:rPr>
                <w:rFonts w:cs="Times New Roman"/>
                <w:color w:val="000000" w:themeColor="text1"/>
                <w:szCs w:val="24"/>
              </w:rPr>
            </w:rPrChange>
          </w:rPr>
          <w:delText>)</w:delText>
        </w:r>
        <w:r w:rsidR="008A57E9" w:rsidRPr="00A60A57" w:rsidDel="00E74BF1">
          <w:rPr>
            <w:rFonts w:cs="Times New Roman"/>
            <w:color w:val="0D0D0D" w:themeColor="text1" w:themeTint="F2"/>
            <w:sz w:val="22"/>
            <w:rPrChange w:id="3389" w:author="tao huang" w:date="2017-09-17T12:05:00Z">
              <w:rPr>
                <w:rFonts w:cs="Times New Roman"/>
                <w:color w:val="000000" w:themeColor="text1"/>
                <w:szCs w:val="24"/>
              </w:rPr>
            </w:rPrChange>
          </w:rPr>
          <w:delText xml:space="preserve"> </w:delText>
        </w:r>
        <w:r w:rsidR="0067779F" w:rsidRPr="00A60A57" w:rsidDel="00E74BF1">
          <w:rPr>
            <w:rFonts w:cs="Times New Roman"/>
            <w:color w:val="0D0D0D" w:themeColor="text1" w:themeTint="F2"/>
            <w:sz w:val="22"/>
            <w:rPrChange w:id="3390" w:author="tao huang" w:date="2017-09-17T12:05:00Z">
              <w:rPr>
                <w:rFonts w:cs="Times New Roman"/>
                <w:color w:val="000000" w:themeColor="text1"/>
                <w:szCs w:val="24"/>
              </w:rPr>
            </w:rPrChange>
          </w:rPr>
          <w:delText>but without taking into account t</w:delText>
        </w:r>
        <w:r w:rsidR="008A57E9" w:rsidRPr="00A60A57" w:rsidDel="00E74BF1">
          <w:rPr>
            <w:rFonts w:cs="Times New Roman"/>
            <w:color w:val="0D0D0D" w:themeColor="text1" w:themeTint="F2"/>
            <w:sz w:val="22"/>
            <w:rPrChange w:id="3391" w:author="tao huang" w:date="2017-09-17T12:05:00Z">
              <w:rPr>
                <w:rFonts w:cs="Times New Roman"/>
                <w:color w:val="000000" w:themeColor="text1"/>
                <w:szCs w:val="24"/>
              </w:rPr>
            </w:rPrChange>
          </w:rPr>
          <w:delText xml:space="preserve">he </w:delText>
        </w:r>
        <w:r w:rsidR="0067779F" w:rsidRPr="00A60A57" w:rsidDel="00E74BF1">
          <w:rPr>
            <w:rFonts w:cs="Times New Roman"/>
            <w:color w:val="0D0D0D" w:themeColor="text1" w:themeTint="F2"/>
            <w:sz w:val="22"/>
            <w:rPrChange w:id="3392" w:author="tao huang" w:date="2017-09-17T12:05:00Z">
              <w:rPr>
                <w:rFonts w:cs="Times New Roman"/>
                <w:color w:val="000000" w:themeColor="text1"/>
                <w:szCs w:val="24"/>
              </w:rPr>
            </w:rPrChange>
          </w:rPr>
          <w:delText>two structural breaks</w:delText>
        </w:r>
        <w:r w:rsidR="004744BD" w:rsidRPr="00A60A57" w:rsidDel="00E74BF1">
          <w:rPr>
            <w:rFonts w:cs="Times New Roman"/>
            <w:color w:val="0D0D0D" w:themeColor="text1" w:themeTint="F2"/>
            <w:sz w:val="22"/>
            <w:rPrChange w:id="3393" w:author="tao huang" w:date="2017-09-17T12:05:00Z">
              <w:rPr>
                <w:rFonts w:cs="Times New Roman"/>
                <w:color w:val="000000" w:themeColor="text1"/>
                <w:szCs w:val="24"/>
              </w:rPr>
            </w:rPrChange>
          </w:rPr>
          <w:delText xml:space="preserve">, we obtain </w:delText>
        </w:r>
        <w:r w:rsidR="0067779F" w:rsidRPr="00A60A57" w:rsidDel="00E74BF1">
          <w:rPr>
            <w:rFonts w:cs="Times New Roman"/>
            <w:color w:val="0D0D0D" w:themeColor="text1" w:themeTint="F2"/>
            <w:sz w:val="22"/>
            <w:rPrChange w:id="3394" w:author="tao huang" w:date="2017-09-17T12:05:00Z">
              <w:rPr>
                <w:rFonts w:cs="Times New Roman"/>
                <w:color w:val="000000" w:themeColor="text1"/>
                <w:szCs w:val="24"/>
              </w:rPr>
            </w:rPrChange>
          </w:rPr>
          <w:delText>estimate</w:delText>
        </w:r>
        <w:r w:rsidR="004744BD" w:rsidRPr="00A60A57" w:rsidDel="00E74BF1">
          <w:rPr>
            <w:rFonts w:cs="Times New Roman"/>
            <w:color w:val="0D0D0D" w:themeColor="text1" w:themeTint="F2"/>
            <w:sz w:val="22"/>
            <w:rPrChange w:id="3395" w:author="tao huang" w:date="2017-09-17T12:05:00Z">
              <w:rPr>
                <w:rFonts w:cs="Times New Roman"/>
                <w:color w:val="000000" w:themeColor="text1"/>
                <w:szCs w:val="24"/>
              </w:rPr>
            </w:rPrChange>
          </w:rPr>
          <w:delText>s</w:delText>
        </w:r>
        <w:r w:rsidR="0067779F" w:rsidRPr="00A60A57" w:rsidDel="00E74BF1">
          <w:rPr>
            <w:rFonts w:cs="Times New Roman"/>
            <w:color w:val="0D0D0D" w:themeColor="text1" w:themeTint="F2"/>
            <w:sz w:val="22"/>
            <w:rPrChange w:id="3396" w:author="tao huang" w:date="2017-09-17T12:05:00Z">
              <w:rPr>
                <w:rFonts w:cs="Times New Roman"/>
                <w:color w:val="000000" w:themeColor="text1"/>
                <w:szCs w:val="24"/>
              </w:rPr>
            </w:rPrChange>
          </w:rPr>
          <w:delText xml:space="preserve"> of the parameters </w:delText>
        </w:r>
        <w:r w:rsidR="004744BD" w:rsidRPr="00A60A57" w:rsidDel="00E74BF1">
          <w:rPr>
            <w:rFonts w:cs="Times New Roman"/>
            <w:color w:val="0D0D0D" w:themeColor="text1" w:themeTint="F2"/>
            <w:sz w:val="22"/>
            <w:rPrChange w:id="3397" w:author="tao huang" w:date="2017-09-17T12:05:00Z">
              <w:rPr>
                <w:rFonts w:cs="Times New Roman"/>
                <w:color w:val="000000" w:themeColor="text1"/>
                <w:szCs w:val="24"/>
              </w:rPr>
            </w:rPrChange>
          </w:rPr>
          <w:delText>as</w:delText>
        </w:r>
        <w:r w:rsidR="0067779F" w:rsidRPr="00A60A57" w:rsidDel="00E74BF1">
          <w:rPr>
            <w:rFonts w:cs="Times New Roman"/>
            <w:color w:val="0D0D0D" w:themeColor="text1" w:themeTint="F2"/>
            <w:sz w:val="22"/>
            <w:rPrChange w:id="3398" w:author="tao huang" w:date="2017-09-17T12:05:00Z">
              <w:rPr>
                <w:rFonts w:cs="Times New Roman"/>
                <w:color w:val="000000" w:themeColor="text1"/>
                <w:szCs w:val="24"/>
              </w:rPr>
            </w:rPrChange>
          </w:rPr>
          <w:delText xml:space="preserve"> </w:delText>
        </w:r>
        <w:r w:rsidR="00B92F6E" w:rsidRPr="00A60A57" w:rsidDel="00E74BF1">
          <w:rPr>
            <w:rFonts w:cs="Times New Roman"/>
            <w:color w:val="0D0D0D" w:themeColor="text1" w:themeTint="F2"/>
            <w:sz w:val="22"/>
            <w:rPrChange w:id="3399" w:author="tao huang" w:date="2017-09-17T12:05:00Z">
              <w:rPr>
                <w:rFonts w:cs="Times New Roman"/>
                <w:color w:val="000000" w:themeColor="text1"/>
                <w:szCs w:val="24"/>
              </w:rPr>
            </w:rPrChange>
          </w:rPr>
          <w:delText xml:space="preserve">the </w:delText>
        </w:r>
        <w:r w:rsidR="00A616A3" w:rsidRPr="00A60A57" w:rsidDel="00E74BF1">
          <w:rPr>
            <w:rFonts w:cs="Times New Roman"/>
            <w:color w:val="0D0D0D" w:themeColor="text1" w:themeTint="F2"/>
            <w:sz w:val="22"/>
            <w:rPrChange w:id="3400" w:author="tao huang" w:date="2017-09-17T12:05:00Z">
              <w:rPr>
                <w:rFonts w:cs="Times New Roman"/>
                <w:color w:val="000000" w:themeColor="text1"/>
                <w:szCs w:val="24"/>
              </w:rPr>
            </w:rPrChange>
          </w:rPr>
          <w:delText>weighted average of the true parameters</w:delText>
        </w:r>
        <w:r w:rsidR="005A3DE5" w:rsidRPr="00A60A57" w:rsidDel="00E74BF1">
          <w:rPr>
            <w:rFonts w:cs="Times New Roman"/>
            <w:color w:val="0D0D0D" w:themeColor="text1" w:themeTint="F2"/>
            <w:sz w:val="22"/>
            <w:rPrChange w:id="3401" w:author="tao huang" w:date="2017-09-17T12:05:00Z">
              <w:rPr>
                <w:rFonts w:cs="Times New Roman"/>
                <w:color w:val="000000" w:themeColor="text1"/>
                <w:szCs w:val="24"/>
              </w:rPr>
            </w:rPrChange>
          </w:rPr>
          <w:delText xml:space="preserve"> </w:delText>
        </w:r>
        <w:r w:rsidR="0067779F" w:rsidRPr="00A60A57" w:rsidDel="00E74BF1">
          <w:rPr>
            <w:rFonts w:cs="Times New Roman"/>
            <w:color w:val="0D0D0D" w:themeColor="text1" w:themeTint="F2"/>
            <w:sz w:val="22"/>
            <w:rPrChange w:id="3402" w:author="tao huang" w:date="2017-09-17T12:05:00Z">
              <w:rPr>
                <w:rFonts w:cs="Times New Roman"/>
                <w:color w:val="000000" w:themeColor="text1"/>
                <w:szCs w:val="24"/>
              </w:rPr>
            </w:rPrChange>
          </w:rPr>
          <w:delText>before and after the breaks</w:delText>
        </w:r>
        <w:r w:rsidR="004744BD" w:rsidRPr="00A60A57" w:rsidDel="00E74BF1">
          <w:rPr>
            <w:rFonts w:cs="Times New Roman"/>
            <w:color w:val="0D0D0D" w:themeColor="text1" w:themeTint="F2"/>
            <w:sz w:val="22"/>
            <w:rPrChange w:id="3403" w:author="tao huang" w:date="2017-09-17T12:05:00Z">
              <w:rPr>
                <w:rFonts w:cs="Times New Roman"/>
                <w:color w:val="000000" w:themeColor="text1"/>
                <w:szCs w:val="24"/>
              </w:rPr>
            </w:rPrChange>
          </w:rPr>
          <w:delText xml:space="preserve"> and generate biased forecasts</w:delText>
        </w:r>
        <w:r w:rsidR="006A6755" w:rsidRPr="00A60A57" w:rsidDel="00E74BF1">
          <w:rPr>
            <w:rFonts w:cs="Times New Roman"/>
            <w:color w:val="0D0D0D" w:themeColor="text1" w:themeTint="F2"/>
            <w:sz w:val="22"/>
            <w:rPrChange w:id="3404" w:author="tao huang" w:date="2017-09-17T12:05:00Z">
              <w:rPr>
                <w:rFonts w:cs="Times New Roman"/>
                <w:color w:val="000000" w:themeColor="text1"/>
                <w:szCs w:val="24"/>
              </w:rPr>
            </w:rPrChange>
          </w:rPr>
          <w:delText xml:space="preserve">. </w:delText>
        </w:r>
        <w:r w:rsidR="00912B97" w:rsidRPr="00A60A57" w:rsidDel="00E74BF1">
          <w:rPr>
            <w:rFonts w:cs="Times New Roman"/>
            <w:color w:val="0D0D0D" w:themeColor="text1" w:themeTint="F2"/>
            <w:sz w:val="22"/>
            <w:rPrChange w:id="3405" w:author="tao huang" w:date="2017-09-17T12:05:00Z">
              <w:rPr>
                <w:rFonts w:cs="Times New Roman"/>
                <w:color w:val="000000" w:themeColor="text1"/>
                <w:szCs w:val="24"/>
              </w:rPr>
            </w:rPrChange>
          </w:rPr>
          <w:delText>For example, w</w:delText>
        </w:r>
        <w:r w:rsidR="004744BD" w:rsidRPr="00A60A57" w:rsidDel="00E74BF1">
          <w:rPr>
            <w:rFonts w:cs="Times New Roman"/>
            <w:color w:val="0D0D0D" w:themeColor="text1" w:themeTint="F2"/>
            <w:sz w:val="22"/>
            <w:rPrChange w:id="3406" w:author="tao huang" w:date="2017-09-17T12:05:00Z">
              <w:rPr>
                <w:rFonts w:cs="Times New Roman"/>
                <w:color w:val="000000" w:themeColor="text1"/>
                <w:szCs w:val="24"/>
              </w:rPr>
            </w:rPrChange>
          </w:rPr>
          <w:delText>e tend</w:delText>
        </w:r>
        <w:r w:rsidR="0067779F" w:rsidRPr="00A60A57" w:rsidDel="00E74BF1">
          <w:rPr>
            <w:rFonts w:cs="Times New Roman"/>
            <w:color w:val="0D0D0D" w:themeColor="text1" w:themeTint="F2"/>
            <w:sz w:val="22"/>
            <w:rPrChange w:id="3407" w:author="tao huang" w:date="2017-09-17T12:05:00Z">
              <w:rPr>
                <w:rFonts w:cs="Times New Roman"/>
                <w:color w:val="000000" w:themeColor="text1"/>
                <w:szCs w:val="24"/>
              </w:rPr>
            </w:rPrChange>
          </w:rPr>
          <w:delText xml:space="preserve"> to o</w:delText>
        </w:r>
        <w:r w:rsidR="00A616A3" w:rsidRPr="00A60A57" w:rsidDel="00E74BF1">
          <w:rPr>
            <w:rFonts w:cs="Times New Roman"/>
            <w:color w:val="0D0D0D" w:themeColor="text1" w:themeTint="F2"/>
            <w:sz w:val="22"/>
            <w:rPrChange w:id="3408" w:author="tao huang" w:date="2017-09-17T12:05:00Z">
              <w:rPr>
                <w:rFonts w:cs="Times New Roman"/>
                <w:color w:val="000000" w:themeColor="text1"/>
                <w:szCs w:val="24"/>
              </w:rPr>
            </w:rPrChange>
          </w:rPr>
          <w:delText xml:space="preserve">ver-predict </w:delText>
        </w:r>
        <w:r w:rsidR="004102C7" w:rsidRPr="00A60A57" w:rsidDel="00E74BF1">
          <w:rPr>
            <w:rFonts w:cs="Times New Roman"/>
            <w:color w:val="0D0D0D" w:themeColor="text1" w:themeTint="F2"/>
            <w:sz w:val="22"/>
            <w:rPrChange w:id="3409" w:author="tao huang" w:date="2017-09-17T12:05:00Z">
              <w:rPr>
                <w:rFonts w:cs="Times New Roman"/>
                <w:color w:val="000000" w:themeColor="text1"/>
                <w:szCs w:val="24"/>
              </w:rPr>
            </w:rPrChange>
          </w:rPr>
          <w:delText xml:space="preserve">the </w:delText>
        </w:r>
        <w:r w:rsidR="00A616A3" w:rsidRPr="00A60A57" w:rsidDel="00E74BF1">
          <w:rPr>
            <w:rFonts w:cs="Times New Roman"/>
            <w:color w:val="0D0D0D" w:themeColor="text1" w:themeTint="F2"/>
            <w:sz w:val="22"/>
            <w:rPrChange w:id="3410" w:author="tao huang" w:date="2017-09-17T12:05:00Z">
              <w:rPr>
                <w:rFonts w:cs="Times New Roman"/>
                <w:color w:val="000000" w:themeColor="text1"/>
                <w:szCs w:val="24"/>
              </w:rPr>
            </w:rPrChange>
          </w:rPr>
          <w:delText xml:space="preserve">sales </w:delText>
        </w:r>
        <w:r w:rsidR="00AA0A89" w:rsidRPr="00A60A57" w:rsidDel="00E74BF1">
          <w:rPr>
            <w:rFonts w:cs="Times New Roman"/>
            <w:color w:val="0D0D0D" w:themeColor="text1" w:themeTint="F2"/>
            <w:sz w:val="22"/>
            <w:rPrChange w:id="3411" w:author="tao huang" w:date="2017-09-17T12:05:00Z">
              <w:rPr>
                <w:rFonts w:cs="Times New Roman"/>
                <w:color w:val="000000" w:themeColor="text1"/>
                <w:szCs w:val="24"/>
              </w:rPr>
            </w:rPrChange>
          </w:rPr>
          <w:delText xml:space="preserve">from week 1 to week </w:delText>
        </w:r>
        <w:r w:rsidR="005A3DE5" w:rsidRPr="00A60A57" w:rsidDel="00E74BF1">
          <w:rPr>
            <w:rFonts w:cs="Times New Roman"/>
            <w:color w:val="0D0D0D" w:themeColor="text1" w:themeTint="F2"/>
            <w:sz w:val="22"/>
            <w:rPrChange w:id="3412" w:author="tao huang" w:date="2017-09-17T12:05:00Z">
              <w:rPr>
                <w:rFonts w:cs="Times New Roman"/>
                <w:color w:val="000000" w:themeColor="text1"/>
                <w:szCs w:val="24"/>
              </w:rPr>
            </w:rPrChange>
          </w:rPr>
          <w:delText xml:space="preserve">25, </w:delText>
        </w:r>
        <w:r w:rsidR="00A616A3" w:rsidRPr="00A60A57" w:rsidDel="00E74BF1">
          <w:rPr>
            <w:rFonts w:cs="Times New Roman"/>
            <w:color w:val="0D0D0D" w:themeColor="text1" w:themeTint="F2"/>
            <w:sz w:val="22"/>
            <w:rPrChange w:id="3413" w:author="tao huang" w:date="2017-09-17T12:05:00Z">
              <w:rPr>
                <w:rFonts w:cs="Times New Roman"/>
                <w:color w:val="000000" w:themeColor="text1"/>
                <w:szCs w:val="24"/>
              </w:rPr>
            </w:rPrChange>
          </w:rPr>
          <w:delText xml:space="preserve">under-predict </w:delText>
        </w:r>
        <w:r w:rsidR="004102C7" w:rsidRPr="00A60A57" w:rsidDel="00E74BF1">
          <w:rPr>
            <w:rFonts w:cs="Times New Roman"/>
            <w:color w:val="0D0D0D" w:themeColor="text1" w:themeTint="F2"/>
            <w:sz w:val="22"/>
            <w:rPrChange w:id="3414" w:author="tao huang" w:date="2017-09-17T12:05:00Z">
              <w:rPr>
                <w:rFonts w:cs="Times New Roman"/>
                <w:color w:val="000000" w:themeColor="text1"/>
                <w:szCs w:val="24"/>
              </w:rPr>
            </w:rPrChange>
          </w:rPr>
          <w:delText>the sales from</w:delText>
        </w:r>
        <w:r w:rsidR="00A616A3" w:rsidRPr="00A60A57" w:rsidDel="00E74BF1">
          <w:rPr>
            <w:rFonts w:cs="Times New Roman"/>
            <w:color w:val="0D0D0D" w:themeColor="text1" w:themeTint="F2"/>
            <w:sz w:val="22"/>
            <w:rPrChange w:id="3415" w:author="tao huang" w:date="2017-09-17T12:05:00Z">
              <w:rPr>
                <w:rFonts w:cs="Times New Roman"/>
                <w:color w:val="000000" w:themeColor="text1"/>
                <w:szCs w:val="24"/>
              </w:rPr>
            </w:rPrChange>
          </w:rPr>
          <w:delText xml:space="preserve"> week </w:delText>
        </w:r>
        <w:r w:rsidR="005A3DE5" w:rsidRPr="00A60A57" w:rsidDel="00E74BF1">
          <w:rPr>
            <w:rFonts w:cs="Times New Roman"/>
            <w:color w:val="0D0D0D" w:themeColor="text1" w:themeTint="F2"/>
            <w:sz w:val="22"/>
            <w:rPrChange w:id="3416" w:author="tao huang" w:date="2017-09-17T12:05:00Z">
              <w:rPr>
                <w:rFonts w:cs="Times New Roman"/>
                <w:color w:val="000000" w:themeColor="text1"/>
                <w:szCs w:val="24"/>
              </w:rPr>
            </w:rPrChange>
          </w:rPr>
          <w:delText>26</w:delText>
        </w:r>
        <w:r w:rsidR="004102C7" w:rsidRPr="00A60A57" w:rsidDel="00E74BF1">
          <w:rPr>
            <w:rFonts w:cs="Times New Roman"/>
            <w:color w:val="0D0D0D" w:themeColor="text1" w:themeTint="F2"/>
            <w:sz w:val="22"/>
            <w:rPrChange w:id="3417" w:author="tao huang" w:date="2017-09-17T12:05:00Z">
              <w:rPr>
                <w:rFonts w:cs="Times New Roman"/>
                <w:color w:val="000000" w:themeColor="text1"/>
                <w:szCs w:val="24"/>
              </w:rPr>
            </w:rPrChange>
          </w:rPr>
          <w:delText xml:space="preserve"> to week </w:delText>
        </w:r>
        <w:r w:rsidR="005A3DE5" w:rsidRPr="00A60A57" w:rsidDel="00E74BF1">
          <w:rPr>
            <w:rFonts w:cs="Times New Roman"/>
            <w:color w:val="0D0D0D" w:themeColor="text1" w:themeTint="F2"/>
            <w:sz w:val="22"/>
            <w:rPrChange w:id="3418" w:author="tao huang" w:date="2017-09-17T12:05:00Z">
              <w:rPr>
                <w:rFonts w:cs="Times New Roman"/>
                <w:color w:val="000000" w:themeColor="text1"/>
                <w:szCs w:val="24"/>
              </w:rPr>
            </w:rPrChange>
          </w:rPr>
          <w:delText xml:space="preserve">50, </w:delText>
        </w:r>
        <w:r w:rsidR="0067779F" w:rsidRPr="00A60A57" w:rsidDel="00E74BF1">
          <w:rPr>
            <w:rFonts w:cs="Times New Roman"/>
            <w:color w:val="0D0D0D" w:themeColor="text1" w:themeTint="F2"/>
            <w:sz w:val="22"/>
            <w:rPrChange w:id="3419" w:author="tao huang" w:date="2017-09-17T12:05:00Z">
              <w:rPr>
                <w:rFonts w:cs="Times New Roman"/>
                <w:color w:val="000000" w:themeColor="text1"/>
                <w:szCs w:val="24"/>
              </w:rPr>
            </w:rPrChange>
          </w:rPr>
          <w:delText xml:space="preserve">then again </w:delText>
        </w:r>
        <w:r w:rsidR="005A3DE5" w:rsidRPr="00A60A57" w:rsidDel="00E74BF1">
          <w:rPr>
            <w:rFonts w:cs="Times New Roman"/>
            <w:color w:val="0D0D0D" w:themeColor="text1" w:themeTint="F2"/>
            <w:sz w:val="22"/>
            <w:rPrChange w:id="3420" w:author="tao huang" w:date="2017-09-17T12:05:00Z">
              <w:rPr>
                <w:rFonts w:cs="Times New Roman"/>
                <w:color w:val="000000" w:themeColor="text1"/>
                <w:szCs w:val="24"/>
              </w:rPr>
            </w:rPrChange>
          </w:rPr>
          <w:delText xml:space="preserve">over-predict the sales from week 51 to week 70, and finally </w:delText>
        </w:r>
        <w:r w:rsidR="004744BD" w:rsidRPr="00A60A57" w:rsidDel="00E74BF1">
          <w:rPr>
            <w:rFonts w:cs="Times New Roman"/>
            <w:color w:val="0D0D0D" w:themeColor="text1" w:themeTint="F2"/>
            <w:sz w:val="22"/>
            <w:rPrChange w:id="3421" w:author="tao huang" w:date="2017-09-17T12:05:00Z">
              <w:rPr>
                <w:rFonts w:cs="Times New Roman"/>
                <w:color w:val="000000" w:themeColor="text1"/>
                <w:szCs w:val="24"/>
              </w:rPr>
            </w:rPrChange>
          </w:rPr>
          <w:delText>generate</w:delText>
        </w:r>
        <w:r w:rsidR="00A616A3" w:rsidRPr="00A60A57" w:rsidDel="00E74BF1">
          <w:rPr>
            <w:rFonts w:cs="Times New Roman"/>
            <w:color w:val="0D0D0D" w:themeColor="text1" w:themeTint="F2"/>
            <w:sz w:val="22"/>
            <w:rPrChange w:id="3422" w:author="tao huang" w:date="2017-09-17T12:05:00Z">
              <w:rPr>
                <w:rFonts w:cs="Times New Roman"/>
                <w:color w:val="000000" w:themeColor="text1"/>
                <w:szCs w:val="24"/>
              </w:rPr>
            </w:rPrChange>
          </w:rPr>
          <w:delText xml:space="preserve"> downwards-</w:delText>
        </w:r>
        <w:r w:rsidR="00F757DA" w:rsidRPr="00A60A57" w:rsidDel="00E74BF1">
          <w:rPr>
            <w:rFonts w:cs="Times New Roman"/>
            <w:color w:val="0D0D0D" w:themeColor="text1" w:themeTint="F2"/>
            <w:sz w:val="22"/>
            <w:rPrChange w:id="3423" w:author="tao huang" w:date="2017-09-17T12:05:00Z">
              <w:rPr>
                <w:rFonts w:cs="Times New Roman"/>
                <w:color w:val="000000" w:themeColor="text1"/>
                <w:szCs w:val="24"/>
              </w:rPr>
            </w:rPrChange>
          </w:rPr>
          <w:delText xml:space="preserve">biased </w:delText>
        </w:r>
        <w:r w:rsidR="00630FC3" w:rsidRPr="00A60A57" w:rsidDel="00E74BF1">
          <w:rPr>
            <w:rFonts w:cs="Times New Roman"/>
            <w:color w:val="0D0D0D" w:themeColor="text1" w:themeTint="F2"/>
            <w:sz w:val="22"/>
            <w:rPrChange w:id="3424" w:author="tao huang" w:date="2017-09-17T12:05:00Z">
              <w:rPr>
                <w:rFonts w:cs="Times New Roman"/>
                <w:color w:val="000000" w:themeColor="text1"/>
                <w:szCs w:val="24"/>
              </w:rPr>
            </w:rPrChange>
          </w:rPr>
          <w:delText xml:space="preserve">out-of-sample </w:delText>
        </w:r>
        <w:r w:rsidR="00F757DA" w:rsidRPr="00A60A57" w:rsidDel="00E74BF1">
          <w:rPr>
            <w:rFonts w:cs="Times New Roman"/>
            <w:color w:val="0D0D0D" w:themeColor="text1" w:themeTint="F2"/>
            <w:sz w:val="22"/>
            <w:rPrChange w:id="3425" w:author="tao huang" w:date="2017-09-17T12:05:00Z">
              <w:rPr>
                <w:rFonts w:cs="Times New Roman"/>
                <w:color w:val="000000" w:themeColor="text1"/>
                <w:szCs w:val="24"/>
              </w:rPr>
            </w:rPrChange>
          </w:rPr>
          <w:delText xml:space="preserve">forecasts </w:delText>
        </w:r>
        <w:r w:rsidR="00AA0A89" w:rsidRPr="00A60A57" w:rsidDel="00E74BF1">
          <w:rPr>
            <w:rFonts w:cs="Times New Roman"/>
            <w:color w:val="0D0D0D" w:themeColor="text1" w:themeTint="F2"/>
            <w:sz w:val="22"/>
            <w:rPrChange w:id="3426" w:author="tao huang" w:date="2017-09-17T12:05:00Z">
              <w:rPr>
                <w:rFonts w:cs="Times New Roman"/>
                <w:color w:val="000000" w:themeColor="text1"/>
                <w:szCs w:val="24"/>
              </w:rPr>
            </w:rPrChange>
          </w:rPr>
          <w:delText xml:space="preserve">from week </w:delText>
        </w:r>
        <w:r w:rsidR="005A3DE5" w:rsidRPr="00A60A57" w:rsidDel="00E74BF1">
          <w:rPr>
            <w:rFonts w:cs="Times New Roman"/>
            <w:color w:val="0D0D0D" w:themeColor="text1" w:themeTint="F2"/>
            <w:sz w:val="22"/>
            <w:rPrChange w:id="3427" w:author="tao huang" w:date="2017-09-17T12:05:00Z">
              <w:rPr>
                <w:rFonts w:cs="Times New Roman"/>
                <w:color w:val="000000" w:themeColor="text1"/>
                <w:szCs w:val="24"/>
              </w:rPr>
            </w:rPrChange>
          </w:rPr>
          <w:delText>76</w:delText>
        </w:r>
        <w:r w:rsidR="00AA0A89" w:rsidRPr="00A60A57" w:rsidDel="00E74BF1">
          <w:rPr>
            <w:rFonts w:cs="Times New Roman"/>
            <w:color w:val="0D0D0D" w:themeColor="text1" w:themeTint="F2"/>
            <w:sz w:val="22"/>
            <w:rPrChange w:id="3428" w:author="tao huang" w:date="2017-09-17T12:05:00Z">
              <w:rPr>
                <w:rFonts w:cs="Times New Roman"/>
                <w:color w:val="000000" w:themeColor="text1"/>
                <w:szCs w:val="24"/>
              </w:rPr>
            </w:rPrChange>
          </w:rPr>
          <w:delText xml:space="preserve"> to week 100</w:delText>
        </w:r>
        <w:r w:rsidR="002D7BB8" w:rsidRPr="00A60A57" w:rsidDel="00E74BF1">
          <w:rPr>
            <w:rFonts w:cs="Times New Roman"/>
            <w:color w:val="0D0D0D" w:themeColor="text1" w:themeTint="F2"/>
            <w:sz w:val="22"/>
            <w:rPrChange w:id="3429" w:author="tao huang" w:date="2017-09-17T12:05:00Z">
              <w:rPr>
                <w:rFonts w:cs="Times New Roman"/>
                <w:color w:val="000000" w:themeColor="text1"/>
                <w:szCs w:val="24"/>
              </w:rPr>
            </w:rPrChange>
          </w:rPr>
          <w:delText>.</w:delText>
        </w:r>
        <w:r w:rsidR="00B92F6E" w:rsidRPr="00A60A57" w:rsidDel="00E74BF1">
          <w:rPr>
            <w:rFonts w:cs="Times New Roman"/>
            <w:color w:val="0D0D0D" w:themeColor="text1" w:themeTint="F2"/>
            <w:sz w:val="22"/>
            <w:rPrChange w:id="3430" w:author="tao huang" w:date="2017-09-17T12:05:00Z">
              <w:rPr>
                <w:rFonts w:cs="Times New Roman"/>
                <w:color w:val="000000" w:themeColor="text1"/>
                <w:szCs w:val="24"/>
              </w:rPr>
            </w:rPrChange>
          </w:rPr>
          <w:delText xml:space="preserve"> </w:delText>
        </w:r>
        <w:r w:rsidR="0067779F" w:rsidRPr="00A60A57" w:rsidDel="00E74BF1">
          <w:rPr>
            <w:rFonts w:cs="Times New Roman"/>
            <w:color w:val="0D0D0D" w:themeColor="text1" w:themeTint="F2"/>
            <w:sz w:val="22"/>
            <w:rPrChange w:id="3431" w:author="tao huang" w:date="2017-09-17T12:05:00Z">
              <w:rPr>
                <w:rFonts w:cs="Times New Roman"/>
                <w:color w:val="000000" w:themeColor="text1"/>
                <w:szCs w:val="24"/>
              </w:rPr>
            </w:rPrChange>
          </w:rPr>
          <w:delText xml:space="preserve">Figure </w:delText>
        </w:r>
        <w:r w:rsidR="00DB19DC" w:rsidRPr="00A60A57" w:rsidDel="00E74BF1">
          <w:rPr>
            <w:rFonts w:cs="Times New Roman"/>
            <w:color w:val="0D0D0D" w:themeColor="text1" w:themeTint="F2"/>
            <w:sz w:val="22"/>
            <w:rPrChange w:id="3432" w:author="tao huang" w:date="2017-09-17T12:05:00Z">
              <w:rPr>
                <w:rFonts w:cs="Times New Roman"/>
                <w:color w:val="000000" w:themeColor="text1"/>
                <w:szCs w:val="24"/>
              </w:rPr>
            </w:rPrChange>
          </w:rPr>
          <w:delText>2</w:delText>
        </w:r>
        <w:r w:rsidR="0067779F" w:rsidRPr="00A60A57" w:rsidDel="00E74BF1">
          <w:rPr>
            <w:rFonts w:cs="Times New Roman"/>
            <w:color w:val="0D0D0D" w:themeColor="text1" w:themeTint="F2"/>
            <w:sz w:val="22"/>
            <w:rPrChange w:id="3433" w:author="tao huang" w:date="2017-09-17T12:05:00Z">
              <w:rPr>
                <w:rFonts w:cs="Times New Roman"/>
                <w:color w:val="000000" w:themeColor="text1"/>
                <w:szCs w:val="24"/>
              </w:rPr>
            </w:rPrChange>
          </w:rPr>
          <w:delText xml:space="preserve"> shows the </w:delText>
        </w:r>
        <w:r w:rsidR="00293961" w:rsidRPr="00A60A57" w:rsidDel="00E74BF1">
          <w:rPr>
            <w:rFonts w:cs="Times New Roman"/>
            <w:color w:val="0D0D0D" w:themeColor="text1" w:themeTint="F2"/>
            <w:sz w:val="22"/>
            <w:rPrChange w:id="3434" w:author="tao huang" w:date="2017-09-17T12:05:00Z">
              <w:rPr>
                <w:rFonts w:cs="Times New Roman"/>
                <w:color w:val="000000" w:themeColor="text1"/>
                <w:szCs w:val="24"/>
              </w:rPr>
            </w:rPrChange>
          </w:rPr>
          <w:delText xml:space="preserve">biased </w:delText>
        </w:r>
        <w:r w:rsidR="0067779F" w:rsidRPr="00A60A57" w:rsidDel="00E74BF1">
          <w:rPr>
            <w:rFonts w:cs="Times New Roman"/>
            <w:color w:val="0D0D0D" w:themeColor="text1" w:themeTint="F2"/>
            <w:sz w:val="22"/>
            <w:rPrChange w:id="3435" w:author="tao huang" w:date="2017-09-17T12:05:00Z">
              <w:rPr>
                <w:rFonts w:cs="Times New Roman"/>
                <w:color w:val="000000" w:themeColor="text1"/>
                <w:szCs w:val="24"/>
              </w:rPr>
            </w:rPrChange>
          </w:rPr>
          <w:delText xml:space="preserve">predictions/forecasts with the black dashed line (as </w:delText>
        </w:r>
        <w:r w:rsidR="00DB19DC" w:rsidRPr="00A60A57" w:rsidDel="00E74BF1">
          <w:rPr>
            <w:rFonts w:cs="Times New Roman"/>
            <w:i/>
            <w:color w:val="0D0D0D" w:themeColor="text1" w:themeTint="F2"/>
            <w:sz w:val="22"/>
            <w:rPrChange w:id="3436" w:author="tao huang" w:date="2017-09-17T12:05:00Z">
              <w:rPr>
                <w:rFonts w:cs="Times New Roman"/>
                <w:i/>
                <w:color w:val="000000" w:themeColor="text1"/>
                <w:szCs w:val="24"/>
              </w:rPr>
            </w:rPrChange>
          </w:rPr>
          <w:delText>ybar_all data</w:delText>
        </w:r>
        <w:r w:rsidR="0067779F" w:rsidRPr="00A60A57" w:rsidDel="00E74BF1">
          <w:rPr>
            <w:rFonts w:cs="Times New Roman"/>
            <w:color w:val="0D0D0D" w:themeColor="text1" w:themeTint="F2"/>
            <w:sz w:val="22"/>
            <w:rPrChange w:id="3437" w:author="tao huang" w:date="2017-09-17T12:05:00Z">
              <w:rPr>
                <w:rFonts w:cs="Times New Roman"/>
                <w:color w:val="000000" w:themeColor="text1"/>
                <w:szCs w:val="24"/>
              </w:rPr>
            </w:rPrChange>
          </w:rPr>
          <w:delText xml:space="preserve">). </w:delText>
        </w:r>
        <w:r w:rsidR="001B5603" w:rsidRPr="00A60A57" w:rsidDel="00E74BF1">
          <w:rPr>
            <w:rFonts w:cs="Times New Roman"/>
            <w:color w:val="0D0D0D" w:themeColor="text1" w:themeTint="F2"/>
            <w:sz w:val="22"/>
            <w:rPrChange w:id="3438" w:author="tao huang" w:date="2017-09-17T12:05:00Z">
              <w:rPr>
                <w:rFonts w:cs="Times New Roman"/>
                <w:color w:val="000000" w:themeColor="text1"/>
                <w:szCs w:val="24"/>
              </w:rPr>
            </w:rPrChange>
          </w:rPr>
          <w:delText xml:space="preserve">Table </w:delText>
        </w:r>
        <w:r w:rsidR="00DB19DC" w:rsidRPr="00A60A57" w:rsidDel="00E74BF1">
          <w:rPr>
            <w:rFonts w:cs="Times New Roman"/>
            <w:color w:val="0D0D0D" w:themeColor="text1" w:themeTint="F2"/>
            <w:sz w:val="22"/>
            <w:rPrChange w:id="3439" w:author="tao huang" w:date="2017-09-17T12:05:00Z">
              <w:rPr>
                <w:rFonts w:cs="Times New Roman"/>
                <w:color w:val="000000" w:themeColor="text1"/>
                <w:szCs w:val="24"/>
              </w:rPr>
            </w:rPrChange>
          </w:rPr>
          <w:delText>1</w:delText>
        </w:r>
        <w:r w:rsidR="001B5603" w:rsidRPr="00A60A57" w:rsidDel="00E74BF1">
          <w:rPr>
            <w:rFonts w:cs="Times New Roman"/>
            <w:color w:val="0D0D0D" w:themeColor="text1" w:themeTint="F2"/>
            <w:sz w:val="22"/>
            <w:rPrChange w:id="3440" w:author="tao huang" w:date="2017-09-17T12:05:00Z">
              <w:rPr>
                <w:rFonts w:cs="Times New Roman"/>
                <w:color w:val="000000" w:themeColor="text1"/>
                <w:szCs w:val="24"/>
              </w:rPr>
            </w:rPrChange>
          </w:rPr>
          <w:delText xml:space="preserve"> shows </w:delText>
        </w:r>
        <w:r w:rsidR="004F244E" w:rsidRPr="00A60A57" w:rsidDel="00E74BF1">
          <w:rPr>
            <w:rFonts w:cs="Times New Roman"/>
            <w:color w:val="0D0D0D" w:themeColor="text1" w:themeTint="F2"/>
            <w:sz w:val="22"/>
            <w:rPrChange w:id="3441" w:author="tao huang" w:date="2017-09-17T12:05:00Z">
              <w:rPr>
                <w:rFonts w:cs="Times New Roman"/>
                <w:color w:val="000000" w:themeColor="text1"/>
                <w:szCs w:val="24"/>
              </w:rPr>
            </w:rPrChange>
          </w:rPr>
          <w:delText>the forecasting performance</w:delText>
        </w:r>
        <w:r w:rsidR="00166CD1" w:rsidRPr="00A60A57" w:rsidDel="00E74BF1">
          <w:rPr>
            <w:rFonts w:cs="Times New Roman"/>
            <w:color w:val="0D0D0D" w:themeColor="text1" w:themeTint="F2"/>
            <w:sz w:val="22"/>
            <w:rPrChange w:id="3442" w:author="tao huang" w:date="2017-09-17T12:05:00Z">
              <w:rPr>
                <w:rFonts w:cs="Times New Roman"/>
                <w:color w:val="000000" w:themeColor="text1"/>
                <w:szCs w:val="24"/>
              </w:rPr>
            </w:rPrChange>
          </w:rPr>
          <w:delText xml:space="preserve"> of </w:delText>
        </w:r>
        <w:r w:rsidR="00E03348" w:rsidRPr="00A60A57" w:rsidDel="00E74BF1">
          <w:rPr>
            <w:rFonts w:cs="Times New Roman"/>
            <w:color w:val="0D0D0D" w:themeColor="text1" w:themeTint="F2"/>
            <w:sz w:val="22"/>
            <w:rPrChange w:id="3443" w:author="tao huang" w:date="2017-09-17T12:05:00Z">
              <w:rPr>
                <w:rFonts w:cs="Times New Roman"/>
                <w:color w:val="000000" w:themeColor="text1"/>
                <w:szCs w:val="24"/>
              </w:rPr>
            </w:rPrChange>
          </w:rPr>
          <w:delText>the</w:delText>
        </w:r>
        <w:r w:rsidR="00166CD1" w:rsidRPr="00A60A57" w:rsidDel="00E74BF1">
          <w:rPr>
            <w:rFonts w:cs="Times New Roman"/>
            <w:color w:val="0D0D0D" w:themeColor="text1" w:themeTint="F2"/>
            <w:sz w:val="22"/>
            <w:rPrChange w:id="3444" w:author="tao huang" w:date="2017-09-17T12:05:00Z">
              <w:rPr>
                <w:rFonts w:cs="Times New Roman"/>
                <w:color w:val="000000" w:themeColor="text1"/>
                <w:szCs w:val="24"/>
              </w:rPr>
            </w:rPrChange>
          </w:rPr>
          <w:delText xml:space="preserve"> model</w:delText>
        </w:r>
        <w:r w:rsidR="004F244E" w:rsidRPr="00A60A57" w:rsidDel="00E74BF1">
          <w:rPr>
            <w:rFonts w:cs="Times New Roman"/>
            <w:color w:val="0D0D0D" w:themeColor="text1" w:themeTint="F2"/>
            <w:sz w:val="22"/>
            <w:rPrChange w:id="3445" w:author="tao huang" w:date="2017-09-17T12:05:00Z">
              <w:rPr>
                <w:rFonts w:cs="Times New Roman"/>
                <w:color w:val="000000" w:themeColor="text1"/>
                <w:szCs w:val="24"/>
              </w:rPr>
            </w:rPrChange>
          </w:rPr>
          <w:delText xml:space="preserve"> </w:delText>
        </w:r>
        <w:r w:rsidR="00FA7A42" w:rsidRPr="00A60A57" w:rsidDel="00E74BF1">
          <w:rPr>
            <w:rFonts w:cs="Times New Roman"/>
            <w:color w:val="0D0D0D" w:themeColor="text1" w:themeTint="F2"/>
            <w:sz w:val="22"/>
            <w:rPrChange w:id="3446" w:author="tao huang" w:date="2017-09-17T12:05:00Z">
              <w:rPr>
                <w:rFonts w:cs="Times New Roman"/>
                <w:color w:val="000000" w:themeColor="text1"/>
                <w:szCs w:val="24"/>
              </w:rPr>
            </w:rPrChange>
          </w:rPr>
          <w:delText xml:space="preserve">with the full data </w:delText>
        </w:r>
        <w:r w:rsidR="006A2147" w:rsidRPr="00A60A57" w:rsidDel="00E74BF1">
          <w:rPr>
            <w:rFonts w:cs="Times New Roman"/>
            <w:color w:val="0D0D0D" w:themeColor="text1" w:themeTint="F2"/>
            <w:sz w:val="22"/>
            <w:rPrChange w:id="3447" w:author="tao huang" w:date="2017-09-17T12:05:00Z">
              <w:rPr>
                <w:rFonts w:cs="Times New Roman"/>
                <w:color w:val="000000" w:themeColor="text1"/>
                <w:szCs w:val="24"/>
              </w:rPr>
            </w:rPrChange>
          </w:rPr>
          <w:delText>(e.g., with MAE= 0.7, MSE= 0.52</w:delText>
        </w:r>
        <w:r w:rsidR="00370030" w:rsidRPr="00A60A57" w:rsidDel="00E74BF1">
          <w:rPr>
            <w:rFonts w:cs="Times New Roman"/>
            <w:color w:val="0D0D0D" w:themeColor="text1" w:themeTint="F2"/>
            <w:sz w:val="22"/>
            <w:rPrChange w:id="3448" w:author="tao huang" w:date="2017-09-17T12:05:00Z">
              <w:rPr>
                <w:rFonts w:cs="Times New Roman"/>
                <w:color w:val="000000" w:themeColor="text1"/>
                <w:szCs w:val="24"/>
              </w:rPr>
            </w:rPrChange>
          </w:rPr>
          <w:delText xml:space="preserve">, MAPE= 12.2%, and SMAPE= 11.5%). </w:delText>
        </w:r>
        <w:r w:rsidR="008C6F64" w:rsidRPr="00A60A57" w:rsidDel="00E74BF1">
          <w:rPr>
            <w:rFonts w:cs="Times New Roman"/>
            <w:color w:val="0D0D0D" w:themeColor="text1" w:themeTint="F2"/>
            <w:sz w:val="22"/>
            <w:rPrChange w:id="3449" w:author="tao huang" w:date="2017-09-17T12:05:00Z">
              <w:rPr>
                <w:rFonts w:cs="Times New Roman"/>
                <w:color w:val="000000" w:themeColor="text1"/>
                <w:szCs w:val="24"/>
              </w:rPr>
            </w:rPrChange>
          </w:rPr>
          <w:delText xml:space="preserve">The forecasts are </w:delText>
        </w:r>
        <w:r w:rsidR="00D86022" w:rsidRPr="00A60A57" w:rsidDel="00E74BF1">
          <w:rPr>
            <w:rFonts w:cs="Times New Roman"/>
            <w:color w:val="0D0D0D" w:themeColor="text1" w:themeTint="F2"/>
            <w:sz w:val="22"/>
            <w:rPrChange w:id="3450" w:author="tao huang" w:date="2017-09-17T12:05:00Z">
              <w:rPr>
                <w:rFonts w:cs="Times New Roman"/>
                <w:color w:val="000000" w:themeColor="text1"/>
                <w:szCs w:val="24"/>
              </w:rPr>
            </w:rPrChange>
          </w:rPr>
          <w:delText>substantially inferior</w:delText>
        </w:r>
        <w:r w:rsidR="008C6F64" w:rsidRPr="00A60A57" w:rsidDel="00E74BF1">
          <w:rPr>
            <w:rFonts w:cs="Times New Roman"/>
            <w:color w:val="0D0D0D" w:themeColor="text1" w:themeTint="F2"/>
            <w:sz w:val="22"/>
            <w:rPrChange w:id="3451" w:author="tao huang" w:date="2017-09-17T12:05:00Z">
              <w:rPr>
                <w:rFonts w:cs="Times New Roman"/>
                <w:color w:val="000000" w:themeColor="text1"/>
                <w:szCs w:val="24"/>
              </w:rPr>
            </w:rPrChange>
          </w:rPr>
          <w:delText xml:space="preserve"> compared to </w:delText>
        </w:r>
        <w:r w:rsidR="00FE0BFB" w:rsidRPr="00A60A57" w:rsidDel="00E74BF1">
          <w:rPr>
            <w:rFonts w:cs="Times New Roman"/>
            <w:color w:val="0D0D0D" w:themeColor="text1" w:themeTint="F2"/>
            <w:sz w:val="22"/>
            <w:rPrChange w:id="3452" w:author="tao huang" w:date="2017-09-17T12:05:00Z">
              <w:rPr>
                <w:rFonts w:cs="Times New Roman"/>
                <w:color w:val="000000" w:themeColor="text1"/>
                <w:szCs w:val="24"/>
              </w:rPr>
            </w:rPrChange>
          </w:rPr>
          <w:delText>the</w:delText>
        </w:r>
        <w:r w:rsidR="008C6F64" w:rsidRPr="00A60A57" w:rsidDel="00E74BF1">
          <w:rPr>
            <w:rFonts w:cs="Times New Roman"/>
            <w:color w:val="0D0D0D" w:themeColor="text1" w:themeTint="F2"/>
            <w:sz w:val="22"/>
            <w:rPrChange w:id="3453" w:author="tao huang" w:date="2017-09-17T12:05:00Z">
              <w:rPr>
                <w:rFonts w:cs="Times New Roman"/>
                <w:color w:val="000000" w:themeColor="text1"/>
                <w:szCs w:val="24"/>
              </w:rPr>
            </w:rPrChange>
          </w:rPr>
          <w:delText xml:space="preserve"> model with post break data.</w:delText>
        </w:r>
      </w:del>
    </w:p>
    <w:p w14:paraId="4832C739" w14:textId="19F7D36F" w:rsidR="00F145D5" w:rsidRPr="00A60A57" w:rsidDel="00E74BF1" w:rsidRDefault="00F145D5">
      <w:pPr>
        <w:spacing w:after="0" w:line="360" w:lineRule="auto"/>
        <w:rPr>
          <w:del w:id="3454" w:author="tao huang" w:date="2017-09-13T16:50:00Z"/>
          <w:rFonts w:cs="Times New Roman"/>
          <w:color w:val="0D0D0D" w:themeColor="text1" w:themeTint="F2"/>
          <w:sz w:val="22"/>
          <w:rPrChange w:id="3455" w:author="tao huang" w:date="2017-09-17T12:05:00Z">
            <w:rPr>
              <w:del w:id="3456" w:author="tao huang" w:date="2017-09-13T16:50:00Z"/>
              <w:rFonts w:cs="Times New Roman"/>
              <w:color w:val="000000" w:themeColor="text1"/>
              <w:szCs w:val="24"/>
            </w:rPr>
          </w:rPrChange>
        </w:rPr>
      </w:pPr>
    </w:p>
    <w:p w14:paraId="5F11BFF4" w14:textId="537703B1" w:rsidR="00C22927" w:rsidRPr="00A60A57" w:rsidDel="00E74BF1" w:rsidRDefault="00C22927">
      <w:pPr>
        <w:spacing w:after="0" w:line="360" w:lineRule="auto"/>
        <w:rPr>
          <w:del w:id="3457" w:author="tao huang" w:date="2017-09-13T16:50:00Z"/>
          <w:rFonts w:cs="Times New Roman"/>
          <w:color w:val="0D0D0D" w:themeColor="text1" w:themeTint="F2"/>
          <w:sz w:val="22"/>
          <w:rPrChange w:id="3458" w:author="tao huang" w:date="2017-09-17T12:05:00Z">
            <w:rPr>
              <w:del w:id="3459" w:author="tao huang" w:date="2017-09-13T16:50:00Z"/>
              <w:rFonts w:cs="Times New Roman"/>
              <w:color w:val="000000" w:themeColor="text1"/>
              <w:szCs w:val="24"/>
            </w:rPr>
          </w:rPrChange>
        </w:rPr>
      </w:pPr>
    </w:p>
    <w:p w14:paraId="46FDE335" w14:textId="6940962E" w:rsidR="000E7652" w:rsidRPr="00A60A57" w:rsidDel="00E74BF1" w:rsidRDefault="000E7652">
      <w:pPr>
        <w:spacing w:after="0" w:line="360" w:lineRule="auto"/>
        <w:rPr>
          <w:del w:id="3460" w:author="tao huang" w:date="2017-09-13T16:50:00Z"/>
          <w:rFonts w:cs="Times New Roman"/>
          <w:color w:val="0D0D0D" w:themeColor="text1" w:themeTint="F2"/>
          <w:sz w:val="22"/>
          <w:rPrChange w:id="3461" w:author="tao huang" w:date="2017-09-17T12:05:00Z">
            <w:rPr>
              <w:del w:id="3462" w:author="tao huang" w:date="2017-09-13T16:50:00Z"/>
              <w:rFonts w:cs="Times New Roman"/>
              <w:color w:val="000000" w:themeColor="text1"/>
              <w:szCs w:val="24"/>
            </w:rPr>
          </w:rPrChange>
        </w:rPr>
        <w:pPrChange w:id="3463" w:author="tao huang" w:date="2017-09-16T12:49:00Z">
          <w:pPr>
            <w:spacing w:after="0" w:line="360" w:lineRule="auto"/>
            <w:jc w:val="center"/>
          </w:pPr>
        </w:pPrChange>
      </w:pPr>
      <w:del w:id="3464" w:author="tao huang" w:date="2017-09-13T16:50:00Z">
        <w:r w:rsidRPr="00A60A57" w:rsidDel="00E74BF1">
          <w:rPr>
            <w:rFonts w:cs="Times New Roman"/>
            <w:color w:val="0D0D0D" w:themeColor="text1" w:themeTint="F2"/>
            <w:sz w:val="22"/>
            <w:rPrChange w:id="3465" w:author="tao huang" w:date="2017-09-17T12:05:00Z">
              <w:rPr>
                <w:rFonts w:cs="Times New Roman"/>
                <w:color w:val="000000" w:themeColor="text1"/>
                <w:szCs w:val="24"/>
              </w:rPr>
            </w:rPrChange>
          </w:rPr>
          <w:delText xml:space="preserve">Figure </w:delText>
        </w:r>
        <w:r w:rsidR="00DB19DC" w:rsidRPr="00A60A57" w:rsidDel="00E74BF1">
          <w:rPr>
            <w:rFonts w:cs="Times New Roman"/>
            <w:color w:val="0D0D0D" w:themeColor="text1" w:themeTint="F2"/>
            <w:sz w:val="22"/>
            <w:rPrChange w:id="3466" w:author="tao huang" w:date="2017-09-17T12:05:00Z">
              <w:rPr>
                <w:rFonts w:cs="Times New Roman"/>
                <w:color w:val="000000" w:themeColor="text1"/>
                <w:szCs w:val="24"/>
              </w:rPr>
            </w:rPrChange>
          </w:rPr>
          <w:delText>2</w:delText>
        </w:r>
        <w:r w:rsidRPr="00A60A57" w:rsidDel="00E74BF1">
          <w:rPr>
            <w:rFonts w:cs="Times New Roman"/>
            <w:color w:val="0D0D0D" w:themeColor="text1" w:themeTint="F2"/>
            <w:sz w:val="22"/>
            <w:rPrChange w:id="3467" w:author="tao huang" w:date="2017-09-17T12:05:00Z">
              <w:rPr>
                <w:rFonts w:cs="Times New Roman"/>
                <w:color w:val="000000" w:themeColor="text1"/>
                <w:szCs w:val="24"/>
              </w:rPr>
            </w:rPrChange>
          </w:rPr>
          <w:delText>.</w:delText>
        </w:r>
        <w:r w:rsidRPr="00A60A57" w:rsidDel="00E74BF1">
          <w:rPr>
            <w:rFonts w:cs="Times New Roman"/>
            <w:color w:val="0D0D0D" w:themeColor="text1" w:themeTint="F2"/>
            <w:sz w:val="22"/>
            <w:rPrChange w:id="3468" w:author="tao huang" w:date="2017-09-17T12:05:00Z">
              <w:rPr>
                <w:rFonts w:cs="Times New Roman"/>
                <w:color w:val="000000" w:themeColor="text1"/>
                <w:szCs w:val="24"/>
              </w:rPr>
            </w:rPrChange>
          </w:rPr>
          <w:tab/>
          <w:delText>Simulated sales with a structural break: model with full data</w:delText>
        </w:r>
        <w:r w:rsidRPr="00A60A57" w:rsidDel="00E74BF1">
          <w:rPr>
            <w:rStyle w:val="FootnoteReference"/>
            <w:rFonts w:cs="Times New Roman"/>
            <w:color w:val="0D0D0D" w:themeColor="text1" w:themeTint="F2"/>
            <w:sz w:val="22"/>
            <w:rPrChange w:id="3469" w:author="tao huang" w:date="2017-09-17T12:05:00Z">
              <w:rPr>
                <w:rStyle w:val="FootnoteReference"/>
                <w:rFonts w:cs="Times New Roman"/>
                <w:color w:val="000000" w:themeColor="text1"/>
                <w:szCs w:val="24"/>
              </w:rPr>
            </w:rPrChange>
          </w:rPr>
          <w:footnoteReference w:id="4"/>
        </w:r>
      </w:del>
    </w:p>
    <w:p w14:paraId="150253DB" w14:textId="6DCE5679" w:rsidR="00C22927" w:rsidRPr="00A60A57" w:rsidDel="00E74BF1" w:rsidRDefault="00C22927">
      <w:pPr>
        <w:spacing w:after="0" w:line="360" w:lineRule="auto"/>
        <w:rPr>
          <w:del w:id="3472" w:author="tao huang" w:date="2017-09-13T16:50:00Z"/>
          <w:rFonts w:cs="Times New Roman"/>
          <w:color w:val="0D0D0D" w:themeColor="text1" w:themeTint="F2"/>
          <w:sz w:val="22"/>
          <w:rPrChange w:id="3473" w:author="tao huang" w:date="2017-09-17T12:05:00Z">
            <w:rPr>
              <w:del w:id="3474" w:author="tao huang" w:date="2017-09-13T16:50:00Z"/>
              <w:rFonts w:cs="Times New Roman"/>
              <w:color w:val="000000" w:themeColor="text1"/>
              <w:szCs w:val="24"/>
            </w:rPr>
          </w:rPrChange>
        </w:rPr>
      </w:pPr>
    </w:p>
    <w:p w14:paraId="1557A5BE" w14:textId="672C70AC" w:rsidR="00C22927" w:rsidRPr="00A60A57" w:rsidDel="00E74BF1" w:rsidRDefault="00293961">
      <w:pPr>
        <w:spacing w:after="0" w:line="360" w:lineRule="auto"/>
        <w:rPr>
          <w:del w:id="3475" w:author="tao huang" w:date="2017-09-13T16:50:00Z"/>
          <w:rFonts w:cs="Times New Roman"/>
          <w:color w:val="0D0D0D" w:themeColor="text1" w:themeTint="F2"/>
          <w:sz w:val="22"/>
          <w:rPrChange w:id="3476" w:author="tao huang" w:date="2017-09-17T12:05:00Z">
            <w:rPr>
              <w:del w:id="3477" w:author="tao huang" w:date="2017-09-13T16:50:00Z"/>
              <w:rFonts w:cs="Times New Roman"/>
              <w:color w:val="000000" w:themeColor="text1"/>
              <w:szCs w:val="24"/>
            </w:rPr>
          </w:rPrChange>
        </w:rPr>
        <w:pPrChange w:id="3478" w:author="tao huang" w:date="2017-09-16T12:49:00Z">
          <w:pPr>
            <w:spacing w:after="0" w:line="360" w:lineRule="auto"/>
            <w:jc w:val="center"/>
          </w:pPr>
        </w:pPrChange>
      </w:pPr>
      <w:del w:id="3479" w:author="tao huang" w:date="2017-09-13T16:50:00Z">
        <w:r w:rsidRPr="00A60A57" w:rsidDel="00E74BF1">
          <w:rPr>
            <w:rFonts w:cs="Times New Roman"/>
            <w:noProof/>
            <w:color w:val="0D0D0D" w:themeColor="text1" w:themeTint="F2"/>
            <w:sz w:val="22"/>
            <w:lang w:eastAsia="en-GB"/>
            <w:rPrChange w:id="3480" w:author="tao huang" w:date="2017-09-17T12:05:00Z">
              <w:rPr>
                <w:rFonts w:cs="Times New Roman"/>
                <w:noProof/>
                <w:color w:val="000000" w:themeColor="text1"/>
                <w:szCs w:val="24"/>
                <w:lang w:eastAsia="en-GB"/>
              </w:rPr>
            </w:rPrChange>
          </w:rPr>
          <mc:AlternateContent>
            <mc:Choice Requires="wps">
              <w:drawing>
                <wp:anchor distT="0" distB="0" distL="114300" distR="114300" simplePos="0" relativeHeight="251744256" behindDoc="0" locked="0" layoutInCell="1" allowOverlap="1" wp14:anchorId="74C60A0D" wp14:editId="6C7C92D3">
                  <wp:simplePos x="0" y="0"/>
                  <wp:positionH relativeFrom="column">
                    <wp:posOffset>409575</wp:posOffset>
                  </wp:positionH>
                  <wp:positionV relativeFrom="paragraph">
                    <wp:posOffset>101600</wp:posOffset>
                  </wp:positionV>
                  <wp:extent cx="1296670" cy="1921510"/>
                  <wp:effectExtent l="0" t="0" r="17780" b="21590"/>
                  <wp:wrapNone/>
                  <wp:docPr id="10" name="Rectangle 10"/>
                  <wp:cNvGraphicFramePr/>
                  <a:graphic xmlns:a="http://schemas.openxmlformats.org/drawingml/2006/main">
                    <a:graphicData uri="http://schemas.microsoft.com/office/word/2010/wordprocessingShape">
                      <wps:wsp>
                        <wps:cNvSpPr/>
                        <wps:spPr>
                          <a:xfrm>
                            <a:off x="0" y="0"/>
                            <a:ext cx="1296670" cy="1921510"/>
                          </a:xfrm>
                          <a:prstGeom prst="rect">
                            <a:avLst/>
                          </a:prstGeom>
                          <a:solidFill>
                            <a:srgbClr val="5B9BD5">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323CBA82" id="Rectangle 10" o:spid="_x0000_s1026" style="position:absolute;margin-left:32.25pt;margin-top:8pt;width:102.1pt;height:151.3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" fillcolor="#5b9bd5" strokecolor="#1f4d78 [1604]" strokeweight="1pt">
                  <v:fill opacity="8481f"/>
                </v:rect>
              </w:pict>
            </mc:Fallback>
          </mc:AlternateContent>
        </w:r>
        <w:r w:rsidRPr="00A60A57" w:rsidDel="00E74BF1">
          <w:rPr>
            <w:rFonts w:cs="Times New Roman"/>
            <w:noProof/>
            <w:color w:val="0D0D0D" w:themeColor="text1" w:themeTint="F2"/>
            <w:sz w:val="22"/>
            <w:lang w:eastAsia="en-GB"/>
            <w:rPrChange w:id="3481" w:author="tao huang" w:date="2017-09-17T12:05:00Z">
              <w:rPr>
                <w:rFonts w:cs="Times New Roman"/>
                <w:noProof/>
                <w:color w:val="000000" w:themeColor="text1"/>
                <w:szCs w:val="24"/>
                <w:lang w:eastAsia="en-GB"/>
              </w:rPr>
            </w:rPrChange>
          </w:rPr>
          <mc:AlternateContent>
            <mc:Choice Requires="wps">
              <w:drawing>
                <wp:anchor distT="0" distB="0" distL="114300" distR="114300" simplePos="0" relativeHeight="251747328" behindDoc="0" locked="0" layoutInCell="1" allowOverlap="1" wp14:anchorId="02199D78" wp14:editId="2BBABEF7">
                  <wp:simplePos x="0" y="0"/>
                  <wp:positionH relativeFrom="column">
                    <wp:posOffset>1707515</wp:posOffset>
                  </wp:positionH>
                  <wp:positionV relativeFrom="paragraph">
                    <wp:posOffset>107315</wp:posOffset>
                  </wp:positionV>
                  <wp:extent cx="1350645" cy="1927225"/>
                  <wp:effectExtent l="0" t="0" r="20955" b="15875"/>
                  <wp:wrapNone/>
                  <wp:docPr id="43" name="Rectangle 43"/>
                  <wp:cNvGraphicFramePr/>
                  <a:graphic xmlns:a="http://schemas.openxmlformats.org/drawingml/2006/main">
                    <a:graphicData uri="http://schemas.microsoft.com/office/word/2010/wordprocessingShape">
                      <wps:wsp>
                        <wps:cNvSpPr/>
                        <wps:spPr>
                          <a:xfrm>
                            <a:off x="0" y="0"/>
                            <a:ext cx="1350645" cy="1927225"/>
                          </a:xfrm>
                          <a:prstGeom prst="rect">
                            <a:avLst/>
                          </a:prstGeom>
                          <a:solidFill>
                            <a:schemeClr val="accent6">
                              <a:lumMod val="60000"/>
                              <a:lumOff val="40000"/>
                              <a:alpha val="12941"/>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62B79098" id="Rectangle 43" o:spid="_x0000_s1026" style="position:absolute;margin-left:134.45pt;margin-top:8.45pt;width:106.35pt;height:151.7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" fillcolor="#a8d08d [1945]" strokecolor="#1f4d78 [1604]" strokeweight="1pt">
                  <v:fill opacity="8481f"/>
                </v:rect>
              </w:pict>
            </mc:Fallback>
          </mc:AlternateContent>
        </w:r>
        <w:r w:rsidRPr="00A60A57" w:rsidDel="00E74BF1">
          <w:rPr>
            <w:rFonts w:cs="Times New Roman"/>
            <w:noProof/>
            <w:color w:val="0D0D0D" w:themeColor="text1" w:themeTint="F2"/>
            <w:sz w:val="22"/>
            <w:lang w:eastAsia="en-GB"/>
            <w:rPrChange w:id="3482" w:author="tao huang" w:date="2017-09-17T12:05:00Z">
              <w:rPr>
                <w:rFonts w:cs="Times New Roman"/>
                <w:noProof/>
                <w:color w:val="000000" w:themeColor="text1"/>
                <w:szCs w:val="24"/>
                <w:lang w:eastAsia="en-GB"/>
              </w:rPr>
            </w:rPrChange>
          </w:rPr>
          <mc:AlternateContent>
            <mc:Choice Requires="wps">
              <w:drawing>
                <wp:anchor distT="0" distB="0" distL="114300" distR="114300" simplePos="0" relativeHeight="251746304" behindDoc="0" locked="0" layoutInCell="1" allowOverlap="1" wp14:anchorId="363CD051" wp14:editId="561081F3">
                  <wp:simplePos x="0" y="0"/>
                  <wp:positionH relativeFrom="column">
                    <wp:posOffset>4430395</wp:posOffset>
                  </wp:positionH>
                  <wp:positionV relativeFrom="paragraph">
                    <wp:posOffset>107315</wp:posOffset>
                  </wp:positionV>
                  <wp:extent cx="1423035" cy="1914525"/>
                  <wp:effectExtent l="0" t="0" r="24765" b="28575"/>
                  <wp:wrapNone/>
                  <wp:docPr id="16" name="Rectangle 16"/>
                  <wp:cNvGraphicFramePr/>
                  <a:graphic xmlns:a="http://schemas.openxmlformats.org/drawingml/2006/main">
                    <a:graphicData uri="http://schemas.microsoft.com/office/word/2010/wordprocessingShape">
                      <wps:wsp>
                        <wps:cNvSpPr/>
                        <wps:spPr>
                          <a:xfrm>
                            <a:off x="0" y="0"/>
                            <a:ext cx="1423035" cy="1914525"/>
                          </a:xfrm>
                          <a:prstGeom prst="rect">
                            <a:avLst/>
                          </a:prstGeom>
                          <a:solidFill>
                            <a:srgbClr val="C00000">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358FCB25" id="Rectangle 16" o:spid="_x0000_s1026" style="position:absolute;margin-left:348.85pt;margin-top:8.45pt;width:112.05pt;height:150.7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" fillcolor="#c00000" strokecolor="#1f4d78 [1604]" strokeweight="1pt">
                  <v:fill opacity="8481f"/>
                </v:rect>
              </w:pict>
            </mc:Fallback>
          </mc:AlternateContent>
        </w:r>
        <w:r w:rsidRPr="00A60A57" w:rsidDel="00E74BF1">
          <w:rPr>
            <w:rFonts w:cs="Times New Roman"/>
            <w:noProof/>
            <w:color w:val="0D0D0D" w:themeColor="text1" w:themeTint="F2"/>
            <w:sz w:val="22"/>
            <w:lang w:eastAsia="en-GB"/>
            <w:rPrChange w:id="3483" w:author="tao huang" w:date="2017-09-17T12:05:00Z">
              <w:rPr>
                <w:rFonts w:cs="Times New Roman"/>
                <w:noProof/>
                <w:color w:val="000000" w:themeColor="text1"/>
                <w:szCs w:val="24"/>
                <w:lang w:eastAsia="en-GB"/>
              </w:rPr>
            </w:rPrChange>
          </w:rPr>
          <mc:AlternateContent>
            <mc:Choice Requires="wps">
              <w:drawing>
                <wp:anchor distT="0" distB="0" distL="114300" distR="114300" simplePos="0" relativeHeight="251745280" behindDoc="0" locked="0" layoutInCell="1" allowOverlap="1" wp14:anchorId="52562EE7" wp14:editId="4F5235C6">
                  <wp:simplePos x="0" y="0"/>
                  <wp:positionH relativeFrom="column">
                    <wp:posOffset>3058160</wp:posOffset>
                  </wp:positionH>
                  <wp:positionV relativeFrom="paragraph">
                    <wp:posOffset>106680</wp:posOffset>
                  </wp:positionV>
                  <wp:extent cx="1377950" cy="1927225"/>
                  <wp:effectExtent l="0" t="0" r="12700" b="15875"/>
                  <wp:wrapNone/>
                  <wp:docPr id="12" name="Rectangle 12"/>
                  <wp:cNvGraphicFramePr/>
                  <a:graphic xmlns:a="http://schemas.openxmlformats.org/drawingml/2006/main">
                    <a:graphicData uri="http://schemas.microsoft.com/office/word/2010/wordprocessingShape">
                      <wps:wsp>
                        <wps:cNvSpPr/>
                        <wps:spPr>
                          <a:xfrm>
                            <a:off x="0" y="0"/>
                            <a:ext cx="1377950" cy="1927225"/>
                          </a:xfrm>
                          <a:prstGeom prst="rect">
                            <a:avLst/>
                          </a:prstGeom>
                          <a:solidFill>
                            <a:srgbClr val="FFC000">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5EDA867B" id="Rectangle 12" o:spid="_x0000_s1026" style="position:absolute;margin-left:240.8pt;margin-top:8.4pt;width:108.5pt;height:151.7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" fillcolor="#ffc000" strokecolor="#1f4d78 [1604]" strokeweight="1pt">
                  <v:fill opacity="8481f"/>
                </v:rect>
              </w:pict>
            </mc:Fallback>
          </mc:AlternateContent>
        </w:r>
        <w:r w:rsidRPr="00A60A57" w:rsidDel="00E74BF1">
          <w:rPr>
            <w:rFonts w:cs="Times New Roman"/>
            <w:noProof/>
            <w:color w:val="0D0D0D" w:themeColor="text1" w:themeTint="F2"/>
            <w:sz w:val="22"/>
            <w:lang w:eastAsia="en-GB"/>
            <w:rPrChange w:id="3484" w:author="tao huang" w:date="2017-09-17T12:05:00Z">
              <w:rPr>
                <w:rFonts w:cs="Times New Roman"/>
                <w:noProof/>
                <w:color w:val="000000" w:themeColor="text1"/>
                <w:szCs w:val="24"/>
                <w:lang w:eastAsia="en-GB"/>
              </w:rPr>
            </w:rPrChange>
          </w:rPr>
          <w:drawing>
            <wp:inline distT="0" distB="0" distL="0" distR="0" wp14:anchorId="1FE5CF50" wp14:editId="4E4EF67F">
              <wp:extent cx="6276718" cy="244977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93355" cy="2495296"/>
                      </a:xfrm>
                      <a:prstGeom prst="rect">
                        <a:avLst/>
                      </a:prstGeom>
                      <a:noFill/>
                    </pic:spPr>
                  </pic:pic>
                </a:graphicData>
              </a:graphic>
            </wp:inline>
          </w:drawing>
        </w:r>
      </w:del>
    </w:p>
    <w:p w14:paraId="5E7E31CE" w14:textId="14A06FE3" w:rsidR="00072BB8" w:rsidRPr="00A60A57" w:rsidDel="00E74BF1" w:rsidRDefault="00976BD1">
      <w:pPr>
        <w:spacing w:after="0" w:line="360" w:lineRule="auto"/>
        <w:rPr>
          <w:del w:id="3485" w:author="tao huang" w:date="2017-09-13T16:50:00Z"/>
          <w:rFonts w:cs="Times New Roman"/>
          <w:color w:val="0D0D0D" w:themeColor="text1" w:themeTint="F2"/>
          <w:sz w:val="22"/>
          <w:rPrChange w:id="3486" w:author="tao huang" w:date="2017-09-17T12:05:00Z">
            <w:rPr>
              <w:del w:id="3487" w:author="tao huang" w:date="2017-09-13T16:50:00Z"/>
              <w:rFonts w:cs="Times New Roman"/>
              <w:color w:val="000000" w:themeColor="text1"/>
              <w:szCs w:val="24"/>
            </w:rPr>
          </w:rPrChange>
        </w:rPr>
        <w:pPrChange w:id="3488" w:author="tao huang" w:date="2017-09-16T12:49:00Z">
          <w:pPr>
            <w:spacing w:after="0" w:line="360" w:lineRule="auto"/>
            <w:jc w:val="center"/>
          </w:pPr>
        </w:pPrChange>
      </w:pPr>
      <w:del w:id="3489" w:author="tao huang" w:date="2017-09-13T16:50:00Z">
        <w:r w:rsidRPr="00A60A57" w:rsidDel="00E74BF1">
          <w:rPr>
            <w:rFonts w:cs="Times New Roman"/>
            <w:color w:val="0D0D0D" w:themeColor="text1" w:themeTint="F2"/>
            <w:sz w:val="22"/>
            <w:rPrChange w:id="3490" w:author="tao huang" w:date="2017-09-17T12:05:00Z">
              <w:rPr>
                <w:rFonts w:cs="Times New Roman"/>
                <w:color w:val="000000" w:themeColor="text1"/>
                <w:szCs w:val="24"/>
              </w:rPr>
            </w:rPrChange>
          </w:rPr>
          <w:delText xml:space="preserve"> </w:delText>
        </w:r>
      </w:del>
    </w:p>
    <w:p w14:paraId="2A498620" w14:textId="69F11966" w:rsidR="00E00C53" w:rsidRPr="00A60A57" w:rsidDel="00E74BF1" w:rsidRDefault="00E00C53">
      <w:pPr>
        <w:spacing w:after="0" w:line="360" w:lineRule="auto"/>
        <w:rPr>
          <w:del w:id="3491" w:author="tao huang" w:date="2017-09-13T16:50:00Z"/>
          <w:rFonts w:cs="Times New Roman"/>
          <w:noProof/>
          <w:color w:val="0D0D0D" w:themeColor="text1" w:themeTint="F2"/>
          <w:sz w:val="22"/>
          <w:rPrChange w:id="3492" w:author="tao huang" w:date="2017-09-17T12:05:00Z">
            <w:rPr>
              <w:del w:id="3493" w:author="tao huang" w:date="2017-09-13T16:50:00Z"/>
              <w:rFonts w:cs="Times New Roman"/>
              <w:noProof/>
              <w:color w:val="000000" w:themeColor="text1"/>
              <w:szCs w:val="24"/>
            </w:rPr>
          </w:rPrChange>
        </w:rPr>
        <w:pPrChange w:id="3494" w:author="tao huang" w:date="2017-09-16T12:49:00Z">
          <w:pPr>
            <w:spacing w:after="0" w:line="360" w:lineRule="auto"/>
            <w:ind w:firstLine="720"/>
          </w:pPr>
        </w:pPrChange>
      </w:pPr>
    </w:p>
    <w:p w14:paraId="61AB4EBE" w14:textId="2B7562EF" w:rsidR="00E254A5" w:rsidRPr="00A60A57" w:rsidDel="00E74BF1" w:rsidRDefault="00083594">
      <w:pPr>
        <w:spacing w:after="0" w:line="360" w:lineRule="auto"/>
        <w:rPr>
          <w:del w:id="3495" w:author="tao huang" w:date="2017-09-13T16:50:00Z"/>
          <w:rFonts w:cs="Times New Roman"/>
          <w:noProof/>
          <w:color w:val="0D0D0D" w:themeColor="text1" w:themeTint="F2"/>
          <w:sz w:val="22"/>
          <w:rPrChange w:id="3496" w:author="tao huang" w:date="2017-09-17T12:05:00Z">
            <w:rPr>
              <w:del w:id="3497" w:author="tao huang" w:date="2017-09-13T16:50:00Z"/>
              <w:rFonts w:cs="Times New Roman"/>
              <w:noProof/>
              <w:color w:val="000000" w:themeColor="text1"/>
              <w:szCs w:val="24"/>
            </w:rPr>
          </w:rPrChange>
        </w:rPr>
        <w:pPrChange w:id="3498" w:author="tao huang" w:date="2017-09-16T12:49:00Z">
          <w:pPr>
            <w:spacing w:after="0" w:line="360" w:lineRule="auto"/>
            <w:ind w:firstLine="720"/>
          </w:pPr>
        </w:pPrChange>
      </w:pPr>
      <w:del w:id="3499" w:author="tao huang" w:date="2017-09-13T16:50:00Z">
        <w:r w:rsidRPr="00A60A57" w:rsidDel="00E74BF1">
          <w:rPr>
            <w:rFonts w:cs="Times New Roman"/>
            <w:noProof/>
            <w:color w:val="0D0D0D" w:themeColor="text1" w:themeTint="F2"/>
            <w:sz w:val="22"/>
            <w:rPrChange w:id="3500" w:author="tao huang" w:date="2017-09-17T12:05:00Z">
              <w:rPr>
                <w:rFonts w:cs="Times New Roman"/>
                <w:noProof/>
                <w:color w:val="000000" w:themeColor="text1"/>
                <w:szCs w:val="24"/>
              </w:rPr>
            </w:rPrChange>
          </w:rPr>
          <w:delText>Table 1.</w:delText>
        </w:r>
        <w:r w:rsidRPr="00A60A57" w:rsidDel="00E74BF1">
          <w:rPr>
            <w:rFonts w:cs="Times New Roman"/>
            <w:noProof/>
            <w:color w:val="0D0D0D" w:themeColor="text1" w:themeTint="F2"/>
            <w:sz w:val="22"/>
            <w:rPrChange w:id="3501" w:author="tao huang" w:date="2017-09-17T12:05:00Z">
              <w:rPr>
                <w:rFonts w:cs="Times New Roman"/>
                <w:noProof/>
                <w:color w:val="000000" w:themeColor="text1"/>
                <w:szCs w:val="24"/>
              </w:rPr>
            </w:rPrChange>
          </w:rPr>
          <w:tab/>
          <w:delText xml:space="preserve">The forecasting performance </w:delText>
        </w:r>
        <w:r w:rsidR="0006762C" w:rsidRPr="00A60A57" w:rsidDel="00E74BF1">
          <w:rPr>
            <w:rFonts w:cs="Times New Roman"/>
            <w:noProof/>
            <w:color w:val="0D0D0D" w:themeColor="text1" w:themeTint="F2"/>
            <w:sz w:val="22"/>
            <w:rPrChange w:id="3502" w:author="tao huang" w:date="2017-09-17T12:05:00Z">
              <w:rPr>
                <w:rFonts w:cs="Times New Roman"/>
                <w:noProof/>
                <w:color w:val="000000" w:themeColor="text1"/>
                <w:szCs w:val="24"/>
              </w:rPr>
            </w:rPrChange>
          </w:rPr>
          <w:delText>of</w:delText>
        </w:r>
        <w:r w:rsidRPr="00A60A57" w:rsidDel="00E74BF1">
          <w:rPr>
            <w:rFonts w:cs="Times New Roman"/>
            <w:noProof/>
            <w:color w:val="0D0D0D" w:themeColor="text1" w:themeTint="F2"/>
            <w:sz w:val="22"/>
            <w:rPrChange w:id="3503" w:author="tao huang" w:date="2017-09-17T12:05:00Z">
              <w:rPr>
                <w:rFonts w:cs="Times New Roman"/>
                <w:noProof/>
                <w:color w:val="000000" w:themeColor="text1"/>
                <w:szCs w:val="24"/>
              </w:rPr>
            </w:rPrChange>
          </w:rPr>
          <w:delText xml:space="preserve"> </w:delText>
        </w:r>
        <w:r w:rsidR="0006762C" w:rsidRPr="00A60A57" w:rsidDel="00E74BF1">
          <w:rPr>
            <w:rFonts w:cs="Times New Roman"/>
            <w:noProof/>
            <w:color w:val="0D0D0D" w:themeColor="text1" w:themeTint="F2"/>
            <w:sz w:val="22"/>
            <w:rPrChange w:id="3504" w:author="tao huang" w:date="2017-09-17T12:05:00Z">
              <w:rPr>
                <w:rFonts w:cs="Times New Roman"/>
                <w:noProof/>
                <w:color w:val="000000" w:themeColor="text1"/>
                <w:szCs w:val="24"/>
              </w:rPr>
            </w:rPrChange>
          </w:rPr>
          <w:delText>different models in the simulation</w:delText>
        </w:r>
      </w:del>
    </w:p>
    <w:p w14:paraId="03F8B60E" w14:textId="18B4208A" w:rsidR="008C6F64" w:rsidRPr="00A60A57" w:rsidDel="00E74BF1" w:rsidRDefault="00040585">
      <w:pPr>
        <w:spacing w:after="0" w:line="360" w:lineRule="auto"/>
        <w:rPr>
          <w:del w:id="3505" w:author="tao huang" w:date="2017-09-13T16:50:00Z"/>
          <w:rFonts w:cs="Times New Roman"/>
          <w:noProof/>
          <w:color w:val="0D0D0D" w:themeColor="text1" w:themeTint="F2"/>
          <w:sz w:val="22"/>
          <w:rPrChange w:id="3506" w:author="tao huang" w:date="2017-09-17T12:05:00Z">
            <w:rPr>
              <w:del w:id="3507" w:author="tao huang" w:date="2017-09-13T16:50:00Z"/>
              <w:rFonts w:cs="Times New Roman"/>
              <w:noProof/>
              <w:color w:val="000000" w:themeColor="text1"/>
              <w:szCs w:val="24"/>
            </w:rPr>
          </w:rPrChange>
        </w:rPr>
      </w:pPr>
      <w:del w:id="3508" w:author="tao huang" w:date="2017-09-13T16:50:00Z">
        <w:r w:rsidRPr="00A60A57" w:rsidDel="00E74BF1">
          <w:rPr>
            <w:rFonts w:cs="Times New Roman"/>
            <w:noProof/>
            <w:color w:val="0D0D0D" w:themeColor="text1" w:themeTint="F2"/>
            <w:sz w:val="22"/>
            <w:rPrChange w:id="3509" w:author="tao huang" w:date="2017-09-17T12:05:00Z">
              <w:rPr>
                <w:rFonts w:cs="Times New Roman"/>
                <w:noProof/>
                <w:color w:val="000000" w:themeColor="text1"/>
                <w:szCs w:val="24"/>
              </w:rPr>
            </w:rPrChange>
          </w:rPr>
          <w:delText xml:space="preserve"> </w:delText>
        </w:r>
      </w:del>
    </w:p>
    <w:tbl>
      <w:tblPr>
        <w:tblStyle w:val="ListTable1Light1"/>
        <w:tblW w:w="6599" w:type="dxa"/>
        <w:jc w:val="center"/>
        <w:tblLook w:val="04A0" w:firstRow="1" w:lastRow="0" w:firstColumn="1" w:lastColumn="0" w:noHBand="0" w:noVBand="1"/>
      </w:tblPr>
      <w:tblGrid>
        <w:gridCol w:w="3222"/>
        <w:gridCol w:w="730"/>
        <w:gridCol w:w="693"/>
        <w:gridCol w:w="968"/>
        <w:gridCol w:w="986"/>
      </w:tblGrid>
      <w:tr w:rsidR="008C6F64" w:rsidRPr="00A60A57" w:rsidDel="00E74BF1" w14:paraId="10B08138" w14:textId="22E76AE1" w:rsidTr="00415A4F">
        <w:trPr>
          <w:cnfStyle w:val="100000000000" w:firstRow="1" w:lastRow="0" w:firstColumn="0" w:lastColumn="0" w:oddVBand="0" w:evenVBand="0" w:oddHBand="0" w:evenHBand="0" w:firstRowFirstColumn="0" w:firstRowLastColumn="0" w:lastRowFirstColumn="0" w:lastRowLastColumn="0"/>
          <w:trHeight w:val="20"/>
          <w:jc w:val="center"/>
          <w:del w:id="3510" w:author="tao huang" w:date="2017-09-13T16:50:00Z"/>
        </w:trPr>
        <w:tc>
          <w:tcPr>
            <w:cnfStyle w:val="001000000000" w:firstRow="0" w:lastRow="0" w:firstColumn="1" w:lastColumn="0" w:oddVBand="0" w:evenVBand="0" w:oddHBand="0" w:evenHBand="0" w:firstRowFirstColumn="0" w:firstRowLastColumn="0" w:lastRowFirstColumn="0" w:lastRowLastColumn="0"/>
            <w:tcW w:w="3222" w:type="dxa"/>
            <w:shd w:val="clear" w:color="auto" w:fill="auto"/>
            <w:hideMark/>
          </w:tcPr>
          <w:p w14:paraId="776CE131" w14:textId="58AAFB5F" w:rsidR="008C6F64" w:rsidRPr="00A60A57" w:rsidDel="00E74BF1" w:rsidRDefault="008C6F64">
            <w:pPr>
              <w:spacing w:after="0" w:line="360" w:lineRule="auto"/>
              <w:rPr>
                <w:del w:id="3511" w:author="tao huang" w:date="2017-09-13T16:50:00Z"/>
                <w:rFonts w:eastAsia="Times New Roman" w:cs="Times New Roman"/>
                <w:b w:val="0"/>
                <w:color w:val="0D0D0D" w:themeColor="text1" w:themeTint="F2"/>
                <w:sz w:val="22"/>
                <w:rPrChange w:id="3512" w:author="tao huang" w:date="2017-09-17T12:05:00Z">
                  <w:rPr>
                    <w:del w:id="3513" w:author="tao huang" w:date="2017-09-13T16:50:00Z"/>
                    <w:rFonts w:eastAsia="Times New Roman" w:cs="Times New Roman"/>
                    <w:b w:val="0"/>
                    <w:color w:val="000000" w:themeColor="text1"/>
                    <w:sz w:val="22"/>
                  </w:rPr>
                </w:rPrChange>
              </w:rPr>
              <w:pPrChange w:id="3514" w:author="tao huang" w:date="2017-09-16T12:49:00Z">
                <w:pPr>
                  <w:spacing w:after="0" w:line="240" w:lineRule="auto"/>
                </w:pPr>
              </w:pPrChange>
            </w:pPr>
            <w:del w:id="3515" w:author="tao huang" w:date="2017-09-13T16:50:00Z">
              <w:r w:rsidRPr="00A60A57" w:rsidDel="00E74BF1">
                <w:rPr>
                  <w:rFonts w:eastAsia="Times New Roman" w:cs="Times New Roman"/>
                  <w:color w:val="0D0D0D" w:themeColor="text1" w:themeTint="F2"/>
                  <w:sz w:val="22"/>
                  <w:rPrChange w:id="3516" w:author="tao huang" w:date="2017-09-17T12:05:00Z">
                    <w:rPr>
                      <w:rFonts w:eastAsia="Times New Roman" w:cs="Times New Roman"/>
                      <w:color w:val="000000" w:themeColor="text1"/>
                      <w:sz w:val="22"/>
                    </w:rPr>
                  </w:rPrChange>
                </w:rPr>
                <w:delText>Model</w:delText>
              </w:r>
            </w:del>
          </w:p>
        </w:tc>
        <w:tc>
          <w:tcPr>
            <w:tcW w:w="730" w:type="dxa"/>
            <w:shd w:val="clear" w:color="auto" w:fill="auto"/>
            <w:hideMark/>
          </w:tcPr>
          <w:p w14:paraId="27081827" w14:textId="6CC66506" w:rsidR="008C6F64" w:rsidRPr="00A60A57" w:rsidDel="00E74BF1" w:rsidRDefault="008C6F64">
            <w:pPr>
              <w:spacing w:after="0" w:line="360" w:lineRule="auto"/>
              <w:cnfStyle w:val="100000000000" w:firstRow="1" w:lastRow="0" w:firstColumn="0" w:lastColumn="0" w:oddVBand="0" w:evenVBand="0" w:oddHBand="0" w:evenHBand="0" w:firstRowFirstColumn="0" w:firstRowLastColumn="0" w:lastRowFirstColumn="0" w:lastRowLastColumn="0"/>
              <w:rPr>
                <w:del w:id="3517" w:author="tao huang" w:date="2017-09-13T16:50:00Z"/>
                <w:rFonts w:eastAsia="Times New Roman" w:cs="Times New Roman"/>
                <w:b w:val="0"/>
                <w:color w:val="0D0D0D" w:themeColor="text1" w:themeTint="F2"/>
                <w:sz w:val="22"/>
                <w:rPrChange w:id="3518" w:author="tao huang" w:date="2017-09-17T12:05:00Z">
                  <w:rPr>
                    <w:del w:id="3519" w:author="tao huang" w:date="2017-09-13T16:50:00Z"/>
                    <w:rFonts w:eastAsia="Times New Roman" w:cs="Times New Roman"/>
                    <w:b w:val="0"/>
                    <w:color w:val="000000" w:themeColor="text1"/>
                    <w:sz w:val="22"/>
                  </w:rPr>
                </w:rPrChange>
              </w:rPr>
              <w:pPrChange w:id="3520" w:author="tao huang" w:date="2017-09-16T12:49: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del w:id="3521" w:author="tao huang" w:date="2017-09-13T16:50:00Z">
              <w:r w:rsidRPr="00A60A57" w:rsidDel="00E74BF1">
                <w:rPr>
                  <w:rFonts w:eastAsia="Times New Roman" w:cs="Times New Roman"/>
                  <w:color w:val="0D0D0D" w:themeColor="text1" w:themeTint="F2"/>
                  <w:sz w:val="22"/>
                  <w:rPrChange w:id="3522" w:author="tao huang" w:date="2017-09-17T12:05:00Z">
                    <w:rPr>
                      <w:rFonts w:eastAsia="Times New Roman" w:cs="Times New Roman"/>
                      <w:color w:val="000000" w:themeColor="text1"/>
                      <w:sz w:val="22"/>
                    </w:rPr>
                  </w:rPrChange>
                </w:rPr>
                <w:delText>MAE</w:delText>
              </w:r>
            </w:del>
          </w:p>
        </w:tc>
        <w:tc>
          <w:tcPr>
            <w:tcW w:w="693" w:type="dxa"/>
            <w:shd w:val="clear" w:color="auto" w:fill="auto"/>
            <w:hideMark/>
          </w:tcPr>
          <w:p w14:paraId="7C9353AD" w14:textId="121E7657" w:rsidR="008C6F64" w:rsidRPr="00A60A57" w:rsidDel="00E74BF1" w:rsidRDefault="008C6F64">
            <w:pPr>
              <w:spacing w:after="0" w:line="360" w:lineRule="auto"/>
              <w:cnfStyle w:val="100000000000" w:firstRow="1" w:lastRow="0" w:firstColumn="0" w:lastColumn="0" w:oddVBand="0" w:evenVBand="0" w:oddHBand="0" w:evenHBand="0" w:firstRowFirstColumn="0" w:firstRowLastColumn="0" w:lastRowFirstColumn="0" w:lastRowLastColumn="0"/>
              <w:rPr>
                <w:del w:id="3523" w:author="tao huang" w:date="2017-09-13T16:50:00Z"/>
                <w:rFonts w:eastAsia="Times New Roman" w:cs="Times New Roman"/>
                <w:b w:val="0"/>
                <w:color w:val="0D0D0D" w:themeColor="text1" w:themeTint="F2"/>
                <w:sz w:val="22"/>
                <w:rPrChange w:id="3524" w:author="tao huang" w:date="2017-09-17T12:05:00Z">
                  <w:rPr>
                    <w:del w:id="3525" w:author="tao huang" w:date="2017-09-13T16:50:00Z"/>
                    <w:rFonts w:eastAsia="Times New Roman" w:cs="Times New Roman"/>
                    <w:b w:val="0"/>
                    <w:color w:val="000000" w:themeColor="text1"/>
                    <w:sz w:val="22"/>
                  </w:rPr>
                </w:rPrChange>
              </w:rPr>
              <w:pPrChange w:id="3526" w:author="tao huang" w:date="2017-09-16T12:49: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del w:id="3527" w:author="tao huang" w:date="2017-09-13T16:50:00Z">
              <w:r w:rsidRPr="00A60A57" w:rsidDel="00E74BF1">
                <w:rPr>
                  <w:rFonts w:eastAsia="Times New Roman" w:cs="Times New Roman"/>
                  <w:color w:val="0D0D0D" w:themeColor="text1" w:themeTint="F2"/>
                  <w:sz w:val="22"/>
                  <w:rPrChange w:id="3528" w:author="tao huang" w:date="2017-09-17T12:05:00Z">
                    <w:rPr>
                      <w:rFonts w:eastAsia="Times New Roman" w:cs="Times New Roman"/>
                      <w:color w:val="000000" w:themeColor="text1"/>
                      <w:sz w:val="22"/>
                    </w:rPr>
                  </w:rPrChange>
                </w:rPr>
                <w:delText>MSE</w:delText>
              </w:r>
            </w:del>
          </w:p>
        </w:tc>
        <w:tc>
          <w:tcPr>
            <w:tcW w:w="968" w:type="dxa"/>
            <w:shd w:val="clear" w:color="auto" w:fill="auto"/>
            <w:hideMark/>
          </w:tcPr>
          <w:p w14:paraId="3AFE06F0" w14:textId="35AEB575" w:rsidR="008C6F64" w:rsidRPr="00A60A57" w:rsidDel="00E74BF1" w:rsidRDefault="008C6F64">
            <w:pPr>
              <w:spacing w:after="0" w:line="360" w:lineRule="auto"/>
              <w:cnfStyle w:val="100000000000" w:firstRow="1" w:lastRow="0" w:firstColumn="0" w:lastColumn="0" w:oddVBand="0" w:evenVBand="0" w:oddHBand="0" w:evenHBand="0" w:firstRowFirstColumn="0" w:firstRowLastColumn="0" w:lastRowFirstColumn="0" w:lastRowLastColumn="0"/>
              <w:rPr>
                <w:del w:id="3529" w:author="tao huang" w:date="2017-09-13T16:50:00Z"/>
                <w:rFonts w:eastAsia="Times New Roman" w:cs="Times New Roman"/>
                <w:b w:val="0"/>
                <w:color w:val="0D0D0D" w:themeColor="text1" w:themeTint="F2"/>
                <w:sz w:val="22"/>
                <w:rPrChange w:id="3530" w:author="tao huang" w:date="2017-09-17T12:05:00Z">
                  <w:rPr>
                    <w:del w:id="3531" w:author="tao huang" w:date="2017-09-13T16:50:00Z"/>
                    <w:rFonts w:eastAsia="Times New Roman" w:cs="Times New Roman"/>
                    <w:b w:val="0"/>
                    <w:color w:val="000000" w:themeColor="text1"/>
                    <w:sz w:val="22"/>
                  </w:rPr>
                </w:rPrChange>
              </w:rPr>
              <w:pPrChange w:id="3532" w:author="tao huang" w:date="2017-09-16T12:49: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del w:id="3533" w:author="tao huang" w:date="2017-09-13T16:50:00Z">
              <w:r w:rsidRPr="00A60A57" w:rsidDel="00E74BF1">
                <w:rPr>
                  <w:rFonts w:eastAsia="Times New Roman" w:cs="Times New Roman"/>
                  <w:color w:val="0D0D0D" w:themeColor="text1" w:themeTint="F2"/>
                  <w:sz w:val="22"/>
                  <w:rPrChange w:id="3534" w:author="tao huang" w:date="2017-09-17T12:05:00Z">
                    <w:rPr>
                      <w:rFonts w:eastAsia="Times New Roman" w:cs="Times New Roman"/>
                      <w:color w:val="000000" w:themeColor="text1"/>
                      <w:sz w:val="22"/>
                    </w:rPr>
                  </w:rPrChange>
                </w:rPr>
                <w:delText>MAPE</w:delText>
              </w:r>
            </w:del>
          </w:p>
        </w:tc>
        <w:tc>
          <w:tcPr>
            <w:tcW w:w="986" w:type="dxa"/>
            <w:shd w:val="clear" w:color="auto" w:fill="auto"/>
            <w:hideMark/>
          </w:tcPr>
          <w:p w14:paraId="3E5CFF07" w14:textId="0A7418C8" w:rsidR="008C6F64" w:rsidRPr="00A60A57" w:rsidDel="00E74BF1" w:rsidRDefault="008C6F64">
            <w:pPr>
              <w:spacing w:after="0" w:line="360" w:lineRule="auto"/>
              <w:cnfStyle w:val="100000000000" w:firstRow="1" w:lastRow="0" w:firstColumn="0" w:lastColumn="0" w:oddVBand="0" w:evenVBand="0" w:oddHBand="0" w:evenHBand="0" w:firstRowFirstColumn="0" w:firstRowLastColumn="0" w:lastRowFirstColumn="0" w:lastRowLastColumn="0"/>
              <w:rPr>
                <w:del w:id="3535" w:author="tao huang" w:date="2017-09-13T16:50:00Z"/>
                <w:rFonts w:eastAsia="Times New Roman" w:cs="Times New Roman"/>
                <w:b w:val="0"/>
                <w:color w:val="0D0D0D" w:themeColor="text1" w:themeTint="F2"/>
                <w:sz w:val="22"/>
                <w:rPrChange w:id="3536" w:author="tao huang" w:date="2017-09-17T12:05:00Z">
                  <w:rPr>
                    <w:del w:id="3537" w:author="tao huang" w:date="2017-09-13T16:50:00Z"/>
                    <w:rFonts w:eastAsia="Times New Roman" w:cs="Times New Roman"/>
                    <w:b w:val="0"/>
                    <w:color w:val="000000" w:themeColor="text1"/>
                    <w:sz w:val="22"/>
                  </w:rPr>
                </w:rPrChange>
              </w:rPr>
              <w:pPrChange w:id="3538" w:author="tao huang" w:date="2017-09-16T12:49: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del w:id="3539" w:author="tao huang" w:date="2017-09-13T16:50:00Z">
              <w:r w:rsidRPr="00A60A57" w:rsidDel="00E74BF1">
                <w:rPr>
                  <w:rFonts w:eastAsia="Times New Roman" w:cs="Times New Roman"/>
                  <w:color w:val="0D0D0D" w:themeColor="text1" w:themeTint="F2"/>
                  <w:sz w:val="22"/>
                  <w:rPrChange w:id="3540" w:author="tao huang" w:date="2017-09-17T12:05:00Z">
                    <w:rPr>
                      <w:rFonts w:eastAsia="Times New Roman" w:cs="Times New Roman"/>
                      <w:color w:val="000000" w:themeColor="text1"/>
                      <w:sz w:val="22"/>
                    </w:rPr>
                  </w:rPrChange>
                </w:rPr>
                <w:delText>SMAPE</w:delText>
              </w:r>
            </w:del>
          </w:p>
        </w:tc>
      </w:tr>
      <w:tr w:rsidR="002A48ED" w:rsidRPr="00A60A57" w:rsidDel="00E74BF1" w14:paraId="4CC44D7B" w14:textId="1C8837C4" w:rsidTr="00415A4F">
        <w:trPr>
          <w:cnfStyle w:val="000000100000" w:firstRow="0" w:lastRow="0" w:firstColumn="0" w:lastColumn="0" w:oddVBand="0" w:evenVBand="0" w:oddHBand="1" w:evenHBand="0" w:firstRowFirstColumn="0" w:firstRowLastColumn="0" w:lastRowFirstColumn="0" w:lastRowLastColumn="0"/>
          <w:trHeight w:val="20"/>
          <w:jc w:val="center"/>
          <w:del w:id="3541" w:author="tao huang" w:date="2017-09-13T16:50:00Z"/>
        </w:trPr>
        <w:tc>
          <w:tcPr>
            <w:cnfStyle w:val="001000000000" w:firstRow="0" w:lastRow="0" w:firstColumn="1" w:lastColumn="0" w:oddVBand="0" w:evenVBand="0" w:oddHBand="0" w:evenHBand="0" w:firstRowFirstColumn="0" w:firstRowLastColumn="0" w:lastRowFirstColumn="0" w:lastRowLastColumn="0"/>
            <w:tcW w:w="3222" w:type="dxa"/>
            <w:shd w:val="clear" w:color="auto" w:fill="auto"/>
            <w:hideMark/>
          </w:tcPr>
          <w:p w14:paraId="5E59F45E" w14:textId="368E7FBB" w:rsidR="002A48ED" w:rsidRPr="00A60A57" w:rsidDel="00E74BF1" w:rsidRDefault="002A48ED">
            <w:pPr>
              <w:spacing w:after="0" w:line="360" w:lineRule="auto"/>
              <w:rPr>
                <w:del w:id="3542" w:author="tao huang" w:date="2017-09-13T16:50:00Z"/>
                <w:rFonts w:eastAsia="Times New Roman" w:cs="Times New Roman"/>
                <w:b w:val="0"/>
                <w:color w:val="0D0D0D" w:themeColor="text1" w:themeTint="F2"/>
                <w:sz w:val="22"/>
                <w:rPrChange w:id="3543" w:author="tao huang" w:date="2017-09-17T12:05:00Z">
                  <w:rPr>
                    <w:del w:id="3544" w:author="tao huang" w:date="2017-09-13T16:50:00Z"/>
                    <w:rFonts w:eastAsia="Times New Roman" w:cs="Times New Roman"/>
                    <w:b w:val="0"/>
                    <w:color w:val="000000" w:themeColor="text1"/>
                    <w:sz w:val="22"/>
                  </w:rPr>
                </w:rPrChange>
              </w:rPr>
              <w:pPrChange w:id="3545" w:author="tao huang" w:date="2017-09-16T12:49:00Z">
                <w:pPr>
                  <w:spacing w:after="0" w:line="240" w:lineRule="auto"/>
                </w:pPr>
              </w:pPrChange>
            </w:pPr>
            <w:del w:id="3546" w:author="tao huang" w:date="2017-09-13T16:50:00Z">
              <w:r w:rsidRPr="00A60A57" w:rsidDel="00E74BF1">
                <w:rPr>
                  <w:rFonts w:eastAsia="Times New Roman" w:cs="Times New Roman"/>
                  <w:color w:val="0D0D0D" w:themeColor="text1" w:themeTint="F2"/>
                  <w:sz w:val="22"/>
                  <w:rPrChange w:id="3547" w:author="tao huang" w:date="2017-09-17T12:05:00Z">
                    <w:rPr>
                      <w:rFonts w:eastAsia="Times New Roman" w:cs="Times New Roman"/>
                      <w:color w:val="000000" w:themeColor="text1"/>
                      <w:sz w:val="22"/>
                    </w:rPr>
                  </w:rPrChange>
                </w:rPr>
                <w:delText>Model with post-break data</w:delText>
              </w:r>
            </w:del>
          </w:p>
        </w:tc>
        <w:tc>
          <w:tcPr>
            <w:tcW w:w="730" w:type="dxa"/>
            <w:shd w:val="clear" w:color="auto" w:fill="auto"/>
            <w:hideMark/>
          </w:tcPr>
          <w:p w14:paraId="3C00AEBD" w14:textId="13C6F284" w:rsidR="002A48ED" w:rsidRPr="00A60A57" w:rsidDel="00E74BF1" w:rsidRDefault="002A48ED">
            <w:pPr>
              <w:spacing w:after="0" w:line="360" w:lineRule="auto"/>
              <w:cnfStyle w:val="000000100000" w:firstRow="0" w:lastRow="0" w:firstColumn="0" w:lastColumn="0" w:oddVBand="0" w:evenVBand="0" w:oddHBand="1" w:evenHBand="0" w:firstRowFirstColumn="0" w:firstRowLastColumn="0" w:lastRowFirstColumn="0" w:lastRowLastColumn="0"/>
              <w:rPr>
                <w:del w:id="3548" w:author="tao huang" w:date="2017-09-13T16:50:00Z"/>
                <w:rFonts w:eastAsia="Times New Roman" w:cs="Times New Roman"/>
                <w:color w:val="0D0D0D" w:themeColor="text1" w:themeTint="F2"/>
                <w:sz w:val="22"/>
                <w:rPrChange w:id="3549" w:author="tao huang" w:date="2017-09-17T12:05:00Z">
                  <w:rPr>
                    <w:del w:id="3550" w:author="tao huang" w:date="2017-09-13T16:50:00Z"/>
                    <w:rFonts w:eastAsia="Times New Roman" w:cs="Times New Roman"/>
                    <w:color w:val="000000" w:themeColor="text1"/>
                    <w:sz w:val="22"/>
                  </w:rPr>
                </w:rPrChange>
              </w:rPr>
              <w:pPrChange w:id="3551"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3552" w:author="tao huang" w:date="2017-09-13T16:50:00Z">
              <w:r w:rsidRPr="00A60A57" w:rsidDel="00E74BF1">
                <w:rPr>
                  <w:rFonts w:eastAsia="Times New Roman" w:cs="Times New Roman"/>
                  <w:color w:val="0D0D0D" w:themeColor="text1" w:themeTint="F2"/>
                  <w:sz w:val="22"/>
                  <w:rPrChange w:id="3553" w:author="tao huang" w:date="2017-09-17T12:05:00Z">
                    <w:rPr>
                      <w:rFonts w:eastAsia="Times New Roman" w:cs="Times New Roman"/>
                      <w:color w:val="000000" w:themeColor="text1"/>
                      <w:sz w:val="22"/>
                    </w:rPr>
                  </w:rPrChange>
                </w:rPr>
                <w:delText>0.3</w:delText>
              </w:r>
            </w:del>
          </w:p>
        </w:tc>
        <w:tc>
          <w:tcPr>
            <w:tcW w:w="693" w:type="dxa"/>
            <w:shd w:val="clear" w:color="auto" w:fill="auto"/>
            <w:hideMark/>
          </w:tcPr>
          <w:p w14:paraId="013C546B" w14:textId="525273AA" w:rsidR="002A48ED" w:rsidRPr="00A60A57" w:rsidDel="00E74BF1" w:rsidRDefault="002A48ED">
            <w:pPr>
              <w:spacing w:after="0" w:line="360" w:lineRule="auto"/>
              <w:cnfStyle w:val="000000100000" w:firstRow="0" w:lastRow="0" w:firstColumn="0" w:lastColumn="0" w:oddVBand="0" w:evenVBand="0" w:oddHBand="1" w:evenHBand="0" w:firstRowFirstColumn="0" w:firstRowLastColumn="0" w:lastRowFirstColumn="0" w:lastRowLastColumn="0"/>
              <w:rPr>
                <w:del w:id="3554" w:author="tao huang" w:date="2017-09-13T16:50:00Z"/>
                <w:color w:val="0D0D0D" w:themeColor="text1" w:themeTint="F2"/>
                <w:sz w:val="22"/>
                <w:rPrChange w:id="3555" w:author="tao huang" w:date="2017-09-17T12:05:00Z">
                  <w:rPr>
                    <w:del w:id="3556" w:author="tao huang" w:date="2017-09-13T16:50:00Z"/>
                    <w:color w:val="000000" w:themeColor="text1"/>
                  </w:rPr>
                </w:rPrChange>
              </w:rPr>
              <w:pPrChange w:id="3557" w:author="tao huang" w:date="2017-09-16T12:49:00Z">
                <w:pPr>
                  <w:spacing w:after="0"/>
                  <w:cnfStyle w:val="000000100000" w:firstRow="0" w:lastRow="0" w:firstColumn="0" w:lastColumn="0" w:oddVBand="0" w:evenVBand="0" w:oddHBand="1" w:evenHBand="0" w:firstRowFirstColumn="0" w:firstRowLastColumn="0" w:lastRowFirstColumn="0" w:lastRowLastColumn="0"/>
                </w:pPr>
              </w:pPrChange>
            </w:pPr>
            <w:del w:id="3558" w:author="tao huang" w:date="2017-09-13T16:50:00Z">
              <w:r w:rsidRPr="00A60A57" w:rsidDel="00E74BF1">
                <w:rPr>
                  <w:color w:val="0D0D0D" w:themeColor="text1" w:themeTint="F2"/>
                  <w:sz w:val="22"/>
                  <w:rPrChange w:id="3559" w:author="tao huang" w:date="2017-09-17T12:05:00Z">
                    <w:rPr>
                      <w:color w:val="000000" w:themeColor="text1"/>
                    </w:rPr>
                  </w:rPrChange>
                </w:rPr>
                <w:delText>0.18</w:delText>
              </w:r>
            </w:del>
          </w:p>
        </w:tc>
        <w:tc>
          <w:tcPr>
            <w:tcW w:w="968" w:type="dxa"/>
            <w:shd w:val="clear" w:color="auto" w:fill="auto"/>
            <w:hideMark/>
          </w:tcPr>
          <w:p w14:paraId="027F327D" w14:textId="78BCFD77" w:rsidR="002A48ED" w:rsidRPr="00A60A57" w:rsidDel="00E74BF1" w:rsidRDefault="002A48ED">
            <w:pPr>
              <w:spacing w:after="0" w:line="360" w:lineRule="auto"/>
              <w:cnfStyle w:val="000000100000" w:firstRow="0" w:lastRow="0" w:firstColumn="0" w:lastColumn="0" w:oddVBand="0" w:evenVBand="0" w:oddHBand="1" w:evenHBand="0" w:firstRowFirstColumn="0" w:firstRowLastColumn="0" w:lastRowFirstColumn="0" w:lastRowLastColumn="0"/>
              <w:rPr>
                <w:del w:id="3560" w:author="tao huang" w:date="2017-09-13T16:50:00Z"/>
                <w:rFonts w:eastAsia="Times New Roman" w:cs="Times New Roman"/>
                <w:color w:val="0D0D0D" w:themeColor="text1" w:themeTint="F2"/>
                <w:sz w:val="22"/>
                <w:rPrChange w:id="3561" w:author="tao huang" w:date="2017-09-17T12:05:00Z">
                  <w:rPr>
                    <w:del w:id="3562" w:author="tao huang" w:date="2017-09-13T16:50:00Z"/>
                    <w:rFonts w:eastAsia="Times New Roman" w:cs="Times New Roman"/>
                    <w:color w:val="000000" w:themeColor="text1"/>
                    <w:sz w:val="22"/>
                  </w:rPr>
                </w:rPrChange>
              </w:rPr>
              <w:pPrChange w:id="3563"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3564" w:author="tao huang" w:date="2017-09-13T16:50:00Z">
              <w:r w:rsidRPr="00A60A57" w:rsidDel="00E74BF1">
                <w:rPr>
                  <w:rFonts w:eastAsia="Times New Roman" w:cs="Times New Roman"/>
                  <w:color w:val="0D0D0D" w:themeColor="text1" w:themeTint="F2"/>
                  <w:sz w:val="22"/>
                  <w:rPrChange w:id="3565" w:author="tao huang" w:date="2017-09-17T12:05:00Z">
                    <w:rPr>
                      <w:rFonts w:eastAsia="Times New Roman" w:cs="Times New Roman"/>
                      <w:color w:val="000000" w:themeColor="text1"/>
                      <w:sz w:val="22"/>
                    </w:rPr>
                  </w:rPrChange>
                </w:rPr>
                <w:delText>5.0%</w:delText>
              </w:r>
            </w:del>
          </w:p>
        </w:tc>
        <w:tc>
          <w:tcPr>
            <w:tcW w:w="986" w:type="dxa"/>
            <w:shd w:val="clear" w:color="auto" w:fill="auto"/>
            <w:hideMark/>
          </w:tcPr>
          <w:p w14:paraId="64C09FEE" w14:textId="0554AD47" w:rsidR="002A48ED" w:rsidRPr="00A60A57" w:rsidDel="00E74BF1" w:rsidRDefault="002A48ED">
            <w:pPr>
              <w:spacing w:after="0" w:line="360" w:lineRule="auto"/>
              <w:cnfStyle w:val="000000100000" w:firstRow="0" w:lastRow="0" w:firstColumn="0" w:lastColumn="0" w:oddVBand="0" w:evenVBand="0" w:oddHBand="1" w:evenHBand="0" w:firstRowFirstColumn="0" w:firstRowLastColumn="0" w:lastRowFirstColumn="0" w:lastRowLastColumn="0"/>
              <w:rPr>
                <w:del w:id="3566" w:author="tao huang" w:date="2017-09-13T16:50:00Z"/>
                <w:rFonts w:eastAsia="Times New Roman" w:cs="Times New Roman"/>
                <w:color w:val="0D0D0D" w:themeColor="text1" w:themeTint="F2"/>
                <w:sz w:val="22"/>
                <w:rPrChange w:id="3567" w:author="tao huang" w:date="2017-09-17T12:05:00Z">
                  <w:rPr>
                    <w:del w:id="3568" w:author="tao huang" w:date="2017-09-13T16:50:00Z"/>
                    <w:rFonts w:eastAsia="Times New Roman" w:cs="Times New Roman"/>
                    <w:color w:val="000000" w:themeColor="text1"/>
                    <w:sz w:val="22"/>
                  </w:rPr>
                </w:rPrChange>
              </w:rPr>
              <w:pPrChange w:id="3569"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3570" w:author="tao huang" w:date="2017-09-13T16:50:00Z">
              <w:r w:rsidRPr="00A60A57" w:rsidDel="00E74BF1">
                <w:rPr>
                  <w:rFonts w:eastAsia="Times New Roman" w:cs="Times New Roman"/>
                  <w:color w:val="0D0D0D" w:themeColor="text1" w:themeTint="F2"/>
                  <w:sz w:val="22"/>
                  <w:rPrChange w:id="3571" w:author="tao huang" w:date="2017-09-17T12:05:00Z">
                    <w:rPr>
                      <w:rFonts w:eastAsia="Times New Roman" w:cs="Times New Roman"/>
                      <w:color w:val="000000" w:themeColor="text1"/>
                      <w:sz w:val="22"/>
                    </w:rPr>
                  </w:rPrChange>
                </w:rPr>
                <w:delText>4.3%</w:delText>
              </w:r>
            </w:del>
          </w:p>
        </w:tc>
      </w:tr>
      <w:tr w:rsidR="002A48ED" w:rsidRPr="00A60A57" w:rsidDel="00E74BF1" w14:paraId="07AE60B0" w14:textId="25725E51" w:rsidTr="00415A4F">
        <w:trPr>
          <w:trHeight w:val="20"/>
          <w:jc w:val="center"/>
          <w:del w:id="3572" w:author="tao huang" w:date="2017-09-13T16:50:00Z"/>
        </w:trPr>
        <w:tc>
          <w:tcPr>
            <w:cnfStyle w:val="001000000000" w:firstRow="0" w:lastRow="0" w:firstColumn="1" w:lastColumn="0" w:oddVBand="0" w:evenVBand="0" w:oddHBand="0" w:evenHBand="0" w:firstRowFirstColumn="0" w:firstRowLastColumn="0" w:lastRowFirstColumn="0" w:lastRowLastColumn="0"/>
            <w:tcW w:w="3222" w:type="dxa"/>
            <w:shd w:val="clear" w:color="auto" w:fill="auto"/>
            <w:hideMark/>
          </w:tcPr>
          <w:p w14:paraId="21DD3503" w14:textId="193A693A" w:rsidR="002A48ED" w:rsidRPr="00A60A57" w:rsidDel="00E74BF1" w:rsidRDefault="002A48ED">
            <w:pPr>
              <w:spacing w:after="0" w:line="360" w:lineRule="auto"/>
              <w:rPr>
                <w:del w:id="3573" w:author="tao huang" w:date="2017-09-13T16:50:00Z"/>
                <w:rFonts w:eastAsia="Times New Roman" w:cs="Times New Roman"/>
                <w:b w:val="0"/>
                <w:color w:val="0D0D0D" w:themeColor="text1" w:themeTint="F2"/>
                <w:sz w:val="22"/>
                <w:rPrChange w:id="3574" w:author="tao huang" w:date="2017-09-17T12:05:00Z">
                  <w:rPr>
                    <w:del w:id="3575" w:author="tao huang" w:date="2017-09-13T16:50:00Z"/>
                    <w:rFonts w:eastAsia="Times New Roman" w:cs="Times New Roman"/>
                    <w:b w:val="0"/>
                    <w:color w:val="000000" w:themeColor="text1"/>
                    <w:sz w:val="22"/>
                  </w:rPr>
                </w:rPrChange>
              </w:rPr>
              <w:pPrChange w:id="3576" w:author="tao huang" w:date="2017-09-16T12:49:00Z">
                <w:pPr>
                  <w:spacing w:after="0" w:line="240" w:lineRule="auto"/>
                </w:pPr>
              </w:pPrChange>
            </w:pPr>
            <w:del w:id="3577" w:author="tao huang" w:date="2017-09-13T16:50:00Z">
              <w:r w:rsidRPr="00A60A57" w:rsidDel="00E74BF1">
                <w:rPr>
                  <w:rFonts w:eastAsia="Times New Roman" w:cs="Times New Roman"/>
                  <w:color w:val="0D0D0D" w:themeColor="text1" w:themeTint="F2"/>
                  <w:sz w:val="22"/>
                  <w:rPrChange w:id="3578" w:author="tao huang" w:date="2017-09-17T12:05:00Z">
                    <w:rPr>
                      <w:rFonts w:eastAsia="Times New Roman" w:cs="Times New Roman"/>
                      <w:color w:val="000000" w:themeColor="text1"/>
                      <w:sz w:val="22"/>
                    </w:rPr>
                  </w:rPrChange>
                </w:rPr>
                <w:delText>Model with full data</w:delText>
              </w:r>
            </w:del>
          </w:p>
        </w:tc>
        <w:tc>
          <w:tcPr>
            <w:tcW w:w="730" w:type="dxa"/>
            <w:shd w:val="clear" w:color="auto" w:fill="auto"/>
            <w:hideMark/>
          </w:tcPr>
          <w:p w14:paraId="3E4778F3" w14:textId="70E39AED" w:rsidR="002A48ED" w:rsidRPr="00A60A57" w:rsidDel="00E74BF1" w:rsidRDefault="002A48ED">
            <w:pPr>
              <w:spacing w:after="0" w:line="360" w:lineRule="auto"/>
              <w:cnfStyle w:val="000000000000" w:firstRow="0" w:lastRow="0" w:firstColumn="0" w:lastColumn="0" w:oddVBand="0" w:evenVBand="0" w:oddHBand="0" w:evenHBand="0" w:firstRowFirstColumn="0" w:firstRowLastColumn="0" w:lastRowFirstColumn="0" w:lastRowLastColumn="0"/>
              <w:rPr>
                <w:del w:id="3579" w:author="tao huang" w:date="2017-09-13T16:50:00Z"/>
                <w:rFonts w:eastAsia="Times New Roman" w:cs="Times New Roman"/>
                <w:color w:val="0D0D0D" w:themeColor="text1" w:themeTint="F2"/>
                <w:sz w:val="22"/>
                <w:rPrChange w:id="3580" w:author="tao huang" w:date="2017-09-17T12:05:00Z">
                  <w:rPr>
                    <w:del w:id="3581" w:author="tao huang" w:date="2017-09-13T16:50:00Z"/>
                    <w:rFonts w:eastAsia="Times New Roman" w:cs="Times New Roman"/>
                    <w:color w:val="000000" w:themeColor="text1"/>
                    <w:sz w:val="22"/>
                  </w:rPr>
                </w:rPrChange>
              </w:rPr>
              <w:pPrChange w:id="3582"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3583" w:author="tao huang" w:date="2017-09-13T16:50:00Z">
              <w:r w:rsidRPr="00A60A57" w:rsidDel="00E74BF1">
                <w:rPr>
                  <w:rFonts w:eastAsia="Times New Roman" w:cs="Times New Roman"/>
                  <w:color w:val="0D0D0D" w:themeColor="text1" w:themeTint="F2"/>
                  <w:sz w:val="22"/>
                  <w:rPrChange w:id="3584" w:author="tao huang" w:date="2017-09-17T12:05:00Z">
                    <w:rPr>
                      <w:rFonts w:eastAsia="Times New Roman" w:cs="Times New Roman"/>
                      <w:color w:val="000000" w:themeColor="text1"/>
                      <w:sz w:val="22"/>
                    </w:rPr>
                  </w:rPrChange>
                </w:rPr>
                <w:delText>0.7</w:delText>
              </w:r>
            </w:del>
          </w:p>
        </w:tc>
        <w:tc>
          <w:tcPr>
            <w:tcW w:w="693" w:type="dxa"/>
            <w:shd w:val="clear" w:color="auto" w:fill="auto"/>
            <w:hideMark/>
          </w:tcPr>
          <w:p w14:paraId="56F7D958" w14:textId="66BB7387" w:rsidR="002A48ED" w:rsidRPr="00A60A57" w:rsidDel="00E74BF1" w:rsidRDefault="002A48ED">
            <w:pPr>
              <w:spacing w:after="0" w:line="360" w:lineRule="auto"/>
              <w:cnfStyle w:val="000000000000" w:firstRow="0" w:lastRow="0" w:firstColumn="0" w:lastColumn="0" w:oddVBand="0" w:evenVBand="0" w:oddHBand="0" w:evenHBand="0" w:firstRowFirstColumn="0" w:firstRowLastColumn="0" w:lastRowFirstColumn="0" w:lastRowLastColumn="0"/>
              <w:rPr>
                <w:del w:id="3585" w:author="tao huang" w:date="2017-09-13T16:50:00Z"/>
                <w:color w:val="0D0D0D" w:themeColor="text1" w:themeTint="F2"/>
                <w:sz w:val="22"/>
                <w:rPrChange w:id="3586" w:author="tao huang" w:date="2017-09-17T12:05:00Z">
                  <w:rPr>
                    <w:del w:id="3587" w:author="tao huang" w:date="2017-09-13T16:50:00Z"/>
                    <w:color w:val="000000" w:themeColor="text1"/>
                  </w:rPr>
                </w:rPrChange>
              </w:rPr>
              <w:pPrChange w:id="3588" w:author="tao huang" w:date="2017-09-16T12:49:00Z">
                <w:pPr>
                  <w:spacing w:after="0"/>
                  <w:cnfStyle w:val="000000000000" w:firstRow="0" w:lastRow="0" w:firstColumn="0" w:lastColumn="0" w:oddVBand="0" w:evenVBand="0" w:oddHBand="0" w:evenHBand="0" w:firstRowFirstColumn="0" w:firstRowLastColumn="0" w:lastRowFirstColumn="0" w:lastRowLastColumn="0"/>
                </w:pPr>
              </w:pPrChange>
            </w:pPr>
            <w:del w:id="3589" w:author="tao huang" w:date="2017-09-13T16:50:00Z">
              <w:r w:rsidRPr="00A60A57" w:rsidDel="00E74BF1">
                <w:rPr>
                  <w:color w:val="0D0D0D" w:themeColor="text1" w:themeTint="F2"/>
                  <w:sz w:val="22"/>
                  <w:rPrChange w:id="3590" w:author="tao huang" w:date="2017-09-17T12:05:00Z">
                    <w:rPr>
                      <w:color w:val="000000" w:themeColor="text1"/>
                    </w:rPr>
                  </w:rPrChange>
                </w:rPr>
                <w:delText>0.52</w:delText>
              </w:r>
            </w:del>
          </w:p>
        </w:tc>
        <w:tc>
          <w:tcPr>
            <w:tcW w:w="968" w:type="dxa"/>
            <w:shd w:val="clear" w:color="auto" w:fill="auto"/>
            <w:hideMark/>
          </w:tcPr>
          <w:p w14:paraId="7D59E15A" w14:textId="39A6BA1E" w:rsidR="002A48ED" w:rsidRPr="00A60A57" w:rsidDel="00E74BF1" w:rsidRDefault="002A48ED">
            <w:pPr>
              <w:spacing w:after="0" w:line="360" w:lineRule="auto"/>
              <w:cnfStyle w:val="000000000000" w:firstRow="0" w:lastRow="0" w:firstColumn="0" w:lastColumn="0" w:oddVBand="0" w:evenVBand="0" w:oddHBand="0" w:evenHBand="0" w:firstRowFirstColumn="0" w:firstRowLastColumn="0" w:lastRowFirstColumn="0" w:lastRowLastColumn="0"/>
              <w:rPr>
                <w:del w:id="3591" w:author="tao huang" w:date="2017-09-13T16:50:00Z"/>
                <w:rFonts w:eastAsia="Times New Roman" w:cs="Times New Roman"/>
                <w:color w:val="0D0D0D" w:themeColor="text1" w:themeTint="F2"/>
                <w:sz w:val="22"/>
                <w:rPrChange w:id="3592" w:author="tao huang" w:date="2017-09-17T12:05:00Z">
                  <w:rPr>
                    <w:del w:id="3593" w:author="tao huang" w:date="2017-09-13T16:50:00Z"/>
                    <w:rFonts w:eastAsia="Times New Roman" w:cs="Times New Roman"/>
                    <w:color w:val="000000" w:themeColor="text1"/>
                    <w:sz w:val="22"/>
                  </w:rPr>
                </w:rPrChange>
              </w:rPr>
              <w:pPrChange w:id="3594"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3595" w:author="tao huang" w:date="2017-09-13T16:50:00Z">
              <w:r w:rsidRPr="00A60A57" w:rsidDel="00E74BF1">
                <w:rPr>
                  <w:rFonts w:eastAsia="Times New Roman" w:cs="Times New Roman"/>
                  <w:color w:val="0D0D0D" w:themeColor="text1" w:themeTint="F2"/>
                  <w:sz w:val="22"/>
                  <w:rPrChange w:id="3596" w:author="tao huang" w:date="2017-09-17T12:05:00Z">
                    <w:rPr>
                      <w:rFonts w:eastAsia="Times New Roman" w:cs="Times New Roman"/>
                      <w:color w:val="000000" w:themeColor="text1"/>
                      <w:sz w:val="22"/>
                    </w:rPr>
                  </w:rPrChange>
                </w:rPr>
                <w:delText>12.2%</w:delText>
              </w:r>
            </w:del>
          </w:p>
        </w:tc>
        <w:tc>
          <w:tcPr>
            <w:tcW w:w="986" w:type="dxa"/>
            <w:shd w:val="clear" w:color="auto" w:fill="auto"/>
            <w:hideMark/>
          </w:tcPr>
          <w:p w14:paraId="7C273878" w14:textId="4C3EEF62" w:rsidR="002A48ED" w:rsidRPr="00A60A57" w:rsidDel="00E74BF1" w:rsidRDefault="002A48ED">
            <w:pPr>
              <w:spacing w:after="0" w:line="360" w:lineRule="auto"/>
              <w:cnfStyle w:val="000000000000" w:firstRow="0" w:lastRow="0" w:firstColumn="0" w:lastColumn="0" w:oddVBand="0" w:evenVBand="0" w:oddHBand="0" w:evenHBand="0" w:firstRowFirstColumn="0" w:firstRowLastColumn="0" w:lastRowFirstColumn="0" w:lastRowLastColumn="0"/>
              <w:rPr>
                <w:del w:id="3597" w:author="tao huang" w:date="2017-09-13T16:50:00Z"/>
                <w:rFonts w:eastAsia="Times New Roman" w:cs="Times New Roman"/>
                <w:color w:val="0D0D0D" w:themeColor="text1" w:themeTint="F2"/>
                <w:sz w:val="22"/>
                <w:rPrChange w:id="3598" w:author="tao huang" w:date="2017-09-17T12:05:00Z">
                  <w:rPr>
                    <w:del w:id="3599" w:author="tao huang" w:date="2017-09-13T16:50:00Z"/>
                    <w:rFonts w:eastAsia="Times New Roman" w:cs="Times New Roman"/>
                    <w:color w:val="000000" w:themeColor="text1"/>
                    <w:sz w:val="22"/>
                  </w:rPr>
                </w:rPrChange>
              </w:rPr>
              <w:pPrChange w:id="3600"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3601" w:author="tao huang" w:date="2017-09-13T16:50:00Z">
              <w:r w:rsidRPr="00A60A57" w:rsidDel="00E74BF1">
                <w:rPr>
                  <w:rFonts w:eastAsia="Times New Roman" w:cs="Times New Roman"/>
                  <w:color w:val="0D0D0D" w:themeColor="text1" w:themeTint="F2"/>
                  <w:sz w:val="22"/>
                  <w:rPrChange w:id="3602" w:author="tao huang" w:date="2017-09-17T12:05:00Z">
                    <w:rPr>
                      <w:rFonts w:eastAsia="Times New Roman" w:cs="Times New Roman"/>
                      <w:color w:val="000000" w:themeColor="text1"/>
                      <w:sz w:val="22"/>
                    </w:rPr>
                  </w:rPrChange>
                </w:rPr>
                <w:delText>11.5%</w:delText>
              </w:r>
            </w:del>
          </w:p>
        </w:tc>
      </w:tr>
      <w:tr w:rsidR="002A48ED" w:rsidRPr="00A60A57" w:rsidDel="00E74BF1" w14:paraId="234254A5" w14:textId="54EA87BC" w:rsidTr="00415A4F">
        <w:trPr>
          <w:cnfStyle w:val="000000100000" w:firstRow="0" w:lastRow="0" w:firstColumn="0" w:lastColumn="0" w:oddVBand="0" w:evenVBand="0" w:oddHBand="1" w:evenHBand="0" w:firstRowFirstColumn="0" w:firstRowLastColumn="0" w:lastRowFirstColumn="0" w:lastRowLastColumn="0"/>
          <w:trHeight w:val="20"/>
          <w:jc w:val="center"/>
          <w:del w:id="3603" w:author="tao huang" w:date="2017-09-13T16:50:00Z"/>
        </w:trPr>
        <w:tc>
          <w:tcPr>
            <w:cnfStyle w:val="001000000000" w:firstRow="0" w:lastRow="0" w:firstColumn="1" w:lastColumn="0" w:oddVBand="0" w:evenVBand="0" w:oddHBand="0" w:evenHBand="0" w:firstRowFirstColumn="0" w:firstRowLastColumn="0" w:lastRowFirstColumn="0" w:lastRowLastColumn="0"/>
            <w:tcW w:w="3222" w:type="dxa"/>
            <w:shd w:val="clear" w:color="auto" w:fill="auto"/>
            <w:hideMark/>
          </w:tcPr>
          <w:p w14:paraId="47BFF49D" w14:textId="393826E1" w:rsidR="002A48ED" w:rsidRPr="00A60A57" w:rsidDel="00E74BF1" w:rsidRDefault="002A48ED">
            <w:pPr>
              <w:spacing w:after="0" w:line="360" w:lineRule="auto"/>
              <w:rPr>
                <w:del w:id="3604" w:author="tao huang" w:date="2017-09-13T16:50:00Z"/>
                <w:rFonts w:eastAsia="Times New Roman" w:cs="Times New Roman"/>
                <w:b w:val="0"/>
                <w:color w:val="0D0D0D" w:themeColor="text1" w:themeTint="F2"/>
                <w:sz w:val="22"/>
                <w:rPrChange w:id="3605" w:author="tao huang" w:date="2017-09-17T12:05:00Z">
                  <w:rPr>
                    <w:del w:id="3606" w:author="tao huang" w:date="2017-09-13T16:50:00Z"/>
                    <w:rFonts w:eastAsia="Times New Roman" w:cs="Times New Roman"/>
                    <w:b w:val="0"/>
                    <w:color w:val="000000" w:themeColor="text1"/>
                    <w:sz w:val="22"/>
                  </w:rPr>
                </w:rPrChange>
              </w:rPr>
              <w:pPrChange w:id="3607" w:author="tao huang" w:date="2017-09-16T12:49:00Z">
                <w:pPr>
                  <w:spacing w:after="0" w:line="240" w:lineRule="auto"/>
                </w:pPr>
              </w:pPrChange>
            </w:pPr>
            <w:del w:id="3608" w:author="tao huang" w:date="2017-09-13T16:50:00Z">
              <w:r w:rsidRPr="00A60A57" w:rsidDel="00E74BF1">
                <w:rPr>
                  <w:rFonts w:eastAsia="Times New Roman" w:cs="Times New Roman"/>
                  <w:color w:val="0D0D0D" w:themeColor="text1" w:themeTint="F2"/>
                  <w:sz w:val="22"/>
                  <w:rPrChange w:id="3609" w:author="tao huang" w:date="2017-09-17T12:05:00Z">
                    <w:rPr>
                      <w:rFonts w:eastAsia="Times New Roman" w:cs="Times New Roman"/>
                      <w:color w:val="000000" w:themeColor="text1"/>
                      <w:sz w:val="22"/>
                    </w:rPr>
                  </w:rPrChange>
                </w:rPr>
                <w:delText xml:space="preserve">Model with </w:delText>
              </w:r>
              <w:r w:rsidR="00223E45" w:rsidRPr="00A60A57" w:rsidDel="00E74BF1">
                <w:rPr>
                  <w:rFonts w:eastAsia="Times New Roman" w:cs="Times New Roman"/>
                  <w:color w:val="0D0D0D" w:themeColor="text1" w:themeTint="F2"/>
                  <w:sz w:val="22"/>
                  <w:rPrChange w:id="3610" w:author="tao huang" w:date="2017-09-17T12:05:00Z">
                    <w:rPr>
                      <w:rFonts w:eastAsia="Times New Roman" w:cs="Times New Roman"/>
                      <w:color w:val="000000" w:themeColor="text1"/>
                      <w:sz w:val="22"/>
                    </w:rPr>
                  </w:rPrChange>
                </w:rPr>
                <w:delText>full data, with IC</w:delText>
              </w:r>
            </w:del>
          </w:p>
        </w:tc>
        <w:tc>
          <w:tcPr>
            <w:tcW w:w="730" w:type="dxa"/>
            <w:shd w:val="clear" w:color="auto" w:fill="auto"/>
            <w:hideMark/>
          </w:tcPr>
          <w:p w14:paraId="2A17F91D" w14:textId="3A38462D" w:rsidR="002A48ED" w:rsidRPr="00A60A57" w:rsidDel="00E74BF1" w:rsidRDefault="002A48ED">
            <w:pPr>
              <w:spacing w:after="0" w:line="360" w:lineRule="auto"/>
              <w:cnfStyle w:val="000000100000" w:firstRow="0" w:lastRow="0" w:firstColumn="0" w:lastColumn="0" w:oddVBand="0" w:evenVBand="0" w:oddHBand="1" w:evenHBand="0" w:firstRowFirstColumn="0" w:firstRowLastColumn="0" w:lastRowFirstColumn="0" w:lastRowLastColumn="0"/>
              <w:rPr>
                <w:del w:id="3611" w:author="tao huang" w:date="2017-09-13T16:50:00Z"/>
                <w:rFonts w:eastAsia="Times New Roman" w:cs="Times New Roman"/>
                <w:color w:val="0D0D0D" w:themeColor="text1" w:themeTint="F2"/>
                <w:sz w:val="22"/>
                <w:rPrChange w:id="3612" w:author="tao huang" w:date="2017-09-17T12:05:00Z">
                  <w:rPr>
                    <w:del w:id="3613" w:author="tao huang" w:date="2017-09-13T16:50:00Z"/>
                    <w:rFonts w:eastAsia="Times New Roman" w:cs="Times New Roman"/>
                    <w:color w:val="000000" w:themeColor="text1"/>
                    <w:sz w:val="22"/>
                  </w:rPr>
                </w:rPrChange>
              </w:rPr>
              <w:pPrChange w:id="3614"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3615" w:author="tao huang" w:date="2017-09-13T16:50:00Z">
              <w:r w:rsidRPr="00A60A57" w:rsidDel="00E74BF1">
                <w:rPr>
                  <w:rFonts w:eastAsia="Times New Roman" w:cs="Times New Roman"/>
                  <w:color w:val="0D0D0D" w:themeColor="text1" w:themeTint="F2"/>
                  <w:sz w:val="22"/>
                  <w:rPrChange w:id="3616" w:author="tao huang" w:date="2017-09-17T12:05:00Z">
                    <w:rPr>
                      <w:rFonts w:eastAsia="Times New Roman" w:cs="Times New Roman"/>
                      <w:color w:val="000000" w:themeColor="text1"/>
                      <w:sz w:val="22"/>
                    </w:rPr>
                  </w:rPrChange>
                </w:rPr>
                <w:delText>0.1</w:delText>
              </w:r>
            </w:del>
          </w:p>
        </w:tc>
        <w:tc>
          <w:tcPr>
            <w:tcW w:w="693" w:type="dxa"/>
            <w:shd w:val="clear" w:color="auto" w:fill="auto"/>
            <w:hideMark/>
          </w:tcPr>
          <w:p w14:paraId="74BC8B59" w14:textId="1BE90E48" w:rsidR="002A48ED" w:rsidRPr="00A60A57" w:rsidDel="00E74BF1" w:rsidRDefault="002A48ED">
            <w:pPr>
              <w:spacing w:after="0" w:line="360" w:lineRule="auto"/>
              <w:cnfStyle w:val="000000100000" w:firstRow="0" w:lastRow="0" w:firstColumn="0" w:lastColumn="0" w:oddVBand="0" w:evenVBand="0" w:oddHBand="1" w:evenHBand="0" w:firstRowFirstColumn="0" w:firstRowLastColumn="0" w:lastRowFirstColumn="0" w:lastRowLastColumn="0"/>
              <w:rPr>
                <w:del w:id="3617" w:author="tao huang" w:date="2017-09-13T16:50:00Z"/>
                <w:color w:val="0D0D0D" w:themeColor="text1" w:themeTint="F2"/>
                <w:sz w:val="22"/>
                <w:rPrChange w:id="3618" w:author="tao huang" w:date="2017-09-17T12:05:00Z">
                  <w:rPr>
                    <w:del w:id="3619" w:author="tao huang" w:date="2017-09-13T16:50:00Z"/>
                    <w:color w:val="000000" w:themeColor="text1"/>
                  </w:rPr>
                </w:rPrChange>
              </w:rPr>
              <w:pPrChange w:id="3620" w:author="tao huang" w:date="2017-09-16T12:49:00Z">
                <w:pPr>
                  <w:spacing w:after="0"/>
                  <w:cnfStyle w:val="000000100000" w:firstRow="0" w:lastRow="0" w:firstColumn="0" w:lastColumn="0" w:oddVBand="0" w:evenVBand="0" w:oddHBand="1" w:evenHBand="0" w:firstRowFirstColumn="0" w:firstRowLastColumn="0" w:lastRowFirstColumn="0" w:lastRowLastColumn="0"/>
                </w:pPr>
              </w:pPrChange>
            </w:pPr>
            <w:del w:id="3621" w:author="tao huang" w:date="2017-09-13T16:50:00Z">
              <w:r w:rsidRPr="00A60A57" w:rsidDel="00E74BF1">
                <w:rPr>
                  <w:color w:val="0D0D0D" w:themeColor="text1" w:themeTint="F2"/>
                  <w:sz w:val="22"/>
                  <w:rPrChange w:id="3622" w:author="tao huang" w:date="2017-09-17T12:05:00Z">
                    <w:rPr>
                      <w:color w:val="000000" w:themeColor="text1"/>
                    </w:rPr>
                  </w:rPrChange>
                </w:rPr>
                <w:delText>0.01</w:delText>
              </w:r>
            </w:del>
          </w:p>
        </w:tc>
        <w:tc>
          <w:tcPr>
            <w:tcW w:w="968" w:type="dxa"/>
            <w:shd w:val="clear" w:color="auto" w:fill="auto"/>
            <w:hideMark/>
          </w:tcPr>
          <w:p w14:paraId="003ACFEB" w14:textId="5CE084C0" w:rsidR="002A48ED" w:rsidRPr="00A60A57" w:rsidDel="00E74BF1" w:rsidRDefault="002A48ED">
            <w:pPr>
              <w:spacing w:after="0" w:line="360" w:lineRule="auto"/>
              <w:cnfStyle w:val="000000100000" w:firstRow="0" w:lastRow="0" w:firstColumn="0" w:lastColumn="0" w:oddVBand="0" w:evenVBand="0" w:oddHBand="1" w:evenHBand="0" w:firstRowFirstColumn="0" w:firstRowLastColumn="0" w:lastRowFirstColumn="0" w:lastRowLastColumn="0"/>
              <w:rPr>
                <w:del w:id="3623" w:author="tao huang" w:date="2017-09-13T16:50:00Z"/>
                <w:rFonts w:eastAsia="Times New Roman" w:cs="Times New Roman"/>
                <w:color w:val="0D0D0D" w:themeColor="text1" w:themeTint="F2"/>
                <w:sz w:val="22"/>
                <w:rPrChange w:id="3624" w:author="tao huang" w:date="2017-09-17T12:05:00Z">
                  <w:rPr>
                    <w:del w:id="3625" w:author="tao huang" w:date="2017-09-13T16:50:00Z"/>
                    <w:rFonts w:eastAsia="Times New Roman" w:cs="Times New Roman"/>
                    <w:color w:val="000000" w:themeColor="text1"/>
                    <w:sz w:val="22"/>
                  </w:rPr>
                </w:rPrChange>
              </w:rPr>
              <w:pPrChange w:id="3626"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3627" w:author="tao huang" w:date="2017-09-13T16:50:00Z">
              <w:r w:rsidRPr="00A60A57" w:rsidDel="00E74BF1">
                <w:rPr>
                  <w:rFonts w:eastAsia="Times New Roman" w:cs="Times New Roman"/>
                  <w:color w:val="0D0D0D" w:themeColor="text1" w:themeTint="F2"/>
                  <w:sz w:val="22"/>
                  <w:rPrChange w:id="3628" w:author="tao huang" w:date="2017-09-17T12:05:00Z">
                    <w:rPr>
                      <w:rFonts w:eastAsia="Times New Roman" w:cs="Times New Roman"/>
                      <w:color w:val="000000" w:themeColor="text1"/>
                      <w:sz w:val="22"/>
                    </w:rPr>
                  </w:rPrChange>
                </w:rPr>
                <w:delText>1.7%</w:delText>
              </w:r>
            </w:del>
          </w:p>
        </w:tc>
        <w:tc>
          <w:tcPr>
            <w:tcW w:w="986" w:type="dxa"/>
            <w:shd w:val="clear" w:color="auto" w:fill="auto"/>
            <w:hideMark/>
          </w:tcPr>
          <w:p w14:paraId="6B472423" w14:textId="2C51B070" w:rsidR="002A48ED" w:rsidRPr="00A60A57" w:rsidDel="00E74BF1" w:rsidRDefault="002A48ED">
            <w:pPr>
              <w:spacing w:after="0" w:line="360" w:lineRule="auto"/>
              <w:cnfStyle w:val="000000100000" w:firstRow="0" w:lastRow="0" w:firstColumn="0" w:lastColumn="0" w:oddVBand="0" w:evenVBand="0" w:oddHBand="1" w:evenHBand="0" w:firstRowFirstColumn="0" w:firstRowLastColumn="0" w:lastRowFirstColumn="0" w:lastRowLastColumn="0"/>
              <w:rPr>
                <w:del w:id="3629" w:author="tao huang" w:date="2017-09-13T16:50:00Z"/>
                <w:rFonts w:eastAsia="Times New Roman" w:cs="Times New Roman"/>
                <w:color w:val="0D0D0D" w:themeColor="text1" w:themeTint="F2"/>
                <w:sz w:val="22"/>
                <w:rPrChange w:id="3630" w:author="tao huang" w:date="2017-09-17T12:05:00Z">
                  <w:rPr>
                    <w:del w:id="3631" w:author="tao huang" w:date="2017-09-13T16:50:00Z"/>
                    <w:rFonts w:eastAsia="Times New Roman" w:cs="Times New Roman"/>
                    <w:color w:val="000000" w:themeColor="text1"/>
                    <w:sz w:val="22"/>
                  </w:rPr>
                </w:rPrChange>
              </w:rPr>
              <w:pPrChange w:id="3632"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3633" w:author="tao huang" w:date="2017-09-13T16:50:00Z">
              <w:r w:rsidRPr="00A60A57" w:rsidDel="00E74BF1">
                <w:rPr>
                  <w:rFonts w:eastAsia="Times New Roman" w:cs="Times New Roman"/>
                  <w:color w:val="0D0D0D" w:themeColor="text1" w:themeTint="F2"/>
                  <w:sz w:val="22"/>
                  <w:rPrChange w:id="3634" w:author="tao huang" w:date="2017-09-17T12:05:00Z">
                    <w:rPr>
                      <w:rFonts w:eastAsia="Times New Roman" w:cs="Times New Roman"/>
                      <w:color w:val="000000" w:themeColor="text1"/>
                      <w:sz w:val="22"/>
                    </w:rPr>
                  </w:rPrChange>
                </w:rPr>
                <w:delText>1.8%</w:delText>
              </w:r>
            </w:del>
          </w:p>
        </w:tc>
      </w:tr>
      <w:tr w:rsidR="002A48ED" w:rsidRPr="00A60A57" w:rsidDel="00E74BF1" w14:paraId="345282C9" w14:textId="06B2DB82" w:rsidTr="00415A4F">
        <w:trPr>
          <w:trHeight w:val="20"/>
          <w:jc w:val="center"/>
          <w:del w:id="3635" w:author="tao huang" w:date="2017-09-13T16:50:00Z"/>
        </w:trPr>
        <w:tc>
          <w:tcPr>
            <w:cnfStyle w:val="001000000000" w:firstRow="0" w:lastRow="0" w:firstColumn="1" w:lastColumn="0" w:oddVBand="0" w:evenVBand="0" w:oddHBand="0" w:evenHBand="0" w:firstRowFirstColumn="0" w:firstRowLastColumn="0" w:lastRowFirstColumn="0" w:lastRowLastColumn="0"/>
            <w:tcW w:w="3222" w:type="dxa"/>
            <w:shd w:val="clear" w:color="auto" w:fill="auto"/>
            <w:hideMark/>
          </w:tcPr>
          <w:p w14:paraId="42B5FE74" w14:textId="7F937309" w:rsidR="002A48ED" w:rsidRPr="00A60A57" w:rsidDel="00E74BF1" w:rsidRDefault="002A48ED">
            <w:pPr>
              <w:spacing w:after="0" w:line="360" w:lineRule="auto"/>
              <w:rPr>
                <w:del w:id="3636" w:author="tao huang" w:date="2017-09-13T16:50:00Z"/>
                <w:rFonts w:eastAsia="Times New Roman" w:cs="Times New Roman"/>
                <w:b w:val="0"/>
                <w:color w:val="0D0D0D" w:themeColor="text1" w:themeTint="F2"/>
                <w:sz w:val="22"/>
                <w:rPrChange w:id="3637" w:author="tao huang" w:date="2017-09-17T12:05:00Z">
                  <w:rPr>
                    <w:del w:id="3638" w:author="tao huang" w:date="2017-09-13T16:50:00Z"/>
                    <w:rFonts w:eastAsia="Times New Roman" w:cs="Times New Roman"/>
                    <w:b w:val="0"/>
                    <w:color w:val="000000" w:themeColor="text1"/>
                    <w:sz w:val="22"/>
                  </w:rPr>
                </w:rPrChange>
              </w:rPr>
              <w:pPrChange w:id="3639" w:author="tao huang" w:date="2017-09-16T12:49:00Z">
                <w:pPr>
                  <w:spacing w:after="0" w:line="240" w:lineRule="auto"/>
                </w:pPr>
              </w:pPrChange>
            </w:pPr>
            <w:del w:id="3640" w:author="tao huang" w:date="2017-09-13T16:50:00Z">
              <w:r w:rsidRPr="00A60A57" w:rsidDel="00E74BF1">
                <w:rPr>
                  <w:rFonts w:eastAsia="Times New Roman" w:cs="Times New Roman"/>
                  <w:color w:val="0D0D0D" w:themeColor="text1" w:themeTint="F2"/>
                  <w:sz w:val="22"/>
                  <w:rPrChange w:id="3641" w:author="tao huang" w:date="2017-09-17T12:05:00Z">
                    <w:rPr>
                      <w:rFonts w:eastAsia="Times New Roman" w:cs="Times New Roman"/>
                      <w:color w:val="000000" w:themeColor="text1"/>
                      <w:sz w:val="22"/>
                    </w:rPr>
                  </w:rPrChange>
                </w:rPr>
                <w:delText xml:space="preserve">Model with </w:delText>
              </w:r>
              <w:r w:rsidR="00223E45" w:rsidRPr="00A60A57" w:rsidDel="00E74BF1">
                <w:rPr>
                  <w:rFonts w:eastAsia="Times New Roman" w:cs="Times New Roman"/>
                  <w:color w:val="0D0D0D" w:themeColor="text1" w:themeTint="F2"/>
                  <w:sz w:val="22"/>
                  <w:rPrChange w:id="3642" w:author="tao huang" w:date="2017-09-17T12:05:00Z">
                    <w:rPr>
                      <w:rFonts w:eastAsia="Times New Roman" w:cs="Times New Roman"/>
                      <w:color w:val="000000" w:themeColor="text1"/>
                      <w:sz w:val="22"/>
                    </w:rPr>
                  </w:rPrChange>
                </w:rPr>
                <w:delText>full data, with EWC</w:delText>
              </w:r>
            </w:del>
          </w:p>
        </w:tc>
        <w:tc>
          <w:tcPr>
            <w:tcW w:w="730" w:type="dxa"/>
            <w:shd w:val="clear" w:color="auto" w:fill="auto"/>
            <w:hideMark/>
          </w:tcPr>
          <w:p w14:paraId="5AEF910A" w14:textId="56B11AC7" w:rsidR="002A48ED" w:rsidRPr="00A60A57" w:rsidDel="00E74BF1" w:rsidRDefault="002A48ED">
            <w:pPr>
              <w:spacing w:after="0" w:line="360" w:lineRule="auto"/>
              <w:cnfStyle w:val="000000000000" w:firstRow="0" w:lastRow="0" w:firstColumn="0" w:lastColumn="0" w:oddVBand="0" w:evenVBand="0" w:oddHBand="0" w:evenHBand="0" w:firstRowFirstColumn="0" w:firstRowLastColumn="0" w:lastRowFirstColumn="0" w:lastRowLastColumn="0"/>
              <w:rPr>
                <w:del w:id="3643" w:author="tao huang" w:date="2017-09-13T16:50:00Z"/>
                <w:rFonts w:eastAsia="Times New Roman" w:cs="Times New Roman"/>
                <w:color w:val="0D0D0D" w:themeColor="text1" w:themeTint="F2"/>
                <w:sz w:val="22"/>
                <w:rPrChange w:id="3644" w:author="tao huang" w:date="2017-09-17T12:05:00Z">
                  <w:rPr>
                    <w:del w:id="3645" w:author="tao huang" w:date="2017-09-13T16:50:00Z"/>
                    <w:rFonts w:eastAsia="Times New Roman" w:cs="Times New Roman"/>
                    <w:color w:val="000000" w:themeColor="text1"/>
                    <w:sz w:val="22"/>
                  </w:rPr>
                </w:rPrChange>
              </w:rPr>
              <w:pPrChange w:id="3646"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3647" w:author="tao huang" w:date="2017-09-13T16:50:00Z">
              <w:r w:rsidRPr="00A60A57" w:rsidDel="00E74BF1">
                <w:rPr>
                  <w:rFonts w:eastAsia="Times New Roman" w:cs="Times New Roman"/>
                  <w:color w:val="0D0D0D" w:themeColor="text1" w:themeTint="F2"/>
                  <w:sz w:val="22"/>
                  <w:rPrChange w:id="3648" w:author="tao huang" w:date="2017-09-17T12:05:00Z">
                    <w:rPr>
                      <w:rFonts w:eastAsia="Times New Roman" w:cs="Times New Roman"/>
                      <w:color w:val="000000" w:themeColor="text1"/>
                      <w:sz w:val="22"/>
                    </w:rPr>
                  </w:rPrChange>
                </w:rPr>
                <w:delText>0.6</w:delText>
              </w:r>
            </w:del>
          </w:p>
        </w:tc>
        <w:tc>
          <w:tcPr>
            <w:tcW w:w="693" w:type="dxa"/>
            <w:shd w:val="clear" w:color="auto" w:fill="auto"/>
            <w:hideMark/>
          </w:tcPr>
          <w:p w14:paraId="339C11DD" w14:textId="635D1D88" w:rsidR="002A48ED" w:rsidRPr="00A60A57" w:rsidDel="00E74BF1" w:rsidRDefault="002A48ED">
            <w:pPr>
              <w:spacing w:after="0" w:line="360" w:lineRule="auto"/>
              <w:cnfStyle w:val="000000000000" w:firstRow="0" w:lastRow="0" w:firstColumn="0" w:lastColumn="0" w:oddVBand="0" w:evenVBand="0" w:oddHBand="0" w:evenHBand="0" w:firstRowFirstColumn="0" w:firstRowLastColumn="0" w:lastRowFirstColumn="0" w:lastRowLastColumn="0"/>
              <w:rPr>
                <w:del w:id="3649" w:author="tao huang" w:date="2017-09-13T16:50:00Z"/>
                <w:color w:val="0D0D0D" w:themeColor="text1" w:themeTint="F2"/>
                <w:sz w:val="22"/>
                <w:rPrChange w:id="3650" w:author="tao huang" w:date="2017-09-17T12:05:00Z">
                  <w:rPr>
                    <w:del w:id="3651" w:author="tao huang" w:date="2017-09-13T16:50:00Z"/>
                    <w:color w:val="000000" w:themeColor="text1"/>
                  </w:rPr>
                </w:rPrChange>
              </w:rPr>
              <w:pPrChange w:id="3652" w:author="tao huang" w:date="2017-09-16T12:49:00Z">
                <w:pPr>
                  <w:spacing w:after="0"/>
                  <w:cnfStyle w:val="000000000000" w:firstRow="0" w:lastRow="0" w:firstColumn="0" w:lastColumn="0" w:oddVBand="0" w:evenVBand="0" w:oddHBand="0" w:evenHBand="0" w:firstRowFirstColumn="0" w:firstRowLastColumn="0" w:lastRowFirstColumn="0" w:lastRowLastColumn="0"/>
                </w:pPr>
              </w:pPrChange>
            </w:pPr>
            <w:del w:id="3653" w:author="tao huang" w:date="2017-09-13T16:50:00Z">
              <w:r w:rsidRPr="00A60A57" w:rsidDel="00E74BF1">
                <w:rPr>
                  <w:color w:val="0D0D0D" w:themeColor="text1" w:themeTint="F2"/>
                  <w:sz w:val="22"/>
                  <w:rPrChange w:id="3654" w:author="tao huang" w:date="2017-09-17T12:05:00Z">
                    <w:rPr>
                      <w:color w:val="000000" w:themeColor="text1"/>
                    </w:rPr>
                  </w:rPrChange>
                </w:rPr>
                <w:delText>0.43</w:delText>
              </w:r>
            </w:del>
          </w:p>
        </w:tc>
        <w:tc>
          <w:tcPr>
            <w:tcW w:w="968" w:type="dxa"/>
            <w:shd w:val="clear" w:color="auto" w:fill="auto"/>
            <w:hideMark/>
          </w:tcPr>
          <w:p w14:paraId="05660DFA" w14:textId="4C5B0072" w:rsidR="002A48ED" w:rsidRPr="00A60A57" w:rsidDel="00E74BF1" w:rsidRDefault="002A48ED">
            <w:pPr>
              <w:spacing w:after="0" w:line="360" w:lineRule="auto"/>
              <w:cnfStyle w:val="000000000000" w:firstRow="0" w:lastRow="0" w:firstColumn="0" w:lastColumn="0" w:oddVBand="0" w:evenVBand="0" w:oddHBand="0" w:evenHBand="0" w:firstRowFirstColumn="0" w:firstRowLastColumn="0" w:lastRowFirstColumn="0" w:lastRowLastColumn="0"/>
              <w:rPr>
                <w:del w:id="3655" w:author="tao huang" w:date="2017-09-13T16:50:00Z"/>
                <w:rFonts w:eastAsia="Times New Roman" w:cs="Times New Roman"/>
                <w:color w:val="0D0D0D" w:themeColor="text1" w:themeTint="F2"/>
                <w:sz w:val="22"/>
                <w:rPrChange w:id="3656" w:author="tao huang" w:date="2017-09-17T12:05:00Z">
                  <w:rPr>
                    <w:del w:id="3657" w:author="tao huang" w:date="2017-09-13T16:50:00Z"/>
                    <w:rFonts w:eastAsia="Times New Roman" w:cs="Times New Roman"/>
                    <w:color w:val="000000" w:themeColor="text1"/>
                    <w:sz w:val="22"/>
                  </w:rPr>
                </w:rPrChange>
              </w:rPr>
              <w:pPrChange w:id="3658"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3659" w:author="tao huang" w:date="2017-09-13T16:50:00Z">
              <w:r w:rsidRPr="00A60A57" w:rsidDel="00E74BF1">
                <w:rPr>
                  <w:rFonts w:eastAsia="Times New Roman" w:cs="Times New Roman"/>
                  <w:color w:val="0D0D0D" w:themeColor="text1" w:themeTint="F2"/>
                  <w:sz w:val="22"/>
                  <w:rPrChange w:id="3660" w:author="tao huang" w:date="2017-09-17T12:05:00Z">
                    <w:rPr>
                      <w:rFonts w:eastAsia="Times New Roman" w:cs="Times New Roman"/>
                      <w:color w:val="000000" w:themeColor="text1"/>
                      <w:sz w:val="22"/>
                    </w:rPr>
                  </w:rPrChange>
                </w:rPr>
                <w:delText>11.0%</w:delText>
              </w:r>
            </w:del>
          </w:p>
        </w:tc>
        <w:tc>
          <w:tcPr>
            <w:tcW w:w="986" w:type="dxa"/>
            <w:shd w:val="clear" w:color="auto" w:fill="auto"/>
            <w:hideMark/>
          </w:tcPr>
          <w:p w14:paraId="3732D642" w14:textId="5A2CE0A4" w:rsidR="002A48ED" w:rsidRPr="00A60A57" w:rsidDel="00E74BF1" w:rsidRDefault="002A48ED">
            <w:pPr>
              <w:spacing w:after="0" w:line="360" w:lineRule="auto"/>
              <w:cnfStyle w:val="000000000000" w:firstRow="0" w:lastRow="0" w:firstColumn="0" w:lastColumn="0" w:oddVBand="0" w:evenVBand="0" w:oddHBand="0" w:evenHBand="0" w:firstRowFirstColumn="0" w:firstRowLastColumn="0" w:lastRowFirstColumn="0" w:lastRowLastColumn="0"/>
              <w:rPr>
                <w:del w:id="3661" w:author="tao huang" w:date="2017-09-13T16:50:00Z"/>
                <w:rFonts w:eastAsia="Times New Roman" w:cs="Times New Roman"/>
                <w:color w:val="0D0D0D" w:themeColor="text1" w:themeTint="F2"/>
                <w:sz w:val="22"/>
                <w:rPrChange w:id="3662" w:author="tao huang" w:date="2017-09-17T12:05:00Z">
                  <w:rPr>
                    <w:del w:id="3663" w:author="tao huang" w:date="2017-09-13T16:50:00Z"/>
                    <w:rFonts w:eastAsia="Times New Roman" w:cs="Times New Roman"/>
                    <w:color w:val="000000" w:themeColor="text1"/>
                    <w:sz w:val="22"/>
                  </w:rPr>
                </w:rPrChange>
              </w:rPr>
              <w:pPrChange w:id="3664"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3665" w:author="tao huang" w:date="2017-09-13T16:50:00Z">
              <w:r w:rsidRPr="00A60A57" w:rsidDel="00E74BF1">
                <w:rPr>
                  <w:rFonts w:eastAsia="Times New Roman" w:cs="Times New Roman"/>
                  <w:color w:val="0D0D0D" w:themeColor="text1" w:themeTint="F2"/>
                  <w:sz w:val="22"/>
                  <w:rPrChange w:id="3666" w:author="tao huang" w:date="2017-09-17T12:05:00Z">
                    <w:rPr>
                      <w:rFonts w:eastAsia="Times New Roman" w:cs="Times New Roman"/>
                      <w:color w:val="000000" w:themeColor="text1"/>
                      <w:sz w:val="22"/>
                    </w:rPr>
                  </w:rPrChange>
                </w:rPr>
                <w:delText>10.5%</w:delText>
              </w:r>
            </w:del>
          </w:p>
        </w:tc>
      </w:tr>
    </w:tbl>
    <w:p w14:paraId="2991D834" w14:textId="6048247C" w:rsidR="005F5D35" w:rsidRPr="00A60A57" w:rsidRDefault="00415A4F">
      <w:pPr>
        <w:spacing w:after="0" w:line="360" w:lineRule="auto"/>
        <w:rPr>
          <w:ins w:id="3667" w:author="tao huang" w:date="2017-09-15T19:23:00Z"/>
          <w:color w:val="0D0D0D" w:themeColor="text1" w:themeTint="F2"/>
          <w:sz w:val="22"/>
          <w:rPrChange w:id="3668" w:author="tao huang" w:date="2017-09-17T12:05:00Z">
            <w:rPr>
              <w:ins w:id="3669" w:author="tao huang" w:date="2017-09-15T19:23:00Z"/>
              <w:color w:val="385623" w:themeColor="accent6" w:themeShade="80"/>
              <w:sz w:val="22"/>
            </w:rPr>
          </w:rPrChange>
        </w:rPr>
      </w:pPr>
      <w:ins w:id="3670" w:author="tao huang" w:date="2017-09-15T19:10:00Z">
        <w:r w:rsidRPr="00A60A57">
          <w:rPr>
            <w:rFonts w:cs="Times New Roman"/>
            <w:color w:val="0D0D0D" w:themeColor="text1" w:themeTint="F2"/>
            <w:sz w:val="22"/>
            <w:rPrChange w:id="3671" w:author="tao huang" w:date="2017-09-17T12:05:00Z">
              <w:rPr>
                <w:rFonts w:cs="Times New Roman"/>
                <w:color w:val="385623" w:themeColor="accent6" w:themeShade="80"/>
                <w:sz w:val="22"/>
              </w:rPr>
            </w:rPrChange>
          </w:rPr>
          <w:t xml:space="preserve">The problem of the structural break has been mainly addressed in the macroeconomics literature </w:t>
        </w:r>
        <w:r w:rsidRPr="00A60A57">
          <w:rPr>
            <w:rFonts w:cs="Times New Roman"/>
            <w:color w:val="0D0D0D" w:themeColor="text1" w:themeTint="F2"/>
            <w:sz w:val="22"/>
            <w:rPrChange w:id="3672" w:author="tao huang" w:date="2017-09-17T12:05:00Z">
              <w:rPr>
                <w:rFonts w:cs="Times New Roman"/>
                <w:color w:val="385623" w:themeColor="accent6" w:themeShade="80"/>
                <w:sz w:val="22"/>
              </w:rPr>
            </w:rPrChange>
          </w:rPr>
          <w:fldChar w:fldCharType="begin">
            <w:fldData xml:space="preserve">PEVuZE5vdGU+PENpdGU+PEF1dGhvcj5Db29wZXI8L0F1dGhvcj48WWVhcj4xOTc1PC9ZZWFyPjxS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==
</w:fldData>
          </w:fldChar>
        </w:r>
      </w:ins>
      <w:r w:rsidR="006016F1">
        <w:rPr>
          <w:rFonts w:cs="Times New Roman"/>
          <w:color w:val="0D0D0D" w:themeColor="text1" w:themeTint="F2"/>
          <w:sz w:val="22"/>
        </w:rPr>
        <w:instrText xml:space="preserve"> ADDIN EN.CITE </w:instrText>
      </w:r>
      <w:r w:rsidR="006016F1">
        <w:rPr>
          <w:rFonts w:cs="Times New Roman"/>
          <w:color w:val="0D0D0D" w:themeColor="text1" w:themeTint="F2"/>
          <w:sz w:val="22"/>
        </w:rPr>
        <w:fldChar w:fldCharType="begin">
          <w:fldData xml:space="preserve">PEVuZE5vdGU+PENpdGU+PEF1dGhvcj5Db29wZXI8L0F1dGhvcj48WWVhcj4xOTc1PC9ZZWFyPjxS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==
</w:fldData>
        </w:fldChar>
      </w:r>
      <w:r w:rsidR="006016F1">
        <w:rPr>
          <w:rFonts w:cs="Times New Roman"/>
          <w:color w:val="0D0D0D" w:themeColor="text1" w:themeTint="F2"/>
          <w:sz w:val="22"/>
        </w:rPr>
        <w:instrText xml:space="preserve"> ADDIN EN.CITE.DATA </w:instrText>
      </w:r>
      <w:r w:rsidR="006016F1">
        <w:rPr>
          <w:rFonts w:cs="Times New Roman"/>
          <w:color w:val="0D0D0D" w:themeColor="text1" w:themeTint="F2"/>
          <w:sz w:val="22"/>
        </w:rPr>
      </w:r>
      <w:r w:rsidR="006016F1">
        <w:rPr>
          <w:rFonts w:cs="Times New Roman"/>
          <w:color w:val="0D0D0D" w:themeColor="text1" w:themeTint="F2"/>
          <w:sz w:val="22"/>
        </w:rPr>
        <w:fldChar w:fldCharType="end"/>
      </w:r>
      <w:ins w:id="3673" w:author="tao huang" w:date="2017-09-15T19:10:00Z">
        <w:r w:rsidRPr="00A60A57">
          <w:rPr>
            <w:rFonts w:cs="Times New Roman"/>
            <w:color w:val="0D0D0D" w:themeColor="text1" w:themeTint="F2"/>
            <w:sz w:val="22"/>
            <w:rPrChange w:id="3674" w:author="tao huang" w:date="2017-09-17T12:05:00Z">
              <w:rPr>
                <w:rFonts w:cs="Times New Roman"/>
                <w:color w:val="385623" w:themeColor="accent6" w:themeShade="80"/>
                <w:sz w:val="22"/>
              </w:rPr>
            </w:rPrChange>
          </w:rPr>
          <w:fldChar w:fldCharType="separate"/>
        </w:r>
      </w:ins>
      <w:r w:rsidR="006016F1">
        <w:rPr>
          <w:rFonts w:cs="Times New Roman"/>
          <w:noProof/>
          <w:color w:val="0D0D0D" w:themeColor="text1" w:themeTint="F2"/>
          <w:sz w:val="22"/>
        </w:rPr>
        <w:t xml:space="preserve">(e.g. </w:t>
      </w:r>
      <w:hyperlink w:anchor="_ENREF_14" w:tooltip="Castle, 2008 #241" w:history="1">
        <w:r w:rsidR="00F75C33">
          <w:rPr>
            <w:rFonts w:cs="Times New Roman"/>
            <w:noProof/>
            <w:color w:val="0D0D0D" w:themeColor="text1" w:themeTint="F2"/>
            <w:sz w:val="22"/>
          </w:rPr>
          <w:t>Castle, Doornik, &amp; Hendry, 2008</w:t>
        </w:r>
      </w:hyperlink>
      <w:r w:rsidR="006016F1">
        <w:rPr>
          <w:rFonts w:cs="Times New Roman"/>
          <w:noProof/>
          <w:color w:val="0D0D0D" w:themeColor="text1" w:themeTint="F2"/>
          <w:sz w:val="22"/>
        </w:rPr>
        <w:t xml:space="preserve">; </w:t>
      </w:r>
      <w:hyperlink w:anchor="_ENREF_21" w:tooltip="Clements, 1999 #199" w:history="1">
        <w:r w:rsidR="00F75C33">
          <w:rPr>
            <w:rFonts w:cs="Times New Roman"/>
            <w:noProof/>
            <w:color w:val="0D0D0D" w:themeColor="text1" w:themeTint="F2"/>
            <w:sz w:val="22"/>
          </w:rPr>
          <w:t>M. P. Clements &amp; Hendry, 1999</w:t>
        </w:r>
      </w:hyperlink>
      <w:r w:rsidR="006016F1">
        <w:rPr>
          <w:rFonts w:cs="Times New Roman"/>
          <w:noProof/>
          <w:color w:val="0D0D0D" w:themeColor="text1" w:themeTint="F2"/>
          <w:sz w:val="22"/>
        </w:rPr>
        <w:t xml:space="preserve">; </w:t>
      </w:r>
      <w:hyperlink w:anchor="_ENREF_22" w:tooltip="Cooper, 1975 #698" w:history="1">
        <w:r w:rsidR="00F75C33">
          <w:rPr>
            <w:rFonts w:cs="Times New Roman"/>
            <w:noProof/>
            <w:color w:val="0D0D0D" w:themeColor="text1" w:themeTint="F2"/>
            <w:sz w:val="22"/>
          </w:rPr>
          <w:t>J. P. Cooper &amp; Nelson, 1975</w:t>
        </w:r>
      </w:hyperlink>
      <w:r w:rsidR="006016F1">
        <w:rPr>
          <w:rFonts w:cs="Times New Roman"/>
          <w:noProof/>
          <w:color w:val="0D0D0D" w:themeColor="text1" w:themeTint="F2"/>
          <w:sz w:val="22"/>
        </w:rPr>
        <w:t xml:space="preserve">; </w:t>
      </w:r>
      <w:hyperlink w:anchor="_ENREF_39" w:tooltip="Hendry, 1995 #259" w:history="1">
        <w:r w:rsidR="00F75C33">
          <w:rPr>
            <w:rFonts w:cs="Times New Roman"/>
            <w:noProof/>
            <w:color w:val="0D0D0D" w:themeColor="text1" w:themeTint="F2"/>
            <w:sz w:val="22"/>
          </w:rPr>
          <w:t>Hendry, 1995</w:t>
        </w:r>
      </w:hyperlink>
      <w:r w:rsidR="006016F1">
        <w:rPr>
          <w:rFonts w:cs="Times New Roman"/>
          <w:noProof/>
          <w:color w:val="0D0D0D" w:themeColor="text1" w:themeTint="F2"/>
          <w:sz w:val="22"/>
        </w:rPr>
        <w:t xml:space="preserve">; </w:t>
      </w:r>
      <w:hyperlink w:anchor="_ENREF_54" w:tooltip="Muellbauer, 1994 #699" w:history="1">
        <w:r w:rsidR="00F75C33">
          <w:rPr>
            <w:rFonts w:cs="Times New Roman"/>
            <w:noProof/>
            <w:color w:val="0D0D0D" w:themeColor="text1" w:themeTint="F2"/>
            <w:sz w:val="22"/>
          </w:rPr>
          <w:t>Muellbauer, 1994</w:t>
        </w:r>
      </w:hyperlink>
      <w:r w:rsidR="006016F1">
        <w:rPr>
          <w:rFonts w:cs="Times New Roman"/>
          <w:noProof/>
          <w:color w:val="0D0D0D" w:themeColor="text1" w:themeTint="F2"/>
          <w:sz w:val="22"/>
        </w:rPr>
        <w:t xml:space="preserve">; </w:t>
      </w:r>
      <w:hyperlink w:anchor="_ENREF_61" w:tooltip="Pesaran, 2007 #254" w:history="1">
        <w:r w:rsidR="00F75C33">
          <w:rPr>
            <w:rFonts w:cs="Times New Roman"/>
            <w:noProof/>
            <w:color w:val="0D0D0D" w:themeColor="text1" w:themeTint="F2"/>
            <w:sz w:val="22"/>
          </w:rPr>
          <w:t>H. M. Pesaran &amp; Timmermann, 2007</w:t>
        </w:r>
      </w:hyperlink>
      <w:r w:rsidR="006016F1">
        <w:rPr>
          <w:rFonts w:cs="Times New Roman"/>
          <w:noProof/>
          <w:color w:val="0D0D0D" w:themeColor="text1" w:themeTint="F2"/>
          <w:sz w:val="22"/>
        </w:rPr>
        <w:t xml:space="preserve">; </w:t>
      </w:r>
      <w:hyperlink w:anchor="_ENREF_62" w:tooltip="Pesaran, 2011 #748" w:history="1">
        <w:r w:rsidR="00F75C33">
          <w:rPr>
            <w:rFonts w:cs="Times New Roman"/>
            <w:noProof/>
            <w:color w:val="0D0D0D" w:themeColor="text1" w:themeTint="F2"/>
            <w:sz w:val="22"/>
          </w:rPr>
          <w:t>M. H. Pesaran &amp; Pick, 2011</w:t>
        </w:r>
      </w:hyperlink>
      <w:r w:rsidR="006016F1">
        <w:rPr>
          <w:rFonts w:cs="Times New Roman"/>
          <w:noProof/>
          <w:color w:val="0D0D0D" w:themeColor="text1" w:themeTint="F2"/>
          <w:sz w:val="22"/>
        </w:rPr>
        <w:t xml:space="preserve">; </w:t>
      </w:r>
      <w:hyperlink w:anchor="_ENREF_68" w:tooltip="Stock, 1996 #747" w:history="1">
        <w:r w:rsidR="00F75C33">
          <w:rPr>
            <w:rFonts w:cs="Times New Roman"/>
            <w:noProof/>
            <w:color w:val="0D0D0D" w:themeColor="text1" w:themeTint="F2"/>
            <w:sz w:val="22"/>
          </w:rPr>
          <w:t>Stock &amp; Watson, 1996</w:t>
        </w:r>
      </w:hyperlink>
      <w:r w:rsidR="006016F1">
        <w:rPr>
          <w:rFonts w:cs="Times New Roman"/>
          <w:noProof/>
          <w:color w:val="0D0D0D" w:themeColor="text1" w:themeTint="F2"/>
          <w:sz w:val="22"/>
        </w:rPr>
        <w:t>)</w:t>
      </w:r>
      <w:ins w:id="3675" w:author="tao huang" w:date="2017-09-15T19:10:00Z">
        <w:r w:rsidRPr="00A60A57">
          <w:rPr>
            <w:rFonts w:cs="Times New Roman"/>
            <w:color w:val="0D0D0D" w:themeColor="text1" w:themeTint="F2"/>
            <w:sz w:val="22"/>
            <w:rPrChange w:id="3676" w:author="tao huang" w:date="2017-09-17T12:05:00Z">
              <w:rPr>
                <w:rFonts w:cs="Times New Roman"/>
                <w:color w:val="385623" w:themeColor="accent6" w:themeShade="80"/>
                <w:sz w:val="22"/>
              </w:rPr>
            </w:rPrChange>
          </w:rPr>
          <w:fldChar w:fldCharType="end"/>
        </w:r>
        <w:r w:rsidRPr="00A60A57">
          <w:rPr>
            <w:rFonts w:cs="Times New Roman"/>
            <w:color w:val="0D0D0D" w:themeColor="text1" w:themeTint="F2"/>
            <w:sz w:val="22"/>
            <w:rPrChange w:id="3677" w:author="tao huang" w:date="2017-09-17T12:05:00Z">
              <w:rPr>
                <w:rFonts w:cs="Times New Roman"/>
                <w:color w:val="385623" w:themeColor="accent6" w:themeShade="80"/>
                <w:sz w:val="22"/>
              </w:rPr>
            </w:rPrChange>
          </w:rPr>
          <w:t xml:space="preserve">. </w:t>
        </w:r>
      </w:ins>
      <w:ins w:id="3678" w:author="tao huang" w:date="2017-09-15T19:22:00Z">
        <w:r w:rsidR="005F5D35" w:rsidRPr="00A60A57">
          <w:rPr>
            <w:color w:val="0D0D0D" w:themeColor="text1" w:themeTint="F2"/>
            <w:sz w:val="22"/>
            <w:rPrChange w:id="3679" w:author="tao huang" w:date="2017-09-17T12:05:00Z">
              <w:rPr>
                <w:color w:val="385623" w:themeColor="accent6" w:themeShade="80"/>
                <w:sz w:val="22"/>
              </w:rPr>
            </w:rPrChange>
          </w:rPr>
          <w:t>Previous</w:t>
        </w:r>
      </w:ins>
      <w:ins w:id="3680" w:author="tao huang" w:date="2017-09-15T19:10:00Z">
        <w:r w:rsidRPr="00A60A57">
          <w:rPr>
            <w:color w:val="0D0D0D" w:themeColor="text1" w:themeTint="F2"/>
            <w:sz w:val="22"/>
            <w:rPrChange w:id="3681" w:author="tao huang" w:date="2017-09-17T12:05:00Z">
              <w:rPr>
                <w:color w:val="385623" w:themeColor="accent6" w:themeShade="80"/>
                <w:sz w:val="22"/>
              </w:rPr>
            </w:rPrChange>
          </w:rPr>
          <w:t xml:space="preserve"> studies suggest that the parameters of their forecasting models may change due to influencing factors including the shift of the market sentiments, new regulations, and the change of debt management etc. These studies focus on the domain of financial interest rate and stock market return </w:t>
        </w:r>
        <w:r w:rsidRPr="00A60A57">
          <w:rPr>
            <w:color w:val="0D0D0D" w:themeColor="text1" w:themeTint="F2"/>
            <w:sz w:val="22"/>
            <w:rPrChange w:id="3682" w:author="tao huang" w:date="2017-09-17T12:05:00Z">
              <w:rPr>
                <w:color w:val="385623" w:themeColor="accent6" w:themeShade="80"/>
                <w:sz w:val="22"/>
              </w:rPr>
            </w:rPrChange>
          </w:rPr>
          <w:fldChar w:fldCharType="begin">
            <w:fldData xml:space="preserve">PEVuZE5vdGU+PENpdGU+PEF1dGhvcj5Bbmc8L0F1dGhvcj48WWVhcj4yMDAyPC9ZZWFyPjxSZWNO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</w:fldData>
          </w:fldChar>
        </w:r>
      </w:ins>
      <w:r w:rsidR="006016F1">
        <w:rPr>
          <w:color w:val="0D0D0D" w:themeColor="text1" w:themeTint="F2"/>
          <w:sz w:val="22"/>
        </w:rPr>
        <w:instrText xml:space="preserve"> ADDIN EN.CITE </w:instrText>
      </w:r>
      <w:r w:rsidR="006016F1">
        <w:rPr>
          <w:color w:val="0D0D0D" w:themeColor="text1" w:themeTint="F2"/>
          <w:sz w:val="22"/>
        </w:rPr>
        <w:fldChar w:fldCharType="begin">
          <w:fldData xml:space="preserve">PEVuZE5vdGU+PENpdGU+PEF1dGhvcj5Bbmc8L0F1dGhvcj48WWVhcj4yMDAyPC9ZZWFyPjxSZWNO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</w:fldData>
        </w:fldChar>
      </w:r>
      <w:r w:rsidR="006016F1">
        <w:rPr>
          <w:color w:val="0D0D0D" w:themeColor="text1" w:themeTint="F2"/>
          <w:sz w:val="22"/>
        </w:rPr>
        <w:instrText xml:space="preserve"> ADDIN EN.CITE.DATA </w:instrText>
      </w:r>
      <w:r w:rsidR="006016F1">
        <w:rPr>
          <w:color w:val="0D0D0D" w:themeColor="text1" w:themeTint="F2"/>
          <w:sz w:val="22"/>
        </w:rPr>
      </w:r>
      <w:r w:rsidR="006016F1">
        <w:rPr>
          <w:color w:val="0D0D0D" w:themeColor="text1" w:themeTint="F2"/>
          <w:sz w:val="22"/>
        </w:rPr>
        <w:fldChar w:fldCharType="end"/>
      </w:r>
      <w:ins w:id="3683" w:author="tao huang" w:date="2017-09-15T19:10:00Z">
        <w:r w:rsidRPr="00A60A57">
          <w:rPr>
            <w:color w:val="0D0D0D" w:themeColor="text1" w:themeTint="F2"/>
            <w:sz w:val="22"/>
            <w:rPrChange w:id="3684" w:author="tao huang" w:date="2017-09-17T12:05:00Z">
              <w:rPr>
                <w:color w:val="385623" w:themeColor="accent6" w:themeShade="80"/>
                <w:sz w:val="22"/>
              </w:rPr>
            </w:rPrChange>
          </w:rPr>
          <w:fldChar w:fldCharType="separate"/>
        </w:r>
      </w:ins>
      <w:r w:rsidR="006016F1">
        <w:rPr>
          <w:noProof/>
          <w:color w:val="0D0D0D" w:themeColor="text1" w:themeTint="F2"/>
          <w:sz w:val="22"/>
        </w:rPr>
        <w:t xml:space="preserve">(e.g., </w:t>
      </w:r>
      <w:hyperlink w:anchor="_ENREF_6" w:tooltip="Ang, 2002 #749" w:history="1">
        <w:r w:rsidR="00F75C33">
          <w:rPr>
            <w:noProof/>
            <w:color w:val="0D0D0D" w:themeColor="text1" w:themeTint="F2"/>
            <w:sz w:val="22"/>
          </w:rPr>
          <w:t>Ang &amp; Bekaert, 2002</w:t>
        </w:r>
      </w:hyperlink>
      <w:r w:rsidR="006016F1">
        <w:rPr>
          <w:noProof/>
          <w:color w:val="0D0D0D" w:themeColor="text1" w:themeTint="F2"/>
          <w:sz w:val="22"/>
        </w:rPr>
        <w:t xml:space="preserve">; </w:t>
      </w:r>
      <w:hyperlink w:anchor="_ENREF_60" w:tooltip="Perez-Quiros, 2000 #750" w:history="1">
        <w:r w:rsidR="00F75C33">
          <w:rPr>
            <w:noProof/>
            <w:color w:val="0D0D0D" w:themeColor="text1" w:themeTint="F2"/>
            <w:sz w:val="22"/>
          </w:rPr>
          <w:t>Perez-Quiros &amp; Timmermann, 2000</w:t>
        </w:r>
      </w:hyperlink>
      <w:r w:rsidR="006016F1">
        <w:rPr>
          <w:noProof/>
          <w:color w:val="0D0D0D" w:themeColor="text1" w:themeTint="F2"/>
          <w:sz w:val="22"/>
        </w:rPr>
        <w:t xml:space="preserve">; </w:t>
      </w:r>
      <w:hyperlink w:anchor="_ENREF_64" w:tooltip="Pesaran, 2002 #748" w:history="1">
        <w:r w:rsidR="00F75C33">
          <w:rPr>
            <w:noProof/>
            <w:color w:val="0D0D0D" w:themeColor="text1" w:themeTint="F2"/>
            <w:sz w:val="22"/>
          </w:rPr>
          <w:t>M. H. Pesaran &amp; Timmermann, 2002</w:t>
        </w:r>
      </w:hyperlink>
      <w:r w:rsidR="006016F1">
        <w:rPr>
          <w:noProof/>
          <w:color w:val="0D0D0D" w:themeColor="text1" w:themeTint="F2"/>
          <w:sz w:val="22"/>
        </w:rPr>
        <w:t>)</w:t>
      </w:r>
      <w:ins w:id="3685" w:author="tao huang" w:date="2017-09-15T19:10:00Z">
        <w:r w:rsidRPr="00A60A57">
          <w:rPr>
            <w:color w:val="0D0D0D" w:themeColor="text1" w:themeTint="F2"/>
            <w:sz w:val="22"/>
            <w:rPrChange w:id="3686" w:author="tao huang" w:date="2017-09-17T12:05:00Z">
              <w:rPr>
                <w:color w:val="385623" w:themeColor="accent6" w:themeShade="80"/>
                <w:sz w:val="22"/>
              </w:rPr>
            </w:rPrChange>
          </w:rPr>
          <w:fldChar w:fldCharType="end"/>
        </w:r>
        <w:r w:rsidRPr="00A60A57">
          <w:rPr>
            <w:color w:val="0D0D0D" w:themeColor="text1" w:themeTint="F2"/>
            <w:sz w:val="22"/>
            <w:rPrChange w:id="3687" w:author="tao huang" w:date="2017-09-17T12:05:00Z">
              <w:rPr>
                <w:color w:val="385623" w:themeColor="accent6" w:themeShade="80"/>
                <w:sz w:val="22"/>
              </w:rPr>
            </w:rPrChange>
          </w:rPr>
          <w:t xml:space="preserve">. In this study, we </w:t>
        </w:r>
      </w:ins>
      <w:ins w:id="3688" w:author="tao huang" w:date="2017-09-15T19:23:00Z">
        <w:r w:rsidR="005F5D35" w:rsidRPr="00A60A57">
          <w:rPr>
            <w:color w:val="0D0D0D" w:themeColor="text1" w:themeTint="F2"/>
            <w:sz w:val="22"/>
            <w:rPrChange w:id="3689" w:author="tao huang" w:date="2017-09-17T12:05:00Z">
              <w:rPr>
                <w:color w:val="385623" w:themeColor="accent6" w:themeShade="80"/>
                <w:sz w:val="22"/>
              </w:rPr>
            </w:rPrChange>
          </w:rPr>
          <w:t>investigate</w:t>
        </w:r>
      </w:ins>
      <w:ins w:id="3690" w:author="tao huang" w:date="2017-09-15T19:24:00Z">
        <w:r w:rsidR="005F5D35" w:rsidRPr="00A60A57">
          <w:rPr>
            <w:color w:val="0D0D0D" w:themeColor="text1" w:themeTint="F2"/>
            <w:sz w:val="22"/>
            <w:rPrChange w:id="3691" w:author="tao huang" w:date="2017-09-17T12:05:00Z">
              <w:rPr>
                <w:color w:val="385623" w:themeColor="accent6" w:themeShade="80"/>
                <w:sz w:val="22"/>
              </w:rPr>
            </w:rPrChange>
          </w:rPr>
          <w:t xml:space="preserve">, by dealing with structural breaks, </w:t>
        </w:r>
      </w:ins>
      <w:ins w:id="3692" w:author="tao huang" w:date="2017-09-15T19:23:00Z">
        <w:r w:rsidR="005F5D35" w:rsidRPr="00A60A57">
          <w:rPr>
            <w:color w:val="0D0D0D" w:themeColor="text1" w:themeTint="F2"/>
            <w:sz w:val="22"/>
            <w:rPrChange w:id="3693" w:author="tao huang" w:date="2017-09-17T12:05:00Z">
              <w:rPr>
                <w:color w:val="385623" w:themeColor="accent6" w:themeShade="80"/>
                <w:sz w:val="22"/>
              </w:rPr>
            </w:rPrChange>
          </w:rPr>
          <w:t xml:space="preserve">whether or not we can </w:t>
        </w:r>
      </w:ins>
      <w:ins w:id="3694" w:author="tao huang" w:date="2017-09-15T19:24:00Z">
        <w:r w:rsidR="005F5D35" w:rsidRPr="00A60A57">
          <w:rPr>
            <w:color w:val="0D0D0D" w:themeColor="text1" w:themeTint="F2"/>
            <w:sz w:val="22"/>
            <w:rPrChange w:id="3695" w:author="tao huang" w:date="2017-09-17T12:05:00Z">
              <w:rPr>
                <w:color w:val="385623" w:themeColor="accent6" w:themeShade="80"/>
                <w:sz w:val="22"/>
              </w:rPr>
            </w:rPrChange>
          </w:rPr>
          <w:t>generate more accurate</w:t>
        </w:r>
      </w:ins>
      <w:ins w:id="3696" w:author="tao huang" w:date="2017-09-15T19:23:00Z">
        <w:r w:rsidR="005F5D35" w:rsidRPr="00A60A57">
          <w:rPr>
            <w:color w:val="0D0D0D" w:themeColor="text1" w:themeTint="F2"/>
            <w:sz w:val="22"/>
            <w:rPrChange w:id="3697" w:author="tao huang" w:date="2017-09-17T12:05:00Z">
              <w:rPr>
                <w:color w:val="385623" w:themeColor="accent6" w:themeShade="80"/>
                <w:sz w:val="22"/>
              </w:rPr>
            </w:rPrChange>
          </w:rPr>
          <w:t xml:space="preserve"> </w:t>
        </w:r>
      </w:ins>
      <w:ins w:id="3698" w:author="tao huang" w:date="2017-09-15T19:24:00Z">
        <w:r w:rsidR="005F5D35" w:rsidRPr="00A60A57">
          <w:rPr>
            <w:color w:val="0D0D0D" w:themeColor="text1" w:themeTint="F2"/>
            <w:sz w:val="22"/>
            <w:rPrChange w:id="3699" w:author="tao huang" w:date="2017-09-17T12:05:00Z">
              <w:rPr>
                <w:color w:val="385623" w:themeColor="accent6" w:themeShade="80"/>
                <w:sz w:val="22"/>
              </w:rPr>
            </w:rPrChange>
          </w:rPr>
          <w:t>forecasts</w:t>
        </w:r>
      </w:ins>
      <w:ins w:id="3700" w:author="tao huang" w:date="2017-09-15T19:23:00Z">
        <w:r w:rsidR="005F5D35" w:rsidRPr="00A60A57">
          <w:rPr>
            <w:color w:val="0D0D0D" w:themeColor="text1" w:themeTint="F2"/>
            <w:sz w:val="22"/>
            <w:rPrChange w:id="3701" w:author="tao huang" w:date="2017-09-17T12:05:00Z">
              <w:rPr>
                <w:color w:val="385623" w:themeColor="accent6" w:themeShade="80"/>
                <w:sz w:val="22"/>
              </w:rPr>
            </w:rPrChange>
          </w:rPr>
          <w:t xml:space="preserve"> for retailer product sales at SKU level.</w:t>
        </w:r>
      </w:ins>
    </w:p>
    <w:p w14:paraId="0DF6A9C6" w14:textId="6D5FC5F1" w:rsidR="00415A4F" w:rsidRPr="00A60A57" w:rsidRDefault="005F5D35">
      <w:pPr>
        <w:spacing w:after="0" w:line="360" w:lineRule="auto"/>
        <w:rPr>
          <w:ins w:id="3702" w:author="tao huang" w:date="2017-09-15T19:10:00Z"/>
          <w:color w:val="0D0D0D" w:themeColor="text1" w:themeTint="F2"/>
          <w:sz w:val="22"/>
          <w:rPrChange w:id="3703" w:author="tao huang" w:date="2017-09-17T12:05:00Z">
            <w:rPr>
              <w:ins w:id="3704" w:author="tao huang" w:date="2017-09-15T19:10:00Z"/>
              <w:color w:val="385623" w:themeColor="accent6" w:themeShade="80"/>
              <w:sz w:val="22"/>
            </w:rPr>
          </w:rPrChange>
        </w:rPr>
      </w:pPr>
      <w:ins w:id="3705" w:author="tao huang" w:date="2017-09-15T19:24:00Z">
        <w:r w:rsidRPr="00A60A57">
          <w:rPr>
            <w:color w:val="0D0D0D" w:themeColor="text1" w:themeTint="F2"/>
            <w:sz w:val="22"/>
            <w:rPrChange w:id="3706" w:author="tao huang" w:date="2017-09-17T12:05:00Z">
              <w:rPr>
                <w:color w:val="385623" w:themeColor="accent6" w:themeShade="80"/>
                <w:sz w:val="22"/>
              </w:rPr>
            </w:rPrChange>
          </w:rPr>
          <w:lastRenderedPageBreak/>
          <w:t xml:space="preserve"> </w:t>
        </w:r>
      </w:ins>
    </w:p>
    <w:p w14:paraId="5C702692" w14:textId="169BBB3C" w:rsidR="00137966" w:rsidRPr="00A60A57" w:rsidDel="00E74BF1" w:rsidRDefault="00137966">
      <w:pPr>
        <w:spacing w:after="0" w:line="360" w:lineRule="auto"/>
        <w:rPr>
          <w:del w:id="3707" w:author="tao huang" w:date="2017-09-13T16:50:00Z"/>
          <w:rFonts w:cs="Times New Roman"/>
          <w:noProof/>
          <w:color w:val="0D0D0D" w:themeColor="text1" w:themeTint="F2"/>
          <w:sz w:val="22"/>
          <w:rPrChange w:id="3708" w:author="tao huang" w:date="2017-09-17T12:05:00Z">
            <w:rPr>
              <w:del w:id="3709" w:author="tao huang" w:date="2017-09-13T16:50:00Z"/>
              <w:rFonts w:cs="Times New Roman"/>
              <w:noProof/>
              <w:color w:val="000000" w:themeColor="text1"/>
              <w:szCs w:val="24"/>
            </w:rPr>
          </w:rPrChange>
        </w:rPr>
      </w:pPr>
    </w:p>
    <w:p w14:paraId="558488CD" w14:textId="6F6A9854" w:rsidR="002A48ED" w:rsidRPr="00A60A57" w:rsidDel="00E74BF1" w:rsidRDefault="002A48ED">
      <w:pPr>
        <w:spacing w:after="0" w:line="360" w:lineRule="auto"/>
        <w:rPr>
          <w:del w:id="3710" w:author="tao huang" w:date="2017-09-13T16:50:00Z"/>
          <w:rFonts w:cs="Times New Roman"/>
          <w:noProof/>
          <w:color w:val="0D0D0D" w:themeColor="text1" w:themeTint="F2"/>
          <w:sz w:val="22"/>
          <w:rPrChange w:id="3711" w:author="tao huang" w:date="2017-09-17T12:05:00Z">
            <w:rPr>
              <w:del w:id="3712" w:author="tao huang" w:date="2017-09-13T16:50:00Z"/>
              <w:rFonts w:cs="Times New Roman"/>
              <w:noProof/>
              <w:color w:val="000000" w:themeColor="text1"/>
              <w:szCs w:val="24"/>
            </w:rPr>
          </w:rPrChange>
        </w:rPr>
      </w:pPr>
    </w:p>
    <w:p w14:paraId="5881118A" w14:textId="77777777" w:rsidR="002A48ED" w:rsidRPr="00A60A57" w:rsidRDefault="002A48ED">
      <w:pPr>
        <w:spacing w:after="0" w:line="360" w:lineRule="auto"/>
        <w:rPr>
          <w:rFonts w:cs="Times New Roman"/>
          <w:noProof/>
          <w:color w:val="0D0D0D" w:themeColor="text1" w:themeTint="F2"/>
          <w:sz w:val="22"/>
          <w:rPrChange w:id="3713" w:author="tao huang" w:date="2017-09-17T12:05:00Z">
            <w:rPr>
              <w:rFonts w:cs="Times New Roman"/>
              <w:noProof/>
              <w:color w:val="000000" w:themeColor="text1"/>
              <w:szCs w:val="24"/>
            </w:rPr>
          </w:rPrChange>
        </w:rPr>
      </w:pPr>
    </w:p>
    <w:p w14:paraId="6A8AB8A4" w14:textId="77777777" w:rsidR="00137966" w:rsidRPr="00A60A57" w:rsidRDefault="00137966">
      <w:pPr>
        <w:spacing w:after="0" w:line="360" w:lineRule="auto"/>
        <w:rPr>
          <w:rFonts w:cs="Times New Roman"/>
          <w:noProof/>
          <w:color w:val="0D0D0D" w:themeColor="text1" w:themeTint="F2"/>
          <w:sz w:val="22"/>
          <w:rPrChange w:id="3714" w:author="tao huang" w:date="2017-09-17T12:05:00Z">
            <w:rPr>
              <w:rFonts w:cs="Times New Roman"/>
              <w:noProof/>
              <w:color w:val="000000" w:themeColor="text1"/>
              <w:szCs w:val="24"/>
            </w:rPr>
          </w:rPrChange>
        </w:rPr>
      </w:pPr>
    </w:p>
    <w:p w14:paraId="66DA5FCA" w14:textId="5CCF4586" w:rsidR="00A12BCC" w:rsidRPr="00A60A57" w:rsidRDefault="00242375">
      <w:pPr>
        <w:pStyle w:val="ListParagraph"/>
        <w:numPr>
          <w:ilvl w:val="0"/>
          <w:numId w:val="45"/>
        </w:numPr>
        <w:spacing w:after="0" w:line="360" w:lineRule="auto"/>
        <w:rPr>
          <w:rFonts w:cs="Times New Roman"/>
          <w:color w:val="0D0D0D" w:themeColor="text1" w:themeTint="F2"/>
          <w:sz w:val="22"/>
          <w:rPrChange w:id="3715" w:author="tao huang" w:date="2017-09-17T12:05:00Z">
            <w:rPr>
              <w:rFonts w:cs="Times New Roman"/>
              <w:color w:val="000000" w:themeColor="text1"/>
              <w:szCs w:val="24"/>
            </w:rPr>
          </w:rPrChange>
        </w:rPr>
        <w:pPrChange w:id="3716" w:author="tao huang" w:date="2017-09-16T13:02:00Z">
          <w:pPr>
            <w:pStyle w:val="ListParagraph"/>
            <w:numPr>
              <w:numId w:val="39"/>
            </w:numPr>
            <w:spacing w:after="0" w:line="360" w:lineRule="auto"/>
            <w:ind w:hanging="720"/>
          </w:pPr>
        </w:pPrChange>
      </w:pPr>
      <w:r w:rsidRPr="00A60A57">
        <w:rPr>
          <w:rFonts w:cs="Times New Roman"/>
          <w:b/>
          <w:color w:val="0D0D0D" w:themeColor="text1" w:themeTint="F2"/>
          <w:sz w:val="22"/>
          <w:rPrChange w:id="3717" w:author="tao huang" w:date="2017-09-17T12:05:00Z">
            <w:rPr>
              <w:rFonts w:cs="Times New Roman"/>
              <w:b/>
              <w:color w:val="000000" w:themeColor="text1"/>
              <w:szCs w:val="24"/>
            </w:rPr>
          </w:rPrChange>
        </w:rPr>
        <w:t>Dealing with structural breaks</w:t>
      </w:r>
    </w:p>
    <w:p w14:paraId="6299BE05" w14:textId="77777777" w:rsidR="002552DA" w:rsidRPr="00A60A57" w:rsidRDefault="00EC5605">
      <w:pPr>
        <w:spacing w:after="0" w:line="360" w:lineRule="auto"/>
        <w:rPr>
          <w:rFonts w:cs="Times New Roman"/>
          <w:color w:val="0D0D0D" w:themeColor="text1" w:themeTint="F2"/>
          <w:sz w:val="22"/>
          <w:rPrChange w:id="3718" w:author="tao huang" w:date="2017-09-17T12:05:00Z">
            <w:rPr>
              <w:rFonts w:cs="Times New Roman"/>
              <w:color w:val="000000" w:themeColor="text1"/>
              <w:szCs w:val="24"/>
            </w:rPr>
          </w:rPrChange>
        </w:rPr>
      </w:pPr>
      <w:r w:rsidRPr="00A60A57">
        <w:rPr>
          <w:rFonts w:cs="Times New Roman"/>
          <w:color w:val="0D0D0D" w:themeColor="text1" w:themeTint="F2"/>
          <w:sz w:val="22"/>
          <w:rPrChange w:id="3719" w:author="tao huang" w:date="2017-09-17T12:05:00Z">
            <w:rPr>
              <w:rFonts w:cs="Times New Roman"/>
              <w:color w:val="000000" w:themeColor="text1"/>
              <w:szCs w:val="24"/>
            </w:rPr>
          </w:rPrChange>
        </w:rPr>
        <w:t xml:space="preserve"> </w:t>
      </w:r>
    </w:p>
    <w:p w14:paraId="7E169A0A" w14:textId="4B5D5B2B" w:rsidR="00E72237" w:rsidRPr="00A60A57" w:rsidRDefault="001104A3">
      <w:pPr>
        <w:spacing w:after="0" w:line="360" w:lineRule="auto"/>
        <w:rPr>
          <w:ins w:id="3720" w:author="tao huang" w:date="2017-09-15T19:40:00Z"/>
          <w:rFonts w:cs="Times New Roman"/>
          <w:color w:val="0D0D0D" w:themeColor="text1" w:themeTint="F2"/>
          <w:sz w:val="22"/>
          <w:rPrChange w:id="3721" w:author="tao huang" w:date="2017-09-17T12:05:00Z">
            <w:rPr>
              <w:ins w:id="3722" w:author="tao huang" w:date="2017-09-15T19:40:00Z"/>
              <w:rFonts w:cs="Times New Roman"/>
              <w:color w:val="385623" w:themeColor="accent6" w:themeShade="80"/>
              <w:sz w:val="22"/>
            </w:rPr>
          </w:rPrChange>
        </w:rPr>
      </w:pPr>
      <w:r w:rsidRPr="00A60A57">
        <w:rPr>
          <w:rFonts w:cs="Times New Roman"/>
          <w:color w:val="0D0D0D" w:themeColor="text1" w:themeTint="F2"/>
          <w:sz w:val="22"/>
          <w:rPrChange w:id="3723" w:author="tao huang" w:date="2017-09-17T12:05:00Z">
            <w:rPr>
              <w:rFonts w:cs="Times New Roman"/>
              <w:color w:val="000000" w:themeColor="text1"/>
              <w:szCs w:val="24"/>
            </w:rPr>
          </w:rPrChange>
        </w:rPr>
        <w:t xml:space="preserve">In this study, we propose effective forecasting models for retailer product sales at SKU level by taking into account the impact </w:t>
      </w:r>
      <w:r w:rsidR="00CA1867" w:rsidRPr="00A60A57">
        <w:rPr>
          <w:rFonts w:cs="Times New Roman"/>
          <w:color w:val="0D0D0D" w:themeColor="text1" w:themeTint="F2"/>
          <w:sz w:val="22"/>
          <w:rPrChange w:id="3724" w:author="tao huang" w:date="2017-09-17T12:05:00Z">
            <w:rPr>
              <w:rFonts w:cs="Times New Roman"/>
              <w:color w:val="000000" w:themeColor="text1"/>
              <w:szCs w:val="24"/>
            </w:rPr>
          </w:rPrChange>
        </w:rPr>
        <w:t>of structural breaks.</w:t>
      </w:r>
      <w:r w:rsidR="00F64778" w:rsidRPr="00A60A57">
        <w:rPr>
          <w:rFonts w:cs="Times New Roman"/>
          <w:color w:val="0D0D0D" w:themeColor="text1" w:themeTint="F2"/>
          <w:sz w:val="22"/>
          <w:rPrChange w:id="3725" w:author="tao huang" w:date="2017-09-17T12:05:00Z">
            <w:rPr>
              <w:rFonts w:cs="Times New Roman"/>
              <w:color w:val="000000" w:themeColor="text1"/>
              <w:szCs w:val="24"/>
            </w:rPr>
          </w:rPrChange>
        </w:rPr>
        <w:t xml:space="preserve"> </w:t>
      </w:r>
      <w:r w:rsidR="006C7B12" w:rsidRPr="00A60A57">
        <w:rPr>
          <w:rFonts w:cs="Times New Roman"/>
          <w:color w:val="0D0D0D" w:themeColor="text1" w:themeTint="F2"/>
          <w:sz w:val="22"/>
          <w:rPrChange w:id="3726" w:author="tao huang" w:date="2017-09-17T12:05:00Z">
            <w:rPr>
              <w:rFonts w:cs="Times New Roman"/>
              <w:color w:val="000000" w:themeColor="text1"/>
              <w:szCs w:val="24"/>
            </w:rPr>
          </w:rPrChange>
        </w:rPr>
        <w:t xml:space="preserve">In this section, we introduce </w:t>
      </w:r>
      <w:r w:rsidR="0062596D" w:rsidRPr="00A60A57">
        <w:rPr>
          <w:rFonts w:cs="Times New Roman"/>
          <w:color w:val="0D0D0D" w:themeColor="text1" w:themeTint="F2"/>
          <w:sz w:val="22"/>
          <w:rPrChange w:id="3727" w:author="tao huang" w:date="2017-09-17T12:05:00Z">
            <w:rPr>
              <w:rFonts w:cs="Times New Roman"/>
              <w:color w:val="000000" w:themeColor="text1"/>
              <w:szCs w:val="24"/>
            </w:rPr>
          </w:rPrChange>
        </w:rPr>
        <w:t>the</w:t>
      </w:r>
      <w:r w:rsidR="00947F0D" w:rsidRPr="00A60A57">
        <w:rPr>
          <w:rFonts w:cs="Times New Roman"/>
          <w:color w:val="0D0D0D" w:themeColor="text1" w:themeTint="F2"/>
          <w:sz w:val="22"/>
          <w:rPrChange w:id="3728" w:author="tao huang" w:date="2017-09-17T12:05:00Z">
            <w:rPr>
              <w:rFonts w:cs="Times New Roman"/>
              <w:color w:val="000000" w:themeColor="text1"/>
              <w:szCs w:val="24"/>
            </w:rPr>
          </w:rPrChange>
        </w:rPr>
        <w:t xml:space="preserve"> </w:t>
      </w:r>
      <w:r w:rsidR="0062596D" w:rsidRPr="00A60A57">
        <w:rPr>
          <w:rFonts w:cs="Times New Roman"/>
          <w:color w:val="0D0D0D" w:themeColor="text1" w:themeTint="F2"/>
          <w:sz w:val="22"/>
          <w:rPrChange w:id="3729" w:author="tao huang" w:date="2017-09-17T12:05:00Z">
            <w:rPr>
              <w:rFonts w:cs="Times New Roman"/>
              <w:color w:val="000000" w:themeColor="text1"/>
              <w:szCs w:val="24"/>
            </w:rPr>
          </w:rPrChange>
        </w:rPr>
        <w:t>Intercept Correction (IC) method and the Estimatio</w:t>
      </w:r>
      <w:r w:rsidR="006C7B12" w:rsidRPr="00A60A57">
        <w:rPr>
          <w:rFonts w:cs="Times New Roman"/>
          <w:color w:val="0D0D0D" w:themeColor="text1" w:themeTint="F2"/>
          <w:sz w:val="22"/>
          <w:rPrChange w:id="3730" w:author="tao huang" w:date="2017-09-17T12:05:00Z">
            <w:rPr>
              <w:rFonts w:cs="Times New Roman"/>
              <w:color w:val="000000" w:themeColor="text1"/>
              <w:szCs w:val="24"/>
            </w:rPr>
          </w:rPrChange>
        </w:rPr>
        <w:t xml:space="preserve">n Window Combining (EWC) method which </w:t>
      </w:r>
      <w:del w:id="3731" w:author="tao huang" w:date="2017-09-15T19:27:00Z">
        <w:r w:rsidR="006C7B12" w:rsidRPr="00A60A57" w:rsidDel="00E039D9">
          <w:rPr>
            <w:rFonts w:cs="Times New Roman"/>
            <w:color w:val="0D0D0D" w:themeColor="text1" w:themeTint="F2"/>
            <w:sz w:val="22"/>
            <w:rPrChange w:id="3732" w:author="tao huang" w:date="2017-09-17T12:05:00Z">
              <w:rPr>
                <w:rFonts w:cs="Times New Roman"/>
                <w:color w:val="000000" w:themeColor="text1"/>
                <w:szCs w:val="24"/>
              </w:rPr>
            </w:rPrChange>
          </w:rPr>
          <w:delText xml:space="preserve">are </w:delText>
        </w:r>
      </w:del>
      <w:ins w:id="3733" w:author="tao huang" w:date="2017-09-15T19:27:00Z">
        <w:r w:rsidR="00E039D9" w:rsidRPr="00A60A57">
          <w:rPr>
            <w:rFonts w:cs="Times New Roman"/>
            <w:color w:val="0D0D0D" w:themeColor="text1" w:themeTint="F2"/>
            <w:sz w:val="22"/>
            <w:rPrChange w:id="3734" w:author="tao huang" w:date="2017-09-17T12:05:00Z">
              <w:rPr>
                <w:rFonts w:cs="Times New Roman"/>
                <w:color w:val="000000" w:themeColor="text1"/>
                <w:sz w:val="22"/>
              </w:rPr>
            </w:rPrChange>
          </w:rPr>
          <w:t>will be later</w:t>
        </w:r>
        <w:r w:rsidR="00E039D9" w:rsidRPr="00A60A57">
          <w:rPr>
            <w:rFonts w:cs="Times New Roman"/>
            <w:color w:val="0D0D0D" w:themeColor="text1" w:themeTint="F2"/>
            <w:sz w:val="22"/>
            <w:rPrChange w:id="3735" w:author="tao huang" w:date="2017-09-17T12:05:00Z">
              <w:rPr>
                <w:rFonts w:cs="Times New Roman"/>
                <w:color w:val="000000" w:themeColor="text1"/>
                <w:szCs w:val="24"/>
              </w:rPr>
            </w:rPrChange>
          </w:rPr>
          <w:t xml:space="preserve"> </w:t>
        </w:r>
      </w:ins>
      <w:r w:rsidR="006C7B12" w:rsidRPr="00A60A57">
        <w:rPr>
          <w:rFonts w:cs="Times New Roman"/>
          <w:color w:val="0D0D0D" w:themeColor="text1" w:themeTint="F2"/>
          <w:sz w:val="22"/>
          <w:rPrChange w:id="3736" w:author="tao huang" w:date="2017-09-17T12:05:00Z">
            <w:rPr>
              <w:rFonts w:cs="Times New Roman"/>
              <w:color w:val="000000" w:themeColor="text1"/>
              <w:szCs w:val="24"/>
            </w:rPr>
          </w:rPrChange>
        </w:rPr>
        <w:t xml:space="preserve">incorporated </w:t>
      </w:r>
      <w:del w:id="3737" w:author="tao huang" w:date="2017-09-15T19:27:00Z">
        <w:r w:rsidR="006C7B12" w:rsidRPr="00A60A57" w:rsidDel="00E039D9">
          <w:rPr>
            <w:rFonts w:cs="Times New Roman"/>
            <w:color w:val="0D0D0D" w:themeColor="text1" w:themeTint="F2"/>
            <w:sz w:val="22"/>
            <w:rPrChange w:id="3738" w:author="tao huang" w:date="2017-09-17T12:05:00Z">
              <w:rPr>
                <w:rFonts w:cs="Times New Roman"/>
                <w:color w:val="000000" w:themeColor="text1"/>
                <w:szCs w:val="24"/>
              </w:rPr>
            </w:rPrChange>
          </w:rPr>
          <w:delText xml:space="preserve">into </w:delText>
        </w:r>
      </w:del>
      <w:ins w:id="3739" w:author="tao huang" w:date="2017-09-15T19:27:00Z">
        <w:r w:rsidR="00E039D9" w:rsidRPr="00A60A57">
          <w:rPr>
            <w:rFonts w:cs="Times New Roman"/>
            <w:color w:val="0D0D0D" w:themeColor="text1" w:themeTint="F2"/>
            <w:sz w:val="22"/>
            <w:rPrChange w:id="3740" w:author="tao huang" w:date="2017-09-17T12:05:00Z">
              <w:rPr>
                <w:rFonts w:cs="Times New Roman"/>
                <w:color w:val="000000" w:themeColor="text1"/>
                <w:sz w:val="22"/>
              </w:rPr>
            </w:rPrChange>
          </w:rPr>
          <w:t>as</w:t>
        </w:r>
        <w:r w:rsidR="00E039D9" w:rsidRPr="00A60A57">
          <w:rPr>
            <w:rFonts w:cs="Times New Roman"/>
            <w:color w:val="0D0D0D" w:themeColor="text1" w:themeTint="F2"/>
            <w:sz w:val="22"/>
            <w:rPrChange w:id="3741" w:author="tao huang" w:date="2017-09-17T12:05:00Z">
              <w:rPr>
                <w:rFonts w:cs="Times New Roman"/>
                <w:color w:val="000000" w:themeColor="text1"/>
                <w:szCs w:val="24"/>
              </w:rPr>
            </w:rPrChange>
          </w:rPr>
          <w:t xml:space="preserve"> </w:t>
        </w:r>
      </w:ins>
      <w:r w:rsidR="006C7B12" w:rsidRPr="00A60A57">
        <w:rPr>
          <w:rFonts w:cs="Times New Roman"/>
          <w:color w:val="0D0D0D" w:themeColor="text1" w:themeTint="F2"/>
          <w:sz w:val="22"/>
          <w:rPrChange w:id="3742" w:author="tao huang" w:date="2017-09-17T12:05:00Z">
            <w:rPr>
              <w:rFonts w:cs="Times New Roman"/>
              <w:color w:val="000000" w:themeColor="text1"/>
              <w:szCs w:val="24"/>
            </w:rPr>
          </w:rPrChange>
        </w:rPr>
        <w:t>one of the stages in our proposed method</w:t>
      </w:r>
      <w:r w:rsidR="00C14B2F" w:rsidRPr="00A60A57">
        <w:rPr>
          <w:rFonts w:cs="Times New Roman"/>
          <w:color w:val="0D0D0D" w:themeColor="text1" w:themeTint="F2"/>
          <w:sz w:val="22"/>
          <w:rPrChange w:id="3743" w:author="tao huang" w:date="2017-09-17T12:05:00Z">
            <w:rPr>
              <w:rFonts w:cs="Times New Roman"/>
              <w:color w:val="000000" w:themeColor="text1"/>
              <w:szCs w:val="24"/>
            </w:rPr>
          </w:rPrChange>
        </w:rPr>
        <w:t>.</w:t>
      </w:r>
      <w:ins w:id="3744" w:author="tao huang" w:date="2017-09-15T19:39:00Z">
        <w:r w:rsidR="00E72237" w:rsidRPr="00A60A57">
          <w:rPr>
            <w:rFonts w:cs="Times New Roman"/>
            <w:color w:val="0D0D0D" w:themeColor="text1" w:themeTint="F2"/>
            <w:sz w:val="22"/>
            <w:rPrChange w:id="3745" w:author="tao huang" w:date="2017-09-17T12:05:00Z">
              <w:rPr>
                <w:rFonts w:cs="Times New Roman"/>
                <w:color w:val="385623" w:themeColor="accent6" w:themeShade="80"/>
                <w:sz w:val="22"/>
              </w:rPr>
            </w:rPrChange>
          </w:rPr>
          <w:t xml:space="preserve"> </w:t>
        </w:r>
      </w:ins>
      <w:ins w:id="3746" w:author="tao huang" w:date="2017-09-15T19:40:00Z">
        <w:r w:rsidR="00E72237" w:rsidRPr="00A60A57">
          <w:rPr>
            <w:rFonts w:cs="Times New Roman"/>
            <w:color w:val="0D0D0D" w:themeColor="text1" w:themeTint="F2"/>
            <w:sz w:val="22"/>
            <w:rPrChange w:id="3747" w:author="tao huang" w:date="2017-09-17T12:05:00Z">
              <w:rPr>
                <w:rFonts w:cs="Times New Roman"/>
                <w:color w:val="385623" w:themeColor="accent6" w:themeShade="80"/>
                <w:sz w:val="22"/>
              </w:rPr>
            </w:rPrChange>
          </w:rPr>
          <w:t xml:space="preserve">None </w:t>
        </w:r>
      </w:ins>
      <w:ins w:id="3748" w:author="tao huang" w:date="2017-09-15T19:41:00Z">
        <w:r w:rsidR="00E72237" w:rsidRPr="00A60A57">
          <w:rPr>
            <w:rFonts w:cs="Times New Roman"/>
            <w:color w:val="0D0D0D" w:themeColor="text1" w:themeTint="F2"/>
            <w:sz w:val="22"/>
            <w:rPrChange w:id="3749" w:author="tao huang" w:date="2017-09-17T12:05:00Z">
              <w:rPr>
                <w:rFonts w:cs="Times New Roman"/>
                <w:color w:val="385623" w:themeColor="accent6" w:themeShade="80"/>
                <w:sz w:val="22"/>
              </w:rPr>
            </w:rPrChange>
          </w:rPr>
          <w:t xml:space="preserve">of the methods </w:t>
        </w:r>
      </w:ins>
      <w:ins w:id="3750" w:author="tao huang" w:date="2017-09-15T19:40:00Z">
        <w:r w:rsidR="00E72237" w:rsidRPr="00A60A57">
          <w:rPr>
            <w:rFonts w:cs="Times New Roman"/>
            <w:color w:val="0D0D0D" w:themeColor="text1" w:themeTint="F2"/>
            <w:sz w:val="22"/>
            <w:rPrChange w:id="3751" w:author="tao huang" w:date="2017-09-17T12:05:00Z">
              <w:rPr>
                <w:rFonts w:cs="Times New Roman"/>
                <w:color w:val="385623" w:themeColor="accent6" w:themeShade="80"/>
                <w:sz w:val="22"/>
              </w:rPr>
            </w:rPrChange>
          </w:rPr>
          <w:t>assume that we know the unobserved change of the true effect of the marketing activities.</w:t>
        </w:r>
      </w:ins>
    </w:p>
    <w:p w14:paraId="3F1BA666" w14:textId="76177CAB" w:rsidR="00EC5605" w:rsidRPr="00A60A57" w:rsidDel="00E72237" w:rsidRDefault="00EC5605">
      <w:pPr>
        <w:spacing w:after="0" w:line="360" w:lineRule="auto"/>
        <w:rPr>
          <w:del w:id="3752" w:author="tao huang" w:date="2017-09-15T19:40:00Z"/>
          <w:rFonts w:cs="Times New Roman"/>
          <w:color w:val="0D0D0D" w:themeColor="text1" w:themeTint="F2"/>
          <w:sz w:val="22"/>
          <w:rPrChange w:id="3753" w:author="tao huang" w:date="2017-09-17T12:05:00Z">
            <w:rPr>
              <w:del w:id="3754" w:author="tao huang" w:date="2017-09-15T19:40:00Z"/>
              <w:rFonts w:cs="Times New Roman"/>
              <w:color w:val="000000" w:themeColor="text1"/>
              <w:szCs w:val="24"/>
            </w:rPr>
          </w:rPrChange>
        </w:rPr>
      </w:pPr>
    </w:p>
    <w:p w14:paraId="22CB7611" w14:textId="77777777" w:rsidR="002552DA" w:rsidRPr="00A60A57" w:rsidRDefault="002552DA">
      <w:pPr>
        <w:spacing w:after="0" w:line="360" w:lineRule="auto"/>
        <w:rPr>
          <w:rFonts w:cs="Times New Roman"/>
          <w:color w:val="0D0D0D" w:themeColor="text1" w:themeTint="F2"/>
          <w:sz w:val="22"/>
          <w:rPrChange w:id="3755" w:author="tao huang" w:date="2017-09-17T12:05:00Z">
            <w:rPr>
              <w:rFonts w:cs="Times New Roman"/>
              <w:color w:val="000000" w:themeColor="text1"/>
              <w:szCs w:val="24"/>
            </w:rPr>
          </w:rPrChange>
        </w:rPr>
      </w:pPr>
    </w:p>
    <w:p w14:paraId="727D29F0" w14:textId="77777777" w:rsidR="00E9092F" w:rsidRPr="00A60A57" w:rsidRDefault="005831CA">
      <w:pPr>
        <w:spacing w:after="0" w:line="360" w:lineRule="auto"/>
        <w:rPr>
          <w:rFonts w:cs="Times New Roman"/>
          <w:color w:val="0D0D0D" w:themeColor="text1" w:themeTint="F2"/>
          <w:sz w:val="22"/>
          <w:rPrChange w:id="3756" w:author="tao huang" w:date="2017-09-17T12:05:00Z">
            <w:rPr>
              <w:rFonts w:cs="Times New Roman"/>
              <w:color w:val="000000" w:themeColor="text1"/>
              <w:szCs w:val="24"/>
            </w:rPr>
          </w:rPrChange>
        </w:rPr>
      </w:pPr>
      <w:r w:rsidRPr="00A60A57">
        <w:rPr>
          <w:rFonts w:cs="Times New Roman"/>
          <w:color w:val="0D0D0D" w:themeColor="text1" w:themeTint="F2"/>
          <w:sz w:val="22"/>
          <w:rPrChange w:id="3757" w:author="tao huang" w:date="2017-09-17T12:05:00Z">
            <w:rPr>
              <w:rFonts w:cs="Times New Roman"/>
              <w:color w:val="000000" w:themeColor="text1"/>
              <w:szCs w:val="24"/>
            </w:rPr>
          </w:rPrChange>
        </w:rPr>
        <w:t>4.1</w:t>
      </w:r>
      <w:r w:rsidRPr="00A60A57">
        <w:rPr>
          <w:rFonts w:cs="Times New Roman"/>
          <w:color w:val="0D0D0D" w:themeColor="text1" w:themeTint="F2"/>
          <w:sz w:val="22"/>
          <w:rPrChange w:id="3758" w:author="tao huang" w:date="2017-09-17T12:05:00Z">
            <w:rPr>
              <w:rFonts w:cs="Times New Roman"/>
              <w:color w:val="000000" w:themeColor="text1"/>
              <w:szCs w:val="24"/>
            </w:rPr>
          </w:rPrChange>
        </w:rPr>
        <w:tab/>
      </w:r>
      <w:r w:rsidR="00BC5F3F" w:rsidRPr="00A60A57">
        <w:rPr>
          <w:rFonts w:cs="Times New Roman"/>
          <w:color w:val="0D0D0D" w:themeColor="text1" w:themeTint="F2"/>
          <w:sz w:val="22"/>
          <w:rPrChange w:id="3759" w:author="tao huang" w:date="2017-09-17T12:05:00Z">
            <w:rPr>
              <w:rFonts w:cs="Times New Roman"/>
              <w:color w:val="000000" w:themeColor="text1"/>
              <w:szCs w:val="24"/>
            </w:rPr>
          </w:rPrChange>
        </w:rPr>
        <w:t>The Intercept C</w:t>
      </w:r>
      <w:r w:rsidR="00901FD8" w:rsidRPr="00A60A57">
        <w:rPr>
          <w:rFonts w:cs="Times New Roman"/>
          <w:color w:val="0D0D0D" w:themeColor="text1" w:themeTint="F2"/>
          <w:sz w:val="22"/>
          <w:rPrChange w:id="3760" w:author="tao huang" w:date="2017-09-17T12:05:00Z">
            <w:rPr>
              <w:rFonts w:cs="Times New Roman"/>
              <w:color w:val="000000" w:themeColor="text1"/>
              <w:szCs w:val="24"/>
            </w:rPr>
          </w:rPrChange>
        </w:rPr>
        <w:t>orrection</w:t>
      </w:r>
      <w:r w:rsidR="00BC5F3F" w:rsidRPr="00A60A57">
        <w:rPr>
          <w:rFonts w:cs="Times New Roman"/>
          <w:color w:val="0D0D0D" w:themeColor="text1" w:themeTint="F2"/>
          <w:sz w:val="22"/>
          <w:rPrChange w:id="3761" w:author="tao huang" w:date="2017-09-17T12:05:00Z">
            <w:rPr>
              <w:rFonts w:cs="Times New Roman"/>
              <w:color w:val="000000" w:themeColor="text1"/>
              <w:szCs w:val="24"/>
            </w:rPr>
          </w:rPrChange>
        </w:rPr>
        <w:t xml:space="preserve"> method</w:t>
      </w:r>
    </w:p>
    <w:p w14:paraId="46BECC21" w14:textId="5A9E2604" w:rsidR="001412F6" w:rsidRPr="00A60A57" w:rsidRDefault="001412F6">
      <w:pPr>
        <w:spacing w:after="0" w:line="360" w:lineRule="auto"/>
        <w:rPr>
          <w:ins w:id="3762" w:author="tao huang" w:date="2017-09-15T19:38:00Z"/>
          <w:rFonts w:cs="Times New Roman"/>
          <w:b/>
          <w:color w:val="0D0D0D" w:themeColor="text1" w:themeTint="F2"/>
          <w:sz w:val="22"/>
          <w:rPrChange w:id="3763" w:author="tao huang" w:date="2017-09-17T12:05:00Z">
            <w:rPr>
              <w:ins w:id="3764" w:author="tao huang" w:date="2017-09-15T19:38:00Z"/>
              <w:rFonts w:cs="Times New Roman"/>
              <w:b/>
              <w:color w:val="385623" w:themeColor="accent6" w:themeShade="80"/>
              <w:sz w:val="22"/>
            </w:rPr>
          </w:rPrChange>
        </w:rPr>
      </w:pPr>
    </w:p>
    <w:p w14:paraId="0025456B" w14:textId="3B786B85" w:rsidR="00E72237" w:rsidRPr="00A60A57" w:rsidDel="00E72237" w:rsidRDefault="00E72237">
      <w:pPr>
        <w:spacing w:after="0" w:line="360" w:lineRule="auto"/>
        <w:rPr>
          <w:del w:id="3765" w:author="tao huang" w:date="2017-09-15T19:38:00Z"/>
          <w:rFonts w:cs="Times New Roman"/>
          <w:color w:val="0D0D0D" w:themeColor="text1" w:themeTint="F2"/>
          <w:sz w:val="22"/>
          <w:rPrChange w:id="3766" w:author="tao huang" w:date="2017-09-17T12:05:00Z">
            <w:rPr>
              <w:del w:id="3767" w:author="tao huang" w:date="2017-09-15T19:38:00Z"/>
              <w:rFonts w:cs="Times New Roman"/>
              <w:b/>
              <w:color w:val="000000" w:themeColor="text1"/>
              <w:szCs w:val="24"/>
            </w:rPr>
          </w:rPrChange>
        </w:rPr>
      </w:pPr>
    </w:p>
    <w:p w14:paraId="20A9F637" w14:textId="13AEEA2E" w:rsidR="00E9092F" w:rsidRPr="00A60A57" w:rsidDel="00DF2FAB" w:rsidRDefault="0017429A">
      <w:pPr>
        <w:spacing w:after="0" w:line="360" w:lineRule="auto"/>
        <w:rPr>
          <w:del w:id="3768" w:author="tao huang" w:date="2017-09-15T19:34:00Z"/>
          <w:rFonts w:cs="Times New Roman"/>
          <w:color w:val="0D0D0D" w:themeColor="text1" w:themeTint="F2"/>
          <w:sz w:val="22"/>
          <w:rPrChange w:id="3769" w:author="tao huang" w:date="2017-09-17T12:05:00Z">
            <w:rPr>
              <w:del w:id="3770" w:author="tao huang" w:date="2017-09-15T19:34:00Z"/>
              <w:rFonts w:cs="Times New Roman"/>
              <w:color w:val="000000" w:themeColor="text1"/>
              <w:szCs w:val="24"/>
            </w:rPr>
          </w:rPrChange>
        </w:rPr>
      </w:pPr>
      <w:r w:rsidRPr="00A60A57">
        <w:rPr>
          <w:rFonts w:cs="Times New Roman"/>
          <w:color w:val="0D0D0D" w:themeColor="text1" w:themeTint="F2"/>
          <w:sz w:val="22"/>
          <w:rPrChange w:id="3771" w:author="tao huang" w:date="2017-09-17T12:05:00Z">
            <w:rPr>
              <w:rFonts w:cs="Times New Roman"/>
              <w:color w:val="000000" w:themeColor="text1"/>
              <w:szCs w:val="24"/>
            </w:rPr>
          </w:rPrChange>
        </w:rPr>
        <w:t xml:space="preserve">The </w:t>
      </w:r>
      <w:r w:rsidR="000853B0" w:rsidRPr="00A60A57">
        <w:rPr>
          <w:rFonts w:cs="Times New Roman"/>
          <w:color w:val="0D0D0D" w:themeColor="text1" w:themeTint="F2"/>
          <w:sz w:val="22"/>
          <w:rPrChange w:id="3772" w:author="tao huang" w:date="2017-09-17T12:05:00Z">
            <w:rPr>
              <w:rFonts w:cs="Times New Roman"/>
              <w:color w:val="000000" w:themeColor="text1"/>
              <w:szCs w:val="24"/>
            </w:rPr>
          </w:rPrChange>
        </w:rPr>
        <w:t>IC</w:t>
      </w:r>
      <w:r w:rsidRPr="00A60A57">
        <w:rPr>
          <w:rFonts w:cs="Times New Roman"/>
          <w:color w:val="0D0D0D" w:themeColor="text1" w:themeTint="F2"/>
          <w:sz w:val="22"/>
          <w:rPrChange w:id="3773" w:author="tao huang" w:date="2017-09-17T12:05:00Z">
            <w:rPr>
              <w:rFonts w:cs="Times New Roman"/>
              <w:color w:val="000000" w:themeColor="text1"/>
              <w:szCs w:val="24"/>
            </w:rPr>
          </w:rPrChange>
        </w:rPr>
        <w:t xml:space="preserve"> method</w:t>
      </w:r>
      <w:r w:rsidR="0097285A" w:rsidRPr="00A60A57">
        <w:rPr>
          <w:rFonts w:cs="Times New Roman"/>
          <w:color w:val="0D0D0D" w:themeColor="text1" w:themeTint="F2"/>
          <w:sz w:val="22"/>
          <w:rPrChange w:id="3774" w:author="tao huang" w:date="2017-09-17T12:05:00Z">
            <w:rPr>
              <w:rFonts w:cs="Times New Roman"/>
              <w:color w:val="000000" w:themeColor="text1"/>
              <w:szCs w:val="24"/>
            </w:rPr>
          </w:rPrChange>
        </w:rPr>
        <w:t xml:space="preserve"> </w:t>
      </w:r>
      <w:r w:rsidR="006125A6" w:rsidRPr="00A60A57">
        <w:rPr>
          <w:rFonts w:cs="Times New Roman"/>
          <w:color w:val="0D0D0D" w:themeColor="text1" w:themeTint="F2"/>
          <w:sz w:val="22"/>
          <w:rPrChange w:id="3775" w:author="tao huang" w:date="2017-09-17T12:05:00Z">
            <w:rPr>
              <w:rFonts w:cs="Times New Roman"/>
              <w:color w:val="000000" w:themeColor="text1"/>
              <w:szCs w:val="24"/>
            </w:rPr>
          </w:rPrChange>
        </w:rPr>
        <w:t>suggests</w:t>
      </w:r>
      <w:ins w:id="3776" w:author="tao huang" w:date="2017-09-15T19:29:00Z">
        <w:r w:rsidR="00791F8F" w:rsidRPr="00A60A57">
          <w:rPr>
            <w:rFonts w:cs="Times New Roman"/>
            <w:color w:val="0D0D0D" w:themeColor="text1" w:themeTint="F2"/>
            <w:sz w:val="22"/>
            <w:rPrChange w:id="3777" w:author="tao huang" w:date="2017-09-17T12:05:00Z">
              <w:rPr>
                <w:rFonts w:cs="Times New Roman"/>
                <w:color w:val="000000" w:themeColor="text1"/>
                <w:sz w:val="22"/>
              </w:rPr>
            </w:rPrChange>
          </w:rPr>
          <w:t>, when the model is subject to structural break,</w:t>
        </w:r>
      </w:ins>
      <w:r w:rsidR="00C57F3C" w:rsidRPr="00A60A57">
        <w:rPr>
          <w:rFonts w:cs="Times New Roman"/>
          <w:color w:val="0D0D0D" w:themeColor="text1" w:themeTint="F2"/>
          <w:sz w:val="22"/>
          <w:rPrChange w:id="3778" w:author="tao huang" w:date="2017-09-17T12:05:00Z">
            <w:rPr>
              <w:rFonts w:cs="Times New Roman"/>
              <w:color w:val="000000" w:themeColor="text1"/>
              <w:szCs w:val="24"/>
            </w:rPr>
          </w:rPrChange>
        </w:rPr>
        <w:t xml:space="preserve"> </w:t>
      </w:r>
      <w:r w:rsidR="006125A6" w:rsidRPr="00A60A57">
        <w:rPr>
          <w:rFonts w:cs="Times New Roman"/>
          <w:color w:val="0D0D0D" w:themeColor="text1" w:themeTint="F2"/>
          <w:sz w:val="22"/>
          <w:rPrChange w:id="3779" w:author="tao huang" w:date="2017-09-17T12:05:00Z">
            <w:rPr>
              <w:rFonts w:cs="Times New Roman"/>
              <w:color w:val="000000" w:themeColor="text1"/>
              <w:szCs w:val="24"/>
            </w:rPr>
          </w:rPrChange>
        </w:rPr>
        <w:t xml:space="preserve">using </w:t>
      </w:r>
      <w:r w:rsidR="00C57F3C" w:rsidRPr="00A60A57">
        <w:rPr>
          <w:rFonts w:cs="Times New Roman"/>
          <w:color w:val="0D0D0D" w:themeColor="text1" w:themeTint="F2"/>
          <w:sz w:val="22"/>
          <w:rPrChange w:id="3780" w:author="tao huang" w:date="2017-09-17T12:05:00Z">
            <w:rPr>
              <w:rFonts w:cs="Times New Roman"/>
              <w:color w:val="000000" w:themeColor="text1"/>
              <w:szCs w:val="24"/>
            </w:rPr>
          </w:rPrChange>
        </w:rPr>
        <w:t xml:space="preserve">conventional models to generate forecasts but specify non-zero values for the model’s errors in the forecasting period </w:t>
      </w:r>
      <w:r w:rsidR="00C57F3C" w:rsidRPr="00A60A57">
        <w:rPr>
          <w:rFonts w:cs="Times New Roman"/>
          <w:color w:val="0D0D0D" w:themeColor="text1" w:themeTint="F2"/>
          <w:sz w:val="22"/>
          <w:rPrChange w:id="3781" w:author="tao huang" w:date="2017-09-17T12:05:00Z">
            <w:rPr>
              <w:rFonts w:cs="Times New Roman"/>
              <w:color w:val="000000" w:themeColor="text1"/>
              <w:szCs w:val="24"/>
            </w:rPr>
          </w:rPrChange>
        </w:rPr>
        <w:fldChar w:fldCharType="begin">
          <w:fldData xml:space="preserve">PEVuZE5vdGU+PENpdGU+PEF1dGhvcj5DbGVtZW50czwvQXV0aG9yPjxZZWFyPjE5OTQ8L1llYXI+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</w:fldData>
        </w:fldChar>
      </w:r>
      <w:r w:rsidR="006016F1">
        <w:rPr>
          <w:rFonts w:cs="Times New Roman"/>
          <w:color w:val="0D0D0D" w:themeColor="text1" w:themeTint="F2"/>
          <w:sz w:val="22"/>
        </w:rPr>
        <w:instrText xml:space="preserve"> ADDIN EN.CITE </w:instrText>
      </w:r>
      <w:r w:rsidR="006016F1">
        <w:rPr>
          <w:rFonts w:cs="Times New Roman"/>
          <w:color w:val="0D0D0D" w:themeColor="text1" w:themeTint="F2"/>
          <w:sz w:val="22"/>
        </w:rPr>
        <w:fldChar w:fldCharType="begin">
          <w:fldData xml:space="preserve">PEVuZE5vdGU+PENpdGU+PEF1dGhvcj5DbGVtZW50czwvQXV0aG9yPjxZZWFyPjE5OTQ8L1llYXI+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</w:fldData>
        </w:fldChar>
      </w:r>
      <w:r w:rsidR="006016F1">
        <w:rPr>
          <w:rFonts w:cs="Times New Roman"/>
          <w:color w:val="0D0D0D" w:themeColor="text1" w:themeTint="F2"/>
          <w:sz w:val="22"/>
        </w:rPr>
        <w:instrText xml:space="preserve"> ADDIN EN.CITE.DATA </w:instrText>
      </w:r>
      <w:r w:rsidR="006016F1">
        <w:rPr>
          <w:rFonts w:cs="Times New Roman"/>
          <w:color w:val="0D0D0D" w:themeColor="text1" w:themeTint="F2"/>
          <w:sz w:val="22"/>
        </w:rPr>
      </w:r>
      <w:r w:rsidR="006016F1">
        <w:rPr>
          <w:rFonts w:cs="Times New Roman"/>
          <w:color w:val="0D0D0D" w:themeColor="text1" w:themeTint="F2"/>
          <w:sz w:val="22"/>
        </w:rPr>
        <w:fldChar w:fldCharType="end"/>
      </w:r>
      <w:r w:rsidR="00C57F3C" w:rsidRPr="00A60A57">
        <w:rPr>
          <w:rFonts w:cs="Times New Roman"/>
          <w:color w:val="0D0D0D" w:themeColor="text1" w:themeTint="F2"/>
          <w:sz w:val="22"/>
          <w:rPrChange w:id="3782" w:author="tao huang" w:date="2017-09-17T12:05:00Z">
            <w:rPr>
              <w:rFonts w:cs="Times New Roman"/>
              <w:color w:val="000000" w:themeColor="text1"/>
              <w:szCs w:val="24"/>
            </w:rPr>
          </w:rPrChange>
        </w:rPr>
        <w:fldChar w:fldCharType="separate"/>
      </w:r>
      <w:r w:rsidR="006016F1">
        <w:rPr>
          <w:rFonts w:cs="Times New Roman"/>
          <w:noProof/>
          <w:color w:val="0D0D0D" w:themeColor="text1" w:themeTint="F2"/>
          <w:sz w:val="22"/>
        </w:rPr>
        <w:t>(</w:t>
      </w:r>
      <w:hyperlink w:anchor="_ENREF_17" w:tooltip="Clark, 2007 #739" w:history="1">
        <w:r w:rsidR="00F75C33">
          <w:rPr>
            <w:rFonts w:cs="Times New Roman"/>
            <w:noProof/>
            <w:color w:val="0D0D0D" w:themeColor="text1" w:themeTint="F2"/>
            <w:sz w:val="22"/>
          </w:rPr>
          <w:t>Clark &amp; McCracken, 2007</w:t>
        </w:r>
      </w:hyperlink>
      <w:r w:rsidR="006016F1">
        <w:rPr>
          <w:rFonts w:cs="Times New Roman"/>
          <w:noProof/>
          <w:color w:val="0D0D0D" w:themeColor="text1" w:themeTint="F2"/>
          <w:sz w:val="22"/>
        </w:rPr>
        <w:t xml:space="preserve">; </w:t>
      </w:r>
      <w:hyperlink w:anchor="_ENREF_20" w:tooltip="Clements, 1994 #647" w:history="1">
        <w:r w:rsidR="00F75C33">
          <w:rPr>
            <w:rFonts w:cs="Times New Roman"/>
            <w:noProof/>
            <w:color w:val="0D0D0D" w:themeColor="text1" w:themeTint="F2"/>
            <w:sz w:val="22"/>
          </w:rPr>
          <w:t>M. B. Clements &amp; Hendry, 1994</w:t>
        </w:r>
      </w:hyperlink>
      <w:r w:rsidR="006016F1">
        <w:rPr>
          <w:rFonts w:cs="Times New Roman"/>
          <w:noProof/>
          <w:color w:val="0D0D0D" w:themeColor="text1" w:themeTint="F2"/>
          <w:sz w:val="22"/>
        </w:rPr>
        <w:t xml:space="preserve">; </w:t>
      </w:r>
      <w:hyperlink w:anchor="_ENREF_21" w:tooltip="Clements, 1999 #199" w:history="1">
        <w:r w:rsidR="00F75C33">
          <w:rPr>
            <w:rFonts w:cs="Times New Roman"/>
            <w:noProof/>
            <w:color w:val="0D0D0D" w:themeColor="text1" w:themeTint="F2"/>
            <w:sz w:val="22"/>
          </w:rPr>
          <w:t>M. P. Clements &amp; Hendry, 1999</w:t>
        </w:r>
      </w:hyperlink>
      <w:r w:rsidR="006016F1">
        <w:rPr>
          <w:rFonts w:cs="Times New Roman"/>
          <w:noProof/>
          <w:color w:val="0D0D0D" w:themeColor="text1" w:themeTint="F2"/>
          <w:sz w:val="22"/>
        </w:rPr>
        <w:t>)</w:t>
      </w:r>
      <w:r w:rsidR="00C57F3C" w:rsidRPr="00A60A57">
        <w:rPr>
          <w:rFonts w:cs="Times New Roman"/>
          <w:color w:val="0D0D0D" w:themeColor="text1" w:themeTint="F2"/>
          <w:sz w:val="22"/>
          <w:rPrChange w:id="3783" w:author="tao huang" w:date="2017-09-17T12:05:00Z">
            <w:rPr>
              <w:rFonts w:cs="Times New Roman"/>
              <w:color w:val="000000" w:themeColor="text1"/>
              <w:szCs w:val="24"/>
            </w:rPr>
          </w:rPrChange>
        </w:rPr>
        <w:fldChar w:fldCharType="end"/>
      </w:r>
      <w:r w:rsidR="00C57F3C" w:rsidRPr="00A60A57">
        <w:rPr>
          <w:rFonts w:cs="Times New Roman"/>
          <w:color w:val="0D0D0D" w:themeColor="text1" w:themeTint="F2"/>
          <w:sz w:val="22"/>
          <w:rPrChange w:id="3784" w:author="tao huang" w:date="2017-09-17T12:05:00Z">
            <w:rPr>
              <w:rFonts w:cs="Times New Roman"/>
              <w:color w:val="000000" w:themeColor="text1"/>
              <w:szCs w:val="24"/>
            </w:rPr>
          </w:rPrChange>
        </w:rPr>
        <w:t>.</w:t>
      </w:r>
      <w:r w:rsidR="002F7D19" w:rsidRPr="00A60A57">
        <w:rPr>
          <w:rFonts w:cs="Times New Roman"/>
          <w:color w:val="0D0D0D" w:themeColor="text1" w:themeTint="F2"/>
          <w:sz w:val="22"/>
          <w:rPrChange w:id="3785" w:author="tao huang" w:date="2017-09-17T12:05:00Z">
            <w:rPr>
              <w:rFonts w:cs="Times New Roman"/>
              <w:color w:val="000000" w:themeColor="text1"/>
              <w:szCs w:val="24"/>
            </w:rPr>
          </w:rPrChange>
        </w:rPr>
        <w:t xml:space="preserve"> </w:t>
      </w:r>
      <w:r w:rsidR="00360757" w:rsidRPr="00A60A57">
        <w:rPr>
          <w:rFonts w:cs="Times New Roman"/>
          <w:color w:val="0D0D0D" w:themeColor="text1" w:themeTint="F2"/>
          <w:sz w:val="22"/>
          <w:rPrChange w:id="3786" w:author="tao huang" w:date="2017-09-17T12:05:00Z">
            <w:rPr>
              <w:rFonts w:cs="Times New Roman"/>
              <w:color w:val="000000" w:themeColor="text1"/>
              <w:szCs w:val="24"/>
            </w:rPr>
          </w:rPrChange>
        </w:rPr>
        <w:t xml:space="preserve">Based on the </w:t>
      </w:r>
      <w:ins w:id="3787" w:author="tao huang" w:date="2017-09-15T19:29:00Z">
        <w:r w:rsidR="00791F8F" w:rsidRPr="00A60A57">
          <w:rPr>
            <w:rFonts w:cs="Times New Roman"/>
            <w:color w:val="0D0D0D" w:themeColor="text1" w:themeTint="F2"/>
            <w:sz w:val="22"/>
            <w:rPrChange w:id="3788" w:author="tao huang" w:date="2017-09-17T12:05:00Z">
              <w:rPr>
                <w:rFonts w:cs="Times New Roman"/>
                <w:color w:val="000000" w:themeColor="text1"/>
                <w:sz w:val="22"/>
              </w:rPr>
            </w:rPrChange>
          </w:rPr>
          <w:t xml:space="preserve">same </w:t>
        </w:r>
      </w:ins>
      <w:r w:rsidR="00360757" w:rsidRPr="00A60A57">
        <w:rPr>
          <w:rFonts w:cs="Times New Roman"/>
          <w:color w:val="0D0D0D" w:themeColor="text1" w:themeTint="F2"/>
          <w:sz w:val="22"/>
          <w:rPrChange w:id="3789" w:author="tao huang" w:date="2017-09-17T12:05:00Z">
            <w:rPr>
              <w:rFonts w:cs="Times New Roman"/>
              <w:color w:val="000000" w:themeColor="text1"/>
              <w:szCs w:val="24"/>
            </w:rPr>
          </w:rPrChange>
        </w:rPr>
        <w:t>example in section 3</w:t>
      </w:r>
      <w:r w:rsidR="00513AB7" w:rsidRPr="00A60A57">
        <w:rPr>
          <w:rFonts w:cs="Times New Roman"/>
          <w:color w:val="0D0D0D" w:themeColor="text1" w:themeTint="F2"/>
          <w:sz w:val="22"/>
          <w:rPrChange w:id="3790" w:author="tao huang" w:date="2017-09-17T12:05:00Z">
            <w:rPr>
              <w:rFonts w:cs="Times New Roman"/>
              <w:color w:val="000000" w:themeColor="text1"/>
              <w:szCs w:val="24"/>
            </w:rPr>
          </w:rPrChange>
        </w:rPr>
        <w:t>, if we believe the model is subject to structural break</w:t>
      </w:r>
      <w:r w:rsidR="0068420A" w:rsidRPr="00A60A57">
        <w:rPr>
          <w:rFonts w:cs="Times New Roman"/>
          <w:color w:val="0D0D0D" w:themeColor="text1" w:themeTint="F2"/>
          <w:sz w:val="22"/>
          <w:rPrChange w:id="3791" w:author="tao huang" w:date="2017-09-17T12:05:00Z">
            <w:rPr>
              <w:rFonts w:cs="Times New Roman"/>
              <w:color w:val="000000" w:themeColor="text1"/>
              <w:szCs w:val="24"/>
            </w:rPr>
          </w:rPrChange>
        </w:rPr>
        <w:t xml:space="preserve"> and </w:t>
      </w:r>
      <w:del w:id="3792" w:author="tao huang" w:date="2017-09-15T19:30:00Z">
        <w:r w:rsidR="0068420A" w:rsidRPr="00A60A57" w:rsidDel="00A11703">
          <w:rPr>
            <w:rFonts w:cs="Times New Roman"/>
            <w:color w:val="0D0D0D" w:themeColor="text1" w:themeTint="F2"/>
            <w:sz w:val="22"/>
            <w:rPrChange w:id="3793" w:author="tao huang" w:date="2017-09-17T12:05:00Z">
              <w:rPr>
                <w:rFonts w:cs="Times New Roman"/>
                <w:color w:val="000000" w:themeColor="text1"/>
                <w:szCs w:val="24"/>
              </w:rPr>
            </w:rPrChange>
          </w:rPr>
          <w:delText xml:space="preserve">forecast </w:delText>
        </w:r>
      </w:del>
      <w:ins w:id="3794" w:author="tao huang" w:date="2017-09-15T19:30:00Z">
        <w:r w:rsidR="00A11703" w:rsidRPr="00A60A57">
          <w:rPr>
            <w:rFonts w:cs="Times New Roman"/>
            <w:color w:val="0D0D0D" w:themeColor="text1" w:themeTint="F2"/>
            <w:sz w:val="22"/>
            <w:rPrChange w:id="3795" w:author="tao huang" w:date="2017-09-17T12:05:00Z">
              <w:rPr>
                <w:rFonts w:cs="Times New Roman"/>
                <w:color w:val="000000" w:themeColor="text1"/>
                <w:sz w:val="22"/>
              </w:rPr>
            </w:rPrChange>
          </w:rPr>
          <w:t>generate</w:t>
        </w:r>
        <w:r w:rsidR="00A11703" w:rsidRPr="00A60A57">
          <w:rPr>
            <w:rFonts w:cs="Times New Roman"/>
            <w:color w:val="0D0D0D" w:themeColor="text1" w:themeTint="F2"/>
            <w:sz w:val="22"/>
            <w:rPrChange w:id="3796" w:author="tao huang" w:date="2017-09-17T12:05:00Z">
              <w:rPr>
                <w:rFonts w:cs="Times New Roman"/>
                <w:color w:val="000000" w:themeColor="text1"/>
                <w:szCs w:val="24"/>
              </w:rPr>
            </w:rPrChange>
          </w:rPr>
          <w:t xml:space="preserve"> </w:t>
        </w:r>
      </w:ins>
      <w:r w:rsidR="0068420A" w:rsidRPr="00A60A57">
        <w:rPr>
          <w:rFonts w:cs="Times New Roman"/>
          <w:color w:val="0D0D0D" w:themeColor="text1" w:themeTint="F2"/>
          <w:sz w:val="22"/>
          <w:rPrChange w:id="3797" w:author="tao huang" w:date="2017-09-17T12:05:00Z">
            <w:rPr>
              <w:rFonts w:cs="Times New Roman"/>
              <w:color w:val="000000" w:themeColor="text1"/>
              <w:szCs w:val="24"/>
            </w:rPr>
          </w:rPrChange>
        </w:rPr>
        <w:t>bias</w:t>
      </w:r>
      <w:ins w:id="3798" w:author="tao huang" w:date="2017-09-15T19:30:00Z">
        <w:r w:rsidR="00A11703" w:rsidRPr="00A60A57">
          <w:rPr>
            <w:rFonts w:cs="Times New Roman"/>
            <w:color w:val="0D0D0D" w:themeColor="text1" w:themeTint="F2"/>
            <w:sz w:val="22"/>
            <w:rPrChange w:id="3799" w:author="tao huang" w:date="2017-09-17T12:05:00Z">
              <w:rPr>
                <w:rFonts w:cs="Times New Roman"/>
                <w:color w:val="000000" w:themeColor="text1"/>
                <w:sz w:val="22"/>
              </w:rPr>
            </w:rPrChange>
          </w:rPr>
          <w:t>ed forecasts</w:t>
        </w:r>
      </w:ins>
      <w:r w:rsidR="00513AB7" w:rsidRPr="00A60A57">
        <w:rPr>
          <w:rFonts w:cs="Times New Roman"/>
          <w:color w:val="0D0D0D" w:themeColor="text1" w:themeTint="F2"/>
          <w:sz w:val="22"/>
          <w:rPrChange w:id="3800" w:author="tao huang" w:date="2017-09-17T12:05:00Z">
            <w:rPr>
              <w:rFonts w:cs="Times New Roman"/>
              <w:color w:val="000000" w:themeColor="text1"/>
              <w:szCs w:val="24"/>
            </w:rPr>
          </w:rPrChange>
        </w:rPr>
        <w:t xml:space="preserve">, we may </w:t>
      </w:r>
      <w:r w:rsidR="0068420A" w:rsidRPr="00A60A57">
        <w:rPr>
          <w:rFonts w:cs="Times New Roman"/>
          <w:color w:val="0D0D0D" w:themeColor="text1" w:themeTint="F2"/>
          <w:sz w:val="22"/>
          <w:rPrChange w:id="3801" w:author="tao huang" w:date="2017-09-17T12:05:00Z">
            <w:rPr>
              <w:rFonts w:cs="Times New Roman"/>
              <w:color w:val="000000" w:themeColor="text1"/>
              <w:szCs w:val="24"/>
            </w:rPr>
          </w:rPrChange>
        </w:rPr>
        <w:t xml:space="preserve">estimate the bias </w:t>
      </w:r>
      <w:del w:id="3802" w:author="tao huang" w:date="2017-09-15T19:30:00Z">
        <w:r w:rsidR="00B276BB" w:rsidRPr="00A60A57" w:rsidDel="00391197">
          <w:rPr>
            <w:rFonts w:cs="Times New Roman"/>
            <w:color w:val="0D0D0D" w:themeColor="text1" w:themeTint="F2"/>
            <w:sz w:val="22"/>
            <w:rPrChange w:id="3803" w:author="tao huang" w:date="2017-09-17T12:05:00Z">
              <w:rPr>
                <w:rFonts w:cs="Times New Roman"/>
                <w:color w:val="000000" w:themeColor="text1"/>
                <w:szCs w:val="24"/>
              </w:rPr>
            </w:rPrChange>
          </w:rPr>
          <w:delText xml:space="preserve">with </w:delText>
        </w:r>
      </w:del>
      <w:ins w:id="3804" w:author="tao huang" w:date="2017-09-15T19:30:00Z">
        <w:r w:rsidR="00391197" w:rsidRPr="00A60A57">
          <w:rPr>
            <w:rFonts w:cs="Times New Roman"/>
            <w:color w:val="0D0D0D" w:themeColor="text1" w:themeTint="F2"/>
            <w:sz w:val="22"/>
            <w:rPrChange w:id="3805" w:author="tao huang" w:date="2017-09-17T12:05:00Z">
              <w:rPr>
                <w:rFonts w:cs="Times New Roman"/>
                <w:color w:val="000000" w:themeColor="text1"/>
                <w:sz w:val="22"/>
              </w:rPr>
            </w:rPrChange>
          </w:rPr>
          <w:t>as</w:t>
        </w:r>
        <w:r w:rsidR="00391197" w:rsidRPr="00A60A57">
          <w:rPr>
            <w:rFonts w:cs="Times New Roman"/>
            <w:color w:val="0D0D0D" w:themeColor="text1" w:themeTint="F2"/>
            <w:sz w:val="22"/>
            <w:rPrChange w:id="3806" w:author="tao huang" w:date="2017-09-17T12:05:00Z">
              <w:rPr>
                <w:rFonts w:cs="Times New Roman"/>
                <w:color w:val="000000" w:themeColor="text1"/>
                <w:szCs w:val="24"/>
              </w:rPr>
            </w:rPrChange>
          </w:rPr>
          <w:t xml:space="preserve"> </w:t>
        </w:r>
      </w:ins>
      <w:del w:id="3807" w:author="tao huang" w:date="2017-09-15T19:30:00Z">
        <w:r w:rsidR="0068420A" w:rsidRPr="00A60A57" w:rsidDel="00391197">
          <w:rPr>
            <w:rFonts w:cs="Times New Roman"/>
            <w:color w:val="0D0D0D" w:themeColor="text1" w:themeTint="F2"/>
            <w:sz w:val="22"/>
            <w:rPrChange w:id="3808" w:author="tao huang" w:date="2017-09-17T12:05:00Z">
              <w:rPr>
                <w:rFonts w:cs="Times New Roman"/>
                <w:color w:val="000000" w:themeColor="text1"/>
                <w:szCs w:val="24"/>
              </w:rPr>
            </w:rPrChange>
          </w:rPr>
          <w:delText xml:space="preserve">the </w:delText>
        </w:r>
      </w:del>
      <w:ins w:id="3809" w:author="tao huang" w:date="2017-09-15T19:30:00Z">
        <w:r w:rsidR="00391197" w:rsidRPr="00A60A57">
          <w:rPr>
            <w:rFonts w:cs="Times New Roman"/>
            <w:color w:val="0D0D0D" w:themeColor="text1" w:themeTint="F2"/>
            <w:sz w:val="22"/>
            <w:rPrChange w:id="3810" w:author="tao huang" w:date="2017-09-17T12:05:00Z">
              <w:rPr>
                <w:rFonts w:cs="Times New Roman"/>
                <w:color w:val="000000" w:themeColor="text1"/>
                <w:sz w:val="22"/>
              </w:rPr>
            </w:rPrChange>
          </w:rPr>
          <w:t>an</w:t>
        </w:r>
        <w:r w:rsidR="00391197" w:rsidRPr="00A60A57">
          <w:rPr>
            <w:rFonts w:cs="Times New Roman"/>
            <w:color w:val="0D0D0D" w:themeColor="text1" w:themeTint="F2"/>
            <w:sz w:val="22"/>
            <w:rPrChange w:id="3811" w:author="tao huang" w:date="2017-09-17T12:05:00Z">
              <w:rPr>
                <w:rFonts w:cs="Times New Roman"/>
                <w:color w:val="000000" w:themeColor="text1"/>
                <w:szCs w:val="24"/>
              </w:rPr>
            </w:rPrChange>
          </w:rPr>
          <w:t xml:space="preserve"> </w:t>
        </w:r>
      </w:ins>
      <w:r w:rsidR="005D2424" w:rsidRPr="00A60A57">
        <w:rPr>
          <w:rFonts w:cs="Times New Roman"/>
          <w:color w:val="0D0D0D" w:themeColor="text1" w:themeTint="F2"/>
          <w:sz w:val="22"/>
          <w:rPrChange w:id="3812" w:author="tao huang" w:date="2017-09-17T12:05:00Z">
            <w:rPr>
              <w:rFonts w:cs="Times New Roman"/>
              <w:color w:val="000000" w:themeColor="text1"/>
              <w:szCs w:val="24"/>
            </w:rPr>
          </w:rPrChange>
        </w:rPr>
        <w:t xml:space="preserve">average value of the most recent </w:t>
      </w:r>
      <w:r w:rsidR="0068420A" w:rsidRPr="00A60A57">
        <w:rPr>
          <w:rFonts w:cs="Times New Roman"/>
          <w:color w:val="0D0D0D" w:themeColor="text1" w:themeTint="F2"/>
          <w:sz w:val="22"/>
          <w:rPrChange w:id="3813" w:author="tao huang" w:date="2017-09-17T12:05:00Z">
            <w:rPr>
              <w:rFonts w:cs="Times New Roman"/>
              <w:color w:val="000000" w:themeColor="text1"/>
              <w:szCs w:val="24"/>
            </w:rPr>
          </w:rPrChange>
        </w:rPr>
        <w:t>residual</w:t>
      </w:r>
      <w:r w:rsidR="005D2424" w:rsidRPr="00A60A57">
        <w:rPr>
          <w:rFonts w:cs="Times New Roman"/>
          <w:color w:val="0D0D0D" w:themeColor="text1" w:themeTint="F2"/>
          <w:sz w:val="22"/>
          <w:rPrChange w:id="3814" w:author="tao huang" w:date="2017-09-17T12:05:00Z">
            <w:rPr>
              <w:rFonts w:cs="Times New Roman"/>
              <w:color w:val="000000" w:themeColor="text1"/>
              <w:szCs w:val="24"/>
            </w:rPr>
          </w:rPrChange>
        </w:rPr>
        <w:t>s</w:t>
      </w:r>
      <w:r w:rsidR="0068420A" w:rsidRPr="00A60A57">
        <w:rPr>
          <w:rFonts w:cs="Times New Roman"/>
          <w:color w:val="0D0D0D" w:themeColor="text1" w:themeTint="F2"/>
          <w:sz w:val="22"/>
          <w:rPrChange w:id="3815" w:author="tao huang" w:date="2017-09-17T12:05:00Z">
            <w:rPr>
              <w:rFonts w:cs="Times New Roman"/>
              <w:color w:val="000000" w:themeColor="text1"/>
              <w:szCs w:val="24"/>
            </w:rPr>
          </w:rPrChange>
        </w:rPr>
        <w:t xml:space="preserve">, </w:t>
      </w:r>
      <w:r w:rsidR="00B276BB" w:rsidRPr="00A60A57">
        <w:rPr>
          <w:rFonts w:cs="Times New Roman"/>
          <w:color w:val="0D0D0D" w:themeColor="text1" w:themeTint="F2"/>
          <w:sz w:val="22"/>
          <w:rPrChange w:id="3816" w:author="tao huang" w:date="2017-09-17T12:05:00Z">
            <w:rPr>
              <w:rFonts w:cs="Times New Roman"/>
              <w:color w:val="000000" w:themeColor="text1"/>
              <w:szCs w:val="24"/>
            </w:rPr>
          </w:rPrChange>
        </w:rPr>
        <w:t>i.e</w:t>
      </w:r>
      <w:r w:rsidR="0068420A" w:rsidRPr="00A60A57">
        <w:rPr>
          <w:rFonts w:cs="Times New Roman"/>
          <w:color w:val="0D0D0D" w:themeColor="text1" w:themeTint="F2"/>
          <w:sz w:val="22"/>
          <w:rPrChange w:id="3817" w:author="tao huang" w:date="2017-09-17T12:05:00Z">
            <w:rPr>
              <w:rFonts w:cs="Times New Roman"/>
              <w:color w:val="000000" w:themeColor="text1"/>
              <w:szCs w:val="24"/>
            </w:rPr>
          </w:rPrChange>
        </w:rPr>
        <w:t xml:space="preserve">., </w:t>
      </w:r>
      <m:oMath>
        <m:sSub>
          <m:sSubPr>
            <m:ctrlPr>
              <w:rPr>
                <w:rFonts w:ascii="Cambria Math" w:hAnsi="Cambria Math" w:cs="Times New Roman"/>
                <w:color w:val="0D0D0D" w:themeColor="text1" w:themeTint="F2"/>
                <w:sz w:val="22"/>
                <w:rPrChange w:id="3818" w:author="tao huang" w:date="2017-09-17T12:05:00Z">
                  <w:rPr>
                    <w:rFonts w:ascii="Cambria Math" w:hAnsi="Cambria Math" w:cs="Times New Roman"/>
                    <w:color w:val="385623" w:themeColor="accent6" w:themeShade="80"/>
                    <w:sz w:val="22"/>
                  </w:rPr>
                </w:rPrChange>
              </w:rPr>
            </m:ctrlPr>
          </m:sSubPr>
          <m:e>
            <m:acc>
              <m:accPr>
                <m:ctrlPr>
                  <w:rPr>
                    <w:rFonts w:ascii="Cambria Math" w:hAnsi="Cambria Math" w:cs="Times New Roman"/>
                    <w:color w:val="0D0D0D" w:themeColor="text1" w:themeTint="F2"/>
                    <w:sz w:val="22"/>
                    <w:rPrChange w:id="3819" w:author="tao huang" w:date="2017-09-17T12:05:00Z">
                      <w:rPr>
                        <w:rFonts w:ascii="Cambria Math" w:hAnsi="Cambria Math" w:cs="Times New Roman"/>
                        <w:color w:val="385623" w:themeColor="accent6" w:themeShade="80"/>
                        <w:sz w:val="22"/>
                      </w:rPr>
                    </w:rPrChange>
                  </w:rPr>
                </m:ctrlPr>
              </m:accPr>
              <m:e>
                <m:r>
                  <m:rPr>
                    <m:sty m:val="p"/>
                  </m:rPr>
                  <w:rPr>
                    <w:rFonts w:ascii="Cambria Math" w:hAnsi="Cambria Math" w:cs="Times New Roman"/>
                    <w:color w:val="0D0D0D" w:themeColor="text1" w:themeTint="F2"/>
                    <w:sz w:val="22"/>
                    <w:rPrChange w:id="3820" w:author="tao huang" w:date="2017-09-17T12:05:00Z">
                      <w:rPr>
                        <w:rFonts w:ascii="Cambria Math" w:hAnsi="Cambria Math" w:cs="Times New Roman"/>
                        <w:color w:val="000000" w:themeColor="text1"/>
                        <w:szCs w:val="24"/>
                      </w:rPr>
                    </w:rPrChange>
                  </w:rPr>
                  <m:t>Bias</m:t>
                </m:r>
              </m:e>
            </m:acc>
          </m:e>
          <m:sub>
            <m:r>
              <w:rPr>
                <w:rFonts w:ascii="Cambria Math" w:hAnsi="Cambria Math" w:cs="Times New Roman"/>
                <w:color w:val="0D0D0D" w:themeColor="text1" w:themeTint="F2"/>
                <w:sz w:val="22"/>
                <w:rPrChange w:id="3821" w:author="tao huang" w:date="2017-09-17T12:05:00Z">
                  <w:rPr>
                    <w:rFonts w:ascii="Cambria Math" w:hAnsi="Cambria Math" w:cs="Times New Roman"/>
                    <w:color w:val="000000" w:themeColor="text1"/>
                    <w:szCs w:val="24"/>
                  </w:rPr>
                </w:rPrChange>
              </w:rPr>
              <m:t>IC</m:t>
            </m:r>
          </m:sub>
        </m:sSub>
        <m:r>
          <w:rPr>
            <w:rFonts w:ascii="Cambria Math" w:hAnsi="Cambria Math" w:cs="Times New Roman"/>
            <w:color w:val="0D0D0D" w:themeColor="text1" w:themeTint="F2"/>
            <w:sz w:val="22"/>
            <w:rPrChange w:id="3822" w:author="tao huang" w:date="2017-09-17T12:05:00Z">
              <w:rPr>
                <w:rFonts w:ascii="Cambria Math" w:hAnsi="Cambria Math" w:cs="Times New Roman"/>
                <w:color w:val="000000" w:themeColor="text1"/>
                <w:szCs w:val="24"/>
              </w:rPr>
            </w:rPrChange>
          </w:rPr>
          <m:t xml:space="preserve">= </m:t>
        </m:r>
        <m:nary>
          <m:naryPr>
            <m:chr m:val="∑"/>
            <m:limLoc m:val="undOvr"/>
            <m:ctrlPr>
              <w:rPr>
                <w:rFonts w:ascii="Cambria Math" w:hAnsi="Cambria Math" w:cs="Times New Roman"/>
                <w:i/>
                <w:color w:val="0D0D0D" w:themeColor="text1" w:themeTint="F2"/>
                <w:sz w:val="22"/>
                <w:rPrChange w:id="3823" w:author="tao huang" w:date="2017-09-17T12:05:00Z">
                  <w:rPr>
                    <w:rFonts w:ascii="Cambria Math" w:hAnsi="Cambria Math" w:cs="Times New Roman"/>
                    <w:i/>
                    <w:color w:val="385623" w:themeColor="accent6" w:themeShade="80"/>
                    <w:sz w:val="22"/>
                  </w:rPr>
                </w:rPrChange>
              </w:rPr>
            </m:ctrlPr>
          </m:naryPr>
          <m:sub>
            <m:r>
              <w:rPr>
                <w:rFonts w:ascii="Cambria Math" w:hAnsi="Cambria Math" w:cs="Times New Roman"/>
                <w:color w:val="0D0D0D" w:themeColor="text1" w:themeTint="F2"/>
                <w:sz w:val="22"/>
                <w:rPrChange w:id="3824" w:author="tao huang" w:date="2017-09-17T12:05:00Z">
                  <w:rPr>
                    <w:rFonts w:ascii="Cambria Math" w:hAnsi="Cambria Math" w:cs="Times New Roman"/>
                    <w:color w:val="000000" w:themeColor="text1"/>
                    <w:szCs w:val="24"/>
                  </w:rPr>
                </w:rPrChange>
              </w:rPr>
              <m:t>ω</m:t>
            </m:r>
          </m:sub>
          <m:sup>
            <m:r>
              <w:rPr>
                <w:rFonts w:ascii="Cambria Math" w:hAnsi="Cambria Math" w:cs="Times New Roman"/>
                <w:color w:val="0D0D0D" w:themeColor="text1" w:themeTint="F2"/>
                <w:sz w:val="22"/>
                <w:rPrChange w:id="3825" w:author="tao huang" w:date="2017-09-17T12:05:00Z">
                  <w:rPr>
                    <w:rFonts w:ascii="Cambria Math" w:hAnsi="Cambria Math" w:cs="Times New Roman"/>
                    <w:color w:val="000000" w:themeColor="text1"/>
                    <w:szCs w:val="24"/>
                  </w:rPr>
                </w:rPrChange>
              </w:rPr>
              <m:t>W</m:t>
            </m:r>
          </m:sup>
          <m:e>
            <m:sSub>
              <m:sSubPr>
                <m:ctrlPr>
                  <w:rPr>
                    <w:rFonts w:ascii="Cambria Math" w:hAnsi="Cambria Math" w:cs="Times New Roman"/>
                    <w:color w:val="0D0D0D" w:themeColor="text1" w:themeTint="F2"/>
                    <w:sz w:val="22"/>
                    <w:rPrChange w:id="3826" w:author="tao huang" w:date="2017-09-17T12:05:00Z">
                      <w:rPr>
                        <w:rFonts w:ascii="Cambria Math" w:hAnsi="Cambria Math" w:cs="Times New Roman"/>
                        <w:color w:val="385623" w:themeColor="accent6" w:themeShade="80"/>
                        <w:sz w:val="22"/>
                      </w:rPr>
                    </w:rPrChange>
                  </w:rPr>
                </m:ctrlPr>
              </m:sSubPr>
              <m:e>
                <m:acc>
                  <m:accPr>
                    <m:ctrlPr>
                      <w:rPr>
                        <w:rFonts w:ascii="Cambria Math" w:hAnsi="Cambria Math" w:cs="Times New Roman"/>
                        <w:color w:val="0D0D0D" w:themeColor="text1" w:themeTint="F2"/>
                        <w:sz w:val="22"/>
                        <w:rPrChange w:id="3827" w:author="tao huang" w:date="2017-09-17T12:05:00Z">
                          <w:rPr>
                            <w:rFonts w:ascii="Cambria Math" w:hAnsi="Cambria Math" w:cs="Times New Roman"/>
                            <w:color w:val="385623" w:themeColor="accent6" w:themeShade="80"/>
                            <w:sz w:val="22"/>
                          </w:rPr>
                        </w:rPrChange>
                      </w:rPr>
                    </m:ctrlPr>
                  </m:accPr>
                  <m:e>
                    <m:r>
                      <m:rPr>
                        <m:sty m:val="p"/>
                      </m:rPr>
                      <w:rPr>
                        <w:rFonts w:ascii="Cambria Math" w:hAnsi="Cambria Math" w:cs="Times New Roman"/>
                        <w:color w:val="0D0D0D" w:themeColor="text1" w:themeTint="F2"/>
                        <w:sz w:val="22"/>
                        <w:rPrChange w:id="3828" w:author="tao huang" w:date="2017-09-17T12:05:00Z">
                          <w:rPr>
                            <w:rFonts w:ascii="Cambria Math" w:hAnsi="Cambria Math" w:cs="Times New Roman"/>
                            <w:color w:val="000000" w:themeColor="text1"/>
                            <w:szCs w:val="24"/>
                          </w:rPr>
                        </w:rPrChange>
                      </w:rPr>
                      <m:t>e</m:t>
                    </m:r>
                  </m:e>
                </m:acc>
              </m:e>
              <m:sub>
                <m:r>
                  <m:rPr>
                    <m:sty m:val="p"/>
                  </m:rPr>
                  <w:rPr>
                    <w:rFonts w:ascii="Cambria Math" w:hAnsi="Cambria Math" w:cs="Times New Roman"/>
                    <w:color w:val="0D0D0D" w:themeColor="text1" w:themeTint="F2"/>
                    <w:sz w:val="22"/>
                    <w:rPrChange w:id="3829" w:author="tao huang" w:date="2017-09-17T12:05:00Z">
                      <w:rPr>
                        <w:rFonts w:ascii="Cambria Math" w:hAnsi="Cambria Math" w:cs="Times New Roman"/>
                        <w:color w:val="000000" w:themeColor="text1"/>
                        <w:szCs w:val="24"/>
                      </w:rPr>
                    </w:rPrChange>
                  </w:rPr>
                  <m:t>T-ω</m:t>
                </m:r>
              </m:sub>
            </m:sSub>
          </m:e>
        </m:nary>
        <m:r>
          <m:rPr>
            <m:sty m:val="p"/>
          </m:rPr>
          <w:rPr>
            <w:rFonts w:ascii="Cambria Math" w:hAnsi="Cambria Math" w:cs="Times New Roman"/>
            <w:color w:val="0D0D0D" w:themeColor="text1" w:themeTint="F2"/>
            <w:sz w:val="22"/>
            <w:rPrChange w:id="3830" w:author="tao huang" w:date="2017-09-17T12:05:00Z">
              <w:rPr>
                <w:rFonts w:ascii="Cambria Math" w:hAnsi="Cambria Math" w:cs="Times New Roman"/>
                <w:color w:val="000000" w:themeColor="text1"/>
                <w:szCs w:val="24"/>
              </w:rPr>
            </w:rPrChange>
          </w:rPr>
          <m:t>=</m:t>
        </m:r>
        <m:nary>
          <m:naryPr>
            <m:chr m:val="∑"/>
            <m:limLoc m:val="undOvr"/>
            <m:ctrlPr>
              <w:rPr>
                <w:rFonts w:ascii="Cambria Math" w:hAnsi="Cambria Math" w:cs="Times New Roman"/>
                <w:i/>
                <w:color w:val="0D0D0D" w:themeColor="text1" w:themeTint="F2"/>
                <w:sz w:val="22"/>
                <w:rPrChange w:id="3831" w:author="tao huang" w:date="2017-09-17T12:05:00Z">
                  <w:rPr>
                    <w:rFonts w:ascii="Cambria Math" w:hAnsi="Cambria Math" w:cs="Times New Roman"/>
                    <w:i/>
                    <w:color w:val="385623" w:themeColor="accent6" w:themeShade="80"/>
                    <w:sz w:val="22"/>
                  </w:rPr>
                </w:rPrChange>
              </w:rPr>
            </m:ctrlPr>
          </m:naryPr>
          <m:sub>
            <m:r>
              <w:rPr>
                <w:rFonts w:ascii="Cambria Math" w:hAnsi="Cambria Math" w:cs="Times New Roman"/>
                <w:color w:val="0D0D0D" w:themeColor="text1" w:themeTint="F2"/>
                <w:sz w:val="22"/>
                <w:rPrChange w:id="3832" w:author="tao huang" w:date="2017-09-17T12:05:00Z">
                  <w:rPr>
                    <w:rFonts w:ascii="Cambria Math" w:hAnsi="Cambria Math" w:cs="Times New Roman"/>
                    <w:color w:val="000000" w:themeColor="text1"/>
                    <w:szCs w:val="24"/>
                  </w:rPr>
                </w:rPrChange>
              </w:rPr>
              <m:t>ω</m:t>
            </m:r>
          </m:sub>
          <m:sup>
            <m:r>
              <w:rPr>
                <w:rFonts w:ascii="Cambria Math" w:hAnsi="Cambria Math" w:cs="Times New Roman"/>
                <w:color w:val="0D0D0D" w:themeColor="text1" w:themeTint="F2"/>
                <w:sz w:val="22"/>
                <w:rPrChange w:id="3833" w:author="tao huang" w:date="2017-09-17T12:05:00Z">
                  <w:rPr>
                    <w:rFonts w:ascii="Cambria Math" w:hAnsi="Cambria Math" w:cs="Times New Roman"/>
                    <w:color w:val="000000" w:themeColor="text1"/>
                    <w:szCs w:val="24"/>
                  </w:rPr>
                </w:rPrChange>
              </w:rPr>
              <m:t>W</m:t>
            </m:r>
          </m:sup>
          <m:e>
            <m:r>
              <w:rPr>
                <w:rFonts w:ascii="Cambria Math" w:hAnsi="Cambria Math" w:cs="Times New Roman"/>
                <w:color w:val="0D0D0D" w:themeColor="text1" w:themeTint="F2"/>
                <w:sz w:val="22"/>
                <w:rPrChange w:id="3834" w:author="tao huang" w:date="2017-09-17T12:05:00Z">
                  <w:rPr>
                    <w:rFonts w:ascii="Cambria Math" w:hAnsi="Cambria Math" w:cs="Times New Roman"/>
                    <w:color w:val="000000" w:themeColor="text1"/>
                    <w:szCs w:val="24"/>
                  </w:rPr>
                </w:rPrChange>
              </w:rPr>
              <m:t>[</m:t>
            </m:r>
            <m:sSup>
              <m:sSupPr>
                <m:ctrlPr>
                  <w:rPr>
                    <w:rFonts w:ascii="Cambria Math" w:hAnsi="Cambria Math" w:cs="Times New Roman"/>
                    <w:i/>
                    <w:color w:val="0D0D0D" w:themeColor="text1" w:themeTint="F2"/>
                    <w:sz w:val="22"/>
                    <w:rPrChange w:id="3835" w:author="tao huang" w:date="2017-09-17T12:05:00Z">
                      <w:rPr>
                        <w:rFonts w:ascii="Cambria Math" w:hAnsi="Cambria Math" w:cs="Times New Roman"/>
                        <w:i/>
                        <w:color w:val="385623" w:themeColor="accent6" w:themeShade="80"/>
                        <w:sz w:val="22"/>
                      </w:rPr>
                    </w:rPrChange>
                  </w:rPr>
                </m:ctrlPr>
              </m:sSupPr>
              <m:e>
                <m:d>
                  <m:dPr>
                    <m:ctrlPr>
                      <w:rPr>
                        <w:rFonts w:ascii="Cambria Math" w:hAnsi="Cambria Math" w:cs="Times New Roman"/>
                        <w:color w:val="0D0D0D" w:themeColor="text1" w:themeTint="F2"/>
                        <w:sz w:val="22"/>
                        <w:rPrChange w:id="3836" w:author="tao huang" w:date="2017-09-17T12:05:00Z">
                          <w:rPr>
                            <w:rFonts w:ascii="Cambria Math" w:hAnsi="Cambria Math" w:cs="Times New Roman"/>
                            <w:color w:val="385623" w:themeColor="accent6" w:themeShade="80"/>
                            <w:sz w:val="22"/>
                          </w:rPr>
                        </w:rPrChange>
                      </w:rPr>
                    </m:ctrlPr>
                  </m:dPr>
                  <m:e>
                    <m:sSub>
                      <m:sSubPr>
                        <m:ctrlPr>
                          <w:rPr>
                            <w:rFonts w:ascii="Cambria Math" w:hAnsi="Cambria Math" w:cs="Times New Roman"/>
                            <w:color w:val="0D0D0D" w:themeColor="text1" w:themeTint="F2"/>
                            <w:sz w:val="22"/>
                            <w:rPrChange w:id="3837"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3838" w:author="tao huang" w:date="2017-09-17T12:05:00Z">
                              <w:rPr>
                                <w:rFonts w:ascii="Cambria Math" w:hAnsi="Cambria Math" w:cs="Times New Roman"/>
                                <w:color w:val="000000" w:themeColor="text1"/>
                                <w:szCs w:val="24"/>
                              </w:rPr>
                            </w:rPrChange>
                          </w:rPr>
                          <m:t>β</m:t>
                        </m:r>
                      </m:e>
                      <m:sub>
                        <m:r>
                          <w:rPr>
                            <w:rFonts w:ascii="Cambria Math" w:hAnsi="Cambria Math" w:cs="Times New Roman"/>
                            <w:color w:val="0D0D0D" w:themeColor="text1" w:themeTint="F2"/>
                            <w:sz w:val="22"/>
                            <w:rPrChange w:id="3839" w:author="tao huang" w:date="2017-09-17T12:05:00Z">
                              <w:rPr>
                                <w:rFonts w:ascii="Cambria Math" w:hAnsi="Cambria Math" w:cs="Times New Roman"/>
                                <w:color w:val="000000" w:themeColor="text1"/>
                                <w:szCs w:val="24"/>
                              </w:rPr>
                            </w:rPrChange>
                          </w:rPr>
                          <m:t>2</m:t>
                        </m:r>
                      </m:sub>
                    </m:sSub>
                    <m:r>
                      <m:rPr>
                        <m:sty m:val="p"/>
                      </m:rPr>
                      <w:rPr>
                        <w:rFonts w:ascii="Cambria Math" w:hAnsi="Cambria Math" w:cs="Times New Roman"/>
                        <w:color w:val="0D0D0D" w:themeColor="text1" w:themeTint="F2"/>
                        <w:sz w:val="22"/>
                        <w:rPrChange w:id="3840" w:author="tao huang" w:date="2017-09-17T12:05:00Z">
                          <w:rPr>
                            <w:rFonts w:ascii="Cambria Math" w:hAnsi="Cambria Math" w:cs="Times New Roman"/>
                            <w:color w:val="000000" w:themeColor="text1"/>
                            <w:szCs w:val="24"/>
                          </w:rPr>
                        </w:rPrChange>
                      </w:rPr>
                      <m:t>-</m:t>
                    </m:r>
                    <m:sSub>
                      <m:sSubPr>
                        <m:ctrlPr>
                          <w:rPr>
                            <w:rFonts w:ascii="Cambria Math" w:hAnsi="Cambria Math" w:cs="Times New Roman"/>
                            <w:i/>
                            <w:color w:val="0D0D0D" w:themeColor="text1" w:themeTint="F2"/>
                            <w:sz w:val="22"/>
                            <w:rPrChange w:id="3841" w:author="tao huang" w:date="2017-09-17T12:05:00Z">
                              <w:rPr>
                                <w:rFonts w:ascii="Cambria Math" w:hAnsi="Cambria Math" w:cs="Times New Roman"/>
                                <w:i/>
                                <w:color w:val="385623" w:themeColor="accent6" w:themeShade="80"/>
                                <w:sz w:val="22"/>
                              </w:rPr>
                            </w:rPrChange>
                          </w:rPr>
                        </m:ctrlPr>
                      </m:sSubPr>
                      <m:e>
                        <m:acc>
                          <m:accPr>
                            <m:ctrlPr>
                              <w:rPr>
                                <w:rFonts w:ascii="Cambria Math" w:hAnsi="Cambria Math" w:cs="Times New Roman"/>
                                <w:i/>
                                <w:color w:val="0D0D0D" w:themeColor="text1" w:themeTint="F2"/>
                                <w:sz w:val="22"/>
                                <w:rPrChange w:id="3842" w:author="tao huang" w:date="2017-09-17T12:05:00Z">
                                  <w:rPr>
                                    <w:rFonts w:ascii="Cambria Math" w:hAnsi="Cambria Math" w:cs="Times New Roman"/>
                                    <w:i/>
                                    <w:color w:val="385623" w:themeColor="accent6" w:themeShade="80"/>
                                    <w:sz w:val="22"/>
                                  </w:rPr>
                                </w:rPrChange>
                              </w:rPr>
                            </m:ctrlPr>
                          </m:accPr>
                          <m:e>
                            <m:r>
                              <w:rPr>
                                <w:rFonts w:ascii="Cambria Math" w:hAnsi="Cambria Math" w:cs="Times New Roman"/>
                                <w:color w:val="0D0D0D" w:themeColor="text1" w:themeTint="F2"/>
                                <w:sz w:val="22"/>
                                <w:rPrChange w:id="3843" w:author="tao huang" w:date="2017-09-17T12:05:00Z">
                                  <w:rPr>
                                    <w:rFonts w:ascii="Cambria Math" w:hAnsi="Cambria Math" w:cs="Times New Roman"/>
                                    <w:color w:val="000000" w:themeColor="text1"/>
                                    <w:szCs w:val="24"/>
                                  </w:rPr>
                                </w:rPrChange>
                              </w:rPr>
                              <m:t>β</m:t>
                            </m:r>
                          </m:e>
                        </m:acc>
                      </m:e>
                      <m:sub>
                        <m:r>
                          <w:rPr>
                            <w:rFonts w:ascii="Cambria Math" w:hAnsi="Cambria Math" w:cs="Times New Roman"/>
                            <w:color w:val="0D0D0D" w:themeColor="text1" w:themeTint="F2"/>
                            <w:sz w:val="22"/>
                            <w:rPrChange w:id="3844" w:author="tao huang" w:date="2017-09-17T12:05:00Z">
                              <w:rPr>
                                <w:rFonts w:ascii="Cambria Math" w:hAnsi="Cambria Math" w:cs="Times New Roman"/>
                                <w:color w:val="000000" w:themeColor="text1"/>
                                <w:szCs w:val="24"/>
                              </w:rPr>
                            </w:rPrChange>
                          </w:rPr>
                          <m:t>T</m:t>
                        </m:r>
                      </m:sub>
                    </m:sSub>
                    <m:d>
                      <m:dPr>
                        <m:ctrlPr>
                          <w:rPr>
                            <w:rFonts w:ascii="Cambria Math" w:hAnsi="Cambria Math" w:cs="Times New Roman"/>
                            <w:i/>
                            <w:color w:val="0D0D0D" w:themeColor="text1" w:themeTint="F2"/>
                            <w:sz w:val="22"/>
                            <w:rPrChange w:id="3845" w:author="tao huang" w:date="2017-09-17T12:05:00Z">
                              <w:rPr>
                                <w:rFonts w:ascii="Cambria Math" w:hAnsi="Cambria Math" w:cs="Times New Roman"/>
                                <w:i/>
                                <w:color w:val="385623" w:themeColor="accent6" w:themeShade="80"/>
                                <w:sz w:val="22"/>
                              </w:rPr>
                            </w:rPrChange>
                          </w:rPr>
                        </m:ctrlPr>
                      </m:dPr>
                      <m:e>
                        <m:r>
                          <w:rPr>
                            <w:rFonts w:ascii="Cambria Math" w:hAnsi="Cambria Math" w:cs="Times New Roman"/>
                            <w:color w:val="0D0D0D" w:themeColor="text1" w:themeTint="F2"/>
                            <w:sz w:val="22"/>
                            <w:rPrChange w:id="3846" w:author="tao huang" w:date="2017-09-17T12:05:00Z">
                              <w:rPr>
                                <w:rFonts w:ascii="Cambria Math" w:hAnsi="Cambria Math" w:cs="Times New Roman"/>
                                <w:color w:val="000000" w:themeColor="text1"/>
                                <w:szCs w:val="24"/>
                              </w:rPr>
                            </w:rPrChange>
                          </w:rPr>
                          <m:t>m</m:t>
                        </m:r>
                      </m:e>
                    </m:d>
                  </m:e>
                </m:d>
              </m:e>
              <m:sup>
                <m:r>
                  <w:ins w:id="3847" w:author="tao huang" w:date="2017-09-16T11:10:00Z">
                    <w:rPr>
                      <w:rFonts w:ascii="Cambria Math" w:hAnsi="Cambria Math" w:cs="Times New Roman"/>
                      <w:color w:val="0D0D0D" w:themeColor="text1" w:themeTint="F2"/>
                      <w:sz w:val="22"/>
                      <w:rPrChange w:id="3848" w:author="tao huang" w:date="2017-09-17T12:05:00Z">
                        <w:rPr>
                          <w:rFonts w:ascii="Cambria Math" w:hAnsi="Cambria Math" w:cs="Times New Roman"/>
                          <w:color w:val="385623" w:themeColor="accent6" w:themeShade="80"/>
                          <w:sz w:val="22"/>
                        </w:rPr>
                      </w:rPrChange>
                    </w:rPr>
                    <m:t>'</m:t>
                  </w:ins>
                </m:r>
                <m:r>
                  <w:del w:id="3849" w:author="tao huang" w:date="2017-09-15T19:30:00Z">
                    <w:rPr>
                      <w:rFonts w:ascii="Cambria Math" w:hAnsi="Cambria Math" w:cs="Times New Roman" w:hint="eastAsia"/>
                      <w:color w:val="0D0D0D" w:themeColor="text1" w:themeTint="F2"/>
                      <w:sz w:val="22"/>
                      <w:rPrChange w:id="3850" w:author="tao huang" w:date="2017-09-17T12:05:00Z">
                        <w:rPr>
                          <w:rFonts w:ascii="Cambria Math" w:hAnsi="Cambria Math" w:cs="Times New Roman" w:hint="eastAsia"/>
                          <w:color w:val="000000" w:themeColor="text1"/>
                          <w:szCs w:val="24"/>
                        </w:rPr>
                      </w:rPrChange>
                    </w:rPr>
                    <m:t>'</m:t>
                  </w:del>
                </m:r>
              </m:sup>
            </m:sSup>
            <m:sSub>
              <m:sSubPr>
                <m:ctrlPr>
                  <w:rPr>
                    <w:rFonts w:ascii="Cambria Math" w:hAnsi="Cambria Math" w:cs="Times New Roman"/>
                    <w:color w:val="0D0D0D" w:themeColor="text1" w:themeTint="F2"/>
                    <w:sz w:val="22"/>
                    <w:rPrChange w:id="3851" w:author="tao huang" w:date="2017-09-17T12:05:00Z">
                      <w:rPr>
                        <w:rFonts w:ascii="Cambria Math" w:hAnsi="Cambria Math" w:cs="Times New Roman"/>
                        <w:color w:val="385623" w:themeColor="accent6" w:themeShade="80"/>
                        <w:sz w:val="22"/>
                      </w:rPr>
                    </w:rPrChange>
                  </w:rPr>
                </m:ctrlPr>
              </m:sSubPr>
              <m:e>
                <m:r>
                  <w:rPr>
                    <w:rFonts w:ascii="Cambria Math" w:hAnsi="Cambria Math" w:cs="Times New Roman"/>
                    <w:color w:val="0D0D0D" w:themeColor="text1" w:themeTint="F2"/>
                    <w:sz w:val="22"/>
                    <w:rPrChange w:id="3852" w:author="tao huang" w:date="2017-09-17T12:05:00Z">
                      <w:rPr>
                        <w:rFonts w:ascii="Cambria Math" w:hAnsi="Cambria Math" w:cs="Times New Roman"/>
                        <w:color w:val="000000" w:themeColor="text1"/>
                        <w:szCs w:val="24"/>
                      </w:rPr>
                    </w:rPrChange>
                  </w:rPr>
                  <m:t>x</m:t>
                </m:r>
              </m:e>
              <m:sub>
                <m:r>
                  <m:rPr>
                    <m:sty m:val="p"/>
                  </m:rPr>
                  <w:rPr>
                    <w:rFonts w:ascii="Cambria Math" w:hAnsi="Cambria Math" w:cs="Times New Roman"/>
                    <w:color w:val="0D0D0D" w:themeColor="text1" w:themeTint="F2"/>
                    <w:sz w:val="22"/>
                    <w:rPrChange w:id="3853" w:author="tao huang" w:date="2017-09-17T12:05:00Z">
                      <w:rPr>
                        <w:rFonts w:ascii="Cambria Math" w:hAnsi="Cambria Math" w:cs="Times New Roman"/>
                        <w:color w:val="000000" w:themeColor="text1"/>
                        <w:szCs w:val="24"/>
                      </w:rPr>
                    </w:rPrChange>
                  </w:rPr>
                  <m:t>T-ω</m:t>
                </m:r>
              </m:sub>
            </m:sSub>
            <m:r>
              <m:rPr>
                <m:sty m:val="p"/>
              </m:rPr>
              <w:rPr>
                <w:rFonts w:ascii="Cambria Math" w:hAnsi="Cambria Math" w:cs="Times New Roman"/>
                <w:color w:val="0D0D0D" w:themeColor="text1" w:themeTint="F2"/>
                <w:sz w:val="22"/>
                <w:rPrChange w:id="3854" w:author="tao huang" w:date="2017-09-17T12:05:00Z">
                  <w:rPr>
                    <w:rFonts w:ascii="Cambria Math" w:hAnsi="Cambria Math" w:cs="Times New Roman"/>
                    <w:color w:val="000000" w:themeColor="text1"/>
                    <w:szCs w:val="24"/>
                  </w:rPr>
                </w:rPrChange>
              </w:rPr>
              <m:t>+</m:t>
            </m:r>
            <m:sSub>
              <m:sSubPr>
                <m:ctrlPr>
                  <w:rPr>
                    <w:rFonts w:ascii="Cambria Math" w:hAnsi="Cambria Math" w:cs="Times New Roman"/>
                    <w:color w:val="0D0D0D" w:themeColor="text1" w:themeTint="F2"/>
                    <w:sz w:val="22"/>
                    <w:rPrChange w:id="3855" w:author="tao huang" w:date="2017-09-17T12:05:00Z">
                      <w:rPr>
                        <w:rFonts w:ascii="Cambria Math" w:hAnsi="Cambria Math" w:cs="Times New Roman"/>
                        <w:color w:val="385623" w:themeColor="accent6" w:themeShade="80"/>
                        <w:sz w:val="22"/>
                      </w:rPr>
                    </w:rPrChange>
                  </w:rPr>
                </m:ctrlPr>
              </m:sSubPr>
              <m:e>
                <m:r>
                  <w:rPr>
                    <w:rFonts w:ascii="Cambria Math" w:hAnsi="Cambria Math" w:cs="Times New Roman"/>
                    <w:color w:val="0D0D0D" w:themeColor="text1" w:themeTint="F2"/>
                    <w:sz w:val="22"/>
                    <w:rPrChange w:id="3856" w:author="tao huang" w:date="2017-09-17T12:05:00Z">
                      <w:rPr>
                        <w:rFonts w:ascii="Cambria Math" w:hAnsi="Cambria Math" w:cs="Times New Roman"/>
                        <w:color w:val="000000" w:themeColor="text1"/>
                        <w:szCs w:val="24"/>
                      </w:rPr>
                    </w:rPrChange>
                  </w:rPr>
                  <m:t>u</m:t>
                </m:r>
              </m:e>
              <m:sub>
                <m:r>
                  <m:rPr>
                    <m:sty m:val="p"/>
                  </m:rPr>
                  <w:rPr>
                    <w:rFonts w:ascii="Cambria Math" w:hAnsi="Cambria Math" w:cs="Times New Roman"/>
                    <w:color w:val="0D0D0D" w:themeColor="text1" w:themeTint="F2"/>
                    <w:sz w:val="22"/>
                    <w:rPrChange w:id="3857" w:author="tao huang" w:date="2017-09-17T12:05:00Z">
                      <w:rPr>
                        <w:rFonts w:ascii="Cambria Math" w:hAnsi="Cambria Math" w:cs="Times New Roman"/>
                        <w:color w:val="000000" w:themeColor="text1"/>
                        <w:szCs w:val="24"/>
                      </w:rPr>
                    </w:rPrChange>
                  </w:rPr>
                  <m:t>T-ω</m:t>
                </m:r>
              </m:sub>
            </m:sSub>
            <m:r>
              <w:rPr>
                <w:rFonts w:ascii="Cambria Math" w:hAnsi="Cambria Math" w:cs="Times New Roman"/>
                <w:color w:val="0D0D0D" w:themeColor="text1" w:themeTint="F2"/>
                <w:sz w:val="22"/>
                <w:rPrChange w:id="3858" w:author="tao huang" w:date="2017-09-17T12:05:00Z">
                  <w:rPr>
                    <w:rFonts w:ascii="Cambria Math" w:hAnsi="Cambria Math" w:cs="Times New Roman"/>
                    <w:color w:val="000000" w:themeColor="text1"/>
                    <w:szCs w:val="24"/>
                  </w:rPr>
                </w:rPrChange>
              </w:rPr>
              <m:t>]</m:t>
            </m:r>
          </m:e>
        </m:nary>
      </m:oMath>
      <w:r w:rsidR="00116633" w:rsidRPr="00A60A57">
        <w:rPr>
          <w:rFonts w:cs="Times New Roman"/>
          <w:color w:val="0D0D0D" w:themeColor="text1" w:themeTint="F2"/>
          <w:sz w:val="22"/>
          <w:rPrChange w:id="3859" w:author="tao huang" w:date="2017-09-17T12:05:00Z">
            <w:rPr>
              <w:rFonts w:cs="Times New Roman"/>
              <w:color w:val="000000" w:themeColor="text1"/>
              <w:szCs w:val="24"/>
            </w:rPr>
          </w:rPrChange>
        </w:rPr>
        <w:t xml:space="preserve">, </w:t>
      </w:r>
      <w:r w:rsidR="005D2424" w:rsidRPr="00A60A57">
        <w:rPr>
          <w:rFonts w:cs="Times New Roman"/>
          <w:color w:val="0D0D0D" w:themeColor="text1" w:themeTint="F2"/>
          <w:sz w:val="22"/>
          <w:rPrChange w:id="3860" w:author="tao huang" w:date="2017-09-17T12:05:00Z">
            <w:rPr>
              <w:rFonts w:cs="Times New Roman"/>
              <w:color w:val="000000" w:themeColor="text1"/>
              <w:szCs w:val="24"/>
            </w:rPr>
          </w:rPrChange>
        </w:rPr>
        <w:t>where</w:t>
      </w:r>
      <w:ins w:id="3861" w:author="tao huang" w:date="2017-09-15T19:31:00Z">
        <w:r w:rsidR="00821F02" w:rsidRPr="00A60A57">
          <w:rPr>
            <w:rFonts w:cs="Times New Roman"/>
            <w:color w:val="0D0D0D" w:themeColor="text1" w:themeTint="F2"/>
            <w:sz w:val="22"/>
            <w:rPrChange w:id="3862" w:author="tao huang" w:date="2017-09-17T12:05:00Z">
              <w:rPr>
                <w:rFonts w:cs="Times New Roman"/>
                <w:color w:val="000000" w:themeColor="text1"/>
                <w:sz w:val="22"/>
              </w:rPr>
            </w:rPrChange>
          </w:rPr>
          <w:t xml:space="preserve"> </w:t>
        </w:r>
        <m:oMath>
          <m:sSub>
            <m:sSubPr>
              <m:ctrlPr>
                <w:rPr>
                  <w:rFonts w:ascii="Cambria Math" w:hAnsi="Cambria Math" w:cs="Times New Roman"/>
                  <w:color w:val="0D0D0D" w:themeColor="text1" w:themeTint="F2"/>
                  <w:sz w:val="22"/>
                  <w:rPrChange w:id="3863" w:author="tao huang" w:date="2017-09-17T12:05:00Z">
                    <w:rPr>
                      <w:rFonts w:ascii="Cambria Math" w:hAnsi="Cambria Math" w:cs="Times New Roman"/>
                      <w:color w:val="385623" w:themeColor="accent6" w:themeShade="80"/>
                      <w:sz w:val="22"/>
                    </w:rPr>
                  </w:rPrChange>
                </w:rPr>
              </m:ctrlPr>
            </m:sSubPr>
            <m:e>
              <m:acc>
                <m:accPr>
                  <m:ctrlPr>
                    <w:rPr>
                      <w:rFonts w:ascii="Cambria Math" w:hAnsi="Cambria Math" w:cs="Times New Roman"/>
                      <w:color w:val="0D0D0D" w:themeColor="text1" w:themeTint="F2"/>
                      <w:sz w:val="22"/>
                      <w:rPrChange w:id="3864" w:author="tao huang" w:date="2017-09-17T12:05:00Z">
                        <w:rPr>
                          <w:rFonts w:ascii="Cambria Math" w:hAnsi="Cambria Math" w:cs="Times New Roman"/>
                          <w:color w:val="385623" w:themeColor="accent6" w:themeShade="80"/>
                          <w:sz w:val="22"/>
                        </w:rPr>
                      </w:rPrChange>
                    </w:rPr>
                  </m:ctrlPr>
                </m:accPr>
                <m:e>
                  <m:r>
                    <m:rPr>
                      <m:sty m:val="p"/>
                    </m:rPr>
                    <w:rPr>
                      <w:rFonts w:ascii="Cambria Math" w:hAnsi="Cambria Math" w:cs="Times New Roman"/>
                      <w:color w:val="0D0D0D" w:themeColor="text1" w:themeTint="F2"/>
                      <w:sz w:val="22"/>
                      <w:rPrChange w:id="3865" w:author="tao huang" w:date="2017-09-17T12:05:00Z">
                        <w:rPr>
                          <w:rFonts w:ascii="Cambria Math" w:hAnsi="Cambria Math" w:cs="Times New Roman"/>
                          <w:color w:val="000000" w:themeColor="text1"/>
                          <w:sz w:val="22"/>
                        </w:rPr>
                      </w:rPrChange>
                    </w:rPr>
                    <m:t>Bias</m:t>
                  </m:r>
                </m:e>
              </m:acc>
            </m:e>
            <m:sub>
              <m:r>
                <w:rPr>
                  <w:rFonts w:ascii="Cambria Math" w:hAnsi="Cambria Math" w:cs="Times New Roman"/>
                  <w:color w:val="0D0D0D" w:themeColor="text1" w:themeTint="F2"/>
                  <w:sz w:val="22"/>
                  <w:rPrChange w:id="3866" w:author="tao huang" w:date="2017-09-17T12:05:00Z">
                    <w:rPr>
                      <w:rFonts w:ascii="Cambria Math" w:hAnsi="Cambria Math" w:cs="Times New Roman"/>
                      <w:color w:val="000000" w:themeColor="text1"/>
                      <w:sz w:val="22"/>
                    </w:rPr>
                  </w:rPrChange>
                </w:rPr>
                <m:t>IC</m:t>
              </m:r>
            </m:sub>
          </m:sSub>
        </m:oMath>
        <w:r w:rsidR="00821F02" w:rsidRPr="00A60A57">
          <w:rPr>
            <w:rFonts w:cs="Times New Roman"/>
            <w:color w:val="0D0D0D" w:themeColor="text1" w:themeTint="F2"/>
            <w:sz w:val="22"/>
            <w:rPrChange w:id="3867" w:author="tao huang" w:date="2017-09-17T12:05:00Z">
              <w:rPr>
                <w:rFonts w:cs="Times New Roman"/>
                <w:color w:val="000000" w:themeColor="text1"/>
                <w:sz w:val="22"/>
              </w:rPr>
            </w:rPrChange>
          </w:rPr>
          <w:t xml:space="preserve"> is the estimated bias for the IC method, </w:t>
        </w:r>
      </w:ins>
      <w:del w:id="3868" w:author="tao huang" w:date="2017-09-15T19:31:00Z">
        <w:r w:rsidR="005D2424" w:rsidRPr="00A60A57" w:rsidDel="00821F02">
          <w:rPr>
            <w:rFonts w:cs="Times New Roman"/>
            <w:color w:val="0D0D0D" w:themeColor="text1" w:themeTint="F2"/>
            <w:sz w:val="22"/>
            <w:rPrChange w:id="3869" w:author="tao huang" w:date="2017-09-17T12:05:00Z">
              <w:rPr>
                <w:rFonts w:cs="Times New Roman"/>
                <w:color w:val="000000" w:themeColor="text1"/>
                <w:szCs w:val="24"/>
              </w:rPr>
            </w:rPrChange>
          </w:rPr>
          <w:delText xml:space="preserve"> </w:delText>
        </w:r>
      </w:del>
      <m:oMath>
        <m:r>
          <w:rPr>
            <w:rFonts w:ascii="Cambria Math" w:hAnsi="Cambria Math" w:cs="Times New Roman"/>
            <w:color w:val="0D0D0D" w:themeColor="text1" w:themeTint="F2"/>
            <w:sz w:val="22"/>
            <w:rPrChange w:id="3870" w:author="tao huang" w:date="2017-09-17T12:05:00Z">
              <w:rPr>
                <w:rFonts w:ascii="Cambria Math" w:hAnsi="Cambria Math" w:cs="Times New Roman"/>
                <w:color w:val="000000" w:themeColor="text1"/>
                <w:szCs w:val="24"/>
              </w:rPr>
            </w:rPrChange>
          </w:rPr>
          <m:t>W</m:t>
        </m:r>
      </m:oMath>
      <w:r w:rsidR="005D2424" w:rsidRPr="00A60A57">
        <w:rPr>
          <w:rFonts w:cs="Times New Roman"/>
          <w:color w:val="0D0D0D" w:themeColor="text1" w:themeTint="F2"/>
          <w:sz w:val="22"/>
          <w:rPrChange w:id="3871" w:author="tao huang" w:date="2017-09-17T12:05:00Z">
            <w:rPr>
              <w:rFonts w:cs="Times New Roman"/>
              <w:color w:val="000000" w:themeColor="text1"/>
              <w:szCs w:val="24"/>
            </w:rPr>
          </w:rPrChange>
        </w:rPr>
        <w:t xml:space="preserve"> is the number of residuals being used to </w:t>
      </w:r>
      <w:del w:id="3872" w:author="tao huang" w:date="2017-09-15T19:33:00Z">
        <w:r w:rsidR="005D2424" w:rsidRPr="00A60A57" w:rsidDel="00DF2FAB">
          <w:rPr>
            <w:rFonts w:cs="Times New Roman"/>
            <w:color w:val="0D0D0D" w:themeColor="text1" w:themeTint="F2"/>
            <w:sz w:val="22"/>
            <w:rPrChange w:id="3873" w:author="tao huang" w:date="2017-09-17T12:05:00Z">
              <w:rPr>
                <w:rFonts w:cs="Times New Roman"/>
                <w:color w:val="000000" w:themeColor="text1"/>
                <w:szCs w:val="24"/>
              </w:rPr>
            </w:rPrChange>
          </w:rPr>
          <w:delText xml:space="preserve">estimate </w:delText>
        </w:r>
      </w:del>
      <w:ins w:id="3874" w:author="tao huang" w:date="2017-09-15T19:33:00Z">
        <w:r w:rsidR="00DF2FAB" w:rsidRPr="00A60A57">
          <w:rPr>
            <w:rFonts w:cs="Times New Roman"/>
            <w:color w:val="0D0D0D" w:themeColor="text1" w:themeTint="F2"/>
            <w:sz w:val="22"/>
            <w:rPrChange w:id="3875" w:author="tao huang" w:date="2017-09-17T12:05:00Z">
              <w:rPr>
                <w:rFonts w:cs="Times New Roman"/>
                <w:color w:val="000000" w:themeColor="text1"/>
                <w:sz w:val="22"/>
              </w:rPr>
            </w:rPrChange>
          </w:rPr>
          <w:t>calculate</w:t>
        </w:r>
        <w:r w:rsidR="00DF2FAB" w:rsidRPr="00A60A57">
          <w:rPr>
            <w:rFonts w:cs="Times New Roman"/>
            <w:color w:val="0D0D0D" w:themeColor="text1" w:themeTint="F2"/>
            <w:sz w:val="22"/>
            <w:rPrChange w:id="3876" w:author="tao huang" w:date="2017-09-17T12:05:00Z">
              <w:rPr>
                <w:rFonts w:cs="Times New Roman"/>
                <w:color w:val="000000" w:themeColor="text1"/>
                <w:szCs w:val="24"/>
              </w:rPr>
            </w:rPrChange>
          </w:rPr>
          <w:t xml:space="preserve"> </w:t>
        </w:r>
      </w:ins>
      <w:r w:rsidR="005D2424" w:rsidRPr="00A60A57">
        <w:rPr>
          <w:rFonts w:cs="Times New Roman"/>
          <w:color w:val="0D0D0D" w:themeColor="text1" w:themeTint="F2"/>
          <w:sz w:val="22"/>
          <w:rPrChange w:id="3877" w:author="tao huang" w:date="2017-09-17T12:05:00Z">
            <w:rPr>
              <w:rFonts w:cs="Times New Roman"/>
              <w:color w:val="000000" w:themeColor="text1"/>
              <w:szCs w:val="24"/>
            </w:rPr>
          </w:rPrChange>
        </w:rPr>
        <w:t xml:space="preserve">the forecast bias. When </w:t>
      </w:r>
      <m:oMath>
        <m:r>
          <w:rPr>
            <w:rFonts w:ascii="Cambria Math" w:hAnsi="Cambria Math" w:cs="Times New Roman"/>
            <w:color w:val="0D0D0D" w:themeColor="text1" w:themeTint="F2"/>
            <w:sz w:val="22"/>
            <w:rPrChange w:id="3878" w:author="tao huang" w:date="2017-09-17T12:05:00Z">
              <w:rPr>
                <w:rFonts w:ascii="Cambria Math" w:hAnsi="Cambria Math" w:cs="Times New Roman"/>
                <w:color w:val="000000" w:themeColor="text1"/>
                <w:szCs w:val="24"/>
              </w:rPr>
            </w:rPrChange>
          </w:rPr>
          <m:t>W=1</m:t>
        </m:r>
      </m:oMath>
      <w:r w:rsidR="005D2424" w:rsidRPr="00A60A57">
        <w:rPr>
          <w:rFonts w:cs="Times New Roman"/>
          <w:color w:val="0D0D0D" w:themeColor="text1" w:themeTint="F2"/>
          <w:sz w:val="22"/>
          <w:rPrChange w:id="3879" w:author="tao huang" w:date="2017-09-17T12:05:00Z">
            <w:rPr>
              <w:rFonts w:cs="Times New Roman"/>
              <w:color w:val="000000" w:themeColor="text1"/>
              <w:szCs w:val="24"/>
            </w:rPr>
          </w:rPrChange>
        </w:rPr>
        <w:t xml:space="preserve">, the estimate reduces to </w:t>
      </w:r>
      <m:oMath>
        <m:sSub>
          <m:sSubPr>
            <m:ctrlPr>
              <w:rPr>
                <w:rFonts w:ascii="Cambria Math" w:hAnsi="Cambria Math" w:cs="Times New Roman"/>
                <w:color w:val="0D0D0D" w:themeColor="text1" w:themeTint="F2"/>
                <w:sz w:val="22"/>
                <w:rPrChange w:id="3880" w:author="tao huang" w:date="2017-09-17T12:05:00Z">
                  <w:rPr>
                    <w:rFonts w:ascii="Cambria Math" w:hAnsi="Cambria Math" w:cs="Times New Roman"/>
                    <w:color w:val="385623" w:themeColor="accent6" w:themeShade="80"/>
                    <w:sz w:val="22"/>
                  </w:rPr>
                </w:rPrChange>
              </w:rPr>
            </m:ctrlPr>
          </m:sSubPr>
          <m:e>
            <m:acc>
              <m:accPr>
                <m:ctrlPr>
                  <w:rPr>
                    <w:rFonts w:ascii="Cambria Math" w:hAnsi="Cambria Math" w:cs="Times New Roman"/>
                    <w:color w:val="0D0D0D" w:themeColor="text1" w:themeTint="F2"/>
                    <w:sz w:val="22"/>
                    <w:rPrChange w:id="3881" w:author="tao huang" w:date="2017-09-17T12:05:00Z">
                      <w:rPr>
                        <w:rFonts w:ascii="Cambria Math" w:hAnsi="Cambria Math" w:cs="Times New Roman"/>
                        <w:color w:val="385623" w:themeColor="accent6" w:themeShade="80"/>
                        <w:sz w:val="22"/>
                      </w:rPr>
                    </w:rPrChange>
                  </w:rPr>
                </m:ctrlPr>
              </m:accPr>
              <m:e>
                <m:r>
                  <m:rPr>
                    <m:sty m:val="p"/>
                  </m:rPr>
                  <w:rPr>
                    <w:rFonts w:ascii="Cambria Math" w:hAnsi="Cambria Math" w:cs="Times New Roman"/>
                    <w:color w:val="0D0D0D" w:themeColor="text1" w:themeTint="F2"/>
                    <w:sz w:val="22"/>
                    <w:rPrChange w:id="3882" w:author="tao huang" w:date="2017-09-17T12:05:00Z">
                      <w:rPr>
                        <w:rFonts w:ascii="Cambria Math" w:hAnsi="Cambria Math" w:cs="Times New Roman"/>
                        <w:color w:val="000000" w:themeColor="text1"/>
                        <w:szCs w:val="24"/>
                      </w:rPr>
                    </w:rPrChange>
                  </w:rPr>
                  <m:t>e</m:t>
                </m:r>
              </m:e>
            </m:acc>
          </m:e>
          <m:sub>
            <m:r>
              <m:rPr>
                <m:sty m:val="p"/>
              </m:rPr>
              <w:rPr>
                <w:rFonts w:ascii="Cambria Math" w:hAnsi="Cambria Math" w:cs="Times New Roman"/>
                <w:color w:val="0D0D0D" w:themeColor="text1" w:themeTint="F2"/>
                <w:sz w:val="22"/>
                <w:rPrChange w:id="3883" w:author="tao huang" w:date="2017-09-17T12:05:00Z">
                  <w:rPr>
                    <w:rFonts w:ascii="Cambria Math" w:hAnsi="Cambria Math" w:cs="Times New Roman"/>
                    <w:color w:val="000000" w:themeColor="text1"/>
                    <w:szCs w:val="24"/>
                  </w:rPr>
                </w:rPrChange>
              </w:rPr>
              <m:t>T-1</m:t>
            </m:r>
          </m:sub>
        </m:sSub>
      </m:oMath>
      <w:r w:rsidR="00B6219A" w:rsidRPr="00A60A57">
        <w:rPr>
          <w:rFonts w:cs="Times New Roman"/>
          <w:color w:val="0D0D0D" w:themeColor="text1" w:themeTint="F2"/>
          <w:sz w:val="22"/>
          <w:rPrChange w:id="3884" w:author="tao huang" w:date="2017-09-17T12:05:00Z">
            <w:rPr>
              <w:rFonts w:cs="Times New Roman"/>
              <w:color w:val="000000" w:themeColor="text1"/>
              <w:szCs w:val="24"/>
            </w:rPr>
          </w:rPrChange>
        </w:rPr>
        <w:t xml:space="preserve">, </w:t>
      </w:r>
      <w:r w:rsidR="00B63EA8" w:rsidRPr="00A60A57">
        <w:rPr>
          <w:rFonts w:cs="Times New Roman"/>
          <w:color w:val="0D0D0D" w:themeColor="text1" w:themeTint="F2"/>
          <w:sz w:val="22"/>
          <w:rPrChange w:id="3885" w:author="tao huang" w:date="2017-09-17T12:05:00Z">
            <w:rPr>
              <w:rFonts w:cs="Times New Roman"/>
              <w:color w:val="000000" w:themeColor="text1"/>
              <w:szCs w:val="24"/>
            </w:rPr>
          </w:rPrChange>
        </w:rPr>
        <w:t>which is</w:t>
      </w:r>
      <w:r w:rsidR="00B6219A" w:rsidRPr="00A60A57">
        <w:rPr>
          <w:rFonts w:cs="Times New Roman"/>
          <w:color w:val="0D0D0D" w:themeColor="text1" w:themeTint="F2"/>
          <w:sz w:val="22"/>
          <w:rPrChange w:id="3886" w:author="tao huang" w:date="2017-09-17T12:05:00Z">
            <w:rPr>
              <w:rFonts w:cs="Times New Roman"/>
              <w:color w:val="000000" w:themeColor="text1"/>
              <w:szCs w:val="24"/>
            </w:rPr>
          </w:rPrChange>
        </w:rPr>
        <w:t xml:space="preserve"> </w:t>
      </w:r>
      <w:r w:rsidR="005D2424" w:rsidRPr="00A60A57">
        <w:rPr>
          <w:rFonts w:cs="Times New Roman"/>
          <w:color w:val="0D0D0D" w:themeColor="text1" w:themeTint="F2"/>
          <w:sz w:val="22"/>
          <w:rPrChange w:id="3887" w:author="tao huang" w:date="2017-09-17T12:05:00Z">
            <w:rPr>
              <w:rFonts w:cs="Times New Roman"/>
              <w:color w:val="000000" w:themeColor="text1"/>
              <w:szCs w:val="24"/>
            </w:rPr>
          </w:rPrChange>
        </w:rPr>
        <w:t>the residual at the forecast origin</w:t>
      </w:r>
      <w:r w:rsidR="00B6219A" w:rsidRPr="00A60A57">
        <w:rPr>
          <w:rFonts w:cs="Times New Roman"/>
          <w:color w:val="0D0D0D" w:themeColor="text1" w:themeTint="F2"/>
          <w:sz w:val="22"/>
          <w:rPrChange w:id="3888" w:author="tao huang" w:date="2017-09-17T12:05:00Z">
            <w:rPr>
              <w:rFonts w:cs="Times New Roman"/>
              <w:color w:val="000000" w:themeColor="text1"/>
              <w:szCs w:val="24"/>
            </w:rPr>
          </w:rPrChange>
        </w:rPr>
        <w:t xml:space="preserve"> </w:t>
      </w:r>
      <w:r w:rsidR="00B6219A" w:rsidRPr="00A60A57">
        <w:rPr>
          <w:rFonts w:cs="Times New Roman"/>
          <w:color w:val="0D0D0D" w:themeColor="text1" w:themeTint="F2"/>
          <w:sz w:val="22"/>
          <w:rPrChange w:id="3889" w:author="tao huang" w:date="2017-09-17T12:05:00Z">
            <w:rPr>
              <w:rFonts w:cs="Times New Roman"/>
              <w:color w:val="000000" w:themeColor="text1"/>
              <w:szCs w:val="24"/>
            </w:rPr>
          </w:rPrChange>
        </w:rPr>
        <w:fldChar w:fldCharType="begin"/>
      </w:r>
      <w:r w:rsidR="006016F1">
        <w:rPr>
          <w:rFonts w:cs="Times New Roman"/>
          <w:color w:val="0D0D0D" w:themeColor="text1" w:themeTint="F2"/>
          <w:sz w:val="22"/>
        </w:rPr>
        <w:instrText xml:space="preserve"> ADDIN EN.CITE &lt;EndNote&gt;&lt;Cite&gt;&lt;Author&gt;Chevillon&lt;/Author&gt;&lt;Year&gt;2016&lt;/Year&gt;&lt;RecNum&gt;123&lt;/RecNum&gt;&lt;Prefix&gt;e.g.`, &lt;/Prefix&gt;&lt;DisplayText&gt;(e.g., Chevillon, 2016)&lt;/DisplayText&gt;&lt;record&gt;&lt;rec-number&gt;123&lt;/rec-number&gt;&lt;foreign-keys&gt;&lt;key app="EN" db-id="tw0zzexel9t203eevw7v2tzwvdtve9dstzew" timestamp="1497714850"&gt;123&lt;/key&gt;&lt;/foreign-keys&gt;&lt;ref-type name="Journal Article"&gt;17&lt;/ref-type&gt;&lt;contributors&gt;&lt;authors&gt;&lt;author&gt;Chevillon, Guillaume&lt;/author&gt;&lt;/authors&gt;&lt;/contributors&gt;&lt;titles&gt;&lt;title&gt;Multistep forecasting in the presence of location shifts&lt;/title&gt;&lt;secondary-title&gt;International Journal of Forecasting&lt;/secondary-title&gt;&lt;/titles&gt;&lt;periodical&gt;&lt;full-title&gt;International Journal of Forecasting&lt;/full-title&gt;&lt;/periodical&gt;&lt;pages&gt;121-137&lt;/pages&gt;&lt;volume&gt;32&lt;/volume&gt;&lt;number&gt;1&lt;/number&gt;&lt;keywords&gt;&lt;keyword&gt;Multistep forecasting&lt;/keyword&gt;&lt;keyword&gt;Location shifts&lt;/keyword&gt;&lt;keyword&gt;Local asymptotics&lt;/keyword&gt;&lt;keyword&gt;Intercept correction&lt;/keyword&gt;&lt;/keywords&gt;&lt;dates&gt;&lt;year&gt;2016&lt;/year&gt;&lt;pub-dates&gt;&lt;date&gt;1//&lt;/date&gt;&lt;/pub-dates&gt;&lt;/dates&gt;&lt;isbn&gt;0169-2070&lt;/isbn&gt;&lt;urls&gt;&lt;related-urls&gt;&lt;url&gt;http://www.sciencedirect.com/science/article/pii/S0169207015000801&lt;/url&gt;&lt;/related-urls&gt;&lt;/urls&gt;&lt;custom3&gt;economics&lt;/custom3&gt;&lt;electronic-resource-num&gt;https://doi.org/10.1016/j.ijforecast.2015.04.004&lt;/electronic-resource-num&gt;&lt;research-notes&gt;structrual break related&lt;/research-notes&gt;&lt;access-date&gt;2016/3//&lt;/access-date&gt;&lt;/record&gt;&lt;/Cite&gt;&lt;/EndNote&gt;</w:instrText>
      </w:r>
      <w:r w:rsidR="00B6219A" w:rsidRPr="00A60A57">
        <w:rPr>
          <w:rFonts w:cs="Times New Roman"/>
          <w:color w:val="0D0D0D" w:themeColor="text1" w:themeTint="F2"/>
          <w:sz w:val="22"/>
          <w:rPrChange w:id="3890" w:author="tao huang" w:date="2017-09-17T12:05:00Z">
            <w:rPr>
              <w:rFonts w:cs="Times New Roman"/>
              <w:color w:val="000000" w:themeColor="text1"/>
              <w:szCs w:val="24"/>
            </w:rPr>
          </w:rPrChange>
        </w:rPr>
        <w:fldChar w:fldCharType="separate"/>
      </w:r>
      <w:r w:rsidR="006016F1">
        <w:rPr>
          <w:rFonts w:cs="Times New Roman"/>
          <w:noProof/>
          <w:color w:val="0D0D0D" w:themeColor="text1" w:themeTint="F2"/>
          <w:sz w:val="22"/>
        </w:rPr>
        <w:t>(</w:t>
      </w:r>
      <w:hyperlink w:anchor="_ENREF_15" w:tooltip="Chevillon, 2016 #123" w:history="1">
        <w:r w:rsidR="00F75C33">
          <w:rPr>
            <w:rFonts w:cs="Times New Roman"/>
            <w:noProof/>
            <w:color w:val="0D0D0D" w:themeColor="text1" w:themeTint="F2"/>
            <w:sz w:val="22"/>
          </w:rPr>
          <w:t>e.g., Chevillon, 2016</w:t>
        </w:r>
      </w:hyperlink>
      <w:r w:rsidR="006016F1">
        <w:rPr>
          <w:rFonts w:cs="Times New Roman"/>
          <w:noProof/>
          <w:color w:val="0D0D0D" w:themeColor="text1" w:themeTint="F2"/>
          <w:sz w:val="22"/>
        </w:rPr>
        <w:t>)</w:t>
      </w:r>
      <w:r w:rsidR="00B6219A" w:rsidRPr="00A60A57">
        <w:rPr>
          <w:rFonts w:cs="Times New Roman"/>
          <w:color w:val="0D0D0D" w:themeColor="text1" w:themeTint="F2"/>
          <w:sz w:val="22"/>
          <w:rPrChange w:id="3891" w:author="tao huang" w:date="2017-09-17T12:05:00Z">
            <w:rPr>
              <w:rFonts w:cs="Times New Roman"/>
              <w:color w:val="000000" w:themeColor="text1"/>
              <w:szCs w:val="24"/>
            </w:rPr>
          </w:rPrChange>
        </w:rPr>
        <w:fldChar w:fldCharType="end"/>
      </w:r>
      <w:r w:rsidR="00B6219A" w:rsidRPr="00A60A57">
        <w:rPr>
          <w:rFonts w:cs="Times New Roman"/>
          <w:color w:val="0D0D0D" w:themeColor="text1" w:themeTint="F2"/>
          <w:sz w:val="22"/>
          <w:rPrChange w:id="3892" w:author="tao huang" w:date="2017-09-17T12:05:00Z">
            <w:rPr>
              <w:rFonts w:cs="Times New Roman"/>
              <w:color w:val="000000" w:themeColor="text1"/>
              <w:szCs w:val="24"/>
            </w:rPr>
          </w:rPrChange>
        </w:rPr>
        <w:t xml:space="preserve">. </w:t>
      </w:r>
      <w:r w:rsidR="00B937CD" w:rsidRPr="00A60A57">
        <w:rPr>
          <w:rFonts w:cs="Times New Roman"/>
          <w:color w:val="0D0D0D" w:themeColor="text1" w:themeTint="F2"/>
          <w:sz w:val="22"/>
          <w:rPrChange w:id="3893" w:author="tao huang" w:date="2017-09-17T12:05:00Z">
            <w:rPr>
              <w:rFonts w:cs="Times New Roman"/>
              <w:color w:val="000000" w:themeColor="text1"/>
              <w:szCs w:val="24"/>
            </w:rPr>
          </w:rPrChange>
        </w:rPr>
        <w:t xml:space="preserve">The estimated bias </w:t>
      </w:r>
      <w:r w:rsidR="00641224" w:rsidRPr="00A60A57">
        <w:rPr>
          <w:rFonts w:cs="Times New Roman"/>
          <w:color w:val="0D0D0D" w:themeColor="text1" w:themeTint="F2"/>
          <w:sz w:val="22"/>
          <w:rPrChange w:id="3894" w:author="tao huang" w:date="2017-09-17T12:05:00Z">
            <w:rPr>
              <w:rFonts w:cs="Times New Roman"/>
              <w:color w:val="000000" w:themeColor="text1"/>
              <w:szCs w:val="24"/>
            </w:rPr>
          </w:rPrChange>
        </w:rPr>
        <w:t>are</w:t>
      </w:r>
      <w:r w:rsidR="00B937CD" w:rsidRPr="00A60A57">
        <w:rPr>
          <w:rFonts w:cs="Times New Roman"/>
          <w:color w:val="0D0D0D" w:themeColor="text1" w:themeTint="F2"/>
          <w:sz w:val="22"/>
          <w:rPrChange w:id="3895" w:author="tao huang" w:date="2017-09-17T12:05:00Z">
            <w:rPr>
              <w:rFonts w:cs="Times New Roman"/>
              <w:color w:val="000000" w:themeColor="text1"/>
              <w:szCs w:val="24"/>
            </w:rPr>
          </w:rPrChange>
        </w:rPr>
        <w:t xml:space="preserve"> added back to the out-of-sample forecasts</w:t>
      </w:r>
      <w:r w:rsidR="00CD40CB" w:rsidRPr="00A60A57">
        <w:rPr>
          <w:rFonts w:cs="Times New Roman"/>
          <w:color w:val="0D0D0D" w:themeColor="text1" w:themeTint="F2"/>
          <w:sz w:val="22"/>
          <w:rPrChange w:id="3896" w:author="tao huang" w:date="2017-09-17T12:05:00Z">
            <w:rPr>
              <w:rFonts w:cs="Times New Roman"/>
              <w:color w:val="000000" w:themeColor="text1"/>
              <w:szCs w:val="24"/>
            </w:rPr>
          </w:rPrChange>
        </w:rPr>
        <w:t xml:space="preserve">, which </w:t>
      </w:r>
      <w:r w:rsidR="00E9092F" w:rsidRPr="00A60A57">
        <w:rPr>
          <w:rFonts w:cs="Times New Roman"/>
          <w:color w:val="0D0D0D" w:themeColor="text1" w:themeTint="F2"/>
          <w:sz w:val="22"/>
          <w:rPrChange w:id="3897" w:author="tao huang" w:date="2017-09-17T12:05:00Z">
            <w:rPr>
              <w:rFonts w:cs="Times New Roman"/>
              <w:color w:val="000000" w:themeColor="text1"/>
              <w:szCs w:val="24"/>
            </w:rPr>
          </w:rPrChange>
        </w:rPr>
        <w:t xml:space="preserve">may potentially improve the forecasting accuracy </w:t>
      </w:r>
      <w:r w:rsidR="00CD40CB" w:rsidRPr="00A60A57">
        <w:rPr>
          <w:rFonts w:cs="Times New Roman"/>
          <w:color w:val="0D0D0D" w:themeColor="text1" w:themeTint="F2"/>
          <w:sz w:val="22"/>
          <w:rPrChange w:id="3898" w:author="tao huang" w:date="2017-09-17T12:05:00Z">
            <w:rPr>
              <w:rFonts w:cs="Times New Roman"/>
              <w:color w:val="000000" w:themeColor="text1"/>
              <w:szCs w:val="24"/>
            </w:rPr>
          </w:rPrChange>
        </w:rPr>
        <w:t>though</w:t>
      </w:r>
      <w:r w:rsidRPr="00A60A57">
        <w:rPr>
          <w:rFonts w:cs="Times New Roman"/>
          <w:color w:val="0D0D0D" w:themeColor="text1" w:themeTint="F2"/>
          <w:sz w:val="22"/>
          <w:rPrChange w:id="3899" w:author="tao huang" w:date="2017-09-17T12:05:00Z">
            <w:rPr>
              <w:rFonts w:cs="Times New Roman"/>
              <w:color w:val="000000" w:themeColor="text1"/>
              <w:szCs w:val="24"/>
            </w:rPr>
          </w:rPrChange>
        </w:rPr>
        <w:t xml:space="preserve"> </w:t>
      </w:r>
      <w:r w:rsidR="006C7B32" w:rsidRPr="00A60A57">
        <w:rPr>
          <w:rFonts w:cs="Times New Roman"/>
          <w:color w:val="0D0D0D" w:themeColor="text1" w:themeTint="F2"/>
          <w:sz w:val="22"/>
          <w:rPrChange w:id="3900" w:author="tao huang" w:date="2017-09-17T12:05:00Z">
            <w:rPr>
              <w:rFonts w:cs="Times New Roman"/>
              <w:color w:val="000000" w:themeColor="text1"/>
              <w:szCs w:val="24"/>
            </w:rPr>
          </w:rPrChange>
        </w:rPr>
        <w:t xml:space="preserve">at </w:t>
      </w:r>
      <w:r w:rsidR="00641224" w:rsidRPr="00A60A57">
        <w:rPr>
          <w:rFonts w:cs="Times New Roman"/>
          <w:color w:val="0D0D0D" w:themeColor="text1" w:themeTint="F2"/>
          <w:sz w:val="22"/>
          <w:rPrChange w:id="3901" w:author="tao huang" w:date="2017-09-17T12:05:00Z">
            <w:rPr>
              <w:rFonts w:cs="Times New Roman"/>
              <w:color w:val="000000" w:themeColor="text1"/>
              <w:szCs w:val="24"/>
            </w:rPr>
          </w:rPrChange>
        </w:rPr>
        <w:t>a</w:t>
      </w:r>
      <w:r w:rsidR="006C7B32" w:rsidRPr="00A60A57">
        <w:rPr>
          <w:rFonts w:cs="Times New Roman"/>
          <w:color w:val="0D0D0D" w:themeColor="text1" w:themeTint="F2"/>
          <w:sz w:val="22"/>
          <w:rPrChange w:id="3902" w:author="tao huang" w:date="2017-09-17T12:05:00Z">
            <w:rPr>
              <w:rFonts w:cs="Times New Roman"/>
              <w:color w:val="000000" w:themeColor="text1"/>
              <w:szCs w:val="24"/>
            </w:rPr>
          </w:rPrChange>
        </w:rPr>
        <w:t xml:space="preserve"> cost of inflated forecasting error variance</w:t>
      </w:r>
      <w:r w:rsidR="00785E04" w:rsidRPr="00A60A57">
        <w:rPr>
          <w:rFonts w:cs="Times New Roman"/>
          <w:color w:val="0D0D0D" w:themeColor="text1" w:themeTint="F2"/>
          <w:sz w:val="22"/>
          <w:rPrChange w:id="3903" w:author="tao huang" w:date="2017-09-17T12:05:00Z">
            <w:rPr>
              <w:rFonts w:cs="Times New Roman"/>
              <w:color w:val="000000" w:themeColor="text1"/>
              <w:szCs w:val="24"/>
            </w:rPr>
          </w:rPrChange>
        </w:rPr>
        <w:t xml:space="preserve"> </w:t>
      </w:r>
      <w:r w:rsidR="00785E04" w:rsidRPr="00A60A57">
        <w:rPr>
          <w:rFonts w:cs="Times New Roman"/>
          <w:color w:val="0D0D0D" w:themeColor="text1" w:themeTint="F2"/>
          <w:sz w:val="22"/>
          <w:rPrChange w:id="3904" w:author="tao huang" w:date="2017-09-17T12:05:00Z">
            <w:rPr>
              <w:rFonts w:cs="Times New Roman"/>
              <w:color w:val="000000" w:themeColor="text1"/>
              <w:szCs w:val="24"/>
            </w:rPr>
          </w:rPrChange>
        </w:rPr>
        <w:fldChar w:fldCharType="begin"/>
      </w:r>
      <w:r w:rsidR="006016F1">
        <w:rPr>
          <w:rFonts w:cs="Times New Roman"/>
          <w:color w:val="0D0D0D" w:themeColor="text1" w:themeTint="F2"/>
          <w:sz w:val="22"/>
        </w:rPr>
        <w:instrText xml:space="preserve"> ADDIN EN.CITE &lt;EndNote&gt;&lt;Cite&gt;&lt;Author&gt;Clements&lt;/Author&gt;&lt;Year&gt;1999&lt;/Year&gt;&lt;RecNum&gt;199&lt;/RecNum&gt;&lt;DisplayText&gt;(M. P. Clements &amp;amp; Hendry, 1999)&lt;/DisplayText&gt;&lt;record&gt;&lt;rec-number&gt;199&lt;/rec-number&gt;&lt;foreign-keys&gt;&lt;key app="EN" db-id="fwzpfdt205x9v6eprsvv25dpxftedxv0z0a9" timestamp="0"&gt;199&lt;/key&gt;&lt;/foreign-keys&gt;&lt;ref-type name="Book"&gt;6&lt;/ref-type&gt;&lt;contributors&gt;&lt;authors&gt;&lt;author&gt;Michael P. Clements&lt;/author&gt;&lt;author&gt;David F. Hendry&lt;/author&gt;&lt;/authors&gt;&lt;/contributors&gt;&lt;titles&gt;&lt;title&gt;Forecasting non-stationary economic time series&lt;/title&gt;&lt;/titles&gt;&lt;dates&gt;&lt;year&gt;1999&lt;/year&gt;&lt;/dates&gt;&lt;pub-location&gt;London&lt;/pub-location&gt;&lt;publisher&gt;The MIT Press&lt;/publisher&gt;&lt;urls&gt;&lt;/urls&gt;&lt;/record&gt;&lt;/Cite&gt;&lt;/EndNote&gt;</w:instrText>
      </w:r>
      <w:r w:rsidR="00785E04" w:rsidRPr="00A60A57">
        <w:rPr>
          <w:rFonts w:cs="Times New Roman"/>
          <w:color w:val="0D0D0D" w:themeColor="text1" w:themeTint="F2"/>
          <w:sz w:val="22"/>
          <w:rPrChange w:id="3905" w:author="tao huang" w:date="2017-09-17T12:05:00Z">
            <w:rPr>
              <w:rFonts w:cs="Times New Roman"/>
              <w:color w:val="000000" w:themeColor="text1"/>
              <w:szCs w:val="24"/>
            </w:rPr>
          </w:rPrChange>
        </w:rPr>
        <w:fldChar w:fldCharType="separate"/>
      </w:r>
      <w:r w:rsidR="006016F1">
        <w:rPr>
          <w:rFonts w:cs="Times New Roman"/>
          <w:noProof/>
          <w:color w:val="0D0D0D" w:themeColor="text1" w:themeTint="F2"/>
          <w:sz w:val="22"/>
        </w:rPr>
        <w:t>(</w:t>
      </w:r>
      <w:hyperlink w:anchor="_ENREF_21" w:tooltip="Clements, 1999 #199" w:history="1">
        <w:r w:rsidR="00F75C33">
          <w:rPr>
            <w:rFonts w:cs="Times New Roman"/>
            <w:noProof/>
            <w:color w:val="0D0D0D" w:themeColor="text1" w:themeTint="F2"/>
            <w:sz w:val="22"/>
          </w:rPr>
          <w:t>M. P. Clements &amp; Hendry, 1999</w:t>
        </w:r>
      </w:hyperlink>
      <w:r w:rsidR="006016F1">
        <w:rPr>
          <w:rFonts w:cs="Times New Roman"/>
          <w:noProof/>
          <w:color w:val="0D0D0D" w:themeColor="text1" w:themeTint="F2"/>
          <w:sz w:val="22"/>
        </w:rPr>
        <w:t>)</w:t>
      </w:r>
      <w:r w:rsidR="00785E04" w:rsidRPr="00A60A57">
        <w:rPr>
          <w:rFonts w:cs="Times New Roman"/>
          <w:color w:val="0D0D0D" w:themeColor="text1" w:themeTint="F2"/>
          <w:sz w:val="22"/>
          <w:rPrChange w:id="3906" w:author="tao huang" w:date="2017-09-17T12:05:00Z">
            <w:rPr>
              <w:rFonts w:cs="Times New Roman"/>
              <w:color w:val="000000" w:themeColor="text1"/>
              <w:szCs w:val="24"/>
            </w:rPr>
          </w:rPrChange>
        </w:rPr>
        <w:fldChar w:fldCharType="end"/>
      </w:r>
      <w:r w:rsidR="00785E04" w:rsidRPr="00A60A57">
        <w:rPr>
          <w:rFonts w:cs="Times New Roman"/>
          <w:color w:val="0D0D0D" w:themeColor="text1" w:themeTint="F2"/>
          <w:sz w:val="22"/>
          <w:rPrChange w:id="3907" w:author="tao huang" w:date="2017-09-17T12:05:00Z">
            <w:rPr>
              <w:rFonts w:cs="Times New Roman"/>
              <w:color w:val="000000" w:themeColor="text1"/>
              <w:szCs w:val="24"/>
            </w:rPr>
          </w:rPrChange>
        </w:rPr>
        <w:t>.</w:t>
      </w:r>
      <w:r w:rsidR="0095182A" w:rsidRPr="00A60A57">
        <w:rPr>
          <w:rFonts w:cs="Times New Roman"/>
          <w:color w:val="0D0D0D" w:themeColor="text1" w:themeTint="F2"/>
          <w:sz w:val="22"/>
          <w:rPrChange w:id="3908" w:author="tao huang" w:date="2017-09-17T12:05:00Z">
            <w:rPr>
              <w:rFonts w:cs="Times New Roman"/>
              <w:color w:val="000000" w:themeColor="text1"/>
              <w:szCs w:val="24"/>
            </w:rPr>
          </w:rPrChange>
        </w:rPr>
        <w:t xml:space="preserve"> </w:t>
      </w:r>
      <w:ins w:id="3909" w:author="tao huang" w:date="2017-09-15T19:34:00Z">
        <w:r w:rsidR="00DF2FAB" w:rsidRPr="00A60A57">
          <w:rPr>
            <w:rFonts w:cs="Times New Roman"/>
            <w:color w:val="0D0D0D" w:themeColor="text1" w:themeTint="F2"/>
            <w:sz w:val="22"/>
            <w:rPrChange w:id="3910" w:author="tao huang" w:date="2017-09-17T12:05:00Z">
              <w:rPr>
                <w:rFonts w:cs="Times New Roman"/>
                <w:color w:val="000000" w:themeColor="text1"/>
                <w:sz w:val="22"/>
              </w:rPr>
            </w:rPrChange>
          </w:rPr>
          <w:t xml:space="preserve">However, </w:t>
        </w:r>
      </w:ins>
    </w:p>
    <w:p w14:paraId="335768DC" w14:textId="5A669546" w:rsidR="000B186D" w:rsidRPr="00A60A57" w:rsidDel="00DF2FAB" w:rsidRDefault="000B186D">
      <w:pPr>
        <w:spacing w:after="0" w:line="360" w:lineRule="auto"/>
        <w:rPr>
          <w:del w:id="3911" w:author="tao huang" w:date="2017-09-15T19:34:00Z"/>
          <w:rFonts w:cs="Times New Roman"/>
          <w:color w:val="0D0D0D" w:themeColor="text1" w:themeTint="F2"/>
          <w:sz w:val="22"/>
          <w:rPrChange w:id="3912" w:author="tao huang" w:date="2017-09-17T12:05:00Z">
            <w:rPr>
              <w:del w:id="3913" w:author="tao huang" w:date="2017-09-15T19:34:00Z"/>
              <w:rFonts w:cs="Times New Roman"/>
              <w:color w:val="000000" w:themeColor="text1"/>
              <w:szCs w:val="24"/>
            </w:rPr>
          </w:rPrChange>
        </w:rPr>
      </w:pPr>
    </w:p>
    <w:p w14:paraId="79B6607E" w14:textId="786E10FA" w:rsidR="009D3A75" w:rsidRPr="00A60A57" w:rsidRDefault="00DF2FAB">
      <w:pPr>
        <w:spacing w:after="0" w:line="360" w:lineRule="auto"/>
        <w:rPr>
          <w:ins w:id="3914" w:author="tao huang" w:date="2017-09-15T19:39:00Z"/>
          <w:rFonts w:cs="Times New Roman"/>
          <w:color w:val="0D0D0D" w:themeColor="text1" w:themeTint="F2"/>
          <w:sz w:val="22"/>
          <w:rPrChange w:id="3915" w:author="tao huang" w:date="2017-09-17T12:05:00Z">
            <w:rPr>
              <w:ins w:id="3916" w:author="tao huang" w:date="2017-09-15T19:39:00Z"/>
              <w:rFonts w:cs="Times New Roman"/>
              <w:color w:val="385623" w:themeColor="accent6" w:themeShade="80"/>
              <w:sz w:val="22"/>
            </w:rPr>
          </w:rPrChange>
        </w:rPr>
      </w:pPr>
      <w:ins w:id="3917" w:author="tao huang" w:date="2017-09-15T19:34:00Z">
        <w:r w:rsidRPr="00A60A57">
          <w:rPr>
            <w:rFonts w:cs="Times New Roman"/>
            <w:color w:val="0D0D0D" w:themeColor="text1" w:themeTint="F2"/>
            <w:sz w:val="22"/>
            <w:rPrChange w:id="3918" w:author="tao huang" w:date="2017-09-17T12:05:00Z">
              <w:rPr>
                <w:rFonts w:cs="Times New Roman"/>
                <w:color w:val="000000" w:themeColor="text1"/>
                <w:sz w:val="22"/>
              </w:rPr>
            </w:rPrChange>
          </w:rPr>
          <w:t>i</w:t>
        </w:r>
      </w:ins>
      <w:ins w:id="3919" w:author="tao huang" w:date="2017-09-15T11:25:00Z">
        <w:r w:rsidR="009D3A75" w:rsidRPr="00A60A57">
          <w:rPr>
            <w:rFonts w:cs="Times New Roman"/>
            <w:color w:val="0D0D0D" w:themeColor="text1" w:themeTint="F2"/>
            <w:sz w:val="22"/>
            <w:rPrChange w:id="3920" w:author="tao huang" w:date="2017-09-17T12:05:00Z">
              <w:rPr>
                <w:rFonts w:cs="Times New Roman"/>
                <w:color w:val="000000" w:themeColor="text1"/>
                <w:sz w:val="22"/>
              </w:rPr>
            </w:rPrChange>
          </w:rPr>
          <w:t xml:space="preserve">n </w:t>
        </w:r>
      </w:ins>
      <w:ins w:id="3921" w:author="tao huang" w:date="2017-09-15T19:34:00Z">
        <w:r w:rsidRPr="00A60A57">
          <w:rPr>
            <w:rFonts w:cs="Times New Roman"/>
            <w:color w:val="0D0D0D" w:themeColor="text1" w:themeTint="F2"/>
            <w:sz w:val="22"/>
            <w:rPrChange w:id="3922" w:author="tao huang" w:date="2017-09-17T12:05:00Z">
              <w:rPr>
                <w:rFonts w:cs="Times New Roman"/>
                <w:color w:val="000000" w:themeColor="text1"/>
                <w:sz w:val="22"/>
              </w:rPr>
            </w:rPrChange>
          </w:rPr>
          <w:t>a</w:t>
        </w:r>
      </w:ins>
      <w:ins w:id="3923" w:author="tao huang" w:date="2017-09-15T11:25:00Z">
        <w:r w:rsidR="009D3A75" w:rsidRPr="00A60A57">
          <w:rPr>
            <w:rFonts w:cs="Times New Roman"/>
            <w:color w:val="0D0D0D" w:themeColor="text1" w:themeTint="F2"/>
            <w:sz w:val="22"/>
            <w:rPrChange w:id="3924" w:author="tao huang" w:date="2017-09-17T12:05:00Z">
              <w:rPr>
                <w:rFonts w:cs="Times New Roman"/>
                <w:color w:val="000000" w:themeColor="text1"/>
                <w:sz w:val="22"/>
              </w:rPr>
            </w:rPrChange>
          </w:rPr>
          <w:t xml:space="preserve"> retailer context, </w:t>
        </w:r>
      </w:ins>
      <w:ins w:id="3925" w:author="tao huang" w:date="2017-09-15T19:34:00Z">
        <w:r w:rsidRPr="00A60A57">
          <w:rPr>
            <w:rFonts w:cs="Times New Roman"/>
            <w:color w:val="0D0D0D" w:themeColor="text1" w:themeTint="F2"/>
            <w:sz w:val="22"/>
            <w:rPrChange w:id="3926" w:author="tao huang" w:date="2017-09-17T12:05:00Z">
              <w:rPr>
                <w:rFonts w:cs="Times New Roman"/>
                <w:color w:val="000000" w:themeColor="text1"/>
                <w:sz w:val="22"/>
              </w:rPr>
            </w:rPrChange>
          </w:rPr>
          <w:t>product sales</w:t>
        </w:r>
      </w:ins>
      <w:ins w:id="3927" w:author="tao huang" w:date="2017-09-15T11:25:00Z">
        <w:r w:rsidR="009D3A75" w:rsidRPr="00A60A57">
          <w:rPr>
            <w:rFonts w:cs="Times New Roman"/>
            <w:color w:val="0D0D0D" w:themeColor="text1" w:themeTint="F2"/>
            <w:sz w:val="22"/>
            <w:rPrChange w:id="3928" w:author="tao huang" w:date="2017-09-17T12:05:00Z">
              <w:rPr>
                <w:rFonts w:cs="Times New Roman"/>
                <w:color w:val="000000" w:themeColor="text1"/>
                <w:sz w:val="22"/>
              </w:rPr>
            </w:rPrChange>
          </w:rPr>
          <w:t xml:space="preserve"> at SKU level </w:t>
        </w:r>
      </w:ins>
      <w:ins w:id="3929" w:author="tao huang" w:date="2017-09-15T19:34:00Z">
        <w:r w:rsidRPr="00A60A57">
          <w:rPr>
            <w:rFonts w:cs="Times New Roman"/>
            <w:color w:val="0D0D0D" w:themeColor="text1" w:themeTint="F2"/>
            <w:sz w:val="22"/>
            <w:rPrChange w:id="3930" w:author="tao huang" w:date="2017-09-17T12:05:00Z">
              <w:rPr>
                <w:rFonts w:cs="Times New Roman"/>
                <w:color w:val="000000" w:themeColor="text1"/>
                <w:sz w:val="22"/>
              </w:rPr>
            </w:rPrChange>
          </w:rPr>
          <w:t xml:space="preserve">usually </w:t>
        </w:r>
      </w:ins>
      <w:ins w:id="3931" w:author="tao huang" w:date="2017-09-15T11:25:00Z">
        <w:r w:rsidR="009D3A75" w:rsidRPr="00A60A57">
          <w:rPr>
            <w:rFonts w:cs="Times New Roman"/>
            <w:color w:val="0D0D0D" w:themeColor="text1" w:themeTint="F2"/>
            <w:sz w:val="22"/>
            <w:rPrChange w:id="3932" w:author="tao huang" w:date="2017-09-17T12:05:00Z">
              <w:rPr>
                <w:rFonts w:cs="Times New Roman"/>
                <w:color w:val="000000" w:themeColor="text1"/>
                <w:sz w:val="22"/>
              </w:rPr>
            </w:rPrChange>
          </w:rPr>
          <w:t xml:space="preserve">exhibit large variations, unexpected outliers, and missing values, which makes the bias estimation </w:t>
        </w:r>
      </w:ins>
      <w:ins w:id="3933" w:author="tao huang" w:date="2017-09-15T19:35:00Z">
        <w:r w:rsidRPr="00A60A57">
          <w:rPr>
            <w:rFonts w:cs="Times New Roman"/>
            <w:color w:val="0D0D0D" w:themeColor="text1" w:themeTint="F2"/>
            <w:sz w:val="22"/>
            <w:rPrChange w:id="3934" w:author="tao huang" w:date="2017-09-17T12:05:00Z">
              <w:rPr>
                <w:rFonts w:cs="Times New Roman"/>
                <w:color w:val="000000" w:themeColor="text1"/>
                <w:sz w:val="22"/>
              </w:rPr>
            </w:rPrChange>
          </w:rPr>
          <w:t xml:space="preserve">difficult. Therefore, whether or not we may rely on the IC method to </w:t>
        </w:r>
        <w:r w:rsidR="00C43FAC" w:rsidRPr="00A60A57">
          <w:rPr>
            <w:rFonts w:cs="Times New Roman"/>
            <w:color w:val="0D0D0D" w:themeColor="text1" w:themeTint="F2"/>
            <w:sz w:val="22"/>
            <w:rPrChange w:id="3935" w:author="tao huang" w:date="2017-09-17T12:05:00Z">
              <w:rPr>
                <w:rFonts w:cs="Times New Roman"/>
                <w:color w:val="000000" w:themeColor="text1"/>
                <w:sz w:val="22"/>
              </w:rPr>
            </w:rPrChange>
          </w:rPr>
          <w:t>further improve forecasting accuracy becomes an empirical question.</w:t>
        </w:r>
      </w:ins>
    </w:p>
    <w:p w14:paraId="3B5E8156" w14:textId="11726BB2" w:rsidR="00F9198A" w:rsidRPr="00A60A57" w:rsidDel="001878AE" w:rsidRDefault="003521A7">
      <w:pPr>
        <w:spacing w:after="0" w:line="360" w:lineRule="auto"/>
        <w:rPr>
          <w:del w:id="3936" w:author="tao huang" w:date="2017-09-13T16:51:00Z"/>
          <w:rFonts w:cs="Times New Roman"/>
          <w:color w:val="0D0D0D" w:themeColor="text1" w:themeTint="F2"/>
          <w:sz w:val="22"/>
          <w:rPrChange w:id="3937" w:author="tao huang" w:date="2017-09-17T12:05:00Z">
            <w:rPr>
              <w:del w:id="3938" w:author="tao huang" w:date="2017-09-13T16:51:00Z"/>
              <w:rFonts w:cs="Times New Roman"/>
              <w:color w:val="000000" w:themeColor="text1"/>
              <w:szCs w:val="24"/>
            </w:rPr>
          </w:rPrChange>
        </w:rPr>
      </w:pPr>
      <w:del w:id="3939" w:author="tao huang" w:date="2017-09-13T16:51:00Z">
        <w:r w:rsidRPr="00A60A57" w:rsidDel="001878AE">
          <w:rPr>
            <w:rFonts w:cs="Times New Roman"/>
            <w:color w:val="0D0D0D" w:themeColor="text1" w:themeTint="F2"/>
            <w:sz w:val="22"/>
            <w:rPrChange w:id="3940" w:author="tao huang" w:date="2017-09-17T12:05:00Z">
              <w:rPr>
                <w:rFonts w:cs="Times New Roman"/>
                <w:color w:val="000000" w:themeColor="text1"/>
                <w:szCs w:val="24"/>
              </w:rPr>
            </w:rPrChange>
          </w:rPr>
          <w:delText>We</w:delText>
        </w:r>
        <w:r w:rsidRPr="00A60A57" w:rsidDel="001878AE">
          <w:rPr>
            <w:rFonts w:cs="Times New Roman"/>
            <w:color w:val="0D0D0D" w:themeColor="text1" w:themeTint="F2"/>
            <w:sz w:val="22"/>
            <w:rPrChange w:id="3941" w:author="tao huang" w:date="2017-09-17T12:05:00Z">
              <w:rPr>
                <w:rFonts w:cs="Times New Roman"/>
                <w:color w:val="000000" w:themeColor="text1"/>
              </w:rPr>
            </w:rPrChange>
          </w:rPr>
          <w:delText xml:space="preserve"> illustrate how the </w:delText>
        </w:r>
        <w:r w:rsidRPr="00A60A57" w:rsidDel="001878AE">
          <w:rPr>
            <w:rFonts w:cs="Times New Roman"/>
            <w:color w:val="0D0D0D" w:themeColor="text1" w:themeTint="F2"/>
            <w:sz w:val="22"/>
            <w:rPrChange w:id="3942" w:author="tao huang" w:date="2017-09-17T12:05:00Z">
              <w:rPr>
                <w:rFonts w:cs="Times New Roman"/>
                <w:color w:val="000000" w:themeColor="text1"/>
                <w:szCs w:val="24"/>
              </w:rPr>
            </w:rPrChange>
          </w:rPr>
          <w:delText>IC method</w:delText>
        </w:r>
        <w:r w:rsidRPr="00A60A57" w:rsidDel="001878AE">
          <w:rPr>
            <w:rFonts w:cs="Times New Roman"/>
            <w:color w:val="0D0D0D" w:themeColor="text1" w:themeTint="F2"/>
            <w:sz w:val="22"/>
            <w:rPrChange w:id="3943" w:author="tao huang" w:date="2017-09-17T12:05:00Z">
              <w:rPr>
                <w:rFonts w:cs="Times New Roman"/>
                <w:color w:val="000000" w:themeColor="text1"/>
              </w:rPr>
            </w:rPrChange>
          </w:rPr>
          <w:delText xml:space="preserve"> improves the forecasting accuracy using the same </w:delText>
        </w:r>
        <w:r w:rsidRPr="00A60A57" w:rsidDel="001878AE">
          <w:rPr>
            <w:rFonts w:cs="Times New Roman"/>
            <w:color w:val="0D0D0D" w:themeColor="text1" w:themeTint="F2"/>
            <w:sz w:val="22"/>
            <w:rPrChange w:id="3944" w:author="tao huang" w:date="2017-09-17T12:05:00Z">
              <w:rPr>
                <w:rFonts w:cs="Times New Roman"/>
                <w:color w:val="000000" w:themeColor="text1"/>
                <w:szCs w:val="24"/>
              </w:rPr>
            </w:rPrChange>
          </w:rPr>
          <w:delText xml:space="preserve">example in section 3. </w:delText>
        </w:r>
        <w:r w:rsidR="00523621" w:rsidRPr="00A60A57" w:rsidDel="001878AE">
          <w:rPr>
            <w:rFonts w:cs="Times New Roman"/>
            <w:color w:val="0D0D0D" w:themeColor="text1" w:themeTint="F2"/>
            <w:sz w:val="22"/>
            <w:rPrChange w:id="3945" w:author="tao huang" w:date="2017-09-17T12:05:00Z">
              <w:rPr>
                <w:rFonts w:cs="Times New Roman"/>
                <w:color w:val="000000" w:themeColor="text1"/>
                <w:szCs w:val="24"/>
              </w:rPr>
            </w:rPrChange>
          </w:rPr>
          <w:delText>W</w:delText>
        </w:r>
        <w:r w:rsidR="006A339A" w:rsidRPr="00A60A57" w:rsidDel="001878AE">
          <w:rPr>
            <w:rFonts w:cs="Times New Roman"/>
            <w:color w:val="0D0D0D" w:themeColor="text1" w:themeTint="F2"/>
            <w:sz w:val="22"/>
            <w:rPrChange w:id="3946" w:author="tao huang" w:date="2017-09-17T12:05:00Z">
              <w:rPr>
                <w:rFonts w:cs="Times New Roman"/>
                <w:color w:val="000000" w:themeColor="text1"/>
                <w:szCs w:val="24"/>
              </w:rPr>
            </w:rPrChange>
          </w:rPr>
          <w:delText xml:space="preserve">e </w:delText>
        </w:r>
        <w:r w:rsidR="00D70D82" w:rsidRPr="00A60A57" w:rsidDel="001878AE">
          <w:rPr>
            <w:rFonts w:cs="Times New Roman"/>
            <w:color w:val="0D0D0D" w:themeColor="text1" w:themeTint="F2"/>
            <w:sz w:val="22"/>
            <w:rPrChange w:id="3947" w:author="tao huang" w:date="2017-09-17T12:05:00Z">
              <w:rPr>
                <w:rFonts w:cs="Times New Roman"/>
                <w:color w:val="000000" w:themeColor="text1"/>
                <w:szCs w:val="24"/>
              </w:rPr>
            </w:rPrChange>
          </w:rPr>
          <w:delText>construct</w:delText>
        </w:r>
        <w:r w:rsidR="004E1FC7" w:rsidRPr="00A60A57" w:rsidDel="001878AE">
          <w:rPr>
            <w:rFonts w:cs="Times New Roman"/>
            <w:color w:val="0D0D0D" w:themeColor="text1" w:themeTint="F2"/>
            <w:sz w:val="22"/>
            <w:rPrChange w:id="3948" w:author="tao huang" w:date="2017-09-17T12:05:00Z">
              <w:rPr>
                <w:rFonts w:cs="Times New Roman"/>
                <w:color w:val="000000" w:themeColor="text1"/>
                <w:szCs w:val="24"/>
              </w:rPr>
            </w:rPrChange>
          </w:rPr>
          <w:delText xml:space="preserve"> </w:delText>
        </w:r>
        <w:r w:rsidR="00E129E1" w:rsidRPr="00A60A57" w:rsidDel="001878AE">
          <w:rPr>
            <w:rFonts w:cs="Times New Roman"/>
            <w:color w:val="0D0D0D" w:themeColor="text1" w:themeTint="F2"/>
            <w:sz w:val="22"/>
            <w:rPrChange w:id="3949" w:author="tao huang" w:date="2017-09-17T12:05:00Z">
              <w:rPr>
                <w:rFonts w:cs="Times New Roman"/>
                <w:color w:val="000000" w:themeColor="text1"/>
                <w:szCs w:val="24"/>
              </w:rPr>
            </w:rPrChange>
          </w:rPr>
          <w:delText xml:space="preserve">the </w:delText>
        </w:r>
        <w:r w:rsidR="004E1FC7" w:rsidRPr="00A60A57" w:rsidDel="001878AE">
          <w:rPr>
            <w:rFonts w:cs="Times New Roman"/>
            <w:color w:val="0D0D0D" w:themeColor="text1" w:themeTint="F2"/>
            <w:sz w:val="22"/>
            <w:rPrChange w:id="3950" w:author="tao huang" w:date="2017-09-17T12:05:00Z">
              <w:rPr>
                <w:rFonts w:cs="Times New Roman"/>
                <w:color w:val="000000" w:themeColor="text1"/>
                <w:szCs w:val="24"/>
              </w:rPr>
            </w:rPrChange>
          </w:rPr>
          <w:delText xml:space="preserve">congruent </w:delText>
        </w:r>
        <w:r w:rsidR="00C943E7" w:rsidRPr="00A60A57" w:rsidDel="001878AE">
          <w:rPr>
            <w:rFonts w:cs="Times New Roman"/>
            <w:color w:val="0D0D0D" w:themeColor="text1" w:themeTint="F2"/>
            <w:sz w:val="22"/>
            <w:rPrChange w:id="3951" w:author="tao huang" w:date="2017-09-17T12:05:00Z">
              <w:rPr>
                <w:rFonts w:cs="Times New Roman"/>
                <w:color w:val="000000" w:themeColor="text1"/>
                <w:szCs w:val="24"/>
              </w:rPr>
            </w:rPrChange>
          </w:rPr>
          <w:delText xml:space="preserve">model </w:delText>
        </w:r>
        <w:r w:rsidR="006A339A" w:rsidRPr="00A60A57" w:rsidDel="001878AE">
          <w:rPr>
            <w:rFonts w:cs="Times New Roman"/>
            <w:color w:val="0D0D0D" w:themeColor="text1" w:themeTint="F2"/>
            <w:sz w:val="22"/>
            <w:rPrChange w:id="3952" w:author="tao huang" w:date="2017-09-17T12:05:00Z">
              <w:rPr>
                <w:rFonts w:cs="Times New Roman"/>
                <w:color w:val="000000" w:themeColor="text1"/>
                <w:szCs w:val="24"/>
              </w:rPr>
            </w:rPrChange>
          </w:rPr>
          <w:delText>as</w:delText>
        </w:r>
        <w:r w:rsidR="00C943E7" w:rsidRPr="00A60A57" w:rsidDel="001878AE">
          <w:rPr>
            <w:rFonts w:cs="Times New Roman"/>
            <w:color w:val="0D0D0D" w:themeColor="text1" w:themeTint="F2"/>
            <w:sz w:val="22"/>
            <w:rPrChange w:id="3953" w:author="tao huang" w:date="2017-09-17T12:05:00Z">
              <w:rPr>
                <w:rFonts w:cs="Times New Roman"/>
                <w:color w:val="000000" w:themeColor="text1"/>
                <w:szCs w:val="24"/>
              </w:rPr>
            </w:rPrChange>
          </w:rPr>
          <w:delText xml:space="preserve"> </w:delText>
        </w:r>
        <m:oMath>
          <m:sSub>
            <m:sSubPr>
              <m:ctrlPr>
                <w:rPr>
                  <w:rFonts w:ascii="Cambria Math" w:hAnsi="Cambria Math" w:cs="Times New Roman"/>
                  <w:i/>
                  <w:color w:val="0D0D0D" w:themeColor="text1" w:themeTint="F2"/>
                  <w:sz w:val="22"/>
                  <w:rPrChange w:id="3954" w:author="tao huang" w:date="2017-09-17T12:05:00Z">
                    <w:rPr>
                      <w:rFonts w:ascii="Cambria Math" w:hAnsi="Cambria Math" w:cs="Times New Roman"/>
                      <w:i/>
                      <w:color w:val="000000" w:themeColor="text1"/>
                      <w:sz w:val="22"/>
                    </w:rPr>
                  </w:rPrChange>
                </w:rPr>
              </m:ctrlPr>
            </m:sSubPr>
            <m:e>
              <m:r>
                <w:rPr>
                  <w:rFonts w:ascii="Cambria Math" w:hAnsi="Cambria Math" w:cs="Times New Roman"/>
                  <w:color w:val="0D0D0D" w:themeColor="text1" w:themeTint="F2"/>
                  <w:sz w:val="22"/>
                  <w:rPrChange w:id="3955" w:author="tao huang" w:date="2017-09-17T12:05:00Z">
                    <w:rPr>
                      <w:rFonts w:ascii="Cambria Math" w:hAnsi="Cambria Math" w:cs="Times New Roman"/>
                      <w:color w:val="000000" w:themeColor="text1"/>
                      <w:szCs w:val="24"/>
                    </w:rPr>
                  </w:rPrChange>
                </w:rPr>
                <m:t>y</m:t>
              </m:r>
            </m:e>
            <m:sub>
              <m:r>
                <w:rPr>
                  <w:rFonts w:ascii="Cambria Math" w:hAnsi="Cambria Math" w:cs="Times New Roman"/>
                  <w:color w:val="0D0D0D" w:themeColor="text1" w:themeTint="F2"/>
                  <w:sz w:val="22"/>
                  <w:rPrChange w:id="3956" w:author="tao huang" w:date="2017-09-17T12:05:00Z">
                    <w:rPr>
                      <w:rFonts w:ascii="Cambria Math" w:hAnsi="Cambria Math" w:cs="Times New Roman"/>
                      <w:color w:val="000000" w:themeColor="text1"/>
                      <w:szCs w:val="24"/>
                    </w:rPr>
                  </w:rPrChange>
                </w:rPr>
                <m:t>t</m:t>
              </m:r>
            </m:sub>
          </m:sSub>
          <m:r>
            <w:rPr>
              <w:rFonts w:ascii="Cambria Math" w:hAnsi="Cambria Math" w:cs="Times New Roman"/>
              <w:color w:val="0D0D0D" w:themeColor="text1" w:themeTint="F2"/>
              <w:sz w:val="22"/>
              <w:rPrChange w:id="3957" w:author="tao huang" w:date="2017-09-17T12:05:00Z">
                <w:rPr>
                  <w:rFonts w:ascii="Cambria Math" w:hAnsi="Cambria Math" w:cs="Times New Roman"/>
                  <w:color w:val="000000" w:themeColor="text1"/>
                  <w:szCs w:val="24"/>
                </w:rPr>
              </w:rPrChange>
            </w:rPr>
            <m:t>=a+b</m:t>
          </m:r>
          <m:sSub>
            <m:sSubPr>
              <m:ctrlPr>
                <w:rPr>
                  <w:rFonts w:ascii="Cambria Math" w:hAnsi="Cambria Math" w:cs="Times New Roman"/>
                  <w:i/>
                  <w:color w:val="0D0D0D" w:themeColor="text1" w:themeTint="F2"/>
                  <w:sz w:val="22"/>
                  <w:rPrChange w:id="3958" w:author="tao huang" w:date="2017-09-17T12:05:00Z">
                    <w:rPr>
                      <w:rFonts w:ascii="Cambria Math" w:hAnsi="Cambria Math" w:cs="Times New Roman"/>
                      <w:i/>
                      <w:color w:val="000000" w:themeColor="text1"/>
                      <w:sz w:val="22"/>
                    </w:rPr>
                  </w:rPrChange>
                </w:rPr>
              </m:ctrlPr>
            </m:sSubPr>
            <m:e>
              <m:r>
                <w:rPr>
                  <w:rFonts w:ascii="Cambria Math" w:hAnsi="Cambria Math" w:cs="Times New Roman"/>
                  <w:color w:val="0D0D0D" w:themeColor="text1" w:themeTint="F2"/>
                  <w:sz w:val="22"/>
                  <w:rPrChange w:id="3959" w:author="tao huang" w:date="2017-09-17T12:05:00Z">
                    <w:rPr>
                      <w:rFonts w:ascii="Cambria Math" w:hAnsi="Cambria Math" w:cs="Times New Roman"/>
                      <w:color w:val="000000" w:themeColor="text1"/>
                      <w:szCs w:val="24"/>
                    </w:rPr>
                  </w:rPrChange>
                </w:rPr>
                <m:t>x</m:t>
              </m:r>
            </m:e>
            <m:sub>
              <m:r>
                <w:rPr>
                  <w:rFonts w:ascii="Cambria Math" w:hAnsi="Cambria Math" w:cs="Times New Roman"/>
                  <w:color w:val="0D0D0D" w:themeColor="text1" w:themeTint="F2"/>
                  <w:sz w:val="22"/>
                  <w:rPrChange w:id="3960" w:author="tao huang" w:date="2017-09-17T12:05:00Z">
                    <w:rPr>
                      <w:rFonts w:ascii="Cambria Math" w:hAnsi="Cambria Math" w:cs="Times New Roman"/>
                      <w:color w:val="000000" w:themeColor="text1"/>
                      <w:szCs w:val="24"/>
                    </w:rPr>
                  </w:rPrChange>
                </w:rPr>
                <m:t>t</m:t>
              </m:r>
            </m:sub>
          </m:sSub>
          <m:r>
            <w:rPr>
              <w:rFonts w:ascii="Cambria Math" w:hAnsi="Cambria Math" w:cs="Times New Roman"/>
              <w:color w:val="0D0D0D" w:themeColor="text1" w:themeTint="F2"/>
              <w:sz w:val="22"/>
              <w:rPrChange w:id="3961" w:author="tao huang" w:date="2017-09-17T12:05:00Z">
                <w:rPr>
                  <w:rFonts w:ascii="Cambria Math" w:hAnsi="Cambria Math" w:cs="Times New Roman"/>
                  <w:color w:val="000000" w:themeColor="text1"/>
                  <w:szCs w:val="24"/>
                </w:rPr>
              </w:rPrChange>
            </w:rPr>
            <m:t>+</m:t>
          </m:r>
          <m:sSub>
            <m:sSubPr>
              <m:ctrlPr>
                <w:rPr>
                  <w:rFonts w:ascii="Cambria Math" w:hAnsi="Cambria Math" w:cs="Times New Roman"/>
                  <w:i/>
                  <w:color w:val="0D0D0D" w:themeColor="text1" w:themeTint="F2"/>
                  <w:sz w:val="22"/>
                  <w:rPrChange w:id="3962" w:author="tao huang" w:date="2017-09-17T12:05:00Z">
                    <w:rPr>
                      <w:rFonts w:ascii="Cambria Math" w:hAnsi="Cambria Math" w:cs="Times New Roman"/>
                      <w:i/>
                      <w:color w:val="000000" w:themeColor="text1"/>
                      <w:sz w:val="22"/>
                    </w:rPr>
                  </w:rPrChange>
                </w:rPr>
              </m:ctrlPr>
            </m:sSubPr>
            <m:e>
              <m:r>
                <w:rPr>
                  <w:rFonts w:ascii="Cambria Math" w:hAnsi="Cambria Math" w:cs="Times New Roman"/>
                  <w:color w:val="0D0D0D" w:themeColor="text1" w:themeTint="F2"/>
                  <w:sz w:val="22"/>
                  <w:rPrChange w:id="3963" w:author="tao huang" w:date="2017-09-17T12:05:00Z">
                    <w:rPr>
                      <w:rFonts w:ascii="Cambria Math" w:hAnsi="Cambria Math" w:cs="Times New Roman"/>
                      <w:color w:val="000000" w:themeColor="text1"/>
                      <w:szCs w:val="24"/>
                    </w:rPr>
                  </w:rPrChange>
                </w:rPr>
                <m:t>u</m:t>
              </m:r>
            </m:e>
            <m:sub>
              <m:r>
                <w:rPr>
                  <w:rFonts w:ascii="Cambria Math" w:hAnsi="Cambria Math" w:cs="Times New Roman"/>
                  <w:color w:val="0D0D0D" w:themeColor="text1" w:themeTint="F2"/>
                  <w:sz w:val="22"/>
                  <w:rPrChange w:id="3964" w:author="tao huang" w:date="2017-09-17T12:05:00Z">
                    <w:rPr>
                      <w:rFonts w:ascii="Cambria Math" w:hAnsi="Cambria Math" w:cs="Times New Roman"/>
                      <w:color w:val="000000" w:themeColor="text1"/>
                      <w:szCs w:val="24"/>
                    </w:rPr>
                  </w:rPrChange>
                </w:rPr>
                <m:t>t</m:t>
              </m:r>
            </m:sub>
          </m:sSub>
        </m:oMath>
        <w:r w:rsidR="006A339A" w:rsidRPr="00A60A57" w:rsidDel="001878AE">
          <w:rPr>
            <w:rFonts w:cs="Times New Roman"/>
            <w:color w:val="0D0D0D" w:themeColor="text1" w:themeTint="F2"/>
            <w:sz w:val="22"/>
            <w:rPrChange w:id="3965" w:author="tao huang" w:date="2017-09-17T12:05:00Z">
              <w:rPr>
                <w:rFonts w:cs="Times New Roman"/>
                <w:color w:val="000000" w:themeColor="text1"/>
                <w:szCs w:val="24"/>
              </w:rPr>
            </w:rPrChange>
          </w:rPr>
          <w:delText xml:space="preserve"> but </w:delText>
        </w:r>
        <w:r w:rsidR="005A7B9A" w:rsidRPr="00A60A57" w:rsidDel="001878AE">
          <w:rPr>
            <w:rFonts w:cs="Times New Roman"/>
            <w:color w:val="0D0D0D" w:themeColor="text1" w:themeTint="F2"/>
            <w:sz w:val="22"/>
            <w:rPrChange w:id="3966" w:author="tao huang" w:date="2017-09-17T12:05:00Z">
              <w:rPr>
                <w:rFonts w:cs="Times New Roman"/>
                <w:color w:val="000000" w:themeColor="text1"/>
                <w:szCs w:val="24"/>
              </w:rPr>
            </w:rPrChange>
          </w:rPr>
          <w:delText xml:space="preserve">presuming </w:delText>
        </w:r>
        <w:r w:rsidR="00D1382B" w:rsidRPr="00A60A57" w:rsidDel="001878AE">
          <w:rPr>
            <w:rFonts w:cs="Times New Roman"/>
            <w:color w:val="0D0D0D" w:themeColor="text1" w:themeTint="F2"/>
            <w:sz w:val="22"/>
            <w:rPrChange w:id="3967" w:author="tao huang" w:date="2017-09-17T12:05:00Z">
              <w:rPr>
                <w:rFonts w:cs="Times New Roman"/>
                <w:color w:val="000000" w:themeColor="text1"/>
                <w:szCs w:val="24"/>
              </w:rPr>
            </w:rPrChange>
          </w:rPr>
          <w:delText>no prior</w:delText>
        </w:r>
        <w:r w:rsidR="005A7B9A" w:rsidRPr="00A60A57" w:rsidDel="001878AE">
          <w:rPr>
            <w:rFonts w:cs="Times New Roman"/>
            <w:color w:val="0D0D0D" w:themeColor="text1" w:themeTint="F2"/>
            <w:sz w:val="22"/>
            <w:rPrChange w:id="3968" w:author="tao huang" w:date="2017-09-17T12:05:00Z">
              <w:rPr>
                <w:rFonts w:cs="Times New Roman"/>
                <w:color w:val="000000" w:themeColor="text1"/>
                <w:szCs w:val="24"/>
              </w:rPr>
            </w:rPrChange>
          </w:rPr>
          <w:delText>i</w:delText>
        </w:r>
        <w:r w:rsidR="00D1382B" w:rsidRPr="00A60A57" w:rsidDel="001878AE">
          <w:rPr>
            <w:rFonts w:cs="Times New Roman"/>
            <w:color w:val="0D0D0D" w:themeColor="text1" w:themeTint="F2"/>
            <w:sz w:val="22"/>
            <w:rPrChange w:id="3969" w:author="tao huang" w:date="2017-09-17T12:05:00Z">
              <w:rPr>
                <w:rFonts w:cs="Times New Roman"/>
                <w:color w:val="000000" w:themeColor="text1"/>
                <w:szCs w:val="24"/>
              </w:rPr>
            </w:rPrChange>
          </w:rPr>
          <w:delText xml:space="preserve"> knowledge </w:delText>
        </w:r>
        <w:r w:rsidR="004A416E" w:rsidRPr="00A60A57" w:rsidDel="001878AE">
          <w:rPr>
            <w:rFonts w:cs="Times New Roman"/>
            <w:color w:val="0D0D0D" w:themeColor="text1" w:themeTint="F2"/>
            <w:sz w:val="22"/>
            <w:rPrChange w:id="3970" w:author="tao huang" w:date="2017-09-17T12:05:00Z">
              <w:rPr>
                <w:rFonts w:cs="Times New Roman"/>
                <w:color w:val="000000" w:themeColor="text1"/>
                <w:szCs w:val="24"/>
              </w:rPr>
            </w:rPrChange>
          </w:rPr>
          <w:delText>for</w:delText>
        </w:r>
        <w:r w:rsidR="00D1382B" w:rsidRPr="00A60A57" w:rsidDel="001878AE">
          <w:rPr>
            <w:rFonts w:cs="Times New Roman"/>
            <w:color w:val="0D0D0D" w:themeColor="text1" w:themeTint="F2"/>
            <w:sz w:val="22"/>
            <w:rPrChange w:id="3971" w:author="tao huang" w:date="2017-09-17T12:05:00Z">
              <w:rPr>
                <w:rFonts w:cs="Times New Roman"/>
                <w:color w:val="000000" w:themeColor="text1"/>
                <w:szCs w:val="24"/>
              </w:rPr>
            </w:rPrChange>
          </w:rPr>
          <w:delText xml:space="preserve"> the locations of the </w:delText>
        </w:r>
        <w:r w:rsidR="00D70D82" w:rsidRPr="00A60A57" w:rsidDel="001878AE">
          <w:rPr>
            <w:rFonts w:cs="Times New Roman"/>
            <w:color w:val="0D0D0D" w:themeColor="text1" w:themeTint="F2"/>
            <w:sz w:val="22"/>
            <w:rPrChange w:id="3972" w:author="tao huang" w:date="2017-09-17T12:05:00Z">
              <w:rPr>
                <w:rFonts w:cs="Times New Roman"/>
                <w:color w:val="000000" w:themeColor="text1"/>
                <w:szCs w:val="24"/>
              </w:rPr>
            </w:rPrChange>
          </w:rPr>
          <w:delText>breaks</w:delText>
        </w:r>
        <w:r w:rsidR="000C22F6" w:rsidRPr="00A60A57" w:rsidDel="001878AE">
          <w:rPr>
            <w:rFonts w:cs="Times New Roman"/>
            <w:color w:val="0D0D0D" w:themeColor="text1" w:themeTint="F2"/>
            <w:sz w:val="22"/>
            <w:rPrChange w:id="3973" w:author="tao huang" w:date="2017-09-17T12:05:00Z">
              <w:rPr>
                <w:rFonts w:cs="Times New Roman"/>
                <w:color w:val="000000" w:themeColor="text1"/>
                <w:szCs w:val="24"/>
              </w:rPr>
            </w:rPrChange>
          </w:rPr>
          <w:delText>.</w:delText>
        </w:r>
        <w:r w:rsidR="004E1FC7" w:rsidRPr="00A60A57" w:rsidDel="001878AE">
          <w:rPr>
            <w:rFonts w:cs="Times New Roman"/>
            <w:color w:val="0D0D0D" w:themeColor="text1" w:themeTint="F2"/>
            <w:sz w:val="22"/>
            <w:rPrChange w:id="3974" w:author="tao huang" w:date="2017-09-17T12:05:00Z">
              <w:rPr>
                <w:rFonts w:cs="Times New Roman"/>
                <w:color w:val="000000" w:themeColor="text1"/>
                <w:szCs w:val="24"/>
              </w:rPr>
            </w:rPrChange>
          </w:rPr>
          <w:delText xml:space="preserve"> </w:delText>
        </w:r>
        <w:r w:rsidR="006C0293" w:rsidRPr="00A60A57" w:rsidDel="001878AE">
          <w:rPr>
            <w:rFonts w:cs="Times New Roman"/>
            <w:color w:val="0D0D0D" w:themeColor="text1" w:themeTint="F2"/>
            <w:sz w:val="22"/>
            <w:rPrChange w:id="3975" w:author="tao huang" w:date="2017-09-17T12:05:00Z">
              <w:rPr>
                <w:rFonts w:cs="Times New Roman"/>
                <w:color w:val="000000" w:themeColor="text1"/>
                <w:szCs w:val="24"/>
              </w:rPr>
            </w:rPrChange>
          </w:rPr>
          <w:delText>We conduct a</w:delText>
        </w:r>
        <w:r w:rsidR="00C943E7" w:rsidRPr="00A60A57" w:rsidDel="001878AE">
          <w:rPr>
            <w:rFonts w:cs="Times New Roman"/>
            <w:color w:val="0D0D0D" w:themeColor="text1" w:themeTint="F2"/>
            <w:sz w:val="22"/>
            <w:rPrChange w:id="3976" w:author="tao huang" w:date="2017-09-17T12:05:00Z">
              <w:rPr>
                <w:rFonts w:cs="Times New Roman"/>
                <w:color w:val="000000" w:themeColor="text1"/>
                <w:szCs w:val="24"/>
              </w:rPr>
            </w:rPrChange>
          </w:rPr>
          <w:delText xml:space="preserve"> sequential </w:delText>
        </w:r>
        <w:r w:rsidR="00192EBD" w:rsidRPr="00A60A57" w:rsidDel="001878AE">
          <w:rPr>
            <w:color w:val="0D0D0D" w:themeColor="text1" w:themeTint="F2"/>
            <w:sz w:val="22"/>
            <w:rPrChange w:id="3977" w:author="tao huang" w:date="2017-09-17T12:05:00Z">
              <w:rPr/>
            </w:rPrChange>
          </w:rPr>
          <w:fldChar w:fldCharType="begin"/>
        </w:r>
        <w:r w:rsidR="00192EBD" w:rsidRPr="00A60A57" w:rsidDel="001878AE">
          <w:rPr>
            <w:color w:val="0D0D0D" w:themeColor="text1" w:themeTint="F2"/>
            <w:sz w:val="22"/>
            <w:rPrChange w:id="3978" w:author="tao huang" w:date="2017-09-17T12:05:00Z">
              <w:rPr/>
            </w:rPrChange>
          </w:rPr>
          <w:delInstrText xml:space="preserve"> HYPERLINK \l "_ENREF_16" \o "Chow, 1960 #260" </w:delInstrText>
        </w:r>
        <w:r w:rsidR="00192EBD" w:rsidRPr="00A60A57" w:rsidDel="001878AE">
          <w:rPr>
            <w:color w:val="0D0D0D" w:themeColor="text1" w:themeTint="F2"/>
            <w:sz w:val="22"/>
            <w:rPrChange w:id="3979" w:author="tao huang" w:date="2017-09-17T12:05:00Z">
              <w:rPr>
                <w:rFonts w:cs="Times New Roman"/>
                <w:color w:val="000000" w:themeColor="text1"/>
                <w:szCs w:val="24"/>
              </w:rPr>
            </w:rPrChange>
          </w:rPr>
          <w:fldChar w:fldCharType="separate"/>
        </w:r>
        <w:r w:rsidR="00780FE2" w:rsidRPr="00A60A57" w:rsidDel="001878AE">
          <w:rPr>
            <w:rFonts w:cs="Times New Roman"/>
            <w:color w:val="0D0D0D" w:themeColor="text1" w:themeTint="F2"/>
            <w:sz w:val="22"/>
            <w:rPrChange w:id="3980" w:author="tao huang" w:date="2017-09-17T12:05:00Z">
              <w:rPr>
                <w:rFonts w:cs="Times New Roman"/>
                <w:color w:val="000000" w:themeColor="text1"/>
                <w:szCs w:val="24"/>
              </w:rPr>
            </w:rPrChange>
          </w:rPr>
          <w:fldChar w:fldCharType="begin"/>
        </w:r>
        <w:r w:rsidR="00780FE2" w:rsidRPr="00A60A57" w:rsidDel="001878AE">
          <w:rPr>
            <w:rFonts w:cs="Times New Roman"/>
            <w:color w:val="0D0D0D" w:themeColor="text1" w:themeTint="F2"/>
            <w:sz w:val="22"/>
            <w:rPrChange w:id="3981" w:author="tao huang" w:date="2017-09-17T12:05:00Z">
              <w:rPr>
                <w:rFonts w:cs="Times New Roman"/>
                <w:color w:val="000000" w:themeColor="text1"/>
                <w:szCs w:val="24"/>
              </w:rPr>
            </w:rPrChange>
          </w:rPr>
          <w:delInstrText xml:space="preserve"> ADDIN EN.CITE &lt;EndNote&gt;&lt;Cite AuthorYear="1"&gt;&lt;Author&gt;Chow&lt;/Author&gt;&lt;Year&gt;1960&lt;/Year&gt;&lt;RecNum&gt;260&lt;/RecNum&gt;&lt;DisplayText&gt;Chow (1960)&lt;/DisplayText&gt;&lt;record&gt;&lt;rec-number&gt;260&lt;/rec-number&gt;&lt;foreign-keys&gt;&lt;key app="EN" db-id="fwzpfdt205x9v6eprsvv25dpxftedxv0z0a9" timestamp="0"&gt;260&lt;/key&gt;&lt;/foreign-keys&gt;&lt;ref-type name="Journal Article"&gt;17&lt;/ref-type&gt;&lt;contributors&gt;&lt;authors&gt;&lt;author&gt;Gregory C. Chow&lt;/author&gt;&lt;/authors&gt;&lt;/contributors&gt;&lt;titles&gt;&lt;title&gt;Tests of Equality Between Sets of Coefficients in Two Linear Regressions&lt;/title&gt;&lt;secondary-title&gt;Econometrica&lt;/secondary-title&gt;&lt;/titles&gt;&lt;volume&gt;28&lt;/volume&gt;&lt;number&gt;3&lt;/number&gt;&lt;dates&gt;&lt;year&gt;1960&lt;/year&gt;&lt;/dates&gt;&lt;urls&gt;&lt;/urls&gt;&lt;/record&gt;&lt;/Cite&gt;&lt;/EndNote&gt;</w:delInstrText>
        </w:r>
        <w:r w:rsidR="00780FE2" w:rsidRPr="00A60A57" w:rsidDel="001878AE">
          <w:rPr>
            <w:rFonts w:cs="Times New Roman"/>
            <w:color w:val="0D0D0D" w:themeColor="text1" w:themeTint="F2"/>
            <w:sz w:val="22"/>
            <w:rPrChange w:id="3982" w:author="tao huang" w:date="2017-09-17T12:05:00Z">
              <w:rPr>
                <w:rFonts w:cs="Times New Roman"/>
                <w:color w:val="000000" w:themeColor="text1"/>
                <w:szCs w:val="24"/>
              </w:rPr>
            </w:rPrChange>
          </w:rPr>
          <w:fldChar w:fldCharType="separate"/>
        </w:r>
        <w:r w:rsidR="00780FE2" w:rsidRPr="00A60A57" w:rsidDel="001878AE">
          <w:rPr>
            <w:rFonts w:cs="Times New Roman"/>
            <w:noProof/>
            <w:color w:val="0D0D0D" w:themeColor="text1" w:themeTint="F2"/>
            <w:sz w:val="22"/>
            <w:rPrChange w:id="3983" w:author="tao huang" w:date="2017-09-17T12:05:00Z">
              <w:rPr>
                <w:rFonts w:cs="Times New Roman"/>
                <w:noProof/>
                <w:color w:val="000000" w:themeColor="text1"/>
                <w:szCs w:val="24"/>
              </w:rPr>
            </w:rPrChange>
          </w:rPr>
          <w:delText>Chow (1960)</w:delText>
        </w:r>
        <w:r w:rsidR="00780FE2" w:rsidRPr="00A60A57" w:rsidDel="001878AE">
          <w:rPr>
            <w:rFonts w:cs="Times New Roman"/>
            <w:color w:val="0D0D0D" w:themeColor="text1" w:themeTint="F2"/>
            <w:sz w:val="22"/>
            <w:rPrChange w:id="3984" w:author="tao huang" w:date="2017-09-17T12:05:00Z">
              <w:rPr>
                <w:rFonts w:cs="Times New Roman"/>
                <w:color w:val="000000" w:themeColor="text1"/>
                <w:szCs w:val="24"/>
              </w:rPr>
            </w:rPrChange>
          </w:rPr>
          <w:fldChar w:fldCharType="end"/>
        </w:r>
        <w:r w:rsidR="00192EBD" w:rsidRPr="00A60A57" w:rsidDel="001878AE">
          <w:rPr>
            <w:rFonts w:cs="Times New Roman"/>
            <w:color w:val="0D0D0D" w:themeColor="text1" w:themeTint="F2"/>
            <w:sz w:val="22"/>
            <w:rPrChange w:id="3985" w:author="tao huang" w:date="2017-09-17T12:05:00Z">
              <w:rPr>
                <w:rFonts w:cs="Times New Roman"/>
                <w:color w:val="000000" w:themeColor="text1"/>
                <w:szCs w:val="24"/>
              </w:rPr>
            </w:rPrChange>
          </w:rPr>
          <w:fldChar w:fldCharType="end"/>
        </w:r>
        <w:r w:rsidR="0029192E" w:rsidRPr="00A60A57" w:rsidDel="001878AE">
          <w:rPr>
            <w:rFonts w:cs="Times New Roman"/>
            <w:color w:val="0D0D0D" w:themeColor="text1" w:themeTint="F2"/>
            <w:sz w:val="22"/>
            <w:rPrChange w:id="3986" w:author="tao huang" w:date="2017-09-17T12:05:00Z">
              <w:rPr>
                <w:rFonts w:cs="Times New Roman"/>
                <w:color w:val="000000" w:themeColor="text1"/>
                <w:szCs w:val="24"/>
              </w:rPr>
            </w:rPrChange>
          </w:rPr>
          <w:delText xml:space="preserve"> </w:delText>
        </w:r>
        <w:r w:rsidR="00C943E7" w:rsidRPr="00A60A57" w:rsidDel="001878AE">
          <w:rPr>
            <w:rFonts w:cs="Times New Roman"/>
            <w:color w:val="0D0D0D" w:themeColor="text1" w:themeTint="F2"/>
            <w:sz w:val="22"/>
            <w:rPrChange w:id="3987" w:author="tao huang" w:date="2017-09-17T12:05:00Z">
              <w:rPr>
                <w:rFonts w:cs="Times New Roman"/>
                <w:color w:val="000000" w:themeColor="text1"/>
                <w:szCs w:val="24"/>
              </w:rPr>
            </w:rPrChange>
          </w:rPr>
          <w:delText>test</w:delText>
        </w:r>
        <w:r w:rsidR="004E1FC7" w:rsidRPr="00A60A57" w:rsidDel="001878AE">
          <w:rPr>
            <w:rFonts w:cs="Times New Roman"/>
            <w:color w:val="0D0D0D" w:themeColor="text1" w:themeTint="F2"/>
            <w:sz w:val="22"/>
            <w:rPrChange w:id="3988" w:author="tao huang" w:date="2017-09-17T12:05:00Z">
              <w:rPr>
                <w:rFonts w:cs="Times New Roman"/>
                <w:color w:val="000000" w:themeColor="text1"/>
                <w:szCs w:val="24"/>
              </w:rPr>
            </w:rPrChange>
          </w:rPr>
          <w:delText xml:space="preserve"> </w:delText>
        </w:r>
        <w:r w:rsidR="006C0293" w:rsidRPr="00A60A57" w:rsidDel="001878AE">
          <w:rPr>
            <w:rFonts w:cs="Times New Roman"/>
            <w:color w:val="0D0D0D" w:themeColor="text1" w:themeTint="F2"/>
            <w:sz w:val="22"/>
            <w:rPrChange w:id="3989" w:author="tao huang" w:date="2017-09-17T12:05:00Z">
              <w:rPr>
                <w:rFonts w:cs="Times New Roman"/>
                <w:color w:val="000000" w:themeColor="text1"/>
                <w:szCs w:val="24"/>
              </w:rPr>
            </w:rPrChange>
          </w:rPr>
          <w:delText xml:space="preserve">based on </w:delText>
        </w:r>
        <w:r w:rsidR="004E1FC7" w:rsidRPr="00A60A57" w:rsidDel="001878AE">
          <w:rPr>
            <w:rFonts w:cs="Times New Roman"/>
            <w:color w:val="0D0D0D" w:themeColor="text1" w:themeTint="F2"/>
            <w:sz w:val="22"/>
            <w:rPrChange w:id="3990" w:author="tao huang" w:date="2017-09-17T12:05:00Z">
              <w:rPr>
                <w:rFonts w:cs="Times New Roman"/>
                <w:color w:val="000000" w:themeColor="text1"/>
                <w:szCs w:val="24"/>
              </w:rPr>
            </w:rPrChange>
          </w:rPr>
          <w:delText xml:space="preserve">every observation in </w:delText>
        </w:r>
        <w:r w:rsidR="00C943E7" w:rsidRPr="00A60A57" w:rsidDel="001878AE">
          <w:rPr>
            <w:rFonts w:cs="Times New Roman"/>
            <w:color w:val="0D0D0D" w:themeColor="text1" w:themeTint="F2"/>
            <w:sz w:val="22"/>
            <w:rPrChange w:id="3991" w:author="tao huang" w:date="2017-09-17T12:05:00Z">
              <w:rPr>
                <w:rFonts w:cs="Times New Roman"/>
                <w:color w:val="000000" w:themeColor="text1"/>
                <w:szCs w:val="24"/>
              </w:rPr>
            </w:rPrChange>
          </w:rPr>
          <w:delText>the</w:delText>
        </w:r>
        <w:r w:rsidR="00F222FC" w:rsidRPr="00A60A57" w:rsidDel="001878AE">
          <w:rPr>
            <w:rFonts w:cs="Times New Roman"/>
            <w:color w:val="0D0D0D" w:themeColor="text1" w:themeTint="F2"/>
            <w:sz w:val="22"/>
            <w:rPrChange w:id="3992" w:author="tao huang" w:date="2017-09-17T12:05:00Z">
              <w:rPr>
                <w:rFonts w:cs="Times New Roman"/>
                <w:color w:val="000000" w:themeColor="text1"/>
                <w:szCs w:val="24"/>
              </w:rPr>
            </w:rPrChange>
          </w:rPr>
          <w:delText xml:space="preserve"> </w:delText>
        </w:r>
        <w:r w:rsidR="00C943E7" w:rsidRPr="00A60A57" w:rsidDel="001878AE">
          <w:rPr>
            <w:rFonts w:cs="Times New Roman"/>
            <w:color w:val="0D0D0D" w:themeColor="text1" w:themeTint="F2"/>
            <w:sz w:val="22"/>
            <w:rPrChange w:id="3993" w:author="tao huang" w:date="2017-09-17T12:05:00Z">
              <w:rPr>
                <w:rFonts w:cs="Times New Roman"/>
                <w:color w:val="000000" w:themeColor="text1"/>
                <w:szCs w:val="24"/>
              </w:rPr>
            </w:rPrChange>
          </w:rPr>
          <w:delText>estimation period</w:delText>
        </w:r>
        <w:r w:rsidR="009961B1" w:rsidRPr="00A60A57" w:rsidDel="001878AE">
          <w:rPr>
            <w:rStyle w:val="FootnoteReference"/>
            <w:rFonts w:cs="Times New Roman"/>
            <w:color w:val="0D0D0D" w:themeColor="text1" w:themeTint="F2"/>
            <w:sz w:val="22"/>
            <w:rPrChange w:id="3994" w:author="tao huang" w:date="2017-09-17T12:05:00Z">
              <w:rPr>
                <w:rStyle w:val="FootnoteReference"/>
                <w:rFonts w:cs="Times New Roman"/>
                <w:color w:val="000000" w:themeColor="text1"/>
                <w:szCs w:val="24"/>
              </w:rPr>
            </w:rPrChange>
          </w:rPr>
          <w:footnoteReference w:id="5"/>
        </w:r>
        <w:r w:rsidR="004E1FC7" w:rsidRPr="00A60A57" w:rsidDel="001878AE">
          <w:rPr>
            <w:rFonts w:cs="Times New Roman"/>
            <w:color w:val="0D0D0D" w:themeColor="text1" w:themeTint="F2"/>
            <w:sz w:val="22"/>
            <w:rPrChange w:id="3997" w:author="tao huang" w:date="2017-09-17T12:05:00Z">
              <w:rPr>
                <w:rFonts w:cs="Times New Roman"/>
                <w:color w:val="000000" w:themeColor="text1"/>
                <w:szCs w:val="24"/>
              </w:rPr>
            </w:rPrChange>
          </w:rPr>
          <w:delText xml:space="preserve">. The rejection of the null hypothesis of no structural break for any of the observation would </w:delText>
        </w:r>
        <w:r w:rsidR="004A416E" w:rsidRPr="00A60A57" w:rsidDel="001878AE">
          <w:rPr>
            <w:rFonts w:cs="Times New Roman"/>
            <w:color w:val="0D0D0D" w:themeColor="text1" w:themeTint="F2"/>
            <w:sz w:val="22"/>
            <w:rPrChange w:id="3998" w:author="tao huang" w:date="2017-09-17T12:05:00Z">
              <w:rPr>
                <w:rFonts w:cs="Times New Roman"/>
                <w:color w:val="000000" w:themeColor="text1"/>
                <w:szCs w:val="24"/>
              </w:rPr>
            </w:rPrChange>
          </w:rPr>
          <w:delText>suggest</w:delText>
        </w:r>
        <w:r w:rsidR="004E1FC7" w:rsidRPr="00A60A57" w:rsidDel="001878AE">
          <w:rPr>
            <w:rFonts w:cs="Times New Roman"/>
            <w:color w:val="0D0D0D" w:themeColor="text1" w:themeTint="F2"/>
            <w:sz w:val="22"/>
            <w:rPrChange w:id="3999" w:author="tao huang" w:date="2017-09-17T12:05:00Z">
              <w:rPr>
                <w:rFonts w:cs="Times New Roman"/>
                <w:color w:val="000000" w:themeColor="text1"/>
                <w:szCs w:val="24"/>
              </w:rPr>
            </w:rPrChange>
          </w:rPr>
          <w:delText xml:space="preserve"> that the model </w:delText>
        </w:r>
        <w:r w:rsidR="00FA383E" w:rsidRPr="00A60A57" w:rsidDel="001878AE">
          <w:rPr>
            <w:rFonts w:cs="Times New Roman"/>
            <w:color w:val="0D0D0D" w:themeColor="text1" w:themeTint="F2"/>
            <w:sz w:val="22"/>
            <w:rPrChange w:id="4000" w:author="tao huang" w:date="2017-09-17T12:05:00Z">
              <w:rPr>
                <w:rFonts w:cs="Times New Roman"/>
                <w:color w:val="000000" w:themeColor="text1"/>
                <w:szCs w:val="24"/>
              </w:rPr>
            </w:rPrChange>
          </w:rPr>
          <w:delText xml:space="preserve">is subject to structural break </w:delText>
        </w:r>
        <w:r w:rsidR="004E1FC7" w:rsidRPr="00A60A57" w:rsidDel="001878AE">
          <w:rPr>
            <w:rFonts w:cs="Times New Roman"/>
            <w:color w:val="0D0D0D" w:themeColor="text1" w:themeTint="F2"/>
            <w:sz w:val="22"/>
            <w:rPrChange w:id="4001" w:author="tao huang" w:date="2017-09-17T12:05:00Z">
              <w:rPr>
                <w:rFonts w:cs="Times New Roman"/>
                <w:color w:val="000000" w:themeColor="text1"/>
                <w:szCs w:val="24"/>
              </w:rPr>
            </w:rPrChange>
          </w:rPr>
          <w:delText xml:space="preserve">though </w:delText>
        </w:r>
        <w:r w:rsidR="004A416E" w:rsidRPr="00A60A57" w:rsidDel="001878AE">
          <w:rPr>
            <w:rFonts w:cs="Times New Roman"/>
            <w:color w:val="0D0D0D" w:themeColor="text1" w:themeTint="F2"/>
            <w:sz w:val="22"/>
            <w:rPrChange w:id="4002" w:author="tao huang" w:date="2017-09-17T12:05:00Z">
              <w:rPr>
                <w:rFonts w:cs="Times New Roman"/>
                <w:color w:val="000000" w:themeColor="text1"/>
                <w:szCs w:val="24"/>
              </w:rPr>
            </w:rPrChange>
          </w:rPr>
          <w:delText>without indicating</w:delText>
        </w:r>
        <w:r w:rsidR="004E1FC7" w:rsidRPr="00A60A57" w:rsidDel="001878AE">
          <w:rPr>
            <w:rFonts w:cs="Times New Roman"/>
            <w:color w:val="0D0D0D" w:themeColor="text1" w:themeTint="F2"/>
            <w:sz w:val="22"/>
            <w:rPrChange w:id="4003" w:author="tao huang" w:date="2017-09-17T12:05:00Z">
              <w:rPr>
                <w:rFonts w:cs="Times New Roman"/>
                <w:color w:val="000000" w:themeColor="text1"/>
                <w:szCs w:val="24"/>
              </w:rPr>
            </w:rPrChange>
          </w:rPr>
          <w:delText xml:space="preserve"> how many struct</w:delText>
        </w:r>
        <w:r w:rsidR="00FA383E" w:rsidRPr="00A60A57" w:rsidDel="001878AE">
          <w:rPr>
            <w:rFonts w:cs="Times New Roman"/>
            <w:color w:val="0D0D0D" w:themeColor="text1" w:themeTint="F2"/>
            <w:sz w:val="22"/>
            <w:rPrChange w:id="4004" w:author="tao huang" w:date="2017-09-17T12:05:00Z">
              <w:rPr>
                <w:rFonts w:cs="Times New Roman"/>
                <w:color w:val="000000" w:themeColor="text1"/>
                <w:szCs w:val="24"/>
              </w:rPr>
            </w:rPrChange>
          </w:rPr>
          <w:delText>ural breaks and their locations</w:delText>
        </w:r>
        <w:r w:rsidR="004E1FC7" w:rsidRPr="00A60A57" w:rsidDel="001878AE">
          <w:rPr>
            <w:rFonts w:cs="Times New Roman"/>
            <w:color w:val="0D0D0D" w:themeColor="text1" w:themeTint="F2"/>
            <w:sz w:val="22"/>
            <w:rPrChange w:id="4005" w:author="tao huang" w:date="2017-09-17T12:05:00Z">
              <w:rPr>
                <w:rFonts w:cs="Times New Roman"/>
                <w:color w:val="000000" w:themeColor="text1"/>
                <w:szCs w:val="24"/>
              </w:rPr>
            </w:rPrChange>
          </w:rPr>
          <w:delText xml:space="preserve">. </w:delText>
        </w:r>
        <w:r w:rsidR="00C943E7" w:rsidRPr="00A60A57" w:rsidDel="001878AE">
          <w:rPr>
            <w:rFonts w:cs="Times New Roman"/>
            <w:color w:val="0D0D0D" w:themeColor="text1" w:themeTint="F2"/>
            <w:sz w:val="22"/>
            <w:rPrChange w:id="4006" w:author="tao huang" w:date="2017-09-17T12:05:00Z">
              <w:rPr>
                <w:rFonts w:cs="Times New Roman"/>
                <w:color w:val="000000" w:themeColor="text1"/>
                <w:szCs w:val="24"/>
              </w:rPr>
            </w:rPrChange>
          </w:rPr>
          <w:delText xml:space="preserve">Figure </w:delText>
        </w:r>
        <w:r w:rsidR="0098256B" w:rsidRPr="00A60A57" w:rsidDel="001878AE">
          <w:rPr>
            <w:rFonts w:cs="Times New Roman"/>
            <w:color w:val="0D0D0D" w:themeColor="text1" w:themeTint="F2"/>
            <w:sz w:val="22"/>
            <w:rPrChange w:id="4007" w:author="tao huang" w:date="2017-09-17T12:05:00Z">
              <w:rPr>
                <w:rFonts w:cs="Times New Roman"/>
                <w:color w:val="000000" w:themeColor="text1"/>
                <w:szCs w:val="24"/>
              </w:rPr>
            </w:rPrChange>
          </w:rPr>
          <w:delText>3</w:delText>
        </w:r>
        <w:r w:rsidR="00F9198A" w:rsidRPr="00A60A57" w:rsidDel="001878AE">
          <w:rPr>
            <w:rFonts w:cs="Times New Roman"/>
            <w:color w:val="0D0D0D" w:themeColor="text1" w:themeTint="F2"/>
            <w:sz w:val="22"/>
            <w:rPrChange w:id="4008" w:author="tao huang" w:date="2017-09-17T12:05:00Z">
              <w:rPr>
                <w:rFonts w:cs="Times New Roman"/>
                <w:color w:val="000000" w:themeColor="text1"/>
                <w:szCs w:val="24"/>
              </w:rPr>
            </w:rPrChange>
          </w:rPr>
          <w:delText xml:space="preserve"> </w:delText>
        </w:r>
        <w:r w:rsidR="009D2D1E" w:rsidRPr="00A60A57" w:rsidDel="001878AE">
          <w:rPr>
            <w:rFonts w:cs="Times New Roman"/>
            <w:color w:val="0D0D0D" w:themeColor="text1" w:themeTint="F2"/>
            <w:sz w:val="22"/>
            <w:rPrChange w:id="4009" w:author="tao huang" w:date="2017-09-17T12:05:00Z">
              <w:rPr>
                <w:rFonts w:cs="Times New Roman"/>
                <w:color w:val="000000" w:themeColor="text1"/>
                <w:szCs w:val="24"/>
              </w:rPr>
            </w:rPrChange>
          </w:rPr>
          <w:delText>shows</w:delText>
        </w:r>
        <w:r w:rsidR="00F9198A" w:rsidRPr="00A60A57" w:rsidDel="001878AE">
          <w:rPr>
            <w:rFonts w:cs="Times New Roman"/>
            <w:color w:val="0D0D0D" w:themeColor="text1" w:themeTint="F2"/>
            <w:sz w:val="22"/>
            <w:rPrChange w:id="4010" w:author="tao huang" w:date="2017-09-17T12:05:00Z">
              <w:rPr>
                <w:rFonts w:cs="Times New Roman"/>
                <w:color w:val="000000" w:themeColor="text1"/>
                <w:szCs w:val="24"/>
              </w:rPr>
            </w:rPrChange>
          </w:rPr>
          <w:delText xml:space="preserve"> </w:delText>
        </w:r>
        <w:r w:rsidR="00C943E7" w:rsidRPr="00A60A57" w:rsidDel="001878AE">
          <w:rPr>
            <w:rFonts w:cs="Times New Roman"/>
            <w:color w:val="0D0D0D" w:themeColor="text1" w:themeTint="F2"/>
            <w:sz w:val="22"/>
            <w:rPrChange w:id="4011" w:author="tao huang" w:date="2017-09-17T12:05:00Z">
              <w:rPr>
                <w:rFonts w:cs="Times New Roman"/>
                <w:color w:val="000000" w:themeColor="text1"/>
                <w:szCs w:val="24"/>
              </w:rPr>
            </w:rPrChange>
          </w:rPr>
          <w:delText xml:space="preserve">the </w:delText>
        </w:r>
        <w:r w:rsidR="00C943E7" w:rsidRPr="00A60A57" w:rsidDel="001878AE">
          <w:rPr>
            <w:rFonts w:cs="Times New Roman"/>
            <w:i/>
            <w:color w:val="0D0D0D" w:themeColor="text1" w:themeTint="F2"/>
            <w:sz w:val="22"/>
            <w:rPrChange w:id="4012" w:author="tao huang" w:date="2017-09-17T12:05:00Z">
              <w:rPr>
                <w:rFonts w:cs="Times New Roman"/>
                <w:i/>
                <w:color w:val="000000" w:themeColor="text1"/>
                <w:szCs w:val="24"/>
              </w:rPr>
            </w:rPrChange>
          </w:rPr>
          <w:delText>p</w:delText>
        </w:r>
        <w:r w:rsidR="00C943E7" w:rsidRPr="00A60A57" w:rsidDel="001878AE">
          <w:rPr>
            <w:rFonts w:cs="Times New Roman"/>
            <w:color w:val="0D0D0D" w:themeColor="text1" w:themeTint="F2"/>
            <w:sz w:val="22"/>
            <w:rPrChange w:id="4013" w:author="tao huang" w:date="2017-09-17T12:05:00Z">
              <w:rPr>
                <w:rFonts w:cs="Times New Roman"/>
                <w:color w:val="000000" w:themeColor="text1"/>
                <w:szCs w:val="24"/>
              </w:rPr>
            </w:rPrChange>
          </w:rPr>
          <w:delText xml:space="preserve">-values of </w:delText>
        </w:r>
        <w:r w:rsidR="00F9198A" w:rsidRPr="00A60A57" w:rsidDel="001878AE">
          <w:rPr>
            <w:rFonts w:cs="Times New Roman"/>
            <w:color w:val="0D0D0D" w:themeColor="text1" w:themeTint="F2"/>
            <w:sz w:val="22"/>
            <w:rPrChange w:id="4014" w:author="tao huang" w:date="2017-09-17T12:05:00Z">
              <w:rPr>
                <w:rFonts w:cs="Times New Roman"/>
                <w:color w:val="000000" w:themeColor="text1"/>
                <w:szCs w:val="24"/>
              </w:rPr>
            </w:rPrChange>
          </w:rPr>
          <w:delText xml:space="preserve">the </w:delText>
        </w:r>
        <w:r w:rsidR="009D2D1E" w:rsidRPr="00A60A57" w:rsidDel="001878AE">
          <w:rPr>
            <w:rFonts w:cs="Times New Roman"/>
            <w:color w:val="0D0D0D" w:themeColor="text1" w:themeTint="F2"/>
            <w:sz w:val="22"/>
            <w:rPrChange w:id="4015" w:author="tao huang" w:date="2017-09-17T12:05:00Z">
              <w:rPr>
                <w:rFonts w:cs="Times New Roman"/>
                <w:color w:val="000000" w:themeColor="text1"/>
                <w:szCs w:val="24"/>
              </w:rPr>
            </w:rPrChange>
          </w:rPr>
          <w:delText xml:space="preserve">sequential </w:delText>
        </w:r>
        <w:r w:rsidR="00F9198A" w:rsidRPr="00A60A57" w:rsidDel="001878AE">
          <w:rPr>
            <w:rFonts w:cs="Times New Roman"/>
            <w:color w:val="0D0D0D" w:themeColor="text1" w:themeTint="F2"/>
            <w:sz w:val="22"/>
            <w:rPrChange w:id="4016" w:author="tao huang" w:date="2017-09-17T12:05:00Z">
              <w:rPr>
                <w:rFonts w:cs="Times New Roman"/>
                <w:color w:val="000000" w:themeColor="text1"/>
                <w:szCs w:val="24"/>
              </w:rPr>
            </w:rPrChange>
          </w:rPr>
          <w:delText>Cho</w:delText>
        </w:r>
        <w:r w:rsidR="00C943E7" w:rsidRPr="00A60A57" w:rsidDel="001878AE">
          <w:rPr>
            <w:rFonts w:cs="Times New Roman"/>
            <w:color w:val="0D0D0D" w:themeColor="text1" w:themeTint="F2"/>
            <w:sz w:val="22"/>
            <w:rPrChange w:id="4017" w:author="tao huang" w:date="2017-09-17T12:05:00Z">
              <w:rPr>
                <w:rFonts w:cs="Times New Roman"/>
                <w:color w:val="000000" w:themeColor="text1"/>
                <w:szCs w:val="24"/>
              </w:rPr>
            </w:rPrChange>
          </w:rPr>
          <w:delText xml:space="preserve">w test </w:delText>
        </w:r>
      </w:del>
      <w:ins w:id="4018" w:author="黄韬" w:date="2017-09-11T16:23:00Z">
        <w:del w:id="4019" w:author="tao huang" w:date="2017-09-13T16:51:00Z">
          <w:r w:rsidR="00EF0064" w:rsidRPr="00A60A57" w:rsidDel="001878AE">
            <w:rPr>
              <w:rStyle w:val="FootnoteReference"/>
              <w:rFonts w:cs="Times New Roman"/>
              <w:color w:val="0D0D0D" w:themeColor="text1" w:themeTint="F2"/>
              <w:sz w:val="22"/>
              <w:rPrChange w:id="4020" w:author="tao huang" w:date="2017-09-17T12:05:00Z">
                <w:rPr>
                  <w:rStyle w:val="FootnoteReference"/>
                  <w:rFonts w:cs="Times New Roman"/>
                  <w:color w:val="000000" w:themeColor="text1"/>
                  <w:szCs w:val="24"/>
                </w:rPr>
              </w:rPrChange>
            </w:rPr>
            <w:footnoteReference w:id="6"/>
          </w:r>
        </w:del>
      </w:ins>
      <w:del w:id="4030" w:author="tao huang" w:date="2017-09-13T16:51:00Z">
        <w:r w:rsidR="00A05D36" w:rsidRPr="00A60A57" w:rsidDel="001878AE">
          <w:rPr>
            <w:rFonts w:cs="Times New Roman"/>
            <w:color w:val="0D0D0D" w:themeColor="text1" w:themeTint="F2"/>
            <w:sz w:val="22"/>
            <w:rPrChange w:id="4031" w:author="tao huang" w:date="2017-09-17T12:05:00Z">
              <w:rPr>
                <w:rFonts w:cs="Times New Roman"/>
                <w:color w:val="000000" w:themeColor="text1"/>
                <w:szCs w:val="24"/>
              </w:rPr>
            </w:rPrChange>
          </w:rPr>
          <w:delText>assuming</w:delText>
        </w:r>
        <w:r w:rsidR="00C943E7" w:rsidRPr="00A60A57" w:rsidDel="001878AE">
          <w:rPr>
            <w:rFonts w:cs="Times New Roman"/>
            <w:color w:val="0D0D0D" w:themeColor="text1" w:themeTint="F2"/>
            <w:sz w:val="22"/>
            <w:rPrChange w:id="4032" w:author="tao huang" w:date="2017-09-17T12:05:00Z">
              <w:rPr>
                <w:rFonts w:cs="Times New Roman"/>
                <w:color w:val="000000" w:themeColor="text1"/>
                <w:szCs w:val="24"/>
              </w:rPr>
            </w:rPrChange>
          </w:rPr>
          <w:delText xml:space="preserve"> there is one single</w:delText>
        </w:r>
        <w:r w:rsidR="00F9198A" w:rsidRPr="00A60A57" w:rsidDel="001878AE">
          <w:rPr>
            <w:rFonts w:cs="Times New Roman"/>
            <w:color w:val="0D0D0D" w:themeColor="text1" w:themeTint="F2"/>
            <w:sz w:val="22"/>
            <w:rPrChange w:id="4033" w:author="tao huang" w:date="2017-09-17T12:05:00Z">
              <w:rPr>
                <w:rFonts w:cs="Times New Roman"/>
                <w:color w:val="000000" w:themeColor="text1"/>
                <w:szCs w:val="24"/>
              </w:rPr>
            </w:rPrChange>
          </w:rPr>
          <w:delText xml:space="preserve"> struc</w:delText>
        </w:r>
        <w:r w:rsidR="00C943E7" w:rsidRPr="00A60A57" w:rsidDel="001878AE">
          <w:rPr>
            <w:rFonts w:cs="Times New Roman"/>
            <w:color w:val="0D0D0D" w:themeColor="text1" w:themeTint="F2"/>
            <w:sz w:val="22"/>
            <w:rPrChange w:id="4034" w:author="tao huang" w:date="2017-09-17T12:05:00Z">
              <w:rPr>
                <w:rFonts w:cs="Times New Roman"/>
                <w:color w:val="000000" w:themeColor="text1"/>
                <w:szCs w:val="24"/>
              </w:rPr>
            </w:rPrChange>
          </w:rPr>
          <w:delText xml:space="preserve">tural break </w:delText>
        </w:r>
        <w:r w:rsidR="00005D28" w:rsidRPr="00A60A57" w:rsidDel="001878AE">
          <w:rPr>
            <w:rFonts w:cs="Times New Roman"/>
            <w:color w:val="0D0D0D" w:themeColor="text1" w:themeTint="F2"/>
            <w:sz w:val="22"/>
            <w:rPrChange w:id="4035" w:author="tao huang" w:date="2017-09-17T12:05:00Z">
              <w:rPr>
                <w:rFonts w:cs="Times New Roman"/>
                <w:color w:val="000000" w:themeColor="text1"/>
                <w:szCs w:val="24"/>
              </w:rPr>
            </w:rPrChange>
          </w:rPr>
          <w:delText xml:space="preserve">occurring </w:delText>
        </w:r>
        <w:r w:rsidR="00B315B3" w:rsidRPr="00A60A57" w:rsidDel="001878AE">
          <w:rPr>
            <w:rFonts w:cs="Times New Roman"/>
            <w:color w:val="0D0D0D" w:themeColor="text1" w:themeTint="F2"/>
            <w:sz w:val="22"/>
            <w:rPrChange w:id="4036" w:author="tao huang" w:date="2017-09-17T12:05:00Z">
              <w:rPr>
                <w:rFonts w:cs="Times New Roman"/>
                <w:color w:val="000000" w:themeColor="text1"/>
                <w:szCs w:val="24"/>
              </w:rPr>
            </w:rPrChange>
          </w:rPr>
          <w:delText xml:space="preserve">for all the </w:delText>
        </w:r>
        <w:r w:rsidR="00C943E7" w:rsidRPr="00A60A57" w:rsidDel="001878AE">
          <w:rPr>
            <w:rFonts w:cs="Times New Roman"/>
            <w:color w:val="0D0D0D" w:themeColor="text1" w:themeTint="F2"/>
            <w:sz w:val="22"/>
            <w:rPrChange w:id="4037" w:author="tao huang" w:date="2017-09-17T12:05:00Z">
              <w:rPr>
                <w:rFonts w:cs="Times New Roman"/>
                <w:color w:val="000000" w:themeColor="text1"/>
                <w:szCs w:val="24"/>
              </w:rPr>
            </w:rPrChange>
          </w:rPr>
          <w:delText>week</w:delText>
        </w:r>
        <w:r w:rsidR="00B315B3" w:rsidRPr="00A60A57" w:rsidDel="001878AE">
          <w:rPr>
            <w:rFonts w:cs="Times New Roman"/>
            <w:color w:val="0D0D0D" w:themeColor="text1" w:themeTint="F2"/>
            <w:sz w:val="22"/>
            <w:rPrChange w:id="4038" w:author="tao huang" w:date="2017-09-17T12:05:00Z">
              <w:rPr>
                <w:rFonts w:cs="Times New Roman"/>
                <w:color w:val="000000" w:themeColor="text1"/>
                <w:szCs w:val="24"/>
              </w:rPr>
            </w:rPrChange>
          </w:rPr>
          <w:delText xml:space="preserve">s </w:delText>
        </w:r>
        <w:commentRangeStart w:id="4039"/>
        <w:r w:rsidR="00B315B3" w:rsidRPr="00A60A57" w:rsidDel="001878AE">
          <w:rPr>
            <w:rFonts w:cs="Times New Roman"/>
            <w:color w:val="0D0D0D" w:themeColor="text1" w:themeTint="F2"/>
            <w:sz w:val="22"/>
            <w:rPrChange w:id="4040" w:author="tao huang" w:date="2017-09-17T12:05:00Z">
              <w:rPr>
                <w:rFonts w:cs="Times New Roman"/>
                <w:color w:val="000000" w:themeColor="text1"/>
                <w:szCs w:val="24"/>
              </w:rPr>
            </w:rPrChange>
          </w:rPr>
          <w:delText>one at each time</w:delText>
        </w:r>
        <w:commentRangeEnd w:id="4039"/>
        <w:r w:rsidR="000764D5" w:rsidRPr="00A60A57" w:rsidDel="001878AE">
          <w:rPr>
            <w:rStyle w:val="CommentReference"/>
            <w:color w:val="0D0D0D" w:themeColor="text1" w:themeTint="F2"/>
            <w:sz w:val="22"/>
            <w:szCs w:val="22"/>
            <w:rPrChange w:id="4041" w:author="tao huang" w:date="2017-09-17T12:05:00Z">
              <w:rPr>
                <w:rStyle w:val="CommentReference"/>
              </w:rPr>
            </w:rPrChange>
          </w:rPr>
          <w:commentReference w:id="4039"/>
        </w:r>
        <w:r w:rsidR="00C943E7" w:rsidRPr="00A60A57" w:rsidDel="001878AE">
          <w:rPr>
            <w:rFonts w:cs="Times New Roman"/>
            <w:color w:val="0D0D0D" w:themeColor="text1" w:themeTint="F2"/>
            <w:sz w:val="22"/>
            <w:rPrChange w:id="4042" w:author="tao huang" w:date="2017-09-17T12:05:00Z">
              <w:rPr>
                <w:rFonts w:cs="Times New Roman"/>
                <w:color w:val="000000" w:themeColor="text1"/>
                <w:szCs w:val="24"/>
              </w:rPr>
            </w:rPrChange>
          </w:rPr>
          <w:delText xml:space="preserve">. </w:delText>
        </w:r>
        <w:r w:rsidR="00A26E83" w:rsidRPr="00A60A57" w:rsidDel="001878AE">
          <w:rPr>
            <w:rFonts w:cs="Times New Roman"/>
            <w:color w:val="0D0D0D" w:themeColor="text1" w:themeTint="F2"/>
            <w:sz w:val="22"/>
            <w:rPrChange w:id="4043" w:author="tao huang" w:date="2017-09-17T12:05:00Z">
              <w:rPr>
                <w:rFonts w:cs="Times New Roman"/>
                <w:color w:val="000000" w:themeColor="text1"/>
                <w:szCs w:val="24"/>
              </w:rPr>
            </w:rPrChange>
          </w:rPr>
          <w:delText xml:space="preserve">The </w:delText>
        </w:r>
        <w:r w:rsidR="003B1937" w:rsidRPr="00A60A57" w:rsidDel="001878AE">
          <w:rPr>
            <w:rFonts w:cs="Times New Roman"/>
            <w:color w:val="0D0D0D" w:themeColor="text1" w:themeTint="F2"/>
            <w:sz w:val="22"/>
            <w:rPrChange w:id="4044" w:author="tao huang" w:date="2017-09-17T12:05:00Z">
              <w:rPr>
                <w:rFonts w:cs="Times New Roman"/>
                <w:color w:val="000000" w:themeColor="text1"/>
                <w:szCs w:val="24"/>
              </w:rPr>
            </w:rPrChange>
          </w:rPr>
          <w:delText>results</w:delText>
        </w:r>
        <w:r w:rsidR="00A26E83" w:rsidRPr="00A60A57" w:rsidDel="001878AE">
          <w:rPr>
            <w:rFonts w:cs="Times New Roman"/>
            <w:color w:val="0D0D0D" w:themeColor="text1" w:themeTint="F2"/>
            <w:sz w:val="22"/>
            <w:rPrChange w:id="4045" w:author="tao huang" w:date="2017-09-17T12:05:00Z">
              <w:rPr>
                <w:rFonts w:cs="Times New Roman"/>
                <w:color w:val="000000" w:themeColor="text1"/>
                <w:szCs w:val="24"/>
              </w:rPr>
            </w:rPrChange>
          </w:rPr>
          <w:delText xml:space="preserve"> reject the null hypothesis of no structural break for some </w:delText>
        </w:r>
        <w:r w:rsidR="003B1937" w:rsidRPr="00A60A57" w:rsidDel="001878AE">
          <w:rPr>
            <w:rFonts w:cs="Times New Roman"/>
            <w:color w:val="0D0D0D" w:themeColor="text1" w:themeTint="F2"/>
            <w:sz w:val="22"/>
            <w:rPrChange w:id="4046" w:author="tao huang" w:date="2017-09-17T12:05:00Z">
              <w:rPr>
                <w:rFonts w:cs="Times New Roman"/>
                <w:color w:val="000000" w:themeColor="text1"/>
                <w:szCs w:val="24"/>
              </w:rPr>
            </w:rPrChange>
          </w:rPr>
          <w:delText xml:space="preserve">of the </w:delText>
        </w:r>
        <w:r w:rsidR="007043AC" w:rsidRPr="00A60A57" w:rsidDel="001878AE">
          <w:rPr>
            <w:rFonts w:cs="Times New Roman"/>
            <w:color w:val="0D0D0D" w:themeColor="text1" w:themeTint="F2"/>
            <w:sz w:val="22"/>
            <w:rPrChange w:id="4047" w:author="tao huang" w:date="2017-09-17T12:05:00Z">
              <w:rPr>
                <w:rFonts w:cs="Times New Roman"/>
                <w:color w:val="000000" w:themeColor="text1"/>
                <w:szCs w:val="24"/>
              </w:rPr>
            </w:rPrChange>
          </w:rPr>
          <w:delText>weeks (e.g., week 20) but fail</w:delText>
        </w:r>
        <w:r w:rsidR="00A26E83" w:rsidRPr="00A60A57" w:rsidDel="001878AE">
          <w:rPr>
            <w:rFonts w:cs="Times New Roman"/>
            <w:color w:val="0D0D0D" w:themeColor="text1" w:themeTint="F2"/>
            <w:sz w:val="22"/>
            <w:rPrChange w:id="4048" w:author="tao huang" w:date="2017-09-17T12:05:00Z">
              <w:rPr>
                <w:rFonts w:cs="Times New Roman"/>
                <w:color w:val="000000" w:themeColor="text1"/>
                <w:szCs w:val="24"/>
              </w:rPr>
            </w:rPrChange>
          </w:rPr>
          <w:delText xml:space="preserve"> to do so for some other weeks (e.g., week 35). </w:delText>
        </w:r>
        <w:r w:rsidR="00D931DD" w:rsidRPr="00A60A57" w:rsidDel="001878AE">
          <w:rPr>
            <w:rFonts w:cs="Times New Roman"/>
            <w:color w:val="0D0D0D" w:themeColor="text1" w:themeTint="F2"/>
            <w:sz w:val="22"/>
            <w:rPrChange w:id="4049" w:author="tao huang" w:date="2017-09-17T12:05:00Z">
              <w:rPr>
                <w:rFonts w:cs="Times New Roman"/>
                <w:color w:val="000000" w:themeColor="text1"/>
                <w:szCs w:val="24"/>
              </w:rPr>
            </w:rPrChange>
          </w:rPr>
          <w:delText>Based on the results we consider the model being subject to structural breaks</w:delText>
        </w:r>
        <w:r w:rsidR="00CF12DA" w:rsidRPr="00A60A57" w:rsidDel="001878AE">
          <w:rPr>
            <w:rStyle w:val="FootnoteReference"/>
            <w:rFonts w:cs="Times New Roman"/>
            <w:color w:val="0D0D0D" w:themeColor="text1" w:themeTint="F2"/>
            <w:sz w:val="22"/>
            <w:rPrChange w:id="4050" w:author="tao huang" w:date="2017-09-17T12:05:00Z">
              <w:rPr>
                <w:rStyle w:val="FootnoteReference"/>
                <w:rFonts w:cs="Times New Roman"/>
                <w:color w:val="000000" w:themeColor="text1"/>
                <w:szCs w:val="24"/>
              </w:rPr>
            </w:rPrChange>
          </w:rPr>
          <w:footnoteReference w:id="7"/>
        </w:r>
        <w:r w:rsidR="00F9198A" w:rsidRPr="00A60A57" w:rsidDel="001878AE">
          <w:rPr>
            <w:rFonts w:cs="Times New Roman"/>
            <w:color w:val="0D0D0D" w:themeColor="text1" w:themeTint="F2"/>
            <w:sz w:val="22"/>
            <w:rPrChange w:id="4053" w:author="tao huang" w:date="2017-09-17T12:05:00Z">
              <w:rPr>
                <w:rFonts w:cs="Times New Roman"/>
                <w:color w:val="000000" w:themeColor="text1"/>
                <w:szCs w:val="24"/>
              </w:rPr>
            </w:rPrChange>
          </w:rPr>
          <w:delText>.</w:delText>
        </w:r>
        <w:r w:rsidR="0039314F" w:rsidRPr="00A60A57" w:rsidDel="001878AE">
          <w:rPr>
            <w:rFonts w:cs="Times New Roman"/>
            <w:color w:val="0D0D0D" w:themeColor="text1" w:themeTint="F2"/>
            <w:sz w:val="22"/>
            <w:rPrChange w:id="4054" w:author="tao huang" w:date="2017-09-17T12:05:00Z">
              <w:rPr>
                <w:rFonts w:cs="Times New Roman"/>
                <w:color w:val="000000" w:themeColor="text1"/>
                <w:szCs w:val="24"/>
              </w:rPr>
            </w:rPrChange>
          </w:rPr>
          <w:delText xml:space="preserve"> </w:delText>
        </w:r>
        <w:r w:rsidR="00A0249E" w:rsidRPr="00A60A57" w:rsidDel="001878AE">
          <w:rPr>
            <w:rFonts w:cs="Times New Roman"/>
            <w:color w:val="0D0D0D" w:themeColor="text1" w:themeTint="F2"/>
            <w:sz w:val="22"/>
            <w:rPrChange w:id="4055" w:author="tao huang" w:date="2017-09-17T12:05:00Z">
              <w:rPr>
                <w:rFonts w:cs="Times New Roman"/>
                <w:color w:val="000000" w:themeColor="text1"/>
                <w:szCs w:val="24"/>
              </w:rPr>
            </w:rPrChange>
          </w:rPr>
          <w:delText xml:space="preserve">Alternative advanced tests </w:delText>
        </w:r>
        <w:r w:rsidR="00C738AC" w:rsidRPr="00A60A57" w:rsidDel="001878AE">
          <w:rPr>
            <w:rFonts w:cs="Times New Roman"/>
            <w:color w:val="0D0D0D" w:themeColor="text1" w:themeTint="F2"/>
            <w:sz w:val="22"/>
            <w:rPrChange w:id="4056" w:author="tao huang" w:date="2017-09-17T12:05:00Z">
              <w:rPr>
                <w:rFonts w:cs="Times New Roman"/>
                <w:color w:val="000000" w:themeColor="text1"/>
                <w:szCs w:val="24"/>
              </w:rPr>
            </w:rPrChange>
          </w:rPr>
          <w:delText>considering</w:delText>
        </w:r>
        <w:r w:rsidR="00A0249E" w:rsidRPr="00A60A57" w:rsidDel="001878AE">
          <w:rPr>
            <w:rFonts w:cs="Times New Roman"/>
            <w:color w:val="0D0D0D" w:themeColor="text1" w:themeTint="F2"/>
            <w:sz w:val="22"/>
            <w:rPrChange w:id="4057" w:author="tao huang" w:date="2017-09-17T12:05:00Z">
              <w:rPr>
                <w:rFonts w:cs="Times New Roman"/>
                <w:color w:val="000000" w:themeColor="text1"/>
                <w:szCs w:val="24"/>
              </w:rPr>
            </w:rPrChange>
          </w:rPr>
          <w:delText xml:space="preserve"> </w:delText>
        </w:r>
        <w:r w:rsidR="00CF58EC" w:rsidRPr="00A60A57" w:rsidDel="001878AE">
          <w:rPr>
            <w:rFonts w:cs="Times New Roman"/>
            <w:color w:val="0D0D0D" w:themeColor="text1" w:themeTint="F2"/>
            <w:sz w:val="22"/>
            <w:rPrChange w:id="4058" w:author="tao huang" w:date="2017-09-17T12:05:00Z">
              <w:rPr>
                <w:rFonts w:cs="Times New Roman"/>
                <w:color w:val="000000" w:themeColor="text1"/>
                <w:szCs w:val="24"/>
              </w:rPr>
            </w:rPrChange>
          </w:rPr>
          <w:delText xml:space="preserve">multiple breaks, heteroskedasticity, and unit roots </w:delText>
        </w:r>
        <w:r w:rsidR="009C2618" w:rsidRPr="00A60A57" w:rsidDel="001878AE">
          <w:rPr>
            <w:rFonts w:cs="Times New Roman"/>
            <w:color w:val="0D0D0D" w:themeColor="text1" w:themeTint="F2"/>
            <w:sz w:val="22"/>
            <w:rPrChange w:id="4059" w:author="tao huang" w:date="2017-09-17T12:05:00Z">
              <w:rPr>
                <w:rFonts w:cs="Times New Roman"/>
                <w:color w:val="000000" w:themeColor="text1"/>
                <w:szCs w:val="24"/>
              </w:rPr>
            </w:rPrChange>
          </w:rPr>
          <w:delText>are available</w:delText>
        </w:r>
        <w:r w:rsidR="0039314F" w:rsidRPr="00A60A57" w:rsidDel="001878AE">
          <w:rPr>
            <w:rFonts w:cs="Times New Roman"/>
            <w:color w:val="0D0D0D" w:themeColor="text1" w:themeTint="F2"/>
            <w:sz w:val="22"/>
            <w:rPrChange w:id="4060" w:author="tao huang" w:date="2017-09-17T12:05:00Z">
              <w:rPr>
                <w:rFonts w:cs="Times New Roman"/>
                <w:color w:val="000000" w:themeColor="text1"/>
                <w:szCs w:val="24"/>
              </w:rPr>
            </w:rPrChange>
          </w:rPr>
          <w:delText xml:space="preserve"> </w:delText>
        </w:r>
        <w:r w:rsidR="009C2618" w:rsidRPr="00A60A57" w:rsidDel="001878AE">
          <w:rPr>
            <w:rFonts w:cs="Times New Roman"/>
            <w:color w:val="0D0D0D" w:themeColor="text1" w:themeTint="F2"/>
            <w:sz w:val="22"/>
            <w:rPrChange w:id="4061" w:author="tao huang" w:date="2017-09-17T12:05:00Z">
              <w:rPr>
                <w:rFonts w:cs="Times New Roman"/>
                <w:color w:val="000000" w:themeColor="text1"/>
                <w:szCs w:val="24"/>
              </w:rPr>
            </w:rPrChange>
          </w:rPr>
          <w:delText xml:space="preserve">but </w:delText>
        </w:r>
        <w:r w:rsidR="00CF58EC" w:rsidRPr="00A60A57" w:rsidDel="001878AE">
          <w:rPr>
            <w:rFonts w:cs="Times New Roman"/>
            <w:color w:val="0D0D0D" w:themeColor="text1" w:themeTint="F2"/>
            <w:sz w:val="22"/>
            <w:rPrChange w:id="4062" w:author="tao huang" w:date="2017-09-17T12:05:00Z">
              <w:rPr>
                <w:rFonts w:cs="Times New Roman"/>
                <w:color w:val="000000" w:themeColor="text1"/>
                <w:szCs w:val="24"/>
              </w:rPr>
            </w:rPrChange>
          </w:rPr>
          <w:delText xml:space="preserve">require </w:delText>
        </w:r>
        <w:r w:rsidR="00787EAE" w:rsidRPr="00A60A57" w:rsidDel="001878AE">
          <w:rPr>
            <w:rFonts w:cs="Times New Roman"/>
            <w:color w:val="0D0D0D" w:themeColor="text1" w:themeTint="F2"/>
            <w:sz w:val="22"/>
            <w:rPrChange w:id="4063" w:author="tao huang" w:date="2017-09-17T12:05:00Z">
              <w:rPr>
                <w:rFonts w:cs="Times New Roman"/>
                <w:color w:val="000000" w:themeColor="text1"/>
                <w:szCs w:val="24"/>
              </w:rPr>
            </w:rPrChange>
          </w:rPr>
          <w:delText>additional priori knowledge such as the number of potential structural breaks</w:delText>
        </w:r>
        <w:r w:rsidR="00EF0FA8" w:rsidRPr="00A60A57" w:rsidDel="001878AE">
          <w:rPr>
            <w:rFonts w:cs="Times New Roman"/>
            <w:color w:val="0D0D0D" w:themeColor="text1" w:themeTint="F2"/>
            <w:sz w:val="22"/>
            <w:rPrChange w:id="4064" w:author="tao huang" w:date="2017-09-17T12:05:00Z">
              <w:rPr>
                <w:rFonts w:cs="Times New Roman"/>
                <w:color w:val="000000" w:themeColor="text1"/>
                <w:szCs w:val="24"/>
              </w:rPr>
            </w:rPrChange>
          </w:rPr>
          <w:delText xml:space="preserve"> </w:delText>
        </w:r>
        <w:r w:rsidR="00EF0FA8" w:rsidRPr="00A60A57" w:rsidDel="001878AE">
          <w:rPr>
            <w:rFonts w:cs="Times New Roman"/>
            <w:color w:val="0D0D0D" w:themeColor="text1" w:themeTint="F2"/>
            <w:sz w:val="22"/>
            <w:rPrChange w:id="4065" w:author="tao huang" w:date="2017-09-17T12:05:00Z">
              <w:rPr>
                <w:rFonts w:cs="Times New Roman"/>
                <w:color w:val="000000" w:themeColor="text1"/>
                <w:szCs w:val="24"/>
              </w:rPr>
            </w:rPrChange>
          </w:rPr>
          <w:fldChar w:fldCharType="begin"/>
        </w:r>
        <w:r w:rsidR="007309BB" w:rsidRPr="00A60A57" w:rsidDel="001878AE">
          <w:rPr>
            <w:rFonts w:cs="Times New Roman"/>
            <w:color w:val="0D0D0D" w:themeColor="text1" w:themeTint="F2"/>
            <w:sz w:val="22"/>
            <w:rPrChange w:id="4066" w:author="tao huang" w:date="2017-09-17T12:05:00Z">
              <w:rPr>
                <w:rFonts w:cs="Times New Roman"/>
                <w:color w:val="000000" w:themeColor="text1"/>
                <w:szCs w:val="24"/>
              </w:rPr>
            </w:rPrChange>
          </w:rPr>
          <w:delInstrText xml:space="preserve"> ADDIN EN.CITE </w:delInstrText>
        </w:r>
        <w:r w:rsidR="007309BB" w:rsidRPr="00A60A57" w:rsidDel="001878AE">
          <w:rPr>
            <w:rFonts w:cs="Times New Roman"/>
            <w:color w:val="0D0D0D" w:themeColor="text1" w:themeTint="F2"/>
            <w:sz w:val="22"/>
            <w:rPrChange w:id="4067" w:author="tao huang" w:date="2017-09-17T12:05:00Z">
              <w:rPr>
                <w:rFonts w:cs="Times New Roman"/>
                <w:color w:val="000000" w:themeColor="text1"/>
                <w:szCs w:val="24"/>
              </w:rPr>
            </w:rPrChange>
          </w:rPr>
          <w:fldChar w:fldCharType="begin"/>
        </w:r>
        <w:r w:rsidR="007309BB" w:rsidRPr="00A60A57" w:rsidDel="001878AE">
          <w:rPr>
            <w:rFonts w:cs="Times New Roman"/>
            <w:color w:val="0D0D0D" w:themeColor="text1" w:themeTint="F2"/>
            <w:sz w:val="22"/>
            <w:rPrChange w:id="4068" w:author="tao huang" w:date="2017-09-17T12:05:00Z">
              <w:rPr>
                <w:rFonts w:cs="Times New Roman"/>
                <w:color w:val="000000" w:themeColor="text1"/>
                <w:szCs w:val="24"/>
              </w:rPr>
            </w:rPrChange>
          </w:rPr>
          <w:delInstrText xml:space="preserve"> ADDIN EN.CITE.DATA </w:delInstrText>
        </w:r>
        <w:r w:rsidR="007309BB" w:rsidRPr="00A60A57" w:rsidDel="001878AE">
          <w:rPr>
            <w:rFonts w:cs="Times New Roman"/>
            <w:color w:val="0D0D0D" w:themeColor="text1" w:themeTint="F2"/>
            <w:sz w:val="22"/>
            <w:rPrChange w:id="4069" w:author="tao huang" w:date="2017-09-17T12:05:00Z">
              <w:rPr>
                <w:rFonts w:cs="Times New Roman"/>
                <w:color w:val="000000" w:themeColor="text1"/>
                <w:sz w:val="22"/>
              </w:rPr>
            </w:rPrChange>
          </w:rPr>
        </w:r>
        <w:r w:rsidR="007309BB" w:rsidRPr="00A60A57" w:rsidDel="001878AE">
          <w:rPr>
            <w:rFonts w:cs="Times New Roman"/>
            <w:color w:val="0D0D0D" w:themeColor="text1" w:themeTint="F2"/>
            <w:sz w:val="22"/>
            <w:rPrChange w:id="4070" w:author="tao huang" w:date="2017-09-17T12:05:00Z">
              <w:rPr>
                <w:rFonts w:cs="Times New Roman"/>
                <w:color w:val="000000" w:themeColor="text1"/>
                <w:szCs w:val="24"/>
              </w:rPr>
            </w:rPrChange>
          </w:rPr>
          <w:fldChar w:fldCharType="end"/>
        </w:r>
        <w:r w:rsidR="00EF0FA8" w:rsidRPr="00A60A57" w:rsidDel="001878AE">
          <w:rPr>
            <w:rFonts w:cs="Times New Roman"/>
            <w:color w:val="0D0D0D" w:themeColor="text1" w:themeTint="F2"/>
            <w:sz w:val="22"/>
            <w:rPrChange w:id="4071" w:author="tao huang" w:date="2017-09-17T12:05:00Z">
              <w:rPr>
                <w:rFonts w:cs="Times New Roman"/>
                <w:color w:val="000000" w:themeColor="text1"/>
                <w:sz w:val="22"/>
              </w:rPr>
            </w:rPrChange>
          </w:rPr>
        </w:r>
        <w:r w:rsidR="00EF0FA8" w:rsidRPr="00A60A57" w:rsidDel="001878AE">
          <w:rPr>
            <w:rFonts w:cs="Times New Roman"/>
            <w:color w:val="0D0D0D" w:themeColor="text1" w:themeTint="F2"/>
            <w:sz w:val="22"/>
            <w:rPrChange w:id="4072" w:author="tao huang" w:date="2017-09-17T12:05:00Z">
              <w:rPr>
                <w:rFonts w:cs="Times New Roman"/>
                <w:color w:val="000000" w:themeColor="text1"/>
                <w:szCs w:val="24"/>
              </w:rPr>
            </w:rPrChange>
          </w:rPr>
          <w:fldChar w:fldCharType="separate"/>
        </w:r>
        <w:r w:rsidR="007309BB" w:rsidRPr="00A60A57" w:rsidDel="001878AE">
          <w:rPr>
            <w:rFonts w:cs="Times New Roman"/>
            <w:noProof/>
            <w:color w:val="0D0D0D" w:themeColor="text1" w:themeTint="F2"/>
            <w:sz w:val="22"/>
            <w:rPrChange w:id="4073" w:author="tao huang" w:date="2017-09-17T12:05:00Z">
              <w:rPr>
                <w:rFonts w:cs="Times New Roman"/>
                <w:noProof/>
                <w:color w:val="000000" w:themeColor="text1"/>
                <w:szCs w:val="24"/>
              </w:rPr>
            </w:rPrChange>
          </w:rPr>
          <w:delText>(</w:delText>
        </w:r>
        <w:r w:rsidR="00192EBD" w:rsidRPr="00A60A57" w:rsidDel="001878AE">
          <w:rPr>
            <w:color w:val="0D0D0D" w:themeColor="text1" w:themeTint="F2"/>
            <w:sz w:val="22"/>
            <w:rPrChange w:id="4074" w:author="tao huang" w:date="2017-09-17T12:05:00Z">
              <w:rPr/>
            </w:rPrChange>
          </w:rPr>
          <w:fldChar w:fldCharType="begin"/>
        </w:r>
        <w:r w:rsidR="00192EBD" w:rsidRPr="00A60A57" w:rsidDel="001878AE">
          <w:rPr>
            <w:color w:val="0D0D0D" w:themeColor="text1" w:themeTint="F2"/>
            <w:sz w:val="22"/>
            <w:rPrChange w:id="4075" w:author="tao huang" w:date="2017-09-17T12:05:00Z">
              <w:rPr/>
            </w:rPrChange>
          </w:rPr>
          <w:delInstrText xml:space="preserve"> HYPERLINK \l "_ENREF_3" \o "Andrews, 1993 #237" </w:delInstrText>
        </w:r>
        <w:r w:rsidR="00192EBD" w:rsidRPr="00A60A57" w:rsidDel="001878AE">
          <w:rPr>
            <w:color w:val="0D0D0D" w:themeColor="text1" w:themeTint="F2"/>
            <w:sz w:val="22"/>
            <w:rPrChange w:id="4076" w:author="tao huang" w:date="2017-09-17T12:05:00Z">
              <w:rPr>
                <w:rFonts w:cs="Times New Roman"/>
                <w:noProof/>
                <w:color w:val="000000" w:themeColor="text1"/>
                <w:szCs w:val="24"/>
              </w:rPr>
            </w:rPrChange>
          </w:rPr>
          <w:fldChar w:fldCharType="separate"/>
        </w:r>
        <w:r w:rsidR="00780FE2" w:rsidRPr="00A60A57" w:rsidDel="001878AE">
          <w:rPr>
            <w:rFonts w:cs="Times New Roman"/>
            <w:noProof/>
            <w:color w:val="0D0D0D" w:themeColor="text1" w:themeTint="F2"/>
            <w:sz w:val="22"/>
            <w:rPrChange w:id="4077" w:author="tao huang" w:date="2017-09-17T12:05:00Z">
              <w:rPr>
                <w:rFonts w:cs="Times New Roman"/>
                <w:noProof/>
                <w:color w:val="000000" w:themeColor="text1"/>
                <w:szCs w:val="24"/>
              </w:rPr>
            </w:rPrChange>
          </w:rPr>
          <w:delText>Andrews 1993</w:delText>
        </w:r>
        <w:r w:rsidR="00192EBD" w:rsidRPr="00A60A57" w:rsidDel="001878AE">
          <w:rPr>
            <w:rFonts w:cs="Times New Roman"/>
            <w:noProof/>
            <w:color w:val="0D0D0D" w:themeColor="text1" w:themeTint="F2"/>
            <w:sz w:val="22"/>
            <w:rPrChange w:id="4078" w:author="tao huang" w:date="2017-09-17T12:05:00Z">
              <w:rPr>
                <w:rFonts w:cs="Times New Roman"/>
                <w:noProof/>
                <w:color w:val="000000" w:themeColor="text1"/>
                <w:szCs w:val="24"/>
              </w:rPr>
            </w:rPrChange>
          </w:rPr>
          <w:fldChar w:fldCharType="end"/>
        </w:r>
        <w:r w:rsidR="007309BB" w:rsidRPr="00A60A57" w:rsidDel="001878AE">
          <w:rPr>
            <w:rFonts w:cs="Times New Roman"/>
            <w:noProof/>
            <w:color w:val="0D0D0D" w:themeColor="text1" w:themeTint="F2"/>
            <w:sz w:val="22"/>
            <w:rPrChange w:id="4079" w:author="tao huang" w:date="2017-09-17T12:05:00Z">
              <w:rPr>
                <w:rFonts w:cs="Times New Roman"/>
                <w:noProof/>
                <w:color w:val="000000" w:themeColor="text1"/>
                <w:szCs w:val="24"/>
              </w:rPr>
            </w:rPrChange>
          </w:rPr>
          <w:delText xml:space="preserve">, </w:delText>
        </w:r>
        <w:r w:rsidR="00192EBD" w:rsidRPr="00A60A57" w:rsidDel="001878AE">
          <w:rPr>
            <w:color w:val="0D0D0D" w:themeColor="text1" w:themeTint="F2"/>
            <w:sz w:val="22"/>
            <w:rPrChange w:id="4080" w:author="tao huang" w:date="2017-09-17T12:05:00Z">
              <w:rPr/>
            </w:rPrChange>
          </w:rPr>
          <w:fldChar w:fldCharType="begin"/>
        </w:r>
        <w:r w:rsidR="00192EBD" w:rsidRPr="00A60A57" w:rsidDel="001878AE">
          <w:rPr>
            <w:color w:val="0D0D0D" w:themeColor="text1" w:themeTint="F2"/>
            <w:sz w:val="22"/>
            <w:rPrChange w:id="4081" w:author="tao huang" w:date="2017-09-17T12:05:00Z">
              <w:rPr/>
            </w:rPrChange>
          </w:rPr>
          <w:delInstrText xml:space="preserve"> HYPERLINK \l "_ENREF_4" \o "Andrews, 1994 #238" </w:delInstrText>
        </w:r>
        <w:r w:rsidR="00192EBD" w:rsidRPr="00A60A57" w:rsidDel="001878AE">
          <w:rPr>
            <w:color w:val="0D0D0D" w:themeColor="text1" w:themeTint="F2"/>
            <w:sz w:val="22"/>
            <w:rPrChange w:id="4082" w:author="tao huang" w:date="2017-09-17T12:05:00Z">
              <w:rPr>
                <w:rFonts w:cs="Times New Roman"/>
                <w:noProof/>
                <w:color w:val="000000" w:themeColor="text1"/>
                <w:szCs w:val="24"/>
              </w:rPr>
            </w:rPrChange>
          </w:rPr>
          <w:fldChar w:fldCharType="separate"/>
        </w:r>
        <w:r w:rsidR="00780FE2" w:rsidRPr="00A60A57" w:rsidDel="001878AE">
          <w:rPr>
            <w:rFonts w:cs="Times New Roman"/>
            <w:noProof/>
            <w:color w:val="0D0D0D" w:themeColor="text1" w:themeTint="F2"/>
            <w:sz w:val="22"/>
            <w:rPrChange w:id="4083" w:author="tao huang" w:date="2017-09-17T12:05:00Z">
              <w:rPr>
                <w:rFonts w:cs="Times New Roman"/>
                <w:noProof/>
                <w:color w:val="000000" w:themeColor="text1"/>
                <w:szCs w:val="24"/>
              </w:rPr>
            </w:rPrChange>
          </w:rPr>
          <w:delText>Andrews and Ploberger 1994</w:delText>
        </w:r>
        <w:r w:rsidR="00192EBD" w:rsidRPr="00A60A57" w:rsidDel="001878AE">
          <w:rPr>
            <w:rFonts w:cs="Times New Roman"/>
            <w:noProof/>
            <w:color w:val="0D0D0D" w:themeColor="text1" w:themeTint="F2"/>
            <w:sz w:val="22"/>
            <w:rPrChange w:id="4084" w:author="tao huang" w:date="2017-09-17T12:05:00Z">
              <w:rPr>
                <w:rFonts w:cs="Times New Roman"/>
                <w:noProof/>
                <w:color w:val="000000" w:themeColor="text1"/>
                <w:szCs w:val="24"/>
              </w:rPr>
            </w:rPrChange>
          </w:rPr>
          <w:fldChar w:fldCharType="end"/>
        </w:r>
        <w:r w:rsidR="007309BB" w:rsidRPr="00A60A57" w:rsidDel="001878AE">
          <w:rPr>
            <w:rFonts w:cs="Times New Roman"/>
            <w:noProof/>
            <w:color w:val="0D0D0D" w:themeColor="text1" w:themeTint="F2"/>
            <w:sz w:val="22"/>
            <w:rPrChange w:id="4085" w:author="tao huang" w:date="2017-09-17T12:05:00Z">
              <w:rPr>
                <w:rFonts w:cs="Times New Roman"/>
                <w:noProof/>
                <w:color w:val="000000" w:themeColor="text1"/>
                <w:szCs w:val="24"/>
              </w:rPr>
            </w:rPrChange>
          </w:rPr>
          <w:delText xml:space="preserve">, </w:delText>
        </w:r>
        <w:r w:rsidR="00192EBD" w:rsidRPr="00A60A57" w:rsidDel="001878AE">
          <w:rPr>
            <w:color w:val="0D0D0D" w:themeColor="text1" w:themeTint="F2"/>
            <w:sz w:val="22"/>
            <w:rPrChange w:id="4086" w:author="tao huang" w:date="2017-09-17T12:05:00Z">
              <w:rPr/>
            </w:rPrChange>
          </w:rPr>
          <w:fldChar w:fldCharType="begin"/>
        </w:r>
        <w:r w:rsidR="00192EBD" w:rsidRPr="00A60A57" w:rsidDel="001878AE">
          <w:rPr>
            <w:color w:val="0D0D0D" w:themeColor="text1" w:themeTint="F2"/>
            <w:sz w:val="22"/>
            <w:rPrChange w:id="4087" w:author="tao huang" w:date="2017-09-17T12:05:00Z">
              <w:rPr/>
            </w:rPrChange>
          </w:rPr>
          <w:delInstrText xml:space="preserve"> HYPERLINK \l "_ENREF_9" \o "Bai, 1998 #227" </w:delInstrText>
        </w:r>
        <w:r w:rsidR="00192EBD" w:rsidRPr="00A60A57" w:rsidDel="001878AE">
          <w:rPr>
            <w:color w:val="0D0D0D" w:themeColor="text1" w:themeTint="F2"/>
            <w:sz w:val="22"/>
            <w:rPrChange w:id="4088" w:author="tao huang" w:date="2017-09-17T12:05:00Z">
              <w:rPr>
                <w:rFonts w:cs="Times New Roman"/>
                <w:noProof/>
                <w:color w:val="000000" w:themeColor="text1"/>
                <w:szCs w:val="24"/>
              </w:rPr>
            </w:rPrChange>
          </w:rPr>
          <w:fldChar w:fldCharType="separate"/>
        </w:r>
        <w:r w:rsidR="00780FE2" w:rsidRPr="00A60A57" w:rsidDel="001878AE">
          <w:rPr>
            <w:rFonts w:cs="Times New Roman"/>
            <w:noProof/>
            <w:color w:val="0D0D0D" w:themeColor="text1" w:themeTint="F2"/>
            <w:sz w:val="22"/>
            <w:rPrChange w:id="4089" w:author="tao huang" w:date="2017-09-17T12:05:00Z">
              <w:rPr>
                <w:rFonts w:cs="Times New Roman"/>
                <w:noProof/>
                <w:color w:val="000000" w:themeColor="text1"/>
                <w:szCs w:val="24"/>
              </w:rPr>
            </w:rPrChange>
          </w:rPr>
          <w:delText>Bai and Perron 1998</w:delText>
        </w:r>
        <w:r w:rsidR="00192EBD" w:rsidRPr="00A60A57" w:rsidDel="001878AE">
          <w:rPr>
            <w:rFonts w:cs="Times New Roman"/>
            <w:noProof/>
            <w:color w:val="0D0D0D" w:themeColor="text1" w:themeTint="F2"/>
            <w:sz w:val="22"/>
            <w:rPrChange w:id="4090" w:author="tao huang" w:date="2017-09-17T12:05:00Z">
              <w:rPr>
                <w:rFonts w:cs="Times New Roman"/>
                <w:noProof/>
                <w:color w:val="000000" w:themeColor="text1"/>
                <w:szCs w:val="24"/>
              </w:rPr>
            </w:rPrChange>
          </w:rPr>
          <w:fldChar w:fldCharType="end"/>
        </w:r>
        <w:r w:rsidR="007309BB" w:rsidRPr="00A60A57" w:rsidDel="001878AE">
          <w:rPr>
            <w:rFonts w:cs="Times New Roman"/>
            <w:noProof/>
            <w:color w:val="0D0D0D" w:themeColor="text1" w:themeTint="F2"/>
            <w:sz w:val="22"/>
            <w:rPrChange w:id="4091" w:author="tao huang" w:date="2017-09-17T12:05:00Z">
              <w:rPr>
                <w:rFonts w:cs="Times New Roman"/>
                <w:noProof/>
                <w:color w:val="000000" w:themeColor="text1"/>
                <w:szCs w:val="24"/>
              </w:rPr>
            </w:rPrChange>
          </w:rPr>
          <w:delText xml:space="preserve">, </w:delText>
        </w:r>
        <w:r w:rsidR="00192EBD" w:rsidRPr="00A60A57" w:rsidDel="001878AE">
          <w:rPr>
            <w:color w:val="0D0D0D" w:themeColor="text1" w:themeTint="F2"/>
            <w:sz w:val="22"/>
            <w:rPrChange w:id="4092" w:author="tao huang" w:date="2017-09-17T12:05:00Z">
              <w:rPr/>
            </w:rPrChange>
          </w:rPr>
          <w:fldChar w:fldCharType="begin"/>
        </w:r>
        <w:r w:rsidR="00192EBD" w:rsidRPr="00A60A57" w:rsidDel="001878AE">
          <w:rPr>
            <w:color w:val="0D0D0D" w:themeColor="text1" w:themeTint="F2"/>
            <w:sz w:val="22"/>
            <w:rPrChange w:id="4093" w:author="tao huang" w:date="2017-09-17T12:05:00Z">
              <w:rPr/>
            </w:rPrChange>
          </w:rPr>
          <w:delInstrText xml:space="preserve"> HYPERLINK \l "_ENREF_10" \o "Bai, 2003 #657" </w:delInstrText>
        </w:r>
        <w:r w:rsidR="00192EBD" w:rsidRPr="00A60A57" w:rsidDel="001878AE">
          <w:rPr>
            <w:color w:val="0D0D0D" w:themeColor="text1" w:themeTint="F2"/>
            <w:sz w:val="22"/>
            <w:rPrChange w:id="4094" w:author="tao huang" w:date="2017-09-17T12:05:00Z">
              <w:rPr>
                <w:rFonts w:cs="Times New Roman"/>
                <w:noProof/>
                <w:color w:val="000000" w:themeColor="text1"/>
                <w:szCs w:val="24"/>
              </w:rPr>
            </w:rPrChange>
          </w:rPr>
          <w:fldChar w:fldCharType="separate"/>
        </w:r>
        <w:r w:rsidR="00780FE2" w:rsidRPr="00A60A57" w:rsidDel="001878AE">
          <w:rPr>
            <w:rFonts w:cs="Times New Roman"/>
            <w:noProof/>
            <w:color w:val="0D0D0D" w:themeColor="text1" w:themeTint="F2"/>
            <w:sz w:val="22"/>
            <w:rPrChange w:id="4095" w:author="tao huang" w:date="2017-09-17T12:05:00Z">
              <w:rPr>
                <w:rFonts w:cs="Times New Roman"/>
                <w:noProof/>
                <w:color w:val="000000" w:themeColor="text1"/>
                <w:szCs w:val="24"/>
              </w:rPr>
            </w:rPrChange>
          </w:rPr>
          <w:delText>Bai and Perron 2003</w:delText>
        </w:r>
        <w:r w:rsidR="00192EBD" w:rsidRPr="00A60A57" w:rsidDel="001878AE">
          <w:rPr>
            <w:rFonts w:cs="Times New Roman"/>
            <w:noProof/>
            <w:color w:val="0D0D0D" w:themeColor="text1" w:themeTint="F2"/>
            <w:sz w:val="22"/>
            <w:rPrChange w:id="4096" w:author="tao huang" w:date="2017-09-17T12:05:00Z">
              <w:rPr>
                <w:rFonts w:cs="Times New Roman"/>
                <w:noProof/>
                <w:color w:val="000000" w:themeColor="text1"/>
                <w:szCs w:val="24"/>
              </w:rPr>
            </w:rPrChange>
          </w:rPr>
          <w:fldChar w:fldCharType="end"/>
        </w:r>
        <w:r w:rsidR="007309BB" w:rsidRPr="00A60A57" w:rsidDel="001878AE">
          <w:rPr>
            <w:rFonts w:cs="Times New Roman"/>
            <w:noProof/>
            <w:color w:val="0D0D0D" w:themeColor="text1" w:themeTint="F2"/>
            <w:sz w:val="22"/>
            <w:rPrChange w:id="4097" w:author="tao huang" w:date="2017-09-17T12:05:00Z">
              <w:rPr>
                <w:rFonts w:cs="Times New Roman"/>
                <w:noProof/>
                <w:color w:val="000000" w:themeColor="text1"/>
                <w:szCs w:val="24"/>
              </w:rPr>
            </w:rPrChange>
          </w:rPr>
          <w:delText>)</w:delText>
        </w:r>
        <w:r w:rsidR="00EF0FA8" w:rsidRPr="00A60A57" w:rsidDel="001878AE">
          <w:rPr>
            <w:rFonts w:cs="Times New Roman"/>
            <w:color w:val="0D0D0D" w:themeColor="text1" w:themeTint="F2"/>
            <w:sz w:val="22"/>
            <w:rPrChange w:id="4098" w:author="tao huang" w:date="2017-09-17T12:05:00Z">
              <w:rPr>
                <w:rFonts w:cs="Times New Roman"/>
                <w:color w:val="000000" w:themeColor="text1"/>
                <w:szCs w:val="24"/>
              </w:rPr>
            </w:rPrChange>
          </w:rPr>
          <w:fldChar w:fldCharType="end"/>
        </w:r>
        <w:r w:rsidR="00787EAE" w:rsidRPr="00A60A57" w:rsidDel="001878AE">
          <w:rPr>
            <w:rFonts w:cs="Times New Roman"/>
            <w:color w:val="0D0D0D" w:themeColor="text1" w:themeTint="F2"/>
            <w:sz w:val="22"/>
            <w:rPrChange w:id="4099" w:author="tao huang" w:date="2017-09-17T12:05:00Z">
              <w:rPr>
                <w:rFonts w:cs="Times New Roman"/>
                <w:color w:val="000000" w:themeColor="text1"/>
                <w:szCs w:val="24"/>
              </w:rPr>
            </w:rPrChange>
          </w:rPr>
          <w:delText>.</w:delText>
        </w:r>
      </w:del>
    </w:p>
    <w:p w14:paraId="339489AC" w14:textId="7B70D7FB" w:rsidR="00F9198A" w:rsidRPr="00A60A57" w:rsidDel="001878AE" w:rsidRDefault="00E37EEF">
      <w:pPr>
        <w:spacing w:after="0" w:line="360" w:lineRule="auto"/>
        <w:rPr>
          <w:del w:id="4100" w:author="tao huang" w:date="2017-09-13T16:51:00Z"/>
          <w:rFonts w:cs="Times New Roman"/>
          <w:color w:val="0D0D0D" w:themeColor="text1" w:themeTint="F2"/>
          <w:sz w:val="22"/>
          <w:rPrChange w:id="4101" w:author="tao huang" w:date="2017-09-17T12:05:00Z">
            <w:rPr>
              <w:del w:id="4102" w:author="tao huang" w:date="2017-09-13T16:51:00Z"/>
              <w:rFonts w:cs="Times New Roman"/>
              <w:color w:val="000000" w:themeColor="text1"/>
              <w:szCs w:val="24"/>
            </w:rPr>
          </w:rPrChange>
        </w:rPr>
        <w:pPrChange w:id="4103" w:author="tao huang" w:date="2017-09-16T12:49:00Z">
          <w:pPr>
            <w:spacing w:after="0" w:line="360" w:lineRule="auto"/>
            <w:jc w:val="center"/>
          </w:pPr>
        </w:pPrChange>
      </w:pPr>
      <w:del w:id="4104" w:author="tao huang" w:date="2017-09-13T16:51:00Z">
        <w:r w:rsidRPr="00A60A57" w:rsidDel="001878AE">
          <w:rPr>
            <w:rFonts w:cs="Times New Roman"/>
            <w:color w:val="0D0D0D" w:themeColor="text1" w:themeTint="F2"/>
            <w:sz w:val="22"/>
            <w:rPrChange w:id="4105" w:author="tao huang" w:date="2017-09-17T12:05:00Z">
              <w:rPr>
                <w:rFonts w:cs="Times New Roman"/>
                <w:color w:val="000000" w:themeColor="text1"/>
                <w:szCs w:val="24"/>
              </w:rPr>
            </w:rPrChange>
          </w:rPr>
          <w:delText xml:space="preserve">Figure </w:delText>
        </w:r>
        <w:r w:rsidR="0098256B" w:rsidRPr="00A60A57" w:rsidDel="001878AE">
          <w:rPr>
            <w:rFonts w:cs="Times New Roman"/>
            <w:color w:val="0D0D0D" w:themeColor="text1" w:themeTint="F2"/>
            <w:sz w:val="22"/>
            <w:rPrChange w:id="4106" w:author="tao huang" w:date="2017-09-17T12:05:00Z">
              <w:rPr>
                <w:rFonts w:cs="Times New Roman"/>
                <w:color w:val="000000" w:themeColor="text1"/>
                <w:szCs w:val="24"/>
              </w:rPr>
            </w:rPrChange>
          </w:rPr>
          <w:delText>3</w:delText>
        </w:r>
        <w:r w:rsidR="00511119" w:rsidRPr="00A60A57" w:rsidDel="001878AE">
          <w:rPr>
            <w:rFonts w:cs="Times New Roman"/>
            <w:color w:val="0D0D0D" w:themeColor="text1" w:themeTint="F2"/>
            <w:sz w:val="22"/>
            <w:rPrChange w:id="4107" w:author="tao huang" w:date="2017-09-17T12:05:00Z">
              <w:rPr>
                <w:rFonts w:cs="Times New Roman"/>
                <w:color w:val="000000" w:themeColor="text1"/>
                <w:szCs w:val="24"/>
              </w:rPr>
            </w:rPrChange>
          </w:rPr>
          <w:tab/>
        </w:r>
        <w:r w:rsidR="00511119" w:rsidRPr="00A60A57" w:rsidDel="001878AE">
          <w:rPr>
            <w:rFonts w:cs="Times New Roman"/>
            <w:i/>
            <w:color w:val="0D0D0D" w:themeColor="text1" w:themeTint="F2"/>
            <w:sz w:val="22"/>
            <w:rPrChange w:id="4108" w:author="tao huang" w:date="2017-09-17T12:05:00Z">
              <w:rPr>
                <w:rFonts w:cs="Times New Roman"/>
                <w:i/>
                <w:color w:val="000000" w:themeColor="text1"/>
                <w:szCs w:val="24"/>
              </w:rPr>
            </w:rPrChange>
          </w:rPr>
          <w:delText>P</w:delText>
        </w:r>
        <w:r w:rsidR="00511119" w:rsidRPr="00A60A57" w:rsidDel="001878AE">
          <w:rPr>
            <w:rFonts w:cs="Times New Roman"/>
            <w:color w:val="0D0D0D" w:themeColor="text1" w:themeTint="F2"/>
            <w:sz w:val="22"/>
            <w:rPrChange w:id="4109" w:author="tao huang" w:date="2017-09-17T12:05:00Z">
              <w:rPr>
                <w:rFonts w:cs="Times New Roman"/>
                <w:color w:val="000000" w:themeColor="text1"/>
                <w:szCs w:val="24"/>
              </w:rPr>
            </w:rPrChange>
          </w:rPr>
          <w:delText xml:space="preserve">-values of the sequential Chow </w:delText>
        </w:r>
        <w:commentRangeStart w:id="4110"/>
        <w:commentRangeStart w:id="4111"/>
        <w:r w:rsidR="00511119" w:rsidRPr="00A60A57" w:rsidDel="001878AE">
          <w:rPr>
            <w:rFonts w:cs="Times New Roman"/>
            <w:color w:val="0D0D0D" w:themeColor="text1" w:themeTint="F2"/>
            <w:sz w:val="22"/>
            <w:rPrChange w:id="4112" w:author="tao huang" w:date="2017-09-17T12:05:00Z">
              <w:rPr>
                <w:rFonts w:cs="Times New Roman"/>
                <w:color w:val="000000" w:themeColor="text1"/>
                <w:szCs w:val="24"/>
              </w:rPr>
            </w:rPrChange>
          </w:rPr>
          <w:delText>test</w:delText>
        </w:r>
        <w:commentRangeEnd w:id="4110"/>
        <w:r w:rsidR="000764D5" w:rsidRPr="00A60A57" w:rsidDel="001878AE">
          <w:rPr>
            <w:rStyle w:val="CommentReference"/>
            <w:color w:val="0D0D0D" w:themeColor="text1" w:themeTint="F2"/>
            <w:sz w:val="22"/>
            <w:szCs w:val="22"/>
            <w:rPrChange w:id="4113" w:author="tao huang" w:date="2017-09-17T12:05:00Z">
              <w:rPr>
                <w:rStyle w:val="CommentReference"/>
              </w:rPr>
            </w:rPrChange>
          </w:rPr>
          <w:commentReference w:id="4110"/>
        </w:r>
        <w:commentRangeEnd w:id="4111"/>
        <w:r w:rsidR="00746FE9" w:rsidRPr="00A60A57" w:rsidDel="001878AE">
          <w:rPr>
            <w:rStyle w:val="CommentReference"/>
            <w:color w:val="0D0D0D" w:themeColor="text1" w:themeTint="F2"/>
            <w:sz w:val="22"/>
            <w:szCs w:val="22"/>
            <w:rPrChange w:id="4114" w:author="tao huang" w:date="2017-09-17T12:05:00Z">
              <w:rPr>
                <w:rStyle w:val="CommentReference"/>
              </w:rPr>
            </w:rPrChange>
          </w:rPr>
          <w:commentReference w:id="4111"/>
        </w:r>
      </w:del>
    </w:p>
    <w:p w14:paraId="6472659F" w14:textId="6EEBCF98" w:rsidR="00C943E7" w:rsidRPr="00A60A57" w:rsidDel="001878AE" w:rsidRDefault="00740868">
      <w:pPr>
        <w:spacing w:after="0" w:line="360" w:lineRule="auto"/>
        <w:rPr>
          <w:del w:id="4115" w:author="tao huang" w:date="2017-09-13T16:51:00Z"/>
          <w:rFonts w:cs="Times New Roman"/>
          <w:color w:val="0D0D0D" w:themeColor="text1" w:themeTint="F2"/>
          <w:sz w:val="22"/>
          <w:rPrChange w:id="4116" w:author="tao huang" w:date="2017-09-17T12:05:00Z">
            <w:rPr>
              <w:del w:id="4117" w:author="tao huang" w:date="2017-09-13T16:51:00Z"/>
              <w:rFonts w:cs="Times New Roman"/>
              <w:color w:val="000000" w:themeColor="text1"/>
              <w:szCs w:val="24"/>
            </w:rPr>
          </w:rPrChange>
        </w:rPr>
        <w:pPrChange w:id="4118" w:author="tao huang" w:date="2017-09-16T12:49:00Z">
          <w:pPr>
            <w:spacing w:after="0" w:line="360" w:lineRule="auto"/>
            <w:jc w:val="center"/>
          </w:pPr>
        </w:pPrChange>
      </w:pPr>
      <w:del w:id="4119" w:author="tao huang" w:date="2017-09-13T16:51:00Z">
        <w:r w:rsidRPr="00A60A57" w:rsidDel="001878AE">
          <w:rPr>
            <w:rFonts w:cs="Times New Roman"/>
            <w:noProof/>
            <w:color w:val="0D0D0D" w:themeColor="text1" w:themeTint="F2"/>
            <w:sz w:val="22"/>
            <w:lang w:eastAsia="en-GB"/>
            <w:rPrChange w:id="4120" w:author="tao huang" w:date="2017-09-17T12:05:00Z">
              <w:rPr>
                <w:rFonts w:cs="Times New Roman"/>
                <w:noProof/>
                <w:color w:val="000000" w:themeColor="text1"/>
                <w:szCs w:val="24"/>
                <w:lang w:eastAsia="en-GB"/>
              </w:rPr>
            </w:rPrChange>
          </w:rPr>
          <w:drawing>
            <wp:inline distT="0" distB="0" distL="0" distR="0" wp14:anchorId="46533616" wp14:editId="014EBC91">
              <wp:extent cx="4776038" cy="219075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14822" cy="2208540"/>
                      </a:xfrm>
                      <a:prstGeom prst="rect">
                        <a:avLst/>
                      </a:prstGeom>
                      <a:noFill/>
                    </pic:spPr>
                  </pic:pic>
                </a:graphicData>
              </a:graphic>
            </wp:inline>
          </w:drawing>
        </w:r>
      </w:del>
    </w:p>
    <w:p w14:paraId="13B1724F" w14:textId="6787FA6B" w:rsidR="00740868" w:rsidRPr="00A60A57" w:rsidDel="001878AE" w:rsidRDefault="00740868">
      <w:pPr>
        <w:spacing w:after="0" w:line="360" w:lineRule="auto"/>
        <w:rPr>
          <w:del w:id="4121" w:author="tao huang" w:date="2017-09-13T16:51:00Z"/>
          <w:rFonts w:cs="Times New Roman"/>
          <w:color w:val="0D0D0D" w:themeColor="text1" w:themeTint="F2"/>
          <w:sz w:val="22"/>
          <w:rPrChange w:id="4122" w:author="tao huang" w:date="2017-09-17T12:05:00Z">
            <w:rPr>
              <w:del w:id="4123" w:author="tao huang" w:date="2017-09-13T16:51:00Z"/>
              <w:rFonts w:cs="Times New Roman"/>
              <w:color w:val="000000" w:themeColor="text1"/>
              <w:szCs w:val="24"/>
            </w:rPr>
          </w:rPrChange>
        </w:rPr>
        <w:pPrChange w:id="4124" w:author="tao huang" w:date="2017-09-16T12:49:00Z">
          <w:pPr>
            <w:spacing w:after="0" w:line="360" w:lineRule="auto"/>
            <w:jc w:val="center"/>
          </w:pPr>
        </w:pPrChange>
      </w:pPr>
    </w:p>
    <w:p w14:paraId="197B099B" w14:textId="79684C05" w:rsidR="008344E3" w:rsidRPr="00A60A57" w:rsidDel="001878AE" w:rsidRDefault="0076742F">
      <w:pPr>
        <w:spacing w:after="0" w:line="360" w:lineRule="auto"/>
        <w:rPr>
          <w:del w:id="4125" w:author="tao huang" w:date="2017-09-13T16:51:00Z"/>
          <w:rFonts w:cs="Times New Roman"/>
          <w:color w:val="0D0D0D" w:themeColor="text1" w:themeTint="F2"/>
          <w:sz w:val="22"/>
          <w:rPrChange w:id="4126" w:author="tao huang" w:date="2017-09-17T12:05:00Z">
            <w:rPr>
              <w:del w:id="4127" w:author="tao huang" w:date="2017-09-13T16:51:00Z"/>
              <w:rFonts w:cs="Times New Roman"/>
              <w:color w:val="000000" w:themeColor="text1"/>
              <w:szCs w:val="24"/>
            </w:rPr>
          </w:rPrChange>
        </w:rPr>
      </w:pPr>
      <w:del w:id="4128" w:author="tao huang" w:date="2017-09-13T16:51:00Z">
        <w:r w:rsidRPr="00A60A57" w:rsidDel="001878AE">
          <w:rPr>
            <w:rFonts w:cs="Times New Roman"/>
            <w:color w:val="0D0D0D" w:themeColor="text1" w:themeTint="F2"/>
            <w:sz w:val="22"/>
            <w:rPrChange w:id="4129" w:author="tao huang" w:date="2017-09-17T12:05:00Z">
              <w:rPr>
                <w:rFonts w:cs="Times New Roman"/>
                <w:color w:val="000000" w:themeColor="text1"/>
                <w:szCs w:val="24"/>
              </w:rPr>
            </w:rPrChange>
          </w:rPr>
          <w:delText xml:space="preserve">In </w:delText>
        </w:r>
        <w:r w:rsidR="000F0D69" w:rsidRPr="00A60A57" w:rsidDel="001878AE">
          <w:rPr>
            <w:rFonts w:cs="Times New Roman"/>
            <w:color w:val="0D0D0D" w:themeColor="text1" w:themeTint="F2"/>
            <w:sz w:val="22"/>
            <w:rPrChange w:id="4130" w:author="tao huang" w:date="2017-09-17T12:05:00Z">
              <w:rPr>
                <w:rFonts w:cs="Times New Roman"/>
                <w:color w:val="000000" w:themeColor="text1"/>
                <w:szCs w:val="24"/>
              </w:rPr>
            </w:rPrChange>
          </w:rPr>
          <w:delText xml:space="preserve">the retailer context, </w:delText>
        </w:r>
        <w:r w:rsidRPr="00A60A57" w:rsidDel="001878AE">
          <w:rPr>
            <w:rFonts w:cs="Times New Roman"/>
            <w:color w:val="0D0D0D" w:themeColor="text1" w:themeTint="F2"/>
            <w:sz w:val="22"/>
            <w:rPrChange w:id="4131" w:author="tao huang" w:date="2017-09-17T12:05:00Z">
              <w:rPr>
                <w:rFonts w:cs="Times New Roman"/>
                <w:color w:val="000000" w:themeColor="text1"/>
                <w:szCs w:val="24"/>
              </w:rPr>
            </w:rPrChange>
          </w:rPr>
          <w:delText xml:space="preserve">sales data at SKU level </w:delText>
        </w:r>
        <w:r w:rsidR="000F0D69" w:rsidRPr="00A60A57" w:rsidDel="001878AE">
          <w:rPr>
            <w:rFonts w:cs="Times New Roman"/>
            <w:color w:val="0D0D0D" w:themeColor="text1" w:themeTint="F2"/>
            <w:sz w:val="22"/>
            <w:rPrChange w:id="4132" w:author="tao huang" w:date="2017-09-17T12:05:00Z">
              <w:rPr>
                <w:rFonts w:cs="Times New Roman"/>
                <w:color w:val="000000" w:themeColor="text1"/>
                <w:szCs w:val="24"/>
              </w:rPr>
            </w:rPrChange>
          </w:rPr>
          <w:delText xml:space="preserve">exhibit </w:delText>
        </w:r>
        <w:r w:rsidRPr="00A60A57" w:rsidDel="001878AE">
          <w:rPr>
            <w:rFonts w:cs="Times New Roman"/>
            <w:color w:val="0D0D0D" w:themeColor="text1" w:themeTint="F2"/>
            <w:sz w:val="22"/>
            <w:rPrChange w:id="4133" w:author="tao huang" w:date="2017-09-17T12:05:00Z">
              <w:rPr>
                <w:rFonts w:cs="Times New Roman"/>
                <w:color w:val="000000" w:themeColor="text1"/>
                <w:szCs w:val="24"/>
              </w:rPr>
            </w:rPrChange>
          </w:rPr>
          <w:delText>large variations, unexpected outliers</w:delText>
        </w:r>
        <w:r w:rsidR="000F0D69" w:rsidRPr="00A60A57" w:rsidDel="001878AE">
          <w:rPr>
            <w:rFonts w:cs="Times New Roman"/>
            <w:color w:val="0D0D0D" w:themeColor="text1" w:themeTint="F2"/>
            <w:sz w:val="22"/>
            <w:rPrChange w:id="4134" w:author="tao huang" w:date="2017-09-17T12:05:00Z">
              <w:rPr>
                <w:rFonts w:cs="Times New Roman"/>
                <w:color w:val="000000" w:themeColor="text1"/>
                <w:szCs w:val="24"/>
              </w:rPr>
            </w:rPrChange>
          </w:rPr>
          <w:delText>, and missing values</w:delText>
        </w:r>
        <w:r w:rsidR="00091F32" w:rsidRPr="00A60A57" w:rsidDel="001878AE">
          <w:rPr>
            <w:rFonts w:cs="Times New Roman"/>
            <w:color w:val="0D0D0D" w:themeColor="text1" w:themeTint="F2"/>
            <w:sz w:val="22"/>
            <w:rPrChange w:id="4135" w:author="tao huang" w:date="2017-09-17T12:05:00Z">
              <w:rPr>
                <w:rFonts w:cs="Times New Roman"/>
                <w:color w:val="000000" w:themeColor="text1"/>
                <w:szCs w:val="24"/>
              </w:rPr>
            </w:rPrChange>
          </w:rPr>
          <w:delText>, which makes the bias estimation exclusively based on the residual at the forecast origin unreliable</w:delText>
        </w:r>
        <w:r w:rsidRPr="00A60A57" w:rsidDel="001878AE">
          <w:rPr>
            <w:rFonts w:cs="Times New Roman"/>
            <w:color w:val="0D0D0D" w:themeColor="text1" w:themeTint="F2"/>
            <w:sz w:val="22"/>
            <w:rPrChange w:id="4136" w:author="tao huang" w:date="2017-09-17T12:05:00Z">
              <w:rPr>
                <w:rFonts w:cs="Times New Roman"/>
                <w:color w:val="000000" w:themeColor="text1"/>
                <w:szCs w:val="24"/>
              </w:rPr>
            </w:rPrChange>
          </w:rPr>
          <w:delText xml:space="preserve">. </w:delText>
        </w:r>
        <w:r w:rsidR="00091F32" w:rsidRPr="00A60A57" w:rsidDel="001878AE">
          <w:rPr>
            <w:rFonts w:cs="Times New Roman"/>
            <w:color w:val="0D0D0D" w:themeColor="text1" w:themeTint="F2"/>
            <w:sz w:val="22"/>
            <w:rPrChange w:id="4137" w:author="tao huang" w:date="2017-09-17T12:05:00Z">
              <w:rPr>
                <w:rFonts w:cs="Times New Roman"/>
                <w:color w:val="000000" w:themeColor="text1"/>
                <w:szCs w:val="24"/>
              </w:rPr>
            </w:rPrChange>
          </w:rPr>
          <w:delText>In this example</w:delText>
        </w:r>
        <w:r w:rsidR="000F0D69" w:rsidRPr="00A60A57" w:rsidDel="001878AE">
          <w:rPr>
            <w:rFonts w:cs="Times New Roman"/>
            <w:color w:val="0D0D0D" w:themeColor="text1" w:themeTint="F2"/>
            <w:sz w:val="22"/>
            <w:rPrChange w:id="4138" w:author="tao huang" w:date="2017-09-17T12:05:00Z">
              <w:rPr>
                <w:rFonts w:cs="Times New Roman"/>
                <w:color w:val="000000" w:themeColor="text1"/>
                <w:szCs w:val="24"/>
              </w:rPr>
            </w:rPrChange>
          </w:rPr>
          <w:delText xml:space="preserve">, we </w:delText>
        </w:r>
        <w:r w:rsidR="00A508EF" w:rsidRPr="00A60A57" w:rsidDel="001878AE">
          <w:rPr>
            <w:rFonts w:cs="Times New Roman"/>
            <w:color w:val="0D0D0D" w:themeColor="text1" w:themeTint="F2"/>
            <w:sz w:val="22"/>
            <w:rPrChange w:id="4139" w:author="tao huang" w:date="2017-09-17T12:05:00Z">
              <w:rPr>
                <w:rFonts w:cs="Times New Roman"/>
                <w:color w:val="000000" w:themeColor="text1"/>
                <w:szCs w:val="24"/>
              </w:rPr>
            </w:rPrChange>
          </w:rPr>
          <w:delText>estimate the forecast bias as</w:delText>
        </w:r>
        <w:r w:rsidR="00F9198A" w:rsidRPr="00A60A57" w:rsidDel="001878AE">
          <w:rPr>
            <w:rFonts w:cs="Times New Roman"/>
            <w:color w:val="0D0D0D" w:themeColor="text1" w:themeTint="F2"/>
            <w:sz w:val="22"/>
            <w:rPrChange w:id="4140" w:author="tao huang" w:date="2017-09-17T12:05:00Z">
              <w:rPr>
                <w:rFonts w:cs="Times New Roman"/>
                <w:color w:val="000000" w:themeColor="text1"/>
                <w:szCs w:val="24"/>
              </w:rPr>
            </w:rPrChange>
          </w:rPr>
          <w:delText xml:space="preserve"> the </w:delText>
        </w:r>
        <w:r w:rsidR="00A508EF" w:rsidRPr="00A60A57" w:rsidDel="001878AE">
          <w:rPr>
            <w:rFonts w:cs="Times New Roman"/>
            <w:color w:val="0D0D0D" w:themeColor="text1" w:themeTint="F2"/>
            <w:sz w:val="22"/>
            <w:rPrChange w:id="4141" w:author="tao huang" w:date="2017-09-17T12:05:00Z">
              <w:rPr>
                <w:rFonts w:cs="Times New Roman"/>
                <w:color w:val="000000" w:themeColor="text1"/>
                <w:szCs w:val="24"/>
              </w:rPr>
            </w:rPrChange>
          </w:rPr>
          <w:delText xml:space="preserve">average </w:delText>
        </w:r>
        <w:r w:rsidR="00B80B6C" w:rsidRPr="00A60A57" w:rsidDel="001878AE">
          <w:rPr>
            <w:rFonts w:cs="Times New Roman"/>
            <w:color w:val="0D0D0D" w:themeColor="text1" w:themeTint="F2"/>
            <w:sz w:val="22"/>
            <w:rPrChange w:id="4142" w:author="tao huang" w:date="2017-09-17T12:05:00Z">
              <w:rPr>
                <w:rFonts w:cs="Times New Roman"/>
                <w:color w:val="000000" w:themeColor="text1"/>
                <w:szCs w:val="24"/>
              </w:rPr>
            </w:rPrChange>
          </w:rPr>
          <w:delText xml:space="preserve">value </w:delText>
        </w:r>
        <w:r w:rsidR="00A508EF" w:rsidRPr="00A60A57" w:rsidDel="001878AE">
          <w:rPr>
            <w:rFonts w:cs="Times New Roman"/>
            <w:color w:val="0D0D0D" w:themeColor="text1" w:themeTint="F2"/>
            <w:sz w:val="22"/>
            <w:rPrChange w:id="4143" w:author="tao huang" w:date="2017-09-17T12:05:00Z">
              <w:rPr>
                <w:rFonts w:cs="Times New Roman"/>
                <w:color w:val="000000" w:themeColor="text1"/>
                <w:szCs w:val="24"/>
              </w:rPr>
            </w:rPrChange>
          </w:rPr>
          <w:delText xml:space="preserve">of the </w:delText>
        </w:r>
        <w:r w:rsidR="000F0D69" w:rsidRPr="00A60A57" w:rsidDel="001878AE">
          <w:rPr>
            <w:rFonts w:cs="Times New Roman"/>
            <w:color w:val="0D0D0D" w:themeColor="text1" w:themeTint="F2"/>
            <w:sz w:val="22"/>
            <w:rPrChange w:id="4144" w:author="tao huang" w:date="2017-09-17T12:05:00Z">
              <w:rPr>
                <w:rFonts w:cs="Times New Roman"/>
                <w:color w:val="000000" w:themeColor="text1"/>
                <w:szCs w:val="24"/>
              </w:rPr>
            </w:rPrChange>
          </w:rPr>
          <w:delText xml:space="preserve">four </w:delText>
        </w:r>
        <w:r w:rsidRPr="00A60A57" w:rsidDel="001878AE">
          <w:rPr>
            <w:rFonts w:cs="Times New Roman"/>
            <w:color w:val="0D0D0D" w:themeColor="text1" w:themeTint="F2"/>
            <w:sz w:val="22"/>
            <w:rPrChange w:id="4145" w:author="tao huang" w:date="2017-09-17T12:05:00Z">
              <w:rPr>
                <w:rFonts w:cs="Times New Roman"/>
                <w:color w:val="000000" w:themeColor="text1"/>
                <w:szCs w:val="24"/>
              </w:rPr>
            </w:rPrChange>
          </w:rPr>
          <w:delText>residuals</w:delText>
        </w:r>
        <w:r w:rsidR="00F9198A" w:rsidRPr="00A60A57" w:rsidDel="001878AE">
          <w:rPr>
            <w:rFonts w:cs="Times New Roman"/>
            <w:color w:val="0D0D0D" w:themeColor="text1" w:themeTint="F2"/>
            <w:sz w:val="22"/>
            <w:rPrChange w:id="4146" w:author="tao huang" w:date="2017-09-17T12:05:00Z">
              <w:rPr>
                <w:rFonts w:cs="Times New Roman"/>
                <w:color w:val="000000" w:themeColor="text1"/>
                <w:szCs w:val="24"/>
              </w:rPr>
            </w:rPrChange>
          </w:rPr>
          <w:delText xml:space="preserve"> </w:delText>
        </w:r>
        <w:r w:rsidR="000F0D69" w:rsidRPr="00A60A57" w:rsidDel="001878AE">
          <w:rPr>
            <w:rFonts w:cs="Times New Roman"/>
            <w:color w:val="0D0D0D" w:themeColor="text1" w:themeTint="F2"/>
            <w:sz w:val="22"/>
            <w:rPrChange w:id="4147" w:author="tao huang" w:date="2017-09-17T12:05:00Z">
              <w:rPr>
                <w:rFonts w:cs="Times New Roman"/>
                <w:color w:val="000000" w:themeColor="text1"/>
                <w:szCs w:val="24"/>
              </w:rPr>
            </w:rPrChange>
          </w:rPr>
          <w:delText>close to the forecast origin</w:delText>
        </w:r>
        <w:r w:rsidR="00F9198A" w:rsidRPr="00A60A57" w:rsidDel="001878AE">
          <w:rPr>
            <w:rFonts w:cs="Times New Roman"/>
            <w:color w:val="0D0D0D" w:themeColor="text1" w:themeTint="F2"/>
            <w:sz w:val="22"/>
            <w:rPrChange w:id="4148" w:author="tao huang" w:date="2017-09-17T12:05:00Z">
              <w:rPr>
                <w:rFonts w:cs="Times New Roman"/>
                <w:color w:val="000000" w:themeColor="text1"/>
                <w:szCs w:val="24"/>
              </w:rPr>
            </w:rPrChange>
          </w:rPr>
          <w:delText xml:space="preserve">. </w:delText>
        </w:r>
        <w:r w:rsidR="00A508EF" w:rsidRPr="00A60A57" w:rsidDel="001878AE">
          <w:rPr>
            <w:rFonts w:cs="Times New Roman"/>
            <w:color w:val="0D0D0D" w:themeColor="text1" w:themeTint="F2"/>
            <w:sz w:val="22"/>
            <w:rPrChange w:id="4149" w:author="tao huang" w:date="2017-09-17T12:05:00Z">
              <w:rPr>
                <w:rFonts w:cs="Times New Roman"/>
                <w:color w:val="000000" w:themeColor="text1"/>
                <w:szCs w:val="24"/>
              </w:rPr>
            </w:rPrChange>
          </w:rPr>
          <w:delText>e.g</w:delText>
        </w:r>
        <w:r w:rsidR="00F9198A" w:rsidRPr="00A60A57" w:rsidDel="001878AE">
          <w:rPr>
            <w:rFonts w:cs="Times New Roman"/>
            <w:color w:val="0D0D0D" w:themeColor="text1" w:themeTint="F2"/>
            <w:sz w:val="22"/>
            <w:rPrChange w:id="4150" w:author="tao huang" w:date="2017-09-17T12:05:00Z">
              <w:rPr>
                <w:rFonts w:cs="Times New Roman"/>
                <w:color w:val="000000" w:themeColor="text1"/>
                <w:szCs w:val="24"/>
              </w:rPr>
            </w:rPrChange>
          </w:rPr>
          <w:delText xml:space="preserve">., </w:delText>
        </w:r>
        <m:oMath>
          <m:sSub>
            <m:sSubPr>
              <m:ctrlPr>
                <w:rPr>
                  <w:rFonts w:ascii="Cambria Math" w:hAnsi="Cambria Math" w:cs="Times New Roman"/>
                  <w:color w:val="0D0D0D" w:themeColor="text1" w:themeTint="F2"/>
                  <w:sz w:val="22"/>
                  <w:rPrChange w:id="4151" w:author="tao huang" w:date="2017-09-17T12:05:00Z">
                    <w:rPr>
                      <w:rFonts w:ascii="Cambria Math" w:hAnsi="Cambria Math" w:cs="Times New Roman"/>
                      <w:color w:val="000000" w:themeColor="text1"/>
                      <w:sz w:val="22"/>
                    </w:rPr>
                  </w:rPrChange>
                </w:rPr>
              </m:ctrlPr>
            </m:sSubPr>
            <m:e>
              <m:acc>
                <m:accPr>
                  <m:ctrlPr>
                    <w:rPr>
                      <w:rFonts w:ascii="Cambria Math" w:hAnsi="Cambria Math" w:cs="Times New Roman"/>
                      <w:color w:val="0D0D0D" w:themeColor="text1" w:themeTint="F2"/>
                      <w:sz w:val="22"/>
                      <w:rPrChange w:id="4152" w:author="tao huang" w:date="2017-09-17T12:05:00Z">
                        <w:rPr>
                          <w:rFonts w:ascii="Cambria Math" w:hAnsi="Cambria Math" w:cs="Times New Roman"/>
                          <w:color w:val="000000" w:themeColor="text1"/>
                          <w:sz w:val="22"/>
                        </w:rPr>
                      </w:rPrChange>
                    </w:rPr>
                  </m:ctrlPr>
                </m:accPr>
                <m:e>
                  <m:r>
                    <m:rPr>
                      <m:sty m:val="p"/>
                    </m:rPr>
                    <w:rPr>
                      <w:rFonts w:ascii="Cambria Math" w:hAnsi="Cambria Math" w:cs="Times New Roman"/>
                      <w:color w:val="0D0D0D" w:themeColor="text1" w:themeTint="F2"/>
                      <w:sz w:val="22"/>
                      <w:rPrChange w:id="4153" w:author="tao huang" w:date="2017-09-17T12:05:00Z">
                        <w:rPr>
                          <w:rFonts w:ascii="Cambria Math" w:hAnsi="Cambria Math" w:cs="Times New Roman"/>
                          <w:color w:val="000000" w:themeColor="text1"/>
                          <w:szCs w:val="24"/>
                        </w:rPr>
                      </w:rPrChange>
                    </w:rPr>
                    <m:t>Bias</m:t>
                  </m:r>
                </m:e>
              </m:acc>
            </m:e>
            <m:sub>
              <m:r>
                <w:rPr>
                  <w:rFonts w:ascii="Cambria Math" w:hAnsi="Cambria Math" w:cs="Times New Roman"/>
                  <w:color w:val="0D0D0D" w:themeColor="text1" w:themeTint="F2"/>
                  <w:sz w:val="22"/>
                  <w:rPrChange w:id="4154" w:author="tao huang" w:date="2017-09-17T12:05:00Z">
                    <w:rPr>
                      <w:rFonts w:ascii="Cambria Math" w:hAnsi="Cambria Math" w:cs="Times New Roman"/>
                      <w:color w:val="000000" w:themeColor="text1"/>
                      <w:szCs w:val="24"/>
                    </w:rPr>
                  </w:rPrChange>
                </w:rPr>
                <m:t>IC</m:t>
              </m:r>
            </m:sub>
          </m:sSub>
          <m:r>
            <w:rPr>
              <w:rFonts w:ascii="Cambria Math" w:hAnsi="Cambria Math" w:cs="Times New Roman"/>
              <w:color w:val="0D0D0D" w:themeColor="text1" w:themeTint="F2"/>
              <w:sz w:val="22"/>
              <w:rPrChange w:id="4155" w:author="tao huang" w:date="2017-09-17T12:05:00Z">
                <w:rPr>
                  <w:rFonts w:ascii="Cambria Math" w:hAnsi="Cambria Math" w:cs="Times New Roman"/>
                  <w:color w:val="000000" w:themeColor="text1"/>
                  <w:szCs w:val="24"/>
                </w:rPr>
              </w:rPrChange>
            </w:rPr>
            <m:t>=</m:t>
          </m:r>
          <m:nary>
            <m:naryPr>
              <m:chr m:val="∑"/>
              <m:limLoc m:val="undOvr"/>
              <m:ctrlPr>
                <w:rPr>
                  <w:rFonts w:ascii="Cambria Math" w:hAnsi="Cambria Math" w:cs="Times New Roman"/>
                  <w:i/>
                  <w:color w:val="0D0D0D" w:themeColor="text1" w:themeTint="F2"/>
                  <w:sz w:val="22"/>
                  <w:rPrChange w:id="4156" w:author="tao huang" w:date="2017-09-17T12:05:00Z">
                    <w:rPr>
                      <w:rFonts w:ascii="Cambria Math" w:hAnsi="Cambria Math" w:cs="Times New Roman"/>
                      <w:i/>
                      <w:color w:val="000000" w:themeColor="text1"/>
                      <w:sz w:val="22"/>
                    </w:rPr>
                  </w:rPrChange>
                </w:rPr>
              </m:ctrlPr>
            </m:naryPr>
            <m:sub>
              <m:r>
                <w:rPr>
                  <w:rFonts w:ascii="Cambria Math" w:hAnsi="Cambria Math" w:cs="Times New Roman"/>
                  <w:color w:val="0D0D0D" w:themeColor="text1" w:themeTint="F2"/>
                  <w:sz w:val="22"/>
                  <w:rPrChange w:id="4157" w:author="tao huang" w:date="2017-09-17T12:05:00Z">
                    <w:rPr>
                      <w:rFonts w:ascii="Cambria Math" w:hAnsi="Cambria Math" w:cs="Times New Roman"/>
                      <w:color w:val="000000" w:themeColor="text1"/>
                      <w:szCs w:val="24"/>
                    </w:rPr>
                  </w:rPrChange>
                </w:rPr>
                <m:t>t=67</m:t>
              </m:r>
            </m:sub>
            <m:sup>
              <m:r>
                <w:rPr>
                  <w:rFonts w:ascii="Cambria Math" w:hAnsi="Cambria Math" w:cs="Times New Roman"/>
                  <w:color w:val="0D0D0D" w:themeColor="text1" w:themeTint="F2"/>
                  <w:sz w:val="22"/>
                  <w:rPrChange w:id="4158" w:author="tao huang" w:date="2017-09-17T12:05:00Z">
                    <w:rPr>
                      <w:rFonts w:ascii="Cambria Math" w:hAnsi="Cambria Math" w:cs="Times New Roman"/>
                      <w:color w:val="000000" w:themeColor="text1"/>
                      <w:szCs w:val="24"/>
                    </w:rPr>
                  </w:rPrChange>
                </w:rPr>
                <m:t>t=70</m:t>
              </m:r>
            </m:sup>
            <m:e>
              <m:r>
                <w:rPr>
                  <w:rFonts w:ascii="Cambria Math" w:hAnsi="Cambria Math" w:cs="Times New Roman"/>
                  <w:color w:val="0D0D0D" w:themeColor="text1" w:themeTint="F2"/>
                  <w:sz w:val="22"/>
                  <w:rPrChange w:id="4159" w:author="tao huang" w:date="2017-09-17T12:05:00Z">
                    <w:rPr>
                      <w:rFonts w:ascii="Cambria Math" w:hAnsi="Cambria Math" w:cs="Times New Roman"/>
                      <w:color w:val="000000" w:themeColor="text1"/>
                      <w:szCs w:val="24"/>
                    </w:rPr>
                  </w:rPrChange>
                </w:rPr>
                <m:t>(</m:t>
              </m:r>
              <m:f>
                <m:fPr>
                  <m:ctrlPr>
                    <w:rPr>
                      <w:rFonts w:ascii="Cambria Math" w:hAnsi="Cambria Math" w:cs="Times New Roman"/>
                      <w:i/>
                      <w:color w:val="0D0D0D" w:themeColor="text1" w:themeTint="F2"/>
                      <w:sz w:val="22"/>
                      <w:rPrChange w:id="4160" w:author="tao huang" w:date="2017-09-17T12:05:00Z">
                        <w:rPr>
                          <w:rFonts w:ascii="Cambria Math" w:hAnsi="Cambria Math" w:cs="Times New Roman"/>
                          <w:i/>
                          <w:color w:val="000000" w:themeColor="text1"/>
                          <w:sz w:val="22"/>
                        </w:rPr>
                      </w:rPrChange>
                    </w:rPr>
                  </m:ctrlPr>
                </m:fPr>
                <m:num>
                  <m:sSub>
                    <m:sSubPr>
                      <m:ctrlPr>
                        <w:rPr>
                          <w:rFonts w:ascii="Cambria Math" w:hAnsi="Cambria Math" w:cs="Times New Roman"/>
                          <w:i/>
                          <w:color w:val="0D0D0D" w:themeColor="text1" w:themeTint="F2"/>
                          <w:sz w:val="22"/>
                          <w:rPrChange w:id="4161" w:author="tao huang" w:date="2017-09-17T12:05:00Z">
                            <w:rPr>
                              <w:rFonts w:ascii="Cambria Math" w:hAnsi="Cambria Math" w:cs="Times New Roman"/>
                              <w:i/>
                              <w:color w:val="000000" w:themeColor="text1"/>
                              <w:sz w:val="22"/>
                            </w:rPr>
                          </w:rPrChange>
                        </w:rPr>
                      </m:ctrlPr>
                    </m:sSubPr>
                    <m:e>
                      <m:r>
                        <w:rPr>
                          <w:rFonts w:ascii="Cambria Math" w:hAnsi="Cambria Math" w:cs="Times New Roman"/>
                          <w:color w:val="0D0D0D" w:themeColor="text1" w:themeTint="F2"/>
                          <w:sz w:val="22"/>
                          <w:rPrChange w:id="4162" w:author="tao huang" w:date="2017-09-17T12:05:00Z">
                            <w:rPr>
                              <w:rFonts w:ascii="Cambria Math" w:hAnsi="Cambria Math" w:cs="Times New Roman"/>
                              <w:color w:val="000000" w:themeColor="text1"/>
                              <w:szCs w:val="24"/>
                            </w:rPr>
                          </w:rPrChange>
                        </w:rPr>
                        <m:t>y</m:t>
                      </m:r>
                    </m:e>
                    <m:sub>
                      <m:r>
                        <w:rPr>
                          <w:rFonts w:ascii="Cambria Math" w:hAnsi="Cambria Math" w:cs="Times New Roman"/>
                          <w:color w:val="0D0D0D" w:themeColor="text1" w:themeTint="F2"/>
                          <w:sz w:val="22"/>
                          <w:rPrChange w:id="4163" w:author="tao huang" w:date="2017-09-17T12:05:00Z">
                            <w:rPr>
                              <w:rFonts w:ascii="Cambria Math" w:hAnsi="Cambria Math" w:cs="Times New Roman"/>
                              <w:color w:val="000000" w:themeColor="text1"/>
                              <w:szCs w:val="24"/>
                            </w:rPr>
                          </w:rPrChange>
                        </w:rPr>
                        <m:t>t</m:t>
                      </m:r>
                    </m:sub>
                  </m:sSub>
                  <m:r>
                    <w:rPr>
                      <w:rFonts w:ascii="Cambria Math" w:hAnsi="Cambria Math" w:cs="Times New Roman"/>
                      <w:color w:val="0D0D0D" w:themeColor="text1" w:themeTint="F2"/>
                      <w:sz w:val="22"/>
                      <w:rPrChange w:id="4164" w:author="tao huang" w:date="2017-09-17T12:05:00Z">
                        <w:rPr>
                          <w:rFonts w:ascii="Cambria Math" w:hAnsi="Cambria Math" w:cs="Times New Roman"/>
                          <w:color w:val="000000" w:themeColor="text1"/>
                          <w:szCs w:val="24"/>
                        </w:rPr>
                      </w:rPrChange>
                    </w:rPr>
                    <m:t>-</m:t>
                  </m:r>
                  <m:sSub>
                    <m:sSubPr>
                      <m:ctrlPr>
                        <w:rPr>
                          <w:rFonts w:ascii="Cambria Math" w:hAnsi="Cambria Math" w:cs="Times New Roman"/>
                          <w:i/>
                          <w:color w:val="0D0D0D" w:themeColor="text1" w:themeTint="F2"/>
                          <w:sz w:val="22"/>
                          <w:rPrChange w:id="4165" w:author="tao huang" w:date="2017-09-17T12:05:00Z">
                            <w:rPr>
                              <w:rFonts w:ascii="Cambria Math" w:hAnsi="Cambria Math" w:cs="Times New Roman"/>
                              <w:i/>
                              <w:color w:val="000000" w:themeColor="text1"/>
                              <w:sz w:val="22"/>
                            </w:rPr>
                          </w:rPrChange>
                        </w:rPr>
                      </m:ctrlPr>
                    </m:sSubPr>
                    <m:e>
                      <m:acc>
                        <m:accPr>
                          <m:ctrlPr>
                            <w:rPr>
                              <w:rFonts w:ascii="Cambria Math" w:hAnsi="Cambria Math" w:cs="Times New Roman"/>
                              <w:i/>
                              <w:color w:val="0D0D0D" w:themeColor="text1" w:themeTint="F2"/>
                              <w:sz w:val="22"/>
                              <w:rPrChange w:id="4166" w:author="tao huang" w:date="2017-09-17T12:05:00Z">
                                <w:rPr>
                                  <w:rFonts w:ascii="Cambria Math" w:hAnsi="Cambria Math" w:cs="Times New Roman"/>
                                  <w:i/>
                                  <w:color w:val="000000" w:themeColor="text1"/>
                                  <w:sz w:val="22"/>
                                </w:rPr>
                              </w:rPrChange>
                            </w:rPr>
                          </m:ctrlPr>
                        </m:accPr>
                        <m:e>
                          <m:r>
                            <w:rPr>
                              <w:rFonts w:ascii="Cambria Math" w:hAnsi="Cambria Math" w:cs="Times New Roman"/>
                              <w:color w:val="0D0D0D" w:themeColor="text1" w:themeTint="F2"/>
                              <w:sz w:val="22"/>
                              <w:rPrChange w:id="4167" w:author="tao huang" w:date="2017-09-17T12:05:00Z">
                                <w:rPr>
                                  <w:rFonts w:ascii="Cambria Math" w:hAnsi="Cambria Math" w:cs="Times New Roman"/>
                                  <w:color w:val="000000" w:themeColor="text1"/>
                                  <w:szCs w:val="24"/>
                                </w:rPr>
                              </w:rPrChange>
                            </w:rPr>
                            <m:t>y</m:t>
                          </m:r>
                        </m:e>
                      </m:acc>
                    </m:e>
                    <m:sub>
                      <m:r>
                        <w:rPr>
                          <w:rFonts w:ascii="Cambria Math" w:hAnsi="Cambria Math" w:cs="Times New Roman"/>
                          <w:color w:val="0D0D0D" w:themeColor="text1" w:themeTint="F2"/>
                          <w:sz w:val="22"/>
                          <w:rPrChange w:id="4168" w:author="tao huang" w:date="2017-09-17T12:05:00Z">
                            <w:rPr>
                              <w:rFonts w:ascii="Cambria Math" w:hAnsi="Cambria Math" w:cs="Times New Roman"/>
                              <w:color w:val="000000" w:themeColor="text1"/>
                              <w:szCs w:val="24"/>
                            </w:rPr>
                          </w:rPrChange>
                        </w:rPr>
                        <m:t>t</m:t>
                      </m:r>
                    </m:sub>
                  </m:sSub>
                </m:num>
                <m:den>
                  <m:r>
                    <w:rPr>
                      <w:rFonts w:ascii="Cambria Math" w:hAnsi="Cambria Math" w:cs="Times New Roman"/>
                      <w:color w:val="0D0D0D" w:themeColor="text1" w:themeTint="F2"/>
                      <w:sz w:val="22"/>
                      <w:rPrChange w:id="4169" w:author="tao huang" w:date="2017-09-17T12:05:00Z">
                        <w:rPr>
                          <w:rFonts w:ascii="Cambria Math" w:hAnsi="Cambria Math" w:cs="Times New Roman"/>
                          <w:color w:val="000000" w:themeColor="text1"/>
                          <w:szCs w:val="24"/>
                        </w:rPr>
                      </w:rPrChange>
                    </w:rPr>
                    <m:t>4</m:t>
                  </m:r>
                </m:den>
              </m:f>
              <m:r>
                <w:rPr>
                  <w:rFonts w:ascii="Cambria Math" w:hAnsi="Cambria Math" w:cs="Times New Roman"/>
                  <w:color w:val="0D0D0D" w:themeColor="text1" w:themeTint="F2"/>
                  <w:sz w:val="22"/>
                  <w:rPrChange w:id="4170" w:author="tao huang" w:date="2017-09-17T12:05:00Z">
                    <w:rPr>
                      <w:rFonts w:ascii="Cambria Math" w:hAnsi="Cambria Math" w:cs="Times New Roman"/>
                      <w:color w:val="000000" w:themeColor="text1"/>
                      <w:szCs w:val="24"/>
                    </w:rPr>
                  </w:rPrChange>
                </w:rPr>
                <m:t>)</m:t>
              </m:r>
            </m:e>
          </m:nary>
        </m:oMath>
        <w:r w:rsidR="00B80B6C" w:rsidRPr="00A60A57" w:rsidDel="001878AE">
          <w:rPr>
            <w:rFonts w:cs="Times New Roman"/>
            <w:color w:val="0D0D0D" w:themeColor="text1" w:themeTint="F2"/>
            <w:sz w:val="22"/>
            <w:rPrChange w:id="4171" w:author="tao huang" w:date="2017-09-17T12:05:00Z">
              <w:rPr>
                <w:rFonts w:cs="Times New Roman"/>
                <w:color w:val="000000" w:themeColor="text1"/>
                <w:szCs w:val="24"/>
              </w:rPr>
            </w:rPrChange>
          </w:rPr>
          <w:delText xml:space="preserve">. We </w:delText>
        </w:r>
        <w:r w:rsidR="00181E1D" w:rsidRPr="00A60A57" w:rsidDel="001878AE">
          <w:rPr>
            <w:rFonts w:cs="Times New Roman"/>
            <w:color w:val="0D0D0D" w:themeColor="text1" w:themeTint="F2"/>
            <w:sz w:val="22"/>
            <w:rPrChange w:id="4172" w:author="tao huang" w:date="2017-09-17T12:05:00Z">
              <w:rPr>
                <w:rFonts w:cs="Times New Roman"/>
                <w:color w:val="000000" w:themeColor="text1"/>
                <w:szCs w:val="24"/>
              </w:rPr>
            </w:rPrChange>
          </w:rPr>
          <w:delText xml:space="preserve">obtain the final corrected </w:delText>
        </w:r>
        <w:r w:rsidR="00B80B6C" w:rsidRPr="00A60A57" w:rsidDel="001878AE">
          <w:rPr>
            <w:rFonts w:cs="Times New Roman"/>
            <w:color w:val="0D0D0D" w:themeColor="text1" w:themeTint="F2"/>
            <w:sz w:val="22"/>
            <w:rPrChange w:id="4173" w:author="tao huang" w:date="2017-09-17T12:05:00Z">
              <w:rPr>
                <w:rFonts w:cs="Times New Roman"/>
                <w:color w:val="000000" w:themeColor="text1"/>
                <w:szCs w:val="24"/>
              </w:rPr>
            </w:rPrChange>
          </w:rPr>
          <w:delText xml:space="preserve">forecasts as </w:delText>
        </w:r>
        <m:oMath>
          <m:sSub>
            <m:sSubPr>
              <m:ctrlPr>
                <w:rPr>
                  <w:rFonts w:ascii="Cambria Math" w:hAnsi="Cambria Math" w:cs="Times New Roman"/>
                  <w:i/>
                  <w:color w:val="0D0D0D" w:themeColor="text1" w:themeTint="F2"/>
                  <w:sz w:val="22"/>
                  <w:rPrChange w:id="4174" w:author="tao huang" w:date="2017-09-17T12:05:00Z">
                    <w:rPr>
                      <w:rFonts w:ascii="Cambria Math" w:hAnsi="Cambria Math" w:cs="Times New Roman"/>
                      <w:i/>
                      <w:color w:val="000000" w:themeColor="text1"/>
                      <w:sz w:val="22"/>
                    </w:rPr>
                  </w:rPrChange>
                </w:rPr>
              </m:ctrlPr>
            </m:sSubPr>
            <m:e>
              <m:acc>
                <m:accPr>
                  <m:ctrlPr>
                    <w:rPr>
                      <w:rFonts w:ascii="Cambria Math" w:hAnsi="Cambria Math" w:cs="Times New Roman"/>
                      <w:i/>
                      <w:color w:val="0D0D0D" w:themeColor="text1" w:themeTint="F2"/>
                      <w:sz w:val="22"/>
                      <w:rPrChange w:id="4175" w:author="tao huang" w:date="2017-09-17T12:05:00Z">
                        <w:rPr>
                          <w:rFonts w:ascii="Cambria Math" w:hAnsi="Cambria Math" w:cs="Times New Roman"/>
                          <w:i/>
                          <w:color w:val="000000" w:themeColor="text1"/>
                          <w:sz w:val="22"/>
                        </w:rPr>
                      </w:rPrChange>
                    </w:rPr>
                  </m:ctrlPr>
                </m:accPr>
                <m:e>
                  <m:r>
                    <w:rPr>
                      <w:rFonts w:ascii="Cambria Math" w:hAnsi="Cambria Math" w:cs="Times New Roman"/>
                      <w:color w:val="0D0D0D" w:themeColor="text1" w:themeTint="F2"/>
                      <w:sz w:val="22"/>
                      <w:rPrChange w:id="4176" w:author="tao huang" w:date="2017-09-17T12:05:00Z">
                        <w:rPr>
                          <w:rFonts w:ascii="Cambria Math" w:hAnsi="Cambria Math" w:cs="Times New Roman"/>
                          <w:color w:val="000000" w:themeColor="text1"/>
                          <w:szCs w:val="24"/>
                        </w:rPr>
                      </w:rPrChange>
                    </w:rPr>
                    <m:t>y</m:t>
                  </m:r>
                </m:e>
              </m:acc>
            </m:e>
            <m:sub>
              <m:r>
                <w:rPr>
                  <w:rFonts w:ascii="Cambria Math" w:hAnsi="Cambria Math" w:cs="Times New Roman"/>
                  <w:color w:val="0D0D0D" w:themeColor="text1" w:themeTint="F2"/>
                  <w:sz w:val="22"/>
                  <w:rPrChange w:id="4177" w:author="tao huang" w:date="2017-09-17T12:05:00Z">
                    <w:rPr>
                      <w:rFonts w:ascii="Cambria Math" w:hAnsi="Cambria Math" w:cs="Times New Roman"/>
                      <w:color w:val="000000" w:themeColor="text1"/>
                      <w:szCs w:val="24"/>
                    </w:rPr>
                  </w:rPrChange>
                </w:rPr>
                <m:t>IC, t+h</m:t>
              </m:r>
            </m:sub>
          </m:sSub>
          <m:r>
            <w:rPr>
              <w:rFonts w:ascii="Cambria Math" w:hAnsi="Cambria Math" w:cs="Times New Roman"/>
              <w:color w:val="0D0D0D" w:themeColor="text1" w:themeTint="F2"/>
              <w:sz w:val="22"/>
              <w:rPrChange w:id="4178" w:author="tao huang" w:date="2017-09-17T12:05:00Z">
                <w:rPr>
                  <w:rFonts w:ascii="Cambria Math" w:hAnsi="Cambria Math" w:cs="Times New Roman"/>
                  <w:color w:val="000000" w:themeColor="text1"/>
                  <w:szCs w:val="24"/>
                </w:rPr>
              </w:rPrChange>
            </w:rPr>
            <m:t>=</m:t>
          </m:r>
          <m:sSub>
            <m:sSubPr>
              <m:ctrlPr>
                <w:rPr>
                  <w:rFonts w:ascii="Cambria Math" w:hAnsi="Cambria Math" w:cs="Times New Roman"/>
                  <w:i/>
                  <w:color w:val="0D0D0D" w:themeColor="text1" w:themeTint="F2"/>
                  <w:sz w:val="22"/>
                  <w:rPrChange w:id="4179" w:author="tao huang" w:date="2017-09-17T12:05:00Z">
                    <w:rPr>
                      <w:rFonts w:ascii="Cambria Math" w:hAnsi="Cambria Math" w:cs="Times New Roman"/>
                      <w:i/>
                      <w:color w:val="000000" w:themeColor="text1"/>
                      <w:sz w:val="22"/>
                    </w:rPr>
                  </w:rPrChange>
                </w:rPr>
              </m:ctrlPr>
            </m:sSubPr>
            <m:e>
              <m:acc>
                <m:accPr>
                  <m:ctrlPr>
                    <w:rPr>
                      <w:rFonts w:ascii="Cambria Math" w:hAnsi="Cambria Math" w:cs="Times New Roman"/>
                      <w:i/>
                      <w:color w:val="0D0D0D" w:themeColor="text1" w:themeTint="F2"/>
                      <w:sz w:val="22"/>
                      <w:rPrChange w:id="4180" w:author="tao huang" w:date="2017-09-17T12:05:00Z">
                        <w:rPr>
                          <w:rFonts w:ascii="Cambria Math" w:hAnsi="Cambria Math" w:cs="Times New Roman"/>
                          <w:i/>
                          <w:color w:val="000000" w:themeColor="text1"/>
                          <w:sz w:val="22"/>
                        </w:rPr>
                      </w:rPrChange>
                    </w:rPr>
                  </m:ctrlPr>
                </m:accPr>
                <m:e>
                  <m:r>
                    <w:rPr>
                      <w:rFonts w:ascii="Cambria Math" w:hAnsi="Cambria Math" w:cs="Times New Roman"/>
                      <w:color w:val="0D0D0D" w:themeColor="text1" w:themeTint="F2"/>
                      <w:sz w:val="22"/>
                      <w:rPrChange w:id="4181" w:author="tao huang" w:date="2017-09-17T12:05:00Z">
                        <w:rPr>
                          <w:rFonts w:ascii="Cambria Math" w:hAnsi="Cambria Math" w:cs="Times New Roman"/>
                          <w:color w:val="000000" w:themeColor="text1"/>
                          <w:szCs w:val="24"/>
                        </w:rPr>
                      </w:rPrChange>
                    </w:rPr>
                    <m:t>y</m:t>
                  </m:r>
                </m:e>
              </m:acc>
            </m:e>
            <m:sub>
              <m:r>
                <w:rPr>
                  <w:rFonts w:ascii="Cambria Math" w:hAnsi="Cambria Math" w:cs="Times New Roman"/>
                  <w:color w:val="0D0D0D" w:themeColor="text1" w:themeTint="F2"/>
                  <w:sz w:val="22"/>
                  <w:rPrChange w:id="4182" w:author="tao huang" w:date="2017-09-17T12:05:00Z">
                    <w:rPr>
                      <w:rFonts w:ascii="Cambria Math" w:hAnsi="Cambria Math" w:cs="Times New Roman"/>
                      <w:color w:val="000000" w:themeColor="text1"/>
                      <w:szCs w:val="24"/>
                    </w:rPr>
                  </w:rPrChange>
                </w:rPr>
                <m:t>t+h</m:t>
              </m:r>
            </m:sub>
          </m:sSub>
          <m:r>
            <w:rPr>
              <w:rFonts w:ascii="Cambria Math" w:hAnsi="Cambria Math" w:cs="Times New Roman"/>
              <w:color w:val="0D0D0D" w:themeColor="text1" w:themeTint="F2"/>
              <w:sz w:val="22"/>
              <w:rPrChange w:id="4183" w:author="tao huang" w:date="2017-09-17T12:05:00Z">
                <w:rPr>
                  <w:rFonts w:ascii="Cambria Math" w:hAnsi="Cambria Math" w:cs="Times New Roman"/>
                  <w:color w:val="000000" w:themeColor="text1"/>
                  <w:szCs w:val="24"/>
                </w:rPr>
              </w:rPrChange>
            </w:rPr>
            <m:t>+</m:t>
          </m:r>
          <m:sSub>
            <m:sSubPr>
              <m:ctrlPr>
                <w:rPr>
                  <w:rFonts w:ascii="Cambria Math" w:hAnsi="Cambria Math" w:cs="Times New Roman"/>
                  <w:color w:val="0D0D0D" w:themeColor="text1" w:themeTint="F2"/>
                  <w:sz w:val="22"/>
                  <w:rPrChange w:id="4184" w:author="tao huang" w:date="2017-09-17T12:05:00Z">
                    <w:rPr>
                      <w:rFonts w:ascii="Cambria Math" w:hAnsi="Cambria Math" w:cs="Times New Roman"/>
                      <w:color w:val="000000" w:themeColor="text1"/>
                      <w:sz w:val="22"/>
                    </w:rPr>
                  </w:rPrChange>
                </w:rPr>
              </m:ctrlPr>
            </m:sSubPr>
            <m:e>
              <m:acc>
                <m:accPr>
                  <m:ctrlPr>
                    <w:rPr>
                      <w:rFonts w:ascii="Cambria Math" w:hAnsi="Cambria Math" w:cs="Times New Roman"/>
                      <w:color w:val="0D0D0D" w:themeColor="text1" w:themeTint="F2"/>
                      <w:sz w:val="22"/>
                      <w:rPrChange w:id="4185" w:author="tao huang" w:date="2017-09-17T12:05:00Z">
                        <w:rPr>
                          <w:rFonts w:ascii="Cambria Math" w:hAnsi="Cambria Math" w:cs="Times New Roman"/>
                          <w:color w:val="000000" w:themeColor="text1"/>
                          <w:sz w:val="22"/>
                        </w:rPr>
                      </w:rPrChange>
                    </w:rPr>
                  </m:ctrlPr>
                </m:accPr>
                <m:e>
                  <m:r>
                    <m:rPr>
                      <m:sty m:val="p"/>
                    </m:rPr>
                    <w:rPr>
                      <w:rFonts w:ascii="Cambria Math" w:hAnsi="Cambria Math" w:cs="Times New Roman"/>
                      <w:color w:val="0D0D0D" w:themeColor="text1" w:themeTint="F2"/>
                      <w:sz w:val="22"/>
                      <w:rPrChange w:id="4186" w:author="tao huang" w:date="2017-09-17T12:05:00Z">
                        <w:rPr>
                          <w:rFonts w:ascii="Cambria Math" w:hAnsi="Cambria Math" w:cs="Times New Roman"/>
                          <w:color w:val="000000" w:themeColor="text1"/>
                          <w:szCs w:val="24"/>
                        </w:rPr>
                      </w:rPrChange>
                    </w:rPr>
                    <m:t>Bias</m:t>
                  </m:r>
                </m:e>
              </m:acc>
            </m:e>
            <m:sub>
              <m:r>
                <w:rPr>
                  <w:rFonts w:ascii="Cambria Math" w:hAnsi="Cambria Math" w:cs="Times New Roman"/>
                  <w:color w:val="0D0D0D" w:themeColor="text1" w:themeTint="F2"/>
                  <w:sz w:val="22"/>
                  <w:rPrChange w:id="4187" w:author="tao huang" w:date="2017-09-17T12:05:00Z">
                    <w:rPr>
                      <w:rFonts w:ascii="Cambria Math" w:hAnsi="Cambria Math" w:cs="Times New Roman"/>
                      <w:color w:val="000000" w:themeColor="text1"/>
                      <w:szCs w:val="24"/>
                    </w:rPr>
                  </w:rPrChange>
                </w:rPr>
                <m:t>IC</m:t>
              </m:r>
            </m:sub>
          </m:sSub>
        </m:oMath>
        <w:r w:rsidR="002E62E6" w:rsidRPr="00A60A57" w:rsidDel="001878AE">
          <w:rPr>
            <w:rFonts w:cs="Times New Roman"/>
            <w:color w:val="0D0D0D" w:themeColor="text1" w:themeTint="F2"/>
            <w:sz w:val="22"/>
            <w:rPrChange w:id="4188" w:author="tao huang" w:date="2017-09-17T12:05:00Z">
              <w:rPr>
                <w:rFonts w:cs="Times New Roman"/>
                <w:color w:val="000000" w:themeColor="text1"/>
                <w:szCs w:val="24"/>
              </w:rPr>
            </w:rPrChange>
          </w:rPr>
          <w:delText xml:space="preserve">. </w:delText>
        </w:r>
        <w:r w:rsidR="00181E1D" w:rsidRPr="00A60A57" w:rsidDel="001878AE">
          <w:rPr>
            <w:rFonts w:cs="Times New Roman"/>
            <w:color w:val="0D0D0D" w:themeColor="text1" w:themeTint="F2"/>
            <w:sz w:val="22"/>
            <w:rPrChange w:id="4189" w:author="tao huang" w:date="2017-09-17T12:05:00Z">
              <w:rPr>
                <w:rFonts w:cs="Times New Roman"/>
                <w:color w:val="000000" w:themeColor="text1"/>
                <w:szCs w:val="24"/>
              </w:rPr>
            </w:rPrChange>
          </w:rPr>
          <w:delText xml:space="preserve">Figure </w:delText>
        </w:r>
        <w:r w:rsidR="00681A07" w:rsidRPr="00A60A57" w:rsidDel="001878AE">
          <w:rPr>
            <w:rFonts w:cs="Times New Roman"/>
            <w:color w:val="0D0D0D" w:themeColor="text1" w:themeTint="F2"/>
            <w:sz w:val="22"/>
            <w:rPrChange w:id="4190" w:author="tao huang" w:date="2017-09-17T12:05:00Z">
              <w:rPr>
                <w:rFonts w:cs="Times New Roman"/>
                <w:color w:val="000000" w:themeColor="text1"/>
                <w:szCs w:val="24"/>
              </w:rPr>
            </w:rPrChange>
          </w:rPr>
          <w:delText>4</w:delText>
        </w:r>
        <w:r w:rsidR="00181E1D" w:rsidRPr="00A60A57" w:rsidDel="001878AE">
          <w:rPr>
            <w:rFonts w:cs="Times New Roman"/>
            <w:color w:val="0D0D0D" w:themeColor="text1" w:themeTint="F2"/>
            <w:sz w:val="22"/>
            <w:rPrChange w:id="4191" w:author="tao huang" w:date="2017-09-17T12:05:00Z">
              <w:rPr>
                <w:rFonts w:cs="Times New Roman"/>
                <w:color w:val="000000" w:themeColor="text1"/>
                <w:szCs w:val="24"/>
              </w:rPr>
            </w:rPrChange>
          </w:rPr>
          <w:delText xml:space="preserve"> represents the predictions/forecasts using the black dashed line (e.g., </w:delText>
        </w:r>
        <w:r w:rsidR="00181E1D" w:rsidRPr="00A60A57" w:rsidDel="001878AE">
          <w:rPr>
            <w:rFonts w:cs="Times New Roman"/>
            <w:i/>
            <w:color w:val="0D0D0D" w:themeColor="text1" w:themeTint="F2"/>
            <w:sz w:val="22"/>
            <w:rPrChange w:id="4192" w:author="tao huang" w:date="2017-09-17T12:05:00Z">
              <w:rPr>
                <w:rFonts w:cs="Times New Roman"/>
                <w:i/>
                <w:color w:val="000000" w:themeColor="text1"/>
                <w:szCs w:val="24"/>
              </w:rPr>
            </w:rPrChange>
          </w:rPr>
          <w:delText>ybar_</w:delText>
        </w:r>
        <w:r w:rsidR="002E62E6" w:rsidRPr="00A60A57" w:rsidDel="001878AE">
          <w:rPr>
            <w:rFonts w:cs="Times New Roman"/>
            <w:i/>
            <w:color w:val="0D0D0D" w:themeColor="text1" w:themeTint="F2"/>
            <w:sz w:val="22"/>
            <w:rPrChange w:id="4193" w:author="tao huang" w:date="2017-09-17T12:05:00Z">
              <w:rPr>
                <w:rFonts w:cs="Times New Roman"/>
                <w:i/>
                <w:color w:val="000000" w:themeColor="text1"/>
                <w:szCs w:val="24"/>
              </w:rPr>
            </w:rPrChange>
          </w:rPr>
          <w:delText>IC</w:delText>
        </w:r>
        <w:r w:rsidR="00181E1D" w:rsidRPr="00A60A57" w:rsidDel="001878AE">
          <w:rPr>
            <w:rFonts w:cs="Times New Roman"/>
            <w:color w:val="0D0D0D" w:themeColor="text1" w:themeTint="F2"/>
            <w:sz w:val="22"/>
            <w:rPrChange w:id="4194" w:author="tao huang" w:date="2017-09-17T12:05:00Z">
              <w:rPr>
                <w:rFonts w:cs="Times New Roman"/>
                <w:color w:val="000000" w:themeColor="text1"/>
                <w:szCs w:val="24"/>
              </w:rPr>
            </w:rPrChange>
          </w:rPr>
          <w:delText>)</w:delText>
        </w:r>
        <w:r w:rsidR="00935840" w:rsidRPr="00A60A57" w:rsidDel="001878AE">
          <w:rPr>
            <w:rFonts w:cs="Times New Roman"/>
            <w:color w:val="0D0D0D" w:themeColor="text1" w:themeTint="F2"/>
            <w:sz w:val="22"/>
            <w:rPrChange w:id="4195" w:author="tao huang" w:date="2017-09-17T12:05:00Z">
              <w:rPr>
                <w:rFonts w:cs="Times New Roman"/>
                <w:color w:val="000000" w:themeColor="text1"/>
                <w:szCs w:val="24"/>
              </w:rPr>
            </w:rPrChange>
          </w:rPr>
          <w:delText>. Table 1 shows the forecasting performance of the intercept corrected model (e.g., with MAE= 0.</w:delText>
        </w:r>
        <w:r w:rsidR="002A48ED" w:rsidRPr="00A60A57" w:rsidDel="001878AE">
          <w:rPr>
            <w:rFonts w:cs="Times New Roman"/>
            <w:color w:val="0D0D0D" w:themeColor="text1" w:themeTint="F2"/>
            <w:sz w:val="22"/>
            <w:rPrChange w:id="4196" w:author="tao huang" w:date="2017-09-17T12:05:00Z">
              <w:rPr>
                <w:rFonts w:cs="Times New Roman"/>
                <w:color w:val="000000" w:themeColor="text1"/>
                <w:szCs w:val="24"/>
              </w:rPr>
            </w:rPrChange>
          </w:rPr>
          <w:delText>1</w:delText>
        </w:r>
        <w:r w:rsidR="00935840" w:rsidRPr="00A60A57" w:rsidDel="001878AE">
          <w:rPr>
            <w:rFonts w:cs="Times New Roman"/>
            <w:color w:val="0D0D0D" w:themeColor="text1" w:themeTint="F2"/>
            <w:sz w:val="22"/>
            <w:rPrChange w:id="4197" w:author="tao huang" w:date="2017-09-17T12:05:00Z">
              <w:rPr>
                <w:rFonts w:cs="Times New Roman"/>
                <w:color w:val="000000" w:themeColor="text1"/>
                <w:szCs w:val="24"/>
              </w:rPr>
            </w:rPrChange>
          </w:rPr>
          <w:delText xml:space="preserve">, </w:delText>
        </w:r>
        <w:r w:rsidR="00CA1CE5" w:rsidRPr="00A60A57" w:rsidDel="001878AE">
          <w:rPr>
            <w:rFonts w:cs="Times New Roman"/>
            <w:color w:val="0D0D0D" w:themeColor="text1" w:themeTint="F2"/>
            <w:sz w:val="22"/>
            <w:rPrChange w:id="4198" w:author="tao huang" w:date="2017-09-17T12:05:00Z">
              <w:rPr>
                <w:rFonts w:cs="Times New Roman"/>
                <w:color w:val="000000" w:themeColor="text1"/>
                <w:szCs w:val="24"/>
              </w:rPr>
            </w:rPrChange>
          </w:rPr>
          <w:delText>MSE= 0.01</w:delText>
        </w:r>
        <w:r w:rsidR="00935840" w:rsidRPr="00A60A57" w:rsidDel="001878AE">
          <w:rPr>
            <w:rFonts w:cs="Times New Roman"/>
            <w:color w:val="0D0D0D" w:themeColor="text1" w:themeTint="F2"/>
            <w:sz w:val="22"/>
            <w:rPrChange w:id="4199" w:author="tao huang" w:date="2017-09-17T12:05:00Z">
              <w:rPr>
                <w:rFonts w:cs="Times New Roman"/>
                <w:color w:val="000000" w:themeColor="text1"/>
                <w:szCs w:val="24"/>
              </w:rPr>
            </w:rPrChange>
          </w:rPr>
          <w:delText>, MAPE= 1.7%, and SMAPE= 1.8%).</w:delText>
        </w:r>
        <w:r w:rsidR="00542024" w:rsidRPr="00A60A57" w:rsidDel="001878AE">
          <w:rPr>
            <w:rFonts w:cs="Times New Roman"/>
            <w:color w:val="0D0D0D" w:themeColor="text1" w:themeTint="F2"/>
            <w:sz w:val="22"/>
            <w:rPrChange w:id="4200" w:author="tao huang" w:date="2017-09-17T12:05:00Z">
              <w:rPr>
                <w:rFonts w:cs="Times New Roman"/>
                <w:color w:val="000000" w:themeColor="text1"/>
                <w:szCs w:val="24"/>
              </w:rPr>
            </w:rPrChange>
          </w:rPr>
          <w:delText xml:space="preserve"> The intercept corrected model substantially outperforms the model</w:delText>
        </w:r>
        <w:r w:rsidR="008176AC" w:rsidRPr="00A60A57" w:rsidDel="001878AE">
          <w:rPr>
            <w:rFonts w:cs="Times New Roman"/>
            <w:color w:val="0D0D0D" w:themeColor="text1" w:themeTint="F2"/>
            <w:sz w:val="22"/>
            <w:rPrChange w:id="4201" w:author="tao huang" w:date="2017-09-17T12:05:00Z">
              <w:rPr>
                <w:rFonts w:cs="Times New Roman"/>
                <w:color w:val="000000" w:themeColor="text1"/>
                <w:szCs w:val="24"/>
              </w:rPr>
            </w:rPrChange>
          </w:rPr>
          <w:delText xml:space="preserve"> with the full data</w:delText>
        </w:r>
        <w:r w:rsidR="009E794D" w:rsidRPr="00A60A57" w:rsidDel="001878AE">
          <w:rPr>
            <w:rFonts w:cs="Times New Roman"/>
            <w:color w:val="0D0D0D" w:themeColor="text1" w:themeTint="F2"/>
            <w:sz w:val="22"/>
            <w:rPrChange w:id="4202" w:author="tao huang" w:date="2017-09-17T12:05:00Z">
              <w:rPr>
                <w:rFonts w:cs="Times New Roman"/>
                <w:color w:val="000000" w:themeColor="text1"/>
                <w:szCs w:val="24"/>
              </w:rPr>
            </w:rPrChange>
          </w:rPr>
          <w:delText>.</w:delText>
        </w:r>
      </w:del>
    </w:p>
    <w:p w14:paraId="202C4F09" w14:textId="5C4FB921" w:rsidR="00181E1D" w:rsidRPr="00A60A57" w:rsidDel="001878AE" w:rsidRDefault="00124036">
      <w:pPr>
        <w:spacing w:after="0" w:line="360" w:lineRule="auto"/>
        <w:rPr>
          <w:del w:id="4203" w:author="tao huang" w:date="2017-09-13T16:51:00Z"/>
          <w:rFonts w:cs="Times New Roman"/>
          <w:color w:val="0D0D0D" w:themeColor="text1" w:themeTint="F2"/>
          <w:sz w:val="22"/>
          <w:rPrChange w:id="4204" w:author="tao huang" w:date="2017-09-17T12:05:00Z">
            <w:rPr>
              <w:del w:id="4205" w:author="tao huang" w:date="2017-09-13T16:51:00Z"/>
              <w:rFonts w:cs="Times New Roman"/>
              <w:color w:val="000000" w:themeColor="text1"/>
              <w:szCs w:val="24"/>
            </w:rPr>
          </w:rPrChange>
        </w:rPr>
      </w:pPr>
      <w:del w:id="4206" w:author="tao huang" w:date="2017-09-13T16:51:00Z">
        <w:r w:rsidRPr="00A60A57" w:rsidDel="001878AE">
          <w:rPr>
            <w:rFonts w:cs="Times New Roman"/>
            <w:color w:val="0D0D0D" w:themeColor="text1" w:themeTint="F2"/>
            <w:sz w:val="22"/>
            <w:rPrChange w:id="4207" w:author="tao huang" w:date="2017-09-17T12:05:00Z">
              <w:rPr>
                <w:rFonts w:cs="Times New Roman"/>
                <w:color w:val="000000" w:themeColor="text1"/>
                <w:szCs w:val="24"/>
              </w:rPr>
            </w:rPrChange>
          </w:rPr>
          <w:delText xml:space="preserve"> </w:delText>
        </w:r>
        <w:r w:rsidRPr="00A60A57" w:rsidDel="001878AE">
          <w:rPr>
            <w:color w:val="0D0D0D" w:themeColor="text1" w:themeTint="F2"/>
            <w:sz w:val="22"/>
            <w:rPrChange w:id="4208" w:author="tao huang" w:date="2017-09-17T12:05:00Z">
              <w:rPr>
                <w:color w:val="000000" w:themeColor="text1"/>
              </w:rPr>
            </w:rPrChange>
          </w:rPr>
          <w:delText xml:space="preserve"> </w:delText>
        </w:r>
      </w:del>
    </w:p>
    <w:p w14:paraId="5EE0C9EF" w14:textId="73A1CEC0" w:rsidR="00F9198A" w:rsidRPr="00A60A57" w:rsidDel="001878AE" w:rsidRDefault="00BD0659">
      <w:pPr>
        <w:spacing w:after="0" w:line="360" w:lineRule="auto"/>
        <w:rPr>
          <w:del w:id="4209" w:author="tao huang" w:date="2017-09-13T16:51:00Z"/>
          <w:rFonts w:cs="Times New Roman"/>
          <w:color w:val="0D0D0D" w:themeColor="text1" w:themeTint="F2"/>
          <w:sz w:val="22"/>
          <w:rPrChange w:id="4210" w:author="tao huang" w:date="2017-09-17T12:05:00Z">
            <w:rPr>
              <w:del w:id="4211" w:author="tao huang" w:date="2017-09-13T16:51:00Z"/>
              <w:rFonts w:cs="Times New Roman"/>
              <w:color w:val="000000" w:themeColor="text1"/>
              <w:szCs w:val="24"/>
            </w:rPr>
          </w:rPrChange>
        </w:rPr>
      </w:pPr>
      <w:del w:id="4212" w:author="tao huang" w:date="2017-09-13T16:51:00Z">
        <w:r w:rsidRPr="00A60A57" w:rsidDel="001878AE">
          <w:rPr>
            <w:rFonts w:cs="Times New Roman"/>
            <w:color w:val="0D0D0D" w:themeColor="text1" w:themeTint="F2"/>
            <w:sz w:val="22"/>
            <w:rPrChange w:id="4213" w:author="tao huang" w:date="2017-09-17T12:05:00Z">
              <w:rPr>
                <w:rFonts w:cs="Times New Roman"/>
                <w:color w:val="000000" w:themeColor="text1"/>
                <w:szCs w:val="24"/>
              </w:rPr>
            </w:rPrChange>
          </w:rPr>
          <w:delText xml:space="preserve"> </w:delText>
        </w:r>
      </w:del>
    </w:p>
    <w:p w14:paraId="70AFC278" w14:textId="21858F37" w:rsidR="00F9198A" w:rsidRPr="00A60A57" w:rsidDel="001878AE" w:rsidRDefault="00F9198A">
      <w:pPr>
        <w:spacing w:after="0" w:line="360" w:lineRule="auto"/>
        <w:rPr>
          <w:del w:id="4214" w:author="tao huang" w:date="2017-09-13T16:51:00Z"/>
          <w:rFonts w:cs="Times New Roman"/>
          <w:color w:val="0D0D0D" w:themeColor="text1" w:themeTint="F2"/>
          <w:sz w:val="22"/>
          <w:rPrChange w:id="4215" w:author="tao huang" w:date="2017-09-17T12:05:00Z">
            <w:rPr>
              <w:del w:id="4216" w:author="tao huang" w:date="2017-09-13T16:51:00Z"/>
              <w:rFonts w:cs="Times New Roman"/>
              <w:color w:val="000000" w:themeColor="text1"/>
              <w:szCs w:val="24"/>
            </w:rPr>
          </w:rPrChange>
        </w:rPr>
      </w:pPr>
    </w:p>
    <w:p w14:paraId="21C45DF9" w14:textId="05B22FA7" w:rsidR="00124545" w:rsidRPr="00A60A57" w:rsidDel="001878AE" w:rsidRDefault="00124545">
      <w:pPr>
        <w:spacing w:after="0" w:line="360" w:lineRule="auto"/>
        <w:ind w:firstLine="720"/>
        <w:rPr>
          <w:del w:id="4217" w:author="tao huang" w:date="2017-09-13T16:51:00Z"/>
          <w:rFonts w:cs="Times New Roman"/>
          <w:color w:val="0D0D0D" w:themeColor="text1" w:themeTint="F2"/>
          <w:sz w:val="22"/>
          <w:rPrChange w:id="4218" w:author="tao huang" w:date="2017-09-17T12:05:00Z">
            <w:rPr>
              <w:del w:id="4219" w:author="tao huang" w:date="2017-09-13T16:51:00Z"/>
              <w:rFonts w:cs="Times New Roman"/>
              <w:color w:val="000000" w:themeColor="text1"/>
              <w:szCs w:val="24"/>
            </w:rPr>
          </w:rPrChange>
        </w:rPr>
        <w:pPrChange w:id="4220" w:author="tao huang" w:date="2017-09-16T12:49:00Z">
          <w:pPr>
            <w:spacing w:after="0" w:line="360" w:lineRule="auto"/>
            <w:ind w:firstLine="720"/>
            <w:jc w:val="center"/>
          </w:pPr>
        </w:pPrChange>
      </w:pPr>
      <w:del w:id="4221" w:author="tao huang" w:date="2017-09-13T16:51:00Z">
        <w:r w:rsidRPr="00A60A57" w:rsidDel="001878AE">
          <w:rPr>
            <w:rFonts w:cs="Times New Roman"/>
            <w:color w:val="0D0D0D" w:themeColor="text1" w:themeTint="F2"/>
            <w:sz w:val="22"/>
            <w:rPrChange w:id="4222" w:author="tao huang" w:date="2017-09-17T12:05:00Z">
              <w:rPr>
                <w:rFonts w:cs="Times New Roman"/>
                <w:color w:val="000000" w:themeColor="text1"/>
                <w:szCs w:val="24"/>
              </w:rPr>
            </w:rPrChange>
          </w:rPr>
          <w:delText xml:space="preserve">Figure </w:delText>
        </w:r>
        <w:r w:rsidR="00B23923" w:rsidRPr="00A60A57" w:rsidDel="001878AE">
          <w:rPr>
            <w:rFonts w:cs="Times New Roman"/>
            <w:color w:val="0D0D0D" w:themeColor="text1" w:themeTint="F2"/>
            <w:sz w:val="22"/>
            <w:rPrChange w:id="4223" w:author="tao huang" w:date="2017-09-17T12:05:00Z">
              <w:rPr>
                <w:rFonts w:cs="Times New Roman"/>
                <w:color w:val="000000" w:themeColor="text1"/>
                <w:szCs w:val="24"/>
              </w:rPr>
            </w:rPrChange>
          </w:rPr>
          <w:delText>4</w:delText>
        </w:r>
        <w:r w:rsidR="002E62E6" w:rsidRPr="00A60A57" w:rsidDel="001878AE">
          <w:rPr>
            <w:rFonts w:cs="Times New Roman"/>
            <w:color w:val="0D0D0D" w:themeColor="text1" w:themeTint="F2"/>
            <w:sz w:val="22"/>
            <w:rPrChange w:id="4224" w:author="tao huang" w:date="2017-09-17T12:05:00Z">
              <w:rPr>
                <w:rFonts w:cs="Times New Roman"/>
                <w:color w:val="000000" w:themeColor="text1"/>
                <w:szCs w:val="24"/>
              </w:rPr>
            </w:rPrChange>
          </w:rPr>
          <w:tab/>
        </w:r>
        <w:r w:rsidRPr="00A60A57" w:rsidDel="001878AE">
          <w:rPr>
            <w:rFonts w:cs="Times New Roman"/>
            <w:color w:val="0D0D0D" w:themeColor="text1" w:themeTint="F2"/>
            <w:sz w:val="22"/>
            <w:rPrChange w:id="4225" w:author="tao huang" w:date="2017-09-17T12:05:00Z">
              <w:rPr>
                <w:rFonts w:cs="Times New Roman"/>
                <w:color w:val="000000" w:themeColor="text1"/>
                <w:szCs w:val="24"/>
              </w:rPr>
            </w:rPrChange>
          </w:rPr>
          <w:delText xml:space="preserve">Simulated </w:delText>
        </w:r>
      </w:del>
      <w:ins w:id="4226" w:author="Soopramanien, Didier" w:date="2017-09-08T20:40:00Z">
        <w:del w:id="4227" w:author="tao huang" w:date="2017-09-13T16:51:00Z">
          <w:r w:rsidR="000764D5" w:rsidRPr="00A60A57" w:rsidDel="001878AE">
            <w:rPr>
              <w:rFonts w:cs="Times New Roman"/>
              <w:color w:val="0D0D0D" w:themeColor="text1" w:themeTint="F2"/>
              <w:sz w:val="22"/>
              <w:rPrChange w:id="4228" w:author="tao huang" w:date="2017-09-17T12:05:00Z">
                <w:rPr>
                  <w:rFonts w:cs="Times New Roman"/>
                  <w:color w:val="000000" w:themeColor="text1"/>
                  <w:szCs w:val="24"/>
                </w:rPr>
              </w:rPrChange>
            </w:rPr>
            <w:delText>S</w:delText>
          </w:r>
        </w:del>
      </w:ins>
      <w:del w:id="4229" w:author="tao huang" w:date="2017-09-13T16:51:00Z">
        <w:r w:rsidRPr="00A60A57" w:rsidDel="001878AE">
          <w:rPr>
            <w:rFonts w:cs="Times New Roman"/>
            <w:color w:val="0D0D0D" w:themeColor="text1" w:themeTint="F2"/>
            <w:sz w:val="22"/>
            <w:rPrChange w:id="4230" w:author="tao huang" w:date="2017-09-17T12:05:00Z">
              <w:rPr>
                <w:rFonts w:cs="Times New Roman"/>
                <w:color w:val="000000" w:themeColor="text1"/>
                <w:szCs w:val="24"/>
              </w:rPr>
            </w:rPrChange>
          </w:rPr>
          <w:delText>sales with a structural break: model with intercept correction</w:delText>
        </w:r>
      </w:del>
    </w:p>
    <w:p w14:paraId="0555CDFC" w14:textId="1FDACC2D" w:rsidR="00E37EEF" w:rsidRPr="00A60A57" w:rsidDel="001878AE" w:rsidRDefault="00E37EEF">
      <w:pPr>
        <w:spacing w:after="0" w:line="360" w:lineRule="auto"/>
        <w:rPr>
          <w:del w:id="4231" w:author="tao huang" w:date="2017-09-13T16:51:00Z"/>
          <w:rFonts w:cs="Times New Roman"/>
          <w:color w:val="0D0D0D" w:themeColor="text1" w:themeTint="F2"/>
          <w:sz w:val="22"/>
          <w:rPrChange w:id="4232" w:author="tao huang" w:date="2017-09-17T12:05:00Z">
            <w:rPr>
              <w:del w:id="4233" w:author="tao huang" w:date="2017-09-13T16:51:00Z"/>
              <w:rFonts w:cs="Times New Roman"/>
              <w:color w:val="000000" w:themeColor="text1"/>
              <w:szCs w:val="24"/>
            </w:rPr>
          </w:rPrChange>
        </w:rPr>
      </w:pPr>
    </w:p>
    <w:p w14:paraId="47CBFCAF" w14:textId="75438BE9" w:rsidR="00E37EEF" w:rsidRPr="00A60A57" w:rsidDel="00FA2EA7" w:rsidRDefault="001E0D79">
      <w:pPr>
        <w:spacing w:after="0" w:line="360" w:lineRule="auto"/>
        <w:rPr>
          <w:del w:id="4234" w:author="tao huang" w:date="2017-09-15T19:36:00Z"/>
          <w:rFonts w:cs="Times New Roman"/>
          <w:color w:val="0D0D0D" w:themeColor="text1" w:themeTint="F2"/>
          <w:sz w:val="22"/>
          <w:rPrChange w:id="4235" w:author="tao huang" w:date="2017-09-17T12:05:00Z">
            <w:rPr>
              <w:del w:id="4236" w:author="tao huang" w:date="2017-09-15T19:36:00Z"/>
              <w:rFonts w:cs="Times New Roman"/>
              <w:color w:val="000000" w:themeColor="text1"/>
              <w:szCs w:val="24"/>
            </w:rPr>
          </w:rPrChange>
        </w:rPr>
        <w:pPrChange w:id="4237" w:author="tao huang" w:date="2017-09-16T12:49:00Z">
          <w:pPr>
            <w:spacing w:after="0" w:line="360" w:lineRule="auto"/>
            <w:jc w:val="center"/>
          </w:pPr>
        </w:pPrChange>
      </w:pPr>
      <w:del w:id="4238" w:author="tao huang" w:date="2017-09-13T16:51:00Z">
        <w:r w:rsidRPr="00A60A57" w:rsidDel="001878AE">
          <w:rPr>
            <w:rFonts w:cs="Times New Roman"/>
            <w:noProof/>
            <w:color w:val="0D0D0D" w:themeColor="text1" w:themeTint="F2"/>
            <w:sz w:val="22"/>
            <w:lang w:eastAsia="en-GB"/>
            <w:rPrChange w:id="4239" w:author="tao huang" w:date="2017-09-17T12:05:00Z">
              <w:rPr>
                <w:rFonts w:cs="Times New Roman"/>
                <w:noProof/>
                <w:color w:val="000000" w:themeColor="text1"/>
                <w:szCs w:val="24"/>
                <w:lang w:eastAsia="en-GB"/>
              </w:rPr>
            </w:rPrChange>
          </w:rPr>
          <mc:AlternateContent>
            <mc:Choice Requires="wps">
              <w:drawing>
                <wp:anchor distT="0" distB="0" distL="114300" distR="114300" simplePos="0" relativeHeight="251731968" behindDoc="0" locked="0" layoutInCell="1" allowOverlap="1" wp14:anchorId="44A4C098" wp14:editId="7F7D70B7">
                  <wp:simplePos x="0" y="0"/>
                  <wp:positionH relativeFrom="column">
                    <wp:posOffset>1718310</wp:posOffset>
                  </wp:positionH>
                  <wp:positionV relativeFrom="paragraph">
                    <wp:posOffset>107950</wp:posOffset>
                  </wp:positionV>
                  <wp:extent cx="1350645" cy="1927225"/>
                  <wp:effectExtent l="0" t="0" r="20955" b="15875"/>
                  <wp:wrapNone/>
                  <wp:docPr id="51" name="Rectangle 51"/>
                  <wp:cNvGraphicFramePr/>
                  <a:graphic xmlns:a="http://schemas.openxmlformats.org/drawingml/2006/main">
                    <a:graphicData uri="http://schemas.microsoft.com/office/word/2010/wordprocessingShape">
                      <wps:wsp>
                        <wps:cNvSpPr/>
                        <wps:spPr>
                          <a:xfrm>
                            <a:off x="0" y="0"/>
                            <a:ext cx="1350645" cy="1927225"/>
                          </a:xfrm>
                          <a:prstGeom prst="rect">
                            <a:avLst/>
                          </a:prstGeom>
                          <a:solidFill>
                            <a:schemeClr val="accent6">
                              <a:lumMod val="60000"/>
                              <a:lumOff val="40000"/>
                              <a:alpha val="12941"/>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1462B381" id="Rectangle 51" o:spid="_x0000_s1026" style="position:absolute;margin-left:135.3pt;margin-top:8.5pt;width:106.35pt;height:151.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" fillcolor="#a8d08d [1945]" strokecolor="#1f4d78 [1604]" strokeweight="1pt">
                  <v:fill opacity="8481f"/>
                </v:rect>
              </w:pict>
            </mc:Fallback>
          </mc:AlternateContent>
        </w:r>
        <w:r w:rsidRPr="00A60A57" w:rsidDel="001878AE">
          <w:rPr>
            <w:rFonts w:cs="Times New Roman"/>
            <w:noProof/>
            <w:color w:val="0D0D0D" w:themeColor="text1" w:themeTint="F2"/>
            <w:sz w:val="22"/>
            <w:lang w:eastAsia="en-GB"/>
            <w:rPrChange w:id="4240" w:author="tao huang" w:date="2017-09-17T12:05:00Z">
              <w:rPr>
                <w:rFonts w:cs="Times New Roman"/>
                <w:noProof/>
                <w:color w:val="000000" w:themeColor="text1"/>
                <w:szCs w:val="24"/>
                <w:lang w:eastAsia="en-GB"/>
              </w:rPr>
            </w:rPrChange>
          </w:rPr>
          <mc:AlternateContent>
            <mc:Choice Requires="wps">
              <w:drawing>
                <wp:anchor distT="0" distB="0" distL="114300" distR="114300" simplePos="0" relativeHeight="251730944" behindDoc="0" locked="0" layoutInCell="1" allowOverlap="1" wp14:anchorId="0A5A1E8F" wp14:editId="3E531403">
                  <wp:simplePos x="0" y="0"/>
                  <wp:positionH relativeFrom="column">
                    <wp:posOffset>4441190</wp:posOffset>
                  </wp:positionH>
                  <wp:positionV relativeFrom="paragraph">
                    <wp:posOffset>107950</wp:posOffset>
                  </wp:positionV>
                  <wp:extent cx="1423035" cy="1914525"/>
                  <wp:effectExtent l="0" t="0" r="24765" b="28575"/>
                  <wp:wrapNone/>
                  <wp:docPr id="50" name="Rectangle 50"/>
                  <wp:cNvGraphicFramePr/>
                  <a:graphic xmlns:a="http://schemas.openxmlformats.org/drawingml/2006/main">
                    <a:graphicData uri="http://schemas.microsoft.com/office/word/2010/wordprocessingShape">
                      <wps:wsp>
                        <wps:cNvSpPr/>
                        <wps:spPr>
                          <a:xfrm>
                            <a:off x="0" y="0"/>
                            <a:ext cx="1423035" cy="1914525"/>
                          </a:xfrm>
                          <a:prstGeom prst="rect">
                            <a:avLst/>
                          </a:prstGeom>
                          <a:solidFill>
                            <a:srgbClr val="C00000">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06F91AE5" id="Rectangle 50" o:spid="_x0000_s1026" style="position:absolute;margin-left:349.7pt;margin-top:8.5pt;width:112.05pt;height:150.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" fillcolor="#c00000" strokecolor="#1f4d78 [1604]" strokeweight="1pt">
                  <v:fill opacity="8481f"/>
                </v:rect>
              </w:pict>
            </mc:Fallback>
          </mc:AlternateContent>
        </w:r>
        <w:r w:rsidRPr="00A60A57" w:rsidDel="001878AE">
          <w:rPr>
            <w:rFonts w:cs="Times New Roman"/>
            <w:noProof/>
            <w:color w:val="0D0D0D" w:themeColor="text1" w:themeTint="F2"/>
            <w:sz w:val="22"/>
            <w:lang w:eastAsia="en-GB"/>
            <w:rPrChange w:id="4241" w:author="tao huang" w:date="2017-09-17T12:05:00Z">
              <w:rPr>
                <w:rFonts w:cs="Times New Roman"/>
                <w:noProof/>
                <w:color w:val="000000" w:themeColor="text1"/>
                <w:szCs w:val="24"/>
                <w:lang w:eastAsia="en-GB"/>
              </w:rPr>
            </w:rPrChange>
          </w:rPr>
          <mc:AlternateContent>
            <mc:Choice Requires="wps">
              <w:drawing>
                <wp:anchor distT="0" distB="0" distL="114300" distR="114300" simplePos="0" relativeHeight="251729920" behindDoc="0" locked="0" layoutInCell="1" allowOverlap="1" wp14:anchorId="14339C8C" wp14:editId="1B095817">
                  <wp:simplePos x="0" y="0"/>
                  <wp:positionH relativeFrom="column">
                    <wp:posOffset>3068955</wp:posOffset>
                  </wp:positionH>
                  <wp:positionV relativeFrom="paragraph">
                    <wp:posOffset>107315</wp:posOffset>
                  </wp:positionV>
                  <wp:extent cx="1377950" cy="1927225"/>
                  <wp:effectExtent l="0" t="0" r="12700" b="15875"/>
                  <wp:wrapNone/>
                  <wp:docPr id="49" name="Rectangle 49"/>
                  <wp:cNvGraphicFramePr/>
                  <a:graphic xmlns:a="http://schemas.openxmlformats.org/drawingml/2006/main">
                    <a:graphicData uri="http://schemas.microsoft.com/office/word/2010/wordprocessingShape">
                      <wps:wsp>
                        <wps:cNvSpPr/>
                        <wps:spPr>
                          <a:xfrm>
                            <a:off x="0" y="0"/>
                            <a:ext cx="1377950" cy="1927225"/>
                          </a:xfrm>
                          <a:prstGeom prst="rect">
                            <a:avLst/>
                          </a:prstGeom>
                          <a:solidFill>
                            <a:srgbClr val="FFC000">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57A79880" id="Rectangle 49" o:spid="_x0000_s1026" style="position:absolute;margin-left:241.65pt;margin-top:8.45pt;width:108.5pt;height:151.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" fillcolor="#ffc000" strokecolor="#1f4d78 [1604]" strokeweight="1pt">
                  <v:fill opacity="8481f"/>
                </v:rect>
              </w:pict>
            </mc:Fallback>
          </mc:AlternateContent>
        </w:r>
        <w:r w:rsidRPr="00A60A57" w:rsidDel="001878AE">
          <w:rPr>
            <w:rFonts w:cs="Times New Roman"/>
            <w:noProof/>
            <w:color w:val="0D0D0D" w:themeColor="text1" w:themeTint="F2"/>
            <w:sz w:val="22"/>
            <w:lang w:eastAsia="en-GB"/>
            <w:rPrChange w:id="4242" w:author="tao huang" w:date="2017-09-17T12:05:00Z">
              <w:rPr>
                <w:rFonts w:cs="Times New Roman"/>
                <w:noProof/>
                <w:color w:val="000000" w:themeColor="text1"/>
                <w:szCs w:val="24"/>
                <w:lang w:eastAsia="en-GB"/>
              </w:rPr>
            </w:rPrChange>
          </w:rPr>
          <mc:AlternateContent>
            <mc:Choice Requires="wps">
              <w:drawing>
                <wp:anchor distT="0" distB="0" distL="114300" distR="114300" simplePos="0" relativeHeight="251728896" behindDoc="0" locked="0" layoutInCell="1" allowOverlap="1" wp14:anchorId="50852ACB" wp14:editId="1FC78FAE">
                  <wp:simplePos x="0" y="0"/>
                  <wp:positionH relativeFrom="column">
                    <wp:posOffset>420370</wp:posOffset>
                  </wp:positionH>
                  <wp:positionV relativeFrom="paragraph">
                    <wp:posOffset>102235</wp:posOffset>
                  </wp:positionV>
                  <wp:extent cx="1296670" cy="1921510"/>
                  <wp:effectExtent l="0" t="0" r="17780" b="21590"/>
                  <wp:wrapNone/>
                  <wp:docPr id="48" name="Rectangle 48"/>
                  <wp:cNvGraphicFramePr/>
                  <a:graphic xmlns:a="http://schemas.openxmlformats.org/drawingml/2006/main">
                    <a:graphicData uri="http://schemas.microsoft.com/office/word/2010/wordprocessingShape">
                      <wps:wsp>
                        <wps:cNvSpPr/>
                        <wps:spPr>
                          <a:xfrm>
                            <a:off x="0" y="0"/>
                            <a:ext cx="1296670" cy="1921510"/>
                          </a:xfrm>
                          <a:prstGeom prst="rect">
                            <a:avLst/>
                          </a:prstGeom>
                          <a:solidFill>
                            <a:srgbClr val="5B9BD5">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2D111391" id="Rectangle 48" o:spid="_x0000_s1026" style="position:absolute;margin-left:33.1pt;margin-top:8.05pt;width:102.1pt;height:151.3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" fillcolor="#5b9bd5" strokecolor="#1f4d78 [1604]" strokeweight="1pt">
                  <v:fill opacity="8481f"/>
                </v:rect>
              </w:pict>
            </mc:Fallback>
          </mc:AlternateContent>
        </w:r>
        <w:r w:rsidRPr="00A60A57" w:rsidDel="001878AE">
          <w:rPr>
            <w:rFonts w:cs="Times New Roman"/>
            <w:noProof/>
            <w:color w:val="0D0D0D" w:themeColor="text1" w:themeTint="F2"/>
            <w:sz w:val="22"/>
            <w:lang w:eastAsia="en-GB"/>
            <w:rPrChange w:id="4243" w:author="tao huang" w:date="2017-09-17T12:05:00Z">
              <w:rPr>
                <w:rFonts w:cs="Times New Roman"/>
                <w:noProof/>
                <w:color w:val="000000" w:themeColor="text1"/>
                <w:szCs w:val="24"/>
                <w:lang w:eastAsia="en-GB"/>
              </w:rPr>
            </w:rPrChange>
          </w:rPr>
          <w:drawing>
            <wp:inline distT="0" distB="0" distL="0" distR="0" wp14:anchorId="45DFC932" wp14:editId="35366BD7">
              <wp:extent cx="6266961" cy="2447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15464" cy="2466871"/>
                      </a:xfrm>
                      <a:prstGeom prst="rect">
                        <a:avLst/>
                      </a:prstGeom>
                      <a:noFill/>
                    </pic:spPr>
                  </pic:pic>
                </a:graphicData>
              </a:graphic>
            </wp:inline>
          </w:drawing>
        </w:r>
      </w:del>
    </w:p>
    <w:p w14:paraId="77A9B1FE" w14:textId="2EB35CB9" w:rsidR="00391113" w:rsidRPr="00A60A57" w:rsidDel="00B04DCB" w:rsidRDefault="004C740D">
      <w:pPr>
        <w:spacing w:after="0" w:line="360" w:lineRule="auto"/>
        <w:rPr>
          <w:del w:id="4244" w:author="tao huang" w:date="2017-09-15T19:37:00Z"/>
          <w:rFonts w:cs="Times New Roman"/>
          <w:color w:val="0D0D0D" w:themeColor="text1" w:themeTint="F2"/>
          <w:sz w:val="22"/>
          <w:rPrChange w:id="4245" w:author="tao huang" w:date="2017-09-17T12:05:00Z">
            <w:rPr>
              <w:del w:id="4246" w:author="tao huang" w:date="2017-09-15T19:37:00Z"/>
              <w:rFonts w:cs="Times New Roman"/>
              <w:color w:val="000000" w:themeColor="text1"/>
              <w:szCs w:val="24"/>
            </w:rPr>
          </w:rPrChange>
        </w:rPr>
      </w:pPr>
      <w:del w:id="4247" w:author="tao huang" w:date="2017-09-15T19:37:00Z">
        <w:r w:rsidRPr="00A60A57" w:rsidDel="00B04DCB">
          <w:rPr>
            <w:rFonts w:cs="Times New Roman"/>
            <w:color w:val="0D0D0D" w:themeColor="text1" w:themeTint="F2"/>
            <w:sz w:val="22"/>
            <w:rPrChange w:id="4248" w:author="tao huang" w:date="2017-09-17T12:05:00Z">
              <w:rPr>
                <w:rFonts w:cs="Times New Roman"/>
                <w:color w:val="000000" w:themeColor="text1"/>
                <w:szCs w:val="24"/>
              </w:rPr>
            </w:rPrChange>
          </w:rPr>
          <w:delText xml:space="preserve"> </w:delText>
        </w:r>
      </w:del>
    </w:p>
    <w:p w14:paraId="441E571B" w14:textId="77777777" w:rsidR="005916F1" w:rsidRPr="00A60A57" w:rsidRDefault="005916F1">
      <w:pPr>
        <w:spacing w:after="0" w:line="360" w:lineRule="auto"/>
        <w:rPr>
          <w:rFonts w:cs="Times New Roman"/>
          <w:color w:val="0D0D0D" w:themeColor="text1" w:themeTint="F2"/>
          <w:sz w:val="22"/>
          <w:rPrChange w:id="4249" w:author="tao huang" w:date="2017-09-17T12:05:00Z">
            <w:rPr>
              <w:rFonts w:cs="Times New Roman"/>
              <w:color w:val="000000" w:themeColor="text1"/>
              <w:szCs w:val="24"/>
            </w:rPr>
          </w:rPrChange>
        </w:rPr>
      </w:pPr>
    </w:p>
    <w:p w14:paraId="5B008E22" w14:textId="77777777" w:rsidR="00161F05" w:rsidRPr="00A60A57" w:rsidRDefault="002A6940">
      <w:pPr>
        <w:spacing w:after="0" w:line="360" w:lineRule="auto"/>
        <w:rPr>
          <w:rFonts w:cs="Times New Roman"/>
          <w:color w:val="0D0D0D" w:themeColor="text1" w:themeTint="F2"/>
          <w:sz w:val="22"/>
          <w:rPrChange w:id="4250" w:author="tao huang" w:date="2017-09-17T12:05:00Z">
            <w:rPr>
              <w:rFonts w:cs="Times New Roman"/>
              <w:color w:val="000000" w:themeColor="text1"/>
              <w:szCs w:val="24"/>
            </w:rPr>
          </w:rPrChange>
        </w:rPr>
      </w:pPr>
      <w:r w:rsidRPr="00A60A57">
        <w:rPr>
          <w:rFonts w:cs="Times New Roman"/>
          <w:color w:val="0D0D0D" w:themeColor="text1" w:themeTint="F2"/>
          <w:sz w:val="22"/>
          <w:rPrChange w:id="4251" w:author="tao huang" w:date="2017-09-17T12:05:00Z">
            <w:rPr>
              <w:rFonts w:cs="Times New Roman"/>
              <w:color w:val="000000" w:themeColor="text1"/>
              <w:szCs w:val="24"/>
            </w:rPr>
          </w:rPrChange>
        </w:rPr>
        <w:t>4.2</w:t>
      </w:r>
      <w:r w:rsidRPr="00A60A57">
        <w:rPr>
          <w:rFonts w:cs="Times New Roman"/>
          <w:color w:val="0D0D0D" w:themeColor="text1" w:themeTint="F2"/>
          <w:sz w:val="22"/>
          <w:rPrChange w:id="4252" w:author="tao huang" w:date="2017-09-17T12:05:00Z">
            <w:rPr>
              <w:rFonts w:cs="Times New Roman"/>
              <w:color w:val="000000" w:themeColor="text1"/>
              <w:szCs w:val="24"/>
            </w:rPr>
          </w:rPrChange>
        </w:rPr>
        <w:tab/>
      </w:r>
      <w:r w:rsidR="00BC5F3F" w:rsidRPr="00A60A57">
        <w:rPr>
          <w:rFonts w:cs="Times New Roman"/>
          <w:color w:val="0D0D0D" w:themeColor="text1" w:themeTint="F2"/>
          <w:sz w:val="22"/>
          <w:rPrChange w:id="4253" w:author="tao huang" w:date="2017-09-17T12:05:00Z">
            <w:rPr>
              <w:rFonts w:cs="Times New Roman"/>
              <w:color w:val="000000" w:themeColor="text1"/>
              <w:szCs w:val="24"/>
            </w:rPr>
          </w:rPrChange>
        </w:rPr>
        <w:t xml:space="preserve">The </w:t>
      </w:r>
      <w:r w:rsidR="00855EFA" w:rsidRPr="00A60A57">
        <w:rPr>
          <w:rFonts w:cs="Times New Roman"/>
          <w:color w:val="0D0D0D" w:themeColor="text1" w:themeTint="F2"/>
          <w:sz w:val="22"/>
          <w:rPrChange w:id="4254" w:author="tao huang" w:date="2017-09-17T12:05:00Z">
            <w:rPr>
              <w:rFonts w:cs="Times New Roman"/>
              <w:color w:val="000000" w:themeColor="text1"/>
              <w:szCs w:val="24"/>
            </w:rPr>
          </w:rPrChange>
        </w:rPr>
        <w:t xml:space="preserve">Estimation </w:t>
      </w:r>
      <w:r w:rsidR="00BC5F3F" w:rsidRPr="00A60A57">
        <w:rPr>
          <w:rFonts w:cs="Times New Roman"/>
          <w:color w:val="0D0D0D" w:themeColor="text1" w:themeTint="F2"/>
          <w:sz w:val="22"/>
          <w:rPrChange w:id="4255" w:author="tao huang" w:date="2017-09-17T12:05:00Z">
            <w:rPr>
              <w:rFonts w:cs="Times New Roman"/>
              <w:color w:val="000000" w:themeColor="text1"/>
              <w:szCs w:val="24"/>
            </w:rPr>
          </w:rPrChange>
        </w:rPr>
        <w:t>W</w:t>
      </w:r>
      <w:r w:rsidR="00855EFA" w:rsidRPr="00A60A57">
        <w:rPr>
          <w:rFonts w:cs="Times New Roman"/>
          <w:color w:val="0D0D0D" w:themeColor="text1" w:themeTint="F2"/>
          <w:sz w:val="22"/>
          <w:rPrChange w:id="4256" w:author="tao huang" w:date="2017-09-17T12:05:00Z">
            <w:rPr>
              <w:rFonts w:cs="Times New Roman"/>
              <w:color w:val="000000" w:themeColor="text1"/>
              <w:szCs w:val="24"/>
            </w:rPr>
          </w:rPrChange>
        </w:rPr>
        <w:t xml:space="preserve">indow </w:t>
      </w:r>
      <w:r w:rsidR="00BC5F3F" w:rsidRPr="00A60A57">
        <w:rPr>
          <w:rFonts w:cs="Times New Roman"/>
          <w:color w:val="0D0D0D" w:themeColor="text1" w:themeTint="F2"/>
          <w:sz w:val="22"/>
          <w:rPrChange w:id="4257" w:author="tao huang" w:date="2017-09-17T12:05:00Z">
            <w:rPr>
              <w:rFonts w:cs="Times New Roman"/>
              <w:color w:val="000000" w:themeColor="text1"/>
              <w:szCs w:val="24"/>
            </w:rPr>
          </w:rPrChange>
        </w:rPr>
        <w:t>C</w:t>
      </w:r>
      <w:r w:rsidR="00855EFA" w:rsidRPr="00A60A57">
        <w:rPr>
          <w:rFonts w:cs="Times New Roman"/>
          <w:color w:val="0D0D0D" w:themeColor="text1" w:themeTint="F2"/>
          <w:sz w:val="22"/>
          <w:rPrChange w:id="4258" w:author="tao huang" w:date="2017-09-17T12:05:00Z">
            <w:rPr>
              <w:rFonts w:cs="Times New Roman"/>
              <w:color w:val="000000" w:themeColor="text1"/>
              <w:szCs w:val="24"/>
            </w:rPr>
          </w:rPrChange>
        </w:rPr>
        <w:t>ombining</w:t>
      </w:r>
      <w:r w:rsidR="00BC5F3F" w:rsidRPr="00A60A57">
        <w:rPr>
          <w:rFonts w:cs="Times New Roman"/>
          <w:color w:val="0D0D0D" w:themeColor="text1" w:themeTint="F2"/>
          <w:sz w:val="22"/>
          <w:rPrChange w:id="4259" w:author="tao huang" w:date="2017-09-17T12:05:00Z">
            <w:rPr>
              <w:rFonts w:cs="Times New Roman"/>
              <w:color w:val="000000" w:themeColor="text1"/>
              <w:szCs w:val="24"/>
            </w:rPr>
          </w:rPrChange>
        </w:rPr>
        <w:t xml:space="preserve"> method</w:t>
      </w:r>
    </w:p>
    <w:p w14:paraId="3F599AB3" w14:textId="479E1F94" w:rsidR="00161F05" w:rsidRPr="00A60A57" w:rsidRDefault="002A6940">
      <w:pPr>
        <w:spacing w:after="0" w:line="360" w:lineRule="auto"/>
        <w:rPr>
          <w:ins w:id="4260" w:author="tao huang" w:date="2017-09-15T19:41:00Z"/>
          <w:rFonts w:cs="Times New Roman"/>
          <w:color w:val="0D0D0D" w:themeColor="text1" w:themeTint="F2"/>
          <w:sz w:val="22"/>
          <w:rPrChange w:id="4261" w:author="tao huang" w:date="2017-09-17T12:05:00Z">
            <w:rPr>
              <w:ins w:id="4262" w:author="tao huang" w:date="2017-09-15T19:41:00Z"/>
              <w:rFonts w:cs="Times New Roman"/>
              <w:color w:val="000000" w:themeColor="text1"/>
              <w:sz w:val="22"/>
            </w:rPr>
          </w:rPrChange>
        </w:rPr>
      </w:pPr>
      <w:r w:rsidRPr="00A60A57">
        <w:rPr>
          <w:rFonts w:cs="Times New Roman"/>
          <w:color w:val="0D0D0D" w:themeColor="text1" w:themeTint="F2"/>
          <w:sz w:val="22"/>
          <w:rPrChange w:id="4263" w:author="tao huang" w:date="2017-09-17T12:05:00Z">
            <w:rPr>
              <w:rFonts w:cs="Times New Roman"/>
              <w:color w:val="000000" w:themeColor="text1"/>
              <w:szCs w:val="24"/>
            </w:rPr>
          </w:rPrChange>
        </w:rPr>
        <w:t xml:space="preserve"> </w:t>
      </w:r>
    </w:p>
    <w:p w14:paraId="182E55EC" w14:textId="1BA5FF28" w:rsidR="00642C70" w:rsidRPr="00A60A57" w:rsidDel="00642C70" w:rsidRDefault="00642C70">
      <w:pPr>
        <w:spacing w:after="0" w:line="360" w:lineRule="auto"/>
        <w:rPr>
          <w:del w:id="4264" w:author="tao huang" w:date="2017-09-15T19:41:00Z"/>
          <w:rFonts w:cs="Times New Roman"/>
          <w:color w:val="0D0D0D" w:themeColor="text1" w:themeTint="F2"/>
          <w:sz w:val="22"/>
          <w:rPrChange w:id="4265" w:author="tao huang" w:date="2017-09-17T12:05:00Z">
            <w:rPr>
              <w:del w:id="4266" w:author="tao huang" w:date="2017-09-15T19:41:00Z"/>
              <w:rFonts w:cs="Times New Roman"/>
              <w:color w:val="000000" w:themeColor="text1"/>
              <w:szCs w:val="24"/>
            </w:rPr>
          </w:rPrChange>
        </w:rPr>
      </w:pPr>
    </w:p>
    <w:p w14:paraId="6B909187" w14:textId="2EEDFAEF" w:rsidR="00C14C9B" w:rsidRPr="00A60A57" w:rsidRDefault="00265A17">
      <w:pPr>
        <w:spacing w:after="0" w:line="360" w:lineRule="auto"/>
        <w:rPr>
          <w:rFonts w:cs="Times New Roman"/>
          <w:color w:val="0D0D0D" w:themeColor="text1" w:themeTint="F2"/>
          <w:sz w:val="22"/>
          <w:rPrChange w:id="4267" w:author="tao huang" w:date="2017-09-17T12:05:00Z">
            <w:rPr>
              <w:rFonts w:cs="Times New Roman"/>
              <w:color w:val="000000" w:themeColor="text1"/>
              <w:szCs w:val="24"/>
            </w:rPr>
          </w:rPrChange>
        </w:rPr>
      </w:pPr>
      <w:r w:rsidRPr="00A60A57">
        <w:rPr>
          <w:rFonts w:cs="Times New Roman"/>
          <w:color w:val="0D0D0D" w:themeColor="text1" w:themeTint="F2"/>
          <w:sz w:val="22"/>
          <w:rPrChange w:id="4268" w:author="tao huang" w:date="2017-09-17T12:05:00Z">
            <w:rPr>
              <w:rFonts w:cs="Times New Roman"/>
              <w:color w:val="000000" w:themeColor="text1"/>
              <w:szCs w:val="24"/>
            </w:rPr>
          </w:rPrChange>
        </w:rPr>
        <w:t xml:space="preserve">An alternative method </w:t>
      </w:r>
      <w:r w:rsidR="00036FEE" w:rsidRPr="00A60A57">
        <w:rPr>
          <w:rFonts w:cs="Times New Roman"/>
          <w:color w:val="0D0D0D" w:themeColor="text1" w:themeTint="F2"/>
          <w:sz w:val="22"/>
          <w:rPrChange w:id="4269" w:author="tao huang" w:date="2017-09-17T12:05:00Z">
            <w:rPr>
              <w:rFonts w:cs="Times New Roman"/>
              <w:color w:val="000000" w:themeColor="text1"/>
              <w:szCs w:val="24"/>
            </w:rPr>
          </w:rPrChange>
        </w:rPr>
        <w:t>to deal with the forecast bias due to structural break is the estimation window combining method</w:t>
      </w:r>
      <w:r w:rsidR="00A353FB" w:rsidRPr="00A60A57">
        <w:rPr>
          <w:rFonts w:cs="Times New Roman"/>
          <w:color w:val="0D0D0D" w:themeColor="text1" w:themeTint="F2"/>
          <w:sz w:val="22"/>
          <w:rPrChange w:id="4270" w:author="tao huang" w:date="2017-09-17T12:05:00Z">
            <w:rPr>
              <w:rFonts w:cs="Times New Roman"/>
              <w:color w:val="000000" w:themeColor="text1"/>
              <w:szCs w:val="24"/>
            </w:rPr>
          </w:rPrChange>
        </w:rPr>
        <w:t xml:space="preserve"> (</w:t>
      </w:r>
      <w:r w:rsidR="00F75C33">
        <w:rPr>
          <w:rFonts w:cs="Times New Roman"/>
          <w:color w:val="0D0D0D" w:themeColor="text1" w:themeTint="F2"/>
          <w:sz w:val="22"/>
        </w:rPr>
        <w:fldChar w:fldCharType="begin"/>
      </w:r>
      <w:r w:rsidR="00F75C33">
        <w:rPr>
          <w:rFonts w:cs="Times New Roman"/>
          <w:color w:val="0D0D0D" w:themeColor="text1" w:themeTint="F2"/>
          <w:sz w:val="22"/>
        </w:rPr>
        <w:instrText xml:space="preserve"> HYPERLINK \l "_ENREF_65" \o "Pesaran, 2005 #622" </w:instrText>
      </w:r>
      <w:r w:rsidR="00F75C33">
        <w:rPr>
          <w:rFonts w:cs="Times New Roman"/>
          <w:color w:val="0D0D0D" w:themeColor="text1" w:themeTint="F2"/>
          <w:sz w:val="22"/>
        </w:rPr>
      </w:r>
      <w:r w:rsidR="00F75C33">
        <w:rPr>
          <w:rFonts w:cs="Times New Roman"/>
          <w:color w:val="0D0D0D" w:themeColor="text1" w:themeTint="F2"/>
          <w:sz w:val="22"/>
        </w:rPr>
        <w:fldChar w:fldCharType="separate"/>
      </w:r>
      <w:r w:rsidR="00F75C33" w:rsidRPr="00A60A57">
        <w:rPr>
          <w:rFonts w:cs="Times New Roman"/>
          <w:color w:val="0D0D0D" w:themeColor="text1" w:themeTint="F2"/>
          <w:sz w:val="22"/>
          <w:rPrChange w:id="4271" w:author="tao huang" w:date="2017-09-17T12:05:00Z">
            <w:rPr>
              <w:rFonts w:cs="Times New Roman"/>
              <w:color w:val="000000" w:themeColor="text1"/>
            </w:rPr>
          </w:rPrChange>
        </w:rPr>
        <w:fldChar w:fldCharType="begin"/>
      </w:r>
      <w:r w:rsidR="00F75C33">
        <w:rPr>
          <w:rFonts w:cs="Times New Roman"/>
          <w:color w:val="0D0D0D" w:themeColor="text1" w:themeTint="F2"/>
          <w:sz w:val="22"/>
        </w:rPr>
        <w:instrText xml:space="preserve"> ADDIN EN.CITE &lt;EndNote&gt;&lt;Cite AuthorYear="1"&gt;&lt;Author&gt;Pesaran&lt;/Author&gt;&lt;Year&gt;2005&lt;/Year&gt;&lt;RecNum&gt;622&lt;/RecNum&gt;&lt;DisplayText&gt;M. H. Pesaran and Timmermann (2005)&lt;/DisplayText&gt;&lt;record&gt;&lt;rec-number&gt;622&lt;/rec-number&gt;&lt;foreign-keys&gt;&lt;key app="EN" db-id="fwzpfdt205x9v6eprsvv25dpxftedxv0z0a9" timestamp="0"&gt;622&lt;/key&gt;&lt;/foreign-keys&gt;&lt;ref-type name="Journal Article"&gt;17&lt;/ref-type&gt;&lt;contributors&gt;&lt;authors&gt;&lt;author&gt;Pesaran, M. Hashem&lt;/author&gt;&lt;author&gt;Timmermann, Allan&lt;/author&gt;&lt;/authors&gt;&lt;/contributors&gt;&lt;titles&gt;&lt;title&gt;Small sample properties of forecasts from autoregressive models under structural breaks&lt;/title&gt;&lt;secondary-title&gt;Journal of econometrics&lt;/secondary-title&gt;&lt;/titles&gt;&lt;periodical&gt;&lt;full-title&gt;Journal of Econometrics&lt;/full-title&gt;&lt;/periodical&gt;&lt;pages&gt;183-217&lt;/pages&gt;&lt;volume&gt;129&lt;/volume&gt;&lt;number&gt;1-2&lt;/number&gt;&lt;keywords&gt;&lt;keyword&gt;Small sample properties of forecasts&lt;/keyword&gt;&lt;keyword&gt;MSFE&lt;/keyword&gt;&lt;keyword&gt;Structural breaks&lt;/keyword&gt;&lt;keyword&gt;Autoregression&lt;/keyword&gt;&lt;keyword&gt;Rolling window estimator&lt;/keyword&gt;&lt;/keywords&gt;&lt;dates&gt;&lt;year&gt;2005&lt;/year&gt;&lt;/dates&gt;&lt;isbn&gt;0304-4076&lt;/isbn&gt;&lt;urls&gt;&lt;related-urls&gt;&lt;url&gt;http://www.sciencedirect.com/science/article/B6VC0-4DS998D-1/2/4a0f170796270511da466c56819a7d26&lt;/url&gt;&lt;/related-urls&gt;&lt;/urls&gt;&lt;electronic-resource-num&gt;DOI: 10.1016/j.jeconom.2004.09.007&lt;/electronic-resource-num&gt;&lt;access-date&gt;2005/12//&lt;/access-date&gt;&lt;/record&gt;&lt;/Cite&gt;&lt;/EndNote&gt;</w:instrText>
      </w:r>
      <w:r w:rsidR="00F75C33" w:rsidRPr="00A60A57">
        <w:rPr>
          <w:rFonts w:cs="Times New Roman"/>
          <w:color w:val="0D0D0D" w:themeColor="text1" w:themeTint="F2"/>
          <w:sz w:val="22"/>
          <w:rPrChange w:id="4272" w:author="tao huang" w:date="2017-09-17T12:05:00Z">
            <w:rPr>
              <w:rFonts w:cs="Times New Roman"/>
              <w:color w:val="000000" w:themeColor="text1"/>
            </w:rPr>
          </w:rPrChange>
        </w:rPr>
        <w:fldChar w:fldCharType="separate"/>
      </w:r>
      <w:r w:rsidR="00F75C33">
        <w:rPr>
          <w:rFonts w:cs="Times New Roman"/>
          <w:noProof/>
          <w:color w:val="0D0D0D" w:themeColor="text1" w:themeTint="F2"/>
          <w:sz w:val="22"/>
        </w:rPr>
        <w:t>M. H. Pesaran and Timmermann (2005)</w:t>
      </w:r>
      <w:r w:rsidR="00F75C33" w:rsidRPr="00A60A57">
        <w:rPr>
          <w:rFonts w:cs="Times New Roman"/>
          <w:color w:val="0D0D0D" w:themeColor="text1" w:themeTint="F2"/>
          <w:sz w:val="22"/>
          <w:rPrChange w:id="4273" w:author="tao huang" w:date="2017-09-17T12:05:00Z">
            <w:rPr>
              <w:rFonts w:cs="Times New Roman"/>
              <w:color w:val="000000" w:themeColor="text1"/>
            </w:rPr>
          </w:rPrChange>
        </w:rPr>
        <w:fldChar w:fldCharType="end"/>
      </w:r>
      <w:r w:rsidR="00F75C33">
        <w:rPr>
          <w:rFonts w:cs="Times New Roman"/>
          <w:color w:val="0D0D0D" w:themeColor="text1" w:themeTint="F2"/>
          <w:sz w:val="22"/>
        </w:rPr>
        <w:fldChar w:fldCharType="end"/>
      </w:r>
      <w:r w:rsidR="00036FEE" w:rsidRPr="00A60A57">
        <w:rPr>
          <w:rFonts w:cs="Times New Roman"/>
          <w:color w:val="0D0D0D" w:themeColor="text1" w:themeTint="F2"/>
          <w:sz w:val="22"/>
          <w:rPrChange w:id="4274" w:author="tao huang" w:date="2017-09-17T12:05:00Z">
            <w:rPr>
              <w:rFonts w:cs="Times New Roman"/>
              <w:color w:val="000000" w:themeColor="text1"/>
              <w:szCs w:val="24"/>
            </w:rPr>
          </w:rPrChange>
        </w:rPr>
        <w:t xml:space="preserve">. </w:t>
      </w:r>
      <w:r w:rsidR="00C76CA5" w:rsidRPr="00A60A57">
        <w:rPr>
          <w:rFonts w:cs="Times New Roman"/>
          <w:color w:val="0D0D0D" w:themeColor="text1" w:themeTint="F2"/>
          <w:sz w:val="22"/>
          <w:rPrChange w:id="4275" w:author="tao huang" w:date="2017-09-17T12:05:00Z">
            <w:rPr>
              <w:rFonts w:cs="Times New Roman"/>
              <w:color w:val="000000" w:themeColor="text1"/>
              <w:szCs w:val="24"/>
            </w:rPr>
          </w:rPrChange>
        </w:rPr>
        <w:t>Unlike the IC method, t</w:t>
      </w:r>
      <w:r w:rsidR="00036FEE" w:rsidRPr="00A60A57">
        <w:rPr>
          <w:rFonts w:cs="Times New Roman"/>
          <w:color w:val="0D0D0D" w:themeColor="text1" w:themeTint="F2"/>
          <w:sz w:val="22"/>
          <w:rPrChange w:id="4276" w:author="tao huang" w:date="2017-09-17T12:05:00Z">
            <w:rPr>
              <w:rFonts w:cs="Times New Roman"/>
              <w:color w:val="000000" w:themeColor="text1"/>
              <w:szCs w:val="24"/>
            </w:rPr>
          </w:rPrChange>
        </w:rPr>
        <w:t xml:space="preserve">he </w:t>
      </w:r>
      <w:r w:rsidR="00C76CA5" w:rsidRPr="00A60A57">
        <w:rPr>
          <w:rFonts w:cs="Times New Roman"/>
          <w:color w:val="0D0D0D" w:themeColor="text1" w:themeTint="F2"/>
          <w:sz w:val="22"/>
          <w:rPrChange w:id="4277" w:author="tao huang" w:date="2017-09-17T12:05:00Z">
            <w:rPr>
              <w:rFonts w:cs="Times New Roman"/>
              <w:color w:val="000000" w:themeColor="text1"/>
              <w:szCs w:val="24"/>
            </w:rPr>
          </w:rPrChange>
        </w:rPr>
        <w:t xml:space="preserve">EWC </w:t>
      </w:r>
      <w:r w:rsidR="00036FEE" w:rsidRPr="00A60A57">
        <w:rPr>
          <w:rFonts w:cs="Times New Roman"/>
          <w:color w:val="0D0D0D" w:themeColor="text1" w:themeTint="F2"/>
          <w:sz w:val="22"/>
          <w:rPrChange w:id="4278" w:author="tao huang" w:date="2017-09-17T12:05:00Z">
            <w:rPr>
              <w:rFonts w:cs="Times New Roman"/>
              <w:color w:val="000000" w:themeColor="text1"/>
              <w:szCs w:val="24"/>
            </w:rPr>
          </w:rPrChange>
        </w:rPr>
        <w:t xml:space="preserve">method does not estimate </w:t>
      </w:r>
      <w:r w:rsidR="00393A97" w:rsidRPr="00A60A57">
        <w:rPr>
          <w:rFonts w:cs="Times New Roman"/>
          <w:color w:val="0D0D0D" w:themeColor="text1" w:themeTint="F2"/>
          <w:sz w:val="22"/>
          <w:rPrChange w:id="4279" w:author="tao huang" w:date="2017-09-17T12:05:00Z">
            <w:rPr>
              <w:rFonts w:cs="Times New Roman"/>
              <w:color w:val="000000" w:themeColor="text1"/>
              <w:szCs w:val="24"/>
            </w:rPr>
          </w:rPrChange>
        </w:rPr>
        <w:t xml:space="preserve">the </w:t>
      </w:r>
      <w:r w:rsidR="00036FEE" w:rsidRPr="00A60A57">
        <w:rPr>
          <w:rFonts w:cs="Times New Roman"/>
          <w:color w:val="0D0D0D" w:themeColor="text1" w:themeTint="F2"/>
          <w:sz w:val="22"/>
          <w:rPrChange w:id="4280" w:author="tao huang" w:date="2017-09-17T12:05:00Z">
            <w:rPr>
              <w:rFonts w:cs="Times New Roman"/>
              <w:color w:val="000000" w:themeColor="text1"/>
              <w:szCs w:val="24"/>
            </w:rPr>
          </w:rPrChange>
        </w:rPr>
        <w:t>forecast bias</w:t>
      </w:r>
      <w:ins w:id="4281" w:author="tao huang" w:date="2017-09-15T19:42:00Z">
        <w:r w:rsidR="00642C70" w:rsidRPr="00A60A57">
          <w:rPr>
            <w:rFonts w:cs="Times New Roman"/>
            <w:color w:val="0D0D0D" w:themeColor="text1" w:themeTint="F2"/>
            <w:sz w:val="22"/>
            <w:rPrChange w:id="4282" w:author="tao huang" w:date="2017-09-17T12:05:00Z">
              <w:rPr>
                <w:rFonts w:cs="Times New Roman"/>
                <w:color w:val="000000" w:themeColor="text1"/>
                <w:sz w:val="22"/>
              </w:rPr>
            </w:rPrChange>
          </w:rPr>
          <w:t xml:space="preserve">: </w:t>
        </w:r>
      </w:ins>
      <w:del w:id="4283" w:author="tao huang" w:date="2017-09-15T19:42:00Z">
        <w:r w:rsidR="00036FEE" w:rsidRPr="00A60A57" w:rsidDel="00642C70">
          <w:rPr>
            <w:rFonts w:cs="Times New Roman"/>
            <w:color w:val="0D0D0D" w:themeColor="text1" w:themeTint="F2"/>
            <w:sz w:val="22"/>
            <w:rPrChange w:id="4284" w:author="tao huang" w:date="2017-09-17T12:05:00Z">
              <w:rPr>
                <w:rFonts w:cs="Times New Roman"/>
                <w:color w:val="000000" w:themeColor="text1"/>
                <w:szCs w:val="24"/>
              </w:rPr>
            </w:rPrChange>
          </w:rPr>
          <w:delText>.</w:delText>
        </w:r>
      </w:del>
      <w:ins w:id="4285" w:author="tao huang" w:date="2017-09-15T19:42:00Z">
        <w:r w:rsidR="00642C70" w:rsidRPr="00A60A57">
          <w:rPr>
            <w:rFonts w:cs="Times New Roman"/>
            <w:color w:val="0D0D0D" w:themeColor="text1" w:themeTint="F2"/>
            <w:sz w:val="22"/>
            <w:rPrChange w:id="4286" w:author="tao huang" w:date="2017-09-17T12:05:00Z">
              <w:rPr>
                <w:rFonts w:cs="Times New Roman"/>
                <w:color w:val="000000" w:themeColor="text1"/>
                <w:sz w:val="22"/>
              </w:rPr>
            </w:rPrChange>
          </w:rPr>
          <w:t>i</w:t>
        </w:r>
      </w:ins>
      <w:del w:id="4287" w:author="tao huang" w:date="2017-09-15T19:42:00Z">
        <w:r w:rsidR="00036FEE" w:rsidRPr="00A60A57" w:rsidDel="00642C70">
          <w:rPr>
            <w:rFonts w:cs="Times New Roman"/>
            <w:color w:val="0D0D0D" w:themeColor="text1" w:themeTint="F2"/>
            <w:sz w:val="22"/>
            <w:rPrChange w:id="4288" w:author="tao huang" w:date="2017-09-17T12:05:00Z">
              <w:rPr>
                <w:rFonts w:cs="Times New Roman"/>
                <w:color w:val="000000" w:themeColor="text1"/>
                <w:szCs w:val="24"/>
              </w:rPr>
            </w:rPrChange>
          </w:rPr>
          <w:delText xml:space="preserve"> I</w:delText>
        </w:r>
      </w:del>
      <w:r w:rsidR="00036FEE" w:rsidRPr="00A60A57">
        <w:rPr>
          <w:rFonts w:cs="Times New Roman"/>
          <w:color w:val="0D0D0D" w:themeColor="text1" w:themeTint="F2"/>
          <w:sz w:val="22"/>
          <w:rPrChange w:id="4289" w:author="tao huang" w:date="2017-09-17T12:05:00Z">
            <w:rPr>
              <w:rFonts w:cs="Times New Roman"/>
              <w:color w:val="000000" w:themeColor="text1"/>
              <w:szCs w:val="24"/>
            </w:rPr>
          </w:rPrChange>
        </w:rPr>
        <w:t>t take</w:t>
      </w:r>
      <w:r w:rsidR="00AF4C5C" w:rsidRPr="00A60A57">
        <w:rPr>
          <w:rFonts w:cs="Times New Roman"/>
          <w:color w:val="0D0D0D" w:themeColor="text1" w:themeTint="F2"/>
          <w:sz w:val="22"/>
          <w:rPrChange w:id="4290" w:author="tao huang" w:date="2017-09-17T12:05:00Z">
            <w:rPr>
              <w:rFonts w:cs="Times New Roman"/>
              <w:color w:val="000000" w:themeColor="text1"/>
              <w:szCs w:val="24"/>
            </w:rPr>
          </w:rPrChange>
        </w:rPr>
        <w:t>s</w:t>
      </w:r>
      <w:r w:rsidR="00036FEE" w:rsidRPr="00A60A57">
        <w:rPr>
          <w:rFonts w:cs="Times New Roman"/>
          <w:color w:val="0D0D0D" w:themeColor="text1" w:themeTint="F2"/>
          <w:sz w:val="22"/>
          <w:rPrChange w:id="4291" w:author="tao huang" w:date="2017-09-17T12:05:00Z">
            <w:rPr>
              <w:rFonts w:cs="Times New Roman"/>
              <w:color w:val="000000" w:themeColor="text1"/>
              <w:szCs w:val="24"/>
            </w:rPr>
          </w:rPrChange>
        </w:rPr>
        <w:t xml:space="preserve"> </w:t>
      </w:r>
      <w:r w:rsidR="00AF4C5C" w:rsidRPr="00A60A57">
        <w:rPr>
          <w:rFonts w:cs="Times New Roman"/>
          <w:color w:val="0D0D0D" w:themeColor="text1" w:themeTint="F2"/>
          <w:sz w:val="22"/>
          <w:rPrChange w:id="4292" w:author="tao huang" w:date="2017-09-17T12:05:00Z">
            <w:rPr>
              <w:rFonts w:cs="Times New Roman"/>
              <w:color w:val="000000" w:themeColor="text1"/>
              <w:szCs w:val="24"/>
            </w:rPr>
          </w:rPrChange>
        </w:rPr>
        <w:t>a</w:t>
      </w:r>
      <w:r w:rsidR="00036FEE" w:rsidRPr="00A60A57">
        <w:rPr>
          <w:rFonts w:cs="Times New Roman"/>
          <w:color w:val="0D0D0D" w:themeColor="text1" w:themeTint="F2"/>
          <w:sz w:val="22"/>
          <w:rPrChange w:id="4293" w:author="tao huang" w:date="2017-09-17T12:05:00Z">
            <w:rPr>
              <w:rFonts w:cs="Times New Roman"/>
              <w:color w:val="000000" w:themeColor="text1"/>
              <w:szCs w:val="24"/>
            </w:rPr>
          </w:rPrChange>
        </w:rPr>
        <w:t xml:space="preserve"> trade-off between the forecast bias and the forecast error variance by combining</w:t>
      </w:r>
      <w:r w:rsidR="00F16823" w:rsidRPr="00A60A57">
        <w:rPr>
          <w:rFonts w:cs="Times New Roman"/>
          <w:color w:val="0D0D0D" w:themeColor="text1" w:themeTint="F2"/>
          <w:sz w:val="22"/>
          <w:rPrChange w:id="4294" w:author="tao huang" w:date="2017-09-17T12:05:00Z">
            <w:rPr>
              <w:rFonts w:cs="Times New Roman"/>
              <w:color w:val="000000" w:themeColor="text1"/>
              <w:szCs w:val="24"/>
            </w:rPr>
          </w:rPrChange>
        </w:rPr>
        <w:t xml:space="preserve"> the forecasts generated by </w:t>
      </w:r>
      <w:r w:rsidR="00036FEE" w:rsidRPr="00A60A57">
        <w:rPr>
          <w:rFonts w:cs="Times New Roman"/>
          <w:color w:val="0D0D0D" w:themeColor="text1" w:themeTint="F2"/>
          <w:sz w:val="22"/>
          <w:rPrChange w:id="4295" w:author="tao huang" w:date="2017-09-17T12:05:00Z">
            <w:rPr>
              <w:rFonts w:cs="Times New Roman"/>
              <w:color w:val="000000" w:themeColor="text1"/>
              <w:szCs w:val="24"/>
            </w:rPr>
          </w:rPrChange>
        </w:rPr>
        <w:t>the same model</w:t>
      </w:r>
      <w:r w:rsidR="00393A97" w:rsidRPr="00A60A57">
        <w:rPr>
          <w:rFonts w:cs="Times New Roman"/>
          <w:color w:val="0D0D0D" w:themeColor="text1" w:themeTint="F2"/>
          <w:sz w:val="22"/>
          <w:rPrChange w:id="4296" w:author="tao huang" w:date="2017-09-17T12:05:00Z">
            <w:rPr>
              <w:rFonts w:cs="Times New Roman"/>
              <w:color w:val="000000" w:themeColor="text1"/>
              <w:szCs w:val="24"/>
            </w:rPr>
          </w:rPrChange>
        </w:rPr>
        <w:t xml:space="preserve"> </w:t>
      </w:r>
      <w:r w:rsidR="00F16823" w:rsidRPr="00A60A57">
        <w:rPr>
          <w:rFonts w:cs="Times New Roman"/>
          <w:color w:val="0D0D0D" w:themeColor="text1" w:themeTint="F2"/>
          <w:sz w:val="22"/>
          <w:rPrChange w:id="4297" w:author="tao huang" w:date="2017-09-17T12:05:00Z">
            <w:rPr>
              <w:rFonts w:cs="Times New Roman"/>
              <w:color w:val="000000" w:themeColor="text1"/>
              <w:szCs w:val="24"/>
            </w:rPr>
          </w:rPrChange>
        </w:rPr>
        <w:t>but</w:t>
      </w:r>
      <w:r w:rsidR="00C73D20" w:rsidRPr="00A60A57">
        <w:rPr>
          <w:rFonts w:cs="Times New Roman"/>
          <w:color w:val="0D0D0D" w:themeColor="text1" w:themeTint="F2"/>
          <w:sz w:val="22"/>
          <w:rPrChange w:id="4298" w:author="tao huang" w:date="2017-09-17T12:05:00Z">
            <w:rPr>
              <w:rFonts w:cs="Times New Roman"/>
              <w:color w:val="000000" w:themeColor="text1"/>
              <w:szCs w:val="24"/>
            </w:rPr>
          </w:rPrChange>
        </w:rPr>
        <w:t xml:space="preserve"> with different estimation windows</w:t>
      </w:r>
      <w:r w:rsidR="003328E1" w:rsidRPr="00A60A57">
        <w:rPr>
          <w:rFonts w:cs="Times New Roman"/>
          <w:color w:val="0D0D0D" w:themeColor="text1" w:themeTint="F2"/>
          <w:sz w:val="22"/>
          <w:rPrChange w:id="4299" w:author="tao huang" w:date="2017-09-17T12:05:00Z">
            <w:rPr>
              <w:rFonts w:cs="Times New Roman"/>
              <w:color w:val="000000" w:themeColor="text1"/>
              <w:szCs w:val="24"/>
            </w:rPr>
          </w:rPrChange>
        </w:rPr>
        <w:t xml:space="preserve"> </w:t>
      </w:r>
      <w:r w:rsidR="003328E1" w:rsidRPr="00A60A57">
        <w:rPr>
          <w:rFonts w:cs="Times New Roman"/>
          <w:color w:val="0D0D0D" w:themeColor="text1" w:themeTint="F2"/>
          <w:sz w:val="22"/>
          <w:rPrChange w:id="4300" w:author="tao huang" w:date="2017-09-17T12:05:00Z">
            <w:rPr>
              <w:rFonts w:cs="Times New Roman"/>
              <w:color w:val="000000" w:themeColor="text1"/>
              <w:szCs w:val="24"/>
            </w:rPr>
          </w:rPrChange>
        </w:rPr>
        <w:fldChar w:fldCharType="begin"/>
      </w:r>
      <w:r w:rsidR="006016F1">
        <w:rPr>
          <w:rFonts w:cs="Times New Roman"/>
          <w:color w:val="0D0D0D" w:themeColor="text1" w:themeTint="F2"/>
          <w:sz w:val="22"/>
        </w:rPr>
        <w:instrText xml:space="preserve"> ADDIN EN.CITE &lt;EndNote&gt;&lt;Cite&gt;&lt;Author&gt;Pesaran&lt;/Author&gt;&lt;Year&gt;2011&lt;/Year&gt;&lt;RecNum&gt;749&lt;/RecNum&gt;&lt;DisplayText&gt;(M. H. Pesaran &amp;amp; Pick, 2011)&lt;/DisplayText&gt;&lt;record&gt;&lt;rec-number&gt;749&lt;/rec-number&gt;&lt;foreign-keys&gt;&lt;key app="EN" db-id="fwzpfdt205x9v6eprsvv25dpxftedxv0z0a9" timestamp="1500815655"&gt;749&lt;/key&gt;&lt;/foreign-keys&gt;&lt;ref-type name="Journal Article"&gt;17&lt;/ref-type&gt;&lt;contributors&gt;&lt;authors&gt;&lt;author&gt;Pesaran, M. Hashem&lt;/author&gt;&lt;author&gt;Pick, Andreas&lt;/author&gt;&lt;/authors&gt;&lt;/contributors&gt;&lt;titles&gt;&lt;title&gt;Forecast Combination Across Estimation Windows&lt;/title&gt;&lt;secondary-title&gt;Journal of Business &amp;amp; Economic Statistics&lt;/secondary-title&gt;&lt;/titles&gt;&lt;periodical&gt;&lt;full-title&gt;Journal of Business &amp;amp; Economic Statistics&lt;/full-title&gt;&lt;/periodical&gt;&lt;pages&gt;307-318&lt;/pages&gt;&lt;volume&gt;29&lt;/volume&gt;&lt;number&gt;2&lt;/number&gt;&lt;dates&gt;&lt;year&gt;2011&lt;/year&gt;&lt;pub-dates&gt;&lt;date&gt;2011/04/01&lt;/date&gt;&lt;/pub-dates&gt;&lt;/dates&gt;&lt;publisher&gt;Taylor &amp;amp; Francis&lt;/publisher&gt;&lt;isbn&gt;0735-0015&lt;/isbn&gt;&lt;urls&gt;&lt;related-urls&gt;&lt;url&gt;http://dx.doi.org/10.1198/jbes.2010.09018&lt;/url&gt;&lt;/related-urls&gt;&lt;/urls&gt;&lt;electronic-resource-num&gt;10.1198/jbes.2010.09018&lt;/electronic-resource-num&gt;&lt;/record&gt;&lt;/Cite&gt;&lt;/EndNote&gt;</w:instrText>
      </w:r>
      <w:r w:rsidR="003328E1" w:rsidRPr="00A60A57">
        <w:rPr>
          <w:rFonts w:cs="Times New Roman"/>
          <w:color w:val="0D0D0D" w:themeColor="text1" w:themeTint="F2"/>
          <w:sz w:val="22"/>
          <w:rPrChange w:id="4301" w:author="tao huang" w:date="2017-09-17T12:05:00Z">
            <w:rPr>
              <w:rFonts w:cs="Times New Roman"/>
              <w:color w:val="000000" w:themeColor="text1"/>
              <w:szCs w:val="24"/>
            </w:rPr>
          </w:rPrChange>
        </w:rPr>
        <w:fldChar w:fldCharType="separate"/>
      </w:r>
      <w:r w:rsidR="006016F1">
        <w:rPr>
          <w:rFonts w:cs="Times New Roman"/>
          <w:noProof/>
          <w:color w:val="0D0D0D" w:themeColor="text1" w:themeTint="F2"/>
          <w:sz w:val="22"/>
        </w:rPr>
        <w:t>(</w:t>
      </w:r>
      <w:hyperlink w:anchor="_ENREF_62" w:tooltip="Pesaran, 2011 #748" w:history="1">
        <w:r w:rsidR="00F75C33">
          <w:rPr>
            <w:rFonts w:cs="Times New Roman"/>
            <w:noProof/>
            <w:color w:val="0D0D0D" w:themeColor="text1" w:themeTint="F2"/>
            <w:sz w:val="22"/>
          </w:rPr>
          <w:t>M. H. Pesaran &amp; Pick, 2011</w:t>
        </w:r>
      </w:hyperlink>
      <w:r w:rsidR="006016F1">
        <w:rPr>
          <w:rFonts w:cs="Times New Roman"/>
          <w:noProof/>
          <w:color w:val="0D0D0D" w:themeColor="text1" w:themeTint="F2"/>
          <w:sz w:val="22"/>
        </w:rPr>
        <w:t>)</w:t>
      </w:r>
      <w:r w:rsidR="003328E1" w:rsidRPr="00A60A57">
        <w:rPr>
          <w:rFonts w:cs="Times New Roman"/>
          <w:color w:val="0D0D0D" w:themeColor="text1" w:themeTint="F2"/>
          <w:sz w:val="22"/>
          <w:rPrChange w:id="4302" w:author="tao huang" w:date="2017-09-17T12:05:00Z">
            <w:rPr>
              <w:rFonts w:cs="Times New Roman"/>
              <w:color w:val="000000" w:themeColor="text1"/>
              <w:szCs w:val="24"/>
            </w:rPr>
          </w:rPrChange>
        </w:rPr>
        <w:fldChar w:fldCharType="end"/>
      </w:r>
      <w:r w:rsidR="00C73D20" w:rsidRPr="00A60A57">
        <w:rPr>
          <w:rFonts w:cs="Times New Roman"/>
          <w:color w:val="0D0D0D" w:themeColor="text1" w:themeTint="F2"/>
          <w:sz w:val="22"/>
          <w:rPrChange w:id="4303" w:author="tao huang" w:date="2017-09-17T12:05:00Z">
            <w:rPr>
              <w:rFonts w:cs="Times New Roman"/>
              <w:color w:val="000000" w:themeColor="text1"/>
              <w:szCs w:val="24"/>
            </w:rPr>
          </w:rPrChange>
        </w:rPr>
        <w:t xml:space="preserve">. </w:t>
      </w:r>
      <w:r w:rsidR="00036FEE" w:rsidRPr="00A60A57">
        <w:rPr>
          <w:rFonts w:cs="Times New Roman"/>
          <w:color w:val="0D0D0D" w:themeColor="text1" w:themeTint="F2"/>
          <w:sz w:val="22"/>
          <w:rPrChange w:id="4304" w:author="tao huang" w:date="2017-09-17T12:05:00Z">
            <w:rPr>
              <w:rFonts w:cs="Times New Roman"/>
              <w:color w:val="000000" w:themeColor="text1"/>
              <w:szCs w:val="24"/>
            </w:rPr>
          </w:rPrChange>
        </w:rPr>
        <w:t>In the example in section 3</w:t>
      </w:r>
      <w:r w:rsidR="00C43B13" w:rsidRPr="00A60A57">
        <w:rPr>
          <w:rFonts w:cs="Times New Roman"/>
          <w:color w:val="0D0D0D" w:themeColor="text1" w:themeTint="F2"/>
          <w:sz w:val="22"/>
          <w:rPrChange w:id="4305" w:author="tao huang" w:date="2017-09-17T12:05:00Z">
            <w:rPr>
              <w:rFonts w:cs="Times New Roman"/>
              <w:color w:val="000000" w:themeColor="text1"/>
              <w:szCs w:val="24"/>
            </w:rPr>
          </w:rPrChange>
        </w:rPr>
        <w:t>, i</w:t>
      </w:r>
      <w:r w:rsidR="008B064F" w:rsidRPr="00A60A57">
        <w:rPr>
          <w:rFonts w:cs="Times New Roman"/>
          <w:color w:val="0D0D0D" w:themeColor="text1" w:themeTint="F2"/>
          <w:sz w:val="22"/>
          <w:rPrChange w:id="4306" w:author="tao huang" w:date="2017-09-17T12:05:00Z">
            <w:rPr>
              <w:rFonts w:cs="Times New Roman"/>
              <w:color w:val="000000" w:themeColor="text1"/>
              <w:szCs w:val="24"/>
            </w:rPr>
          </w:rPrChange>
        </w:rPr>
        <w:t xml:space="preserve">f we know </w:t>
      </w:r>
      <w:del w:id="4307" w:author="tao huang" w:date="2017-09-15T19:43:00Z">
        <w:r w:rsidR="008B064F" w:rsidRPr="00A60A57" w:rsidDel="00B75E22">
          <w:rPr>
            <w:rFonts w:cs="Times New Roman"/>
            <w:color w:val="0D0D0D" w:themeColor="text1" w:themeTint="F2"/>
            <w:sz w:val="22"/>
            <w:rPrChange w:id="4308" w:author="tao huang" w:date="2017-09-17T12:05:00Z">
              <w:rPr>
                <w:rFonts w:cs="Times New Roman"/>
                <w:color w:val="000000" w:themeColor="text1"/>
                <w:szCs w:val="24"/>
              </w:rPr>
            </w:rPrChange>
          </w:rPr>
          <w:delText xml:space="preserve">the </w:delText>
        </w:r>
        <w:r w:rsidR="00C43B13" w:rsidRPr="00A60A57" w:rsidDel="00B75E22">
          <w:rPr>
            <w:rFonts w:cs="Times New Roman"/>
            <w:color w:val="0D0D0D" w:themeColor="text1" w:themeTint="F2"/>
            <w:sz w:val="22"/>
            <w:rPrChange w:id="4309" w:author="tao huang" w:date="2017-09-17T12:05:00Z">
              <w:rPr>
                <w:rFonts w:cs="Times New Roman"/>
                <w:color w:val="000000" w:themeColor="text1"/>
                <w:szCs w:val="24"/>
              </w:rPr>
            </w:rPrChange>
          </w:rPr>
          <w:delText xml:space="preserve">location of the </w:delText>
        </w:r>
      </w:del>
      <w:ins w:id="4310" w:author="tao huang" w:date="2017-09-15T19:43:00Z">
        <w:r w:rsidR="00B75E22" w:rsidRPr="00A60A57">
          <w:rPr>
            <w:rFonts w:cs="Times New Roman"/>
            <w:color w:val="0D0D0D" w:themeColor="text1" w:themeTint="F2"/>
            <w:sz w:val="22"/>
            <w:rPrChange w:id="4311" w:author="tao huang" w:date="2017-09-17T12:05:00Z">
              <w:rPr>
                <w:rFonts w:cs="Times New Roman"/>
                <w:color w:val="000000" w:themeColor="text1"/>
                <w:sz w:val="22"/>
              </w:rPr>
            </w:rPrChange>
          </w:rPr>
          <w:t xml:space="preserve">there </w:t>
        </w:r>
        <w:r w:rsidR="00B75E22" w:rsidRPr="000A110D">
          <w:rPr>
            <w:rFonts w:cs="Times New Roman"/>
            <w:noProof/>
            <w:color w:val="0D0D0D" w:themeColor="text1" w:themeTint="F2"/>
            <w:sz w:val="22"/>
            <w:rPrChange w:id="4312" w:author="tao huang" w:date="2017-09-17T12:15:00Z">
              <w:rPr>
                <w:rFonts w:cs="Times New Roman"/>
                <w:color w:val="000000" w:themeColor="text1"/>
                <w:sz w:val="22"/>
              </w:rPr>
            </w:rPrChange>
          </w:rPr>
          <w:t>is</w:t>
        </w:r>
        <w:r w:rsidR="00B75E22" w:rsidRPr="00A60A57">
          <w:rPr>
            <w:rFonts w:cs="Times New Roman"/>
            <w:color w:val="0D0D0D" w:themeColor="text1" w:themeTint="F2"/>
            <w:sz w:val="22"/>
            <w:rPrChange w:id="4313" w:author="tao huang" w:date="2017-09-17T12:05:00Z">
              <w:rPr>
                <w:rFonts w:cs="Times New Roman"/>
                <w:color w:val="000000" w:themeColor="text1"/>
                <w:sz w:val="22"/>
              </w:rPr>
            </w:rPrChange>
          </w:rPr>
          <w:t xml:space="preserve"> a </w:t>
        </w:r>
      </w:ins>
      <w:r w:rsidR="00C43B13" w:rsidRPr="00A60A57">
        <w:rPr>
          <w:rFonts w:cs="Times New Roman"/>
          <w:color w:val="0D0D0D" w:themeColor="text1" w:themeTint="F2"/>
          <w:sz w:val="22"/>
          <w:rPrChange w:id="4314" w:author="tao huang" w:date="2017-09-17T12:05:00Z">
            <w:rPr>
              <w:rFonts w:cs="Times New Roman"/>
              <w:color w:val="000000" w:themeColor="text1"/>
              <w:szCs w:val="24"/>
            </w:rPr>
          </w:rPrChange>
        </w:rPr>
        <w:t>structural break</w:t>
      </w:r>
      <w:ins w:id="4315" w:author="tao huang" w:date="2017-09-15T19:43:00Z">
        <w:r w:rsidR="00B75E22" w:rsidRPr="00A60A57">
          <w:rPr>
            <w:rFonts w:cs="Times New Roman"/>
            <w:color w:val="0D0D0D" w:themeColor="text1" w:themeTint="F2"/>
            <w:sz w:val="22"/>
            <w:rPrChange w:id="4316" w:author="tao huang" w:date="2017-09-17T12:05:00Z">
              <w:rPr>
                <w:rFonts w:cs="Times New Roman"/>
                <w:color w:val="000000" w:themeColor="text1"/>
                <w:sz w:val="22"/>
              </w:rPr>
            </w:rPrChange>
          </w:rPr>
          <w:t xml:space="preserve"> and </w:t>
        </w:r>
      </w:ins>
      <w:ins w:id="4317" w:author="tao huang" w:date="2017-09-17T12:15:00Z">
        <w:r w:rsidR="000A110D">
          <w:rPr>
            <w:rFonts w:cs="Times New Roman"/>
            <w:color w:val="0D0D0D" w:themeColor="text1" w:themeTint="F2"/>
            <w:sz w:val="22"/>
          </w:rPr>
          <w:t xml:space="preserve">we know </w:t>
        </w:r>
      </w:ins>
      <w:ins w:id="4318" w:author="tao huang" w:date="2017-09-15T19:43:00Z">
        <w:r w:rsidR="00B75E22" w:rsidRPr="00A60A57">
          <w:rPr>
            <w:rFonts w:cs="Times New Roman"/>
            <w:color w:val="0D0D0D" w:themeColor="text1" w:themeTint="F2"/>
            <w:sz w:val="22"/>
            <w:rPrChange w:id="4319" w:author="tao huang" w:date="2017-09-17T12:05:00Z">
              <w:rPr>
                <w:rFonts w:cs="Times New Roman"/>
                <w:color w:val="000000" w:themeColor="text1"/>
                <w:sz w:val="22"/>
              </w:rPr>
            </w:rPrChange>
          </w:rPr>
          <w:t>the location</w:t>
        </w:r>
      </w:ins>
      <w:r w:rsidR="00C43B13" w:rsidRPr="00A60A57">
        <w:rPr>
          <w:rFonts w:cs="Times New Roman"/>
          <w:color w:val="0D0D0D" w:themeColor="text1" w:themeTint="F2"/>
          <w:sz w:val="22"/>
          <w:rPrChange w:id="4320" w:author="tao huang" w:date="2017-09-17T12:05:00Z">
            <w:rPr>
              <w:rFonts w:cs="Times New Roman"/>
              <w:color w:val="000000" w:themeColor="text1"/>
              <w:szCs w:val="24"/>
            </w:rPr>
          </w:rPrChange>
        </w:rPr>
        <w:t>, we could</w:t>
      </w:r>
      <w:r w:rsidR="008B064F" w:rsidRPr="00A60A57">
        <w:rPr>
          <w:rFonts w:cs="Times New Roman"/>
          <w:color w:val="0D0D0D" w:themeColor="text1" w:themeTint="F2"/>
          <w:sz w:val="22"/>
          <w:rPrChange w:id="4321" w:author="tao huang" w:date="2017-09-17T12:05:00Z">
            <w:rPr>
              <w:rFonts w:cs="Times New Roman"/>
              <w:color w:val="000000" w:themeColor="text1"/>
              <w:szCs w:val="24"/>
            </w:rPr>
          </w:rPrChange>
        </w:rPr>
        <w:t xml:space="preserve"> estimate the model with the </w:t>
      </w:r>
      <w:r w:rsidR="00393A97" w:rsidRPr="00A60A57">
        <w:rPr>
          <w:rFonts w:cs="Times New Roman"/>
          <w:color w:val="0D0D0D" w:themeColor="text1" w:themeTint="F2"/>
          <w:sz w:val="22"/>
          <w:rPrChange w:id="4322" w:author="tao huang" w:date="2017-09-17T12:05:00Z">
            <w:rPr>
              <w:rFonts w:cs="Times New Roman"/>
              <w:color w:val="000000" w:themeColor="text1"/>
              <w:szCs w:val="24"/>
            </w:rPr>
          </w:rPrChange>
        </w:rPr>
        <w:t xml:space="preserve">post-break </w:t>
      </w:r>
      <w:r w:rsidR="008B064F" w:rsidRPr="00A60A57">
        <w:rPr>
          <w:rFonts w:cs="Times New Roman"/>
          <w:color w:val="0D0D0D" w:themeColor="text1" w:themeTint="F2"/>
          <w:sz w:val="22"/>
          <w:rPrChange w:id="4323" w:author="tao huang" w:date="2017-09-17T12:05:00Z">
            <w:rPr>
              <w:rFonts w:cs="Times New Roman"/>
              <w:color w:val="000000" w:themeColor="text1"/>
              <w:szCs w:val="24"/>
            </w:rPr>
          </w:rPrChange>
        </w:rPr>
        <w:t xml:space="preserve">data </w:t>
      </w:r>
      <w:r w:rsidR="00F34067" w:rsidRPr="00A60A57">
        <w:rPr>
          <w:rFonts w:cs="Times New Roman"/>
          <w:color w:val="0D0D0D" w:themeColor="text1" w:themeTint="F2"/>
          <w:sz w:val="22"/>
          <w:rPrChange w:id="4324" w:author="tao huang" w:date="2017-09-17T12:05:00Z">
            <w:rPr>
              <w:rFonts w:cs="Times New Roman"/>
              <w:color w:val="000000" w:themeColor="text1"/>
              <w:szCs w:val="24"/>
            </w:rPr>
          </w:rPrChange>
        </w:rPr>
        <w:t xml:space="preserve">and </w:t>
      </w:r>
      <w:r w:rsidR="00393A97" w:rsidRPr="00A60A57">
        <w:rPr>
          <w:rFonts w:cs="Times New Roman"/>
          <w:color w:val="0D0D0D" w:themeColor="text1" w:themeTint="F2"/>
          <w:sz w:val="22"/>
          <w:rPrChange w:id="4325" w:author="tao huang" w:date="2017-09-17T12:05:00Z">
            <w:rPr>
              <w:rFonts w:cs="Times New Roman"/>
              <w:color w:val="000000" w:themeColor="text1"/>
              <w:szCs w:val="24"/>
            </w:rPr>
          </w:rPrChange>
        </w:rPr>
        <w:t>generate</w:t>
      </w:r>
      <w:r w:rsidR="00C43B13" w:rsidRPr="00A60A57">
        <w:rPr>
          <w:rFonts w:cs="Times New Roman"/>
          <w:color w:val="0D0D0D" w:themeColor="text1" w:themeTint="F2"/>
          <w:sz w:val="22"/>
          <w:rPrChange w:id="4326" w:author="tao huang" w:date="2017-09-17T12:05:00Z">
            <w:rPr>
              <w:rFonts w:cs="Times New Roman"/>
              <w:color w:val="000000" w:themeColor="text1"/>
              <w:szCs w:val="24"/>
            </w:rPr>
          </w:rPrChange>
        </w:rPr>
        <w:t xml:space="preserve"> </w:t>
      </w:r>
      <w:r w:rsidR="00C43B13" w:rsidRPr="00A60A57">
        <w:rPr>
          <w:rFonts w:cs="Times New Roman"/>
          <w:color w:val="0D0D0D" w:themeColor="text1" w:themeTint="F2"/>
          <w:sz w:val="22"/>
          <w:rPrChange w:id="4327" w:author="tao huang" w:date="2017-09-17T12:05:00Z">
            <w:rPr>
              <w:rFonts w:cs="Times New Roman"/>
              <w:color w:val="000000" w:themeColor="text1"/>
              <w:szCs w:val="24"/>
            </w:rPr>
          </w:rPrChange>
        </w:rPr>
        <w:lastRenderedPageBreak/>
        <w:t>unbiased</w:t>
      </w:r>
      <w:r w:rsidR="00393A97" w:rsidRPr="00A60A57">
        <w:rPr>
          <w:rFonts w:cs="Times New Roman"/>
          <w:color w:val="0D0D0D" w:themeColor="text1" w:themeTint="F2"/>
          <w:sz w:val="22"/>
          <w:rPrChange w:id="4328" w:author="tao huang" w:date="2017-09-17T12:05:00Z">
            <w:rPr>
              <w:rFonts w:cs="Times New Roman"/>
              <w:color w:val="000000" w:themeColor="text1"/>
              <w:szCs w:val="24"/>
            </w:rPr>
          </w:rPrChange>
        </w:rPr>
        <w:t xml:space="preserve"> forecasts</w:t>
      </w:r>
      <w:r w:rsidR="00D16EC2" w:rsidRPr="00A60A57">
        <w:rPr>
          <w:rFonts w:cs="Times New Roman"/>
          <w:color w:val="0D0D0D" w:themeColor="text1" w:themeTint="F2"/>
          <w:sz w:val="22"/>
          <w:rPrChange w:id="4329" w:author="tao huang" w:date="2017-09-17T12:05:00Z">
            <w:rPr>
              <w:rFonts w:cs="Times New Roman"/>
              <w:color w:val="000000" w:themeColor="text1"/>
              <w:szCs w:val="24"/>
            </w:rPr>
          </w:rPrChange>
        </w:rPr>
        <w:t>. Alternatively, if we suspect the</w:t>
      </w:r>
      <w:ins w:id="4330" w:author="tao huang" w:date="2017-09-15T19:44:00Z">
        <w:r w:rsidR="006F4C88" w:rsidRPr="00A60A57">
          <w:rPr>
            <w:rFonts w:cs="Times New Roman"/>
            <w:color w:val="0D0D0D" w:themeColor="text1" w:themeTint="F2"/>
            <w:sz w:val="22"/>
            <w:rPrChange w:id="4331" w:author="tao huang" w:date="2017-09-17T12:05:00Z">
              <w:rPr>
                <w:rFonts w:cs="Times New Roman"/>
                <w:color w:val="000000" w:themeColor="text1"/>
                <w:sz w:val="22"/>
              </w:rPr>
            </w:rPrChange>
          </w:rPr>
          <w:t xml:space="preserve">re is a </w:t>
        </w:r>
      </w:ins>
      <w:del w:id="4332" w:author="tao huang" w:date="2017-09-15T19:44:00Z">
        <w:r w:rsidR="00D16EC2" w:rsidRPr="00A60A57" w:rsidDel="006F4C88">
          <w:rPr>
            <w:rFonts w:cs="Times New Roman"/>
            <w:color w:val="0D0D0D" w:themeColor="text1" w:themeTint="F2"/>
            <w:sz w:val="22"/>
            <w:rPrChange w:id="4333" w:author="tao huang" w:date="2017-09-17T12:05:00Z">
              <w:rPr>
                <w:rFonts w:cs="Times New Roman"/>
                <w:color w:val="000000" w:themeColor="text1"/>
                <w:szCs w:val="24"/>
              </w:rPr>
            </w:rPrChange>
          </w:rPr>
          <w:delText xml:space="preserve"> </w:delText>
        </w:r>
      </w:del>
      <w:r w:rsidR="00D16EC2" w:rsidRPr="00A60A57">
        <w:rPr>
          <w:rFonts w:cs="Times New Roman"/>
          <w:color w:val="0D0D0D" w:themeColor="text1" w:themeTint="F2"/>
          <w:sz w:val="22"/>
          <w:rPrChange w:id="4334" w:author="tao huang" w:date="2017-09-17T12:05:00Z">
            <w:rPr>
              <w:rFonts w:cs="Times New Roman"/>
              <w:color w:val="000000" w:themeColor="text1"/>
              <w:szCs w:val="24"/>
            </w:rPr>
          </w:rPrChange>
        </w:rPr>
        <w:t>break but do not know the location, w</w:t>
      </w:r>
      <w:r w:rsidR="008B064F" w:rsidRPr="00A60A57">
        <w:rPr>
          <w:rFonts w:cs="Times New Roman"/>
          <w:color w:val="0D0D0D" w:themeColor="text1" w:themeTint="F2"/>
          <w:sz w:val="22"/>
          <w:rPrChange w:id="4335" w:author="tao huang" w:date="2017-09-17T12:05:00Z">
            <w:rPr>
              <w:rFonts w:cs="Times New Roman"/>
              <w:color w:val="000000" w:themeColor="text1"/>
              <w:szCs w:val="24"/>
            </w:rPr>
          </w:rPrChange>
        </w:rPr>
        <w:t xml:space="preserve">e may </w:t>
      </w:r>
      <w:r w:rsidR="00D16EC2" w:rsidRPr="00A60A57">
        <w:rPr>
          <w:rFonts w:cs="Times New Roman"/>
          <w:color w:val="0D0D0D" w:themeColor="text1" w:themeTint="F2"/>
          <w:sz w:val="22"/>
          <w:rPrChange w:id="4336" w:author="tao huang" w:date="2017-09-17T12:05:00Z">
            <w:rPr>
              <w:rFonts w:cs="Times New Roman"/>
              <w:color w:val="000000" w:themeColor="text1"/>
              <w:szCs w:val="24"/>
            </w:rPr>
          </w:rPrChange>
        </w:rPr>
        <w:t>use</w:t>
      </w:r>
      <w:r w:rsidR="008B064F" w:rsidRPr="00A60A57">
        <w:rPr>
          <w:rFonts w:cs="Times New Roman"/>
          <w:color w:val="0D0D0D" w:themeColor="text1" w:themeTint="F2"/>
          <w:sz w:val="22"/>
          <w:rPrChange w:id="4337" w:author="tao huang" w:date="2017-09-17T12:05:00Z">
            <w:rPr>
              <w:rFonts w:cs="Times New Roman"/>
              <w:color w:val="000000" w:themeColor="text1"/>
              <w:szCs w:val="24"/>
            </w:rPr>
          </w:rPrChange>
        </w:rPr>
        <w:t xml:space="preserve"> the most recent observations close to the forecast origin</w:t>
      </w:r>
      <w:r w:rsidR="00D16EC2" w:rsidRPr="00A60A57">
        <w:rPr>
          <w:rFonts w:cs="Times New Roman"/>
          <w:color w:val="0D0D0D" w:themeColor="text1" w:themeTint="F2"/>
          <w:sz w:val="22"/>
          <w:rPrChange w:id="4338" w:author="tao huang" w:date="2017-09-17T12:05:00Z">
            <w:rPr>
              <w:rFonts w:cs="Times New Roman"/>
              <w:color w:val="000000" w:themeColor="text1"/>
              <w:szCs w:val="24"/>
            </w:rPr>
          </w:rPrChange>
        </w:rPr>
        <w:t xml:space="preserve"> as long as there are enough observations to estimate the model</w:t>
      </w:r>
      <w:r w:rsidR="008E7D37" w:rsidRPr="00A60A57">
        <w:rPr>
          <w:rFonts w:cs="Times New Roman"/>
          <w:color w:val="0D0D0D" w:themeColor="text1" w:themeTint="F2"/>
          <w:sz w:val="22"/>
          <w:rPrChange w:id="4339" w:author="tao huang" w:date="2017-09-17T12:05:00Z">
            <w:rPr>
              <w:rFonts w:cs="Times New Roman"/>
              <w:color w:val="000000" w:themeColor="text1"/>
              <w:szCs w:val="24"/>
            </w:rPr>
          </w:rPrChange>
        </w:rPr>
        <w:t xml:space="preserve">. It </w:t>
      </w:r>
      <w:r w:rsidR="000F745D" w:rsidRPr="00A60A57">
        <w:rPr>
          <w:rFonts w:cs="Times New Roman"/>
          <w:color w:val="0D0D0D" w:themeColor="text1" w:themeTint="F2"/>
          <w:sz w:val="22"/>
          <w:rPrChange w:id="4340" w:author="tao huang" w:date="2017-09-17T12:05:00Z">
            <w:rPr>
              <w:rFonts w:cs="Times New Roman"/>
              <w:color w:val="000000" w:themeColor="text1"/>
              <w:szCs w:val="24"/>
            </w:rPr>
          </w:rPrChange>
        </w:rPr>
        <w:t>becomes</w:t>
      </w:r>
      <w:r w:rsidR="008E7D37" w:rsidRPr="00A60A57">
        <w:rPr>
          <w:rFonts w:cs="Times New Roman"/>
          <w:color w:val="0D0D0D" w:themeColor="text1" w:themeTint="F2"/>
          <w:sz w:val="22"/>
          <w:rPrChange w:id="4341" w:author="tao huang" w:date="2017-09-17T12:05:00Z">
            <w:rPr>
              <w:rFonts w:cs="Times New Roman"/>
              <w:color w:val="000000" w:themeColor="text1"/>
              <w:szCs w:val="24"/>
            </w:rPr>
          </w:rPrChange>
        </w:rPr>
        <w:t xml:space="preserve"> less </w:t>
      </w:r>
      <w:r w:rsidR="00393A97" w:rsidRPr="00A60A57">
        <w:rPr>
          <w:rFonts w:cs="Times New Roman"/>
          <w:color w:val="0D0D0D" w:themeColor="text1" w:themeTint="F2"/>
          <w:sz w:val="22"/>
          <w:rPrChange w:id="4342" w:author="tao huang" w:date="2017-09-17T12:05:00Z">
            <w:rPr>
              <w:rFonts w:cs="Times New Roman"/>
              <w:color w:val="000000" w:themeColor="text1"/>
              <w:szCs w:val="24"/>
            </w:rPr>
          </w:rPrChange>
        </w:rPr>
        <w:t xml:space="preserve">likely </w:t>
      </w:r>
      <w:r w:rsidR="008E7D37" w:rsidRPr="00A60A57">
        <w:rPr>
          <w:rFonts w:cs="Times New Roman"/>
          <w:color w:val="0D0D0D" w:themeColor="text1" w:themeTint="F2"/>
          <w:sz w:val="22"/>
          <w:rPrChange w:id="4343" w:author="tao huang" w:date="2017-09-17T12:05:00Z">
            <w:rPr>
              <w:rFonts w:cs="Times New Roman"/>
              <w:color w:val="000000" w:themeColor="text1"/>
              <w:szCs w:val="24"/>
            </w:rPr>
          </w:rPrChange>
        </w:rPr>
        <w:t xml:space="preserve">for the model </w:t>
      </w:r>
      <w:r w:rsidR="00F34067" w:rsidRPr="00A60A57">
        <w:rPr>
          <w:rFonts w:cs="Times New Roman"/>
          <w:color w:val="0D0D0D" w:themeColor="text1" w:themeTint="F2"/>
          <w:sz w:val="22"/>
          <w:rPrChange w:id="4344" w:author="tao huang" w:date="2017-09-17T12:05:00Z">
            <w:rPr>
              <w:rFonts w:cs="Times New Roman"/>
              <w:color w:val="000000" w:themeColor="text1"/>
              <w:szCs w:val="24"/>
            </w:rPr>
          </w:rPrChange>
        </w:rPr>
        <w:t>to be</w:t>
      </w:r>
      <w:r w:rsidR="008E7D37" w:rsidRPr="00A60A57">
        <w:rPr>
          <w:rFonts w:cs="Times New Roman"/>
          <w:color w:val="0D0D0D" w:themeColor="text1" w:themeTint="F2"/>
          <w:sz w:val="22"/>
          <w:rPrChange w:id="4345" w:author="tao huang" w:date="2017-09-17T12:05:00Z">
            <w:rPr>
              <w:rFonts w:cs="Times New Roman"/>
              <w:color w:val="000000" w:themeColor="text1"/>
              <w:szCs w:val="24"/>
            </w:rPr>
          </w:rPrChange>
        </w:rPr>
        <w:t xml:space="preserve"> subject to structural break </w:t>
      </w:r>
      <w:r w:rsidR="000F745D" w:rsidRPr="00A60A57">
        <w:rPr>
          <w:rFonts w:cs="Times New Roman"/>
          <w:color w:val="0D0D0D" w:themeColor="text1" w:themeTint="F2"/>
          <w:sz w:val="22"/>
          <w:rPrChange w:id="4346" w:author="tao huang" w:date="2017-09-17T12:05:00Z">
            <w:rPr>
              <w:rFonts w:cs="Times New Roman"/>
              <w:color w:val="000000" w:themeColor="text1"/>
              <w:szCs w:val="24"/>
            </w:rPr>
          </w:rPrChange>
        </w:rPr>
        <w:t>if</w:t>
      </w:r>
      <w:r w:rsidR="008E7D37" w:rsidRPr="00A60A57">
        <w:rPr>
          <w:rFonts w:cs="Times New Roman"/>
          <w:color w:val="0D0D0D" w:themeColor="text1" w:themeTint="F2"/>
          <w:sz w:val="22"/>
          <w:rPrChange w:id="4347" w:author="tao huang" w:date="2017-09-17T12:05:00Z">
            <w:rPr>
              <w:rFonts w:cs="Times New Roman"/>
              <w:color w:val="000000" w:themeColor="text1"/>
              <w:szCs w:val="24"/>
            </w:rPr>
          </w:rPrChange>
        </w:rPr>
        <w:t xml:space="preserve"> </w:t>
      </w:r>
      <w:r w:rsidR="007B7AEC" w:rsidRPr="00A60A57">
        <w:rPr>
          <w:rFonts w:cs="Times New Roman"/>
          <w:color w:val="0D0D0D" w:themeColor="text1" w:themeTint="F2"/>
          <w:sz w:val="22"/>
          <w:rPrChange w:id="4348" w:author="tao huang" w:date="2017-09-17T12:05:00Z">
            <w:rPr>
              <w:rFonts w:cs="Times New Roman"/>
              <w:color w:val="000000" w:themeColor="text1"/>
              <w:szCs w:val="24"/>
            </w:rPr>
          </w:rPrChange>
        </w:rPr>
        <w:t xml:space="preserve">we keep </w:t>
      </w:r>
      <w:r w:rsidR="007B7AEC" w:rsidRPr="00A60A57">
        <w:rPr>
          <w:rFonts w:cs="Times New Roman"/>
          <w:i/>
          <w:color w:val="0D0D0D" w:themeColor="text1" w:themeTint="F2"/>
          <w:sz w:val="22"/>
          <w:rPrChange w:id="4349" w:author="tao huang" w:date="2017-09-17T12:05:00Z">
            <w:rPr>
              <w:rFonts w:cs="Times New Roman"/>
              <w:i/>
              <w:color w:val="000000" w:themeColor="text1"/>
              <w:szCs w:val="24"/>
            </w:rPr>
          </w:rPrChange>
        </w:rPr>
        <w:t>m</w:t>
      </w:r>
      <w:r w:rsidR="007B7AEC" w:rsidRPr="00A60A57">
        <w:rPr>
          <w:rFonts w:cs="Times New Roman"/>
          <w:color w:val="0D0D0D" w:themeColor="text1" w:themeTint="F2"/>
          <w:sz w:val="22"/>
          <w:rPrChange w:id="4350" w:author="tao huang" w:date="2017-09-17T12:05:00Z">
            <w:rPr>
              <w:rFonts w:cs="Times New Roman"/>
              <w:color w:val="000000" w:themeColor="text1"/>
              <w:szCs w:val="24"/>
            </w:rPr>
          </w:rPrChange>
        </w:rPr>
        <w:t xml:space="preserve"> as </w:t>
      </w:r>
      <w:r w:rsidR="0041096A" w:rsidRPr="00A60A57">
        <w:rPr>
          <w:rFonts w:cs="Times New Roman"/>
          <w:color w:val="0D0D0D" w:themeColor="text1" w:themeTint="F2"/>
          <w:sz w:val="22"/>
          <w:rPrChange w:id="4351" w:author="tao huang" w:date="2017-09-17T12:05:00Z">
            <w:rPr>
              <w:rFonts w:cs="Times New Roman"/>
              <w:color w:val="000000" w:themeColor="text1"/>
              <w:szCs w:val="24"/>
            </w:rPr>
          </w:rPrChange>
        </w:rPr>
        <w:t>large</w:t>
      </w:r>
      <w:r w:rsidR="007B7AEC" w:rsidRPr="00A60A57">
        <w:rPr>
          <w:rFonts w:cs="Times New Roman"/>
          <w:color w:val="0D0D0D" w:themeColor="text1" w:themeTint="F2"/>
          <w:sz w:val="22"/>
          <w:rPrChange w:id="4352" w:author="tao huang" w:date="2017-09-17T12:05:00Z">
            <w:rPr>
              <w:rFonts w:cs="Times New Roman"/>
              <w:color w:val="000000" w:themeColor="text1"/>
              <w:szCs w:val="24"/>
            </w:rPr>
          </w:rPrChange>
        </w:rPr>
        <w:t xml:space="preserve"> as possible</w:t>
      </w:r>
      <w:r w:rsidR="0041096A" w:rsidRPr="00A60A57">
        <w:rPr>
          <w:rFonts w:cs="Times New Roman"/>
          <w:color w:val="0D0D0D" w:themeColor="text1" w:themeTint="F2"/>
          <w:sz w:val="22"/>
          <w:rPrChange w:id="4353" w:author="tao huang" w:date="2017-09-17T12:05:00Z">
            <w:rPr>
              <w:rFonts w:cs="Times New Roman"/>
              <w:color w:val="000000" w:themeColor="text1"/>
              <w:szCs w:val="24"/>
            </w:rPr>
          </w:rPrChange>
        </w:rPr>
        <w:t xml:space="preserve"> (so that we </w:t>
      </w:r>
      <w:r w:rsidR="00F34067" w:rsidRPr="00A60A57">
        <w:rPr>
          <w:rFonts w:cs="Times New Roman"/>
          <w:color w:val="0D0D0D" w:themeColor="text1" w:themeTint="F2"/>
          <w:sz w:val="22"/>
          <w:rPrChange w:id="4354" w:author="tao huang" w:date="2017-09-17T12:05:00Z">
            <w:rPr>
              <w:rFonts w:cs="Times New Roman"/>
              <w:color w:val="000000" w:themeColor="text1"/>
              <w:szCs w:val="24"/>
            </w:rPr>
          </w:rPrChange>
        </w:rPr>
        <w:t>discard more old data</w:t>
      </w:r>
      <w:r w:rsidR="0041096A" w:rsidRPr="00A60A57">
        <w:rPr>
          <w:rFonts w:cs="Times New Roman"/>
          <w:color w:val="0D0D0D" w:themeColor="text1" w:themeTint="F2"/>
          <w:sz w:val="22"/>
          <w:rPrChange w:id="4355" w:author="tao huang" w:date="2017-09-17T12:05:00Z">
            <w:rPr>
              <w:rFonts w:cs="Times New Roman"/>
              <w:color w:val="000000" w:themeColor="text1"/>
              <w:szCs w:val="24"/>
            </w:rPr>
          </w:rPrChange>
        </w:rPr>
        <w:t>)</w:t>
      </w:r>
      <w:r w:rsidR="00F34067" w:rsidRPr="00A60A57">
        <w:rPr>
          <w:rFonts w:cs="Times New Roman"/>
          <w:color w:val="0D0D0D" w:themeColor="text1" w:themeTint="F2"/>
          <w:sz w:val="22"/>
          <w:rPrChange w:id="4356" w:author="tao huang" w:date="2017-09-17T12:05:00Z">
            <w:rPr>
              <w:rFonts w:cs="Times New Roman"/>
              <w:color w:val="000000" w:themeColor="text1"/>
              <w:szCs w:val="24"/>
            </w:rPr>
          </w:rPrChange>
        </w:rPr>
        <w:t xml:space="preserve">. </w:t>
      </w:r>
      <w:r w:rsidR="000F745D" w:rsidRPr="000A110D">
        <w:rPr>
          <w:rFonts w:cs="Times New Roman"/>
          <w:noProof/>
          <w:color w:val="0D0D0D" w:themeColor="text1" w:themeTint="F2"/>
          <w:sz w:val="22"/>
          <w:rPrChange w:id="4357" w:author="tao huang" w:date="2017-09-17T12:15:00Z">
            <w:rPr>
              <w:rFonts w:cs="Times New Roman"/>
              <w:color w:val="000000" w:themeColor="text1"/>
              <w:szCs w:val="24"/>
            </w:rPr>
          </w:rPrChange>
        </w:rPr>
        <w:t>If</w:t>
      </w:r>
      <w:r w:rsidR="007B7AEC" w:rsidRPr="00A60A57">
        <w:rPr>
          <w:rFonts w:cs="Times New Roman"/>
          <w:color w:val="0D0D0D" w:themeColor="text1" w:themeTint="F2"/>
          <w:sz w:val="22"/>
          <w:rPrChange w:id="4358" w:author="tao huang" w:date="2017-09-17T12:05:00Z">
            <w:rPr>
              <w:rFonts w:cs="Times New Roman"/>
              <w:color w:val="000000" w:themeColor="text1"/>
              <w:szCs w:val="24"/>
            </w:rPr>
          </w:rPrChange>
        </w:rPr>
        <w:t xml:space="preserve"> </w:t>
      </w:r>
      <w:r w:rsidR="0041096A" w:rsidRPr="00A60A57">
        <w:rPr>
          <w:rFonts w:cs="Times New Roman"/>
          <w:i/>
          <w:color w:val="0D0D0D" w:themeColor="text1" w:themeTint="F2"/>
          <w:sz w:val="22"/>
          <w:rPrChange w:id="4359" w:author="tao huang" w:date="2017-09-17T12:05:00Z">
            <w:rPr>
              <w:rFonts w:cs="Times New Roman"/>
              <w:i/>
              <w:color w:val="000000" w:themeColor="text1"/>
              <w:szCs w:val="24"/>
            </w:rPr>
          </w:rPrChange>
        </w:rPr>
        <w:t>m</w:t>
      </w:r>
      <w:r w:rsidR="0041096A" w:rsidRPr="00A60A57">
        <w:rPr>
          <w:rFonts w:cs="Times New Roman"/>
          <w:color w:val="0D0D0D" w:themeColor="text1" w:themeTint="F2"/>
          <w:sz w:val="22"/>
          <w:rPrChange w:id="4360" w:author="tao huang" w:date="2017-09-17T12:05:00Z">
            <w:rPr>
              <w:rFonts w:cs="Times New Roman"/>
              <w:color w:val="000000" w:themeColor="text1"/>
              <w:szCs w:val="24"/>
            </w:rPr>
          </w:rPrChange>
        </w:rPr>
        <w:t xml:space="preserve"> </w:t>
      </w:r>
      <w:r w:rsidR="00971B1F" w:rsidRPr="00A60A57">
        <w:rPr>
          <w:rFonts w:cs="Times New Roman"/>
          <w:color w:val="0D0D0D" w:themeColor="text1" w:themeTint="F2"/>
          <w:sz w:val="22"/>
          <w:rPrChange w:id="4361" w:author="tao huang" w:date="2017-09-17T12:05:00Z">
            <w:rPr>
              <w:rFonts w:cs="Times New Roman"/>
              <w:color w:val="000000" w:themeColor="text1"/>
              <w:szCs w:val="24"/>
            </w:rPr>
          </w:rPrChange>
        </w:rPr>
        <w:t xml:space="preserve">by chance </w:t>
      </w:r>
      <w:r w:rsidR="0041096A" w:rsidRPr="00A60A57">
        <w:rPr>
          <w:rFonts w:cs="Times New Roman"/>
          <w:color w:val="0D0D0D" w:themeColor="text1" w:themeTint="F2"/>
          <w:sz w:val="22"/>
          <w:rPrChange w:id="4362" w:author="tao huang" w:date="2017-09-17T12:05:00Z">
            <w:rPr>
              <w:rFonts w:cs="Times New Roman"/>
              <w:color w:val="000000" w:themeColor="text1"/>
              <w:szCs w:val="24"/>
            </w:rPr>
          </w:rPrChange>
        </w:rPr>
        <w:t xml:space="preserve">becomes larger than </w:t>
      </w:r>
      <m:oMath>
        <m:sSub>
          <m:sSubPr>
            <m:ctrlPr>
              <w:rPr>
                <w:rFonts w:ascii="Cambria Math" w:hAnsi="Cambria Math" w:cs="Times New Roman"/>
                <w:i/>
                <w:color w:val="0D0D0D" w:themeColor="text1" w:themeTint="F2"/>
                <w:sz w:val="22"/>
                <w:rPrChange w:id="4363"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4364" w:author="tao huang" w:date="2017-09-17T12:05:00Z">
                  <w:rPr>
                    <w:rFonts w:ascii="Cambria Math" w:hAnsi="Cambria Math" w:cs="Times New Roman"/>
                    <w:color w:val="000000" w:themeColor="text1"/>
                    <w:szCs w:val="24"/>
                  </w:rPr>
                </w:rPrChange>
              </w:rPr>
              <m:t>T</m:t>
            </m:r>
          </m:e>
          <m:sub>
            <m:r>
              <w:rPr>
                <w:rFonts w:ascii="Cambria Math" w:hAnsi="Cambria Math" w:cs="Times New Roman"/>
                <w:color w:val="0D0D0D" w:themeColor="text1" w:themeTint="F2"/>
                <w:sz w:val="22"/>
                <w:rPrChange w:id="4365" w:author="tao huang" w:date="2017-09-17T12:05:00Z">
                  <w:rPr>
                    <w:rFonts w:ascii="Cambria Math" w:hAnsi="Cambria Math" w:cs="Times New Roman"/>
                    <w:color w:val="000000" w:themeColor="text1"/>
                    <w:szCs w:val="24"/>
                  </w:rPr>
                </w:rPrChange>
              </w:rPr>
              <m:t>1</m:t>
            </m:r>
          </m:sub>
        </m:sSub>
      </m:oMath>
      <w:r w:rsidR="007B7AEC" w:rsidRPr="00A60A57">
        <w:rPr>
          <w:rFonts w:cs="Times New Roman"/>
          <w:color w:val="0D0D0D" w:themeColor="text1" w:themeTint="F2"/>
          <w:sz w:val="22"/>
          <w:rPrChange w:id="4366" w:author="tao huang" w:date="2017-09-17T12:05:00Z">
            <w:rPr>
              <w:rFonts w:cs="Times New Roman"/>
              <w:color w:val="000000" w:themeColor="text1"/>
              <w:szCs w:val="24"/>
            </w:rPr>
          </w:rPrChange>
        </w:rPr>
        <w:t xml:space="preserve">, the model </w:t>
      </w:r>
      <w:r w:rsidR="00393A97" w:rsidRPr="00A60A57">
        <w:rPr>
          <w:rFonts w:cs="Times New Roman"/>
          <w:color w:val="0D0D0D" w:themeColor="text1" w:themeTint="F2"/>
          <w:sz w:val="22"/>
          <w:rPrChange w:id="4367" w:author="tao huang" w:date="2017-09-17T12:05:00Z">
            <w:rPr>
              <w:rFonts w:cs="Times New Roman"/>
              <w:color w:val="000000" w:themeColor="text1"/>
              <w:szCs w:val="24"/>
            </w:rPr>
          </w:rPrChange>
        </w:rPr>
        <w:t xml:space="preserve">will be estimated </w:t>
      </w:r>
      <w:r w:rsidR="00971B1F" w:rsidRPr="00A60A57">
        <w:rPr>
          <w:rFonts w:cs="Times New Roman"/>
          <w:color w:val="0D0D0D" w:themeColor="text1" w:themeTint="F2"/>
          <w:sz w:val="22"/>
          <w:rPrChange w:id="4368" w:author="tao huang" w:date="2017-09-17T12:05:00Z">
            <w:rPr>
              <w:rFonts w:cs="Times New Roman"/>
              <w:color w:val="000000" w:themeColor="text1"/>
              <w:szCs w:val="24"/>
            </w:rPr>
          </w:rPrChange>
        </w:rPr>
        <w:t xml:space="preserve">with post-break data </w:t>
      </w:r>
      <w:ins w:id="4369" w:author="tao huang" w:date="2017-09-15T19:45:00Z">
        <w:r w:rsidR="00C70946" w:rsidRPr="00A60A57">
          <w:rPr>
            <w:rFonts w:cs="Times New Roman"/>
            <w:color w:val="0D0D0D" w:themeColor="text1" w:themeTint="F2"/>
            <w:sz w:val="22"/>
            <w:rPrChange w:id="4370" w:author="tao huang" w:date="2017-09-17T12:05:00Z">
              <w:rPr>
                <w:rFonts w:cs="Times New Roman"/>
                <w:color w:val="000000" w:themeColor="text1"/>
                <w:sz w:val="22"/>
              </w:rPr>
            </w:rPrChange>
          </w:rPr>
          <w:t xml:space="preserve">only </w:t>
        </w:r>
      </w:ins>
      <w:r w:rsidR="00393A97" w:rsidRPr="00A60A57">
        <w:rPr>
          <w:rFonts w:cs="Times New Roman"/>
          <w:color w:val="0D0D0D" w:themeColor="text1" w:themeTint="F2"/>
          <w:sz w:val="22"/>
          <w:rPrChange w:id="4371" w:author="tao huang" w:date="2017-09-17T12:05:00Z">
            <w:rPr>
              <w:rFonts w:cs="Times New Roman"/>
              <w:color w:val="000000" w:themeColor="text1"/>
              <w:szCs w:val="24"/>
            </w:rPr>
          </w:rPrChange>
        </w:rPr>
        <w:t xml:space="preserve">and </w:t>
      </w:r>
      <w:r w:rsidR="007B7AEC" w:rsidRPr="00A60A57">
        <w:rPr>
          <w:rFonts w:cs="Times New Roman"/>
          <w:color w:val="0D0D0D" w:themeColor="text1" w:themeTint="F2"/>
          <w:sz w:val="22"/>
          <w:rPrChange w:id="4372" w:author="tao huang" w:date="2017-09-17T12:05:00Z">
            <w:rPr>
              <w:rFonts w:cs="Times New Roman"/>
              <w:color w:val="000000" w:themeColor="text1"/>
              <w:szCs w:val="24"/>
            </w:rPr>
          </w:rPrChange>
        </w:rPr>
        <w:t>generate unbiased forecasts</w:t>
      </w:r>
      <w:r w:rsidR="00C14C9B" w:rsidRPr="00A60A57">
        <w:rPr>
          <w:rFonts w:cs="Times New Roman"/>
          <w:color w:val="0D0D0D" w:themeColor="text1" w:themeTint="F2"/>
          <w:sz w:val="22"/>
          <w:rPrChange w:id="4373" w:author="tao huang" w:date="2017-09-17T12:05:00Z">
            <w:rPr>
              <w:rFonts w:cs="Times New Roman"/>
              <w:color w:val="000000" w:themeColor="text1"/>
              <w:szCs w:val="24"/>
            </w:rPr>
          </w:rPrChange>
        </w:rPr>
        <w:t xml:space="preserve">. </w:t>
      </w:r>
    </w:p>
    <w:p w14:paraId="242BD358" w14:textId="77777777" w:rsidR="00C14C9B" w:rsidRPr="00A60A57" w:rsidRDefault="00C14C9B">
      <w:pPr>
        <w:spacing w:after="0" w:line="360" w:lineRule="auto"/>
        <w:rPr>
          <w:rFonts w:cs="Times New Roman"/>
          <w:color w:val="0D0D0D" w:themeColor="text1" w:themeTint="F2"/>
          <w:sz w:val="22"/>
          <w:rPrChange w:id="4374" w:author="tao huang" w:date="2017-09-17T12:05:00Z">
            <w:rPr>
              <w:rFonts w:cs="Times New Roman"/>
              <w:color w:val="000000" w:themeColor="text1"/>
              <w:szCs w:val="24"/>
            </w:rPr>
          </w:rPrChange>
        </w:rPr>
      </w:pPr>
    </w:p>
    <w:p w14:paraId="40578EA4" w14:textId="54C2093C" w:rsidR="00C85971" w:rsidRPr="00A60A57" w:rsidRDefault="00F34067">
      <w:pPr>
        <w:spacing w:after="0" w:line="360" w:lineRule="auto"/>
        <w:rPr>
          <w:rFonts w:cs="Times New Roman"/>
          <w:color w:val="0D0D0D" w:themeColor="text1" w:themeTint="F2"/>
          <w:sz w:val="22"/>
          <w:rPrChange w:id="4375" w:author="tao huang" w:date="2017-09-17T12:05:00Z">
            <w:rPr>
              <w:rFonts w:cs="Times New Roman"/>
              <w:color w:val="000000" w:themeColor="text1"/>
              <w:szCs w:val="24"/>
            </w:rPr>
          </w:rPrChange>
        </w:rPr>
      </w:pPr>
      <w:r w:rsidRPr="00A60A57">
        <w:rPr>
          <w:rFonts w:cs="Times New Roman"/>
          <w:color w:val="0D0D0D" w:themeColor="text1" w:themeTint="F2"/>
          <w:sz w:val="22"/>
          <w:rPrChange w:id="4376" w:author="tao huang" w:date="2017-09-17T12:05:00Z">
            <w:rPr>
              <w:rFonts w:cs="Times New Roman"/>
              <w:color w:val="000000" w:themeColor="text1"/>
              <w:szCs w:val="24"/>
            </w:rPr>
          </w:rPrChange>
        </w:rPr>
        <w:t xml:space="preserve">However, </w:t>
      </w:r>
      <w:r w:rsidR="00B67DE9" w:rsidRPr="00A60A57">
        <w:rPr>
          <w:rFonts w:cs="Times New Roman"/>
          <w:color w:val="0D0D0D" w:themeColor="text1" w:themeTint="F2"/>
          <w:sz w:val="22"/>
          <w:rPrChange w:id="4377" w:author="tao huang" w:date="2017-09-17T12:05:00Z">
            <w:rPr>
              <w:rFonts w:cs="Times New Roman"/>
              <w:color w:val="000000" w:themeColor="text1"/>
              <w:szCs w:val="24"/>
            </w:rPr>
          </w:rPrChange>
        </w:rPr>
        <w:t>this does not suggest that</w:t>
      </w:r>
      <w:r w:rsidR="005F6224" w:rsidRPr="00A60A57">
        <w:rPr>
          <w:rFonts w:cs="Times New Roman"/>
          <w:color w:val="0D0D0D" w:themeColor="text1" w:themeTint="F2"/>
          <w:sz w:val="22"/>
          <w:rPrChange w:id="4378" w:author="tao huang" w:date="2017-09-17T12:05:00Z">
            <w:rPr>
              <w:rFonts w:cs="Times New Roman"/>
              <w:color w:val="000000" w:themeColor="text1"/>
              <w:szCs w:val="24"/>
            </w:rPr>
          </w:rPrChange>
        </w:rPr>
        <w:t xml:space="preserve"> </w:t>
      </w:r>
      <w:r w:rsidR="00B67DE9" w:rsidRPr="00A60A57">
        <w:rPr>
          <w:rFonts w:cs="Times New Roman"/>
          <w:color w:val="0D0D0D" w:themeColor="text1" w:themeTint="F2"/>
          <w:sz w:val="22"/>
          <w:rPrChange w:id="4379" w:author="tao huang" w:date="2017-09-17T12:05:00Z">
            <w:rPr>
              <w:rFonts w:cs="Times New Roman"/>
              <w:color w:val="000000" w:themeColor="text1"/>
              <w:szCs w:val="24"/>
            </w:rPr>
          </w:rPrChange>
        </w:rPr>
        <w:t xml:space="preserve">when we </w:t>
      </w:r>
      <w:r w:rsidR="005F6224" w:rsidRPr="00A60A57">
        <w:rPr>
          <w:rFonts w:cs="Times New Roman"/>
          <w:color w:val="0D0D0D" w:themeColor="text1" w:themeTint="F2"/>
          <w:sz w:val="22"/>
          <w:rPrChange w:id="4380" w:author="tao huang" w:date="2017-09-17T12:05:00Z">
            <w:rPr>
              <w:rFonts w:cs="Times New Roman"/>
              <w:color w:val="000000" w:themeColor="text1"/>
              <w:szCs w:val="24"/>
            </w:rPr>
          </w:rPrChange>
        </w:rPr>
        <w:t xml:space="preserve">have suspicion for structural breaks </w:t>
      </w:r>
      <w:r w:rsidR="00B67DE9" w:rsidRPr="00A60A57">
        <w:rPr>
          <w:rFonts w:cs="Times New Roman"/>
          <w:color w:val="0D0D0D" w:themeColor="text1" w:themeTint="F2"/>
          <w:sz w:val="22"/>
          <w:rPrChange w:id="4381" w:author="tao huang" w:date="2017-09-17T12:05:00Z">
            <w:rPr>
              <w:rFonts w:cs="Times New Roman"/>
              <w:color w:val="000000" w:themeColor="text1"/>
              <w:szCs w:val="24"/>
            </w:rPr>
          </w:rPrChange>
        </w:rPr>
        <w:t>we must adopt estimation windows as small as possible</w:t>
      </w:r>
      <w:ins w:id="4382" w:author="tao huang" w:date="2017-09-15T19:49:00Z">
        <w:r w:rsidR="00CD09EC" w:rsidRPr="00A60A57">
          <w:rPr>
            <w:rFonts w:cs="Times New Roman"/>
            <w:color w:val="0D0D0D" w:themeColor="text1" w:themeTint="F2"/>
            <w:sz w:val="22"/>
            <w:rPrChange w:id="4383" w:author="tao huang" w:date="2017-09-17T12:05:00Z">
              <w:rPr>
                <w:rFonts w:cs="Times New Roman"/>
                <w:color w:val="000000" w:themeColor="text1"/>
                <w:sz w:val="22"/>
              </w:rPr>
            </w:rPrChange>
          </w:rPr>
          <w:t xml:space="preserve"> to achieve higher forecasting accuracy</w:t>
        </w:r>
      </w:ins>
      <w:ins w:id="4384" w:author="tao huang" w:date="2017-09-15T19:47:00Z">
        <w:r w:rsidR="001830CD" w:rsidRPr="00A60A57">
          <w:rPr>
            <w:rFonts w:cs="Times New Roman"/>
            <w:color w:val="0D0D0D" w:themeColor="text1" w:themeTint="F2"/>
            <w:sz w:val="22"/>
            <w:rPrChange w:id="4385" w:author="tao huang" w:date="2017-09-17T12:05:00Z">
              <w:rPr>
                <w:rFonts w:cs="Times New Roman"/>
                <w:color w:val="000000" w:themeColor="text1"/>
                <w:sz w:val="22"/>
              </w:rPr>
            </w:rPrChange>
          </w:rPr>
          <w:t xml:space="preserve"> (even there are enough observations to estimate the model)</w:t>
        </w:r>
      </w:ins>
      <w:r w:rsidR="00B67DE9" w:rsidRPr="00A60A57">
        <w:rPr>
          <w:rFonts w:cs="Times New Roman"/>
          <w:color w:val="0D0D0D" w:themeColor="text1" w:themeTint="F2"/>
          <w:sz w:val="22"/>
          <w:rPrChange w:id="4386" w:author="tao huang" w:date="2017-09-17T12:05:00Z">
            <w:rPr>
              <w:rFonts w:cs="Times New Roman"/>
              <w:color w:val="000000" w:themeColor="text1"/>
              <w:szCs w:val="24"/>
            </w:rPr>
          </w:rPrChange>
        </w:rPr>
        <w:t xml:space="preserve">. </w:t>
      </w:r>
      <w:r w:rsidR="005F6224" w:rsidRPr="00A60A57">
        <w:rPr>
          <w:rFonts w:cs="Times New Roman"/>
          <w:color w:val="0D0D0D" w:themeColor="text1" w:themeTint="F2"/>
          <w:sz w:val="22"/>
          <w:rPrChange w:id="4387" w:author="tao huang" w:date="2017-09-17T12:05:00Z">
            <w:rPr>
              <w:rFonts w:cs="Times New Roman"/>
              <w:color w:val="000000" w:themeColor="text1"/>
              <w:szCs w:val="24"/>
            </w:rPr>
          </w:rPrChange>
        </w:rPr>
        <w:t xml:space="preserve">This is because that </w:t>
      </w:r>
      <w:r w:rsidRPr="00A60A57">
        <w:rPr>
          <w:rFonts w:cs="Times New Roman"/>
          <w:color w:val="0D0D0D" w:themeColor="text1" w:themeTint="F2"/>
          <w:sz w:val="22"/>
          <w:rPrChange w:id="4388" w:author="tao huang" w:date="2017-09-17T12:05:00Z">
            <w:rPr>
              <w:rFonts w:cs="Times New Roman"/>
              <w:color w:val="000000" w:themeColor="text1"/>
              <w:szCs w:val="24"/>
            </w:rPr>
          </w:rPrChange>
        </w:rPr>
        <w:t xml:space="preserve">the reduction of </w:t>
      </w:r>
      <w:r w:rsidR="00B47E5B" w:rsidRPr="00A60A57">
        <w:rPr>
          <w:rFonts w:cs="Times New Roman"/>
          <w:color w:val="0D0D0D" w:themeColor="text1" w:themeTint="F2"/>
          <w:sz w:val="22"/>
          <w:rPrChange w:id="4389" w:author="tao huang" w:date="2017-09-17T12:05:00Z">
            <w:rPr>
              <w:rFonts w:cs="Times New Roman"/>
              <w:color w:val="000000" w:themeColor="text1"/>
              <w:szCs w:val="24"/>
            </w:rPr>
          </w:rPrChange>
        </w:rPr>
        <w:t xml:space="preserve">the </w:t>
      </w:r>
      <w:r w:rsidRPr="00A60A57">
        <w:rPr>
          <w:rFonts w:cs="Times New Roman"/>
          <w:color w:val="0D0D0D" w:themeColor="text1" w:themeTint="F2"/>
          <w:sz w:val="22"/>
          <w:rPrChange w:id="4390" w:author="tao huang" w:date="2017-09-17T12:05:00Z">
            <w:rPr>
              <w:rFonts w:cs="Times New Roman"/>
              <w:color w:val="000000" w:themeColor="text1"/>
              <w:szCs w:val="24"/>
            </w:rPr>
          </w:rPrChange>
        </w:rPr>
        <w:t>forecast bias comes with the</w:t>
      </w:r>
      <w:r w:rsidR="001A49ED" w:rsidRPr="00A60A57">
        <w:rPr>
          <w:rFonts w:cs="Times New Roman"/>
          <w:color w:val="0D0D0D" w:themeColor="text1" w:themeTint="F2"/>
          <w:sz w:val="22"/>
          <w:rPrChange w:id="4391" w:author="tao huang" w:date="2017-09-17T12:05:00Z">
            <w:rPr>
              <w:rFonts w:cs="Times New Roman"/>
              <w:color w:val="000000" w:themeColor="text1"/>
              <w:szCs w:val="24"/>
            </w:rPr>
          </w:rPrChange>
        </w:rPr>
        <w:t xml:space="preserve"> cost</w:t>
      </w:r>
      <w:r w:rsidRPr="00A60A57">
        <w:rPr>
          <w:rFonts w:cs="Times New Roman"/>
          <w:color w:val="0D0D0D" w:themeColor="text1" w:themeTint="F2"/>
          <w:sz w:val="22"/>
          <w:rPrChange w:id="4392" w:author="tao huang" w:date="2017-09-17T12:05:00Z">
            <w:rPr>
              <w:rFonts w:cs="Times New Roman"/>
              <w:color w:val="000000" w:themeColor="text1"/>
              <w:szCs w:val="24"/>
            </w:rPr>
          </w:rPrChange>
        </w:rPr>
        <w:t xml:space="preserve"> of </w:t>
      </w:r>
      <w:ins w:id="4393" w:author="tao huang" w:date="2017-09-15T19:47:00Z">
        <w:r w:rsidR="001830CD" w:rsidRPr="00A60A57">
          <w:rPr>
            <w:rFonts w:cs="Times New Roman"/>
            <w:color w:val="0D0D0D" w:themeColor="text1" w:themeTint="F2"/>
            <w:sz w:val="22"/>
            <w:rPrChange w:id="4394" w:author="tao huang" w:date="2017-09-17T12:05:00Z">
              <w:rPr>
                <w:rFonts w:cs="Times New Roman"/>
                <w:color w:val="000000" w:themeColor="text1"/>
                <w:sz w:val="22"/>
              </w:rPr>
            </w:rPrChange>
          </w:rPr>
          <w:t xml:space="preserve">an </w:t>
        </w:r>
      </w:ins>
      <w:r w:rsidRPr="00A60A57">
        <w:rPr>
          <w:rFonts w:cs="Times New Roman"/>
          <w:color w:val="0D0D0D" w:themeColor="text1" w:themeTint="F2"/>
          <w:sz w:val="22"/>
          <w:rPrChange w:id="4395" w:author="tao huang" w:date="2017-09-17T12:05:00Z">
            <w:rPr>
              <w:rFonts w:cs="Times New Roman"/>
              <w:color w:val="000000" w:themeColor="text1"/>
              <w:szCs w:val="24"/>
            </w:rPr>
          </w:rPrChange>
        </w:rPr>
        <w:t>inflated forecasting error variance</w:t>
      </w:r>
      <w:r w:rsidR="001612B4" w:rsidRPr="00A60A57">
        <w:rPr>
          <w:rFonts w:cs="Times New Roman"/>
          <w:color w:val="0D0D0D" w:themeColor="text1" w:themeTint="F2"/>
          <w:sz w:val="22"/>
          <w:rPrChange w:id="4396" w:author="tao huang" w:date="2017-09-17T12:05:00Z">
            <w:rPr>
              <w:rFonts w:cs="Times New Roman"/>
              <w:color w:val="000000" w:themeColor="text1"/>
              <w:szCs w:val="24"/>
            </w:rPr>
          </w:rPrChange>
        </w:rPr>
        <w:t xml:space="preserve"> </w:t>
      </w:r>
      <w:r w:rsidR="005F6224" w:rsidRPr="00A60A57">
        <w:rPr>
          <w:rFonts w:cs="Times New Roman"/>
          <w:color w:val="0D0D0D" w:themeColor="text1" w:themeTint="F2"/>
          <w:sz w:val="22"/>
          <w:rPrChange w:id="4397" w:author="tao huang" w:date="2017-09-17T12:05:00Z">
            <w:rPr>
              <w:rFonts w:cs="Times New Roman"/>
              <w:color w:val="000000" w:themeColor="text1"/>
              <w:szCs w:val="24"/>
            </w:rPr>
          </w:rPrChange>
        </w:rPr>
        <w:t>as</w:t>
      </w:r>
      <w:r w:rsidR="001612B4" w:rsidRPr="00A60A57">
        <w:rPr>
          <w:rFonts w:cs="Times New Roman"/>
          <w:color w:val="0D0D0D" w:themeColor="text1" w:themeTint="F2"/>
          <w:sz w:val="22"/>
          <w:rPrChange w:id="4398" w:author="tao huang" w:date="2017-09-17T12:05:00Z">
            <w:rPr>
              <w:rFonts w:cs="Times New Roman"/>
              <w:color w:val="000000" w:themeColor="text1"/>
              <w:szCs w:val="24"/>
            </w:rPr>
          </w:rPrChange>
        </w:rPr>
        <w:t xml:space="preserve"> </w:t>
      </w:r>
      <w:r w:rsidR="00501F2B" w:rsidRPr="00A60A57">
        <w:rPr>
          <w:rFonts w:cs="Times New Roman"/>
          <w:color w:val="0D0D0D" w:themeColor="text1" w:themeTint="F2"/>
          <w:sz w:val="22"/>
          <w:rPrChange w:id="4399" w:author="tao huang" w:date="2017-09-17T12:05:00Z">
            <w:rPr>
              <w:rFonts w:cs="Times New Roman"/>
              <w:color w:val="000000" w:themeColor="text1"/>
              <w:szCs w:val="24"/>
            </w:rPr>
          </w:rPrChange>
        </w:rPr>
        <w:t xml:space="preserve">we </w:t>
      </w:r>
      <w:r w:rsidR="005A423B" w:rsidRPr="00A60A57">
        <w:rPr>
          <w:rFonts w:cs="Times New Roman"/>
          <w:color w:val="0D0D0D" w:themeColor="text1" w:themeTint="F2"/>
          <w:sz w:val="22"/>
          <w:rPrChange w:id="4400" w:author="tao huang" w:date="2017-09-17T12:05:00Z">
            <w:rPr>
              <w:rFonts w:cs="Times New Roman"/>
              <w:color w:val="000000" w:themeColor="text1"/>
              <w:szCs w:val="24"/>
            </w:rPr>
          </w:rPrChange>
        </w:rPr>
        <w:t>will be using</w:t>
      </w:r>
      <w:r w:rsidR="00501F2B" w:rsidRPr="00A60A57">
        <w:rPr>
          <w:rFonts w:cs="Times New Roman"/>
          <w:color w:val="0D0D0D" w:themeColor="text1" w:themeTint="F2"/>
          <w:sz w:val="22"/>
          <w:rPrChange w:id="4401" w:author="tao huang" w:date="2017-09-17T12:05:00Z">
            <w:rPr>
              <w:rFonts w:cs="Times New Roman"/>
              <w:color w:val="000000" w:themeColor="text1"/>
              <w:szCs w:val="24"/>
            </w:rPr>
          </w:rPrChange>
        </w:rPr>
        <w:t xml:space="preserve"> </w:t>
      </w:r>
      <w:r w:rsidR="001612B4" w:rsidRPr="00A60A57">
        <w:rPr>
          <w:rFonts w:cs="Times New Roman"/>
          <w:color w:val="0D0D0D" w:themeColor="text1" w:themeTint="F2"/>
          <w:sz w:val="22"/>
          <w:rPrChange w:id="4402" w:author="tao huang" w:date="2017-09-17T12:05:00Z">
            <w:rPr>
              <w:rFonts w:cs="Times New Roman"/>
              <w:color w:val="000000" w:themeColor="text1"/>
              <w:szCs w:val="24"/>
            </w:rPr>
          </w:rPrChange>
        </w:rPr>
        <w:t>less information</w:t>
      </w:r>
      <w:r w:rsidR="00B47E5B" w:rsidRPr="00A60A57">
        <w:rPr>
          <w:rFonts w:cs="Times New Roman"/>
          <w:color w:val="0D0D0D" w:themeColor="text1" w:themeTint="F2"/>
          <w:sz w:val="22"/>
          <w:rPrChange w:id="4403" w:author="tao huang" w:date="2017-09-17T12:05:00Z">
            <w:rPr>
              <w:rFonts w:cs="Times New Roman"/>
              <w:color w:val="000000" w:themeColor="text1"/>
              <w:szCs w:val="24"/>
            </w:rPr>
          </w:rPrChange>
        </w:rPr>
        <w:t xml:space="preserve"> (e.g., the estimation sample </w:t>
      </w:r>
      <w:r w:rsidR="005A423B" w:rsidRPr="00A60A57">
        <w:rPr>
          <w:rFonts w:cs="Times New Roman"/>
          <w:color w:val="0D0D0D" w:themeColor="text1" w:themeTint="F2"/>
          <w:sz w:val="22"/>
          <w:rPrChange w:id="4404" w:author="tao huang" w:date="2017-09-17T12:05:00Z">
            <w:rPr>
              <w:rFonts w:cs="Times New Roman"/>
              <w:color w:val="000000" w:themeColor="text1"/>
              <w:szCs w:val="24"/>
            </w:rPr>
          </w:rPrChange>
        </w:rPr>
        <w:t>becomes</w:t>
      </w:r>
      <w:r w:rsidR="00B47E5B" w:rsidRPr="00A60A57">
        <w:rPr>
          <w:rFonts w:cs="Times New Roman"/>
          <w:color w:val="0D0D0D" w:themeColor="text1" w:themeTint="F2"/>
          <w:sz w:val="22"/>
          <w:rPrChange w:id="4405" w:author="tao huang" w:date="2017-09-17T12:05:00Z">
            <w:rPr>
              <w:rFonts w:cs="Times New Roman"/>
              <w:color w:val="000000" w:themeColor="text1"/>
              <w:szCs w:val="24"/>
            </w:rPr>
          </w:rPrChange>
        </w:rPr>
        <w:t xml:space="preserve"> smaller)</w:t>
      </w:r>
      <w:r w:rsidR="001612B4" w:rsidRPr="00A60A57">
        <w:rPr>
          <w:rFonts w:cs="Times New Roman"/>
          <w:color w:val="0D0D0D" w:themeColor="text1" w:themeTint="F2"/>
          <w:sz w:val="22"/>
          <w:rPrChange w:id="4406" w:author="tao huang" w:date="2017-09-17T12:05:00Z">
            <w:rPr>
              <w:rFonts w:cs="Times New Roman"/>
              <w:color w:val="000000" w:themeColor="text1"/>
              <w:szCs w:val="24"/>
            </w:rPr>
          </w:rPrChange>
        </w:rPr>
        <w:t xml:space="preserve">. In the </w:t>
      </w:r>
      <w:r w:rsidR="009A4E1D" w:rsidRPr="00A60A57">
        <w:rPr>
          <w:rFonts w:cs="Times New Roman"/>
          <w:color w:val="0D0D0D" w:themeColor="text1" w:themeTint="F2"/>
          <w:sz w:val="22"/>
          <w:rPrChange w:id="4407" w:author="tao huang" w:date="2017-09-17T12:05:00Z">
            <w:rPr>
              <w:rFonts w:cs="Times New Roman"/>
              <w:color w:val="000000" w:themeColor="text1"/>
              <w:szCs w:val="24"/>
            </w:rPr>
          </w:rPrChange>
        </w:rPr>
        <w:t xml:space="preserve">example </w:t>
      </w:r>
      <w:r w:rsidR="001612B4" w:rsidRPr="00A60A57">
        <w:rPr>
          <w:rFonts w:cs="Times New Roman"/>
          <w:color w:val="0D0D0D" w:themeColor="text1" w:themeTint="F2"/>
          <w:sz w:val="22"/>
          <w:rPrChange w:id="4408" w:author="tao huang" w:date="2017-09-17T12:05:00Z">
            <w:rPr>
              <w:rFonts w:cs="Times New Roman"/>
              <w:color w:val="000000" w:themeColor="text1"/>
              <w:szCs w:val="24"/>
            </w:rPr>
          </w:rPrChange>
        </w:rPr>
        <w:t xml:space="preserve">in section 3, </w:t>
      </w:r>
      <w:r w:rsidR="003266B7" w:rsidRPr="00A60A57">
        <w:rPr>
          <w:rFonts w:cs="Times New Roman"/>
          <w:color w:val="0D0D0D" w:themeColor="text1" w:themeTint="F2"/>
          <w:sz w:val="22"/>
          <w:rPrChange w:id="4409" w:author="tao huang" w:date="2017-09-17T12:05:00Z">
            <w:rPr>
              <w:rFonts w:cs="Times New Roman"/>
              <w:color w:val="000000" w:themeColor="text1"/>
              <w:szCs w:val="24"/>
            </w:rPr>
          </w:rPrChange>
        </w:rPr>
        <w:t xml:space="preserve">the </w:t>
      </w:r>
      <w:r w:rsidR="006770C0" w:rsidRPr="00A60A57">
        <w:rPr>
          <w:rFonts w:cs="Times New Roman"/>
          <w:color w:val="0D0D0D" w:themeColor="text1" w:themeTint="F2"/>
          <w:sz w:val="22"/>
          <w:rPrChange w:id="4410" w:author="tao huang" w:date="2017-09-17T12:05:00Z">
            <w:rPr>
              <w:rFonts w:cs="Times New Roman"/>
              <w:color w:val="000000" w:themeColor="text1"/>
              <w:szCs w:val="24"/>
            </w:rPr>
          </w:rPrChange>
        </w:rPr>
        <w:t>Mean Square</w:t>
      </w:r>
      <w:ins w:id="4411" w:author="tao huang" w:date="2017-09-15T19:50:00Z">
        <w:r w:rsidR="00CD09EC" w:rsidRPr="00A60A57">
          <w:rPr>
            <w:rFonts w:cs="Times New Roman"/>
            <w:color w:val="0D0D0D" w:themeColor="text1" w:themeTint="F2"/>
            <w:sz w:val="22"/>
            <w:rPrChange w:id="4412" w:author="tao huang" w:date="2017-09-17T12:05:00Z">
              <w:rPr>
                <w:rFonts w:cs="Times New Roman"/>
                <w:color w:val="000000" w:themeColor="text1"/>
                <w:sz w:val="22"/>
              </w:rPr>
            </w:rPrChange>
          </w:rPr>
          <w:t>d</w:t>
        </w:r>
      </w:ins>
      <w:r w:rsidR="006770C0" w:rsidRPr="00A60A57">
        <w:rPr>
          <w:rFonts w:cs="Times New Roman"/>
          <w:color w:val="0D0D0D" w:themeColor="text1" w:themeTint="F2"/>
          <w:sz w:val="22"/>
          <w:rPrChange w:id="4413" w:author="tao huang" w:date="2017-09-17T12:05:00Z">
            <w:rPr>
              <w:rFonts w:cs="Times New Roman"/>
              <w:color w:val="000000" w:themeColor="text1"/>
              <w:szCs w:val="24"/>
            </w:rPr>
          </w:rPrChange>
        </w:rPr>
        <w:t xml:space="preserve"> Error (MS</w:t>
      </w:r>
      <w:r w:rsidR="00F02B51" w:rsidRPr="00A60A57">
        <w:rPr>
          <w:rFonts w:cs="Times New Roman"/>
          <w:color w:val="0D0D0D" w:themeColor="text1" w:themeTint="F2"/>
          <w:sz w:val="22"/>
          <w:rPrChange w:id="4414" w:author="tao huang" w:date="2017-09-17T12:05:00Z">
            <w:rPr>
              <w:rFonts w:cs="Times New Roman"/>
              <w:color w:val="000000" w:themeColor="text1"/>
              <w:szCs w:val="24"/>
            </w:rPr>
          </w:rPrChange>
        </w:rPr>
        <w:t>E)</w:t>
      </w:r>
      <w:r w:rsidR="003266B7" w:rsidRPr="00A60A57">
        <w:rPr>
          <w:rFonts w:cs="Times New Roman"/>
          <w:color w:val="0D0D0D" w:themeColor="text1" w:themeTint="F2"/>
          <w:sz w:val="22"/>
          <w:rPrChange w:id="4415" w:author="tao huang" w:date="2017-09-17T12:05:00Z">
            <w:rPr>
              <w:rFonts w:cs="Times New Roman"/>
              <w:color w:val="000000" w:themeColor="text1"/>
              <w:szCs w:val="24"/>
            </w:rPr>
          </w:rPrChange>
        </w:rPr>
        <w:t xml:space="preserve"> </w:t>
      </w:r>
      <w:r w:rsidR="00F02B51" w:rsidRPr="00A60A57">
        <w:rPr>
          <w:rFonts w:cs="Times New Roman"/>
          <w:color w:val="0D0D0D" w:themeColor="text1" w:themeTint="F2"/>
          <w:sz w:val="22"/>
          <w:rPrChange w:id="4416" w:author="tao huang" w:date="2017-09-17T12:05:00Z">
            <w:rPr>
              <w:rFonts w:cs="Times New Roman"/>
              <w:color w:val="000000" w:themeColor="text1"/>
              <w:szCs w:val="24"/>
            </w:rPr>
          </w:rPrChange>
        </w:rPr>
        <w:t xml:space="preserve">at week </w:t>
      </w:r>
      <m:oMath>
        <m:r>
          <m:rPr>
            <m:sty m:val="p"/>
          </m:rPr>
          <w:rPr>
            <w:rFonts w:ascii="Cambria Math" w:hAnsi="Cambria Math" w:cs="Times New Roman"/>
            <w:color w:val="0D0D0D" w:themeColor="text1" w:themeTint="F2"/>
            <w:sz w:val="22"/>
            <w:rPrChange w:id="4417" w:author="tao huang" w:date="2017-09-17T12:05:00Z">
              <w:rPr>
                <w:rFonts w:ascii="Cambria Math" w:hAnsi="Cambria Math" w:cs="Times New Roman"/>
                <w:color w:val="000000" w:themeColor="text1"/>
                <w:szCs w:val="24"/>
              </w:rPr>
            </w:rPrChange>
          </w:rPr>
          <m:t>T+</m:t>
        </m:r>
        <m:r>
          <w:rPr>
            <w:rFonts w:ascii="Cambria Math" w:hAnsi="Cambria Math" w:cs="Times New Roman"/>
            <w:color w:val="0D0D0D" w:themeColor="text1" w:themeTint="F2"/>
            <w:sz w:val="22"/>
            <w:rPrChange w:id="4418" w:author="tao huang" w:date="2017-09-17T12:05:00Z">
              <w:rPr>
                <w:rFonts w:ascii="Cambria Math" w:hAnsi="Cambria Math" w:cs="Times New Roman"/>
                <w:color w:val="000000" w:themeColor="text1"/>
                <w:szCs w:val="24"/>
              </w:rPr>
            </w:rPrChange>
          </w:rPr>
          <m:t>h</m:t>
        </m:r>
      </m:oMath>
      <w:ins w:id="4419" w:author="tao huang" w:date="2017-09-15T19:50:00Z">
        <w:r w:rsidR="00CD09EC" w:rsidRPr="00A60A57">
          <w:rPr>
            <w:rFonts w:cs="Times New Roman"/>
            <w:color w:val="0D0D0D" w:themeColor="text1" w:themeTint="F2"/>
            <w:sz w:val="22"/>
            <w:rPrChange w:id="4420" w:author="tao huang" w:date="2017-09-17T12:05:00Z">
              <w:rPr>
                <w:rFonts w:cs="Times New Roman"/>
                <w:color w:val="000000" w:themeColor="text1"/>
                <w:sz w:val="22"/>
              </w:rPr>
            </w:rPrChange>
          </w:rPr>
          <w:t xml:space="preserve">, which is a </w:t>
        </w:r>
      </w:ins>
      <w:ins w:id="4421" w:author="tao huang" w:date="2017-09-15T19:51:00Z">
        <w:r w:rsidR="00CD09EC" w:rsidRPr="00A60A57">
          <w:rPr>
            <w:rFonts w:cs="Times New Roman"/>
            <w:color w:val="0D0D0D" w:themeColor="text1" w:themeTint="F2"/>
            <w:sz w:val="22"/>
            <w:rPrChange w:id="4422" w:author="tao huang" w:date="2017-09-17T12:05:00Z">
              <w:rPr>
                <w:rFonts w:cs="Times New Roman"/>
                <w:color w:val="000000" w:themeColor="text1"/>
                <w:sz w:val="22"/>
              </w:rPr>
            </w:rPrChange>
          </w:rPr>
          <w:t>commonly used forecasting error measure,</w:t>
        </w:r>
      </w:ins>
      <w:r w:rsidR="00184EA3" w:rsidRPr="00A60A57">
        <w:rPr>
          <w:rFonts w:cs="Times New Roman"/>
          <w:color w:val="0D0D0D" w:themeColor="text1" w:themeTint="F2"/>
          <w:sz w:val="22"/>
          <w:rPrChange w:id="4423" w:author="tao huang" w:date="2017-09-17T12:05:00Z">
            <w:rPr>
              <w:rFonts w:cs="Times New Roman"/>
              <w:color w:val="000000" w:themeColor="text1"/>
              <w:szCs w:val="24"/>
            </w:rPr>
          </w:rPrChange>
        </w:rPr>
        <w:t xml:space="preserve"> </w:t>
      </w:r>
      <w:r w:rsidR="00B47E5B" w:rsidRPr="00A60A57">
        <w:rPr>
          <w:rFonts w:cs="Times New Roman"/>
          <w:color w:val="0D0D0D" w:themeColor="text1" w:themeTint="F2"/>
          <w:sz w:val="22"/>
          <w:rPrChange w:id="4424" w:author="tao huang" w:date="2017-09-17T12:05:00Z">
            <w:rPr>
              <w:rFonts w:cs="Times New Roman"/>
              <w:color w:val="000000" w:themeColor="text1"/>
              <w:szCs w:val="24"/>
            </w:rPr>
          </w:rPrChange>
        </w:rPr>
        <w:t>can be</w:t>
      </w:r>
      <w:r w:rsidR="00757689" w:rsidRPr="00A60A57">
        <w:rPr>
          <w:rFonts w:cs="Times New Roman"/>
          <w:color w:val="0D0D0D" w:themeColor="text1" w:themeTint="F2"/>
          <w:sz w:val="22"/>
          <w:rPrChange w:id="4425" w:author="tao huang" w:date="2017-09-17T12:05:00Z">
            <w:rPr>
              <w:rFonts w:cs="Times New Roman"/>
              <w:color w:val="000000" w:themeColor="text1"/>
              <w:szCs w:val="24"/>
            </w:rPr>
          </w:rPrChange>
        </w:rPr>
        <w:t xml:space="preserve"> </w:t>
      </w:r>
      <w:r w:rsidR="00353E86" w:rsidRPr="00A60A57">
        <w:rPr>
          <w:rFonts w:cs="Times New Roman"/>
          <w:color w:val="0D0D0D" w:themeColor="text1" w:themeTint="F2"/>
          <w:sz w:val="22"/>
          <w:rPrChange w:id="4426" w:author="tao huang" w:date="2017-09-17T12:05:00Z">
            <w:rPr>
              <w:rFonts w:cs="Times New Roman"/>
              <w:color w:val="000000" w:themeColor="text1"/>
              <w:szCs w:val="24"/>
            </w:rPr>
          </w:rPrChange>
        </w:rPr>
        <w:t xml:space="preserve">represented as </w:t>
      </w:r>
      <m:oMath>
        <m:r>
          <m:rPr>
            <m:sty m:val="p"/>
          </m:rPr>
          <w:rPr>
            <w:rFonts w:ascii="Cambria Math" w:hAnsi="Cambria Math" w:cs="Times New Roman"/>
            <w:color w:val="0D0D0D" w:themeColor="text1" w:themeTint="F2"/>
            <w:sz w:val="22"/>
            <w:rPrChange w:id="4427" w:author="tao huang" w:date="2017-09-17T12:05:00Z">
              <w:rPr>
                <w:rFonts w:ascii="Cambria Math" w:hAnsi="Cambria Math" w:cs="Times New Roman"/>
                <w:color w:val="000000" w:themeColor="text1"/>
                <w:szCs w:val="24"/>
              </w:rPr>
            </w:rPrChange>
          </w:rPr>
          <m:t>MSE</m:t>
        </m:r>
        <m:d>
          <m:dPr>
            <m:ctrlPr>
              <w:rPr>
                <w:rFonts w:ascii="Cambria Math" w:hAnsi="Cambria Math" w:cs="Times New Roman"/>
                <w:color w:val="0D0D0D" w:themeColor="text1" w:themeTint="F2"/>
                <w:sz w:val="22"/>
                <w:rPrChange w:id="4428" w:author="tao huang" w:date="2017-09-17T12:05:00Z">
                  <w:rPr>
                    <w:rFonts w:ascii="Cambria Math" w:hAnsi="Cambria Math" w:cs="Times New Roman"/>
                    <w:color w:val="385623" w:themeColor="accent6" w:themeShade="80"/>
                    <w:sz w:val="22"/>
                  </w:rPr>
                </w:rPrChange>
              </w:rPr>
            </m:ctrlPr>
          </m:dPr>
          <m:e>
            <m:r>
              <m:rPr>
                <m:sty m:val="p"/>
              </m:rPr>
              <w:rPr>
                <w:rFonts w:ascii="Cambria Math" w:hAnsi="Cambria Math" w:cs="Times New Roman"/>
                <w:color w:val="0D0D0D" w:themeColor="text1" w:themeTint="F2"/>
                <w:sz w:val="22"/>
                <w:rPrChange w:id="4429" w:author="tao huang" w:date="2017-09-17T12:05:00Z">
                  <w:rPr>
                    <w:rFonts w:ascii="Cambria Math" w:hAnsi="Cambria Math" w:cs="Times New Roman"/>
                    <w:color w:val="000000" w:themeColor="text1"/>
                    <w:szCs w:val="24"/>
                  </w:rPr>
                </w:rPrChange>
              </w:rPr>
              <m:t>T+h, m</m:t>
            </m:r>
          </m:e>
          <m:e>
            <m:sSub>
              <m:sSubPr>
                <m:ctrlPr>
                  <w:rPr>
                    <w:rFonts w:ascii="Cambria Math" w:hAnsi="Cambria Math" w:cs="Times New Roman"/>
                    <w:color w:val="0D0D0D" w:themeColor="text1" w:themeTint="F2"/>
                    <w:sz w:val="22"/>
                    <w:rPrChange w:id="4430"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4431" w:author="tao huang" w:date="2017-09-17T12:05:00Z">
                      <w:rPr>
                        <w:rFonts w:ascii="Cambria Math" w:hAnsi="Cambria Math" w:cs="Times New Roman"/>
                        <w:color w:val="000000" w:themeColor="text1"/>
                        <w:szCs w:val="24"/>
                      </w:rPr>
                    </w:rPrChange>
                  </w:rPr>
                  <m:t>X</m:t>
                </m:r>
              </m:e>
              <m:sub>
                <m:r>
                  <m:rPr>
                    <m:sty m:val="p"/>
                  </m:rPr>
                  <w:rPr>
                    <w:rFonts w:ascii="Cambria Math" w:hAnsi="Cambria Math" w:cs="Times New Roman"/>
                    <w:color w:val="0D0D0D" w:themeColor="text1" w:themeTint="F2"/>
                    <w:sz w:val="22"/>
                    <w:rPrChange w:id="4432" w:author="tao huang" w:date="2017-09-17T12:05:00Z">
                      <w:rPr>
                        <w:rFonts w:ascii="Cambria Math" w:hAnsi="Cambria Math" w:cs="Times New Roman"/>
                        <w:color w:val="000000" w:themeColor="text1"/>
                        <w:szCs w:val="24"/>
                      </w:rPr>
                    </w:rPrChange>
                  </w:rPr>
                  <m:t>T+h</m:t>
                </m:r>
              </m:sub>
            </m:sSub>
          </m:e>
        </m:d>
        <m:r>
          <m:rPr>
            <m:sty m:val="p"/>
          </m:rPr>
          <w:rPr>
            <w:rFonts w:ascii="Cambria Math" w:hAnsi="Cambria Math" w:cs="Times New Roman"/>
            <w:color w:val="0D0D0D" w:themeColor="text1" w:themeTint="F2"/>
            <w:sz w:val="22"/>
            <w:rPrChange w:id="4433" w:author="tao huang" w:date="2017-09-17T12:05:00Z">
              <w:rPr>
                <w:rFonts w:ascii="Cambria Math" w:hAnsi="Cambria Math" w:cs="Times New Roman"/>
                <w:color w:val="000000" w:themeColor="text1"/>
                <w:szCs w:val="24"/>
              </w:rPr>
            </w:rPrChange>
          </w:rPr>
          <m:t>=E</m:t>
        </m:r>
        <m:d>
          <m:dPr>
            <m:ctrlPr>
              <w:rPr>
                <w:rFonts w:ascii="Cambria Math" w:hAnsi="Cambria Math" w:cs="Times New Roman"/>
                <w:color w:val="0D0D0D" w:themeColor="text1" w:themeTint="F2"/>
                <w:sz w:val="22"/>
                <w:rPrChange w:id="4434" w:author="tao huang" w:date="2017-09-17T12:05:00Z">
                  <w:rPr>
                    <w:rFonts w:ascii="Cambria Math" w:hAnsi="Cambria Math" w:cs="Times New Roman"/>
                    <w:color w:val="385623" w:themeColor="accent6" w:themeShade="80"/>
                    <w:sz w:val="22"/>
                  </w:rPr>
                </w:rPrChange>
              </w:rPr>
            </m:ctrlPr>
          </m:dPr>
          <m:e>
            <m:sSubSup>
              <m:sSubSupPr>
                <m:ctrlPr>
                  <w:rPr>
                    <w:rFonts w:ascii="Cambria Math" w:hAnsi="Cambria Math" w:cs="Times New Roman"/>
                    <w:color w:val="0D0D0D" w:themeColor="text1" w:themeTint="F2"/>
                    <w:sz w:val="22"/>
                    <w:rPrChange w:id="4435" w:author="tao huang" w:date="2017-09-17T12:05:00Z">
                      <w:rPr>
                        <w:rFonts w:ascii="Cambria Math" w:hAnsi="Cambria Math" w:cs="Times New Roman"/>
                        <w:color w:val="385623" w:themeColor="accent6" w:themeShade="80"/>
                        <w:sz w:val="22"/>
                      </w:rPr>
                    </w:rPrChange>
                  </w:rPr>
                </m:ctrlPr>
              </m:sSubSupPr>
              <m:e>
                <m:acc>
                  <m:accPr>
                    <m:ctrlPr>
                      <w:rPr>
                        <w:rFonts w:ascii="Cambria Math" w:hAnsi="Cambria Math" w:cs="Times New Roman"/>
                        <w:color w:val="0D0D0D" w:themeColor="text1" w:themeTint="F2"/>
                        <w:sz w:val="22"/>
                        <w:rPrChange w:id="4436" w:author="tao huang" w:date="2017-09-17T12:05:00Z">
                          <w:rPr>
                            <w:rFonts w:ascii="Cambria Math" w:hAnsi="Cambria Math" w:cs="Times New Roman"/>
                            <w:color w:val="385623" w:themeColor="accent6" w:themeShade="80"/>
                            <w:sz w:val="22"/>
                          </w:rPr>
                        </w:rPrChange>
                      </w:rPr>
                    </m:ctrlPr>
                  </m:accPr>
                  <m:e>
                    <m:r>
                      <m:rPr>
                        <m:sty m:val="p"/>
                      </m:rPr>
                      <w:rPr>
                        <w:rFonts w:ascii="Cambria Math" w:hAnsi="Cambria Math" w:cs="Times New Roman"/>
                        <w:color w:val="0D0D0D" w:themeColor="text1" w:themeTint="F2"/>
                        <w:sz w:val="22"/>
                        <w:rPrChange w:id="4437" w:author="tao huang" w:date="2017-09-17T12:05:00Z">
                          <w:rPr>
                            <w:rFonts w:ascii="Cambria Math" w:hAnsi="Cambria Math" w:cs="Times New Roman"/>
                            <w:color w:val="000000" w:themeColor="text1"/>
                            <w:szCs w:val="24"/>
                          </w:rPr>
                        </w:rPrChange>
                      </w:rPr>
                      <m:t>e</m:t>
                    </m:r>
                  </m:e>
                </m:acc>
              </m:e>
              <m:sub>
                <m:r>
                  <m:rPr>
                    <m:sty m:val="p"/>
                  </m:rPr>
                  <w:rPr>
                    <w:rFonts w:ascii="Cambria Math" w:hAnsi="Cambria Math" w:cs="Times New Roman"/>
                    <w:color w:val="0D0D0D" w:themeColor="text1" w:themeTint="F2"/>
                    <w:sz w:val="22"/>
                    <w:rPrChange w:id="4438" w:author="tao huang" w:date="2017-09-17T12:05:00Z">
                      <w:rPr>
                        <w:rFonts w:ascii="Cambria Math" w:hAnsi="Cambria Math" w:cs="Times New Roman"/>
                        <w:color w:val="000000" w:themeColor="text1"/>
                        <w:szCs w:val="24"/>
                      </w:rPr>
                    </w:rPrChange>
                  </w:rPr>
                  <m:t>T+h</m:t>
                </m:r>
              </m:sub>
              <m:sup>
                <m:r>
                  <m:rPr>
                    <m:sty m:val="p"/>
                  </m:rPr>
                  <w:rPr>
                    <w:rFonts w:ascii="Cambria Math" w:hAnsi="Cambria Math" w:cs="Times New Roman"/>
                    <w:color w:val="0D0D0D" w:themeColor="text1" w:themeTint="F2"/>
                    <w:sz w:val="22"/>
                    <w:rPrChange w:id="4439" w:author="tao huang" w:date="2017-09-17T12:05:00Z">
                      <w:rPr>
                        <w:rFonts w:ascii="Cambria Math" w:hAnsi="Cambria Math" w:cs="Times New Roman"/>
                        <w:color w:val="000000" w:themeColor="text1"/>
                        <w:szCs w:val="24"/>
                      </w:rPr>
                    </w:rPrChange>
                  </w:rPr>
                  <m:t>2</m:t>
                </m:r>
              </m:sup>
            </m:sSubSup>
            <m:d>
              <m:dPr>
                <m:ctrlPr>
                  <w:rPr>
                    <w:rFonts w:ascii="Cambria Math" w:hAnsi="Cambria Math" w:cs="Times New Roman"/>
                    <w:color w:val="0D0D0D" w:themeColor="text1" w:themeTint="F2"/>
                    <w:sz w:val="22"/>
                    <w:rPrChange w:id="4440" w:author="tao huang" w:date="2017-09-17T12:05:00Z">
                      <w:rPr>
                        <w:rFonts w:ascii="Cambria Math" w:hAnsi="Cambria Math" w:cs="Times New Roman"/>
                        <w:color w:val="385623" w:themeColor="accent6" w:themeShade="80"/>
                        <w:sz w:val="22"/>
                      </w:rPr>
                    </w:rPrChange>
                  </w:rPr>
                </m:ctrlPr>
              </m:dPr>
              <m:e>
                <m:r>
                  <m:rPr>
                    <m:sty m:val="p"/>
                  </m:rPr>
                  <w:rPr>
                    <w:rFonts w:ascii="Cambria Math" w:hAnsi="Cambria Math" w:cs="Times New Roman"/>
                    <w:color w:val="0D0D0D" w:themeColor="text1" w:themeTint="F2"/>
                    <w:sz w:val="22"/>
                    <w:rPrChange w:id="4441" w:author="tao huang" w:date="2017-09-17T12:05:00Z">
                      <w:rPr>
                        <w:rFonts w:ascii="Cambria Math" w:hAnsi="Cambria Math" w:cs="Times New Roman"/>
                        <w:color w:val="000000" w:themeColor="text1"/>
                        <w:szCs w:val="24"/>
                      </w:rPr>
                    </w:rPrChange>
                  </w:rPr>
                  <m:t>m</m:t>
                </m:r>
              </m:e>
            </m:d>
          </m:e>
          <m:e>
            <m:sSub>
              <m:sSubPr>
                <m:ctrlPr>
                  <w:rPr>
                    <w:rFonts w:ascii="Cambria Math" w:hAnsi="Cambria Math" w:cs="Times New Roman"/>
                    <w:color w:val="0D0D0D" w:themeColor="text1" w:themeTint="F2"/>
                    <w:sz w:val="22"/>
                    <w:rPrChange w:id="4442"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4443" w:author="tao huang" w:date="2017-09-17T12:05:00Z">
                      <w:rPr>
                        <w:rFonts w:ascii="Cambria Math" w:hAnsi="Cambria Math" w:cs="Times New Roman"/>
                        <w:color w:val="000000" w:themeColor="text1"/>
                        <w:szCs w:val="24"/>
                      </w:rPr>
                    </w:rPrChange>
                  </w:rPr>
                  <m:t>X</m:t>
                </m:r>
              </m:e>
              <m:sub>
                <m:r>
                  <m:rPr>
                    <m:sty m:val="p"/>
                  </m:rPr>
                  <w:rPr>
                    <w:rFonts w:ascii="Cambria Math" w:hAnsi="Cambria Math" w:cs="Times New Roman"/>
                    <w:color w:val="0D0D0D" w:themeColor="text1" w:themeTint="F2"/>
                    <w:sz w:val="22"/>
                    <w:rPrChange w:id="4444" w:author="tao huang" w:date="2017-09-17T12:05:00Z">
                      <w:rPr>
                        <w:rFonts w:ascii="Cambria Math" w:hAnsi="Cambria Math" w:cs="Times New Roman"/>
                        <w:color w:val="000000" w:themeColor="text1"/>
                        <w:szCs w:val="24"/>
                      </w:rPr>
                    </w:rPrChange>
                  </w:rPr>
                  <m:t>T+h</m:t>
                </m:r>
              </m:sub>
            </m:sSub>
          </m:e>
        </m:d>
        <m:r>
          <m:rPr>
            <m:sty m:val="p"/>
          </m:rPr>
          <w:rPr>
            <w:rFonts w:ascii="Cambria Math" w:hAnsi="Cambria Math" w:cs="Times New Roman"/>
            <w:color w:val="0D0D0D" w:themeColor="text1" w:themeTint="F2"/>
            <w:sz w:val="22"/>
            <w:rPrChange w:id="4445" w:author="tao huang" w:date="2017-09-17T12:05:00Z">
              <w:rPr>
                <w:rFonts w:ascii="Cambria Math" w:hAnsi="Cambria Math" w:cs="Times New Roman"/>
                <w:color w:val="000000" w:themeColor="text1"/>
                <w:szCs w:val="24"/>
              </w:rPr>
            </w:rPrChange>
          </w:rPr>
          <m:t>=</m:t>
        </m:r>
        <m:sSubSup>
          <m:sSubSupPr>
            <m:ctrlPr>
              <w:rPr>
                <w:rFonts w:ascii="Cambria Math" w:hAnsi="Cambria Math" w:cs="Times New Roman"/>
                <w:color w:val="0D0D0D" w:themeColor="text1" w:themeTint="F2"/>
                <w:sz w:val="22"/>
                <w:rPrChange w:id="4446" w:author="tao huang" w:date="2017-09-17T12:05:00Z">
                  <w:rPr>
                    <w:rFonts w:ascii="Cambria Math" w:hAnsi="Cambria Math" w:cs="Times New Roman"/>
                    <w:color w:val="385623" w:themeColor="accent6" w:themeShade="80"/>
                    <w:sz w:val="22"/>
                  </w:rPr>
                </w:rPrChange>
              </w:rPr>
            </m:ctrlPr>
          </m:sSubSupPr>
          <m:e>
            <m:r>
              <m:rPr>
                <m:sty m:val="p"/>
              </m:rPr>
              <w:rPr>
                <w:rFonts w:ascii="Cambria Math" w:hAnsi="Cambria Math" w:cs="Times New Roman"/>
                <w:color w:val="0D0D0D" w:themeColor="text1" w:themeTint="F2"/>
                <w:sz w:val="22"/>
                <w:rPrChange w:id="4447" w:author="tao huang" w:date="2017-09-17T12:05:00Z">
                  <w:rPr>
                    <w:rFonts w:ascii="Cambria Math" w:hAnsi="Cambria Math" w:cs="Times New Roman"/>
                    <w:color w:val="000000" w:themeColor="text1"/>
                    <w:szCs w:val="24"/>
                  </w:rPr>
                </w:rPrChange>
              </w:rPr>
              <m:t>σ</m:t>
            </m:r>
          </m:e>
          <m:sub>
            <m:r>
              <m:rPr>
                <m:sty m:val="p"/>
              </m:rPr>
              <w:rPr>
                <w:rFonts w:ascii="Cambria Math" w:hAnsi="Cambria Math" w:cs="Times New Roman"/>
                <w:color w:val="0D0D0D" w:themeColor="text1" w:themeTint="F2"/>
                <w:sz w:val="22"/>
                <w:rPrChange w:id="4448" w:author="tao huang" w:date="2017-09-17T12:05:00Z">
                  <w:rPr>
                    <w:rFonts w:ascii="Cambria Math" w:hAnsi="Cambria Math" w:cs="Times New Roman"/>
                    <w:color w:val="000000" w:themeColor="text1"/>
                    <w:szCs w:val="24"/>
                  </w:rPr>
                </w:rPrChange>
              </w:rPr>
              <m:t>2</m:t>
            </m:r>
          </m:sub>
          <m:sup>
            <m:r>
              <m:rPr>
                <m:sty m:val="p"/>
              </m:rPr>
              <w:rPr>
                <w:rFonts w:ascii="Cambria Math" w:hAnsi="Cambria Math" w:cs="Times New Roman"/>
                <w:color w:val="0D0D0D" w:themeColor="text1" w:themeTint="F2"/>
                <w:sz w:val="22"/>
                <w:rPrChange w:id="4449" w:author="tao huang" w:date="2017-09-17T12:05:00Z">
                  <w:rPr>
                    <w:rFonts w:ascii="Cambria Math" w:hAnsi="Cambria Math" w:cs="Times New Roman"/>
                    <w:color w:val="000000" w:themeColor="text1"/>
                    <w:szCs w:val="24"/>
                  </w:rPr>
                </w:rPrChange>
              </w:rPr>
              <m:t>2</m:t>
            </m:r>
          </m:sup>
        </m:sSubSup>
        <m:r>
          <m:rPr>
            <m:sty m:val="p"/>
          </m:rPr>
          <w:rPr>
            <w:rFonts w:ascii="Cambria Math" w:hAnsi="Cambria Math" w:cs="Times New Roman"/>
            <w:color w:val="0D0D0D" w:themeColor="text1" w:themeTint="F2"/>
            <w:sz w:val="22"/>
            <w:rPrChange w:id="4450" w:author="tao huang" w:date="2017-09-17T12:05:00Z">
              <w:rPr>
                <w:rFonts w:ascii="Cambria Math" w:hAnsi="Cambria Math" w:cs="Times New Roman"/>
                <w:color w:val="000000" w:themeColor="text1"/>
                <w:szCs w:val="24"/>
              </w:rPr>
            </w:rPrChange>
          </w:rPr>
          <m:t>(1+</m:t>
        </m:r>
        <m:sSub>
          <m:sSubPr>
            <m:ctrlPr>
              <w:rPr>
                <w:rFonts w:ascii="Cambria Math" w:hAnsi="Cambria Math" w:cs="Times New Roman"/>
                <w:color w:val="0D0D0D" w:themeColor="text1" w:themeTint="F2"/>
                <w:sz w:val="22"/>
                <w:rPrChange w:id="4451"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4452" w:author="tao huang" w:date="2017-09-17T12:05:00Z">
                  <w:rPr>
                    <w:rFonts w:ascii="Cambria Math" w:hAnsi="Cambria Math" w:cs="Times New Roman"/>
                    <w:color w:val="000000" w:themeColor="text1"/>
                    <w:szCs w:val="24"/>
                  </w:rPr>
                </w:rPrChange>
              </w:rPr>
              <m:t>B</m:t>
            </m:r>
          </m:e>
          <m:sub>
            <m:r>
              <m:rPr>
                <m:sty m:val="p"/>
              </m:rPr>
              <w:rPr>
                <w:rFonts w:ascii="Cambria Math" w:hAnsi="Cambria Math" w:cs="Times New Roman"/>
                <w:color w:val="0D0D0D" w:themeColor="text1" w:themeTint="F2"/>
                <w:sz w:val="22"/>
                <w:rPrChange w:id="4453" w:author="tao huang" w:date="2017-09-17T12:05:00Z">
                  <w:rPr>
                    <w:rFonts w:ascii="Cambria Math" w:hAnsi="Cambria Math" w:cs="Times New Roman"/>
                    <w:color w:val="000000" w:themeColor="text1"/>
                    <w:szCs w:val="24"/>
                  </w:rPr>
                </w:rPrChange>
              </w:rPr>
              <m:t>m</m:t>
            </m:r>
          </m:sub>
        </m:sSub>
        <m:r>
          <m:rPr>
            <m:sty m:val="p"/>
          </m:rPr>
          <w:rPr>
            <w:rFonts w:ascii="Cambria Math" w:hAnsi="Cambria Math" w:cs="Times New Roman"/>
            <w:color w:val="0D0D0D" w:themeColor="text1" w:themeTint="F2"/>
            <w:sz w:val="22"/>
            <w:rPrChange w:id="4454" w:author="tao huang" w:date="2017-09-17T12:05:00Z">
              <w:rPr>
                <w:rFonts w:ascii="Cambria Math" w:hAnsi="Cambria Math" w:cs="Times New Roman"/>
                <w:color w:val="000000" w:themeColor="text1"/>
                <w:szCs w:val="24"/>
              </w:rPr>
            </w:rPrChange>
          </w:rPr>
          <m:t>+</m:t>
        </m:r>
        <m:sSub>
          <m:sSubPr>
            <m:ctrlPr>
              <w:rPr>
                <w:rFonts w:ascii="Cambria Math" w:hAnsi="Cambria Math" w:cs="Times New Roman"/>
                <w:color w:val="0D0D0D" w:themeColor="text1" w:themeTint="F2"/>
                <w:sz w:val="22"/>
                <w:rPrChange w:id="4455"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4456" w:author="tao huang" w:date="2017-09-17T12:05:00Z">
                  <w:rPr>
                    <w:rFonts w:ascii="Cambria Math" w:hAnsi="Cambria Math" w:cs="Times New Roman"/>
                    <w:color w:val="000000" w:themeColor="text1"/>
                    <w:szCs w:val="24"/>
                  </w:rPr>
                </w:rPrChange>
              </w:rPr>
              <m:t>E</m:t>
            </m:r>
          </m:e>
          <m:sub>
            <m:r>
              <m:rPr>
                <m:sty m:val="p"/>
              </m:rPr>
              <w:rPr>
                <w:rFonts w:ascii="Cambria Math" w:hAnsi="Cambria Math" w:cs="Times New Roman"/>
                <w:color w:val="0D0D0D" w:themeColor="text1" w:themeTint="F2"/>
                <w:sz w:val="22"/>
                <w:rPrChange w:id="4457" w:author="tao huang" w:date="2017-09-17T12:05:00Z">
                  <w:rPr>
                    <w:rFonts w:ascii="Cambria Math" w:hAnsi="Cambria Math" w:cs="Times New Roman"/>
                    <w:color w:val="000000" w:themeColor="text1"/>
                    <w:szCs w:val="24"/>
                  </w:rPr>
                </w:rPrChange>
              </w:rPr>
              <m:t>m</m:t>
            </m:r>
          </m:sub>
        </m:sSub>
        <m:r>
          <m:rPr>
            <m:sty m:val="p"/>
          </m:rPr>
          <w:rPr>
            <w:rFonts w:ascii="Cambria Math" w:hAnsi="Cambria Math" w:cs="Times New Roman"/>
            <w:color w:val="0D0D0D" w:themeColor="text1" w:themeTint="F2"/>
            <w:sz w:val="22"/>
            <w:rPrChange w:id="4458" w:author="tao huang" w:date="2017-09-17T12:05:00Z">
              <w:rPr>
                <w:rFonts w:ascii="Cambria Math" w:hAnsi="Cambria Math" w:cs="Times New Roman"/>
                <w:color w:val="000000" w:themeColor="text1"/>
                <w:szCs w:val="24"/>
              </w:rPr>
            </w:rPrChange>
          </w:rPr>
          <m:t>)</m:t>
        </m:r>
      </m:oMath>
      <w:r w:rsidR="00353E86" w:rsidRPr="00A60A57">
        <w:rPr>
          <w:rFonts w:cs="Times New Roman"/>
          <w:color w:val="0D0D0D" w:themeColor="text1" w:themeTint="F2"/>
          <w:sz w:val="22"/>
          <w:rPrChange w:id="4459" w:author="tao huang" w:date="2017-09-17T12:05:00Z">
            <w:rPr>
              <w:rFonts w:cs="Times New Roman"/>
              <w:color w:val="000000" w:themeColor="text1"/>
              <w:szCs w:val="24"/>
            </w:rPr>
          </w:rPrChange>
        </w:rPr>
        <w:t xml:space="preserve">, </w:t>
      </w:r>
      <w:r w:rsidR="00045ECF" w:rsidRPr="00A60A57">
        <w:rPr>
          <w:rFonts w:cs="Times New Roman"/>
          <w:color w:val="0D0D0D" w:themeColor="text1" w:themeTint="F2"/>
          <w:sz w:val="22"/>
          <w:rPrChange w:id="4460" w:author="tao huang" w:date="2017-09-17T12:05:00Z">
            <w:rPr>
              <w:rFonts w:cs="Times New Roman"/>
              <w:color w:val="000000" w:themeColor="text1"/>
              <w:szCs w:val="24"/>
            </w:rPr>
          </w:rPrChange>
        </w:rPr>
        <w:t>where</w:t>
      </w:r>
      <w:r w:rsidR="00353E86" w:rsidRPr="00A60A57">
        <w:rPr>
          <w:rFonts w:cs="Times New Roman"/>
          <w:color w:val="0D0D0D" w:themeColor="text1" w:themeTint="F2"/>
          <w:sz w:val="22"/>
          <w:rPrChange w:id="4461" w:author="tao huang" w:date="2017-09-17T12:05:00Z">
            <w:rPr>
              <w:rFonts w:cs="Times New Roman"/>
              <w:color w:val="000000" w:themeColor="text1"/>
              <w:szCs w:val="24"/>
            </w:rPr>
          </w:rPrChange>
        </w:rPr>
        <w:t xml:space="preserve"> </w:t>
      </w:r>
      <m:oMath>
        <m:sSub>
          <m:sSubPr>
            <m:ctrlPr>
              <w:rPr>
                <w:rFonts w:ascii="Cambria Math" w:hAnsi="Cambria Math" w:cs="Times New Roman"/>
                <w:color w:val="0D0D0D" w:themeColor="text1" w:themeTint="F2"/>
                <w:sz w:val="22"/>
                <w:rPrChange w:id="4462"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4463" w:author="tao huang" w:date="2017-09-17T12:05:00Z">
                  <w:rPr>
                    <w:rFonts w:ascii="Cambria Math" w:hAnsi="Cambria Math" w:cs="Times New Roman"/>
                    <w:color w:val="000000" w:themeColor="text1"/>
                    <w:szCs w:val="24"/>
                  </w:rPr>
                </w:rPrChange>
              </w:rPr>
              <m:t>B</m:t>
            </m:r>
          </m:e>
          <m:sub>
            <m:r>
              <m:rPr>
                <m:sty m:val="p"/>
              </m:rPr>
              <w:rPr>
                <w:rFonts w:ascii="Cambria Math" w:hAnsi="Cambria Math" w:cs="Times New Roman"/>
                <w:color w:val="0D0D0D" w:themeColor="text1" w:themeTint="F2"/>
                <w:sz w:val="22"/>
                <w:rPrChange w:id="4464" w:author="tao huang" w:date="2017-09-17T12:05:00Z">
                  <w:rPr>
                    <w:rFonts w:ascii="Cambria Math" w:hAnsi="Cambria Math" w:cs="Times New Roman"/>
                    <w:color w:val="000000" w:themeColor="text1"/>
                    <w:szCs w:val="24"/>
                  </w:rPr>
                </w:rPrChange>
              </w:rPr>
              <m:t>m</m:t>
            </m:r>
          </m:sub>
        </m:sSub>
        <m:r>
          <m:rPr>
            <m:sty m:val="p"/>
          </m:rPr>
          <w:rPr>
            <w:rFonts w:ascii="Cambria Math" w:hAnsi="Cambria Math" w:cs="Times New Roman"/>
            <w:color w:val="0D0D0D" w:themeColor="text1" w:themeTint="F2"/>
            <w:sz w:val="22"/>
            <w:rPrChange w:id="4465" w:author="tao huang" w:date="2017-09-17T12:05:00Z">
              <w:rPr>
                <w:rFonts w:ascii="Cambria Math" w:hAnsi="Cambria Math" w:cs="Times New Roman"/>
                <w:color w:val="000000" w:themeColor="text1"/>
                <w:szCs w:val="24"/>
              </w:rPr>
            </w:rPrChange>
          </w:rPr>
          <m:t>=</m:t>
        </m:r>
        <m:sSup>
          <m:sSupPr>
            <m:ctrlPr>
              <w:rPr>
                <w:rFonts w:ascii="Cambria Math" w:hAnsi="Cambria Math" w:cs="Times New Roman"/>
                <w:color w:val="0D0D0D" w:themeColor="text1" w:themeTint="F2"/>
                <w:sz w:val="22"/>
                <w:rPrChange w:id="4466" w:author="tao huang" w:date="2017-09-17T12:05:00Z">
                  <w:rPr>
                    <w:rFonts w:ascii="Cambria Math" w:hAnsi="Cambria Math" w:cs="Times New Roman"/>
                    <w:color w:val="385623" w:themeColor="accent6" w:themeShade="80"/>
                    <w:sz w:val="22"/>
                  </w:rPr>
                </w:rPrChange>
              </w:rPr>
            </m:ctrlPr>
          </m:sSupPr>
          <m:e>
            <m:r>
              <m:rPr>
                <m:sty m:val="p"/>
              </m:rPr>
              <w:rPr>
                <w:rFonts w:ascii="Cambria Math" w:hAnsi="Cambria Math" w:cs="Times New Roman"/>
                <w:color w:val="0D0D0D" w:themeColor="text1" w:themeTint="F2"/>
                <w:sz w:val="22"/>
                <w:rPrChange w:id="4467" w:author="tao huang" w:date="2017-09-17T12:05:00Z">
                  <w:rPr>
                    <w:rFonts w:ascii="Cambria Math" w:hAnsi="Cambria Math" w:cs="Times New Roman"/>
                    <w:color w:val="000000" w:themeColor="text1"/>
                    <w:szCs w:val="24"/>
                  </w:rPr>
                </w:rPrChange>
              </w:rPr>
              <m:t>μ</m:t>
            </m:r>
          </m:e>
          <m:sup>
            <m:r>
              <w:ins w:id="4468" w:author="tao huang" w:date="2017-09-16T11:10:00Z">
                <w:rPr>
                  <w:rFonts w:ascii="Cambria Math" w:hAnsi="Cambria Math" w:cs="Times New Roman"/>
                  <w:color w:val="0D0D0D" w:themeColor="text1" w:themeTint="F2"/>
                  <w:sz w:val="22"/>
                  <w:rPrChange w:id="4469" w:author="tao huang" w:date="2017-09-17T12:05:00Z">
                    <w:rPr>
                      <w:rFonts w:ascii="Cambria Math" w:hAnsi="Cambria Math" w:cs="Times New Roman"/>
                      <w:color w:val="385623" w:themeColor="accent6" w:themeShade="80"/>
                      <w:sz w:val="22"/>
                    </w:rPr>
                  </w:rPrChange>
                </w:rPr>
                <m:t>'</m:t>
              </w:ins>
            </m:r>
            <m:r>
              <w:del w:id="4470" w:author="tao huang" w:date="2017-09-15T19:48:00Z">
                <m:rPr>
                  <m:sty m:val="p"/>
                </m:rPr>
                <w:rPr>
                  <w:rFonts w:ascii="Cambria Math" w:hAnsi="Cambria Math" w:cs="Times New Roman" w:hint="eastAsia"/>
                  <w:color w:val="0D0D0D" w:themeColor="text1" w:themeTint="F2"/>
                  <w:sz w:val="22"/>
                  <w:rPrChange w:id="4471" w:author="tao huang" w:date="2017-09-17T12:05:00Z">
                    <w:rPr>
                      <w:rFonts w:ascii="Cambria Math" w:hAnsi="Cambria Math" w:cs="Times New Roman" w:hint="eastAsia"/>
                      <w:color w:val="000000" w:themeColor="text1"/>
                      <w:szCs w:val="24"/>
                    </w:rPr>
                  </w:rPrChange>
                </w:rPr>
                <m:t>'</m:t>
              </w:del>
            </m:r>
          </m:sup>
        </m:sSup>
        <m:sSub>
          <m:sSubPr>
            <m:ctrlPr>
              <w:rPr>
                <w:rFonts w:ascii="Cambria Math" w:hAnsi="Cambria Math" w:cs="Times New Roman"/>
                <w:color w:val="0D0D0D" w:themeColor="text1" w:themeTint="F2"/>
                <w:sz w:val="22"/>
                <w:rPrChange w:id="4472"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4473" w:author="tao huang" w:date="2017-09-17T12:05:00Z">
                  <w:rPr>
                    <w:rFonts w:ascii="Cambria Math" w:hAnsi="Cambria Math" w:cs="Times New Roman"/>
                    <w:color w:val="000000" w:themeColor="text1"/>
                    <w:szCs w:val="24"/>
                  </w:rPr>
                </w:rPrChange>
              </w:rPr>
              <m:t>Q</m:t>
            </m:r>
          </m:e>
          <m:sub>
            <m:r>
              <m:rPr>
                <m:sty m:val="p"/>
              </m:rPr>
              <w:rPr>
                <w:rFonts w:ascii="Cambria Math" w:hAnsi="Cambria Math" w:cs="Times New Roman"/>
                <w:color w:val="0D0D0D" w:themeColor="text1" w:themeTint="F2"/>
                <w:sz w:val="22"/>
                <w:rPrChange w:id="4474" w:author="tao huang" w:date="2017-09-17T12:05:00Z">
                  <w:rPr>
                    <w:rFonts w:ascii="Cambria Math" w:hAnsi="Cambria Math" w:cs="Times New Roman"/>
                    <w:color w:val="000000" w:themeColor="text1"/>
                    <w:szCs w:val="24"/>
                  </w:rPr>
                </w:rPrChange>
              </w:rPr>
              <m:t>m,</m:t>
            </m:r>
            <m:sSub>
              <m:sSubPr>
                <m:ctrlPr>
                  <w:rPr>
                    <w:rFonts w:ascii="Cambria Math" w:hAnsi="Cambria Math" w:cs="Times New Roman"/>
                    <w:color w:val="0D0D0D" w:themeColor="text1" w:themeTint="F2"/>
                    <w:sz w:val="22"/>
                    <w:rPrChange w:id="4475"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4476" w:author="tao huang" w:date="2017-09-17T12:05:00Z">
                      <w:rPr>
                        <w:rFonts w:ascii="Cambria Math" w:hAnsi="Cambria Math" w:cs="Times New Roman"/>
                        <w:color w:val="000000" w:themeColor="text1"/>
                        <w:szCs w:val="24"/>
                      </w:rPr>
                    </w:rPrChange>
                  </w:rPr>
                  <m:t>T</m:t>
                </m:r>
              </m:e>
              <m:sub>
                <m:r>
                  <m:rPr>
                    <m:sty m:val="p"/>
                  </m:rPr>
                  <w:rPr>
                    <w:rFonts w:ascii="Cambria Math" w:hAnsi="Cambria Math" w:cs="Times New Roman"/>
                    <w:color w:val="0D0D0D" w:themeColor="text1" w:themeTint="F2"/>
                    <w:sz w:val="22"/>
                    <w:rPrChange w:id="4477" w:author="tao huang" w:date="2017-09-17T12:05:00Z">
                      <w:rPr>
                        <w:rFonts w:ascii="Cambria Math" w:hAnsi="Cambria Math" w:cs="Times New Roman"/>
                        <w:color w:val="000000" w:themeColor="text1"/>
                        <w:szCs w:val="24"/>
                      </w:rPr>
                    </w:rPrChange>
                  </w:rPr>
                  <m:t>1</m:t>
                </m:r>
              </m:sub>
            </m:sSub>
          </m:sub>
        </m:sSub>
        <m:sSubSup>
          <m:sSubSupPr>
            <m:ctrlPr>
              <w:rPr>
                <w:rFonts w:ascii="Cambria Math" w:hAnsi="Cambria Math" w:cs="Times New Roman"/>
                <w:color w:val="0D0D0D" w:themeColor="text1" w:themeTint="F2"/>
                <w:sz w:val="22"/>
                <w:rPrChange w:id="4478" w:author="tao huang" w:date="2017-09-17T12:05:00Z">
                  <w:rPr>
                    <w:rFonts w:ascii="Cambria Math" w:hAnsi="Cambria Math" w:cs="Times New Roman"/>
                    <w:color w:val="385623" w:themeColor="accent6" w:themeShade="80"/>
                    <w:sz w:val="22"/>
                  </w:rPr>
                </w:rPrChange>
              </w:rPr>
            </m:ctrlPr>
          </m:sSubSupPr>
          <m:e>
            <m:r>
              <m:rPr>
                <m:sty m:val="p"/>
              </m:rPr>
              <w:rPr>
                <w:rFonts w:ascii="Cambria Math" w:hAnsi="Cambria Math" w:cs="Times New Roman"/>
                <w:color w:val="0D0D0D" w:themeColor="text1" w:themeTint="F2"/>
                <w:sz w:val="22"/>
                <w:rPrChange w:id="4479" w:author="tao huang" w:date="2017-09-17T12:05:00Z">
                  <w:rPr>
                    <w:rFonts w:ascii="Cambria Math" w:hAnsi="Cambria Math" w:cs="Times New Roman"/>
                    <w:color w:val="000000" w:themeColor="text1"/>
                    <w:szCs w:val="24"/>
                  </w:rPr>
                </w:rPrChange>
              </w:rPr>
              <m:t>Q</m:t>
            </m:r>
          </m:e>
          <m:sub>
            <m:r>
              <m:rPr>
                <m:sty m:val="p"/>
              </m:rPr>
              <w:rPr>
                <w:rFonts w:ascii="Cambria Math" w:hAnsi="Cambria Math" w:cs="Times New Roman"/>
                <w:color w:val="0D0D0D" w:themeColor="text1" w:themeTint="F2"/>
                <w:sz w:val="22"/>
                <w:rPrChange w:id="4480" w:author="tao huang" w:date="2017-09-17T12:05:00Z">
                  <w:rPr>
                    <w:rFonts w:ascii="Cambria Math" w:hAnsi="Cambria Math" w:cs="Times New Roman"/>
                    <w:color w:val="000000" w:themeColor="text1"/>
                    <w:szCs w:val="24"/>
                  </w:rPr>
                </w:rPrChange>
              </w:rPr>
              <m:t>m,</m:t>
            </m:r>
            <m:r>
              <w:rPr>
                <w:rFonts w:ascii="Cambria Math" w:hAnsi="Cambria Math" w:cs="Times New Roman"/>
                <w:color w:val="0D0D0D" w:themeColor="text1" w:themeTint="F2"/>
                <w:sz w:val="22"/>
                <w:rPrChange w:id="4481" w:author="tao huang" w:date="2017-09-17T12:05:00Z">
                  <w:rPr>
                    <w:rFonts w:ascii="Cambria Math" w:hAnsi="Cambria Math" w:cs="Times New Roman"/>
                    <w:color w:val="000000" w:themeColor="text1"/>
                    <w:szCs w:val="24"/>
                  </w:rPr>
                </w:rPrChange>
              </w:rPr>
              <m:t>T</m:t>
            </m:r>
          </m:sub>
          <m:sup>
            <m:r>
              <m:rPr>
                <m:sty m:val="p"/>
              </m:rPr>
              <w:rPr>
                <w:rFonts w:ascii="Cambria Math" w:hAnsi="Cambria Math" w:cs="Times New Roman"/>
                <w:color w:val="0D0D0D" w:themeColor="text1" w:themeTint="F2"/>
                <w:sz w:val="22"/>
                <w:rPrChange w:id="4482" w:author="tao huang" w:date="2017-09-17T12:05:00Z">
                  <w:rPr>
                    <w:rFonts w:ascii="Cambria Math" w:hAnsi="Cambria Math" w:cs="Times New Roman"/>
                    <w:color w:val="000000" w:themeColor="text1"/>
                    <w:szCs w:val="24"/>
                  </w:rPr>
                </w:rPrChange>
              </w:rPr>
              <m:t>-1</m:t>
            </m:r>
          </m:sup>
        </m:sSubSup>
        <m:sSub>
          <m:sSubPr>
            <m:ctrlPr>
              <w:rPr>
                <w:rFonts w:ascii="Cambria Math" w:hAnsi="Cambria Math" w:cs="Times New Roman"/>
                <w:color w:val="0D0D0D" w:themeColor="text1" w:themeTint="F2"/>
                <w:sz w:val="22"/>
                <w:rPrChange w:id="4483" w:author="tao huang" w:date="2017-09-17T12:05:00Z">
                  <w:rPr>
                    <w:rFonts w:ascii="Cambria Math" w:hAnsi="Cambria Math" w:cs="Times New Roman"/>
                    <w:color w:val="385623" w:themeColor="accent6" w:themeShade="80"/>
                    <w:sz w:val="22"/>
                  </w:rPr>
                </w:rPrChange>
              </w:rPr>
            </m:ctrlPr>
          </m:sSubPr>
          <m:e>
            <m:r>
              <w:rPr>
                <w:rFonts w:ascii="Cambria Math" w:hAnsi="Cambria Math" w:cs="Times New Roman"/>
                <w:color w:val="0D0D0D" w:themeColor="text1" w:themeTint="F2"/>
                <w:sz w:val="22"/>
                <w:rPrChange w:id="4484" w:author="tao huang" w:date="2017-09-17T12:05:00Z">
                  <w:rPr>
                    <w:rFonts w:ascii="Cambria Math" w:hAnsi="Cambria Math" w:cs="Times New Roman"/>
                    <w:color w:val="000000" w:themeColor="text1"/>
                    <w:szCs w:val="24"/>
                  </w:rPr>
                </w:rPrChange>
              </w:rPr>
              <m:t>x</m:t>
            </m:r>
          </m:e>
          <m:sub>
            <m:r>
              <m:rPr>
                <m:sty m:val="p"/>
              </m:rPr>
              <w:rPr>
                <w:rFonts w:ascii="Cambria Math" w:hAnsi="Cambria Math" w:cs="Times New Roman"/>
                <w:color w:val="0D0D0D" w:themeColor="text1" w:themeTint="F2"/>
                <w:sz w:val="22"/>
                <w:rPrChange w:id="4485" w:author="tao huang" w:date="2017-09-17T12:05:00Z">
                  <w:rPr>
                    <w:rFonts w:ascii="Cambria Math" w:hAnsi="Cambria Math" w:cs="Times New Roman"/>
                    <w:color w:val="000000" w:themeColor="text1"/>
                    <w:szCs w:val="24"/>
                  </w:rPr>
                </w:rPrChange>
              </w:rPr>
              <m:t>T+h</m:t>
            </m:r>
          </m:sub>
        </m:sSub>
        <m:sSubSup>
          <m:sSubSupPr>
            <m:ctrlPr>
              <w:rPr>
                <w:rFonts w:ascii="Cambria Math" w:hAnsi="Cambria Math" w:cs="Times New Roman"/>
                <w:color w:val="0D0D0D" w:themeColor="text1" w:themeTint="F2"/>
                <w:sz w:val="22"/>
                <w:rPrChange w:id="4486" w:author="tao huang" w:date="2017-09-17T12:05:00Z">
                  <w:rPr>
                    <w:rFonts w:ascii="Cambria Math" w:hAnsi="Cambria Math" w:cs="Times New Roman"/>
                    <w:color w:val="385623" w:themeColor="accent6" w:themeShade="80"/>
                    <w:sz w:val="22"/>
                  </w:rPr>
                </w:rPrChange>
              </w:rPr>
            </m:ctrlPr>
          </m:sSubSupPr>
          <m:e>
            <m:r>
              <w:rPr>
                <w:rFonts w:ascii="Cambria Math" w:hAnsi="Cambria Math" w:cs="Times New Roman"/>
                <w:color w:val="0D0D0D" w:themeColor="text1" w:themeTint="F2"/>
                <w:sz w:val="22"/>
                <w:rPrChange w:id="4487" w:author="tao huang" w:date="2017-09-17T12:05:00Z">
                  <w:rPr>
                    <w:rFonts w:ascii="Cambria Math" w:hAnsi="Cambria Math" w:cs="Times New Roman"/>
                    <w:color w:val="000000" w:themeColor="text1"/>
                    <w:szCs w:val="24"/>
                  </w:rPr>
                </w:rPrChange>
              </w:rPr>
              <m:t>x</m:t>
            </m:r>
          </m:e>
          <m:sub>
            <m:r>
              <m:rPr>
                <m:sty m:val="p"/>
              </m:rPr>
              <w:rPr>
                <w:rFonts w:ascii="Cambria Math" w:hAnsi="Cambria Math" w:cs="Times New Roman"/>
                <w:color w:val="0D0D0D" w:themeColor="text1" w:themeTint="F2"/>
                <w:sz w:val="22"/>
                <w:rPrChange w:id="4488" w:author="tao huang" w:date="2017-09-17T12:05:00Z">
                  <w:rPr>
                    <w:rFonts w:ascii="Cambria Math" w:hAnsi="Cambria Math" w:cs="Times New Roman"/>
                    <w:color w:val="000000" w:themeColor="text1"/>
                    <w:szCs w:val="24"/>
                  </w:rPr>
                </w:rPrChange>
              </w:rPr>
              <m:t>T+h</m:t>
            </m:r>
          </m:sub>
          <m:sup>
            <m:r>
              <w:ins w:id="4489" w:author="tao huang" w:date="2017-09-16T11:10:00Z">
                <w:rPr>
                  <w:rFonts w:ascii="Cambria Math" w:hAnsi="Cambria Math" w:cs="Times New Roman"/>
                  <w:color w:val="0D0D0D" w:themeColor="text1" w:themeTint="F2"/>
                  <w:sz w:val="22"/>
                  <w:rPrChange w:id="4490" w:author="tao huang" w:date="2017-09-17T12:05:00Z">
                    <w:rPr>
                      <w:rFonts w:ascii="Cambria Math" w:hAnsi="Cambria Math" w:cs="Times New Roman"/>
                      <w:color w:val="385623" w:themeColor="accent6" w:themeShade="80"/>
                      <w:sz w:val="22"/>
                    </w:rPr>
                  </w:rPrChange>
                </w:rPr>
                <m:t>'</m:t>
              </w:ins>
            </m:r>
            <m:r>
              <w:del w:id="4491" w:author="tao huang" w:date="2017-09-15T19:48:00Z">
                <m:rPr>
                  <m:sty m:val="p"/>
                </m:rPr>
                <w:rPr>
                  <w:rFonts w:ascii="Cambria Math" w:hAnsi="Cambria Math" w:cs="Times New Roman" w:hint="eastAsia"/>
                  <w:color w:val="0D0D0D" w:themeColor="text1" w:themeTint="F2"/>
                  <w:sz w:val="22"/>
                  <w:rPrChange w:id="4492" w:author="tao huang" w:date="2017-09-17T12:05:00Z">
                    <w:rPr>
                      <w:rFonts w:ascii="Cambria Math" w:hAnsi="Cambria Math" w:cs="Times New Roman" w:hint="eastAsia"/>
                      <w:color w:val="000000" w:themeColor="text1"/>
                      <w:szCs w:val="24"/>
                    </w:rPr>
                  </w:rPrChange>
                </w:rPr>
                <m:t>'</m:t>
              </w:del>
            </m:r>
          </m:sup>
        </m:sSubSup>
        <m:sSubSup>
          <m:sSubSupPr>
            <m:ctrlPr>
              <w:rPr>
                <w:rFonts w:ascii="Cambria Math" w:hAnsi="Cambria Math" w:cs="Times New Roman"/>
                <w:color w:val="0D0D0D" w:themeColor="text1" w:themeTint="F2"/>
                <w:sz w:val="22"/>
                <w:rPrChange w:id="4493" w:author="tao huang" w:date="2017-09-17T12:05:00Z">
                  <w:rPr>
                    <w:rFonts w:ascii="Cambria Math" w:hAnsi="Cambria Math" w:cs="Times New Roman"/>
                    <w:color w:val="385623" w:themeColor="accent6" w:themeShade="80"/>
                    <w:sz w:val="22"/>
                  </w:rPr>
                </w:rPrChange>
              </w:rPr>
            </m:ctrlPr>
          </m:sSubSupPr>
          <m:e>
            <m:r>
              <m:rPr>
                <m:sty m:val="p"/>
              </m:rPr>
              <w:rPr>
                <w:rFonts w:ascii="Cambria Math" w:hAnsi="Cambria Math" w:cs="Times New Roman"/>
                <w:color w:val="0D0D0D" w:themeColor="text1" w:themeTint="F2"/>
                <w:sz w:val="22"/>
                <w:rPrChange w:id="4494" w:author="tao huang" w:date="2017-09-17T12:05:00Z">
                  <w:rPr>
                    <w:rFonts w:ascii="Cambria Math" w:hAnsi="Cambria Math" w:cs="Times New Roman"/>
                    <w:color w:val="000000" w:themeColor="text1"/>
                    <w:szCs w:val="24"/>
                  </w:rPr>
                </w:rPrChange>
              </w:rPr>
              <m:t>Q</m:t>
            </m:r>
          </m:e>
          <m:sub>
            <m:r>
              <m:rPr>
                <m:sty m:val="p"/>
              </m:rPr>
              <w:rPr>
                <w:rFonts w:ascii="Cambria Math" w:hAnsi="Cambria Math" w:cs="Times New Roman"/>
                <w:color w:val="0D0D0D" w:themeColor="text1" w:themeTint="F2"/>
                <w:sz w:val="22"/>
                <w:rPrChange w:id="4495" w:author="tao huang" w:date="2017-09-17T12:05:00Z">
                  <w:rPr>
                    <w:rFonts w:ascii="Cambria Math" w:hAnsi="Cambria Math" w:cs="Times New Roman"/>
                    <w:color w:val="000000" w:themeColor="text1"/>
                    <w:szCs w:val="24"/>
                  </w:rPr>
                </w:rPrChange>
              </w:rPr>
              <m:t>m,T</m:t>
            </m:r>
            <m:ctrlPr>
              <w:rPr>
                <w:rFonts w:ascii="Cambria Math" w:hAnsi="Cambria Math" w:cs="Times New Roman"/>
                <w:noProof/>
                <w:color w:val="0D0D0D" w:themeColor="text1" w:themeTint="F2"/>
                <w:sz w:val="22"/>
                <w:rPrChange w:id="4496" w:author="tao huang" w:date="2017-09-17T12:05:00Z">
                  <w:rPr>
                    <w:rFonts w:ascii="Cambria Math" w:hAnsi="Cambria Math" w:cs="Times New Roman"/>
                    <w:noProof/>
                    <w:color w:val="385623" w:themeColor="accent6" w:themeShade="80"/>
                    <w:sz w:val="22"/>
                  </w:rPr>
                </w:rPrChange>
              </w:rPr>
            </m:ctrlPr>
          </m:sub>
          <m:sup>
            <m:r>
              <m:rPr>
                <m:sty m:val="p"/>
              </m:rPr>
              <w:rPr>
                <w:rFonts w:ascii="Cambria Math" w:hAnsi="Cambria Math" w:cs="Times New Roman"/>
                <w:noProof/>
                <w:color w:val="0D0D0D" w:themeColor="text1" w:themeTint="F2"/>
                <w:sz w:val="22"/>
                <w:rPrChange w:id="4497" w:author="tao huang" w:date="2017-09-17T12:05:00Z">
                  <w:rPr>
                    <w:rFonts w:ascii="Cambria Math" w:hAnsi="Cambria Math" w:cs="Times New Roman"/>
                    <w:noProof/>
                    <w:color w:val="000000" w:themeColor="text1"/>
                    <w:szCs w:val="24"/>
                  </w:rPr>
                </w:rPrChange>
              </w:rPr>
              <m:t>-1</m:t>
            </m:r>
          </m:sup>
        </m:sSubSup>
        <m:sSub>
          <m:sSubPr>
            <m:ctrlPr>
              <w:rPr>
                <w:rFonts w:ascii="Cambria Math" w:hAnsi="Cambria Math" w:cs="Times New Roman"/>
                <w:color w:val="0D0D0D" w:themeColor="text1" w:themeTint="F2"/>
                <w:sz w:val="22"/>
                <w:rPrChange w:id="4498"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4499" w:author="tao huang" w:date="2017-09-17T12:05:00Z">
                  <w:rPr>
                    <w:rFonts w:ascii="Cambria Math" w:hAnsi="Cambria Math" w:cs="Times New Roman"/>
                    <w:color w:val="000000" w:themeColor="text1"/>
                    <w:szCs w:val="24"/>
                  </w:rPr>
                </w:rPrChange>
              </w:rPr>
              <m:t>Q</m:t>
            </m:r>
          </m:e>
          <m:sub>
            <m:r>
              <m:rPr>
                <m:sty m:val="p"/>
              </m:rPr>
              <w:rPr>
                <w:rFonts w:ascii="Cambria Math" w:hAnsi="Cambria Math" w:cs="Times New Roman"/>
                <w:color w:val="0D0D0D" w:themeColor="text1" w:themeTint="F2"/>
                <w:sz w:val="22"/>
                <w:rPrChange w:id="4500" w:author="tao huang" w:date="2017-09-17T12:05:00Z">
                  <w:rPr>
                    <w:rFonts w:ascii="Cambria Math" w:hAnsi="Cambria Math" w:cs="Times New Roman"/>
                    <w:color w:val="000000" w:themeColor="text1"/>
                    <w:szCs w:val="24"/>
                  </w:rPr>
                </w:rPrChange>
              </w:rPr>
              <m:t>m,</m:t>
            </m:r>
            <m:sSub>
              <m:sSubPr>
                <m:ctrlPr>
                  <w:rPr>
                    <w:rFonts w:ascii="Cambria Math" w:hAnsi="Cambria Math" w:cs="Times New Roman"/>
                    <w:color w:val="0D0D0D" w:themeColor="text1" w:themeTint="F2"/>
                    <w:sz w:val="22"/>
                    <w:rPrChange w:id="4501"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4502" w:author="tao huang" w:date="2017-09-17T12:05:00Z">
                      <w:rPr>
                        <w:rFonts w:ascii="Cambria Math" w:hAnsi="Cambria Math" w:cs="Times New Roman"/>
                        <w:color w:val="000000" w:themeColor="text1"/>
                        <w:szCs w:val="24"/>
                      </w:rPr>
                    </w:rPrChange>
                  </w:rPr>
                  <m:t>T</m:t>
                </m:r>
              </m:e>
              <m:sub>
                <m:r>
                  <m:rPr>
                    <m:sty m:val="p"/>
                  </m:rPr>
                  <w:rPr>
                    <w:rFonts w:ascii="Cambria Math" w:hAnsi="Cambria Math" w:cs="Times New Roman"/>
                    <w:color w:val="0D0D0D" w:themeColor="text1" w:themeTint="F2"/>
                    <w:sz w:val="22"/>
                    <w:rPrChange w:id="4503" w:author="tao huang" w:date="2017-09-17T12:05:00Z">
                      <w:rPr>
                        <w:rFonts w:ascii="Cambria Math" w:hAnsi="Cambria Math" w:cs="Times New Roman"/>
                        <w:color w:val="000000" w:themeColor="text1"/>
                        <w:szCs w:val="24"/>
                      </w:rPr>
                    </w:rPrChange>
                  </w:rPr>
                  <m:t>1</m:t>
                </m:r>
              </m:sub>
            </m:sSub>
          </m:sub>
        </m:sSub>
        <m:r>
          <m:rPr>
            <m:sty m:val="p"/>
          </m:rPr>
          <w:rPr>
            <w:rFonts w:ascii="Cambria Math" w:hAnsi="Cambria Math" w:cs="Times New Roman"/>
            <w:color w:val="0D0D0D" w:themeColor="text1" w:themeTint="F2"/>
            <w:sz w:val="22"/>
            <w:rPrChange w:id="4504" w:author="tao huang" w:date="2017-09-17T12:05:00Z">
              <w:rPr>
                <w:rFonts w:ascii="Cambria Math" w:hAnsi="Cambria Math" w:cs="Times New Roman"/>
                <w:color w:val="000000" w:themeColor="text1"/>
                <w:szCs w:val="24"/>
              </w:rPr>
            </w:rPrChange>
          </w:rPr>
          <m:t>μ</m:t>
        </m:r>
      </m:oMath>
      <w:r w:rsidR="00353E86" w:rsidRPr="00A60A57">
        <w:rPr>
          <w:rFonts w:cs="Times New Roman"/>
          <w:color w:val="0D0D0D" w:themeColor="text1" w:themeTint="F2"/>
          <w:sz w:val="22"/>
          <w:rPrChange w:id="4505" w:author="tao huang" w:date="2017-09-17T12:05:00Z">
            <w:rPr>
              <w:rFonts w:cs="Times New Roman"/>
              <w:color w:val="000000" w:themeColor="text1"/>
              <w:szCs w:val="24"/>
            </w:rPr>
          </w:rPrChange>
        </w:rPr>
        <w:t xml:space="preserve">, </w:t>
      </w:r>
      <w:ins w:id="4506" w:author="tao huang" w:date="2017-09-15T19:52:00Z">
        <w:r w:rsidR="00CD09EC" w:rsidRPr="00A60A57">
          <w:rPr>
            <w:rFonts w:cs="Times New Roman"/>
            <w:color w:val="0D0D0D" w:themeColor="text1" w:themeTint="F2"/>
            <w:sz w:val="22"/>
            <w:rPrChange w:id="4507" w:author="tao huang" w:date="2017-09-17T12:05:00Z">
              <w:rPr>
                <w:rFonts w:cs="Times New Roman"/>
                <w:color w:val="000000" w:themeColor="text1"/>
                <w:sz w:val="22"/>
              </w:rPr>
            </w:rPrChange>
          </w:rPr>
          <w:t xml:space="preserve">and </w:t>
        </w:r>
      </w:ins>
      <w:ins w:id="4508" w:author="tao huang" w:date="2017-09-15T19:51:00Z">
        <w:r w:rsidR="00CD09EC" w:rsidRPr="00A60A57">
          <w:rPr>
            <w:rFonts w:cs="Times New Roman"/>
            <w:color w:val="0D0D0D" w:themeColor="text1" w:themeTint="F2"/>
            <w:sz w:val="22"/>
            <w:rPrChange w:id="4509" w:author="tao huang" w:date="2017-09-17T12:05:00Z">
              <w:rPr>
                <w:rFonts w:cs="Times New Roman"/>
                <w:color w:val="000000" w:themeColor="text1"/>
                <w:sz w:val="22"/>
              </w:rPr>
            </w:rPrChange>
          </w:rPr>
          <w:t xml:space="preserve">can be </w:t>
        </w:r>
      </w:ins>
      <w:r w:rsidR="00353E86" w:rsidRPr="00A60A57">
        <w:rPr>
          <w:rFonts w:cs="Times New Roman"/>
          <w:color w:val="0D0D0D" w:themeColor="text1" w:themeTint="F2"/>
          <w:sz w:val="22"/>
          <w:rPrChange w:id="4510" w:author="tao huang" w:date="2017-09-17T12:05:00Z">
            <w:rPr>
              <w:rFonts w:cs="Times New Roman"/>
              <w:color w:val="000000" w:themeColor="text1"/>
              <w:szCs w:val="24"/>
            </w:rPr>
          </w:rPrChange>
        </w:rPr>
        <w:t>interpreted as the squared forecast bias</w:t>
      </w:r>
      <w:ins w:id="4511" w:author="tao huang" w:date="2017-09-15T19:52:00Z">
        <w:r w:rsidR="00CD09EC" w:rsidRPr="00A60A57">
          <w:rPr>
            <w:rFonts w:cs="Times New Roman"/>
            <w:color w:val="0D0D0D" w:themeColor="text1" w:themeTint="F2"/>
            <w:sz w:val="22"/>
            <w:rPrChange w:id="4512" w:author="tao huang" w:date="2017-09-17T12:05:00Z">
              <w:rPr>
                <w:rFonts w:cs="Times New Roman"/>
                <w:color w:val="000000" w:themeColor="text1"/>
                <w:sz w:val="22"/>
              </w:rPr>
            </w:rPrChange>
          </w:rPr>
          <w:t xml:space="preserve">; </w:t>
        </w:r>
      </w:ins>
      <w:del w:id="4513" w:author="tao huang" w:date="2017-09-15T19:52:00Z">
        <w:r w:rsidR="00353E86" w:rsidRPr="00A60A57" w:rsidDel="00CD09EC">
          <w:rPr>
            <w:rFonts w:cs="Times New Roman"/>
            <w:color w:val="0D0D0D" w:themeColor="text1" w:themeTint="F2"/>
            <w:sz w:val="22"/>
            <w:rPrChange w:id="4514" w:author="tao huang" w:date="2017-09-17T12:05:00Z">
              <w:rPr>
                <w:rFonts w:cs="Times New Roman"/>
                <w:color w:val="000000" w:themeColor="text1"/>
                <w:szCs w:val="24"/>
              </w:rPr>
            </w:rPrChange>
          </w:rPr>
          <w:delText xml:space="preserve">, </w:delText>
        </w:r>
      </w:del>
      <m:oMath>
        <m:sSub>
          <m:sSubPr>
            <m:ctrlPr>
              <w:rPr>
                <w:rFonts w:ascii="Cambria Math" w:hAnsi="Cambria Math" w:cs="Times New Roman"/>
                <w:color w:val="0D0D0D" w:themeColor="text1" w:themeTint="F2"/>
                <w:sz w:val="22"/>
                <w:rPrChange w:id="4515"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4516" w:author="tao huang" w:date="2017-09-17T12:05:00Z">
                  <w:rPr>
                    <w:rFonts w:ascii="Cambria Math" w:hAnsi="Cambria Math" w:cs="Times New Roman"/>
                    <w:color w:val="000000" w:themeColor="text1"/>
                    <w:szCs w:val="24"/>
                  </w:rPr>
                </w:rPrChange>
              </w:rPr>
              <m:t>E</m:t>
            </m:r>
          </m:e>
          <m:sub>
            <m:r>
              <m:rPr>
                <m:sty m:val="p"/>
              </m:rPr>
              <w:rPr>
                <w:rFonts w:ascii="Cambria Math" w:hAnsi="Cambria Math" w:cs="Times New Roman"/>
                <w:color w:val="0D0D0D" w:themeColor="text1" w:themeTint="F2"/>
                <w:sz w:val="22"/>
                <w:rPrChange w:id="4517" w:author="tao huang" w:date="2017-09-17T12:05:00Z">
                  <w:rPr>
                    <w:rFonts w:ascii="Cambria Math" w:hAnsi="Cambria Math" w:cs="Times New Roman"/>
                    <w:color w:val="000000" w:themeColor="text1"/>
                    <w:szCs w:val="24"/>
                  </w:rPr>
                </w:rPrChange>
              </w:rPr>
              <m:t>m</m:t>
            </m:r>
          </m:sub>
        </m:sSub>
        <m:r>
          <m:rPr>
            <m:sty m:val="p"/>
          </m:rPr>
          <w:rPr>
            <w:rFonts w:ascii="Cambria Math" w:hAnsi="Cambria Math" w:cs="Times New Roman"/>
            <w:color w:val="0D0D0D" w:themeColor="text1" w:themeTint="F2"/>
            <w:sz w:val="22"/>
            <w:rPrChange w:id="4518" w:author="tao huang" w:date="2017-09-17T12:05:00Z">
              <w:rPr>
                <w:rFonts w:ascii="Cambria Math" w:hAnsi="Cambria Math" w:cs="Times New Roman"/>
                <w:color w:val="000000" w:themeColor="text1"/>
                <w:szCs w:val="24"/>
              </w:rPr>
            </w:rPrChange>
          </w:rPr>
          <m:t>=</m:t>
        </m:r>
        <m:sSubSup>
          <m:sSubSupPr>
            <m:ctrlPr>
              <w:rPr>
                <w:rFonts w:ascii="Cambria Math" w:hAnsi="Cambria Math" w:cs="Times New Roman"/>
                <w:color w:val="0D0D0D" w:themeColor="text1" w:themeTint="F2"/>
                <w:sz w:val="22"/>
                <w:rPrChange w:id="4519" w:author="tao huang" w:date="2017-09-17T12:05:00Z">
                  <w:rPr>
                    <w:rFonts w:ascii="Cambria Math" w:hAnsi="Cambria Math" w:cs="Times New Roman"/>
                    <w:color w:val="385623" w:themeColor="accent6" w:themeShade="80"/>
                    <w:sz w:val="22"/>
                  </w:rPr>
                </w:rPrChange>
              </w:rPr>
            </m:ctrlPr>
          </m:sSubSupPr>
          <m:e>
            <m:r>
              <w:rPr>
                <w:rFonts w:ascii="Cambria Math" w:hAnsi="Cambria Math" w:cs="Times New Roman"/>
                <w:color w:val="0D0D0D" w:themeColor="text1" w:themeTint="F2"/>
                <w:sz w:val="22"/>
                <w:rPrChange w:id="4520" w:author="tao huang" w:date="2017-09-17T12:05:00Z">
                  <w:rPr>
                    <w:rFonts w:ascii="Cambria Math" w:hAnsi="Cambria Math" w:cs="Times New Roman"/>
                    <w:color w:val="000000" w:themeColor="text1"/>
                    <w:szCs w:val="24"/>
                  </w:rPr>
                </w:rPrChange>
              </w:rPr>
              <m:t>x</m:t>
            </m:r>
          </m:e>
          <m:sub>
            <m:r>
              <m:rPr>
                <m:sty m:val="p"/>
              </m:rPr>
              <w:rPr>
                <w:rFonts w:ascii="Cambria Math" w:hAnsi="Cambria Math" w:cs="Times New Roman"/>
                <w:color w:val="0D0D0D" w:themeColor="text1" w:themeTint="F2"/>
                <w:sz w:val="22"/>
                <w:rPrChange w:id="4521" w:author="tao huang" w:date="2017-09-17T12:05:00Z">
                  <w:rPr>
                    <w:rFonts w:ascii="Cambria Math" w:hAnsi="Cambria Math" w:cs="Times New Roman"/>
                    <w:color w:val="000000" w:themeColor="text1"/>
                    <w:szCs w:val="24"/>
                  </w:rPr>
                </w:rPrChange>
              </w:rPr>
              <m:t>T+h</m:t>
            </m:r>
          </m:sub>
          <m:sup>
            <m:r>
              <w:del w:id="4522" w:author="tao huang" w:date="2017-09-15T19:48:00Z">
                <m:rPr>
                  <m:sty m:val="p"/>
                </m:rPr>
                <w:rPr>
                  <w:rFonts w:ascii="Cambria Math" w:hAnsi="Cambria Math" w:cs="Times New Roman" w:hint="eastAsia"/>
                  <w:color w:val="0D0D0D" w:themeColor="text1" w:themeTint="F2"/>
                  <w:sz w:val="22"/>
                  <w:rPrChange w:id="4523" w:author="tao huang" w:date="2017-09-17T12:05:00Z">
                    <w:rPr>
                      <w:rFonts w:ascii="Cambria Math" w:hAnsi="Cambria Math" w:cs="Times New Roman" w:hint="eastAsia"/>
                      <w:color w:val="000000" w:themeColor="text1"/>
                      <w:szCs w:val="24"/>
                    </w:rPr>
                  </w:rPrChange>
                </w:rPr>
                <m:t>'</m:t>
              </w:del>
            </m:r>
            <m:r>
              <w:ins w:id="4524" w:author="tao huang" w:date="2017-09-16T11:10:00Z">
                <m:rPr>
                  <m:sty m:val="p"/>
                </m:rPr>
                <w:rPr>
                  <w:rFonts w:ascii="Cambria Math" w:hAnsi="Cambria Math" w:cs="Times New Roman"/>
                  <w:color w:val="0D0D0D" w:themeColor="text1" w:themeTint="F2"/>
                  <w:sz w:val="22"/>
                  <w:rPrChange w:id="4525" w:author="tao huang" w:date="2017-09-17T12:05:00Z">
                    <w:rPr>
                      <w:rFonts w:ascii="Cambria Math" w:hAnsi="Cambria Math" w:cs="Times New Roman"/>
                      <w:color w:val="385623" w:themeColor="accent6" w:themeShade="80"/>
                      <w:sz w:val="22"/>
                    </w:rPr>
                  </w:rPrChange>
                </w:rPr>
                <m:t>'</m:t>
              </w:ins>
            </m:r>
          </m:sup>
        </m:sSubSup>
        <m:sSubSup>
          <m:sSubSupPr>
            <m:ctrlPr>
              <w:rPr>
                <w:rFonts w:ascii="Cambria Math" w:hAnsi="Cambria Math" w:cs="Times New Roman"/>
                <w:color w:val="0D0D0D" w:themeColor="text1" w:themeTint="F2"/>
                <w:sz w:val="22"/>
                <w:rPrChange w:id="4526" w:author="tao huang" w:date="2017-09-17T12:05:00Z">
                  <w:rPr>
                    <w:rFonts w:ascii="Cambria Math" w:hAnsi="Cambria Math" w:cs="Times New Roman"/>
                    <w:color w:val="385623" w:themeColor="accent6" w:themeShade="80"/>
                    <w:sz w:val="22"/>
                  </w:rPr>
                </w:rPrChange>
              </w:rPr>
            </m:ctrlPr>
          </m:sSubSupPr>
          <m:e>
            <m:r>
              <m:rPr>
                <m:sty m:val="p"/>
              </m:rPr>
              <w:rPr>
                <w:rFonts w:ascii="Cambria Math" w:hAnsi="Cambria Math" w:cs="Times New Roman"/>
                <w:color w:val="0D0D0D" w:themeColor="text1" w:themeTint="F2"/>
                <w:sz w:val="22"/>
                <w:rPrChange w:id="4527" w:author="tao huang" w:date="2017-09-17T12:05:00Z">
                  <w:rPr>
                    <w:rFonts w:ascii="Cambria Math" w:hAnsi="Cambria Math" w:cs="Times New Roman"/>
                    <w:color w:val="000000" w:themeColor="text1"/>
                    <w:szCs w:val="24"/>
                  </w:rPr>
                </w:rPrChange>
              </w:rPr>
              <m:t>Q</m:t>
            </m:r>
          </m:e>
          <m:sub>
            <m:r>
              <m:rPr>
                <m:sty m:val="p"/>
              </m:rPr>
              <w:rPr>
                <w:rFonts w:ascii="Cambria Math" w:hAnsi="Cambria Math" w:cs="Times New Roman"/>
                <w:color w:val="0D0D0D" w:themeColor="text1" w:themeTint="F2"/>
                <w:sz w:val="22"/>
                <w:rPrChange w:id="4528" w:author="tao huang" w:date="2017-09-17T12:05:00Z">
                  <w:rPr>
                    <w:rFonts w:ascii="Cambria Math" w:hAnsi="Cambria Math" w:cs="Times New Roman"/>
                    <w:color w:val="000000" w:themeColor="text1"/>
                    <w:szCs w:val="24"/>
                  </w:rPr>
                </w:rPrChange>
              </w:rPr>
              <m:t>m,T</m:t>
            </m:r>
          </m:sub>
          <m:sup>
            <m:r>
              <m:rPr>
                <m:sty m:val="p"/>
              </m:rPr>
              <w:rPr>
                <w:rFonts w:ascii="Cambria Math" w:hAnsi="Cambria Math" w:cs="Times New Roman"/>
                <w:noProof/>
                <w:color w:val="0D0D0D" w:themeColor="text1" w:themeTint="F2"/>
                <w:sz w:val="22"/>
                <w:rPrChange w:id="4529" w:author="tao huang" w:date="2017-09-17T12:05:00Z">
                  <w:rPr>
                    <w:rFonts w:ascii="Cambria Math" w:hAnsi="Cambria Math" w:cs="Times New Roman"/>
                    <w:noProof/>
                    <w:color w:val="000000" w:themeColor="text1"/>
                    <w:szCs w:val="24"/>
                  </w:rPr>
                </w:rPrChange>
              </w:rPr>
              <m:t>-1</m:t>
            </m:r>
            <m:ctrlPr>
              <w:rPr>
                <w:rFonts w:ascii="Cambria Math" w:hAnsi="Cambria Math" w:cs="Times New Roman"/>
                <w:noProof/>
                <w:color w:val="0D0D0D" w:themeColor="text1" w:themeTint="F2"/>
                <w:sz w:val="22"/>
                <w:rPrChange w:id="4530" w:author="tao huang" w:date="2017-09-17T12:05:00Z">
                  <w:rPr>
                    <w:rFonts w:ascii="Cambria Math" w:hAnsi="Cambria Math" w:cs="Times New Roman"/>
                    <w:noProof/>
                    <w:color w:val="385623" w:themeColor="accent6" w:themeShade="80"/>
                    <w:sz w:val="22"/>
                  </w:rPr>
                </w:rPrChange>
              </w:rPr>
            </m:ctrlPr>
          </m:sup>
        </m:sSubSup>
        <m:sSub>
          <m:sSubPr>
            <m:ctrlPr>
              <w:rPr>
                <w:rFonts w:ascii="Cambria Math" w:hAnsi="Cambria Math" w:cs="Times New Roman"/>
                <w:color w:val="0D0D0D" w:themeColor="text1" w:themeTint="F2"/>
                <w:sz w:val="22"/>
                <w:rPrChange w:id="4531" w:author="tao huang" w:date="2017-09-17T12:05:00Z">
                  <w:rPr>
                    <w:rFonts w:ascii="Cambria Math" w:hAnsi="Cambria Math" w:cs="Times New Roman"/>
                    <w:color w:val="385623" w:themeColor="accent6" w:themeShade="80"/>
                    <w:sz w:val="22"/>
                  </w:rPr>
                </w:rPrChange>
              </w:rPr>
            </m:ctrlPr>
          </m:sSubPr>
          <m:e>
            <m:r>
              <w:rPr>
                <w:rFonts w:ascii="Cambria Math" w:hAnsi="Cambria Math" w:cs="Times New Roman"/>
                <w:color w:val="0D0D0D" w:themeColor="text1" w:themeTint="F2"/>
                <w:sz w:val="22"/>
                <w:rPrChange w:id="4532" w:author="tao huang" w:date="2017-09-17T12:05:00Z">
                  <w:rPr>
                    <w:rFonts w:ascii="Cambria Math" w:hAnsi="Cambria Math" w:cs="Times New Roman"/>
                    <w:color w:val="000000" w:themeColor="text1"/>
                    <w:szCs w:val="24"/>
                  </w:rPr>
                </w:rPrChange>
              </w:rPr>
              <m:t>x</m:t>
            </m:r>
          </m:e>
          <m:sub>
            <m:r>
              <m:rPr>
                <m:sty m:val="p"/>
              </m:rPr>
              <w:rPr>
                <w:rFonts w:ascii="Cambria Math" w:hAnsi="Cambria Math" w:cs="Times New Roman"/>
                <w:color w:val="0D0D0D" w:themeColor="text1" w:themeTint="F2"/>
                <w:sz w:val="22"/>
                <w:rPrChange w:id="4533" w:author="tao huang" w:date="2017-09-17T12:05:00Z">
                  <w:rPr>
                    <w:rFonts w:ascii="Cambria Math" w:hAnsi="Cambria Math" w:cs="Times New Roman"/>
                    <w:color w:val="000000" w:themeColor="text1"/>
                    <w:szCs w:val="24"/>
                  </w:rPr>
                </w:rPrChange>
              </w:rPr>
              <m:t>T+h</m:t>
            </m:r>
          </m:sub>
        </m:sSub>
        <m:r>
          <m:rPr>
            <m:sty m:val="p"/>
          </m:rPr>
          <w:rPr>
            <w:rFonts w:ascii="Cambria Math" w:hAnsi="Cambria Math" w:cs="Times New Roman"/>
            <w:color w:val="0D0D0D" w:themeColor="text1" w:themeTint="F2"/>
            <w:sz w:val="22"/>
            <w:rPrChange w:id="4534" w:author="tao huang" w:date="2017-09-17T12:05:00Z">
              <w:rPr>
                <w:rFonts w:ascii="Cambria Math" w:hAnsi="Cambria Math" w:cs="Times New Roman"/>
                <w:color w:val="000000" w:themeColor="text1"/>
                <w:szCs w:val="24"/>
              </w:rPr>
            </w:rPrChange>
          </w:rPr>
          <m:t>+ψ</m:t>
        </m:r>
        <m:d>
          <m:dPr>
            <m:ctrlPr>
              <w:rPr>
                <w:rFonts w:ascii="Cambria Math" w:hAnsi="Cambria Math" w:cs="Times New Roman"/>
                <w:color w:val="0D0D0D" w:themeColor="text1" w:themeTint="F2"/>
                <w:sz w:val="22"/>
                <w:rPrChange w:id="4535" w:author="tao huang" w:date="2017-09-17T12:05:00Z">
                  <w:rPr>
                    <w:rFonts w:ascii="Cambria Math" w:hAnsi="Cambria Math" w:cs="Times New Roman"/>
                    <w:color w:val="385623" w:themeColor="accent6" w:themeShade="80"/>
                    <w:sz w:val="22"/>
                  </w:rPr>
                </w:rPrChange>
              </w:rPr>
            </m:ctrlPr>
          </m:dPr>
          <m:e>
            <m:sSubSup>
              <m:sSubSupPr>
                <m:ctrlPr>
                  <w:rPr>
                    <w:rFonts w:ascii="Cambria Math" w:hAnsi="Cambria Math" w:cs="Times New Roman"/>
                    <w:color w:val="0D0D0D" w:themeColor="text1" w:themeTint="F2"/>
                    <w:sz w:val="22"/>
                    <w:rPrChange w:id="4536" w:author="tao huang" w:date="2017-09-17T12:05:00Z">
                      <w:rPr>
                        <w:rFonts w:ascii="Cambria Math" w:hAnsi="Cambria Math" w:cs="Times New Roman"/>
                        <w:color w:val="385623" w:themeColor="accent6" w:themeShade="80"/>
                        <w:sz w:val="22"/>
                      </w:rPr>
                    </w:rPrChange>
                  </w:rPr>
                </m:ctrlPr>
              </m:sSubSupPr>
              <m:e>
                <m:r>
                  <w:rPr>
                    <w:rFonts w:ascii="Cambria Math" w:hAnsi="Cambria Math" w:cs="Times New Roman"/>
                    <w:color w:val="0D0D0D" w:themeColor="text1" w:themeTint="F2"/>
                    <w:sz w:val="22"/>
                    <w:rPrChange w:id="4537" w:author="tao huang" w:date="2017-09-17T12:05:00Z">
                      <w:rPr>
                        <w:rFonts w:ascii="Cambria Math" w:hAnsi="Cambria Math" w:cs="Times New Roman"/>
                        <w:color w:val="000000" w:themeColor="text1"/>
                        <w:szCs w:val="24"/>
                      </w:rPr>
                    </w:rPrChange>
                  </w:rPr>
                  <m:t>x</m:t>
                </m:r>
              </m:e>
              <m:sub>
                <m:r>
                  <m:rPr>
                    <m:sty m:val="p"/>
                  </m:rPr>
                  <w:rPr>
                    <w:rFonts w:ascii="Cambria Math" w:hAnsi="Cambria Math" w:cs="Times New Roman"/>
                    <w:color w:val="0D0D0D" w:themeColor="text1" w:themeTint="F2"/>
                    <w:sz w:val="22"/>
                    <w:rPrChange w:id="4538" w:author="tao huang" w:date="2017-09-17T12:05:00Z">
                      <w:rPr>
                        <w:rFonts w:ascii="Cambria Math" w:hAnsi="Cambria Math" w:cs="Times New Roman"/>
                        <w:color w:val="000000" w:themeColor="text1"/>
                        <w:szCs w:val="24"/>
                      </w:rPr>
                    </w:rPrChange>
                  </w:rPr>
                  <m:t>T+h</m:t>
                </m:r>
              </m:sub>
              <m:sup>
                <m:r>
                  <w:del w:id="4539" w:author="tao huang" w:date="2017-09-15T19:48:00Z">
                    <m:rPr>
                      <m:sty m:val="p"/>
                    </m:rPr>
                    <w:rPr>
                      <w:rFonts w:ascii="Cambria Math" w:hAnsi="Cambria Math" w:cs="Times New Roman" w:hint="eastAsia"/>
                      <w:color w:val="0D0D0D" w:themeColor="text1" w:themeTint="F2"/>
                      <w:sz w:val="22"/>
                      <w:rPrChange w:id="4540" w:author="tao huang" w:date="2017-09-17T12:05:00Z">
                        <w:rPr>
                          <w:rFonts w:ascii="Cambria Math" w:hAnsi="Cambria Math" w:cs="Times New Roman" w:hint="eastAsia"/>
                          <w:color w:val="000000" w:themeColor="text1"/>
                          <w:szCs w:val="24"/>
                        </w:rPr>
                      </w:rPrChange>
                    </w:rPr>
                    <m:t>'</m:t>
                  </w:del>
                </m:r>
                <m:r>
                  <w:ins w:id="4541" w:author="tao huang" w:date="2017-09-16T11:10:00Z">
                    <m:rPr>
                      <m:sty m:val="p"/>
                    </m:rPr>
                    <w:rPr>
                      <w:rFonts w:ascii="Cambria Math" w:hAnsi="Cambria Math" w:cs="Times New Roman"/>
                      <w:color w:val="0D0D0D" w:themeColor="text1" w:themeTint="F2"/>
                      <w:sz w:val="22"/>
                      <w:rPrChange w:id="4542" w:author="tao huang" w:date="2017-09-17T12:05:00Z">
                        <w:rPr>
                          <w:rFonts w:ascii="Cambria Math" w:hAnsi="Cambria Math" w:cs="Times New Roman"/>
                          <w:color w:val="385623" w:themeColor="accent6" w:themeShade="80"/>
                          <w:sz w:val="22"/>
                        </w:rPr>
                      </w:rPrChange>
                    </w:rPr>
                    <m:t>'</m:t>
                  </w:ins>
                </m:r>
              </m:sup>
            </m:sSubSup>
            <m:sSubSup>
              <m:sSubSupPr>
                <m:ctrlPr>
                  <w:rPr>
                    <w:rFonts w:ascii="Cambria Math" w:hAnsi="Cambria Math" w:cs="Times New Roman"/>
                    <w:color w:val="0D0D0D" w:themeColor="text1" w:themeTint="F2"/>
                    <w:sz w:val="22"/>
                    <w:rPrChange w:id="4543" w:author="tao huang" w:date="2017-09-17T12:05:00Z">
                      <w:rPr>
                        <w:rFonts w:ascii="Cambria Math" w:hAnsi="Cambria Math" w:cs="Times New Roman"/>
                        <w:color w:val="385623" w:themeColor="accent6" w:themeShade="80"/>
                        <w:sz w:val="22"/>
                      </w:rPr>
                    </w:rPrChange>
                  </w:rPr>
                </m:ctrlPr>
              </m:sSubSupPr>
              <m:e>
                <m:r>
                  <m:rPr>
                    <m:sty m:val="p"/>
                  </m:rPr>
                  <w:rPr>
                    <w:rFonts w:ascii="Cambria Math" w:hAnsi="Cambria Math" w:cs="Times New Roman"/>
                    <w:color w:val="0D0D0D" w:themeColor="text1" w:themeTint="F2"/>
                    <w:sz w:val="22"/>
                    <w:rPrChange w:id="4544" w:author="tao huang" w:date="2017-09-17T12:05:00Z">
                      <w:rPr>
                        <w:rFonts w:ascii="Cambria Math" w:hAnsi="Cambria Math" w:cs="Times New Roman"/>
                        <w:color w:val="000000" w:themeColor="text1"/>
                        <w:szCs w:val="24"/>
                      </w:rPr>
                    </w:rPrChange>
                  </w:rPr>
                  <m:t>Q</m:t>
                </m:r>
              </m:e>
              <m:sub>
                <m:r>
                  <m:rPr>
                    <m:sty m:val="p"/>
                  </m:rPr>
                  <w:rPr>
                    <w:rFonts w:ascii="Cambria Math" w:hAnsi="Cambria Math" w:cs="Times New Roman"/>
                    <w:color w:val="0D0D0D" w:themeColor="text1" w:themeTint="F2"/>
                    <w:sz w:val="22"/>
                    <w:rPrChange w:id="4545" w:author="tao huang" w:date="2017-09-17T12:05:00Z">
                      <w:rPr>
                        <w:rFonts w:ascii="Cambria Math" w:hAnsi="Cambria Math" w:cs="Times New Roman"/>
                        <w:color w:val="000000" w:themeColor="text1"/>
                        <w:szCs w:val="24"/>
                      </w:rPr>
                    </w:rPrChange>
                  </w:rPr>
                  <m:t>m,T</m:t>
                </m:r>
              </m:sub>
              <m:sup>
                <m:r>
                  <m:rPr>
                    <m:sty m:val="p"/>
                  </m:rPr>
                  <w:rPr>
                    <w:rFonts w:ascii="Cambria Math" w:hAnsi="Cambria Math" w:cs="Times New Roman"/>
                    <w:color w:val="0D0D0D" w:themeColor="text1" w:themeTint="F2"/>
                    <w:sz w:val="22"/>
                    <w:rPrChange w:id="4546" w:author="tao huang" w:date="2017-09-17T12:05:00Z">
                      <w:rPr>
                        <w:rFonts w:ascii="Cambria Math" w:hAnsi="Cambria Math" w:cs="Times New Roman"/>
                        <w:color w:val="000000" w:themeColor="text1"/>
                        <w:szCs w:val="24"/>
                      </w:rPr>
                    </w:rPrChange>
                  </w:rPr>
                  <m:t>-1</m:t>
                </m:r>
                <m:ctrlPr>
                  <w:rPr>
                    <w:rFonts w:ascii="Cambria Math" w:hAnsi="Cambria Math" w:cs="Times New Roman"/>
                    <w:noProof/>
                    <w:color w:val="0D0D0D" w:themeColor="text1" w:themeTint="F2"/>
                    <w:sz w:val="22"/>
                    <w:rPrChange w:id="4547" w:author="tao huang" w:date="2017-09-17T12:05:00Z">
                      <w:rPr>
                        <w:rFonts w:ascii="Cambria Math" w:hAnsi="Cambria Math" w:cs="Times New Roman"/>
                        <w:noProof/>
                        <w:color w:val="385623" w:themeColor="accent6" w:themeShade="80"/>
                        <w:sz w:val="22"/>
                      </w:rPr>
                    </w:rPrChange>
                  </w:rPr>
                </m:ctrlPr>
              </m:sup>
            </m:sSubSup>
            <m:sSub>
              <m:sSubPr>
                <m:ctrlPr>
                  <w:rPr>
                    <w:rFonts w:ascii="Cambria Math" w:hAnsi="Cambria Math" w:cs="Times New Roman"/>
                    <w:noProof/>
                    <w:color w:val="0D0D0D" w:themeColor="text1" w:themeTint="F2"/>
                    <w:sz w:val="22"/>
                    <w:rPrChange w:id="4548" w:author="tao huang" w:date="2017-09-17T12:05:00Z">
                      <w:rPr>
                        <w:rFonts w:ascii="Cambria Math" w:hAnsi="Cambria Math" w:cs="Times New Roman"/>
                        <w:noProof/>
                        <w:color w:val="385623" w:themeColor="accent6" w:themeShade="80"/>
                        <w:sz w:val="22"/>
                      </w:rPr>
                    </w:rPrChange>
                  </w:rPr>
                </m:ctrlPr>
              </m:sSubPr>
              <m:e>
                <m:r>
                  <m:rPr>
                    <m:sty m:val="p"/>
                  </m:rPr>
                  <w:rPr>
                    <w:rFonts w:ascii="Cambria Math" w:hAnsi="Cambria Math" w:cs="Times New Roman"/>
                    <w:noProof/>
                    <w:color w:val="0D0D0D" w:themeColor="text1" w:themeTint="F2"/>
                    <w:sz w:val="22"/>
                    <w:rPrChange w:id="4549" w:author="tao huang" w:date="2017-09-17T12:05:00Z">
                      <w:rPr>
                        <w:rFonts w:ascii="Cambria Math" w:hAnsi="Cambria Math" w:cs="Times New Roman"/>
                        <w:noProof/>
                        <w:color w:val="000000" w:themeColor="text1"/>
                        <w:szCs w:val="24"/>
                      </w:rPr>
                    </w:rPrChange>
                  </w:rPr>
                  <m:t>Q</m:t>
                </m:r>
                <m:ctrlPr>
                  <w:rPr>
                    <w:rFonts w:ascii="Cambria Math" w:hAnsi="Cambria Math" w:cs="Times New Roman"/>
                    <w:color w:val="0D0D0D" w:themeColor="text1" w:themeTint="F2"/>
                    <w:sz w:val="22"/>
                    <w:rPrChange w:id="4550" w:author="tao huang" w:date="2017-09-17T12:05:00Z">
                      <w:rPr>
                        <w:rFonts w:ascii="Cambria Math" w:hAnsi="Cambria Math" w:cs="Times New Roman"/>
                        <w:color w:val="385623" w:themeColor="accent6" w:themeShade="80"/>
                        <w:sz w:val="22"/>
                      </w:rPr>
                    </w:rPrChange>
                  </w:rPr>
                </m:ctrlPr>
              </m:e>
              <m:sub>
                <m:r>
                  <m:rPr>
                    <m:sty m:val="p"/>
                  </m:rPr>
                  <w:rPr>
                    <w:rFonts w:ascii="Cambria Math" w:hAnsi="Cambria Math" w:cs="Times New Roman"/>
                    <w:color w:val="0D0D0D" w:themeColor="text1" w:themeTint="F2"/>
                    <w:sz w:val="22"/>
                    <w:rPrChange w:id="4551" w:author="tao huang" w:date="2017-09-17T12:05:00Z">
                      <w:rPr>
                        <w:rFonts w:ascii="Cambria Math" w:hAnsi="Cambria Math" w:cs="Times New Roman"/>
                        <w:color w:val="000000" w:themeColor="text1"/>
                        <w:szCs w:val="24"/>
                      </w:rPr>
                    </w:rPrChange>
                  </w:rPr>
                  <m:t>m,</m:t>
                </m:r>
                <m:sSub>
                  <m:sSubPr>
                    <m:ctrlPr>
                      <w:rPr>
                        <w:rFonts w:ascii="Cambria Math" w:hAnsi="Cambria Math" w:cs="Times New Roman"/>
                        <w:color w:val="0D0D0D" w:themeColor="text1" w:themeTint="F2"/>
                        <w:sz w:val="22"/>
                        <w:rPrChange w:id="4552"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4553" w:author="tao huang" w:date="2017-09-17T12:05:00Z">
                          <w:rPr>
                            <w:rFonts w:ascii="Cambria Math" w:hAnsi="Cambria Math" w:cs="Times New Roman"/>
                            <w:color w:val="000000" w:themeColor="text1"/>
                            <w:szCs w:val="24"/>
                          </w:rPr>
                        </w:rPrChange>
                      </w:rPr>
                      <m:t>T</m:t>
                    </m:r>
                  </m:e>
                  <m:sub>
                    <m:r>
                      <m:rPr>
                        <m:sty m:val="p"/>
                      </m:rPr>
                      <w:rPr>
                        <w:rFonts w:ascii="Cambria Math" w:hAnsi="Cambria Math" w:cs="Times New Roman"/>
                        <w:color w:val="0D0D0D" w:themeColor="text1" w:themeTint="F2"/>
                        <w:sz w:val="22"/>
                        <w:rPrChange w:id="4554" w:author="tao huang" w:date="2017-09-17T12:05:00Z">
                          <w:rPr>
                            <w:rFonts w:ascii="Cambria Math" w:hAnsi="Cambria Math" w:cs="Times New Roman"/>
                            <w:color w:val="000000" w:themeColor="text1"/>
                            <w:szCs w:val="24"/>
                          </w:rPr>
                        </w:rPrChange>
                      </w:rPr>
                      <m:t>1</m:t>
                    </m:r>
                  </m:sub>
                </m:sSub>
                <m:ctrlPr>
                  <w:rPr>
                    <w:rFonts w:ascii="Cambria Math" w:hAnsi="Cambria Math" w:cs="Times New Roman"/>
                    <w:color w:val="0D0D0D" w:themeColor="text1" w:themeTint="F2"/>
                    <w:sz w:val="22"/>
                    <w:rPrChange w:id="4555" w:author="tao huang" w:date="2017-09-17T12:05:00Z">
                      <w:rPr>
                        <w:rFonts w:ascii="Cambria Math" w:hAnsi="Cambria Math" w:cs="Times New Roman"/>
                        <w:color w:val="385623" w:themeColor="accent6" w:themeShade="80"/>
                        <w:sz w:val="22"/>
                      </w:rPr>
                    </w:rPrChange>
                  </w:rPr>
                </m:ctrlPr>
              </m:sub>
            </m:sSub>
            <m:sSubSup>
              <m:sSubSupPr>
                <m:ctrlPr>
                  <w:rPr>
                    <w:rFonts w:ascii="Cambria Math" w:hAnsi="Cambria Math" w:cs="Times New Roman"/>
                    <w:color w:val="0D0D0D" w:themeColor="text1" w:themeTint="F2"/>
                    <w:sz w:val="22"/>
                    <w:rPrChange w:id="4556" w:author="tao huang" w:date="2017-09-17T12:05:00Z">
                      <w:rPr>
                        <w:rFonts w:ascii="Cambria Math" w:hAnsi="Cambria Math" w:cs="Times New Roman"/>
                        <w:color w:val="385623" w:themeColor="accent6" w:themeShade="80"/>
                        <w:sz w:val="22"/>
                      </w:rPr>
                    </w:rPrChange>
                  </w:rPr>
                </m:ctrlPr>
              </m:sSubSupPr>
              <m:e>
                <m:r>
                  <m:rPr>
                    <m:sty m:val="p"/>
                  </m:rPr>
                  <w:rPr>
                    <w:rFonts w:ascii="Cambria Math" w:hAnsi="Cambria Math" w:cs="Times New Roman"/>
                    <w:color w:val="0D0D0D" w:themeColor="text1" w:themeTint="F2"/>
                    <w:sz w:val="22"/>
                    <w:rPrChange w:id="4557" w:author="tao huang" w:date="2017-09-17T12:05:00Z">
                      <w:rPr>
                        <w:rFonts w:ascii="Cambria Math" w:hAnsi="Cambria Math" w:cs="Times New Roman"/>
                        <w:color w:val="000000" w:themeColor="text1"/>
                        <w:szCs w:val="24"/>
                      </w:rPr>
                    </w:rPrChange>
                  </w:rPr>
                  <m:t>Q</m:t>
                </m:r>
              </m:e>
              <m:sub>
                <m:r>
                  <m:rPr>
                    <m:sty m:val="p"/>
                  </m:rPr>
                  <w:rPr>
                    <w:rFonts w:ascii="Cambria Math" w:hAnsi="Cambria Math" w:cs="Times New Roman"/>
                    <w:color w:val="0D0D0D" w:themeColor="text1" w:themeTint="F2"/>
                    <w:sz w:val="22"/>
                    <w:rPrChange w:id="4558" w:author="tao huang" w:date="2017-09-17T12:05:00Z">
                      <w:rPr>
                        <w:rFonts w:ascii="Cambria Math" w:hAnsi="Cambria Math" w:cs="Times New Roman"/>
                        <w:color w:val="000000" w:themeColor="text1"/>
                        <w:szCs w:val="24"/>
                      </w:rPr>
                    </w:rPrChange>
                  </w:rPr>
                  <m:t>m,T</m:t>
                </m:r>
              </m:sub>
              <m:sup>
                <m:r>
                  <m:rPr>
                    <m:sty m:val="p"/>
                  </m:rPr>
                  <w:rPr>
                    <w:rFonts w:ascii="Cambria Math" w:hAnsi="Cambria Math" w:cs="Times New Roman"/>
                    <w:color w:val="0D0D0D" w:themeColor="text1" w:themeTint="F2"/>
                    <w:sz w:val="22"/>
                    <w:rPrChange w:id="4559" w:author="tao huang" w:date="2017-09-17T12:05:00Z">
                      <w:rPr>
                        <w:rFonts w:ascii="Cambria Math" w:hAnsi="Cambria Math" w:cs="Times New Roman"/>
                        <w:color w:val="000000" w:themeColor="text1"/>
                        <w:szCs w:val="24"/>
                      </w:rPr>
                    </w:rPrChange>
                  </w:rPr>
                  <m:t>-1</m:t>
                </m:r>
                <m:ctrlPr>
                  <w:rPr>
                    <w:rFonts w:ascii="Cambria Math" w:hAnsi="Cambria Math" w:cs="Times New Roman"/>
                    <w:noProof/>
                    <w:color w:val="0D0D0D" w:themeColor="text1" w:themeTint="F2"/>
                    <w:sz w:val="22"/>
                    <w:rPrChange w:id="4560" w:author="tao huang" w:date="2017-09-17T12:05:00Z">
                      <w:rPr>
                        <w:rFonts w:ascii="Cambria Math" w:hAnsi="Cambria Math" w:cs="Times New Roman"/>
                        <w:noProof/>
                        <w:color w:val="385623" w:themeColor="accent6" w:themeShade="80"/>
                        <w:sz w:val="22"/>
                      </w:rPr>
                    </w:rPrChange>
                  </w:rPr>
                </m:ctrlPr>
              </m:sup>
            </m:sSubSup>
            <m:sSub>
              <m:sSubPr>
                <m:ctrlPr>
                  <w:rPr>
                    <w:rFonts w:ascii="Cambria Math" w:hAnsi="Cambria Math" w:cs="Times New Roman"/>
                    <w:noProof/>
                    <w:color w:val="0D0D0D" w:themeColor="text1" w:themeTint="F2"/>
                    <w:sz w:val="22"/>
                    <w:rPrChange w:id="4561" w:author="tao huang" w:date="2017-09-17T12:05:00Z">
                      <w:rPr>
                        <w:rFonts w:ascii="Cambria Math" w:hAnsi="Cambria Math" w:cs="Times New Roman"/>
                        <w:noProof/>
                        <w:color w:val="385623" w:themeColor="accent6" w:themeShade="80"/>
                        <w:sz w:val="22"/>
                      </w:rPr>
                    </w:rPrChange>
                  </w:rPr>
                </m:ctrlPr>
              </m:sSubPr>
              <m:e>
                <m:r>
                  <w:rPr>
                    <w:rFonts w:ascii="Cambria Math" w:hAnsi="Cambria Math" w:cs="Times New Roman"/>
                    <w:noProof/>
                    <w:color w:val="0D0D0D" w:themeColor="text1" w:themeTint="F2"/>
                    <w:sz w:val="22"/>
                    <w:rPrChange w:id="4562" w:author="tao huang" w:date="2017-09-17T12:05:00Z">
                      <w:rPr>
                        <w:rFonts w:ascii="Cambria Math" w:hAnsi="Cambria Math" w:cs="Times New Roman"/>
                        <w:noProof/>
                        <w:color w:val="000000" w:themeColor="text1"/>
                        <w:szCs w:val="24"/>
                      </w:rPr>
                    </w:rPrChange>
                  </w:rPr>
                  <m:t>x</m:t>
                </m:r>
                <m:ctrlPr>
                  <w:rPr>
                    <w:rFonts w:ascii="Cambria Math" w:hAnsi="Cambria Math" w:cs="Times New Roman"/>
                    <w:color w:val="0D0D0D" w:themeColor="text1" w:themeTint="F2"/>
                    <w:sz w:val="22"/>
                    <w:rPrChange w:id="4563" w:author="tao huang" w:date="2017-09-17T12:05:00Z">
                      <w:rPr>
                        <w:rFonts w:ascii="Cambria Math" w:hAnsi="Cambria Math" w:cs="Times New Roman"/>
                        <w:color w:val="385623" w:themeColor="accent6" w:themeShade="80"/>
                        <w:sz w:val="22"/>
                      </w:rPr>
                    </w:rPrChange>
                  </w:rPr>
                </m:ctrlPr>
              </m:e>
              <m:sub>
                <m:r>
                  <m:rPr>
                    <m:sty m:val="p"/>
                  </m:rPr>
                  <w:rPr>
                    <w:rFonts w:ascii="Cambria Math" w:hAnsi="Cambria Math" w:cs="Times New Roman"/>
                    <w:color w:val="0D0D0D" w:themeColor="text1" w:themeTint="F2"/>
                    <w:sz w:val="22"/>
                    <w:rPrChange w:id="4564" w:author="tao huang" w:date="2017-09-17T12:05:00Z">
                      <w:rPr>
                        <w:rFonts w:ascii="Cambria Math" w:hAnsi="Cambria Math" w:cs="Times New Roman"/>
                        <w:color w:val="000000" w:themeColor="text1"/>
                        <w:szCs w:val="24"/>
                      </w:rPr>
                    </w:rPrChange>
                  </w:rPr>
                  <m:t>T+h</m:t>
                </m:r>
                <m:ctrlPr>
                  <w:rPr>
                    <w:rFonts w:ascii="Cambria Math" w:hAnsi="Cambria Math" w:cs="Times New Roman"/>
                    <w:color w:val="0D0D0D" w:themeColor="text1" w:themeTint="F2"/>
                    <w:sz w:val="22"/>
                    <w:rPrChange w:id="4565" w:author="tao huang" w:date="2017-09-17T12:05:00Z">
                      <w:rPr>
                        <w:rFonts w:ascii="Cambria Math" w:hAnsi="Cambria Math" w:cs="Times New Roman"/>
                        <w:color w:val="385623" w:themeColor="accent6" w:themeShade="80"/>
                        <w:sz w:val="22"/>
                      </w:rPr>
                    </w:rPrChange>
                  </w:rPr>
                </m:ctrlPr>
              </m:sub>
            </m:sSub>
          </m:e>
        </m:d>
      </m:oMath>
      <w:r w:rsidR="00353E86" w:rsidRPr="00A60A57">
        <w:rPr>
          <w:rFonts w:cs="Times New Roman"/>
          <w:color w:val="0D0D0D" w:themeColor="text1" w:themeTint="F2"/>
          <w:sz w:val="22"/>
          <w:rPrChange w:id="4566" w:author="tao huang" w:date="2017-09-17T12:05:00Z">
            <w:rPr>
              <w:rFonts w:cs="Times New Roman"/>
              <w:color w:val="000000" w:themeColor="text1"/>
              <w:szCs w:val="24"/>
            </w:rPr>
          </w:rPrChange>
        </w:rPr>
        <w:t xml:space="preserve">, </w:t>
      </w:r>
      <w:ins w:id="4567" w:author="tao huang" w:date="2017-09-15T19:52:00Z">
        <w:r w:rsidR="00CD09EC" w:rsidRPr="00A60A57">
          <w:rPr>
            <w:rFonts w:cs="Times New Roman"/>
            <w:color w:val="0D0D0D" w:themeColor="text1" w:themeTint="F2"/>
            <w:sz w:val="22"/>
            <w:rPrChange w:id="4568" w:author="tao huang" w:date="2017-09-17T12:05:00Z">
              <w:rPr>
                <w:rFonts w:cs="Times New Roman"/>
                <w:color w:val="000000" w:themeColor="text1"/>
                <w:sz w:val="22"/>
              </w:rPr>
            </w:rPrChange>
          </w:rPr>
          <w:t xml:space="preserve">and can be </w:t>
        </w:r>
      </w:ins>
      <w:del w:id="4569" w:author="tao huang" w:date="2017-09-15T19:52:00Z">
        <w:r w:rsidR="00353E86" w:rsidRPr="00A60A57" w:rsidDel="00CD09EC">
          <w:rPr>
            <w:rFonts w:cs="Times New Roman"/>
            <w:color w:val="0D0D0D" w:themeColor="text1" w:themeTint="F2"/>
            <w:sz w:val="22"/>
            <w:rPrChange w:id="4570" w:author="tao huang" w:date="2017-09-17T12:05:00Z">
              <w:rPr>
                <w:rFonts w:cs="Times New Roman"/>
                <w:color w:val="000000" w:themeColor="text1"/>
                <w:szCs w:val="24"/>
              </w:rPr>
            </w:rPrChange>
          </w:rPr>
          <w:delText xml:space="preserve">is </w:delText>
        </w:r>
      </w:del>
      <w:r w:rsidR="00353E86" w:rsidRPr="00A60A57">
        <w:rPr>
          <w:rFonts w:cs="Times New Roman"/>
          <w:color w:val="0D0D0D" w:themeColor="text1" w:themeTint="F2"/>
          <w:sz w:val="22"/>
          <w:rPrChange w:id="4571" w:author="tao huang" w:date="2017-09-17T12:05:00Z">
            <w:rPr>
              <w:rFonts w:cs="Times New Roman"/>
              <w:color w:val="000000" w:themeColor="text1"/>
              <w:szCs w:val="24"/>
            </w:rPr>
          </w:rPrChange>
        </w:rPr>
        <w:t>interpreted as the efficiency term (</w:t>
      </w:r>
      <m:oMath>
        <m:sSubSup>
          <m:sSubSupPr>
            <m:ctrlPr>
              <w:rPr>
                <w:rFonts w:ascii="Cambria Math" w:hAnsi="Cambria Math" w:cs="Times New Roman"/>
                <w:color w:val="0D0D0D" w:themeColor="text1" w:themeTint="F2"/>
                <w:sz w:val="22"/>
                <w:rPrChange w:id="4572" w:author="tao huang" w:date="2017-09-17T12:05:00Z">
                  <w:rPr>
                    <w:rFonts w:ascii="Cambria Math" w:hAnsi="Cambria Math" w:cs="Times New Roman"/>
                    <w:color w:val="385623" w:themeColor="accent6" w:themeShade="80"/>
                    <w:sz w:val="22"/>
                  </w:rPr>
                </w:rPrChange>
              </w:rPr>
            </m:ctrlPr>
          </m:sSubSupPr>
          <m:e>
            <m:r>
              <m:rPr>
                <m:sty m:val="p"/>
              </m:rPr>
              <w:rPr>
                <w:rFonts w:ascii="Cambria Math" w:hAnsi="Cambria Math" w:cs="Times New Roman"/>
                <w:color w:val="0D0D0D" w:themeColor="text1" w:themeTint="F2"/>
                <w:sz w:val="22"/>
                <w:rPrChange w:id="4573" w:author="tao huang" w:date="2017-09-17T12:05:00Z">
                  <w:rPr>
                    <w:rFonts w:ascii="Cambria Math" w:hAnsi="Cambria Math" w:cs="Times New Roman"/>
                    <w:color w:val="000000" w:themeColor="text1"/>
                    <w:szCs w:val="24"/>
                  </w:rPr>
                </w:rPrChange>
              </w:rPr>
              <m:t>σ</m:t>
            </m:r>
          </m:e>
          <m:sub>
            <m:r>
              <m:rPr>
                <m:sty m:val="p"/>
              </m:rPr>
              <w:rPr>
                <w:rFonts w:ascii="Cambria Math" w:hAnsi="Cambria Math" w:cs="Times New Roman"/>
                <w:color w:val="0D0D0D" w:themeColor="text1" w:themeTint="F2"/>
                <w:sz w:val="22"/>
                <w:rPrChange w:id="4574" w:author="tao huang" w:date="2017-09-17T12:05:00Z">
                  <w:rPr>
                    <w:rFonts w:ascii="Cambria Math" w:hAnsi="Cambria Math" w:cs="Times New Roman"/>
                    <w:color w:val="000000" w:themeColor="text1"/>
                    <w:szCs w:val="24"/>
                  </w:rPr>
                </w:rPrChange>
              </w:rPr>
              <m:t>2</m:t>
            </m:r>
          </m:sub>
          <m:sup>
            <m:r>
              <m:rPr>
                <m:sty m:val="p"/>
              </m:rPr>
              <w:rPr>
                <w:rFonts w:ascii="Cambria Math" w:hAnsi="Cambria Math" w:cs="Times New Roman"/>
                <w:color w:val="0D0D0D" w:themeColor="text1" w:themeTint="F2"/>
                <w:sz w:val="22"/>
                <w:rPrChange w:id="4575" w:author="tao huang" w:date="2017-09-17T12:05:00Z">
                  <w:rPr>
                    <w:rFonts w:ascii="Cambria Math" w:hAnsi="Cambria Math" w:cs="Times New Roman"/>
                    <w:color w:val="000000" w:themeColor="text1"/>
                    <w:szCs w:val="24"/>
                  </w:rPr>
                </w:rPrChange>
              </w:rPr>
              <m:t>2</m:t>
            </m:r>
          </m:sup>
        </m:sSubSup>
        <m:sSub>
          <m:sSubPr>
            <m:ctrlPr>
              <w:rPr>
                <w:rFonts w:ascii="Cambria Math" w:hAnsi="Cambria Math" w:cs="Times New Roman"/>
                <w:color w:val="0D0D0D" w:themeColor="text1" w:themeTint="F2"/>
                <w:sz w:val="22"/>
                <w:rPrChange w:id="4576"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4577" w:author="tao huang" w:date="2017-09-17T12:05:00Z">
                  <w:rPr>
                    <w:rFonts w:ascii="Cambria Math" w:hAnsi="Cambria Math" w:cs="Times New Roman"/>
                    <w:color w:val="000000" w:themeColor="text1"/>
                    <w:szCs w:val="24"/>
                  </w:rPr>
                </w:rPrChange>
              </w:rPr>
              <m:t>E</m:t>
            </m:r>
          </m:e>
          <m:sub>
            <m:r>
              <m:rPr>
                <m:sty m:val="p"/>
              </m:rPr>
              <w:rPr>
                <w:rFonts w:ascii="Cambria Math" w:hAnsi="Cambria Math" w:cs="Times New Roman"/>
                <w:color w:val="0D0D0D" w:themeColor="text1" w:themeTint="F2"/>
                <w:sz w:val="22"/>
                <w:rPrChange w:id="4578" w:author="tao huang" w:date="2017-09-17T12:05:00Z">
                  <w:rPr>
                    <w:rFonts w:ascii="Cambria Math" w:hAnsi="Cambria Math" w:cs="Times New Roman"/>
                    <w:color w:val="000000" w:themeColor="text1"/>
                    <w:szCs w:val="24"/>
                  </w:rPr>
                </w:rPrChange>
              </w:rPr>
              <m:t>m</m:t>
            </m:r>
          </m:sub>
        </m:sSub>
      </m:oMath>
      <w:r w:rsidR="00353E86" w:rsidRPr="00A60A57">
        <w:rPr>
          <w:rFonts w:cs="Times New Roman"/>
          <w:color w:val="0D0D0D" w:themeColor="text1" w:themeTint="F2"/>
          <w:sz w:val="22"/>
          <w:rPrChange w:id="4579" w:author="tao huang" w:date="2017-09-17T12:05:00Z">
            <w:rPr>
              <w:rFonts w:cs="Times New Roman"/>
              <w:color w:val="000000" w:themeColor="text1"/>
              <w:szCs w:val="24"/>
            </w:rPr>
          </w:rPrChange>
        </w:rPr>
        <w:t xml:space="preserve"> is the forecasting error variance), </w:t>
      </w:r>
      <m:oMath>
        <m:r>
          <m:rPr>
            <m:sty m:val="p"/>
          </m:rPr>
          <w:rPr>
            <w:rFonts w:ascii="Cambria Math" w:hAnsi="Cambria Math" w:cs="Times New Roman"/>
            <w:color w:val="0D0D0D" w:themeColor="text1" w:themeTint="F2"/>
            <w:sz w:val="22"/>
            <w:rPrChange w:id="4580" w:author="tao huang" w:date="2017-09-17T12:05:00Z">
              <w:rPr>
                <w:rFonts w:ascii="Cambria Math" w:hAnsi="Cambria Math" w:cs="Times New Roman"/>
                <w:color w:val="000000" w:themeColor="text1"/>
                <w:szCs w:val="24"/>
              </w:rPr>
            </w:rPrChange>
          </w:rPr>
          <m:t>μ=(</m:t>
        </m:r>
        <m:sSub>
          <m:sSubPr>
            <m:ctrlPr>
              <w:rPr>
                <w:rFonts w:ascii="Cambria Math" w:hAnsi="Cambria Math" w:cs="Times New Roman"/>
                <w:color w:val="0D0D0D" w:themeColor="text1" w:themeTint="F2"/>
                <w:sz w:val="22"/>
                <w:rPrChange w:id="4581"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4582" w:author="tao huang" w:date="2017-09-17T12:05:00Z">
                  <w:rPr>
                    <w:rFonts w:ascii="Cambria Math" w:hAnsi="Cambria Math" w:cs="Times New Roman"/>
                    <w:color w:val="000000" w:themeColor="text1"/>
                    <w:szCs w:val="24"/>
                  </w:rPr>
                </w:rPrChange>
              </w:rPr>
              <m:t>β</m:t>
            </m:r>
          </m:e>
          <m:sub>
            <m:r>
              <w:rPr>
                <w:rFonts w:ascii="Cambria Math" w:hAnsi="Cambria Math" w:cs="Times New Roman"/>
                <w:color w:val="0D0D0D" w:themeColor="text1" w:themeTint="F2"/>
                <w:sz w:val="22"/>
                <w:rPrChange w:id="4583" w:author="tao huang" w:date="2017-09-17T12:05:00Z">
                  <w:rPr>
                    <w:rFonts w:ascii="Cambria Math" w:hAnsi="Cambria Math" w:cs="Times New Roman"/>
                    <w:color w:val="000000" w:themeColor="text1"/>
                    <w:szCs w:val="24"/>
                  </w:rPr>
                </w:rPrChange>
              </w:rPr>
              <m:t>2</m:t>
            </m:r>
          </m:sub>
        </m:sSub>
        <m:r>
          <w:rPr>
            <w:rFonts w:ascii="Cambria Math" w:hAnsi="Cambria Math" w:cs="Times New Roman"/>
            <w:color w:val="0D0D0D" w:themeColor="text1" w:themeTint="F2"/>
            <w:sz w:val="22"/>
            <w:rPrChange w:id="4584" w:author="tao huang" w:date="2017-09-17T12:05:00Z">
              <w:rPr>
                <w:rFonts w:ascii="Cambria Math" w:hAnsi="Cambria Math" w:cs="Times New Roman"/>
                <w:color w:val="000000" w:themeColor="text1"/>
                <w:szCs w:val="24"/>
              </w:rPr>
            </w:rPrChange>
          </w:rPr>
          <m:t>-</m:t>
        </m:r>
        <m:sSub>
          <m:sSubPr>
            <m:ctrlPr>
              <w:rPr>
                <w:rFonts w:ascii="Cambria Math" w:hAnsi="Cambria Math" w:cs="Times New Roman"/>
                <w:i/>
                <w:color w:val="0D0D0D" w:themeColor="text1" w:themeTint="F2"/>
                <w:sz w:val="22"/>
                <w:rPrChange w:id="4585"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4586" w:author="tao huang" w:date="2017-09-17T12:05:00Z">
                  <w:rPr>
                    <w:rFonts w:ascii="Cambria Math" w:hAnsi="Cambria Math" w:cs="Times New Roman"/>
                    <w:color w:val="000000" w:themeColor="text1"/>
                    <w:szCs w:val="24"/>
                  </w:rPr>
                </w:rPrChange>
              </w:rPr>
              <m:t>β</m:t>
            </m:r>
          </m:e>
          <m:sub>
            <m:r>
              <w:rPr>
                <w:rFonts w:ascii="Cambria Math" w:hAnsi="Cambria Math" w:cs="Times New Roman"/>
                <w:color w:val="0D0D0D" w:themeColor="text1" w:themeTint="F2"/>
                <w:sz w:val="22"/>
                <w:rPrChange w:id="4587" w:author="tao huang" w:date="2017-09-17T12:05:00Z">
                  <w:rPr>
                    <w:rFonts w:ascii="Cambria Math" w:hAnsi="Cambria Math" w:cs="Times New Roman"/>
                    <w:color w:val="000000" w:themeColor="text1"/>
                    <w:szCs w:val="24"/>
                  </w:rPr>
                </w:rPrChange>
              </w:rPr>
              <m:t>1</m:t>
            </m:r>
          </m:sub>
        </m:sSub>
        <m:r>
          <w:rPr>
            <w:rFonts w:ascii="Cambria Math" w:hAnsi="Cambria Math" w:cs="Times New Roman"/>
            <w:color w:val="0D0D0D" w:themeColor="text1" w:themeTint="F2"/>
            <w:sz w:val="22"/>
            <w:rPrChange w:id="4588" w:author="tao huang" w:date="2017-09-17T12:05:00Z">
              <w:rPr>
                <w:rFonts w:ascii="Cambria Math" w:hAnsi="Cambria Math" w:cs="Times New Roman"/>
                <w:color w:val="000000" w:themeColor="text1"/>
                <w:szCs w:val="24"/>
              </w:rPr>
            </w:rPrChange>
          </w:rPr>
          <m:t>)/</m:t>
        </m:r>
        <m:sSub>
          <m:sSubPr>
            <m:ctrlPr>
              <w:rPr>
                <w:rFonts w:ascii="Cambria Math" w:hAnsi="Cambria Math" w:cs="Times New Roman"/>
                <w:color w:val="0D0D0D" w:themeColor="text1" w:themeTint="F2"/>
                <w:sz w:val="22"/>
                <w:rPrChange w:id="4589"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4590" w:author="tao huang" w:date="2017-09-17T12:05:00Z">
                  <w:rPr>
                    <w:rFonts w:ascii="Cambria Math" w:hAnsi="Cambria Math" w:cs="Times New Roman"/>
                    <w:color w:val="000000" w:themeColor="text1"/>
                    <w:szCs w:val="24"/>
                  </w:rPr>
                </w:rPrChange>
              </w:rPr>
              <m:t>σ</m:t>
            </m:r>
          </m:e>
          <m:sub>
            <m:r>
              <w:rPr>
                <w:rFonts w:ascii="Cambria Math" w:hAnsi="Cambria Math" w:cs="Times New Roman"/>
                <w:color w:val="0D0D0D" w:themeColor="text1" w:themeTint="F2"/>
                <w:sz w:val="22"/>
                <w:rPrChange w:id="4591" w:author="tao huang" w:date="2017-09-17T12:05:00Z">
                  <w:rPr>
                    <w:rFonts w:ascii="Cambria Math" w:hAnsi="Cambria Math" w:cs="Times New Roman"/>
                    <w:color w:val="000000" w:themeColor="text1"/>
                    <w:szCs w:val="24"/>
                  </w:rPr>
                </w:rPrChange>
              </w:rPr>
              <m:t>2</m:t>
            </m:r>
          </m:sub>
        </m:sSub>
      </m:oMath>
      <w:r w:rsidR="00353E86" w:rsidRPr="00A60A57">
        <w:rPr>
          <w:rFonts w:cs="Times New Roman"/>
          <w:color w:val="0D0D0D" w:themeColor="text1" w:themeTint="F2"/>
          <w:sz w:val="22"/>
          <w:rPrChange w:id="4592" w:author="tao huang" w:date="2017-09-17T12:05:00Z">
            <w:rPr>
              <w:rFonts w:cs="Times New Roman"/>
              <w:color w:val="000000" w:themeColor="text1"/>
              <w:szCs w:val="24"/>
            </w:rPr>
          </w:rPrChange>
        </w:rPr>
        <w:t xml:space="preserve">, </w:t>
      </w:r>
      <m:oMath>
        <m:sSub>
          <m:sSubPr>
            <m:ctrlPr>
              <w:rPr>
                <w:rFonts w:ascii="Cambria Math" w:hAnsi="Cambria Math" w:cs="Times New Roman"/>
                <w:color w:val="0D0D0D" w:themeColor="text1" w:themeTint="F2"/>
                <w:sz w:val="22"/>
                <w:rPrChange w:id="4593"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4594" w:author="tao huang" w:date="2017-09-17T12:05:00Z">
                  <w:rPr>
                    <w:rFonts w:ascii="Cambria Math" w:hAnsi="Cambria Math" w:cs="Times New Roman"/>
                    <w:color w:val="000000" w:themeColor="text1"/>
                    <w:szCs w:val="24"/>
                  </w:rPr>
                </w:rPrChange>
              </w:rPr>
              <m:t>Q</m:t>
            </m:r>
          </m:e>
          <m:sub>
            <m:r>
              <m:rPr>
                <m:sty m:val="p"/>
              </m:rPr>
              <w:rPr>
                <w:rFonts w:ascii="Cambria Math" w:hAnsi="Cambria Math" w:cs="Times New Roman"/>
                <w:color w:val="0D0D0D" w:themeColor="text1" w:themeTint="F2"/>
                <w:sz w:val="22"/>
                <w:rPrChange w:id="4595" w:author="tao huang" w:date="2017-09-17T12:05:00Z">
                  <w:rPr>
                    <w:rFonts w:ascii="Cambria Math" w:hAnsi="Cambria Math" w:cs="Times New Roman"/>
                    <w:color w:val="000000" w:themeColor="text1"/>
                    <w:szCs w:val="24"/>
                  </w:rPr>
                </w:rPrChange>
              </w:rPr>
              <m:t>m,T</m:t>
            </m:r>
          </m:sub>
        </m:sSub>
        <m:r>
          <m:rPr>
            <m:sty m:val="p"/>
          </m:rPr>
          <w:rPr>
            <w:rFonts w:ascii="Cambria Math" w:hAnsi="Cambria Math" w:cs="Times New Roman"/>
            <w:color w:val="0D0D0D" w:themeColor="text1" w:themeTint="F2"/>
            <w:sz w:val="22"/>
            <w:rPrChange w:id="4596" w:author="tao huang" w:date="2017-09-17T12:05:00Z">
              <w:rPr>
                <w:rFonts w:ascii="Cambria Math" w:hAnsi="Cambria Math" w:cs="Times New Roman"/>
                <w:color w:val="000000" w:themeColor="text1"/>
                <w:szCs w:val="24"/>
              </w:rPr>
            </w:rPrChange>
          </w:rPr>
          <m:t>=</m:t>
        </m:r>
        <m:sSubSup>
          <m:sSubSupPr>
            <m:ctrlPr>
              <w:rPr>
                <w:rFonts w:ascii="Cambria Math" w:hAnsi="Cambria Math" w:cs="Times New Roman"/>
                <w:color w:val="0D0D0D" w:themeColor="text1" w:themeTint="F2"/>
                <w:sz w:val="22"/>
                <w:rPrChange w:id="4597" w:author="tao huang" w:date="2017-09-17T12:05:00Z">
                  <w:rPr>
                    <w:rFonts w:ascii="Cambria Math" w:hAnsi="Cambria Math" w:cs="Times New Roman"/>
                    <w:color w:val="385623" w:themeColor="accent6" w:themeShade="80"/>
                    <w:sz w:val="22"/>
                  </w:rPr>
                </w:rPrChange>
              </w:rPr>
            </m:ctrlPr>
          </m:sSubSupPr>
          <m:e>
            <m:r>
              <m:rPr>
                <m:sty m:val="p"/>
              </m:rPr>
              <w:rPr>
                <w:rFonts w:ascii="Cambria Math" w:hAnsi="Cambria Math" w:cs="Times New Roman"/>
                <w:color w:val="0D0D0D" w:themeColor="text1" w:themeTint="F2"/>
                <w:sz w:val="22"/>
                <w:rPrChange w:id="4598" w:author="tao huang" w:date="2017-09-17T12:05:00Z">
                  <w:rPr>
                    <w:rFonts w:ascii="Cambria Math" w:hAnsi="Cambria Math" w:cs="Times New Roman"/>
                    <w:color w:val="000000" w:themeColor="text1"/>
                    <w:szCs w:val="24"/>
                  </w:rPr>
                </w:rPrChange>
              </w:rPr>
              <m:t>X</m:t>
            </m:r>
          </m:e>
          <m:sub>
            <m:r>
              <m:rPr>
                <m:sty m:val="p"/>
              </m:rPr>
              <w:rPr>
                <w:rFonts w:ascii="Cambria Math" w:hAnsi="Cambria Math" w:cs="Times New Roman"/>
                <w:noProof/>
                <w:color w:val="0D0D0D" w:themeColor="text1" w:themeTint="F2"/>
                <w:sz w:val="22"/>
                <w:rPrChange w:id="4599" w:author="tao huang" w:date="2017-09-17T12:05:00Z">
                  <w:rPr>
                    <w:rFonts w:ascii="Cambria Math" w:hAnsi="Cambria Math" w:cs="Times New Roman"/>
                    <w:noProof/>
                    <w:color w:val="000000" w:themeColor="text1"/>
                    <w:szCs w:val="24"/>
                  </w:rPr>
                </w:rPrChange>
              </w:rPr>
              <m:t>m,T</m:t>
            </m:r>
          </m:sub>
          <m:sup>
            <m:r>
              <w:ins w:id="4600" w:author="tao huang" w:date="2017-09-16T11:10:00Z">
                <w:rPr>
                  <w:rFonts w:ascii="Cambria Math" w:hAnsi="Cambria Math" w:cs="Times New Roman"/>
                  <w:color w:val="0D0D0D" w:themeColor="text1" w:themeTint="F2"/>
                  <w:sz w:val="22"/>
                  <w:rPrChange w:id="4601" w:author="tao huang" w:date="2017-09-17T12:05:00Z">
                    <w:rPr>
                      <w:rFonts w:ascii="Cambria Math" w:hAnsi="Cambria Math" w:cs="Times New Roman"/>
                      <w:color w:val="385623" w:themeColor="accent6" w:themeShade="80"/>
                      <w:sz w:val="22"/>
                    </w:rPr>
                  </w:rPrChange>
                </w:rPr>
                <m:t>'</m:t>
              </w:ins>
            </m:r>
            <m:r>
              <w:del w:id="4602" w:author="tao huang" w:date="2017-09-15T19:48:00Z">
                <m:rPr>
                  <m:sty m:val="p"/>
                </m:rPr>
                <w:rPr>
                  <w:rFonts w:ascii="Cambria Math" w:hAnsi="Cambria Math" w:cs="Times New Roman" w:hint="eastAsia"/>
                  <w:color w:val="0D0D0D" w:themeColor="text1" w:themeTint="F2"/>
                  <w:sz w:val="22"/>
                  <w:rPrChange w:id="4603" w:author="tao huang" w:date="2017-09-17T12:05:00Z">
                    <w:rPr>
                      <w:rFonts w:ascii="Cambria Math" w:hAnsi="Cambria Math" w:cs="Times New Roman" w:hint="eastAsia"/>
                      <w:color w:val="000000" w:themeColor="text1"/>
                      <w:szCs w:val="24"/>
                    </w:rPr>
                  </w:rPrChange>
                </w:rPr>
                <m:t>'</m:t>
              </w:del>
            </m:r>
          </m:sup>
        </m:sSubSup>
        <m:sSub>
          <m:sSubPr>
            <m:ctrlPr>
              <w:rPr>
                <w:rFonts w:ascii="Cambria Math" w:hAnsi="Cambria Math" w:cs="Times New Roman"/>
                <w:color w:val="0D0D0D" w:themeColor="text1" w:themeTint="F2"/>
                <w:sz w:val="22"/>
                <w:rPrChange w:id="4604"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4605" w:author="tao huang" w:date="2017-09-17T12:05:00Z">
                  <w:rPr>
                    <w:rFonts w:ascii="Cambria Math" w:hAnsi="Cambria Math" w:cs="Times New Roman"/>
                    <w:color w:val="000000" w:themeColor="text1"/>
                    <w:szCs w:val="24"/>
                  </w:rPr>
                </w:rPrChange>
              </w:rPr>
              <m:t>X</m:t>
            </m:r>
            <m:ctrlPr>
              <w:rPr>
                <w:rFonts w:ascii="Cambria Math" w:hAnsi="Cambria Math" w:cs="Times New Roman"/>
                <w:noProof/>
                <w:color w:val="0D0D0D" w:themeColor="text1" w:themeTint="F2"/>
                <w:sz w:val="22"/>
                <w:rPrChange w:id="4606" w:author="tao huang" w:date="2017-09-17T12:05:00Z">
                  <w:rPr>
                    <w:rFonts w:ascii="Cambria Math" w:hAnsi="Cambria Math" w:cs="Times New Roman"/>
                    <w:noProof/>
                    <w:color w:val="385623" w:themeColor="accent6" w:themeShade="80"/>
                    <w:sz w:val="22"/>
                  </w:rPr>
                </w:rPrChange>
              </w:rPr>
            </m:ctrlPr>
          </m:e>
          <m:sub>
            <m:r>
              <m:rPr>
                <m:sty m:val="p"/>
              </m:rPr>
              <w:rPr>
                <w:rFonts w:ascii="Cambria Math" w:hAnsi="Cambria Math" w:cs="Times New Roman"/>
                <w:noProof/>
                <w:color w:val="0D0D0D" w:themeColor="text1" w:themeTint="F2"/>
                <w:sz w:val="22"/>
                <w:rPrChange w:id="4607" w:author="tao huang" w:date="2017-09-17T12:05:00Z">
                  <w:rPr>
                    <w:rFonts w:ascii="Cambria Math" w:hAnsi="Cambria Math" w:cs="Times New Roman"/>
                    <w:noProof/>
                    <w:color w:val="000000" w:themeColor="text1"/>
                    <w:szCs w:val="24"/>
                  </w:rPr>
                </w:rPrChange>
              </w:rPr>
              <m:t>m,</m:t>
            </m:r>
            <m:r>
              <m:rPr>
                <m:sty m:val="p"/>
              </m:rPr>
              <w:rPr>
                <w:rFonts w:ascii="Cambria Math" w:hAnsi="Cambria Math" w:cs="Times New Roman"/>
                <w:color w:val="0D0D0D" w:themeColor="text1" w:themeTint="F2"/>
                <w:sz w:val="22"/>
                <w:rPrChange w:id="4608" w:author="tao huang" w:date="2017-09-17T12:05:00Z">
                  <w:rPr>
                    <w:rFonts w:ascii="Cambria Math" w:hAnsi="Cambria Math" w:cs="Times New Roman"/>
                    <w:color w:val="000000" w:themeColor="text1"/>
                    <w:szCs w:val="24"/>
                  </w:rPr>
                </w:rPrChange>
              </w:rPr>
              <m:t>T</m:t>
            </m:r>
          </m:sub>
        </m:sSub>
      </m:oMath>
      <w:r w:rsidR="00353E86" w:rsidRPr="00A60A57">
        <w:rPr>
          <w:rFonts w:cs="Times New Roman"/>
          <w:color w:val="0D0D0D" w:themeColor="text1" w:themeTint="F2"/>
          <w:sz w:val="22"/>
          <w:rPrChange w:id="4609" w:author="tao huang" w:date="2017-09-17T12:05:00Z">
            <w:rPr>
              <w:rFonts w:cs="Times New Roman"/>
              <w:color w:val="000000" w:themeColor="text1"/>
              <w:szCs w:val="24"/>
            </w:rPr>
          </w:rPrChange>
        </w:rPr>
        <w:t>, an</w:t>
      </w:r>
      <w:r w:rsidR="00353E86" w:rsidRPr="000A110D">
        <w:rPr>
          <w:rFonts w:cs="Times New Roman"/>
          <w:noProof/>
          <w:color w:val="0D0D0D" w:themeColor="text1" w:themeTint="F2"/>
          <w:sz w:val="22"/>
          <w:rPrChange w:id="4610" w:author="tao huang" w:date="2017-09-17T12:15:00Z">
            <w:rPr>
              <w:rFonts w:cs="Times New Roman"/>
              <w:color w:val="000000" w:themeColor="text1"/>
              <w:szCs w:val="24"/>
            </w:rPr>
          </w:rPrChange>
        </w:rPr>
        <w:t xml:space="preserve">d </w:t>
      </w:r>
      <m:oMath>
        <m:r>
          <m:rPr>
            <m:sty m:val="p"/>
          </m:rPr>
          <w:rPr>
            <w:rFonts w:ascii="Cambria Math" w:hAnsi="Cambria Math" w:cs="Times New Roman"/>
            <w:noProof/>
            <w:color w:val="0D0D0D" w:themeColor="text1" w:themeTint="F2"/>
            <w:sz w:val="22"/>
            <w:rPrChange w:id="4611" w:author="tao huang" w:date="2017-09-17T12:05:00Z">
              <w:rPr>
                <w:rFonts w:ascii="Cambria Math" w:hAnsi="Cambria Math" w:cs="Times New Roman"/>
                <w:color w:val="000000" w:themeColor="text1"/>
                <w:szCs w:val="24"/>
              </w:rPr>
            </w:rPrChange>
          </w:rPr>
          <m:t>ψ</m:t>
        </m:r>
        <m:r>
          <m:rPr>
            <m:sty m:val="p"/>
          </m:rPr>
          <w:rPr>
            <w:rFonts w:ascii="Cambria Math" w:hAnsi="Cambria Math" w:cs="Times New Roman"/>
            <w:color w:val="0D0D0D" w:themeColor="text1" w:themeTint="F2"/>
            <w:sz w:val="22"/>
            <w:rPrChange w:id="4612" w:author="tao huang" w:date="2017-09-17T12:05:00Z">
              <w:rPr>
                <w:rFonts w:ascii="Cambria Math" w:hAnsi="Cambria Math" w:cs="Times New Roman"/>
                <w:color w:val="000000" w:themeColor="text1"/>
                <w:szCs w:val="24"/>
              </w:rPr>
            </w:rPrChange>
          </w:rPr>
          <m:t>=(</m:t>
        </m:r>
        <m:sSubSup>
          <m:sSubSupPr>
            <m:ctrlPr>
              <w:rPr>
                <w:rFonts w:ascii="Cambria Math" w:hAnsi="Cambria Math" w:cs="Times New Roman"/>
                <w:noProof/>
                <w:color w:val="0D0D0D" w:themeColor="text1" w:themeTint="F2"/>
                <w:sz w:val="22"/>
                <w:rPrChange w:id="4613" w:author="tao huang" w:date="2017-09-17T12:05:00Z">
                  <w:rPr>
                    <w:rFonts w:ascii="Cambria Math" w:hAnsi="Cambria Math" w:cs="Times New Roman"/>
                    <w:noProof/>
                    <w:color w:val="385623" w:themeColor="accent6" w:themeShade="80"/>
                    <w:sz w:val="22"/>
                  </w:rPr>
                </w:rPrChange>
              </w:rPr>
            </m:ctrlPr>
          </m:sSubSupPr>
          <m:e>
            <m:r>
              <m:rPr>
                <m:sty m:val="p"/>
              </m:rPr>
              <w:rPr>
                <w:rFonts w:ascii="Cambria Math" w:hAnsi="Cambria Math" w:cs="Times New Roman"/>
                <w:noProof/>
                <w:color w:val="0D0D0D" w:themeColor="text1" w:themeTint="F2"/>
                <w:sz w:val="22"/>
                <w:rPrChange w:id="4614" w:author="tao huang" w:date="2017-09-17T12:05:00Z">
                  <w:rPr>
                    <w:rFonts w:ascii="Cambria Math" w:hAnsi="Cambria Math" w:cs="Times New Roman"/>
                    <w:noProof/>
                    <w:color w:val="000000" w:themeColor="text1"/>
                    <w:szCs w:val="24"/>
                  </w:rPr>
                </w:rPrChange>
              </w:rPr>
              <m:t>σ</m:t>
            </m:r>
          </m:e>
          <m:sub>
            <m:r>
              <m:rPr>
                <m:sty m:val="p"/>
              </m:rPr>
              <w:rPr>
                <w:rFonts w:ascii="Cambria Math" w:hAnsi="Cambria Math" w:cs="Times New Roman"/>
                <w:color w:val="0D0D0D" w:themeColor="text1" w:themeTint="F2"/>
                <w:sz w:val="22"/>
                <w:rPrChange w:id="4615" w:author="tao huang" w:date="2017-09-17T12:05:00Z">
                  <w:rPr>
                    <w:rFonts w:ascii="Cambria Math" w:hAnsi="Cambria Math" w:cs="Times New Roman"/>
                    <w:color w:val="000000" w:themeColor="text1"/>
                    <w:szCs w:val="24"/>
                  </w:rPr>
                </w:rPrChange>
              </w:rPr>
              <m:t>1</m:t>
            </m:r>
            <m:ctrlPr>
              <w:rPr>
                <w:rFonts w:ascii="Cambria Math" w:hAnsi="Cambria Math" w:cs="Times New Roman"/>
                <w:color w:val="0D0D0D" w:themeColor="text1" w:themeTint="F2"/>
                <w:sz w:val="22"/>
                <w:rPrChange w:id="4616" w:author="tao huang" w:date="2017-09-17T12:05:00Z">
                  <w:rPr>
                    <w:rFonts w:ascii="Cambria Math" w:hAnsi="Cambria Math" w:cs="Times New Roman"/>
                    <w:color w:val="385623" w:themeColor="accent6" w:themeShade="80"/>
                    <w:sz w:val="22"/>
                  </w:rPr>
                </w:rPrChange>
              </w:rPr>
            </m:ctrlPr>
          </m:sub>
          <m:sup>
            <m:r>
              <m:rPr>
                <m:sty m:val="p"/>
              </m:rPr>
              <w:rPr>
                <w:rFonts w:ascii="Cambria Math" w:hAnsi="Cambria Math" w:cs="Times New Roman"/>
                <w:color w:val="0D0D0D" w:themeColor="text1" w:themeTint="F2"/>
                <w:sz w:val="22"/>
                <w:rPrChange w:id="4617" w:author="tao huang" w:date="2017-09-17T12:05:00Z">
                  <w:rPr>
                    <w:rFonts w:ascii="Cambria Math" w:hAnsi="Cambria Math" w:cs="Times New Roman"/>
                    <w:color w:val="000000" w:themeColor="text1"/>
                    <w:szCs w:val="24"/>
                  </w:rPr>
                </w:rPrChange>
              </w:rPr>
              <m:t>2</m:t>
            </m:r>
            <m:ctrlPr>
              <w:rPr>
                <w:rFonts w:ascii="Cambria Math" w:hAnsi="Cambria Math" w:cs="Times New Roman"/>
                <w:color w:val="0D0D0D" w:themeColor="text1" w:themeTint="F2"/>
                <w:sz w:val="22"/>
                <w:rPrChange w:id="4618" w:author="tao huang" w:date="2017-09-17T12:05:00Z">
                  <w:rPr>
                    <w:rFonts w:ascii="Cambria Math" w:hAnsi="Cambria Math" w:cs="Times New Roman"/>
                    <w:color w:val="385623" w:themeColor="accent6" w:themeShade="80"/>
                    <w:sz w:val="22"/>
                  </w:rPr>
                </w:rPrChange>
              </w:rPr>
            </m:ctrlPr>
          </m:sup>
        </m:sSubSup>
        <m:r>
          <m:rPr>
            <m:sty m:val="p"/>
          </m:rPr>
          <w:rPr>
            <w:rFonts w:ascii="Cambria Math" w:hAnsi="Cambria Math" w:cs="Times New Roman"/>
            <w:color w:val="0D0D0D" w:themeColor="text1" w:themeTint="F2"/>
            <w:sz w:val="22"/>
            <w:rPrChange w:id="4619" w:author="tao huang" w:date="2017-09-17T12:05:00Z">
              <w:rPr>
                <w:rFonts w:ascii="Cambria Math" w:hAnsi="Cambria Math" w:cs="Times New Roman"/>
                <w:color w:val="000000" w:themeColor="text1"/>
                <w:szCs w:val="24"/>
              </w:rPr>
            </w:rPrChange>
          </w:rPr>
          <m:t>-</m:t>
        </m:r>
        <m:sSubSup>
          <m:sSubSupPr>
            <m:ctrlPr>
              <w:rPr>
                <w:rFonts w:ascii="Cambria Math" w:hAnsi="Cambria Math" w:cs="Times New Roman"/>
                <w:color w:val="0D0D0D" w:themeColor="text1" w:themeTint="F2"/>
                <w:sz w:val="22"/>
                <w:rPrChange w:id="4620" w:author="tao huang" w:date="2017-09-17T12:05:00Z">
                  <w:rPr>
                    <w:rFonts w:ascii="Cambria Math" w:hAnsi="Cambria Math" w:cs="Times New Roman"/>
                    <w:color w:val="385623" w:themeColor="accent6" w:themeShade="80"/>
                    <w:sz w:val="22"/>
                  </w:rPr>
                </w:rPrChange>
              </w:rPr>
            </m:ctrlPr>
          </m:sSubSupPr>
          <m:e>
            <m:r>
              <m:rPr>
                <m:sty m:val="p"/>
              </m:rPr>
              <w:rPr>
                <w:rFonts w:ascii="Cambria Math" w:hAnsi="Cambria Math" w:cs="Times New Roman"/>
                <w:color w:val="0D0D0D" w:themeColor="text1" w:themeTint="F2"/>
                <w:sz w:val="22"/>
                <w:rPrChange w:id="4621" w:author="tao huang" w:date="2017-09-17T12:05:00Z">
                  <w:rPr>
                    <w:rFonts w:ascii="Cambria Math" w:hAnsi="Cambria Math" w:cs="Times New Roman"/>
                    <w:color w:val="000000" w:themeColor="text1"/>
                    <w:szCs w:val="24"/>
                  </w:rPr>
                </w:rPrChange>
              </w:rPr>
              <m:t>σ</m:t>
            </m:r>
          </m:e>
          <m:sub>
            <m:r>
              <m:rPr>
                <m:sty m:val="p"/>
              </m:rPr>
              <w:rPr>
                <w:rFonts w:ascii="Cambria Math" w:hAnsi="Cambria Math" w:cs="Times New Roman"/>
                <w:color w:val="0D0D0D" w:themeColor="text1" w:themeTint="F2"/>
                <w:sz w:val="22"/>
                <w:rPrChange w:id="4622" w:author="tao huang" w:date="2017-09-17T12:05:00Z">
                  <w:rPr>
                    <w:rFonts w:ascii="Cambria Math" w:hAnsi="Cambria Math" w:cs="Times New Roman"/>
                    <w:color w:val="000000" w:themeColor="text1"/>
                    <w:szCs w:val="24"/>
                  </w:rPr>
                </w:rPrChange>
              </w:rPr>
              <m:t>2</m:t>
            </m:r>
          </m:sub>
          <m:sup>
            <m:r>
              <m:rPr>
                <m:sty m:val="p"/>
              </m:rPr>
              <w:rPr>
                <w:rFonts w:ascii="Cambria Math" w:hAnsi="Cambria Math" w:cs="Times New Roman"/>
                <w:color w:val="0D0D0D" w:themeColor="text1" w:themeTint="F2"/>
                <w:sz w:val="22"/>
                <w:rPrChange w:id="4623" w:author="tao huang" w:date="2017-09-17T12:05:00Z">
                  <w:rPr>
                    <w:rFonts w:ascii="Cambria Math" w:hAnsi="Cambria Math" w:cs="Times New Roman"/>
                    <w:color w:val="000000" w:themeColor="text1"/>
                    <w:szCs w:val="24"/>
                  </w:rPr>
                </w:rPrChange>
              </w:rPr>
              <m:t>2</m:t>
            </m:r>
          </m:sup>
        </m:sSubSup>
        <m:r>
          <m:rPr>
            <m:sty m:val="p"/>
          </m:rPr>
          <w:rPr>
            <w:rFonts w:ascii="Cambria Math" w:hAnsi="Cambria Math" w:cs="Times New Roman"/>
            <w:color w:val="0D0D0D" w:themeColor="text1" w:themeTint="F2"/>
            <w:sz w:val="22"/>
            <w:rPrChange w:id="4624" w:author="tao huang" w:date="2017-09-17T12:05:00Z">
              <w:rPr>
                <w:rFonts w:ascii="Cambria Math" w:hAnsi="Cambria Math" w:cs="Times New Roman"/>
                <w:color w:val="000000" w:themeColor="text1"/>
                <w:szCs w:val="24"/>
              </w:rPr>
            </w:rPrChange>
          </w:rPr>
          <m:t>)/</m:t>
        </m:r>
        <m:sSubSup>
          <m:sSubSupPr>
            <m:ctrlPr>
              <w:rPr>
                <w:rFonts w:ascii="Cambria Math" w:hAnsi="Cambria Math" w:cs="Times New Roman"/>
                <w:color w:val="0D0D0D" w:themeColor="text1" w:themeTint="F2"/>
                <w:sz w:val="22"/>
                <w:rPrChange w:id="4625" w:author="tao huang" w:date="2017-09-17T12:05:00Z">
                  <w:rPr>
                    <w:rFonts w:ascii="Cambria Math" w:hAnsi="Cambria Math" w:cs="Times New Roman"/>
                    <w:color w:val="385623" w:themeColor="accent6" w:themeShade="80"/>
                    <w:sz w:val="22"/>
                  </w:rPr>
                </w:rPrChange>
              </w:rPr>
            </m:ctrlPr>
          </m:sSubSupPr>
          <m:e>
            <m:r>
              <m:rPr>
                <m:sty m:val="p"/>
              </m:rPr>
              <w:rPr>
                <w:rFonts w:ascii="Cambria Math" w:hAnsi="Cambria Math" w:cs="Times New Roman"/>
                <w:color w:val="0D0D0D" w:themeColor="text1" w:themeTint="F2"/>
                <w:sz w:val="22"/>
                <w:rPrChange w:id="4626" w:author="tao huang" w:date="2017-09-17T12:05:00Z">
                  <w:rPr>
                    <w:rFonts w:ascii="Cambria Math" w:hAnsi="Cambria Math" w:cs="Times New Roman"/>
                    <w:color w:val="000000" w:themeColor="text1"/>
                    <w:szCs w:val="24"/>
                  </w:rPr>
                </w:rPrChange>
              </w:rPr>
              <m:t>σ</m:t>
            </m:r>
          </m:e>
          <m:sub>
            <m:r>
              <m:rPr>
                <m:sty m:val="p"/>
              </m:rPr>
              <w:rPr>
                <w:rFonts w:ascii="Cambria Math" w:hAnsi="Cambria Math" w:cs="Times New Roman"/>
                <w:color w:val="0D0D0D" w:themeColor="text1" w:themeTint="F2"/>
                <w:sz w:val="22"/>
                <w:rPrChange w:id="4627" w:author="tao huang" w:date="2017-09-17T12:05:00Z">
                  <w:rPr>
                    <w:rFonts w:ascii="Cambria Math" w:hAnsi="Cambria Math" w:cs="Times New Roman"/>
                    <w:color w:val="000000" w:themeColor="text1"/>
                    <w:szCs w:val="24"/>
                  </w:rPr>
                </w:rPrChange>
              </w:rPr>
              <m:t>2</m:t>
            </m:r>
          </m:sub>
          <m:sup>
            <m:r>
              <m:rPr>
                <m:sty m:val="p"/>
              </m:rPr>
              <w:rPr>
                <w:rFonts w:ascii="Cambria Math" w:hAnsi="Cambria Math" w:cs="Times New Roman"/>
                <w:color w:val="0D0D0D" w:themeColor="text1" w:themeTint="F2"/>
                <w:sz w:val="22"/>
                <w:rPrChange w:id="4628" w:author="tao huang" w:date="2017-09-17T12:05:00Z">
                  <w:rPr>
                    <w:rFonts w:ascii="Cambria Math" w:hAnsi="Cambria Math" w:cs="Times New Roman"/>
                    <w:color w:val="000000" w:themeColor="text1"/>
                    <w:szCs w:val="24"/>
                  </w:rPr>
                </w:rPrChange>
              </w:rPr>
              <m:t>2</m:t>
            </m:r>
          </m:sup>
        </m:sSubSup>
      </m:oMath>
      <w:r w:rsidR="00353E86" w:rsidRPr="00A60A57">
        <w:rPr>
          <w:rFonts w:cs="Times New Roman"/>
          <w:color w:val="0D0D0D" w:themeColor="text1" w:themeTint="F2"/>
          <w:sz w:val="22"/>
          <w:rPrChange w:id="4629" w:author="tao huang" w:date="2017-09-17T12:05:00Z">
            <w:rPr>
              <w:rFonts w:cs="Times New Roman"/>
              <w:color w:val="000000" w:themeColor="text1"/>
              <w:szCs w:val="24"/>
            </w:rPr>
          </w:rPrChange>
        </w:rPr>
        <w:t xml:space="preserve">. </w:t>
      </w:r>
      <w:r w:rsidR="00F75C33">
        <w:rPr>
          <w:rFonts w:cs="Times New Roman"/>
          <w:color w:val="0D0D0D" w:themeColor="text1" w:themeTint="F2"/>
          <w:sz w:val="22"/>
        </w:rPr>
        <w:fldChar w:fldCharType="begin"/>
      </w:r>
      <w:r w:rsidR="00F75C33">
        <w:rPr>
          <w:rFonts w:cs="Times New Roman"/>
          <w:color w:val="0D0D0D" w:themeColor="text1" w:themeTint="F2"/>
          <w:sz w:val="22"/>
        </w:rPr>
        <w:instrText xml:space="preserve"> HYPERLINK \l "_ENREF_65" \o "Pesaran, 2005 #622" </w:instrText>
      </w:r>
      <w:r w:rsidR="00F75C33">
        <w:rPr>
          <w:rFonts w:cs="Times New Roman"/>
          <w:color w:val="0D0D0D" w:themeColor="text1" w:themeTint="F2"/>
          <w:sz w:val="22"/>
        </w:rPr>
      </w:r>
      <w:r w:rsidR="00F75C33">
        <w:rPr>
          <w:rFonts w:cs="Times New Roman"/>
          <w:color w:val="0D0D0D" w:themeColor="text1" w:themeTint="F2"/>
          <w:sz w:val="22"/>
        </w:rPr>
        <w:fldChar w:fldCharType="separate"/>
      </w:r>
      <w:ins w:id="4630" w:author="tao huang" w:date="2017-09-15T19:54:00Z">
        <w:r w:rsidR="00F75C33" w:rsidRPr="00A60A57">
          <w:rPr>
            <w:rFonts w:cs="Times New Roman"/>
            <w:color w:val="0D0D0D" w:themeColor="text1" w:themeTint="F2"/>
            <w:sz w:val="22"/>
            <w:rPrChange w:id="4631" w:author="tao huang" w:date="2017-09-17T12:05:00Z">
              <w:rPr>
                <w:rFonts w:cs="Times New Roman"/>
                <w:color w:val="000000" w:themeColor="text1"/>
                <w:sz w:val="22"/>
              </w:rPr>
            </w:rPrChange>
          </w:rPr>
          <w:fldChar w:fldCharType="begin"/>
        </w:r>
      </w:ins>
      <w:r w:rsidR="00F75C33">
        <w:rPr>
          <w:rFonts w:cs="Times New Roman"/>
          <w:color w:val="0D0D0D" w:themeColor="text1" w:themeTint="F2"/>
          <w:sz w:val="22"/>
        </w:rPr>
        <w:instrText xml:space="preserve"> ADDIN EN.CITE &lt;EndNote&gt;&lt;Cite AuthorYear="1"&gt;&lt;Author&gt;Pesaran&lt;/Author&gt;&lt;Year&gt;2005&lt;/Year&gt;&lt;RecNum&gt;622&lt;/RecNum&gt;&lt;DisplayText&gt;M. H. Pesaran and Timmermann (2005)&lt;/DisplayText&gt;&lt;record&gt;&lt;rec-number&gt;622&lt;/rec-number&gt;&lt;foreign-keys&gt;&lt;key app="EN" db-id="fwzpfdt205x9v6eprsvv25dpxftedxv0z0a9" timestamp="0"&gt;622&lt;/key&gt;&lt;/foreign-keys&gt;&lt;ref-type name="Journal Article"&gt;17&lt;/ref-type&gt;&lt;contributors&gt;&lt;authors&gt;&lt;author&gt;Pesaran, M. Hashem&lt;/author&gt;&lt;author&gt;Timmermann, Allan&lt;/author&gt;&lt;/authors&gt;&lt;/contributors&gt;&lt;titles&gt;&lt;title&gt;Small sample properties of forecasts from autoregressive models under structural breaks&lt;/title&gt;&lt;secondary-title&gt;Journal of econometrics&lt;/secondary-title&gt;&lt;/titles&gt;&lt;periodical&gt;&lt;full-title&gt;Journal of Econometrics&lt;/full-title&gt;&lt;/periodical&gt;&lt;pages&gt;183-217&lt;/pages&gt;&lt;volume&gt;129&lt;/volume&gt;&lt;number&gt;1-2&lt;/number&gt;&lt;keywords&gt;&lt;keyword&gt;Small sample properties of forecasts&lt;/keyword&gt;&lt;keyword&gt;MSFE&lt;/keyword&gt;&lt;keyword&gt;Structural breaks&lt;/keyword&gt;&lt;keyword&gt;Autoregression&lt;/keyword&gt;&lt;keyword&gt;Rolling window estimator&lt;/keyword&gt;&lt;/keywords&gt;&lt;dates&gt;&lt;year&gt;2005&lt;/year&gt;&lt;/dates&gt;&lt;isbn&gt;0304-4076&lt;/isbn&gt;&lt;urls&gt;&lt;related-urls&gt;&lt;url&gt;http://www.sciencedirect.com/science/article/B6VC0-4DS998D-1/2/4a0f170796270511da466c56819a7d26&lt;/url&gt;&lt;/related-urls&gt;&lt;/urls&gt;&lt;electronic-resource-num&gt;DOI: 10.1016/j.jeconom.2004.09.007&lt;/electronic-resource-num&gt;&lt;access-date&gt;2005/12//&lt;/access-date&gt;&lt;/record&gt;&lt;/Cite&gt;&lt;/EndNote&gt;</w:instrText>
      </w:r>
      <w:ins w:id="4632" w:author="tao huang" w:date="2017-09-15T19:54:00Z">
        <w:r w:rsidR="00F75C33" w:rsidRPr="00A60A57">
          <w:rPr>
            <w:rFonts w:cs="Times New Roman"/>
            <w:color w:val="0D0D0D" w:themeColor="text1" w:themeTint="F2"/>
            <w:sz w:val="22"/>
            <w:rPrChange w:id="4633" w:author="tao huang" w:date="2017-09-17T12:05:00Z">
              <w:rPr>
                <w:rFonts w:cs="Times New Roman"/>
                <w:color w:val="000000" w:themeColor="text1"/>
                <w:sz w:val="22"/>
              </w:rPr>
            </w:rPrChange>
          </w:rPr>
          <w:fldChar w:fldCharType="separate"/>
        </w:r>
      </w:ins>
      <w:r w:rsidR="00F75C33">
        <w:rPr>
          <w:rFonts w:cs="Times New Roman"/>
          <w:noProof/>
          <w:color w:val="0D0D0D" w:themeColor="text1" w:themeTint="F2"/>
          <w:sz w:val="22"/>
        </w:rPr>
        <w:t>M. H. Pesaran and Timmermann (2005)</w:t>
      </w:r>
      <w:ins w:id="4634" w:author="tao huang" w:date="2017-09-15T19:54:00Z">
        <w:r w:rsidR="00F75C33" w:rsidRPr="00A60A57">
          <w:rPr>
            <w:rFonts w:cs="Times New Roman"/>
            <w:color w:val="0D0D0D" w:themeColor="text1" w:themeTint="F2"/>
            <w:sz w:val="22"/>
            <w:rPrChange w:id="4635" w:author="tao huang" w:date="2017-09-17T12:05:00Z">
              <w:rPr>
                <w:rFonts w:cs="Times New Roman"/>
                <w:color w:val="000000" w:themeColor="text1"/>
                <w:sz w:val="22"/>
              </w:rPr>
            </w:rPrChange>
          </w:rPr>
          <w:fldChar w:fldCharType="end"/>
        </w:r>
      </w:ins>
      <w:r w:rsidR="00F75C33">
        <w:rPr>
          <w:rFonts w:cs="Times New Roman"/>
          <w:color w:val="0D0D0D" w:themeColor="text1" w:themeTint="F2"/>
          <w:sz w:val="22"/>
        </w:rPr>
        <w:fldChar w:fldCharType="end"/>
      </w:r>
      <w:ins w:id="4636" w:author="tao huang" w:date="2017-09-15T19:54:00Z">
        <w:r w:rsidR="00361427" w:rsidRPr="00A60A57">
          <w:rPr>
            <w:rFonts w:cs="Times New Roman"/>
            <w:color w:val="0D0D0D" w:themeColor="text1" w:themeTint="F2"/>
            <w:sz w:val="22"/>
            <w:rPrChange w:id="4637" w:author="tao huang" w:date="2017-09-17T12:05:00Z">
              <w:rPr>
                <w:rFonts w:cs="Times New Roman"/>
                <w:color w:val="000000" w:themeColor="text1"/>
                <w:sz w:val="22"/>
              </w:rPr>
            </w:rPrChange>
          </w:rPr>
          <w:t xml:space="preserve"> show</w:t>
        </w:r>
      </w:ins>
      <w:ins w:id="4638" w:author="tao huang" w:date="2017-09-15T19:55:00Z">
        <w:r w:rsidR="00361427" w:rsidRPr="00A60A57">
          <w:rPr>
            <w:rFonts w:cs="Times New Roman"/>
            <w:color w:val="0D0D0D" w:themeColor="text1" w:themeTint="F2"/>
            <w:sz w:val="22"/>
            <w:rPrChange w:id="4639" w:author="tao huang" w:date="2017-09-17T12:05:00Z">
              <w:rPr>
                <w:rFonts w:cs="Times New Roman"/>
                <w:color w:val="000000" w:themeColor="text1"/>
                <w:sz w:val="22"/>
              </w:rPr>
            </w:rPrChange>
          </w:rPr>
          <w:t xml:space="preserve"> that </w:t>
        </w:r>
      </w:ins>
      <w:del w:id="4640" w:author="tao huang" w:date="2017-09-15T19:55:00Z">
        <w:r w:rsidR="00757689" w:rsidRPr="00A60A57" w:rsidDel="00361427">
          <w:rPr>
            <w:rFonts w:cs="Times New Roman"/>
            <w:color w:val="0D0D0D" w:themeColor="text1" w:themeTint="F2"/>
            <w:sz w:val="22"/>
            <w:rPrChange w:id="4641" w:author="tao huang" w:date="2017-09-17T12:05:00Z">
              <w:rPr>
                <w:rFonts w:cs="Times New Roman"/>
                <w:color w:val="000000" w:themeColor="text1"/>
                <w:szCs w:val="24"/>
              </w:rPr>
            </w:rPrChange>
          </w:rPr>
          <w:delText>T</w:delText>
        </w:r>
      </w:del>
      <w:ins w:id="4642" w:author="tao huang" w:date="2017-09-15T19:55:00Z">
        <w:r w:rsidR="00361427" w:rsidRPr="00A60A57">
          <w:rPr>
            <w:rFonts w:cs="Times New Roman"/>
            <w:color w:val="0D0D0D" w:themeColor="text1" w:themeTint="F2"/>
            <w:sz w:val="22"/>
            <w:rPrChange w:id="4643" w:author="tao huang" w:date="2017-09-17T12:05:00Z">
              <w:rPr>
                <w:rFonts w:cs="Times New Roman"/>
                <w:color w:val="000000" w:themeColor="text1"/>
                <w:sz w:val="22"/>
              </w:rPr>
            </w:rPrChange>
          </w:rPr>
          <w:t>t</w:t>
        </w:r>
      </w:ins>
      <w:r w:rsidR="00A347B9" w:rsidRPr="00A60A57">
        <w:rPr>
          <w:rFonts w:cs="Times New Roman"/>
          <w:color w:val="0D0D0D" w:themeColor="text1" w:themeTint="F2"/>
          <w:sz w:val="22"/>
          <w:rPrChange w:id="4644" w:author="tao huang" w:date="2017-09-17T12:05:00Z">
            <w:rPr>
              <w:rFonts w:cs="Times New Roman"/>
              <w:color w:val="000000" w:themeColor="text1"/>
              <w:szCs w:val="24"/>
            </w:rPr>
          </w:rPrChange>
        </w:rPr>
        <w:t xml:space="preserve">he </w:t>
      </w:r>
      <w:r w:rsidR="00A5489E" w:rsidRPr="00A60A57">
        <w:rPr>
          <w:rFonts w:cs="Times New Roman"/>
          <w:color w:val="0D0D0D" w:themeColor="text1" w:themeTint="F2"/>
          <w:sz w:val="22"/>
          <w:rPrChange w:id="4645" w:author="tao huang" w:date="2017-09-17T12:05:00Z">
            <w:rPr>
              <w:rFonts w:cs="Times New Roman"/>
              <w:color w:val="000000" w:themeColor="text1"/>
              <w:szCs w:val="24"/>
            </w:rPr>
          </w:rPrChange>
        </w:rPr>
        <w:t>change of</w:t>
      </w:r>
      <w:r w:rsidR="00B57D43" w:rsidRPr="00A60A57">
        <w:rPr>
          <w:rFonts w:cs="Times New Roman"/>
          <w:color w:val="0D0D0D" w:themeColor="text1" w:themeTint="F2"/>
          <w:sz w:val="22"/>
          <w:rPrChange w:id="4646" w:author="tao huang" w:date="2017-09-17T12:05:00Z">
            <w:rPr>
              <w:rFonts w:cs="Times New Roman"/>
              <w:color w:val="000000" w:themeColor="text1"/>
              <w:szCs w:val="24"/>
            </w:rPr>
          </w:rPrChange>
        </w:rPr>
        <w:t xml:space="preserve"> </w:t>
      </w:r>
      <w:r w:rsidR="00757689" w:rsidRPr="00A60A57">
        <w:rPr>
          <w:rFonts w:cs="Times New Roman"/>
          <w:color w:val="0D0D0D" w:themeColor="text1" w:themeTint="F2"/>
          <w:sz w:val="22"/>
          <w:rPrChange w:id="4647" w:author="tao huang" w:date="2017-09-17T12:05:00Z">
            <w:rPr>
              <w:rFonts w:cs="Times New Roman"/>
              <w:color w:val="000000" w:themeColor="text1"/>
              <w:szCs w:val="24"/>
            </w:rPr>
          </w:rPrChange>
        </w:rPr>
        <w:t>the MS</w:t>
      </w:r>
      <w:r w:rsidR="00A347B9" w:rsidRPr="00A60A57">
        <w:rPr>
          <w:rFonts w:cs="Times New Roman"/>
          <w:color w:val="0D0D0D" w:themeColor="text1" w:themeTint="F2"/>
          <w:sz w:val="22"/>
          <w:rPrChange w:id="4648" w:author="tao huang" w:date="2017-09-17T12:05:00Z">
            <w:rPr>
              <w:rFonts w:cs="Times New Roman"/>
              <w:color w:val="000000" w:themeColor="text1"/>
              <w:szCs w:val="24"/>
            </w:rPr>
          </w:rPrChange>
        </w:rPr>
        <w:t>E</w:t>
      </w:r>
      <w:r w:rsidR="00A5489E" w:rsidRPr="00A60A57">
        <w:rPr>
          <w:rFonts w:cs="Times New Roman"/>
          <w:color w:val="0D0D0D" w:themeColor="text1" w:themeTint="F2"/>
          <w:sz w:val="22"/>
          <w:rPrChange w:id="4649" w:author="tao huang" w:date="2017-09-17T12:05:00Z">
            <w:rPr>
              <w:rFonts w:cs="Times New Roman"/>
              <w:color w:val="000000" w:themeColor="text1"/>
              <w:szCs w:val="24"/>
            </w:rPr>
          </w:rPrChange>
        </w:rPr>
        <w:t xml:space="preserve"> </w:t>
      </w:r>
      <w:r w:rsidR="00D5336E" w:rsidRPr="00A60A57">
        <w:rPr>
          <w:rFonts w:cs="Times New Roman"/>
          <w:color w:val="0D0D0D" w:themeColor="text1" w:themeTint="F2"/>
          <w:sz w:val="22"/>
          <w:rPrChange w:id="4650" w:author="tao huang" w:date="2017-09-17T12:05:00Z">
            <w:rPr>
              <w:rFonts w:cs="Times New Roman"/>
              <w:color w:val="000000" w:themeColor="text1"/>
              <w:szCs w:val="24"/>
            </w:rPr>
          </w:rPrChange>
        </w:rPr>
        <w:t xml:space="preserve">for week </w:t>
      </w:r>
      <m:oMath>
        <m:r>
          <m:rPr>
            <m:sty m:val="p"/>
          </m:rPr>
          <w:rPr>
            <w:rFonts w:ascii="Cambria Math" w:hAnsi="Cambria Math" w:cs="Times New Roman"/>
            <w:color w:val="0D0D0D" w:themeColor="text1" w:themeTint="F2"/>
            <w:sz w:val="22"/>
            <w:rPrChange w:id="4651" w:author="tao huang" w:date="2017-09-17T12:05:00Z">
              <w:rPr>
                <w:rFonts w:ascii="Cambria Math" w:hAnsi="Cambria Math" w:cs="Times New Roman"/>
                <w:color w:val="000000" w:themeColor="text1"/>
                <w:szCs w:val="24"/>
              </w:rPr>
            </w:rPrChange>
          </w:rPr>
          <m:t>T+h</m:t>
        </m:r>
      </m:oMath>
      <w:r w:rsidR="00D5336E" w:rsidRPr="00A60A57">
        <w:rPr>
          <w:rFonts w:cs="Times New Roman"/>
          <w:color w:val="0D0D0D" w:themeColor="text1" w:themeTint="F2"/>
          <w:sz w:val="22"/>
          <w:rPrChange w:id="4652" w:author="tao huang" w:date="2017-09-17T12:05:00Z">
            <w:rPr>
              <w:rFonts w:cs="Times New Roman"/>
              <w:color w:val="000000" w:themeColor="text1"/>
              <w:szCs w:val="24"/>
            </w:rPr>
          </w:rPrChange>
        </w:rPr>
        <w:t xml:space="preserve"> </w:t>
      </w:r>
      <w:r w:rsidR="00A5489E" w:rsidRPr="00A60A57">
        <w:rPr>
          <w:rFonts w:cs="Times New Roman"/>
          <w:color w:val="0D0D0D" w:themeColor="text1" w:themeTint="F2"/>
          <w:sz w:val="22"/>
          <w:rPrChange w:id="4653" w:author="tao huang" w:date="2017-09-17T12:05:00Z">
            <w:rPr>
              <w:rFonts w:cs="Times New Roman"/>
              <w:color w:val="000000" w:themeColor="text1"/>
              <w:szCs w:val="24"/>
            </w:rPr>
          </w:rPrChange>
        </w:rPr>
        <w:t xml:space="preserve">when we </w:t>
      </w:r>
      <w:r w:rsidR="00291462" w:rsidRPr="00A60A57">
        <w:rPr>
          <w:rFonts w:cs="Times New Roman"/>
          <w:color w:val="0D0D0D" w:themeColor="text1" w:themeTint="F2"/>
          <w:sz w:val="22"/>
          <w:rPrChange w:id="4654" w:author="tao huang" w:date="2017-09-17T12:05:00Z">
            <w:rPr>
              <w:rFonts w:cs="Times New Roman"/>
              <w:color w:val="000000" w:themeColor="text1"/>
              <w:szCs w:val="24"/>
            </w:rPr>
          </w:rPrChange>
        </w:rPr>
        <w:t xml:space="preserve">estimate the model with one </w:t>
      </w:r>
      <w:del w:id="4655" w:author="tao huang" w:date="2017-09-15T20:01:00Z">
        <w:r w:rsidR="00291462" w:rsidRPr="00A60A57" w:rsidDel="006F24C8">
          <w:rPr>
            <w:rFonts w:cs="Times New Roman"/>
            <w:color w:val="0D0D0D" w:themeColor="text1" w:themeTint="F2"/>
            <w:sz w:val="22"/>
            <w:rPrChange w:id="4656" w:author="tao huang" w:date="2017-09-17T12:05:00Z">
              <w:rPr>
                <w:rFonts w:cs="Times New Roman"/>
                <w:color w:val="000000" w:themeColor="text1"/>
                <w:szCs w:val="24"/>
              </w:rPr>
            </w:rPrChange>
          </w:rPr>
          <w:delText xml:space="preserve">additional </w:delText>
        </w:r>
      </w:del>
      <w:ins w:id="4657" w:author="tao huang" w:date="2017-09-15T20:39:00Z">
        <w:r w:rsidR="00D763CA" w:rsidRPr="00A60A57">
          <w:rPr>
            <w:rFonts w:cs="Times New Roman"/>
            <w:color w:val="0D0D0D" w:themeColor="text1" w:themeTint="F2"/>
            <w:sz w:val="22"/>
            <w:rPrChange w:id="4658" w:author="tao huang" w:date="2017-09-17T12:05:00Z">
              <w:rPr>
                <w:rFonts w:cs="Times New Roman"/>
                <w:color w:val="385623" w:themeColor="accent6" w:themeShade="80"/>
                <w:sz w:val="22"/>
              </w:rPr>
            </w:rPrChange>
          </w:rPr>
          <w:t>less</w:t>
        </w:r>
      </w:ins>
      <w:ins w:id="4659" w:author="tao huang" w:date="2017-09-15T20:01:00Z">
        <w:r w:rsidR="006F24C8" w:rsidRPr="00A60A57">
          <w:rPr>
            <w:rFonts w:cs="Times New Roman"/>
            <w:color w:val="0D0D0D" w:themeColor="text1" w:themeTint="F2"/>
            <w:sz w:val="22"/>
            <w:rPrChange w:id="4660" w:author="tao huang" w:date="2017-09-17T12:05:00Z">
              <w:rPr>
                <w:rFonts w:cs="Times New Roman"/>
                <w:color w:val="000000" w:themeColor="text1"/>
                <w:szCs w:val="24"/>
              </w:rPr>
            </w:rPrChange>
          </w:rPr>
          <w:t xml:space="preserve"> </w:t>
        </w:r>
      </w:ins>
      <w:ins w:id="4661" w:author="tao huang" w:date="2017-09-15T19:55:00Z">
        <w:r w:rsidR="00C43071" w:rsidRPr="00A60A57">
          <w:rPr>
            <w:rFonts w:cs="Times New Roman"/>
            <w:color w:val="0D0D0D" w:themeColor="text1" w:themeTint="F2"/>
            <w:sz w:val="22"/>
            <w:rPrChange w:id="4662" w:author="tao huang" w:date="2017-09-17T12:05:00Z">
              <w:rPr>
                <w:rFonts w:cs="Times New Roman"/>
                <w:color w:val="000000" w:themeColor="text1"/>
                <w:sz w:val="22"/>
              </w:rPr>
            </w:rPrChange>
          </w:rPr>
          <w:t xml:space="preserve">pre-break </w:t>
        </w:r>
      </w:ins>
      <w:r w:rsidR="00291462" w:rsidRPr="00A60A57">
        <w:rPr>
          <w:rFonts w:cs="Times New Roman"/>
          <w:color w:val="0D0D0D" w:themeColor="text1" w:themeTint="F2"/>
          <w:sz w:val="22"/>
          <w:rPrChange w:id="4663" w:author="tao huang" w:date="2017-09-17T12:05:00Z">
            <w:rPr>
              <w:rFonts w:cs="Times New Roman"/>
              <w:color w:val="000000" w:themeColor="text1"/>
              <w:szCs w:val="24"/>
            </w:rPr>
          </w:rPrChange>
        </w:rPr>
        <w:t>observation (</w:t>
      </w:r>
      <w:del w:id="4664" w:author="tao huang" w:date="2017-09-15T20:20:00Z">
        <w:r w:rsidR="00291462" w:rsidRPr="00A60A57" w:rsidDel="0003429A">
          <w:rPr>
            <w:rFonts w:cs="Times New Roman"/>
            <w:color w:val="0D0D0D" w:themeColor="text1" w:themeTint="F2"/>
            <w:sz w:val="22"/>
            <w:rPrChange w:id="4665" w:author="tao huang" w:date="2017-09-17T12:05:00Z">
              <w:rPr>
                <w:rFonts w:cs="Times New Roman"/>
                <w:color w:val="000000" w:themeColor="text1"/>
                <w:szCs w:val="24"/>
              </w:rPr>
            </w:rPrChange>
          </w:rPr>
          <w:delText>i.e., week m-1</w:delText>
        </w:r>
      </w:del>
      <w:ins w:id="4666" w:author="tao huang" w:date="2017-09-15T20:20:00Z">
        <w:r w:rsidR="0003429A" w:rsidRPr="00A60A57">
          <w:rPr>
            <w:rFonts w:cs="Times New Roman"/>
            <w:color w:val="0D0D0D" w:themeColor="text1" w:themeTint="F2"/>
            <w:sz w:val="22"/>
            <w:rPrChange w:id="4667" w:author="tao huang" w:date="2017-09-17T12:05:00Z">
              <w:rPr>
                <w:rFonts w:cs="Times New Roman"/>
                <w:color w:val="000000" w:themeColor="text1"/>
                <w:sz w:val="22"/>
              </w:rPr>
            </w:rPrChange>
          </w:rPr>
          <w:t xml:space="preserve">e.g., </w:t>
        </w:r>
      </w:ins>
      <w:ins w:id="4668" w:author="tao huang" w:date="2017-09-15T20:21:00Z">
        <w:r w:rsidR="0003429A" w:rsidRPr="00A60A57">
          <w:rPr>
            <w:rFonts w:cs="Times New Roman"/>
            <w:color w:val="0D0D0D" w:themeColor="text1" w:themeTint="F2"/>
            <w:sz w:val="22"/>
            <w:rPrChange w:id="4669" w:author="tao huang" w:date="2017-09-17T12:05:00Z">
              <w:rPr>
                <w:rFonts w:cs="Times New Roman"/>
                <w:color w:val="000000" w:themeColor="text1"/>
                <w:sz w:val="22"/>
              </w:rPr>
            </w:rPrChange>
          </w:rPr>
          <w:t xml:space="preserve">with estimation window </w:t>
        </w:r>
        <m:oMath>
          <m:r>
            <w:rPr>
              <w:rFonts w:ascii="Cambria Math" w:hAnsi="Cambria Math" w:cs="Times New Roman"/>
              <w:color w:val="0D0D0D" w:themeColor="text1" w:themeTint="F2"/>
              <w:sz w:val="22"/>
              <w:rPrChange w:id="4670" w:author="tao huang" w:date="2017-09-17T12:05:00Z">
                <w:rPr>
                  <w:rFonts w:ascii="Cambria Math" w:hAnsi="Cambria Math" w:cs="Times New Roman"/>
                  <w:color w:val="385623" w:themeColor="accent6" w:themeShade="80"/>
                  <w:sz w:val="22"/>
                </w:rPr>
              </w:rPrChange>
            </w:rPr>
            <m:t>[m+1,T]</m:t>
          </m:r>
        </m:oMath>
        <w:r w:rsidR="0003429A" w:rsidRPr="00A60A57">
          <w:rPr>
            <w:rFonts w:cs="Times New Roman"/>
            <w:color w:val="0D0D0D" w:themeColor="text1" w:themeTint="F2"/>
            <w:sz w:val="22"/>
            <w:rPrChange w:id="4671" w:author="tao huang" w:date="2017-09-17T12:05:00Z">
              <w:rPr>
                <w:rFonts w:cs="Times New Roman"/>
                <w:color w:val="385623" w:themeColor="accent6" w:themeShade="80"/>
                <w:sz w:val="22"/>
              </w:rPr>
            </w:rPrChange>
          </w:rPr>
          <w:t xml:space="preserve"> compared to</w:t>
        </w:r>
      </w:ins>
      <m:oMath>
        <m:r>
          <w:ins w:id="4672" w:author="tao huang" w:date="2017-09-15T20:20:00Z">
            <w:rPr>
              <w:rFonts w:ascii="Cambria Math" w:hAnsi="Cambria Math" w:cs="Times New Roman"/>
              <w:color w:val="0D0D0D" w:themeColor="text1" w:themeTint="F2"/>
              <w:sz w:val="22"/>
              <w:rPrChange w:id="4673" w:author="tao huang" w:date="2017-09-17T12:05:00Z">
                <w:rPr>
                  <w:rFonts w:ascii="Cambria Math" w:hAnsi="Cambria Math" w:cs="Times New Roman"/>
                  <w:color w:val="385623" w:themeColor="accent6" w:themeShade="80"/>
                  <w:sz w:val="22"/>
                </w:rPr>
              </w:rPrChange>
            </w:rPr>
            <m:t>[m,T]</m:t>
          </w:ins>
        </m:r>
      </m:oMath>
      <w:r w:rsidR="00291462" w:rsidRPr="00A60A57">
        <w:rPr>
          <w:rFonts w:cs="Times New Roman"/>
          <w:color w:val="0D0D0D" w:themeColor="text1" w:themeTint="F2"/>
          <w:sz w:val="22"/>
          <w:rPrChange w:id="4674" w:author="tao huang" w:date="2017-09-17T12:05:00Z">
            <w:rPr>
              <w:rFonts w:cs="Times New Roman"/>
              <w:color w:val="000000" w:themeColor="text1"/>
              <w:szCs w:val="24"/>
            </w:rPr>
          </w:rPrChange>
        </w:rPr>
        <w:t>) can be represented as</w:t>
      </w:r>
      <w:r w:rsidR="0005300D" w:rsidRPr="00A60A57">
        <w:rPr>
          <w:rFonts w:cs="Times New Roman"/>
          <w:color w:val="0D0D0D" w:themeColor="text1" w:themeTint="F2"/>
          <w:sz w:val="22"/>
          <w:rPrChange w:id="4675" w:author="tao huang" w:date="2017-09-17T12:05:00Z">
            <w:rPr>
              <w:rFonts w:cs="Times New Roman"/>
              <w:color w:val="000000" w:themeColor="text1"/>
              <w:szCs w:val="24"/>
            </w:rPr>
          </w:rPrChange>
        </w:rPr>
        <w:t>:</w:t>
      </w:r>
    </w:p>
    <w:p w14:paraId="7A0801D7" w14:textId="77777777" w:rsidR="00134744" w:rsidRPr="00A60A57" w:rsidRDefault="00134744">
      <w:pPr>
        <w:spacing w:after="0" w:line="360" w:lineRule="auto"/>
        <w:rPr>
          <w:rFonts w:cs="Times New Roman"/>
          <w:color w:val="0D0D0D" w:themeColor="text1" w:themeTint="F2"/>
          <w:sz w:val="22"/>
          <w:rPrChange w:id="4676" w:author="tao huang" w:date="2017-09-17T12:05:00Z">
            <w:rPr>
              <w:rFonts w:cs="Times New Roman"/>
              <w:color w:val="000000" w:themeColor="text1"/>
              <w:szCs w:val="24"/>
            </w:rPr>
          </w:rPrChange>
        </w:rPr>
      </w:pPr>
    </w:p>
    <w:p w14:paraId="203B9443" w14:textId="74D78521" w:rsidR="00134744" w:rsidRPr="00A60A57" w:rsidRDefault="00F65496">
      <w:pPr>
        <w:spacing w:after="0" w:line="360" w:lineRule="auto"/>
        <w:outlineLvl w:val="0"/>
        <w:rPr>
          <w:rFonts w:cs="Times New Roman"/>
          <w:color w:val="0D0D0D" w:themeColor="text1" w:themeTint="F2"/>
          <w:sz w:val="22"/>
          <w:rPrChange w:id="4677" w:author="tao huang" w:date="2017-09-17T12:05:00Z">
            <w:rPr>
              <w:rFonts w:cs="Times New Roman"/>
              <w:color w:val="000000" w:themeColor="text1"/>
              <w:szCs w:val="24"/>
            </w:rPr>
          </w:rPrChange>
        </w:rPr>
      </w:pPr>
      <m:oMathPara>
        <m:oMath>
          <m:sSub>
            <m:sSubPr>
              <m:ctrlPr>
                <w:rPr>
                  <w:rFonts w:ascii="Cambria Math" w:hAnsi="Cambria Math" w:cs="Times New Roman"/>
                  <w:color w:val="0D0D0D" w:themeColor="text1" w:themeTint="F2"/>
                  <w:sz w:val="22"/>
                  <w:rPrChange w:id="4678"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4679" w:author="tao huang" w:date="2017-09-17T12:05:00Z">
                    <w:rPr>
                      <w:rFonts w:ascii="Cambria Math" w:hAnsi="Cambria Math" w:cs="Times New Roman"/>
                      <w:color w:val="000000" w:themeColor="text1"/>
                      <w:szCs w:val="24"/>
                    </w:rPr>
                  </w:rPrChange>
                </w:rPr>
                <m:t>Δ</m:t>
              </m:r>
            </m:e>
            <m:sub>
              <m:r>
                <m:rPr>
                  <m:sty m:val="p"/>
                </m:rPr>
                <w:rPr>
                  <w:rFonts w:ascii="Cambria Math" w:hAnsi="Cambria Math" w:cs="Times New Roman"/>
                  <w:color w:val="0D0D0D" w:themeColor="text1" w:themeTint="F2"/>
                  <w:sz w:val="22"/>
                  <w:rPrChange w:id="4680" w:author="tao huang" w:date="2017-09-17T12:05:00Z">
                    <w:rPr>
                      <w:rFonts w:ascii="Cambria Math" w:hAnsi="Cambria Math" w:cs="Times New Roman"/>
                      <w:color w:val="000000" w:themeColor="text1"/>
                      <w:szCs w:val="24"/>
                    </w:rPr>
                  </w:rPrChange>
                </w:rPr>
                <m:t>m</m:t>
              </m:r>
              <m:r>
                <w:ins w:id="4681" w:author="tao huang" w:date="2017-09-15T20:19:00Z">
                  <m:rPr>
                    <m:sty m:val="p"/>
                  </m:rPr>
                  <w:rPr>
                    <w:rFonts w:ascii="Cambria Math" w:hAnsi="Cambria Math" w:cs="Times New Roman"/>
                    <w:color w:val="0D0D0D" w:themeColor="text1" w:themeTint="F2"/>
                    <w:sz w:val="22"/>
                    <w:rPrChange w:id="4682" w:author="tao huang" w:date="2017-09-17T12:05:00Z">
                      <w:rPr>
                        <w:rFonts w:ascii="Cambria Math" w:hAnsi="Cambria Math" w:cs="Times New Roman"/>
                        <w:color w:val="000000" w:themeColor="text1"/>
                        <w:sz w:val="22"/>
                      </w:rPr>
                    </w:rPrChange>
                  </w:rPr>
                  <m:t>+</m:t>
                </w:ins>
              </m:r>
              <m:r>
                <w:del w:id="4683" w:author="tao huang" w:date="2017-09-15T20:19:00Z">
                  <m:rPr>
                    <m:sty m:val="p"/>
                  </m:rPr>
                  <w:rPr>
                    <w:rFonts w:ascii="Cambria Math" w:hAnsi="Cambria Math" w:cs="Times New Roman"/>
                    <w:color w:val="0D0D0D" w:themeColor="text1" w:themeTint="F2"/>
                    <w:sz w:val="22"/>
                    <w:rPrChange w:id="4684" w:author="tao huang" w:date="2017-09-17T12:05:00Z">
                      <w:rPr>
                        <w:rFonts w:ascii="Cambria Math" w:hAnsi="Cambria Math" w:cs="Times New Roman"/>
                        <w:color w:val="000000" w:themeColor="text1"/>
                        <w:szCs w:val="24"/>
                      </w:rPr>
                    </w:rPrChange>
                  </w:rPr>
                  <m:t>-</m:t>
                </w:del>
              </m:r>
              <m:r>
                <m:rPr>
                  <m:sty m:val="p"/>
                </m:rPr>
                <w:rPr>
                  <w:rFonts w:ascii="Cambria Math" w:hAnsi="Cambria Math" w:cs="Times New Roman"/>
                  <w:color w:val="0D0D0D" w:themeColor="text1" w:themeTint="F2"/>
                  <w:sz w:val="22"/>
                  <w:rPrChange w:id="4685" w:author="tao huang" w:date="2017-09-17T12:05:00Z">
                    <w:rPr>
                      <w:rFonts w:ascii="Cambria Math" w:hAnsi="Cambria Math" w:cs="Times New Roman"/>
                      <w:color w:val="000000" w:themeColor="text1"/>
                      <w:szCs w:val="24"/>
                    </w:rPr>
                  </w:rPrChange>
                </w:rPr>
                <m:t>1,m</m:t>
              </m:r>
            </m:sub>
          </m:sSub>
          <m:r>
            <m:rPr>
              <m:sty m:val="p"/>
            </m:rPr>
            <w:rPr>
              <w:rFonts w:ascii="Cambria Math" w:hAnsi="Cambria Math" w:cs="Times New Roman"/>
              <w:color w:val="0D0D0D" w:themeColor="text1" w:themeTint="F2"/>
              <w:sz w:val="22"/>
              <w:rPrChange w:id="4686" w:author="tao huang" w:date="2017-09-17T12:05:00Z">
                <w:rPr>
                  <w:rFonts w:ascii="Cambria Math" w:hAnsi="Cambria Math" w:cs="Times New Roman"/>
                  <w:color w:val="000000" w:themeColor="text1"/>
                  <w:szCs w:val="24"/>
                </w:rPr>
              </w:rPrChange>
            </w:rPr>
            <m:t>=MSE</m:t>
          </m:r>
          <m:d>
            <m:dPr>
              <m:ctrlPr>
                <w:rPr>
                  <w:rFonts w:ascii="Cambria Math" w:hAnsi="Cambria Math" w:cs="Times New Roman"/>
                  <w:color w:val="0D0D0D" w:themeColor="text1" w:themeTint="F2"/>
                  <w:sz w:val="22"/>
                  <w:rPrChange w:id="4687" w:author="tao huang" w:date="2017-09-17T12:05:00Z">
                    <w:rPr>
                      <w:rFonts w:ascii="Cambria Math" w:hAnsi="Cambria Math" w:cs="Times New Roman"/>
                      <w:color w:val="385623" w:themeColor="accent6" w:themeShade="80"/>
                      <w:sz w:val="22"/>
                    </w:rPr>
                  </w:rPrChange>
                </w:rPr>
              </m:ctrlPr>
            </m:dPr>
            <m:e>
              <m:r>
                <m:rPr>
                  <m:sty m:val="p"/>
                </m:rPr>
                <w:rPr>
                  <w:rFonts w:ascii="Cambria Math" w:hAnsi="Cambria Math" w:cs="Times New Roman"/>
                  <w:color w:val="0D0D0D" w:themeColor="text1" w:themeTint="F2"/>
                  <w:sz w:val="22"/>
                  <w:rPrChange w:id="4688" w:author="tao huang" w:date="2017-09-17T12:05:00Z">
                    <w:rPr>
                      <w:rFonts w:ascii="Cambria Math" w:hAnsi="Cambria Math" w:cs="Times New Roman"/>
                      <w:color w:val="000000" w:themeColor="text1"/>
                      <w:szCs w:val="24"/>
                    </w:rPr>
                  </w:rPrChange>
                </w:rPr>
                <m:t>T+h, m</m:t>
              </m:r>
              <m:r>
                <w:ins w:id="4689" w:author="tao huang" w:date="2017-09-15T20:19:00Z">
                  <m:rPr>
                    <m:sty m:val="p"/>
                  </m:rPr>
                  <w:rPr>
                    <w:rFonts w:ascii="Cambria Math" w:hAnsi="Cambria Math" w:cs="Times New Roman"/>
                    <w:color w:val="0D0D0D" w:themeColor="text1" w:themeTint="F2"/>
                    <w:sz w:val="22"/>
                    <w:rPrChange w:id="4690" w:author="tao huang" w:date="2017-09-17T12:05:00Z">
                      <w:rPr>
                        <w:rFonts w:ascii="Cambria Math" w:hAnsi="Cambria Math" w:cs="Times New Roman"/>
                        <w:color w:val="000000" w:themeColor="text1"/>
                        <w:sz w:val="22"/>
                      </w:rPr>
                    </w:rPrChange>
                  </w:rPr>
                  <m:t>+1</m:t>
                </w:ins>
              </m:r>
              <m:r>
                <w:del w:id="4691" w:author="tao huang" w:date="2017-09-15T20:04:00Z">
                  <m:rPr>
                    <m:sty m:val="p"/>
                  </m:rPr>
                  <w:rPr>
                    <w:rFonts w:ascii="Cambria Math" w:hAnsi="Cambria Math" w:cs="Times New Roman"/>
                    <w:color w:val="0D0D0D" w:themeColor="text1" w:themeTint="F2"/>
                    <w:sz w:val="22"/>
                    <w:rPrChange w:id="4692" w:author="tao huang" w:date="2017-09-17T12:05:00Z">
                      <w:rPr>
                        <w:rFonts w:ascii="Cambria Math" w:hAnsi="Cambria Math" w:cs="Times New Roman"/>
                        <w:color w:val="000000" w:themeColor="text1"/>
                        <w:szCs w:val="24"/>
                      </w:rPr>
                    </w:rPrChange>
                  </w:rPr>
                  <m:t>-1</m:t>
                </w:del>
              </m:r>
            </m:e>
            <m:e>
              <m:sSub>
                <m:sSubPr>
                  <m:ctrlPr>
                    <w:rPr>
                      <w:rFonts w:ascii="Cambria Math" w:hAnsi="Cambria Math" w:cs="Times New Roman"/>
                      <w:color w:val="0D0D0D" w:themeColor="text1" w:themeTint="F2"/>
                      <w:sz w:val="22"/>
                      <w:rPrChange w:id="4693"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4694" w:author="tao huang" w:date="2017-09-17T12:05:00Z">
                        <w:rPr>
                          <w:rFonts w:ascii="Cambria Math" w:hAnsi="Cambria Math" w:cs="Times New Roman"/>
                          <w:color w:val="000000" w:themeColor="text1"/>
                          <w:szCs w:val="24"/>
                        </w:rPr>
                      </w:rPrChange>
                    </w:rPr>
                    <m:t>X</m:t>
                  </m:r>
                </m:e>
                <m:sub>
                  <m:r>
                    <m:rPr>
                      <m:sty m:val="p"/>
                    </m:rPr>
                    <w:rPr>
                      <w:rFonts w:ascii="Cambria Math" w:hAnsi="Cambria Math" w:cs="Times New Roman"/>
                      <w:color w:val="0D0D0D" w:themeColor="text1" w:themeTint="F2"/>
                      <w:sz w:val="22"/>
                      <w:rPrChange w:id="4695" w:author="tao huang" w:date="2017-09-17T12:05:00Z">
                        <w:rPr>
                          <w:rFonts w:ascii="Cambria Math" w:hAnsi="Cambria Math" w:cs="Times New Roman"/>
                          <w:color w:val="000000" w:themeColor="text1"/>
                          <w:szCs w:val="24"/>
                        </w:rPr>
                      </w:rPrChange>
                    </w:rPr>
                    <m:t>T</m:t>
                  </m:r>
                </m:sub>
              </m:sSub>
            </m:e>
          </m:d>
          <m:r>
            <m:rPr>
              <m:sty m:val="p"/>
            </m:rPr>
            <w:rPr>
              <w:rFonts w:ascii="Cambria Math" w:hAnsi="Cambria Math" w:cs="Times New Roman"/>
              <w:color w:val="0D0D0D" w:themeColor="text1" w:themeTint="F2"/>
              <w:sz w:val="22"/>
              <w:rPrChange w:id="4696" w:author="tao huang" w:date="2017-09-17T12:05:00Z">
                <w:rPr>
                  <w:rFonts w:ascii="Cambria Math" w:hAnsi="Cambria Math" w:cs="Times New Roman"/>
                  <w:color w:val="000000" w:themeColor="text1"/>
                  <w:szCs w:val="24"/>
                </w:rPr>
              </w:rPrChange>
            </w:rPr>
            <m:t>-MSE</m:t>
          </m:r>
          <m:d>
            <m:dPr>
              <m:ctrlPr>
                <w:rPr>
                  <w:rFonts w:ascii="Cambria Math" w:hAnsi="Cambria Math" w:cs="Times New Roman"/>
                  <w:color w:val="0D0D0D" w:themeColor="text1" w:themeTint="F2"/>
                  <w:sz w:val="22"/>
                  <w:rPrChange w:id="4697" w:author="tao huang" w:date="2017-09-17T12:05:00Z">
                    <w:rPr>
                      <w:rFonts w:ascii="Cambria Math" w:hAnsi="Cambria Math" w:cs="Times New Roman"/>
                      <w:color w:val="385623" w:themeColor="accent6" w:themeShade="80"/>
                      <w:sz w:val="22"/>
                    </w:rPr>
                  </w:rPrChange>
                </w:rPr>
              </m:ctrlPr>
            </m:dPr>
            <m:e>
              <m:r>
                <m:rPr>
                  <m:sty m:val="p"/>
                </m:rPr>
                <w:rPr>
                  <w:rFonts w:ascii="Cambria Math" w:hAnsi="Cambria Math" w:cs="Times New Roman"/>
                  <w:color w:val="0D0D0D" w:themeColor="text1" w:themeTint="F2"/>
                  <w:sz w:val="22"/>
                  <w:rPrChange w:id="4698" w:author="tao huang" w:date="2017-09-17T12:05:00Z">
                    <w:rPr>
                      <w:rFonts w:ascii="Cambria Math" w:hAnsi="Cambria Math" w:cs="Times New Roman"/>
                      <w:color w:val="000000" w:themeColor="text1"/>
                      <w:szCs w:val="24"/>
                    </w:rPr>
                  </w:rPrChange>
                </w:rPr>
                <m:t>T+h, m</m:t>
              </m:r>
            </m:e>
            <m:e>
              <m:sSub>
                <m:sSubPr>
                  <m:ctrlPr>
                    <w:rPr>
                      <w:rFonts w:ascii="Cambria Math" w:hAnsi="Cambria Math" w:cs="Times New Roman"/>
                      <w:color w:val="0D0D0D" w:themeColor="text1" w:themeTint="F2"/>
                      <w:sz w:val="22"/>
                      <w:rPrChange w:id="4699"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4700" w:author="tao huang" w:date="2017-09-17T12:05:00Z">
                        <w:rPr>
                          <w:rFonts w:ascii="Cambria Math" w:hAnsi="Cambria Math" w:cs="Times New Roman"/>
                          <w:color w:val="000000" w:themeColor="text1"/>
                          <w:szCs w:val="24"/>
                        </w:rPr>
                      </w:rPrChange>
                    </w:rPr>
                    <m:t>X</m:t>
                  </m:r>
                </m:e>
                <m:sub>
                  <m:r>
                    <m:rPr>
                      <m:sty m:val="p"/>
                    </m:rPr>
                    <w:rPr>
                      <w:rFonts w:ascii="Cambria Math" w:hAnsi="Cambria Math" w:cs="Times New Roman"/>
                      <w:color w:val="0D0D0D" w:themeColor="text1" w:themeTint="F2"/>
                      <w:sz w:val="22"/>
                      <w:rPrChange w:id="4701" w:author="tao huang" w:date="2017-09-17T12:05:00Z">
                        <w:rPr>
                          <w:rFonts w:ascii="Cambria Math" w:hAnsi="Cambria Math" w:cs="Times New Roman"/>
                          <w:color w:val="000000" w:themeColor="text1"/>
                          <w:szCs w:val="24"/>
                        </w:rPr>
                      </w:rPrChange>
                    </w:rPr>
                    <m:t>T</m:t>
                  </m:r>
                </m:sub>
              </m:sSub>
            </m:e>
          </m:d>
        </m:oMath>
      </m:oMathPara>
    </w:p>
    <w:p w14:paraId="28B38B42" w14:textId="44700E8B" w:rsidR="00134744" w:rsidRPr="00A60A57" w:rsidRDefault="00134744">
      <w:pPr>
        <w:spacing w:after="0" w:line="360" w:lineRule="auto"/>
        <w:rPr>
          <w:rFonts w:cs="Times New Roman"/>
          <w:color w:val="0D0D0D" w:themeColor="text1" w:themeTint="F2"/>
          <w:sz w:val="22"/>
          <w:rPrChange w:id="4702" w:author="tao huang" w:date="2017-09-17T12:05:00Z">
            <w:rPr>
              <w:rFonts w:cs="Times New Roman"/>
              <w:color w:val="000000" w:themeColor="text1"/>
              <w:szCs w:val="24"/>
            </w:rPr>
          </w:rPrChange>
        </w:rPr>
      </w:pPr>
      <m:oMathPara>
        <m:oMath>
          <m:r>
            <m:rPr>
              <m:sty m:val="p"/>
            </m:rPr>
            <w:rPr>
              <w:rFonts w:ascii="Cambria Math" w:hAnsi="Cambria Math" w:cs="Times New Roman"/>
              <w:color w:val="0D0D0D" w:themeColor="text1" w:themeTint="F2"/>
              <w:sz w:val="22"/>
              <w:rPrChange w:id="4703" w:author="tao huang" w:date="2017-09-17T12:05:00Z">
                <w:rPr>
                  <w:rFonts w:ascii="Cambria Math" w:hAnsi="Cambria Math" w:cs="Times New Roman"/>
                  <w:color w:val="000000" w:themeColor="text1"/>
                  <w:szCs w:val="24"/>
                </w:rPr>
              </w:rPrChange>
            </w:rPr>
            <m:t>=</m:t>
          </m:r>
          <m:sSubSup>
            <m:sSubSupPr>
              <m:ctrlPr>
                <w:rPr>
                  <w:rFonts w:ascii="Cambria Math" w:hAnsi="Cambria Math" w:cs="Times New Roman"/>
                  <w:color w:val="0D0D0D" w:themeColor="text1" w:themeTint="F2"/>
                  <w:sz w:val="22"/>
                  <w:rPrChange w:id="4704" w:author="tao huang" w:date="2017-09-17T12:05:00Z">
                    <w:rPr>
                      <w:rFonts w:ascii="Cambria Math" w:hAnsi="Cambria Math" w:cs="Times New Roman"/>
                      <w:color w:val="385623" w:themeColor="accent6" w:themeShade="80"/>
                      <w:sz w:val="22"/>
                    </w:rPr>
                  </w:rPrChange>
                </w:rPr>
              </m:ctrlPr>
            </m:sSubSupPr>
            <m:e>
              <m:r>
                <m:rPr>
                  <m:sty m:val="p"/>
                </m:rPr>
                <w:rPr>
                  <w:rFonts w:ascii="Cambria Math" w:hAnsi="Cambria Math" w:cs="Times New Roman"/>
                  <w:color w:val="0D0D0D" w:themeColor="text1" w:themeTint="F2"/>
                  <w:sz w:val="22"/>
                  <w:rPrChange w:id="4705" w:author="tao huang" w:date="2017-09-17T12:05:00Z">
                    <w:rPr>
                      <w:rFonts w:ascii="Cambria Math" w:hAnsi="Cambria Math" w:cs="Times New Roman"/>
                      <w:color w:val="000000" w:themeColor="text1"/>
                      <w:szCs w:val="24"/>
                    </w:rPr>
                  </w:rPrChange>
                </w:rPr>
                <m:t>σ</m:t>
              </m:r>
            </m:e>
            <m:sub>
              <m:r>
                <m:rPr>
                  <m:sty m:val="p"/>
                </m:rPr>
                <w:rPr>
                  <w:rFonts w:ascii="Cambria Math" w:hAnsi="Cambria Math" w:cs="Times New Roman"/>
                  <w:color w:val="0D0D0D" w:themeColor="text1" w:themeTint="F2"/>
                  <w:sz w:val="22"/>
                  <w:rPrChange w:id="4706" w:author="tao huang" w:date="2017-09-17T12:05:00Z">
                    <w:rPr>
                      <w:rFonts w:ascii="Cambria Math" w:hAnsi="Cambria Math" w:cs="Times New Roman"/>
                      <w:color w:val="000000" w:themeColor="text1"/>
                      <w:szCs w:val="24"/>
                    </w:rPr>
                  </w:rPrChange>
                </w:rPr>
                <m:t>2</m:t>
              </m:r>
            </m:sub>
            <m:sup>
              <m:r>
                <m:rPr>
                  <m:sty m:val="p"/>
                </m:rPr>
                <w:rPr>
                  <w:rFonts w:ascii="Cambria Math" w:hAnsi="Cambria Math" w:cs="Times New Roman"/>
                  <w:color w:val="0D0D0D" w:themeColor="text1" w:themeTint="F2"/>
                  <w:sz w:val="22"/>
                  <w:rPrChange w:id="4707" w:author="tao huang" w:date="2017-09-17T12:05:00Z">
                    <w:rPr>
                      <w:rFonts w:ascii="Cambria Math" w:hAnsi="Cambria Math" w:cs="Times New Roman"/>
                      <w:color w:val="000000" w:themeColor="text1"/>
                      <w:szCs w:val="24"/>
                    </w:rPr>
                  </w:rPrChange>
                </w:rPr>
                <m:t>2</m:t>
              </m:r>
            </m:sup>
          </m:sSubSup>
          <m:r>
            <m:rPr>
              <m:sty m:val="p"/>
            </m:rPr>
            <w:rPr>
              <w:rFonts w:ascii="Cambria Math" w:hAnsi="Cambria Math" w:cs="Times New Roman"/>
              <w:color w:val="0D0D0D" w:themeColor="text1" w:themeTint="F2"/>
              <w:sz w:val="22"/>
              <w:rPrChange w:id="4708" w:author="tao huang" w:date="2017-09-17T12:05:00Z">
                <w:rPr>
                  <w:rFonts w:ascii="Cambria Math" w:hAnsi="Cambria Math" w:cs="Times New Roman"/>
                  <w:color w:val="000000" w:themeColor="text1"/>
                  <w:szCs w:val="24"/>
                </w:rPr>
              </w:rPrChange>
            </w:rPr>
            <m:t>[</m:t>
          </m:r>
          <m:d>
            <m:dPr>
              <m:ctrlPr>
                <w:rPr>
                  <w:rFonts w:ascii="Cambria Math" w:hAnsi="Cambria Math" w:cs="Times New Roman"/>
                  <w:color w:val="0D0D0D" w:themeColor="text1" w:themeTint="F2"/>
                  <w:sz w:val="22"/>
                  <w:rPrChange w:id="4709" w:author="tao huang" w:date="2017-09-17T12:05:00Z">
                    <w:rPr>
                      <w:rFonts w:ascii="Cambria Math" w:hAnsi="Cambria Math" w:cs="Times New Roman"/>
                      <w:color w:val="385623" w:themeColor="accent6" w:themeShade="80"/>
                      <w:sz w:val="22"/>
                    </w:rPr>
                  </w:rPrChange>
                </w:rPr>
              </m:ctrlPr>
            </m:dPr>
            <m:e>
              <m:sSub>
                <m:sSubPr>
                  <m:ctrlPr>
                    <w:rPr>
                      <w:rFonts w:ascii="Cambria Math" w:hAnsi="Cambria Math" w:cs="Times New Roman"/>
                      <w:color w:val="0D0D0D" w:themeColor="text1" w:themeTint="F2"/>
                      <w:sz w:val="22"/>
                      <w:rPrChange w:id="4710"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4711" w:author="tao huang" w:date="2017-09-17T12:05:00Z">
                        <w:rPr>
                          <w:rFonts w:ascii="Cambria Math" w:hAnsi="Cambria Math" w:cs="Times New Roman"/>
                          <w:color w:val="000000" w:themeColor="text1"/>
                          <w:szCs w:val="24"/>
                        </w:rPr>
                      </w:rPrChange>
                    </w:rPr>
                    <m:t>B</m:t>
                  </m:r>
                </m:e>
                <m:sub>
                  <m:r>
                    <m:rPr>
                      <m:sty m:val="p"/>
                    </m:rPr>
                    <w:rPr>
                      <w:rFonts w:ascii="Cambria Math" w:hAnsi="Cambria Math" w:cs="Times New Roman"/>
                      <w:color w:val="0D0D0D" w:themeColor="text1" w:themeTint="F2"/>
                      <w:sz w:val="22"/>
                      <w:rPrChange w:id="4712" w:author="tao huang" w:date="2017-09-17T12:05:00Z">
                        <w:rPr>
                          <w:rFonts w:ascii="Cambria Math" w:hAnsi="Cambria Math" w:cs="Times New Roman"/>
                          <w:color w:val="000000" w:themeColor="text1"/>
                          <w:szCs w:val="24"/>
                        </w:rPr>
                      </w:rPrChange>
                    </w:rPr>
                    <m:t>m</m:t>
                  </m:r>
                  <m:r>
                    <w:ins w:id="4713" w:author="tao huang" w:date="2017-09-15T20:19:00Z">
                      <m:rPr>
                        <m:sty m:val="p"/>
                      </m:rPr>
                      <w:rPr>
                        <w:rFonts w:ascii="Cambria Math" w:hAnsi="Cambria Math" w:cs="Times New Roman"/>
                        <w:color w:val="0D0D0D" w:themeColor="text1" w:themeTint="F2"/>
                        <w:sz w:val="22"/>
                        <w:rPrChange w:id="4714" w:author="tao huang" w:date="2017-09-17T12:05:00Z">
                          <w:rPr>
                            <w:rFonts w:ascii="Cambria Math" w:hAnsi="Cambria Math" w:cs="Times New Roman"/>
                            <w:color w:val="000000" w:themeColor="text1"/>
                            <w:sz w:val="22"/>
                          </w:rPr>
                        </w:rPrChange>
                      </w:rPr>
                      <m:t>+1</m:t>
                    </w:ins>
                  </m:r>
                  <m:r>
                    <w:del w:id="4715" w:author="tao huang" w:date="2017-09-15T20:04:00Z">
                      <m:rPr>
                        <m:sty m:val="p"/>
                      </m:rPr>
                      <w:rPr>
                        <w:rFonts w:ascii="Cambria Math" w:hAnsi="Cambria Math" w:cs="Times New Roman"/>
                        <w:color w:val="0D0D0D" w:themeColor="text1" w:themeTint="F2"/>
                        <w:sz w:val="22"/>
                        <w:rPrChange w:id="4716" w:author="tao huang" w:date="2017-09-17T12:05:00Z">
                          <w:rPr>
                            <w:rFonts w:ascii="Cambria Math" w:hAnsi="Cambria Math" w:cs="Times New Roman"/>
                            <w:color w:val="000000" w:themeColor="text1"/>
                            <w:szCs w:val="24"/>
                          </w:rPr>
                        </w:rPrChange>
                      </w:rPr>
                      <m:t>-1</m:t>
                    </w:del>
                  </m:r>
                </m:sub>
              </m:sSub>
              <m:r>
                <m:rPr>
                  <m:sty m:val="p"/>
                </m:rPr>
                <w:rPr>
                  <w:rFonts w:ascii="Cambria Math" w:hAnsi="Cambria Math" w:cs="Times New Roman"/>
                  <w:color w:val="0D0D0D" w:themeColor="text1" w:themeTint="F2"/>
                  <w:sz w:val="22"/>
                  <w:rPrChange w:id="4717" w:author="tao huang" w:date="2017-09-17T12:05:00Z">
                    <w:rPr>
                      <w:rFonts w:ascii="Cambria Math" w:hAnsi="Cambria Math" w:cs="Times New Roman"/>
                      <w:color w:val="000000" w:themeColor="text1"/>
                      <w:szCs w:val="24"/>
                    </w:rPr>
                  </w:rPrChange>
                </w:rPr>
                <m:t>-</m:t>
              </m:r>
              <m:sSub>
                <m:sSubPr>
                  <m:ctrlPr>
                    <w:rPr>
                      <w:rFonts w:ascii="Cambria Math" w:hAnsi="Cambria Math" w:cs="Times New Roman"/>
                      <w:color w:val="0D0D0D" w:themeColor="text1" w:themeTint="F2"/>
                      <w:sz w:val="22"/>
                      <w:rPrChange w:id="4718"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4719" w:author="tao huang" w:date="2017-09-17T12:05:00Z">
                        <w:rPr>
                          <w:rFonts w:ascii="Cambria Math" w:hAnsi="Cambria Math" w:cs="Times New Roman"/>
                          <w:color w:val="000000" w:themeColor="text1"/>
                          <w:szCs w:val="24"/>
                        </w:rPr>
                      </w:rPrChange>
                    </w:rPr>
                    <m:t>B</m:t>
                  </m:r>
                </m:e>
                <m:sub>
                  <m:r>
                    <m:rPr>
                      <m:sty m:val="p"/>
                    </m:rPr>
                    <w:rPr>
                      <w:rFonts w:ascii="Cambria Math" w:hAnsi="Cambria Math" w:cs="Times New Roman"/>
                      <w:color w:val="0D0D0D" w:themeColor="text1" w:themeTint="F2"/>
                      <w:sz w:val="22"/>
                      <w:rPrChange w:id="4720" w:author="tao huang" w:date="2017-09-17T12:05:00Z">
                        <w:rPr>
                          <w:rFonts w:ascii="Cambria Math" w:hAnsi="Cambria Math" w:cs="Times New Roman"/>
                          <w:color w:val="000000" w:themeColor="text1"/>
                          <w:szCs w:val="24"/>
                        </w:rPr>
                      </w:rPrChange>
                    </w:rPr>
                    <m:t>m</m:t>
                  </m:r>
                </m:sub>
              </m:sSub>
              <m:r>
                <m:rPr>
                  <m:sty m:val="p"/>
                </m:rPr>
                <w:rPr>
                  <w:rFonts w:ascii="Cambria Math" w:hAnsi="Cambria Math" w:cs="Times New Roman"/>
                  <w:color w:val="0D0D0D" w:themeColor="text1" w:themeTint="F2"/>
                  <w:sz w:val="22"/>
                  <w:rPrChange w:id="4721" w:author="tao huang" w:date="2017-09-17T12:05:00Z">
                    <w:rPr>
                      <w:rFonts w:ascii="Cambria Math" w:hAnsi="Cambria Math" w:cs="Times New Roman"/>
                      <w:color w:val="000000" w:themeColor="text1"/>
                      <w:szCs w:val="24"/>
                    </w:rPr>
                  </w:rPrChange>
                </w:rPr>
                <m:t>)+(</m:t>
              </m:r>
              <m:sSub>
                <m:sSubPr>
                  <m:ctrlPr>
                    <w:rPr>
                      <w:rFonts w:ascii="Cambria Math" w:hAnsi="Cambria Math" w:cs="Times New Roman"/>
                      <w:color w:val="0D0D0D" w:themeColor="text1" w:themeTint="F2"/>
                      <w:sz w:val="22"/>
                      <w:rPrChange w:id="4722"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4723" w:author="tao huang" w:date="2017-09-17T12:05:00Z">
                        <w:rPr>
                          <w:rFonts w:ascii="Cambria Math" w:hAnsi="Cambria Math" w:cs="Times New Roman"/>
                          <w:color w:val="000000" w:themeColor="text1"/>
                          <w:szCs w:val="24"/>
                        </w:rPr>
                      </w:rPrChange>
                    </w:rPr>
                    <m:t>E</m:t>
                  </m:r>
                </m:e>
                <m:sub>
                  <m:r>
                    <m:rPr>
                      <m:sty m:val="p"/>
                    </m:rPr>
                    <w:rPr>
                      <w:rFonts w:ascii="Cambria Math" w:hAnsi="Cambria Math" w:cs="Times New Roman"/>
                      <w:color w:val="0D0D0D" w:themeColor="text1" w:themeTint="F2"/>
                      <w:sz w:val="22"/>
                      <w:rPrChange w:id="4724" w:author="tao huang" w:date="2017-09-17T12:05:00Z">
                        <w:rPr>
                          <w:rFonts w:ascii="Cambria Math" w:hAnsi="Cambria Math" w:cs="Times New Roman"/>
                          <w:color w:val="000000" w:themeColor="text1"/>
                          <w:szCs w:val="24"/>
                        </w:rPr>
                      </w:rPrChange>
                    </w:rPr>
                    <m:t>m</m:t>
                  </m:r>
                  <m:r>
                    <w:ins w:id="4725" w:author="tao huang" w:date="2017-09-15T20:19:00Z">
                      <m:rPr>
                        <m:sty m:val="p"/>
                      </m:rPr>
                      <w:rPr>
                        <w:rFonts w:ascii="Cambria Math" w:hAnsi="Cambria Math" w:cs="Times New Roman"/>
                        <w:color w:val="0D0D0D" w:themeColor="text1" w:themeTint="F2"/>
                        <w:sz w:val="22"/>
                        <w:rPrChange w:id="4726" w:author="tao huang" w:date="2017-09-17T12:05:00Z">
                          <w:rPr>
                            <w:rFonts w:ascii="Cambria Math" w:hAnsi="Cambria Math" w:cs="Times New Roman"/>
                            <w:color w:val="000000" w:themeColor="text1"/>
                            <w:sz w:val="22"/>
                          </w:rPr>
                        </w:rPrChange>
                      </w:rPr>
                      <m:t>+1</m:t>
                    </w:ins>
                  </m:r>
                  <m:r>
                    <w:del w:id="4727" w:author="tao huang" w:date="2017-09-15T20:04:00Z">
                      <m:rPr>
                        <m:sty m:val="p"/>
                      </m:rPr>
                      <w:rPr>
                        <w:rFonts w:ascii="Cambria Math" w:hAnsi="Cambria Math" w:cs="Times New Roman"/>
                        <w:color w:val="0D0D0D" w:themeColor="text1" w:themeTint="F2"/>
                        <w:sz w:val="22"/>
                        <w:rPrChange w:id="4728" w:author="tao huang" w:date="2017-09-17T12:05:00Z">
                          <w:rPr>
                            <w:rFonts w:ascii="Cambria Math" w:hAnsi="Cambria Math" w:cs="Times New Roman"/>
                            <w:color w:val="000000" w:themeColor="text1"/>
                            <w:szCs w:val="24"/>
                          </w:rPr>
                        </w:rPrChange>
                      </w:rPr>
                      <m:t>-1</m:t>
                    </w:del>
                  </m:r>
                </m:sub>
              </m:sSub>
              <m:r>
                <m:rPr>
                  <m:sty m:val="p"/>
                </m:rPr>
                <w:rPr>
                  <w:rFonts w:ascii="Cambria Math" w:hAnsi="Cambria Math" w:cs="Times New Roman"/>
                  <w:color w:val="0D0D0D" w:themeColor="text1" w:themeTint="F2"/>
                  <w:sz w:val="22"/>
                  <w:rPrChange w:id="4729" w:author="tao huang" w:date="2017-09-17T12:05:00Z">
                    <w:rPr>
                      <w:rFonts w:ascii="Cambria Math" w:hAnsi="Cambria Math" w:cs="Times New Roman"/>
                      <w:color w:val="000000" w:themeColor="text1"/>
                      <w:szCs w:val="24"/>
                    </w:rPr>
                  </w:rPrChange>
                </w:rPr>
                <m:t>-</m:t>
              </m:r>
              <m:sSub>
                <m:sSubPr>
                  <m:ctrlPr>
                    <w:rPr>
                      <w:rFonts w:ascii="Cambria Math" w:hAnsi="Cambria Math" w:cs="Times New Roman"/>
                      <w:color w:val="0D0D0D" w:themeColor="text1" w:themeTint="F2"/>
                      <w:sz w:val="22"/>
                      <w:rPrChange w:id="4730"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4731" w:author="tao huang" w:date="2017-09-17T12:05:00Z">
                        <w:rPr>
                          <w:rFonts w:ascii="Cambria Math" w:hAnsi="Cambria Math" w:cs="Times New Roman"/>
                          <w:color w:val="000000" w:themeColor="text1"/>
                          <w:szCs w:val="24"/>
                        </w:rPr>
                      </w:rPrChange>
                    </w:rPr>
                    <m:t>E</m:t>
                  </m:r>
                </m:e>
                <m:sub>
                  <m:r>
                    <m:rPr>
                      <m:sty m:val="p"/>
                    </m:rPr>
                    <w:rPr>
                      <w:rFonts w:ascii="Cambria Math" w:hAnsi="Cambria Math" w:cs="Times New Roman"/>
                      <w:color w:val="0D0D0D" w:themeColor="text1" w:themeTint="F2"/>
                      <w:sz w:val="22"/>
                      <w:rPrChange w:id="4732" w:author="tao huang" w:date="2017-09-17T12:05:00Z">
                        <w:rPr>
                          <w:rFonts w:ascii="Cambria Math" w:hAnsi="Cambria Math" w:cs="Times New Roman"/>
                          <w:color w:val="000000" w:themeColor="text1"/>
                          <w:szCs w:val="24"/>
                        </w:rPr>
                      </w:rPrChange>
                    </w:rPr>
                    <m:t>m</m:t>
                  </m:r>
                </m:sub>
              </m:sSub>
            </m:e>
          </m:d>
          <m:r>
            <m:rPr>
              <m:sty m:val="p"/>
            </m:rPr>
            <w:rPr>
              <w:rFonts w:ascii="Cambria Math" w:hAnsi="Cambria Math" w:cs="Times New Roman"/>
              <w:color w:val="0D0D0D" w:themeColor="text1" w:themeTint="F2"/>
              <w:sz w:val="22"/>
              <w:rPrChange w:id="4733" w:author="tao huang" w:date="2017-09-17T12:05:00Z">
                <w:rPr>
                  <w:rFonts w:ascii="Cambria Math" w:hAnsi="Cambria Math" w:cs="Times New Roman"/>
                  <w:color w:val="000000" w:themeColor="text1"/>
                  <w:szCs w:val="24"/>
                </w:rPr>
              </w:rPrChange>
            </w:rPr>
            <m:t>]</m:t>
          </m:r>
        </m:oMath>
      </m:oMathPara>
    </w:p>
    <w:p w14:paraId="0AF2304E" w14:textId="77777777" w:rsidR="00134744" w:rsidRPr="00A60A57" w:rsidRDefault="00134744">
      <w:pPr>
        <w:spacing w:after="0" w:line="360" w:lineRule="auto"/>
        <w:rPr>
          <w:rFonts w:cs="Times New Roman"/>
          <w:color w:val="0D0D0D" w:themeColor="text1" w:themeTint="F2"/>
          <w:sz w:val="22"/>
          <w:rPrChange w:id="4734" w:author="tao huang" w:date="2017-09-17T12:05:00Z">
            <w:rPr>
              <w:rFonts w:cs="Times New Roman"/>
              <w:color w:val="000000" w:themeColor="text1"/>
              <w:szCs w:val="24"/>
            </w:rPr>
          </w:rPrChange>
        </w:rPr>
      </w:pPr>
    </w:p>
    <w:p w14:paraId="0833E533" w14:textId="6579E1F1" w:rsidR="00DD3494" w:rsidRPr="00A60A57" w:rsidRDefault="005F0EC6">
      <w:pPr>
        <w:spacing w:after="0" w:line="360" w:lineRule="auto"/>
        <w:rPr>
          <w:rFonts w:cs="Times New Roman"/>
          <w:color w:val="0D0D0D" w:themeColor="text1" w:themeTint="F2"/>
          <w:sz w:val="22"/>
          <w:rPrChange w:id="4735" w:author="tao huang" w:date="2017-09-17T12:05:00Z">
            <w:rPr>
              <w:rFonts w:cs="Times New Roman"/>
              <w:color w:val="000000" w:themeColor="text1"/>
              <w:szCs w:val="24"/>
            </w:rPr>
          </w:rPrChange>
        </w:rPr>
      </w:pPr>
      <w:r w:rsidRPr="00A60A57">
        <w:rPr>
          <w:rFonts w:cs="Times New Roman"/>
          <w:color w:val="0D0D0D" w:themeColor="text1" w:themeTint="F2"/>
          <w:sz w:val="22"/>
          <w:rPrChange w:id="4736" w:author="tao huang" w:date="2017-09-17T12:05:00Z">
            <w:rPr>
              <w:rFonts w:cs="Times New Roman"/>
              <w:color w:val="000000" w:themeColor="text1"/>
              <w:szCs w:val="24"/>
            </w:rPr>
          </w:rPrChange>
        </w:rPr>
        <w:t>w</w:t>
      </w:r>
      <w:r w:rsidR="00C85971" w:rsidRPr="00A60A57">
        <w:rPr>
          <w:rFonts w:cs="Times New Roman"/>
          <w:color w:val="0D0D0D" w:themeColor="text1" w:themeTint="F2"/>
          <w:sz w:val="22"/>
          <w:rPrChange w:id="4737" w:author="tao huang" w:date="2017-09-17T12:05:00Z">
            <w:rPr>
              <w:rFonts w:cs="Times New Roman"/>
              <w:color w:val="000000" w:themeColor="text1"/>
              <w:szCs w:val="24"/>
            </w:rPr>
          </w:rPrChange>
        </w:rPr>
        <w:t xml:space="preserve">here </w:t>
      </w:r>
      <m:oMath>
        <m:r>
          <m:rPr>
            <m:sty m:val="p"/>
          </m:rPr>
          <w:rPr>
            <w:rFonts w:ascii="Cambria Math" w:hAnsi="Cambria Math" w:cs="Times New Roman"/>
            <w:color w:val="0D0D0D" w:themeColor="text1" w:themeTint="F2"/>
            <w:sz w:val="22"/>
            <w:rPrChange w:id="4738" w:author="tao huang" w:date="2017-09-17T12:05:00Z">
              <w:rPr>
                <w:rFonts w:ascii="Cambria Math" w:hAnsi="Cambria Math" w:cs="Times New Roman"/>
                <w:color w:val="000000" w:themeColor="text1"/>
                <w:szCs w:val="24"/>
              </w:rPr>
            </w:rPrChange>
          </w:rPr>
          <m:t>MSE</m:t>
        </m:r>
        <m:d>
          <m:dPr>
            <m:ctrlPr>
              <w:rPr>
                <w:rFonts w:ascii="Cambria Math" w:hAnsi="Cambria Math" w:cs="Times New Roman"/>
                <w:color w:val="0D0D0D" w:themeColor="text1" w:themeTint="F2"/>
                <w:sz w:val="22"/>
                <w:rPrChange w:id="4739" w:author="tao huang" w:date="2017-09-17T12:05:00Z">
                  <w:rPr>
                    <w:rFonts w:ascii="Cambria Math" w:hAnsi="Cambria Math" w:cs="Times New Roman"/>
                    <w:color w:val="385623" w:themeColor="accent6" w:themeShade="80"/>
                    <w:sz w:val="22"/>
                  </w:rPr>
                </w:rPrChange>
              </w:rPr>
            </m:ctrlPr>
          </m:dPr>
          <m:e>
            <m:r>
              <m:rPr>
                <m:sty m:val="p"/>
              </m:rPr>
              <w:rPr>
                <w:rFonts w:ascii="Cambria Math" w:hAnsi="Cambria Math" w:cs="Times New Roman"/>
                <w:color w:val="0D0D0D" w:themeColor="text1" w:themeTint="F2"/>
                <w:sz w:val="22"/>
                <w:rPrChange w:id="4740" w:author="tao huang" w:date="2017-09-17T12:05:00Z">
                  <w:rPr>
                    <w:rFonts w:ascii="Cambria Math" w:hAnsi="Cambria Math" w:cs="Times New Roman"/>
                    <w:color w:val="000000" w:themeColor="text1"/>
                    <w:szCs w:val="24"/>
                  </w:rPr>
                </w:rPrChange>
              </w:rPr>
              <m:t>T+h, m</m:t>
            </m:r>
            <m:r>
              <w:ins w:id="4741" w:author="tao huang" w:date="2017-09-15T20:21:00Z">
                <m:rPr>
                  <m:sty m:val="p"/>
                </m:rPr>
                <w:rPr>
                  <w:rFonts w:ascii="Cambria Math" w:hAnsi="Cambria Math" w:cs="Times New Roman"/>
                  <w:color w:val="0D0D0D" w:themeColor="text1" w:themeTint="F2"/>
                  <w:sz w:val="22"/>
                  <w:rPrChange w:id="4742" w:author="tao huang" w:date="2017-09-17T12:05:00Z">
                    <w:rPr>
                      <w:rFonts w:ascii="Cambria Math" w:hAnsi="Cambria Math" w:cs="Times New Roman"/>
                      <w:color w:val="000000" w:themeColor="text1"/>
                      <w:sz w:val="22"/>
                    </w:rPr>
                  </w:rPrChange>
                </w:rPr>
                <m:t>+1</m:t>
              </w:ins>
            </m:r>
            <m:r>
              <w:del w:id="4743" w:author="tao huang" w:date="2017-09-15T20:04:00Z">
                <m:rPr>
                  <m:sty m:val="p"/>
                </m:rPr>
                <w:rPr>
                  <w:rFonts w:ascii="Cambria Math" w:hAnsi="Cambria Math" w:cs="Times New Roman"/>
                  <w:color w:val="0D0D0D" w:themeColor="text1" w:themeTint="F2"/>
                  <w:sz w:val="22"/>
                  <w:rPrChange w:id="4744" w:author="tao huang" w:date="2017-09-17T12:05:00Z">
                    <w:rPr>
                      <w:rFonts w:ascii="Cambria Math" w:hAnsi="Cambria Math" w:cs="Times New Roman"/>
                      <w:color w:val="000000" w:themeColor="text1"/>
                      <w:szCs w:val="24"/>
                    </w:rPr>
                  </w:rPrChange>
                </w:rPr>
                <m:t>-1</m:t>
              </w:del>
            </m:r>
          </m:e>
          <m:e>
            <m:sSub>
              <m:sSubPr>
                <m:ctrlPr>
                  <w:rPr>
                    <w:rFonts w:ascii="Cambria Math" w:hAnsi="Cambria Math" w:cs="Times New Roman"/>
                    <w:color w:val="0D0D0D" w:themeColor="text1" w:themeTint="F2"/>
                    <w:sz w:val="22"/>
                    <w:rPrChange w:id="4745"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4746" w:author="tao huang" w:date="2017-09-17T12:05:00Z">
                      <w:rPr>
                        <w:rFonts w:ascii="Cambria Math" w:hAnsi="Cambria Math" w:cs="Times New Roman"/>
                        <w:color w:val="000000" w:themeColor="text1"/>
                        <w:szCs w:val="24"/>
                      </w:rPr>
                    </w:rPrChange>
                  </w:rPr>
                  <m:t>X</m:t>
                </m:r>
              </m:e>
              <m:sub>
                <m:r>
                  <m:rPr>
                    <m:sty m:val="p"/>
                  </m:rPr>
                  <w:rPr>
                    <w:rFonts w:ascii="Cambria Math" w:hAnsi="Cambria Math" w:cs="Times New Roman"/>
                    <w:color w:val="0D0D0D" w:themeColor="text1" w:themeTint="F2"/>
                    <w:sz w:val="22"/>
                    <w:rPrChange w:id="4747" w:author="tao huang" w:date="2017-09-17T12:05:00Z">
                      <w:rPr>
                        <w:rFonts w:ascii="Cambria Math" w:hAnsi="Cambria Math" w:cs="Times New Roman"/>
                        <w:color w:val="000000" w:themeColor="text1"/>
                        <w:szCs w:val="24"/>
                      </w:rPr>
                    </w:rPrChange>
                  </w:rPr>
                  <m:t>T</m:t>
                </m:r>
              </m:sub>
            </m:sSub>
          </m:e>
        </m:d>
      </m:oMath>
      <w:r w:rsidR="00B57D43" w:rsidRPr="00A60A57">
        <w:rPr>
          <w:rFonts w:cs="Times New Roman"/>
          <w:color w:val="0D0D0D" w:themeColor="text1" w:themeTint="F2"/>
          <w:sz w:val="22"/>
          <w:rPrChange w:id="4748" w:author="tao huang" w:date="2017-09-17T12:05:00Z">
            <w:rPr>
              <w:rFonts w:cs="Times New Roman"/>
              <w:color w:val="000000" w:themeColor="text1"/>
              <w:szCs w:val="24"/>
            </w:rPr>
          </w:rPrChange>
        </w:rPr>
        <w:t xml:space="preserve"> is the MSE </w:t>
      </w:r>
      <w:r w:rsidR="00134018" w:rsidRPr="00A60A57">
        <w:rPr>
          <w:rFonts w:cs="Times New Roman"/>
          <w:color w:val="0D0D0D" w:themeColor="text1" w:themeTint="F2"/>
          <w:sz w:val="22"/>
          <w:rPrChange w:id="4749" w:author="tao huang" w:date="2017-09-17T12:05:00Z">
            <w:rPr>
              <w:rFonts w:cs="Times New Roman"/>
              <w:color w:val="000000" w:themeColor="text1"/>
              <w:szCs w:val="24"/>
            </w:rPr>
          </w:rPrChange>
        </w:rPr>
        <w:t xml:space="preserve">at week </w:t>
      </w:r>
      <m:oMath>
        <m:r>
          <m:rPr>
            <m:sty m:val="p"/>
          </m:rPr>
          <w:rPr>
            <w:rFonts w:ascii="Cambria Math" w:hAnsi="Cambria Math" w:cs="Times New Roman"/>
            <w:color w:val="0D0D0D" w:themeColor="text1" w:themeTint="F2"/>
            <w:sz w:val="22"/>
            <w:rPrChange w:id="4750" w:author="tao huang" w:date="2017-09-17T12:05:00Z">
              <w:rPr>
                <w:rFonts w:ascii="Cambria Math" w:hAnsi="Cambria Math" w:cs="Times New Roman"/>
                <w:color w:val="000000" w:themeColor="text1"/>
                <w:szCs w:val="24"/>
              </w:rPr>
            </w:rPrChange>
          </w:rPr>
          <m:t>T+h</m:t>
        </m:r>
      </m:oMath>
      <w:r w:rsidR="00134018" w:rsidRPr="00A60A57">
        <w:rPr>
          <w:rFonts w:cs="Times New Roman"/>
          <w:color w:val="0D0D0D" w:themeColor="text1" w:themeTint="F2"/>
          <w:sz w:val="22"/>
          <w:rPrChange w:id="4751" w:author="tao huang" w:date="2017-09-17T12:05:00Z">
            <w:rPr>
              <w:rFonts w:cs="Times New Roman"/>
              <w:color w:val="000000" w:themeColor="text1"/>
              <w:szCs w:val="24"/>
            </w:rPr>
          </w:rPrChange>
        </w:rPr>
        <w:t xml:space="preserve"> </w:t>
      </w:r>
      <w:r w:rsidR="00866C59" w:rsidRPr="00A60A57">
        <w:rPr>
          <w:rFonts w:cs="Times New Roman"/>
          <w:color w:val="0D0D0D" w:themeColor="text1" w:themeTint="F2"/>
          <w:sz w:val="22"/>
          <w:rPrChange w:id="4752" w:author="tao huang" w:date="2017-09-17T12:05:00Z">
            <w:rPr>
              <w:rFonts w:cs="Times New Roman"/>
              <w:color w:val="000000" w:themeColor="text1"/>
              <w:szCs w:val="24"/>
            </w:rPr>
          </w:rPrChange>
        </w:rPr>
        <w:t>based on the estimation window [</w:t>
      </w:r>
      <w:r w:rsidR="00AE7991" w:rsidRPr="00A60A57">
        <w:rPr>
          <w:rFonts w:cs="Times New Roman"/>
          <w:color w:val="0D0D0D" w:themeColor="text1" w:themeTint="F2"/>
          <w:sz w:val="22"/>
          <w:rPrChange w:id="4753" w:author="tao huang" w:date="2017-09-17T12:05:00Z">
            <w:rPr>
              <w:rFonts w:cs="Times New Roman"/>
              <w:color w:val="000000" w:themeColor="text1"/>
              <w:szCs w:val="24"/>
            </w:rPr>
          </w:rPrChange>
        </w:rPr>
        <w:t>m</w:t>
      </w:r>
      <w:ins w:id="4754" w:author="tao huang" w:date="2017-09-15T20:21:00Z">
        <w:r w:rsidR="007C71B7" w:rsidRPr="00A60A57">
          <w:rPr>
            <w:rFonts w:cs="Times New Roman"/>
            <w:color w:val="0D0D0D" w:themeColor="text1" w:themeTint="F2"/>
            <w:sz w:val="22"/>
            <w:rPrChange w:id="4755" w:author="tao huang" w:date="2017-09-17T12:05:00Z">
              <w:rPr>
                <w:rFonts w:cs="Times New Roman"/>
                <w:color w:val="000000" w:themeColor="text1"/>
                <w:sz w:val="22"/>
              </w:rPr>
            </w:rPrChange>
          </w:rPr>
          <w:t>+1</w:t>
        </w:r>
      </w:ins>
      <w:del w:id="4756" w:author="tao huang" w:date="2017-09-15T20:04:00Z">
        <w:r w:rsidR="00AE7991" w:rsidRPr="00A60A57" w:rsidDel="00BB23A2">
          <w:rPr>
            <w:rFonts w:cs="Times New Roman"/>
            <w:color w:val="0D0D0D" w:themeColor="text1" w:themeTint="F2"/>
            <w:sz w:val="22"/>
            <w:rPrChange w:id="4757" w:author="tao huang" w:date="2017-09-17T12:05:00Z">
              <w:rPr>
                <w:rFonts w:cs="Times New Roman"/>
                <w:color w:val="000000" w:themeColor="text1"/>
                <w:szCs w:val="24"/>
              </w:rPr>
            </w:rPrChange>
          </w:rPr>
          <w:delText>-</w:delText>
        </w:r>
        <w:r w:rsidR="00866C59" w:rsidRPr="00A60A57" w:rsidDel="00BB23A2">
          <w:rPr>
            <w:rFonts w:cs="Times New Roman"/>
            <w:color w:val="0D0D0D" w:themeColor="text1" w:themeTint="F2"/>
            <w:sz w:val="22"/>
            <w:rPrChange w:id="4758" w:author="tao huang" w:date="2017-09-17T12:05:00Z">
              <w:rPr>
                <w:rFonts w:cs="Times New Roman"/>
                <w:color w:val="000000" w:themeColor="text1"/>
                <w:szCs w:val="24"/>
              </w:rPr>
            </w:rPrChange>
          </w:rPr>
          <w:delText>1</w:delText>
        </w:r>
      </w:del>
      <w:r w:rsidR="00866C59" w:rsidRPr="00A60A57">
        <w:rPr>
          <w:rFonts w:cs="Times New Roman"/>
          <w:color w:val="0D0D0D" w:themeColor="text1" w:themeTint="F2"/>
          <w:sz w:val="22"/>
          <w:rPrChange w:id="4759" w:author="tao huang" w:date="2017-09-17T12:05:00Z">
            <w:rPr>
              <w:rFonts w:cs="Times New Roman"/>
              <w:color w:val="000000" w:themeColor="text1"/>
              <w:szCs w:val="24"/>
            </w:rPr>
          </w:rPrChange>
        </w:rPr>
        <w:t xml:space="preserve">, </w:t>
      </w:r>
      <w:r w:rsidR="00134744" w:rsidRPr="00A60A57">
        <w:rPr>
          <w:rFonts w:cs="Times New Roman"/>
          <w:color w:val="0D0D0D" w:themeColor="text1" w:themeTint="F2"/>
          <w:sz w:val="22"/>
          <w:rPrChange w:id="4760" w:author="tao huang" w:date="2017-09-17T12:05:00Z">
            <w:rPr>
              <w:rFonts w:cs="Times New Roman"/>
              <w:color w:val="000000" w:themeColor="text1"/>
              <w:szCs w:val="24"/>
            </w:rPr>
          </w:rPrChange>
        </w:rPr>
        <w:t>T</w:t>
      </w:r>
      <w:r w:rsidR="00866C59" w:rsidRPr="00A60A57">
        <w:rPr>
          <w:rFonts w:cs="Times New Roman"/>
          <w:color w:val="0D0D0D" w:themeColor="text1" w:themeTint="F2"/>
          <w:sz w:val="22"/>
          <w:rPrChange w:id="4761" w:author="tao huang" w:date="2017-09-17T12:05:00Z">
            <w:rPr>
              <w:rFonts w:cs="Times New Roman"/>
              <w:color w:val="000000" w:themeColor="text1"/>
              <w:szCs w:val="24"/>
            </w:rPr>
          </w:rPrChange>
        </w:rPr>
        <w:t>]</w:t>
      </w:r>
      <w:r w:rsidR="00757689" w:rsidRPr="00A60A57">
        <w:rPr>
          <w:rFonts w:cs="Times New Roman"/>
          <w:color w:val="0D0D0D" w:themeColor="text1" w:themeTint="F2"/>
          <w:sz w:val="22"/>
          <w:rPrChange w:id="4762" w:author="tao huang" w:date="2017-09-17T12:05:00Z">
            <w:rPr>
              <w:rFonts w:cs="Times New Roman"/>
              <w:color w:val="000000" w:themeColor="text1"/>
              <w:szCs w:val="24"/>
            </w:rPr>
          </w:rPrChange>
        </w:rPr>
        <w:t xml:space="preserve">. </w:t>
      </w:r>
      <w:del w:id="4763" w:author="tao huang" w:date="2017-09-15T19:55:00Z">
        <w:r w:rsidR="00192EBD" w:rsidRPr="00A60A57" w:rsidDel="00361427">
          <w:rPr>
            <w:color w:val="0D0D0D" w:themeColor="text1" w:themeTint="F2"/>
            <w:sz w:val="22"/>
            <w:rPrChange w:id="4764" w:author="tao huang" w:date="2017-09-17T12:05:00Z">
              <w:rPr/>
            </w:rPrChange>
          </w:rPr>
          <w:fldChar w:fldCharType="begin"/>
        </w:r>
        <w:r w:rsidR="00192EBD" w:rsidRPr="00A60A57" w:rsidDel="00361427">
          <w:rPr>
            <w:color w:val="0D0D0D" w:themeColor="text1" w:themeTint="F2"/>
            <w:sz w:val="22"/>
            <w:rPrChange w:id="4765" w:author="tao huang" w:date="2017-09-17T12:05:00Z">
              <w:rPr/>
            </w:rPrChange>
          </w:rPr>
          <w:delInstrText xml:space="preserve"> HYPERLINK \l "_ENREF_66" \o "Pesaran, 2005 #622" </w:delInstrText>
        </w:r>
        <w:r w:rsidR="00192EBD" w:rsidRPr="00A60A57" w:rsidDel="00361427">
          <w:rPr>
            <w:color w:val="0D0D0D" w:themeColor="text1" w:themeTint="F2"/>
            <w:sz w:val="22"/>
            <w:rPrChange w:id="4766" w:author="tao huang" w:date="2017-09-17T12:05:00Z">
              <w:rPr>
                <w:rFonts w:cs="Times New Roman"/>
                <w:color w:val="000000" w:themeColor="text1"/>
              </w:rPr>
            </w:rPrChange>
          </w:rPr>
          <w:fldChar w:fldCharType="separate"/>
        </w:r>
        <w:r w:rsidR="00780FE2" w:rsidRPr="00A60A57" w:rsidDel="00361427">
          <w:rPr>
            <w:rFonts w:cs="Times New Roman"/>
            <w:color w:val="0D0D0D" w:themeColor="text1" w:themeTint="F2"/>
            <w:sz w:val="22"/>
            <w:rPrChange w:id="4767" w:author="tao huang" w:date="2017-09-17T12:05:00Z">
              <w:rPr>
                <w:rFonts w:cs="Times New Roman"/>
                <w:color w:val="000000" w:themeColor="text1"/>
              </w:rPr>
            </w:rPrChange>
          </w:rPr>
          <w:fldChar w:fldCharType="begin"/>
        </w:r>
        <w:r w:rsidR="00780FE2" w:rsidRPr="00A60A57" w:rsidDel="00361427">
          <w:rPr>
            <w:rFonts w:cs="Times New Roman"/>
            <w:color w:val="0D0D0D" w:themeColor="text1" w:themeTint="F2"/>
            <w:sz w:val="22"/>
            <w:rPrChange w:id="4768" w:author="tao huang" w:date="2017-09-17T12:05:00Z">
              <w:rPr>
                <w:rFonts w:cs="Times New Roman"/>
                <w:color w:val="000000" w:themeColor="text1"/>
              </w:rPr>
            </w:rPrChange>
          </w:rPr>
          <w:delInstrText xml:space="preserve"> ADDIN EN.CITE &lt;EndNote&gt;&lt;Cite AuthorYear="1"&gt;&lt;Author&gt;Pesaran&lt;/Author&gt;&lt;Year&gt;2005&lt;/Year&gt;&lt;RecNum&gt;622&lt;/RecNum&gt;&lt;DisplayText&gt;Pesaran and Timmermann (2005)&lt;/DisplayText&gt;&lt;record&gt;&lt;rec-number&gt;622&lt;/rec-number&gt;&lt;foreign-keys&gt;&lt;key app="EN" db-id="fwzpfdt205x9v6eprsvv25dpxftedxv0z0a9" timestamp="0"&gt;622&lt;/key&gt;&lt;/foreign-keys&gt;&lt;ref-type name="Journal Article"&gt;17&lt;/ref-type&gt;&lt;contributors&gt;&lt;authors&gt;&lt;author&gt;Pesaran, M. Hashem&lt;/author&gt;&lt;author&gt;Timmermann, Allan&lt;/author&gt;&lt;/authors&gt;&lt;/contributors&gt;&lt;titles&gt;&lt;title&gt;Small sample properties of forecasts from autoregressive models under structural breaks&lt;/title&gt;&lt;secondary-title&gt;Journal of econometrics&lt;/secondary-title&gt;&lt;/titles&gt;&lt;periodical&gt;&lt;full-title&gt;Journal of Econometrics&lt;/full-title&gt;&lt;/periodical&gt;&lt;pages&gt;183-217&lt;/pages&gt;&lt;volume&gt;129&lt;/volume&gt;&lt;number&gt;1-2&lt;/number&gt;&lt;keywords&gt;&lt;keyword&gt;Small sample properties of forecasts&lt;/keyword&gt;&lt;keyword&gt;MSFE&lt;/keyword&gt;&lt;keyword&gt;Structural breaks&lt;/keyword&gt;&lt;keyword&gt;Autoregression&lt;/keyword&gt;&lt;keyword&gt;Rolling window estimator&lt;/keyword&gt;&lt;/keywords&gt;&lt;dates&gt;&lt;year&gt;2005&lt;/year&gt;&lt;/dates&gt;&lt;isbn&gt;0304-4076&lt;/isbn&gt;&lt;urls&gt;&lt;related-urls&gt;&lt;url&gt;http://www.sciencedirect.com/science/article/B6VC0-4DS998D-1/2/4a0f170796270511da466c56819a7d26&lt;/url&gt;&lt;/related-urls&gt;&lt;/urls&gt;&lt;electronic-resource-num&gt;DOI: 10.1016/j.jeconom.2004.09.007&lt;/electronic-resource-num&gt;&lt;access-date&gt;2005/12//&lt;/access-date&gt;&lt;/record&gt;&lt;/Cite&gt;&lt;/EndNote&gt;</w:delInstrText>
        </w:r>
        <w:r w:rsidR="00780FE2" w:rsidRPr="00A60A57" w:rsidDel="00361427">
          <w:rPr>
            <w:rFonts w:cs="Times New Roman"/>
            <w:color w:val="0D0D0D" w:themeColor="text1" w:themeTint="F2"/>
            <w:sz w:val="22"/>
            <w:rPrChange w:id="4769" w:author="tao huang" w:date="2017-09-17T12:05:00Z">
              <w:rPr>
                <w:rFonts w:cs="Times New Roman"/>
                <w:color w:val="000000" w:themeColor="text1"/>
              </w:rPr>
            </w:rPrChange>
          </w:rPr>
          <w:fldChar w:fldCharType="separate"/>
        </w:r>
        <w:r w:rsidR="00780FE2" w:rsidRPr="00A60A57" w:rsidDel="00361427">
          <w:rPr>
            <w:rFonts w:cs="Times New Roman"/>
            <w:noProof/>
            <w:color w:val="0D0D0D" w:themeColor="text1" w:themeTint="F2"/>
            <w:sz w:val="22"/>
            <w:rPrChange w:id="4770" w:author="tao huang" w:date="2017-09-17T12:05:00Z">
              <w:rPr>
                <w:rFonts w:cs="Times New Roman"/>
                <w:noProof/>
                <w:color w:val="000000" w:themeColor="text1"/>
              </w:rPr>
            </w:rPrChange>
          </w:rPr>
          <w:delText>Pesaran and Timmermann (2005)</w:delText>
        </w:r>
        <w:r w:rsidR="00780FE2" w:rsidRPr="00A60A57" w:rsidDel="00361427">
          <w:rPr>
            <w:rFonts w:cs="Times New Roman"/>
            <w:color w:val="0D0D0D" w:themeColor="text1" w:themeTint="F2"/>
            <w:sz w:val="22"/>
            <w:rPrChange w:id="4771" w:author="tao huang" w:date="2017-09-17T12:05:00Z">
              <w:rPr>
                <w:rFonts w:cs="Times New Roman"/>
                <w:color w:val="000000" w:themeColor="text1"/>
              </w:rPr>
            </w:rPrChange>
          </w:rPr>
          <w:fldChar w:fldCharType="end"/>
        </w:r>
        <w:r w:rsidR="00192EBD" w:rsidRPr="00A60A57" w:rsidDel="00361427">
          <w:rPr>
            <w:rFonts w:cs="Times New Roman"/>
            <w:color w:val="0D0D0D" w:themeColor="text1" w:themeTint="F2"/>
            <w:sz w:val="22"/>
            <w:rPrChange w:id="4772" w:author="tao huang" w:date="2017-09-17T12:05:00Z">
              <w:rPr>
                <w:rFonts w:cs="Times New Roman"/>
                <w:color w:val="000000" w:themeColor="text1"/>
              </w:rPr>
            </w:rPrChange>
          </w:rPr>
          <w:fldChar w:fldCharType="end"/>
        </w:r>
        <w:r w:rsidR="00184EA3" w:rsidRPr="00A60A57" w:rsidDel="00361427">
          <w:rPr>
            <w:rFonts w:cs="Times New Roman"/>
            <w:color w:val="0D0D0D" w:themeColor="text1" w:themeTint="F2"/>
            <w:sz w:val="22"/>
            <w:rPrChange w:id="4773" w:author="tao huang" w:date="2017-09-17T12:05:00Z">
              <w:rPr>
                <w:rFonts w:cs="Times New Roman"/>
                <w:color w:val="000000" w:themeColor="text1"/>
              </w:rPr>
            </w:rPrChange>
          </w:rPr>
          <w:delText xml:space="preserve"> </w:delText>
        </w:r>
        <w:r w:rsidR="00757689" w:rsidRPr="00A60A57" w:rsidDel="00361427">
          <w:rPr>
            <w:rFonts w:cs="Times New Roman"/>
            <w:color w:val="0D0D0D" w:themeColor="text1" w:themeTint="F2"/>
            <w:sz w:val="22"/>
            <w:rPrChange w:id="4774" w:author="tao huang" w:date="2017-09-17T12:05:00Z">
              <w:rPr>
                <w:rFonts w:cs="Times New Roman"/>
                <w:color w:val="000000" w:themeColor="text1"/>
                <w:szCs w:val="24"/>
              </w:rPr>
            </w:rPrChange>
          </w:rPr>
          <w:delText>show</w:delText>
        </w:r>
        <w:r w:rsidR="00A347B9" w:rsidRPr="00A60A57" w:rsidDel="00361427">
          <w:rPr>
            <w:rFonts w:cs="Times New Roman"/>
            <w:color w:val="0D0D0D" w:themeColor="text1" w:themeTint="F2"/>
            <w:sz w:val="22"/>
            <w:rPrChange w:id="4775" w:author="tao huang" w:date="2017-09-17T12:05:00Z">
              <w:rPr>
                <w:rFonts w:cs="Times New Roman"/>
                <w:color w:val="000000" w:themeColor="text1"/>
                <w:szCs w:val="24"/>
              </w:rPr>
            </w:rPrChange>
          </w:rPr>
          <w:delText xml:space="preserve"> that</w:delText>
        </w:r>
        <w:r w:rsidR="00CF648E" w:rsidRPr="00A60A57" w:rsidDel="00361427">
          <w:rPr>
            <w:rFonts w:cs="Times New Roman"/>
            <w:color w:val="0D0D0D" w:themeColor="text1" w:themeTint="F2"/>
            <w:sz w:val="22"/>
            <w:rPrChange w:id="4776" w:author="tao huang" w:date="2017-09-17T12:05:00Z">
              <w:rPr>
                <w:rFonts w:cs="Times New Roman"/>
                <w:color w:val="000000" w:themeColor="text1"/>
                <w:szCs w:val="24"/>
              </w:rPr>
            </w:rPrChange>
          </w:rPr>
          <w:delText>, w</w:delText>
        </w:r>
      </w:del>
      <w:ins w:id="4777" w:author="tao huang" w:date="2017-09-15T19:55:00Z">
        <w:r w:rsidR="00361427" w:rsidRPr="00A60A57">
          <w:rPr>
            <w:rFonts w:cs="Times New Roman"/>
            <w:color w:val="0D0D0D" w:themeColor="text1" w:themeTint="F2"/>
            <w:sz w:val="22"/>
            <w:rPrChange w:id="4778" w:author="tao huang" w:date="2017-09-17T12:05:00Z">
              <w:rPr>
                <w:rFonts w:cs="Times New Roman"/>
                <w:color w:val="000000" w:themeColor="text1"/>
                <w:sz w:val="22"/>
              </w:rPr>
            </w:rPrChange>
          </w:rPr>
          <w:t>W</w:t>
        </w:r>
      </w:ins>
      <w:r w:rsidR="00CF648E" w:rsidRPr="00A60A57">
        <w:rPr>
          <w:rFonts w:cs="Times New Roman"/>
          <w:color w:val="0D0D0D" w:themeColor="text1" w:themeTint="F2"/>
          <w:sz w:val="22"/>
          <w:rPrChange w:id="4779" w:author="tao huang" w:date="2017-09-17T12:05:00Z">
            <w:rPr>
              <w:rFonts w:cs="Times New Roman"/>
              <w:color w:val="000000" w:themeColor="text1"/>
              <w:szCs w:val="24"/>
            </w:rPr>
          </w:rPrChange>
        </w:rPr>
        <w:t xml:space="preserve">hen </w:t>
      </w:r>
      <w:del w:id="4780" w:author="tao huang" w:date="2017-09-15T20:22:00Z">
        <w:r w:rsidR="001865A8" w:rsidRPr="00A60A57" w:rsidDel="006A4C6A">
          <w:rPr>
            <w:rFonts w:cs="Times New Roman"/>
            <w:color w:val="0D0D0D" w:themeColor="text1" w:themeTint="F2"/>
            <w:sz w:val="22"/>
            <w:rPrChange w:id="4781" w:author="tao huang" w:date="2017-09-17T12:05:00Z">
              <w:rPr>
                <w:rFonts w:cs="Times New Roman"/>
                <w:color w:val="000000" w:themeColor="text1"/>
                <w:szCs w:val="24"/>
              </w:rPr>
            </w:rPrChange>
          </w:rPr>
          <w:delText xml:space="preserve">one </w:delText>
        </w:r>
      </w:del>
      <w:ins w:id="4782" w:author="tao huang" w:date="2017-09-15T20:22:00Z">
        <w:r w:rsidR="006A4C6A" w:rsidRPr="00A60A57">
          <w:rPr>
            <w:rFonts w:cs="Times New Roman"/>
            <w:color w:val="0D0D0D" w:themeColor="text1" w:themeTint="F2"/>
            <w:sz w:val="22"/>
            <w:rPrChange w:id="4783" w:author="tao huang" w:date="2017-09-17T12:05:00Z">
              <w:rPr>
                <w:rFonts w:cs="Times New Roman"/>
                <w:color w:val="000000" w:themeColor="text1"/>
                <w:sz w:val="22"/>
              </w:rPr>
            </w:rPrChange>
          </w:rPr>
          <w:t>the</w:t>
        </w:r>
        <w:r w:rsidR="006A4C6A" w:rsidRPr="00A60A57">
          <w:rPr>
            <w:rFonts w:cs="Times New Roman"/>
            <w:color w:val="0D0D0D" w:themeColor="text1" w:themeTint="F2"/>
            <w:sz w:val="22"/>
            <w:rPrChange w:id="4784" w:author="tao huang" w:date="2017-09-17T12:05:00Z">
              <w:rPr>
                <w:rFonts w:cs="Times New Roman"/>
                <w:color w:val="000000" w:themeColor="text1"/>
                <w:szCs w:val="24"/>
              </w:rPr>
            </w:rPrChange>
          </w:rPr>
          <w:t xml:space="preserve"> </w:t>
        </w:r>
      </w:ins>
      <w:del w:id="4785" w:author="tao huang" w:date="2017-09-15T20:22:00Z">
        <w:r w:rsidR="001865A8" w:rsidRPr="00A60A57" w:rsidDel="006A4C6A">
          <w:rPr>
            <w:rFonts w:cs="Times New Roman"/>
            <w:color w:val="0D0D0D" w:themeColor="text1" w:themeTint="F2"/>
            <w:sz w:val="22"/>
            <w:rPrChange w:id="4786" w:author="tao huang" w:date="2017-09-17T12:05:00Z">
              <w:rPr>
                <w:rFonts w:cs="Times New Roman"/>
                <w:color w:val="000000" w:themeColor="text1"/>
                <w:szCs w:val="24"/>
              </w:rPr>
            </w:rPrChange>
          </w:rPr>
          <w:delText xml:space="preserve">additional </w:delText>
        </w:r>
      </w:del>
      <w:r w:rsidR="001865A8" w:rsidRPr="00A60A57">
        <w:rPr>
          <w:rFonts w:cs="Times New Roman"/>
          <w:color w:val="0D0D0D" w:themeColor="text1" w:themeTint="F2"/>
          <w:sz w:val="22"/>
          <w:rPrChange w:id="4787" w:author="tao huang" w:date="2017-09-17T12:05:00Z">
            <w:rPr>
              <w:rFonts w:cs="Times New Roman"/>
              <w:color w:val="000000" w:themeColor="text1"/>
              <w:szCs w:val="24"/>
            </w:rPr>
          </w:rPrChange>
        </w:rPr>
        <w:t>observation</w:t>
      </w:r>
      <w:ins w:id="4788" w:author="tao huang" w:date="2017-09-15T20:22:00Z">
        <w:r w:rsidR="006A4C6A" w:rsidRPr="00A60A57">
          <w:rPr>
            <w:rFonts w:cs="Times New Roman"/>
            <w:color w:val="0D0D0D" w:themeColor="text1" w:themeTint="F2"/>
            <w:sz w:val="22"/>
            <w:rPrChange w:id="4789" w:author="tao huang" w:date="2017-09-17T12:05:00Z">
              <w:rPr>
                <w:rFonts w:cs="Times New Roman"/>
                <w:color w:val="000000" w:themeColor="text1"/>
                <w:sz w:val="22"/>
              </w:rPr>
            </w:rPrChange>
          </w:rPr>
          <w:t xml:space="preserve"> at week </w:t>
        </w:r>
        <w:r w:rsidR="006A4C6A" w:rsidRPr="00A60A57">
          <w:rPr>
            <w:rFonts w:cs="Times New Roman"/>
            <w:i/>
            <w:color w:val="0D0D0D" w:themeColor="text1" w:themeTint="F2"/>
            <w:sz w:val="22"/>
            <w:rPrChange w:id="4790" w:author="tao huang" w:date="2017-09-17T12:05:00Z">
              <w:rPr>
                <w:rFonts w:cs="Times New Roman"/>
                <w:color w:val="000000" w:themeColor="text1"/>
                <w:sz w:val="22"/>
              </w:rPr>
            </w:rPrChange>
          </w:rPr>
          <w:t>m</w:t>
        </w:r>
      </w:ins>
      <w:r w:rsidR="001865A8" w:rsidRPr="00A60A57">
        <w:rPr>
          <w:rFonts w:cs="Times New Roman"/>
          <w:color w:val="0D0D0D" w:themeColor="text1" w:themeTint="F2"/>
          <w:sz w:val="22"/>
          <w:rPrChange w:id="4791" w:author="tao huang" w:date="2017-09-17T12:05:00Z">
            <w:rPr>
              <w:rFonts w:cs="Times New Roman"/>
              <w:color w:val="000000" w:themeColor="text1"/>
              <w:szCs w:val="24"/>
            </w:rPr>
          </w:rPrChange>
        </w:rPr>
        <w:t xml:space="preserve"> is </w:t>
      </w:r>
      <w:del w:id="4792" w:author="tao huang" w:date="2017-09-15T20:22:00Z">
        <w:r w:rsidR="001865A8" w:rsidRPr="00A60A57" w:rsidDel="006A4C6A">
          <w:rPr>
            <w:rFonts w:cs="Times New Roman"/>
            <w:color w:val="0D0D0D" w:themeColor="text1" w:themeTint="F2"/>
            <w:sz w:val="22"/>
            <w:rPrChange w:id="4793" w:author="tao huang" w:date="2017-09-17T12:05:00Z">
              <w:rPr>
                <w:rFonts w:cs="Times New Roman"/>
                <w:color w:val="000000" w:themeColor="text1"/>
                <w:szCs w:val="24"/>
              </w:rPr>
            </w:rPrChange>
          </w:rPr>
          <w:delText xml:space="preserve">included </w:delText>
        </w:r>
      </w:del>
      <w:ins w:id="4794" w:author="tao huang" w:date="2017-09-15T20:22:00Z">
        <w:r w:rsidR="006A4C6A" w:rsidRPr="00A60A57">
          <w:rPr>
            <w:rFonts w:cs="Times New Roman"/>
            <w:color w:val="0D0D0D" w:themeColor="text1" w:themeTint="F2"/>
            <w:sz w:val="22"/>
            <w:rPrChange w:id="4795" w:author="tao huang" w:date="2017-09-17T12:05:00Z">
              <w:rPr>
                <w:rFonts w:cs="Times New Roman"/>
                <w:color w:val="000000" w:themeColor="text1"/>
                <w:sz w:val="22"/>
              </w:rPr>
            </w:rPrChange>
          </w:rPr>
          <w:t>excluded</w:t>
        </w:r>
        <w:r w:rsidR="006A4C6A" w:rsidRPr="00A60A57">
          <w:rPr>
            <w:rFonts w:cs="Times New Roman"/>
            <w:color w:val="0D0D0D" w:themeColor="text1" w:themeTint="F2"/>
            <w:sz w:val="22"/>
            <w:rPrChange w:id="4796" w:author="tao huang" w:date="2017-09-17T12:05:00Z">
              <w:rPr>
                <w:rFonts w:cs="Times New Roman"/>
                <w:color w:val="000000" w:themeColor="text1"/>
                <w:szCs w:val="24"/>
              </w:rPr>
            </w:rPrChange>
          </w:rPr>
          <w:t xml:space="preserve"> </w:t>
        </w:r>
      </w:ins>
      <w:r w:rsidR="001865A8" w:rsidRPr="00A60A57">
        <w:rPr>
          <w:rFonts w:cs="Times New Roman"/>
          <w:color w:val="0D0D0D" w:themeColor="text1" w:themeTint="F2"/>
          <w:sz w:val="22"/>
          <w:rPrChange w:id="4797" w:author="tao huang" w:date="2017-09-17T12:05:00Z">
            <w:rPr>
              <w:rFonts w:cs="Times New Roman"/>
              <w:color w:val="000000" w:themeColor="text1"/>
              <w:szCs w:val="24"/>
            </w:rPr>
          </w:rPrChange>
        </w:rPr>
        <w:t xml:space="preserve">in the estimation, </w:t>
      </w:r>
      <w:r w:rsidR="00C85971" w:rsidRPr="00A60A57">
        <w:rPr>
          <w:rFonts w:cs="Times New Roman"/>
          <w:color w:val="0D0D0D" w:themeColor="text1" w:themeTint="F2"/>
          <w:sz w:val="22"/>
          <w:rPrChange w:id="4798" w:author="tao huang" w:date="2017-09-17T12:05:00Z">
            <w:rPr>
              <w:rFonts w:cs="Times New Roman"/>
              <w:color w:val="000000" w:themeColor="text1"/>
              <w:szCs w:val="24"/>
            </w:rPr>
          </w:rPrChange>
        </w:rPr>
        <w:t>the</w:t>
      </w:r>
      <w:r w:rsidR="005644A4" w:rsidRPr="00A60A57">
        <w:rPr>
          <w:rFonts w:cs="Times New Roman"/>
          <w:color w:val="0D0D0D" w:themeColor="text1" w:themeTint="F2"/>
          <w:sz w:val="22"/>
          <w:rPrChange w:id="4799" w:author="tao huang" w:date="2017-09-17T12:05:00Z">
            <w:rPr>
              <w:rFonts w:cs="Times New Roman"/>
              <w:color w:val="000000" w:themeColor="text1"/>
              <w:szCs w:val="24"/>
            </w:rPr>
          </w:rPrChange>
        </w:rPr>
        <w:t xml:space="preserve"> change of the</w:t>
      </w:r>
      <w:r w:rsidR="00C85971" w:rsidRPr="00A60A57">
        <w:rPr>
          <w:rFonts w:cs="Times New Roman"/>
          <w:color w:val="0D0D0D" w:themeColor="text1" w:themeTint="F2"/>
          <w:sz w:val="22"/>
          <w:rPrChange w:id="4800" w:author="tao huang" w:date="2017-09-17T12:05:00Z">
            <w:rPr>
              <w:rFonts w:cs="Times New Roman"/>
              <w:color w:val="000000" w:themeColor="text1"/>
              <w:szCs w:val="24"/>
            </w:rPr>
          </w:rPrChange>
        </w:rPr>
        <w:t xml:space="preserve"> </w:t>
      </w:r>
      <w:r w:rsidR="005644A4" w:rsidRPr="00A60A57">
        <w:rPr>
          <w:rFonts w:cs="Times New Roman"/>
          <w:color w:val="0D0D0D" w:themeColor="text1" w:themeTint="F2"/>
          <w:sz w:val="22"/>
          <w:rPrChange w:id="4801" w:author="tao huang" w:date="2017-09-17T12:05:00Z">
            <w:rPr>
              <w:rFonts w:cs="Times New Roman"/>
              <w:color w:val="000000" w:themeColor="text1"/>
              <w:szCs w:val="24"/>
            </w:rPr>
          </w:rPrChange>
        </w:rPr>
        <w:t xml:space="preserve">squared </w:t>
      </w:r>
      <w:r w:rsidR="00FC7CF7" w:rsidRPr="00A60A57">
        <w:rPr>
          <w:rFonts w:cs="Times New Roman"/>
          <w:color w:val="0D0D0D" w:themeColor="text1" w:themeTint="F2"/>
          <w:sz w:val="22"/>
          <w:rPrChange w:id="4802" w:author="tao huang" w:date="2017-09-17T12:05:00Z">
            <w:rPr>
              <w:rFonts w:cs="Times New Roman"/>
              <w:color w:val="000000" w:themeColor="text1"/>
              <w:szCs w:val="24"/>
            </w:rPr>
          </w:rPrChange>
        </w:rPr>
        <w:t xml:space="preserve">bias </w:t>
      </w:r>
      <w:r w:rsidR="00C85971" w:rsidRPr="00A60A57">
        <w:rPr>
          <w:rFonts w:cs="Times New Roman"/>
          <w:color w:val="0D0D0D" w:themeColor="text1" w:themeTint="F2"/>
          <w:sz w:val="22"/>
          <w:rPrChange w:id="4803" w:author="tao huang" w:date="2017-09-17T12:05:00Z">
            <w:rPr>
              <w:rFonts w:cs="Times New Roman"/>
              <w:color w:val="000000" w:themeColor="text1"/>
              <w:szCs w:val="24"/>
            </w:rPr>
          </w:rPrChange>
        </w:rPr>
        <w:t>term (</w:t>
      </w:r>
      <w:r w:rsidR="005644A4" w:rsidRPr="00A60A57">
        <w:rPr>
          <w:rFonts w:cs="Times New Roman"/>
          <w:color w:val="0D0D0D" w:themeColor="text1" w:themeTint="F2"/>
          <w:sz w:val="22"/>
          <w:rPrChange w:id="4804" w:author="tao huang" w:date="2017-09-17T12:05:00Z">
            <w:rPr>
              <w:rFonts w:cs="Times New Roman"/>
              <w:color w:val="000000" w:themeColor="text1"/>
              <w:szCs w:val="24"/>
            </w:rPr>
          </w:rPrChange>
        </w:rPr>
        <w:t xml:space="preserve">e.g., </w:t>
      </w:r>
      <m:oMath>
        <m:sSub>
          <m:sSubPr>
            <m:ctrlPr>
              <w:rPr>
                <w:rFonts w:ascii="Cambria Math" w:hAnsi="Cambria Math" w:cs="Times New Roman"/>
                <w:color w:val="0D0D0D" w:themeColor="text1" w:themeTint="F2"/>
                <w:sz w:val="22"/>
                <w:rPrChange w:id="4805"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4806" w:author="tao huang" w:date="2017-09-17T12:05:00Z">
                  <w:rPr>
                    <w:rFonts w:ascii="Cambria Math" w:hAnsi="Cambria Math" w:cs="Times New Roman"/>
                    <w:color w:val="000000" w:themeColor="text1"/>
                    <w:szCs w:val="24"/>
                  </w:rPr>
                </w:rPrChange>
              </w:rPr>
              <m:t>B</m:t>
            </m:r>
          </m:e>
          <m:sub>
            <m:r>
              <m:rPr>
                <m:sty m:val="p"/>
              </m:rPr>
              <w:rPr>
                <w:rFonts w:ascii="Cambria Math" w:hAnsi="Cambria Math" w:cs="Times New Roman"/>
                <w:color w:val="0D0D0D" w:themeColor="text1" w:themeTint="F2"/>
                <w:sz w:val="22"/>
                <w:rPrChange w:id="4807" w:author="tao huang" w:date="2017-09-17T12:05:00Z">
                  <w:rPr>
                    <w:rFonts w:ascii="Cambria Math" w:hAnsi="Cambria Math" w:cs="Times New Roman"/>
                    <w:color w:val="000000" w:themeColor="text1"/>
                    <w:szCs w:val="24"/>
                  </w:rPr>
                </w:rPrChange>
              </w:rPr>
              <m:t>m</m:t>
            </m:r>
            <m:r>
              <w:ins w:id="4808" w:author="tao huang" w:date="2017-09-15T20:22:00Z">
                <m:rPr>
                  <m:sty m:val="p"/>
                </m:rPr>
                <w:rPr>
                  <w:rFonts w:ascii="Cambria Math" w:hAnsi="Cambria Math" w:cs="Times New Roman"/>
                  <w:color w:val="0D0D0D" w:themeColor="text1" w:themeTint="F2"/>
                  <w:sz w:val="22"/>
                  <w:rPrChange w:id="4809" w:author="tao huang" w:date="2017-09-17T12:05:00Z">
                    <w:rPr>
                      <w:rFonts w:ascii="Cambria Math" w:hAnsi="Cambria Math" w:cs="Times New Roman"/>
                      <w:color w:val="000000" w:themeColor="text1"/>
                      <w:sz w:val="22"/>
                    </w:rPr>
                  </w:rPrChange>
                </w:rPr>
                <m:t>+</m:t>
              </w:ins>
            </m:r>
            <m:r>
              <w:del w:id="4810" w:author="tao huang" w:date="2017-09-15T20:22:00Z">
                <m:rPr>
                  <m:sty m:val="p"/>
                </m:rPr>
                <w:rPr>
                  <w:rFonts w:ascii="Cambria Math" w:hAnsi="Cambria Math" w:cs="Times New Roman"/>
                  <w:color w:val="0D0D0D" w:themeColor="text1" w:themeTint="F2"/>
                  <w:sz w:val="22"/>
                  <w:rPrChange w:id="4811" w:author="tao huang" w:date="2017-09-17T12:05:00Z">
                    <w:rPr>
                      <w:rFonts w:ascii="Cambria Math" w:hAnsi="Cambria Math" w:cs="Times New Roman"/>
                      <w:color w:val="000000" w:themeColor="text1"/>
                      <w:szCs w:val="24"/>
                    </w:rPr>
                  </w:rPrChange>
                </w:rPr>
                <m:t>-</m:t>
              </w:del>
            </m:r>
            <m:r>
              <m:rPr>
                <m:sty m:val="p"/>
              </m:rPr>
              <w:rPr>
                <w:rFonts w:ascii="Cambria Math" w:hAnsi="Cambria Math" w:cs="Times New Roman"/>
                <w:color w:val="0D0D0D" w:themeColor="text1" w:themeTint="F2"/>
                <w:sz w:val="22"/>
                <w:rPrChange w:id="4812" w:author="tao huang" w:date="2017-09-17T12:05:00Z">
                  <w:rPr>
                    <w:rFonts w:ascii="Cambria Math" w:hAnsi="Cambria Math" w:cs="Times New Roman"/>
                    <w:color w:val="000000" w:themeColor="text1"/>
                    <w:szCs w:val="24"/>
                  </w:rPr>
                </w:rPrChange>
              </w:rPr>
              <m:t>1</m:t>
            </m:r>
          </m:sub>
        </m:sSub>
        <m:r>
          <m:rPr>
            <m:sty m:val="p"/>
          </m:rPr>
          <w:rPr>
            <w:rFonts w:ascii="Cambria Math" w:hAnsi="Cambria Math" w:cs="Times New Roman"/>
            <w:color w:val="0D0D0D" w:themeColor="text1" w:themeTint="F2"/>
            <w:sz w:val="22"/>
            <w:rPrChange w:id="4813" w:author="tao huang" w:date="2017-09-17T12:05:00Z">
              <w:rPr>
                <w:rFonts w:ascii="Cambria Math" w:hAnsi="Cambria Math" w:cs="Times New Roman"/>
                <w:color w:val="000000" w:themeColor="text1"/>
                <w:szCs w:val="24"/>
              </w:rPr>
            </w:rPrChange>
          </w:rPr>
          <m:t>-</m:t>
        </m:r>
        <m:sSub>
          <m:sSubPr>
            <m:ctrlPr>
              <w:rPr>
                <w:rFonts w:ascii="Cambria Math" w:hAnsi="Cambria Math" w:cs="Times New Roman"/>
                <w:color w:val="0D0D0D" w:themeColor="text1" w:themeTint="F2"/>
                <w:sz w:val="22"/>
                <w:rPrChange w:id="4814"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4815" w:author="tao huang" w:date="2017-09-17T12:05:00Z">
                  <w:rPr>
                    <w:rFonts w:ascii="Cambria Math" w:hAnsi="Cambria Math" w:cs="Times New Roman"/>
                    <w:color w:val="000000" w:themeColor="text1"/>
                    <w:szCs w:val="24"/>
                  </w:rPr>
                </w:rPrChange>
              </w:rPr>
              <m:t>B</m:t>
            </m:r>
          </m:e>
          <m:sub>
            <m:r>
              <m:rPr>
                <m:sty m:val="p"/>
              </m:rPr>
              <w:rPr>
                <w:rFonts w:ascii="Cambria Math" w:hAnsi="Cambria Math" w:cs="Times New Roman"/>
                <w:color w:val="0D0D0D" w:themeColor="text1" w:themeTint="F2"/>
                <w:sz w:val="22"/>
                <w:rPrChange w:id="4816" w:author="tao huang" w:date="2017-09-17T12:05:00Z">
                  <w:rPr>
                    <w:rFonts w:ascii="Cambria Math" w:hAnsi="Cambria Math" w:cs="Times New Roman"/>
                    <w:color w:val="000000" w:themeColor="text1"/>
                    <w:szCs w:val="24"/>
                  </w:rPr>
                </w:rPrChange>
              </w:rPr>
              <m:t>m</m:t>
            </m:r>
          </m:sub>
        </m:sSub>
      </m:oMath>
      <w:r w:rsidR="00C85971" w:rsidRPr="00A60A57">
        <w:rPr>
          <w:rFonts w:cs="Times New Roman"/>
          <w:color w:val="0D0D0D" w:themeColor="text1" w:themeTint="F2"/>
          <w:sz w:val="22"/>
          <w:rPrChange w:id="4817" w:author="tao huang" w:date="2017-09-17T12:05:00Z">
            <w:rPr>
              <w:rFonts w:cs="Times New Roman"/>
              <w:color w:val="000000" w:themeColor="text1"/>
              <w:szCs w:val="24"/>
            </w:rPr>
          </w:rPrChange>
        </w:rPr>
        <w:t xml:space="preserve">) </w:t>
      </w:r>
      <w:del w:id="4818" w:author="tao huang" w:date="2017-09-15T20:24:00Z">
        <w:r w:rsidR="00C85971" w:rsidRPr="00A60A57" w:rsidDel="006A4C6A">
          <w:rPr>
            <w:rFonts w:cs="Times New Roman"/>
            <w:color w:val="0D0D0D" w:themeColor="text1" w:themeTint="F2"/>
            <w:sz w:val="22"/>
            <w:rPrChange w:id="4819" w:author="tao huang" w:date="2017-09-17T12:05:00Z">
              <w:rPr>
                <w:rFonts w:cs="Times New Roman"/>
                <w:color w:val="000000" w:themeColor="text1"/>
                <w:szCs w:val="24"/>
              </w:rPr>
            </w:rPrChange>
          </w:rPr>
          <w:delText xml:space="preserve">is </w:delText>
        </w:r>
      </w:del>
      <w:ins w:id="4820" w:author="tao huang" w:date="2017-09-15T20:24:00Z">
        <w:r w:rsidR="006A4C6A" w:rsidRPr="00A60A57">
          <w:rPr>
            <w:rFonts w:cs="Times New Roman"/>
            <w:color w:val="0D0D0D" w:themeColor="text1" w:themeTint="F2"/>
            <w:sz w:val="22"/>
            <w:rPrChange w:id="4821" w:author="tao huang" w:date="2017-09-17T12:05:00Z">
              <w:rPr>
                <w:rFonts w:cs="Times New Roman"/>
                <w:color w:val="000000" w:themeColor="text1"/>
                <w:sz w:val="22"/>
              </w:rPr>
            </w:rPrChange>
          </w:rPr>
          <w:t>will</w:t>
        </w:r>
        <w:r w:rsidR="006A4C6A" w:rsidRPr="00A60A57">
          <w:rPr>
            <w:rFonts w:cs="Times New Roman"/>
            <w:color w:val="0D0D0D" w:themeColor="text1" w:themeTint="F2"/>
            <w:sz w:val="22"/>
            <w:rPrChange w:id="4822" w:author="tao huang" w:date="2017-09-17T12:05:00Z">
              <w:rPr>
                <w:rFonts w:cs="Times New Roman"/>
                <w:color w:val="000000" w:themeColor="text1"/>
                <w:szCs w:val="24"/>
              </w:rPr>
            </w:rPrChange>
          </w:rPr>
          <w:t xml:space="preserve"> </w:t>
        </w:r>
      </w:ins>
      <w:r w:rsidR="00C85971" w:rsidRPr="00A60A57">
        <w:rPr>
          <w:rFonts w:cs="Times New Roman"/>
          <w:color w:val="0D0D0D" w:themeColor="text1" w:themeTint="F2"/>
          <w:sz w:val="22"/>
          <w:rPrChange w:id="4823" w:author="tao huang" w:date="2017-09-17T12:05:00Z">
            <w:rPr>
              <w:rFonts w:cs="Times New Roman"/>
              <w:color w:val="000000" w:themeColor="text1"/>
              <w:szCs w:val="24"/>
            </w:rPr>
          </w:rPrChange>
        </w:rPr>
        <w:t xml:space="preserve">always </w:t>
      </w:r>
      <w:ins w:id="4824" w:author="tao huang" w:date="2017-09-15T20:24:00Z">
        <w:r w:rsidR="006A4C6A" w:rsidRPr="00A60A57">
          <w:rPr>
            <w:rFonts w:cs="Times New Roman"/>
            <w:color w:val="0D0D0D" w:themeColor="text1" w:themeTint="F2"/>
            <w:sz w:val="22"/>
            <w:rPrChange w:id="4825" w:author="tao huang" w:date="2017-09-17T12:05:00Z">
              <w:rPr>
                <w:rFonts w:cs="Times New Roman"/>
                <w:color w:val="000000" w:themeColor="text1"/>
                <w:sz w:val="22"/>
              </w:rPr>
            </w:rPrChange>
          </w:rPr>
          <w:t xml:space="preserve">be </w:t>
        </w:r>
      </w:ins>
      <w:r w:rsidR="005644A4" w:rsidRPr="00A60A57">
        <w:rPr>
          <w:rFonts w:cs="Times New Roman"/>
          <w:color w:val="0D0D0D" w:themeColor="text1" w:themeTint="F2"/>
          <w:sz w:val="22"/>
          <w:rPrChange w:id="4826" w:author="tao huang" w:date="2017-09-17T12:05:00Z">
            <w:rPr>
              <w:rFonts w:cs="Times New Roman"/>
              <w:color w:val="000000" w:themeColor="text1"/>
              <w:szCs w:val="24"/>
            </w:rPr>
          </w:rPrChange>
        </w:rPr>
        <w:t>non-</w:t>
      </w:r>
      <w:del w:id="4827" w:author="tao huang" w:date="2017-09-15T20:22:00Z">
        <w:r w:rsidR="005644A4" w:rsidRPr="00A60A57" w:rsidDel="006A4C6A">
          <w:rPr>
            <w:rFonts w:cs="Times New Roman"/>
            <w:color w:val="0D0D0D" w:themeColor="text1" w:themeTint="F2"/>
            <w:sz w:val="22"/>
            <w:rPrChange w:id="4828" w:author="tao huang" w:date="2017-09-17T12:05:00Z">
              <w:rPr>
                <w:rFonts w:cs="Times New Roman"/>
                <w:color w:val="000000" w:themeColor="text1"/>
                <w:szCs w:val="24"/>
              </w:rPr>
            </w:rPrChange>
          </w:rPr>
          <w:delText>negative</w:delText>
        </w:r>
        <w:r w:rsidR="001865A8" w:rsidRPr="00A60A57" w:rsidDel="006A4C6A">
          <w:rPr>
            <w:rFonts w:cs="Times New Roman"/>
            <w:color w:val="0D0D0D" w:themeColor="text1" w:themeTint="F2"/>
            <w:sz w:val="22"/>
            <w:rPrChange w:id="4829" w:author="tao huang" w:date="2017-09-17T12:05:00Z">
              <w:rPr>
                <w:rFonts w:cs="Times New Roman"/>
                <w:color w:val="000000" w:themeColor="text1"/>
                <w:szCs w:val="24"/>
              </w:rPr>
            </w:rPrChange>
          </w:rPr>
          <w:delText xml:space="preserve"> </w:delText>
        </w:r>
      </w:del>
      <w:ins w:id="4830" w:author="tao huang" w:date="2017-09-15T20:22:00Z">
        <w:r w:rsidR="006A4C6A" w:rsidRPr="00A60A57">
          <w:rPr>
            <w:rFonts w:cs="Times New Roman"/>
            <w:color w:val="0D0D0D" w:themeColor="text1" w:themeTint="F2"/>
            <w:sz w:val="22"/>
            <w:rPrChange w:id="4831" w:author="tao huang" w:date="2017-09-17T12:05:00Z">
              <w:rPr>
                <w:rFonts w:cs="Times New Roman"/>
                <w:color w:val="000000" w:themeColor="text1"/>
                <w:sz w:val="22"/>
              </w:rPr>
            </w:rPrChange>
          </w:rPr>
          <w:t>positive</w:t>
        </w:r>
        <w:r w:rsidR="006A4C6A" w:rsidRPr="00A60A57">
          <w:rPr>
            <w:rFonts w:cs="Times New Roman"/>
            <w:color w:val="0D0D0D" w:themeColor="text1" w:themeTint="F2"/>
            <w:sz w:val="22"/>
            <w:rPrChange w:id="4832" w:author="tao huang" w:date="2017-09-17T12:05:00Z">
              <w:rPr>
                <w:rFonts w:cs="Times New Roman"/>
                <w:color w:val="000000" w:themeColor="text1"/>
                <w:szCs w:val="24"/>
              </w:rPr>
            </w:rPrChange>
          </w:rPr>
          <w:t xml:space="preserve"> </w:t>
        </w:r>
      </w:ins>
      <w:r w:rsidR="001865A8" w:rsidRPr="00A60A57">
        <w:rPr>
          <w:rFonts w:cs="Times New Roman"/>
          <w:color w:val="0D0D0D" w:themeColor="text1" w:themeTint="F2"/>
          <w:sz w:val="22"/>
          <w:rPrChange w:id="4833" w:author="tao huang" w:date="2017-09-17T12:05:00Z">
            <w:rPr>
              <w:rFonts w:cs="Times New Roman"/>
              <w:color w:val="000000" w:themeColor="text1"/>
              <w:szCs w:val="24"/>
            </w:rPr>
          </w:rPrChange>
        </w:rPr>
        <w:t xml:space="preserve">(i.e., the bias will </w:t>
      </w:r>
      <w:del w:id="4834" w:author="tao huang" w:date="2017-09-15T20:23:00Z">
        <w:r w:rsidR="001865A8" w:rsidRPr="00A60A57" w:rsidDel="006A4C6A">
          <w:rPr>
            <w:rFonts w:cs="Times New Roman"/>
            <w:color w:val="0D0D0D" w:themeColor="text1" w:themeTint="F2"/>
            <w:sz w:val="22"/>
            <w:rPrChange w:id="4835" w:author="tao huang" w:date="2017-09-17T12:05:00Z">
              <w:rPr>
                <w:rFonts w:cs="Times New Roman"/>
                <w:color w:val="000000" w:themeColor="text1"/>
                <w:szCs w:val="24"/>
              </w:rPr>
            </w:rPrChange>
          </w:rPr>
          <w:delText>increase</w:delText>
        </w:r>
      </w:del>
      <w:ins w:id="4836" w:author="tao huang" w:date="2017-09-15T20:23:00Z">
        <w:r w:rsidR="006A4C6A" w:rsidRPr="00A60A57">
          <w:rPr>
            <w:rFonts w:cs="Times New Roman"/>
            <w:color w:val="0D0D0D" w:themeColor="text1" w:themeTint="F2"/>
            <w:sz w:val="22"/>
            <w:rPrChange w:id="4837" w:author="tao huang" w:date="2017-09-17T12:05:00Z">
              <w:rPr>
                <w:rFonts w:cs="Times New Roman"/>
                <w:color w:val="000000" w:themeColor="text1"/>
                <w:sz w:val="22"/>
              </w:rPr>
            </w:rPrChange>
          </w:rPr>
          <w:t>decrease</w:t>
        </w:r>
      </w:ins>
      <w:r w:rsidR="001865A8" w:rsidRPr="00A60A57">
        <w:rPr>
          <w:rFonts w:cs="Times New Roman"/>
          <w:color w:val="0D0D0D" w:themeColor="text1" w:themeTint="F2"/>
          <w:sz w:val="22"/>
          <w:rPrChange w:id="4838" w:author="tao huang" w:date="2017-09-17T12:05:00Z">
            <w:rPr>
              <w:rFonts w:cs="Times New Roman"/>
              <w:color w:val="000000" w:themeColor="text1"/>
              <w:szCs w:val="24"/>
            </w:rPr>
          </w:rPrChange>
        </w:rPr>
        <w:t>)</w:t>
      </w:r>
      <w:r w:rsidR="005644A4" w:rsidRPr="00A60A57">
        <w:rPr>
          <w:rFonts w:cs="Times New Roman"/>
          <w:color w:val="0D0D0D" w:themeColor="text1" w:themeTint="F2"/>
          <w:sz w:val="22"/>
          <w:rPrChange w:id="4839" w:author="tao huang" w:date="2017-09-17T12:05:00Z">
            <w:rPr>
              <w:rFonts w:cs="Times New Roman"/>
              <w:color w:val="000000" w:themeColor="text1"/>
              <w:szCs w:val="24"/>
            </w:rPr>
          </w:rPrChange>
        </w:rPr>
        <w:t xml:space="preserve">, </w:t>
      </w:r>
      <w:r w:rsidR="00A347B9" w:rsidRPr="00A60A57">
        <w:rPr>
          <w:rFonts w:cs="Times New Roman"/>
          <w:color w:val="0D0D0D" w:themeColor="text1" w:themeTint="F2"/>
          <w:sz w:val="22"/>
          <w:rPrChange w:id="4840" w:author="tao huang" w:date="2017-09-17T12:05:00Z">
            <w:rPr>
              <w:rFonts w:cs="Times New Roman"/>
              <w:color w:val="000000" w:themeColor="text1"/>
              <w:szCs w:val="24"/>
            </w:rPr>
          </w:rPrChange>
        </w:rPr>
        <w:t>but</w:t>
      </w:r>
      <w:r w:rsidR="00C85971" w:rsidRPr="00A60A57">
        <w:rPr>
          <w:rFonts w:cs="Times New Roman"/>
          <w:color w:val="0D0D0D" w:themeColor="text1" w:themeTint="F2"/>
          <w:sz w:val="22"/>
          <w:rPrChange w:id="4841" w:author="tao huang" w:date="2017-09-17T12:05:00Z">
            <w:rPr>
              <w:rFonts w:cs="Times New Roman"/>
              <w:color w:val="000000" w:themeColor="text1"/>
              <w:szCs w:val="24"/>
            </w:rPr>
          </w:rPrChange>
        </w:rPr>
        <w:t xml:space="preserve"> the </w:t>
      </w:r>
      <w:r w:rsidR="000C0A1C" w:rsidRPr="00A60A57">
        <w:rPr>
          <w:rFonts w:cs="Times New Roman"/>
          <w:color w:val="0D0D0D" w:themeColor="text1" w:themeTint="F2"/>
          <w:sz w:val="22"/>
          <w:rPrChange w:id="4842" w:author="tao huang" w:date="2017-09-17T12:05:00Z">
            <w:rPr>
              <w:rFonts w:cs="Times New Roman"/>
              <w:color w:val="000000" w:themeColor="text1"/>
              <w:szCs w:val="24"/>
            </w:rPr>
          </w:rPrChange>
        </w:rPr>
        <w:t xml:space="preserve">change of the </w:t>
      </w:r>
      <w:r w:rsidR="00FC7CF7" w:rsidRPr="00A60A57">
        <w:rPr>
          <w:rFonts w:cs="Times New Roman"/>
          <w:color w:val="0D0D0D" w:themeColor="text1" w:themeTint="F2"/>
          <w:sz w:val="22"/>
          <w:rPrChange w:id="4843" w:author="tao huang" w:date="2017-09-17T12:05:00Z">
            <w:rPr>
              <w:rFonts w:cs="Times New Roman"/>
              <w:color w:val="000000" w:themeColor="text1"/>
              <w:szCs w:val="24"/>
            </w:rPr>
          </w:rPrChange>
        </w:rPr>
        <w:t xml:space="preserve">efficiency </w:t>
      </w:r>
      <w:r w:rsidR="00A347B9" w:rsidRPr="00A60A57">
        <w:rPr>
          <w:rFonts w:cs="Times New Roman"/>
          <w:color w:val="0D0D0D" w:themeColor="text1" w:themeTint="F2"/>
          <w:sz w:val="22"/>
          <w:rPrChange w:id="4844" w:author="tao huang" w:date="2017-09-17T12:05:00Z">
            <w:rPr>
              <w:rFonts w:cs="Times New Roman"/>
              <w:color w:val="000000" w:themeColor="text1"/>
              <w:szCs w:val="24"/>
            </w:rPr>
          </w:rPrChange>
        </w:rPr>
        <w:t>term</w:t>
      </w:r>
      <w:r w:rsidR="00C85971" w:rsidRPr="00A60A57">
        <w:rPr>
          <w:rFonts w:cs="Times New Roman"/>
          <w:color w:val="0D0D0D" w:themeColor="text1" w:themeTint="F2"/>
          <w:sz w:val="22"/>
          <w:rPrChange w:id="4845" w:author="tao huang" w:date="2017-09-17T12:05:00Z">
            <w:rPr>
              <w:rFonts w:cs="Times New Roman"/>
              <w:color w:val="000000" w:themeColor="text1"/>
              <w:szCs w:val="24"/>
            </w:rPr>
          </w:rPrChange>
        </w:rPr>
        <w:t xml:space="preserve"> </w:t>
      </w:r>
      <w:r w:rsidR="005644A4" w:rsidRPr="00A60A57">
        <w:rPr>
          <w:rFonts w:cs="Times New Roman"/>
          <w:color w:val="0D0D0D" w:themeColor="text1" w:themeTint="F2"/>
          <w:sz w:val="22"/>
          <w:rPrChange w:id="4846" w:author="tao huang" w:date="2017-09-17T12:05:00Z">
            <w:rPr>
              <w:rFonts w:cs="Times New Roman"/>
              <w:color w:val="000000" w:themeColor="text1"/>
              <w:szCs w:val="24"/>
            </w:rPr>
          </w:rPrChange>
        </w:rPr>
        <w:t xml:space="preserve">(e.g., </w:t>
      </w:r>
      <m:oMath>
        <m:sSub>
          <m:sSubPr>
            <m:ctrlPr>
              <w:rPr>
                <w:rFonts w:ascii="Cambria Math" w:hAnsi="Cambria Math" w:cs="Times New Roman"/>
                <w:color w:val="0D0D0D" w:themeColor="text1" w:themeTint="F2"/>
                <w:sz w:val="22"/>
                <w:rPrChange w:id="4847"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4848" w:author="tao huang" w:date="2017-09-17T12:05:00Z">
                  <w:rPr>
                    <w:rFonts w:ascii="Cambria Math" w:hAnsi="Cambria Math" w:cs="Times New Roman"/>
                    <w:color w:val="000000" w:themeColor="text1"/>
                    <w:szCs w:val="24"/>
                  </w:rPr>
                </w:rPrChange>
              </w:rPr>
              <m:t>E</m:t>
            </m:r>
          </m:e>
          <m:sub>
            <m:r>
              <m:rPr>
                <m:sty m:val="p"/>
              </m:rPr>
              <w:rPr>
                <w:rFonts w:ascii="Cambria Math" w:hAnsi="Cambria Math" w:cs="Times New Roman"/>
                <w:color w:val="0D0D0D" w:themeColor="text1" w:themeTint="F2"/>
                <w:sz w:val="22"/>
                <w:rPrChange w:id="4849" w:author="tao huang" w:date="2017-09-17T12:05:00Z">
                  <w:rPr>
                    <w:rFonts w:ascii="Cambria Math" w:hAnsi="Cambria Math" w:cs="Times New Roman"/>
                    <w:color w:val="000000" w:themeColor="text1"/>
                    <w:szCs w:val="24"/>
                  </w:rPr>
                </w:rPrChange>
              </w:rPr>
              <m:t>m</m:t>
            </m:r>
            <m:r>
              <w:ins w:id="4850" w:author="tao huang" w:date="2017-09-15T20:23:00Z">
                <m:rPr>
                  <m:sty m:val="p"/>
                </m:rPr>
                <w:rPr>
                  <w:rFonts w:ascii="Cambria Math" w:hAnsi="Cambria Math" w:cs="Times New Roman"/>
                  <w:color w:val="0D0D0D" w:themeColor="text1" w:themeTint="F2"/>
                  <w:sz w:val="22"/>
                  <w:rPrChange w:id="4851" w:author="tao huang" w:date="2017-09-17T12:05:00Z">
                    <w:rPr>
                      <w:rFonts w:ascii="Cambria Math" w:hAnsi="Cambria Math" w:cs="Times New Roman"/>
                      <w:color w:val="000000" w:themeColor="text1"/>
                      <w:sz w:val="22"/>
                    </w:rPr>
                  </w:rPrChange>
                </w:rPr>
                <m:t>+</m:t>
              </w:ins>
            </m:r>
            <m:r>
              <w:ins w:id="4852" w:author="tao huang" w:date="2017-09-15T19:56:00Z">
                <m:rPr>
                  <m:sty m:val="p"/>
                </m:rPr>
                <w:rPr>
                  <w:rFonts w:ascii="Cambria Math" w:hAnsi="Cambria Math" w:cs="Times New Roman"/>
                  <w:color w:val="0D0D0D" w:themeColor="text1" w:themeTint="F2"/>
                  <w:sz w:val="22"/>
                  <w:rPrChange w:id="4853" w:author="tao huang" w:date="2017-09-17T12:05:00Z">
                    <w:rPr>
                      <w:rFonts w:ascii="Cambria Math" w:hAnsi="Cambria Math" w:cs="Times New Roman"/>
                      <w:color w:val="000000" w:themeColor="text1"/>
                      <w:sz w:val="22"/>
                    </w:rPr>
                  </w:rPrChange>
                </w:rPr>
                <m:t>1</m:t>
              </w:ins>
            </m:r>
          </m:sub>
        </m:sSub>
        <m:r>
          <m:rPr>
            <m:sty m:val="p"/>
          </m:rPr>
          <w:rPr>
            <w:rFonts w:ascii="Cambria Math" w:hAnsi="Cambria Math" w:cs="Times New Roman"/>
            <w:color w:val="0D0D0D" w:themeColor="text1" w:themeTint="F2"/>
            <w:sz w:val="22"/>
            <w:rPrChange w:id="4854" w:author="tao huang" w:date="2017-09-17T12:05:00Z">
              <w:rPr>
                <w:rFonts w:ascii="Cambria Math" w:hAnsi="Cambria Math" w:cs="Times New Roman"/>
                <w:color w:val="000000" w:themeColor="text1"/>
                <w:szCs w:val="24"/>
              </w:rPr>
            </w:rPrChange>
          </w:rPr>
          <m:t>-</m:t>
        </m:r>
        <m:sSub>
          <m:sSubPr>
            <m:ctrlPr>
              <w:rPr>
                <w:rFonts w:ascii="Cambria Math" w:hAnsi="Cambria Math" w:cs="Times New Roman"/>
                <w:color w:val="0D0D0D" w:themeColor="text1" w:themeTint="F2"/>
                <w:sz w:val="22"/>
                <w:rPrChange w:id="4855"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4856" w:author="tao huang" w:date="2017-09-17T12:05:00Z">
                  <w:rPr>
                    <w:rFonts w:ascii="Cambria Math" w:hAnsi="Cambria Math" w:cs="Times New Roman"/>
                    <w:color w:val="000000" w:themeColor="text1"/>
                    <w:szCs w:val="24"/>
                  </w:rPr>
                </w:rPrChange>
              </w:rPr>
              <m:t>E</m:t>
            </m:r>
          </m:e>
          <m:sub>
            <m:r>
              <m:rPr>
                <m:sty m:val="p"/>
              </m:rPr>
              <w:rPr>
                <w:rFonts w:ascii="Cambria Math" w:hAnsi="Cambria Math" w:cs="Times New Roman"/>
                <w:color w:val="0D0D0D" w:themeColor="text1" w:themeTint="F2"/>
                <w:sz w:val="22"/>
                <w:rPrChange w:id="4857" w:author="tao huang" w:date="2017-09-17T12:05:00Z">
                  <w:rPr>
                    <w:rFonts w:ascii="Cambria Math" w:hAnsi="Cambria Math" w:cs="Times New Roman"/>
                    <w:color w:val="000000" w:themeColor="text1"/>
                    <w:szCs w:val="24"/>
                  </w:rPr>
                </w:rPrChange>
              </w:rPr>
              <m:t>m</m:t>
            </m:r>
            <m:r>
              <w:del w:id="4858" w:author="tao huang" w:date="2017-09-15T19:56:00Z">
                <m:rPr>
                  <m:sty m:val="p"/>
                </m:rPr>
                <w:rPr>
                  <w:rFonts w:ascii="Cambria Math" w:hAnsi="Cambria Math" w:cs="Times New Roman"/>
                  <w:color w:val="0D0D0D" w:themeColor="text1" w:themeTint="F2"/>
                  <w:sz w:val="22"/>
                  <w:rPrChange w:id="4859" w:author="tao huang" w:date="2017-09-17T12:05:00Z">
                    <w:rPr>
                      <w:rFonts w:ascii="Cambria Math" w:hAnsi="Cambria Math" w:cs="Times New Roman"/>
                      <w:color w:val="000000" w:themeColor="text1"/>
                      <w:szCs w:val="24"/>
                    </w:rPr>
                  </w:rPrChange>
                </w:rPr>
                <m:t>+1</m:t>
              </w:del>
            </m:r>
          </m:sub>
        </m:sSub>
      </m:oMath>
      <w:r w:rsidR="005644A4" w:rsidRPr="00A60A57">
        <w:rPr>
          <w:rFonts w:cs="Times New Roman"/>
          <w:color w:val="0D0D0D" w:themeColor="text1" w:themeTint="F2"/>
          <w:sz w:val="22"/>
          <w:rPrChange w:id="4860" w:author="tao huang" w:date="2017-09-17T12:05:00Z">
            <w:rPr>
              <w:rFonts w:cs="Times New Roman"/>
              <w:color w:val="000000" w:themeColor="text1"/>
              <w:szCs w:val="24"/>
            </w:rPr>
          </w:rPrChange>
        </w:rPr>
        <w:t>)</w:t>
      </w:r>
      <w:r w:rsidR="00A347B9" w:rsidRPr="00A60A57">
        <w:rPr>
          <w:rFonts w:cs="Times New Roman"/>
          <w:color w:val="0D0D0D" w:themeColor="text1" w:themeTint="F2"/>
          <w:sz w:val="22"/>
          <w:rPrChange w:id="4861" w:author="tao huang" w:date="2017-09-17T12:05:00Z">
            <w:rPr>
              <w:rFonts w:cs="Times New Roman"/>
              <w:color w:val="000000" w:themeColor="text1"/>
              <w:szCs w:val="24"/>
            </w:rPr>
          </w:rPrChange>
        </w:rPr>
        <w:t xml:space="preserve"> depends on </w:t>
      </w:r>
      <w:r w:rsidR="00C85971" w:rsidRPr="00A60A57">
        <w:rPr>
          <w:rFonts w:cs="Times New Roman"/>
          <w:color w:val="0D0D0D" w:themeColor="text1" w:themeTint="F2"/>
          <w:sz w:val="22"/>
          <w:rPrChange w:id="4862" w:author="tao huang" w:date="2017-09-17T12:05:00Z">
            <w:rPr>
              <w:rFonts w:cs="Times New Roman"/>
              <w:color w:val="000000" w:themeColor="text1"/>
              <w:szCs w:val="24"/>
            </w:rPr>
          </w:rPrChange>
        </w:rPr>
        <w:t xml:space="preserve">the error variance </w:t>
      </w:r>
      <w:r w:rsidR="00A347B9" w:rsidRPr="00A60A57">
        <w:rPr>
          <w:rFonts w:cs="Times New Roman"/>
          <w:color w:val="0D0D0D" w:themeColor="text1" w:themeTint="F2"/>
          <w:sz w:val="22"/>
          <w:rPrChange w:id="4863" w:author="tao huang" w:date="2017-09-17T12:05:00Z">
            <w:rPr>
              <w:rFonts w:cs="Times New Roman"/>
              <w:color w:val="000000" w:themeColor="text1"/>
              <w:szCs w:val="24"/>
            </w:rPr>
          </w:rPrChange>
        </w:rPr>
        <w:t>before</w:t>
      </w:r>
      <w:r w:rsidR="000C0A1C" w:rsidRPr="00A60A57">
        <w:rPr>
          <w:rFonts w:cs="Times New Roman"/>
          <w:color w:val="0D0D0D" w:themeColor="text1" w:themeTint="F2"/>
          <w:sz w:val="22"/>
          <w:rPrChange w:id="4864" w:author="tao huang" w:date="2017-09-17T12:05:00Z">
            <w:rPr>
              <w:rFonts w:cs="Times New Roman"/>
              <w:color w:val="000000" w:themeColor="text1"/>
              <w:szCs w:val="24"/>
            </w:rPr>
          </w:rPrChange>
        </w:rPr>
        <w:t xml:space="preserve"> and after the structural break. </w:t>
      </w:r>
      <w:r w:rsidR="00F42A08" w:rsidRPr="00A60A57">
        <w:rPr>
          <w:rFonts w:cs="Times New Roman"/>
          <w:color w:val="0D0D0D" w:themeColor="text1" w:themeTint="F2"/>
          <w:sz w:val="22"/>
          <w:rPrChange w:id="4865" w:author="tao huang" w:date="2017-09-17T12:05:00Z">
            <w:rPr>
              <w:rFonts w:cs="Times New Roman"/>
              <w:color w:val="000000" w:themeColor="text1"/>
              <w:szCs w:val="24"/>
            </w:rPr>
          </w:rPrChange>
        </w:rPr>
        <w:t>I</w:t>
      </w:r>
      <w:r w:rsidR="00B57D43" w:rsidRPr="00A60A57">
        <w:rPr>
          <w:rFonts w:cs="Times New Roman"/>
          <w:color w:val="0D0D0D" w:themeColor="text1" w:themeTint="F2"/>
          <w:sz w:val="22"/>
          <w:rPrChange w:id="4866" w:author="tao huang" w:date="2017-09-17T12:05:00Z">
            <w:rPr>
              <w:rFonts w:cs="Times New Roman"/>
              <w:color w:val="000000" w:themeColor="text1"/>
              <w:szCs w:val="24"/>
            </w:rPr>
          </w:rPrChange>
        </w:rPr>
        <w:t xml:space="preserve">f </w:t>
      </w:r>
      <m:oMath>
        <m:sSubSup>
          <m:sSubSupPr>
            <m:ctrlPr>
              <w:rPr>
                <w:rFonts w:ascii="Cambria Math" w:hAnsi="Cambria Math" w:cs="Times New Roman"/>
                <w:color w:val="0D0D0D" w:themeColor="text1" w:themeTint="F2"/>
                <w:sz w:val="22"/>
                <w:rPrChange w:id="4867" w:author="tao huang" w:date="2017-09-17T12:05:00Z">
                  <w:rPr>
                    <w:rFonts w:ascii="Cambria Math" w:hAnsi="Cambria Math" w:cs="Times New Roman"/>
                    <w:color w:val="385623" w:themeColor="accent6" w:themeShade="80"/>
                    <w:sz w:val="22"/>
                  </w:rPr>
                </w:rPrChange>
              </w:rPr>
            </m:ctrlPr>
          </m:sSubSupPr>
          <m:e>
            <m:r>
              <m:rPr>
                <m:sty m:val="p"/>
              </m:rPr>
              <w:rPr>
                <w:rFonts w:ascii="Cambria Math" w:hAnsi="Cambria Math" w:cs="Times New Roman"/>
                <w:color w:val="0D0D0D" w:themeColor="text1" w:themeTint="F2"/>
                <w:sz w:val="22"/>
                <w:rPrChange w:id="4868" w:author="tao huang" w:date="2017-09-17T12:05:00Z">
                  <w:rPr>
                    <w:rFonts w:ascii="Cambria Math" w:hAnsi="Cambria Math" w:cs="Times New Roman"/>
                    <w:color w:val="000000" w:themeColor="text1"/>
                    <w:szCs w:val="24"/>
                  </w:rPr>
                </w:rPrChange>
              </w:rPr>
              <m:t>σ</m:t>
            </m:r>
          </m:e>
          <m:sub>
            <m:r>
              <m:rPr>
                <m:sty m:val="p"/>
              </m:rPr>
              <w:rPr>
                <w:rFonts w:ascii="Cambria Math" w:hAnsi="Cambria Math" w:cs="Times New Roman"/>
                <w:color w:val="0D0D0D" w:themeColor="text1" w:themeTint="F2"/>
                <w:sz w:val="22"/>
                <w:rPrChange w:id="4869" w:author="tao huang" w:date="2017-09-17T12:05:00Z">
                  <w:rPr>
                    <w:rFonts w:ascii="Cambria Math" w:hAnsi="Cambria Math" w:cs="Times New Roman"/>
                    <w:color w:val="000000" w:themeColor="text1"/>
                    <w:szCs w:val="24"/>
                  </w:rPr>
                </w:rPrChange>
              </w:rPr>
              <m:t>1</m:t>
            </m:r>
          </m:sub>
          <m:sup>
            <m:r>
              <m:rPr>
                <m:sty m:val="p"/>
              </m:rPr>
              <w:rPr>
                <w:rFonts w:ascii="Cambria Math" w:hAnsi="Cambria Math" w:cs="Times New Roman"/>
                <w:color w:val="0D0D0D" w:themeColor="text1" w:themeTint="F2"/>
                <w:sz w:val="22"/>
                <w:rPrChange w:id="4870" w:author="tao huang" w:date="2017-09-17T12:05:00Z">
                  <w:rPr>
                    <w:rFonts w:ascii="Cambria Math" w:hAnsi="Cambria Math" w:cs="Times New Roman"/>
                    <w:color w:val="000000" w:themeColor="text1"/>
                    <w:szCs w:val="24"/>
                  </w:rPr>
                </w:rPrChange>
              </w:rPr>
              <m:t>2</m:t>
            </m:r>
          </m:sup>
        </m:sSubSup>
        <m:r>
          <w:del w:id="4871" w:author="tao huang" w:date="2017-09-15T20:23:00Z">
            <m:rPr>
              <m:sty m:val="p"/>
            </m:rPr>
            <w:rPr>
              <w:rFonts w:ascii="Cambria Math" w:hAnsi="Cambria Math" w:cs="Times New Roman" w:hint="eastAsia"/>
              <w:color w:val="0D0D0D" w:themeColor="text1" w:themeTint="F2"/>
              <w:sz w:val="22"/>
              <w:rPrChange w:id="4872" w:author="tao huang" w:date="2017-09-17T12:05:00Z">
                <w:rPr>
                  <w:rFonts w:ascii="Cambria Math" w:hAnsi="Cambria Math" w:cs="Times New Roman" w:hint="eastAsia"/>
                  <w:color w:val="000000" w:themeColor="text1"/>
                  <w:szCs w:val="24"/>
                </w:rPr>
              </w:rPrChange>
            </w:rPr>
            <m:t>≥</m:t>
          </w:del>
        </m:r>
        <m:r>
          <w:ins w:id="4873" w:author="tao huang" w:date="2017-09-15T20:41:00Z">
            <m:rPr>
              <m:sty m:val="p"/>
            </m:rPr>
            <w:rPr>
              <w:rFonts w:ascii="Cambria Math" w:hAnsi="Cambria Math" w:cs="Times New Roman"/>
              <w:color w:val="0D0D0D" w:themeColor="text1" w:themeTint="F2"/>
              <w:sz w:val="22"/>
              <w:rPrChange w:id="4874" w:author="tao huang" w:date="2017-09-17T12:05:00Z">
                <w:rPr>
                  <w:rFonts w:ascii="Cambria Math" w:hAnsi="Cambria Math" w:cs="Times New Roman"/>
                  <w:color w:val="385623" w:themeColor="accent6" w:themeShade="80"/>
                  <w:sz w:val="22"/>
                </w:rPr>
              </w:rPrChange>
            </w:rPr>
            <m:t>≥</m:t>
          </w:ins>
        </m:r>
        <m:sSubSup>
          <m:sSubSupPr>
            <m:ctrlPr>
              <w:rPr>
                <w:rFonts w:ascii="Cambria Math" w:hAnsi="Cambria Math" w:cs="Times New Roman"/>
                <w:color w:val="0D0D0D" w:themeColor="text1" w:themeTint="F2"/>
                <w:sz w:val="22"/>
                <w:rPrChange w:id="4875" w:author="tao huang" w:date="2017-09-17T12:05:00Z">
                  <w:rPr>
                    <w:rFonts w:ascii="Cambria Math" w:hAnsi="Cambria Math" w:cs="Times New Roman"/>
                    <w:color w:val="385623" w:themeColor="accent6" w:themeShade="80"/>
                    <w:sz w:val="22"/>
                  </w:rPr>
                </w:rPrChange>
              </w:rPr>
            </m:ctrlPr>
          </m:sSubSupPr>
          <m:e>
            <m:r>
              <m:rPr>
                <m:sty m:val="p"/>
              </m:rPr>
              <w:rPr>
                <w:rFonts w:ascii="Cambria Math" w:hAnsi="Cambria Math" w:cs="Times New Roman"/>
                <w:color w:val="0D0D0D" w:themeColor="text1" w:themeTint="F2"/>
                <w:sz w:val="22"/>
                <w:rPrChange w:id="4876" w:author="tao huang" w:date="2017-09-17T12:05:00Z">
                  <w:rPr>
                    <w:rFonts w:ascii="Cambria Math" w:hAnsi="Cambria Math" w:cs="Times New Roman"/>
                    <w:color w:val="000000" w:themeColor="text1"/>
                    <w:szCs w:val="24"/>
                  </w:rPr>
                </w:rPrChange>
              </w:rPr>
              <m:t>σ</m:t>
            </m:r>
          </m:e>
          <m:sub>
            <m:r>
              <m:rPr>
                <m:sty m:val="p"/>
              </m:rPr>
              <w:rPr>
                <w:rFonts w:ascii="Cambria Math" w:hAnsi="Cambria Math" w:cs="Times New Roman"/>
                <w:color w:val="0D0D0D" w:themeColor="text1" w:themeTint="F2"/>
                <w:sz w:val="22"/>
                <w:rPrChange w:id="4877" w:author="tao huang" w:date="2017-09-17T12:05:00Z">
                  <w:rPr>
                    <w:rFonts w:ascii="Cambria Math" w:hAnsi="Cambria Math" w:cs="Times New Roman"/>
                    <w:color w:val="000000" w:themeColor="text1"/>
                    <w:szCs w:val="24"/>
                  </w:rPr>
                </w:rPrChange>
              </w:rPr>
              <m:t>2</m:t>
            </m:r>
          </m:sub>
          <m:sup>
            <m:r>
              <m:rPr>
                <m:sty m:val="p"/>
              </m:rPr>
              <w:rPr>
                <w:rFonts w:ascii="Cambria Math" w:hAnsi="Cambria Math" w:cs="Times New Roman"/>
                <w:color w:val="0D0D0D" w:themeColor="text1" w:themeTint="F2"/>
                <w:sz w:val="22"/>
                <w:rPrChange w:id="4878" w:author="tao huang" w:date="2017-09-17T12:05:00Z">
                  <w:rPr>
                    <w:rFonts w:ascii="Cambria Math" w:hAnsi="Cambria Math" w:cs="Times New Roman"/>
                    <w:color w:val="000000" w:themeColor="text1"/>
                    <w:szCs w:val="24"/>
                  </w:rPr>
                </w:rPrChange>
              </w:rPr>
              <m:t>2</m:t>
            </m:r>
          </m:sup>
        </m:sSubSup>
      </m:oMath>
      <w:r w:rsidR="00B57D43" w:rsidRPr="00A60A57">
        <w:rPr>
          <w:rFonts w:cs="Times New Roman"/>
          <w:color w:val="0D0D0D" w:themeColor="text1" w:themeTint="F2"/>
          <w:sz w:val="22"/>
          <w:rPrChange w:id="4879" w:author="tao huang" w:date="2017-09-17T12:05:00Z">
            <w:rPr>
              <w:rFonts w:cs="Times New Roman"/>
              <w:color w:val="000000" w:themeColor="text1"/>
              <w:szCs w:val="24"/>
            </w:rPr>
          </w:rPrChange>
        </w:rPr>
        <w:t xml:space="preserve"> (e.g., there are more </w:t>
      </w:r>
      <w:del w:id="4880" w:author="tao huang" w:date="2017-09-15T20:23:00Z">
        <w:r w:rsidR="001865A8" w:rsidRPr="00A60A57" w:rsidDel="006A4C6A">
          <w:rPr>
            <w:rFonts w:cs="Times New Roman"/>
            <w:color w:val="0D0D0D" w:themeColor="text1" w:themeTint="F2"/>
            <w:sz w:val="22"/>
            <w:rPrChange w:id="4881" w:author="tao huang" w:date="2017-09-17T12:05:00Z">
              <w:rPr>
                <w:rFonts w:cs="Times New Roman"/>
                <w:color w:val="000000" w:themeColor="text1"/>
                <w:szCs w:val="24"/>
              </w:rPr>
            </w:rPrChange>
          </w:rPr>
          <w:delText>pre</w:delText>
        </w:r>
      </w:del>
      <w:ins w:id="4882" w:author="tao huang" w:date="2017-09-15T20:41:00Z">
        <w:r w:rsidR="00AB71BB" w:rsidRPr="00A60A57">
          <w:rPr>
            <w:rFonts w:cs="Times New Roman"/>
            <w:color w:val="0D0D0D" w:themeColor="text1" w:themeTint="F2"/>
            <w:sz w:val="22"/>
            <w:rPrChange w:id="4883" w:author="tao huang" w:date="2017-09-17T12:05:00Z">
              <w:rPr>
                <w:rFonts w:cs="Times New Roman"/>
                <w:color w:val="385623" w:themeColor="accent6" w:themeShade="80"/>
                <w:sz w:val="22"/>
              </w:rPr>
            </w:rPrChange>
          </w:rPr>
          <w:t>pre</w:t>
        </w:r>
      </w:ins>
      <w:r w:rsidR="00A67A2A" w:rsidRPr="00A60A57">
        <w:rPr>
          <w:rFonts w:cs="Times New Roman"/>
          <w:color w:val="0D0D0D" w:themeColor="text1" w:themeTint="F2"/>
          <w:sz w:val="22"/>
          <w:rPrChange w:id="4884" w:author="tao huang" w:date="2017-09-17T12:05:00Z">
            <w:rPr>
              <w:rFonts w:cs="Times New Roman"/>
              <w:color w:val="000000" w:themeColor="text1"/>
              <w:szCs w:val="24"/>
            </w:rPr>
          </w:rPrChange>
        </w:rPr>
        <w:t xml:space="preserve">-break </w:t>
      </w:r>
      <w:r w:rsidR="00B57D43" w:rsidRPr="00A60A57">
        <w:rPr>
          <w:rFonts w:cs="Times New Roman"/>
          <w:color w:val="0D0D0D" w:themeColor="text1" w:themeTint="F2"/>
          <w:sz w:val="22"/>
          <w:rPrChange w:id="4885" w:author="tao huang" w:date="2017-09-17T12:05:00Z">
            <w:rPr>
              <w:rFonts w:cs="Times New Roman"/>
              <w:color w:val="000000" w:themeColor="text1"/>
              <w:szCs w:val="24"/>
            </w:rPr>
          </w:rPrChange>
        </w:rPr>
        <w:t xml:space="preserve">variations </w:t>
      </w:r>
      <w:ins w:id="4886" w:author="tao huang" w:date="2017-09-15T20:23:00Z">
        <w:r w:rsidR="006A4C6A" w:rsidRPr="00A60A57">
          <w:rPr>
            <w:rFonts w:cs="Times New Roman"/>
            <w:color w:val="0D0D0D" w:themeColor="text1" w:themeTint="F2"/>
            <w:sz w:val="22"/>
            <w:rPrChange w:id="4887" w:author="tao huang" w:date="2017-09-17T12:05:00Z">
              <w:rPr>
                <w:rFonts w:cs="Times New Roman"/>
                <w:color w:val="000000" w:themeColor="text1"/>
                <w:sz w:val="22"/>
              </w:rPr>
            </w:rPrChange>
          </w:rPr>
          <w:t xml:space="preserve">compared to </w:t>
        </w:r>
      </w:ins>
      <w:ins w:id="4888" w:author="tao huang" w:date="2017-09-15T20:41:00Z">
        <w:r w:rsidR="00AB71BB" w:rsidRPr="00A60A57">
          <w:rPr>
            <w:rFonts w:cs="Times New Roman"/>
            <w:color w:val="0D0D0D" w:themeColor="text1" w:themeTint="F2"/>
            <w:sz w:val="22"/>
            <w:rPrChange w:id="4889" w:author="tao huang" w:date="2017-09-17T12:05:00Z">
              <w:rPr>
                <w:rFonts w:cs="Times New Roman"/>
                <w:color w:val="385623" w:themeColor="accent6" w:themeShade="80"/>
                <w:sz w:val="22"/>
              </w:rPr>
            </w:rPrChange>
          </w:rPr>
          <w:t>post</w:t>
        </w:r>
      </w:ins>
      <w:ins w:id="4890" w:author="tao huang" w:date="2017-09-15T20:24:00Z">
        <w:r w:rsidR="006A4C6A" w:rsidRPr="00A60A57">
          <w:rPr>
            <w:rFonts w:cs="Times New Roman"/>
            <w:color w:val="0D0D0D" w:themeColor="text1" w:themeTint="F2"/>
            <w:sz w:val="22"/>
            <w:rPrChange w:id="4891" w:author="tao huang" w:date="2017-09-17T12:05:00Z">
              <w:rPr>
                <w:rFonts w:cs="Times New Roman"/>
                <w:color w:val="000000" w:themeColor="text1"/>
                <w:sz w:val="22"/>
              </w:rPr>
            </w:rPrChange>
          </w:rPr>
          <w:t xml:space="preserve">-break variations </w:t>
        </w:r>
      </w:ins>
      <w:r w:rsidR="00B57D43" w:rsidRPr="00A60A57">
        <w:rPr>
          <w:rFonts w:cs="Times New Roman"/>
          <w:color w:val="0D0D0D" w:themeColor="text1" w:themeTint="F2"/>
          <w:sz w:val="22"/>
          <w:rPrChange w:id="4892" w:author="tao huang" w:date="2017-09-17T12:05:00Z">
            <w:rPr>
              <w:rFonts w:cs="Times New Roman"/>
              <w:color w:val="000000" w:themeColor="text1"/>
              <w:szCs w:val="24"/>
            </w:rPr>
          </w:rPrChange>
        </w:rPr>
        <w:t xml:space="preserve">in the product sales </w:t>
      </w:r>
      <w:r w:rsidR="00F42A08" w:rsidRPr="00A60A57">
        <w:rPr>
          <w:rFonts w:cs="Times New Roman"/>
          <w:color w:val="0D0D0D" w:themeColor="text1" w:themeTint="F2"/>
          <w:sz w:val="22"/>
          <w:rPrChange w:id="4893" w:author="tao huang" w:date="2017-09-17T12:05:00Z">
            <w:rPr>
              <w:rFonts w:cs="Times New Roman"/>
              <w:color w:val="000000" w:themeColor="text1"/>
              <w:szCs w:val="24"/>
            </w:rPr>
          </w:rPrChange>
        </w:rPr>
        <w:t xml:space="preserve">which </w:t>
      </w:r>
      <w:r w:rsidR="00B57D43" w:rsidRPr="00A60A57">
        <w:rPr>
          <w:rFonts w:cs="Times New Roman"/>
          <w:color w:val="0D0D0D" w:themeColor="text1" w:themeTint="F2"/>
          <w:sz w:val="22"/>
          <w:rPrChange w:id="4894" w:author="tao huang" w:date="2017-09-17T12:05:00Z">
            <w:rPr>
              <w:rFonts w:cs="Times New Roman"/>
              <w:color w:val="000000" w:themeColor="text1"/>
              <w:szCs w:val="24"/>
            </w:rPr>
          </w:rPrChange>
        </w:rPr>
        <w:t xml:space="preserve">cannot be explained by the price variable), </w:t>
      </w:r>
      <m:oMath>
        <m:sSub>
          <m:sSubPr>
            <m:ctrlPr>
              <w:rPr>
                <w:rFonts w:ascii="Cambria Math" w:hAnsi="Cambria Math" w:cs="Times New Roman"/>
                <w:color w:val="0D0D0D" w:themeColor="text1" w:themeTint="F2"/>
                <w:sz w:val="22"/>
                <w:rPrChange w:id="4895"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4896" w:author="tao huang" w:date="2017-09-17T12:05:00Z">
                  <w:rPr>
                    <w:rFonts w:ascii="Cambria Math" w:hAnsi="Cambria Math" w:cs="Times New Roman"/>
                    <w:color w:val="000000" w:themeColor="text1"/>
                    <w:szCs w:val="24"/>
                  </w:rPr>
                </w:rPrChange>
              </w:rPr>
              <m:t>E</m:t>
            </m:r>
          </m:e>
          <m:sub>
            <m:r>
              <m:rPr>
                <m:sty m:val="p"/>
              </m:rPr>
              <w:rPr>
                <w:rFonts w:ascii="Cambria Math" w:hAnsi="Cambria Math" w:cs="Times New Roman"/>
                <w:color w:val="0D0D0D" w:themeColor="text1" w:themeTint="F2"/>
                <w:sz w:val="22"/>
                <w:rPrChange w:id="4897" w:author="tao huang" w:date="2017-09-17T12:05:00Z">
                  <w:rPr>
                    <w:rFonts w:ascii="Cambria Math" w:hAnsi="Cambria Math" w:cs="Times New Roman"/>
                    <w:color w:val="000000" w:themeColor="text1"/>
                    <w:szCs w:val="24"/>
                  </w:rPr>
                </w:rPrChange>
              </w:rPr>
              <m:t>m</m:t>
            </m:r>
            <m:r>
              <w:ins w:id="4898" w:author="tao huang" w:date="2017-09-15T20:24:00Z">
                <m:rPr>
                  <m:sty m:val="p"/>
                </m:rPr>
                <w:rPr>
                  <w:rFonts w:ascii="Cambria Math" w:hAnsi="Cambria Math" w:cs="Times New Roman"/>
                  <w:color w:val="0D0D0D" w:themeColor="text1" w:themeTint="F2"/>
                  <w:sz w:val="22"/>
                  <w:rPrChange w:id="4899" w:author="tao huang" w:date="2017-09-17T12:05:00Z">
                    <w:rPr>
                      <w:rFonts w:ascii="Cambria Math" w:hAnsi="Cambria Math" w:cs="Times New Roman"/>
                      <w:color w:val="000000" w:themeColor="text1"/>
                      <w:sz w:val="22"/>
                    </w:rPr>
                  </w:rPrChange>
                </w:rPr>
                <m:t>+</m:t>
              </w:ins>
            </m:r>
            <m:r>
              <w:del w:id="4900" w:author="tao huang" w:date="2017-09-15T20:24:00Z">
                <m:rPr>
                  <m:sty m:val="p"/>
                </m:rPr>
                <w:rPr>
                  <w:rFonts w:ascii="Cambria Math" w:hAnsi="Cambria Math" w:cs="Times New Roman"/>
                  <w:color w:val="0D0D0D" w:themeColor="text1" w:themeTint="F2"/>
                  <w:sz w:val="22"/>
                  <w:rPrChange w:id="4901" w:author="tao huang" w:date="2017-09-17T12:05:00Z">
                    <w:rPr>
                      <w:rFonts w:ascii="Cambria Math" w:hAnsi="Cambria Math" w:cs="Times New Roman"/>
                      <w:color w:val="000000" w:themeColor="text1"/>
                      <w:szCs w:val="24"/>
                    </w:rPr>
                  </w:rPrChange>
                </w:rPr>
                <m:t>-</m:t>
              </w:del>
            </m:r>
            <m:r>
              <m:rPr>
                <m:sty m:val="p"/>
              </m:rPr>
              <w:rPr>
                <w:rFonts w:ascii="Cambria Math" w:hAnsi="Cambria Math" w:cs="Times New Roman"/>
                <w:color w:val="0D0D0D" w:themeColor="text1" w:themeTint="F2"/>
                <w:sz w:val="22"/>
                <w:rPrChange w:id="4902" w:author="tao huang" w:date="2017-09-17T12:05:00Z">
                  <w:rPr>
                    <w:rFonts w:ascii="Cambria Math" w:hAnsi="Cambria Math" w:cs="Times New Roman"/>
                    <w:color w:val="000000" w:themeColor="text1"/>
                    <w:szCs w:val="24"/>
                  </w:rPr>
                </w:rPrChange>
              </w:rPr>
              <m:t>1</m:t>
            </m:r>
          </m:sub>
        </m:sSub>
      </m:oMath>
      <w:r w:rsidR="00C85971" w:rsidRPr="00A60A57">
        <w:rPr>
          <w:rFonts w:cs="Times New Roman"/>
          <w:color w:val="0D0D0D" w:themeColor="text1" w:themeTint="F2"/>
          <w:sz w:val="22"/>
          <w:rPrChange w:id="4903" w:author="tao huang" w:date="2017-09-17T12:05:00Z">
            <w:rPr>
              <w:rFonts w:cs="Times New Roman"/>
              <w:color w:val="000000" w:themeColor="text1"/>
              <w:szCs w:val="24"/>
            </w:rPr>
          </w:rPrChange>
        </w:rPr>
        <w:t xml:space="preserve"> will be </w:t>
      </w:r>
      <w:del w:id="4904" w:author="tao huang" w:date="2017-09-15T20:43:00Z">
        <w:r w:rsidR="00A67A2A" w:rsidRPr="00A60A57" w:rsidDel="001C1350">
          <w:rPr>
            <w:rFonts w:cs="Times New Roman"/>
            <w:color w:val="0D0D0D" w:themeColor="text1" w:themeTint="F2"/>
            <w:sz w:val="22"/>
            <w:rPrChange w:id="4905" w:author="tao huang" w:date="2017-09-17T12:05:00Z">
              <w:rPr>
                <w:rFonts w:cs="Times New Roman"/>
                <w:color w:val="000000" w:themeColor="text1"/>
                <w:szCs w:val="24"/>
              </w:rPr>
            </w:rPrChange>
          </w:rPr>
          <w:delText>larger</w:delText>
        </w:r>
        <w:r w:rsidR="00C85971" w:rsidRPr="00A60A57" w:rsidDel="001C1350">
          <w:rPr>
            <w:rFonts w:cs="Times New Roman"/>
            <w:color w:val="0D0D0D" w:themeColor="text1" w:themeTint="F2"/>
            <w:sz w:val="22"/>
            <w:rPrChange w:id="4906" w:author="tao huang" w:date="2017-09-17T12:05:00Z">
              <w:rPr>
                <w:rFonts w:cs="Times New Roman"/>
                <w:color w:val="000000" w:themeColor="text1"/>
                <w:szCs w:val="24"/>
              </w:rPr>
            </w:rPrChange>
          </w:rPr>
          <w:delText xml:space="preserve"> </w:delText>
        </w:r>
      </w:del>
      <w:ins w:id="4907" w:author="tao huang" w:date="2017-09-15T20:43:00Z">
        <w:r w:rsidR="001C1350" w:rsidRPr="00A60A57">
          <w:rPr>
            <w:rFonts w:cs="Times New Roman"/>
            <w:color w:val="0D0D0D" w:themeColor="text1" w:themeTint="F2"/>
            <w:sz w:val="22"/>
            <w:rPrChange w:id="4908" w:author="tao huang" w:date="2017-09-17T12:05:00Z">
              <w:rPr>
                <w:rFonts w:cs="Times New Roman"/>
                <w:color w:val="385623" w:themeColor="accent6" w:themeShade="80"/>
                <w:sz w:val="22"/>
              </w:rPr>
            </w:rPrChange>
          </w:rPr>
          <w:t>smaller</w:t>
        </w:r>
        <w:r w:rsidR="001C1350" w:rsidRPr="00A60A57">
          <w:rPr>
            <w:rFonts w:cs="Times New Roman"/>
            <w:color w:val="0D0D0D" w:themeColor="text1" w:themeTint="F2"/>
            <w:sz w:val="22"/>
            <w:rPrChange w:id="4909" w:author="tao huang" w:date="2017-09-17T12:05:00Z">
              <w:rPr>
                <w:rFonts w:cs="Times New Roman"/>
                <w:color w:val="000000" w:themeColor="text1"/>
                <w:szCs w:val="24"/>
              </w:rPr>
            </w:rPrChange>
          </w:rPr>
          <w:t xml:space="preserve"> </w:t>
        </w:r>
      </w:ins>
      <w:r w:rsidR="00C85971" w:rsidRPr="00A60A57">
        <w:rPr>
          <w:rFonts w:cs="Times New Roman"/>
          <w:color w:val="0D0D0D" w:themeColor="text1" w:themeTint="F2"/>
          <w:sz w:val="22"/>
          <w:rPrChange w:id="4910" w:author="tao huang" w:date="2017-09-17T12:05:00Z">
            <w:rPr>
              <w:rFonts w:cs="Times New Roman"/>
              <w:color w:val="000000" w:themeColor="text1"/>
              <w:szCs w:val="24"/>
            </w:rPr>
          </w:rPrChange>
        </w:rPr>
        <w:t xml:space="preserve">than or equal to </w:t>
      </w:r>
      <m:oMath>
        <m:sSub>
          <m:sSubPr>
            <m:ctrlPr>
              <w:rPr>
                <w:rFonts w:ascii="Cambria Math" w:hAnsi="Cambria Math" w:cs="Times New Roman"/>
                <w:color w:val="0D0D0D" w:themeColor="text1" w:themeTint="F2"/>
                <w:sz w:val="22"/>
                <w:rPrChange w:id="4911"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4912" w:author="tao huang" w:date="2017-09-17T12:05:00Z">
                  <w:rPr>
                    <w:rFonts w:ascii="Cambria Math" w:hAnsi="Cambria Math" w:cs="Times New Roman"/>
                    <w:color w:val="000000" w:themeColor="text1"/>
                    <w:szCs w:val="24"/>
                  </w:rPr>
                </w:rPrChange>
              </w:rPr>
              <m:t>E</m:t>
            </m:r>
          </m:e>
          <m:sub>
            <m:r>
              <m:rPr>
                <m:sty m:val="p"/>
              </m:rPr>
              <w:rPr>
                <w:rFonts w:ascii="Cambria Math" w:hAnsi="Cambria Math" w:cs="Times New Roman"/>
                <w:color w:val="0D0D0D" w:themeColor="text1" w:themeTint="F2"/>
                <w:sz w:val="22"/>
                <w:rPrChange w:id="4913" w:author="tao huang" w:date="2017-09-17T12:05:00Z">
                  <w:rPr>
                    <w:rFonts w:ascii="Cambria Math" w:hAnsi="Cambria Math" w:cs="Times New Roman"/>
                    <w:color w:val="000000" w:themeColor="text1"/>
                    <w:szCs w:val="24"/>
                  </w:rPr>
                </w:rPrChange>
              </w:rPr>
              <m:t>m</m:t>
            </m:r>
          </m:sub>
        </m:sSub>
      </m:oMath>
      <w:r w:rsidR="00713781" w:rsidRPr="00A60A57">
        <w:rPr>
          <w:rFonts w:cs="Times New Roman"/>
          <w:color w:val="0D0D0D" w:themeColor="text1" w:themeTint="F2"/>
          <w:sz w:val="22"/>
          <w:rPrChange w:id="4914" w:author="tao huang" w:date="2017-09-17T12:05:00Z">
            <w:rPr>
              <w:rFonts w:cs="Times New Roman"/>
              <w:color w:val="000000" w:themeColor="text1"/>
              <w:szCs w:val="24"/>
            </w:rPr>
          </w:rPrChange>
        </w:rPr>
        <w:t xml:space="preserve">, and </w:t>
      </w:r>
      <w:r w:rsidR="00F42A08" w:rsidRPr="00A60A57">
        <w:rPr>
          <w:rFonts w:cs="Times New Roman"/>
          <w:color w:val="0D0D0D" w:themeColor="text1" w:themeTint="F2"/>
          <w:sz w:val="22"/>
          <w:rPrChange w:id="4915" w:author="tao huang" w:date="2017-09-17T12:05:00Z">
            <w:rPr>
              <w:rFonts w:cs="Times New Roman"/>
              <w:color w:val="000000" w:themeColor="text1"/>
              <w:szCs w:val="24"/>
            </w:rPr>
          </w:rPrChange>
        </w:rPr>
        <w:t xml:space="preserve">the MSE </w:t>
      </w:r>
      <w:del w:id="4916" w:author="tao huang" w:date="2017-09-15T20:27:00Z">
        <w:r w:rsidR="00A67A2A" w:rsidRPr="00A60A57" w:rsidDel="006A4C6A">
          <w:rPr>
            <w:rFonts w:cs="Times New Roman"/>
            <w:color w:val="0D0D0D" w:themeColor="text1" w:themeTint="F2"/>
            <w:sz w:val="22"/>
            <w:rPrChange w:id="4917" w:author="tao huang" w:date="2017-09-17T12:05:00Z">
              <w:rPr>
                <w:rFonts w:cs="Times New Roman"/>
                <w:color w:val="000000" w:themeColor="text1"/>
                <w:szCs w:val="24"/>
              </w:rPr>
            </w:rPrChange>
          </w:rPr>
          <w:delText>may</w:delText>
        </w:r>
        <w:r w:rsidR="00F42A08" w:rsidRPr="00A60A57" w:rsidDel="006A4C6A">
          <w:rPr>
            <w:rFonts w:cs="Times New Roman"/>
            <w:color w:val="0D0D0D" w:themeColor="text1" w:themeTint="F2"/>
            <w:sz w:val="22"/>
            <w:rPrChange w:id="4918" w:author="tao huang" w:date="2017-09-17T12:05:00Z">
              <w:rPr>
                <w:rFonts w:cs="Times New Roman"/>
                <w:color w:val="000000" w:themeColor="text1"/>
                <w:szCs w:val="24"/>
              </w:rPr>
            </w:rPrChange>
          </w:rPr>
          <w:delText xml:space="preserve"> </w:delText>
        </w:r>
        <w:r w:rsidR="003A32A9" w:rsidRPr="00A60A57" w:rsidDel="006A4C6A">
          <w:rPr>
            <w:rFonts w:cs="Times New Roman"/>
            <w:color w:val="0D0D0D" w:themeColor="text1" w:themeTint="F2"/>
            <w:sz w:val="22"/>
            <w:rPrChange w:id="4919" w:author="tao huang" w:date="2017-09-17T12:05:00Z">
              <w:rPr>
                <w:rFonts w:cs="Times New Roman"/>
                <w:color w:val="000000" w:themeColor="text1"/>
                <w:szCs w:val="24"/>
              </w:rPr>
            </w:rPrChange>
          </w:rPr>
          <w:delText>increase</w:delText>
        </w:r>
      </w:del>
      <w:ins w:id="4920" w:author="tao huang" w:date="2017-09-15T20:27:00Z">
        <w:r w:rsidR="006A4C6A" w:rsidRPr="00A60A57">
          <w:rPr>
            <w:rFonts w:cs="Times New Roman"/>
            <w:color w:val="0D0D0D" w:themeColor="text1" w:themeTint="F2"/>
            <w:sz w:val="22"/>
            <w:rPrChange w:id="4921" w:author="tao huang" w:date="2017-09-17T12:05:00Z">
              <w:rPr>
                <w:rFonts w:cs="Times New Roman"/>
                <w:color w:val="000000" w:themeColor="text1"/>
                <w:sz w:val="22"/>
              </w:rPr>
            </w:rPrChange>
          </w:rPr>
          <w:t>will decrease</w:t>
        </w:r>
      </w:ins>
      <w:r w:rsidR="00A67A2A" w:rsidRPr="00A60A57">
        <w:rPr>
          <w:rFonts w:cs="Times New Roman"/>
          <w:color w:val="0D0D0D" w:themeColor="text1" w:themeTint="F2"/>
          <w:sz w:val="22"/>
          <w:rPrChange w:id="4922" w:author="tao huang" w:date="2017-09-17T12:05:00Z">
            <w:rPr>
              <w:rFonts w:cs="Times New Roman"/>
              <w:color w:val="000000" w:themeColor="text1"/>
              <w:szCs w:val="24"/>
            </w:rPr>
          </w:rPrChange>
        </w:rPr>
        <w:t xml:space="preserve"> as </w:t>
      </w:r>
      <w:ins w:id="4923" w:author="tao huang" w:date="2017-09-15T20:33:00Z">
        <w:r w:rsidR="0096520B" w:rsidRPr="00A60A57">
          <w:rPr>
            <w:rFonts w:cs="Times New Roman"/>
            <w:color w:val="0D0D0D" w:themeColor="text1" w:themeTint="F2"/>
            <w:sz w:val="22"/>
            <w:rPrChange w:id="4924" w:author="tao huang" w:date="2017-09-17T12:05:00Z">
              <w:rPr>
                <w:rFonts w:cs="Times New Roman"/>
                <w:color w:val="000000" w:themeColor="text1"/>
                <w:sz w:val="22"/>
              </w:rPr>
            </w:rPrChange>
          </w:rPr>
          <w:t xml:space="preserve">the change for </w:t>
        </w:r>
      </w:ins>
      <w:r w:rsidR="00A67A2A" w:rsidRPr="00A60A57">
        <w:rPr>
          <w:rFonts w:cs="Times New Roman"/>
          <w:color w:val="0D0D0D" w:themeColor="text1" w:themeTint="F2"/>
          <w:sz w:val="22"/>
          <w:rPrChange w:id="4925" w:author="tao huang" w:date="2017-09-17T12:05:00Z">
            <w:rPr>
              <w:rFonts w:cs="Times New Roman"/>
              <w:color w:val="000000" w:themeColor="text1"/>
              <w:szCs w:val="24"/>
            </w:rPr>
          </w:rPrChange>
        </w:rPr>
        <w:t xml:space="preserve">both </w:t>
      </w:r>
      <w:del w:id="4926" w:author="tao huang" w:date="2017-09-15T20:33:00Z">
        <w:r w:rsidR="00A67A2A" w:rsidRPr="00A60A57" w:rsidDel="0096520B">
          <w:rPr>
            <w:rFonts w:cs="Times New Roman"/>
            <w:color w:val="0D0D0D" w:themeColor="text1" w:themeTint="F2"/>
            <w:sz w:val="22"/>
            <w:rPrChange w:id="4927" w:author="tao huang" w:date="2017-09-17T12:05:00Z">
              <w:rPr>
                <w:rFonts w:cs="Times New Roman"/>
                <w:color w:val="000000" w:themeColor="text1"/>
                <w:szCs w:val="24"/>
              </w:rPr>
            </w:rPrChange>
          </w:rPr>
          <w:delText xml:space="preserve">terms </w:delText>
        </w:r>
      </w:del>
      <w:ins w:id="4928" w:author="tao huang" w:date="2017-09-15T20:33:00Z">
        <w:r w:rsidR="0096520B" w:rsidRPr="00A60A57">
          <w:rPr>
            <w:rFonts w:cs="Times New Roman"/>
            <w:color w:val="0D0D0D" w:themeColor="text1" w:themeTint="F2"/>
            <w:sz w:val="22"/>
            <w:rPrChange w:id="4929" w:author="tao huang" w:date="2017-09-17T12:05:00Z">
              <w:rPr>
                <w:rFonts w:cs="Times New Roman"/>
                <w:color w:val="000000" w:themeColor="text1"/>
                <w:sz w:val="22"/>
              </w:rPr>
            </w:rPrChange>
          </w:rPr>
          <w:t>the squared bias term and the efficiency term</w:t>
        </w:r>
        <w:r w:rsidR="0096520B" w:rsidRPr="00A60A57">
          <w:rPr>
            <w:rFonts w:cs="Times New Roman"/>
            <w:color w:val="0D0D0D" w:themeColor="text1" w:themeTint="F2"/>
            <w:sz w:val="22"/>
            <w:rPrChange w:id="4930" w:author="tao huang" w:date="2017-09-17T12:05:00Z">
              <w:rPr>
                <w:rFonts w:cs="Times New Roman"/>
                <w:color w:val="000000" w:themeColor="text1"/>
                <w:szCs w:val="24"/>
              </w:rPr>
            </w:rPrChange>
          </w:rPr>
          <w:t xml:space="preserve"> </w:t>
        </w:r>
      </w:ins>
      <w:r w:rsidR="00A67A2A" w:rsidRPr="00A60A57">
        <w:rPr>
          <w:rFonts w:cs="Times New Roman"/>
          <w:color w:val="0D0D0D" w:themeColor="text1" w:themeTint="F2"/>
          <w:sz w:val="22"/>
          <w:rPrChange w:id="4931" w:author="tao huang" w:date="2017-09-17T12:05:00Z">
            <w:rPr>
              <w:rFonts w:cs="Times New Roman"/>
              <w:color w:val="000000" w:themeColor="text1"/>
              <w:szCs w:val="24"/>
            </w:rPr>
          </w:rPrChange>
        </w:rPr>
        <w:t>are non-</w:t>
      </w:r>
      <w:del w:id="4932" w:author="tao huang" w:date="2017-09-15T20:27:00Z">
        <w:r w:rsidR="00A67A2A" w:rsidRPr="00A60A57" w:rsidDel="006A4C6A">
          <w:rPr>
            <w:rFonts w:cs="Times New Roman"/>
            <w:color w:val="0D0D0D" w:themeColor="text1" w:themeTint="F2"/>
            <w:sz w:val="22"/>
            <w:rPrChange w:id="4933" w:author="tao huang" w:date="2017-09-17T12:05:00Z">
              <w:rPr>
                <w:rFonts w:cs="Times New Roman"/>
                <w:color w:val="000000" w:themeColor="text1"/>
                <w:szCs w:val="24"/>
              </w:rPr>
            </w:rPrChange>
          </w:rPr>
          <w:delText>negative</w:delText>
        </w:r>
      </w:del>
      <w:ins w:id="4934" w:author="tao huang" w:date="2017-09-15T20:27:00Z">
        <w:r w:rsidR="006A4C6A" w:rsidRPr="00A60A57">
          <w:rPr>
            <w:rFonts w:cs="Times New Roman"/>
            <w:color w:val="0D0D0D" w:themeColor="text1" w:themeTint="F2"/>
            <w:sz w:val="22"/>
            <w:rPrChange w:id="4935" w:author="tao huang" w:date="2017-09-17T12:05:00Z">
              <w:rPr>
                <w:rFonts w:cs="Times New Roman"/>
                <w:color w:val="000000" w:themeColor="text1"/>
                <w:sz w:val="22"/>
              </w:rPr>
            </w:rPrChange>
          </w:rPr>
          <w:t>positive</w:t>
        </w:r>
      </w:ins>
      <w:r w:rsidR="00F42A08" w:rsidRPr="00A60A57">
        <w:rPr>
          <w:rFonts w:cs="Times New Roman"/>
          <w:color w:val="0D0D0D" w:themeColor="text1" w:themeTint="F2"/>
          <w:sz w:val="22"/>
          <w:rPrChange w:id="4936" w:author="tao huang" w:date="2017-09-17T12:05:00Z">
            <w:rPr>
              <w:rFonts w:cs="Times New Roman"/>
              <w:color w:val="000000" w:themeColor="text1"/>
              <w:szCs w:val="24"/>
            </w:rPr>
          </w:rPrChange>
        </w:rPr>
        <w:t>.</w:t>
      </w:r>
      <w:r w:rsidR="00ED44CD" w:rsidRPr="00A60A57">
        <w:rPr>
          <w:rFonts w:cs="Times New Roman"/>
          <w:color w:val="0D0D0D" w:themeColor="text1" w:themeTint="F2"/>
          <w:sz w:val="22"/>
          <w:rPrChange w:id="4937" w:author="tao huang" w:date="2017-09-17T12:05:00Z">
            <w:rPr>
              <w:rFonts w:cs="Times New Roman"/>
              <w:color w:val="000000" w:themeColor="text1"/>
              <w:szCs w:val="24"/>
            </w:rPr>
          </w:rPrChange>
        </w:rPr>
        <w:t xml:space="preserve"> </w:t>
      </w:r>
      <w:ins w:id="4938" w:author="tao huang" w:date="2017-09-15T20:34:00Z">
        <w:r w:rsidR="0096520B" w:rsidRPr="00A60A57">
          <w:rPr>
            <w:rFonts w:cs="Times New Roman"/>
            <w:color w:val="0D0D0D" w:themeColor="text1" w:themeTint="F2"/>
            <w:sz w:val="22"/>
            <w:rPrChange w:id="4939" w:author="tao huang" w:date="2017-09-17T12:05:00Z">
              <w:rPr>
                <w:rFonts w:cs="Times New Roman"/>
                <w:color w:val="000000" w:themeColor="text1"/>
                <w:sz w:val="22"/>
              </w:rPr>
            </w:rPrChange>
          </w:rPr>
          <w:t xml:space="preserve">However, </w:t>
        </w:r>
      </w:ins>
      <w:del w:id="4940" w:author="tao huang" w:date="2017-09-15T20:34:00Z">
        <w:r w:rsidR="00ED44CD" w:rsidRPr="00A60A57" w:rsidDel="0096520B">
          <w:rPr>
            <w:rFonts w:cs="Times New Roman"/>
            <w:color w:val="0D0D0D" w:themeColor="text1" w:themeTint="F2"/>
            <w:sz w:val="22"/>
            <w:rPrChange w:id="4941" w:author="tao huang" w:date="2017-09-17T12:05:00Z">
              <w:rPr>
                <w:rFonts w:cs="Times New Roman"/>
                <w:color w:val="000000" w:themeColor="text1"/>
                <w:szCs w:val="24"/>
              </w:rPr>
            </w:rPrChange>
          </w:rPr>
          <w:delText>I</w:delText>
        </w:r>
      </w:del>
      <w:ins w:id="4942" w:author="tao huang" w:date="2017-09-15T20:34:00Z">
        <w:r w:rsidR="0096520B" w:rsidRPr="00A60A57">
          <w:rPr>
            <w:rFonts w:cs="Times New Roman"/>
            <w:color w:val="0D0D0D" w:themeColor="text1" w:themeTint="F2"/>
            <w:sz w:val="22"/>
            <w:rPrChange w:id="4943" w:author="tao huang" w:date="2017-09-17T12:05:00Z">
              <w:rPr>
                <w:rFonts w:cs="Times New Roman"/>
                <w:color w:val="000000" w:themeColor="text1"/>
                <w:sz w:val="22"/>
              </w:rPr>
            </w:rPrChange>
          </w:rPr>
          <w:t>i</w:t>
        </w:r>
      </w:ins>
      <w:r w:rsidR="00C85971" w:rsidRPr="00A60A57">
        <w:rPr>
          <w:rFonts w:cs="Times New Roman"/>
          <w:color w:val="0D0D0D" w:themeColor="text1" w:themeTint="F2"/>
          <w:sz w:val="22"/>
          <w:rPrChange w:id="4944" w:author="tao huang" w:date="2017-09-17T12:05:00Z">
            <w:rPr>
              <w:rFonts w:cs="Times New Roman"/>
              <w:color w:val="000000" w:themeColor="text1"/>
              <w:szCs w:val="24"/>
            </w:rPr>
          </w:rPrChange>
        </w:rPr>
        <w:t xml:space="preserve">f </w:t>
      </w:r>
      <m:oMath>
        <m:sSubSup>
          <m:sSubSupPr>
            <m:ctrlPr>
              <w:rPr>
                <w:rFonts w:ascii="Cambria Math" w:hAnsi="Cambria Math" w:cs="Times New Roman"/>
                <w:color w:val="0D0D0D" w:themeColor="text1" w:themeTint="F2"/>
                <w:sz w:val="22"/>
                <w:rPrChange w:id="4945" w:author="tao huang" w:date="2017-09-17T12:05:00Z">
                  <w:rPr>
                    <w:rFonts w:ascii="Cambria Math" w:hAnsi="Cambria Math" w:cs="Times New Roman"/>
                    <w:color w:val="385623" w:themeColor="accent6" w:themeShade="80"/>
                    <w:sz w:val="22"/>
                  </w:rPr>
                </w:rPrChange>
              </w:rPr>
            </m:ctrlPr>
          </m:sSubSupPr>
          <m:e>
            <m:r>
              <m:rPr>
                <m:sty m:val="p"/>
              </m:rPr>
              <w:rPr>
                <w:rFonts w:ascii="Cambria Math" w:hAnsi="Cambria Math" w:cs="Times New Roman"/>
                <w:color w:val="0D0D0D" w:themeColor="text1" w:themeTint="F2"/>
                <w:sz w:val="22"/>
                <w:rPrChange w:id="4946" w:author="tao huang" w:date="2017-09-17T12:05:00Z">
                  <w:rPr>
                    <w:rFonts w:ascii="Cambria Math" w:hAnsi="Cambria Math" w:cs="Times New Roman"/>
                    <w:color w:val="000000" w:themeColor="text1"/>
                    <w:szCs w:val="24"/>
                  </w:rPr>
                </w:rPrChange>
              </w:rPr>
              <m:t>σ</m:t>
            </m:r>
          </m:e>
          <m:sub>
            <m:r>
              <m:rPr>
                <m:sty m:val="p"/>
              </m:rPr>
              <w:rPr>
                <w:rFonts w:ascii="Cambria Math" w:hAnsi="Cambria Math" w:cs="Times New Roman"/>
                <w:color w:val="0D0D0D" w:themeColor="text1" w:themeTint="F2"/>
                <w:sz w:val="22"/>
                <w:rPrChange w:id="4947" w:author="tao huang" w:date="2017-09-17T12:05:00Z">
                  <w:rPr>
                    <w:rFonts w:ascii="Cambria Math" w:hAnsi="Cambria Math" w:cs="Times New Roman"/>
                    <w:color w:val="000000" w:themeColor="text1"/>
                    <w:szCs w:val="24"/>
                  </w:rPr>
                </w:rPrChange>
              </w:rPr>
              <m:t>1</m:t>
            </m:r>
          </m:sub>
          <m:sup>
            <m:r>
              <m:rPr>
                <m:sty m:val="p"/>
              </m:rPr>
              <w:rPr>
                <w:rFonts w:ascii="Cambria Math" w:hAnsi="Cambria Math" w:cs="Times New Roman"/>
                <w:color w:val="0D0D0D" w:themeColor="text1" w:themeTint="F2"/>
                <w:sz w:val="22"/>
                <w:rPrChange w:id="4948" w:author="tao huang" w:date="2017-09-17T12:05:00Z">
                  <w:rPr>
                    <w:rFonts w:ascii="Cambria Math" w:hAnsi="Cambria Math" w:cs="Times New Roman"/>
                    <w:color w:val="000000" w:themeColor="text1"/>
                    <w:szCs w:val="24"/>
                  </w:rPr>
                </w:rPrChange>
              </w:rPr>
              <m:t>2</m:t>
            </m:r>
          </m:sup>
        </m:sSubSup>
        <m:r>
          <w:ins w:id="4949" w:author="tao huang" w:date="2017-09-15T20:41:00Z">
            <w:rPr>
              <w:rFonts w:ascii="Cambria Math" w:hAnsi="Cambria Math" w:cs="Times New Roman"/>
              <w:color w:val="0D0D0D" w:themeColor="text1" w:themeTint="F2"/>
              <w:sz w:val="22"/>
              <w:rPrChange w:id="4950" w:author="tao huang" w:date="2017-09-17T12:05:00Z">
                <w:rPr>
                  <w:rFonts w:ascii="Cambria Math" w:hAnsi="Cambria Math" w:cs="Times New Roman"/>
                  <w:color w:val="385623" w:themeColor="accent6" w:themeShade="80"/>
                  <w:sz w:val="22"/>
                </w:rPr>
              </w:rPrChange>
            </w:rPr>
            <m:t>≤</m:t>
          </w:ins>
        </m:r>
        <m:r>
          <w:del w:id="4951" w:author="tao huang" w:date="2017-09-15T20:27:00Z">
            <w:rPr>
              <w:rFonts w:ascii="Cambria Math" w:hAnsi="Cambria Math" w:cs="Times New Roman" w:hint="eastAsia"/>
              <w:color w:val="0D0D0D" w:themeColor="text1" w:themeTint="F2"/>
              <w:sz w:val="22"/>
              <w:rPrChange w:id="4952" w:author="tao huang" w:date="2017-09-17T12:05:00Z">
                <w:rPr>
                  <w:rFonts w:ascii="Cambria Math" w:hAnsi="Cambria Math" w:cs="Times New Roman" w:hint="eastAsia"/>
                  <w:color w:val="000000" w:themeColor="text1"/>
                  <w:szCs w:val="24"/>
                </w:rPr>
              </w:rPrChange>
            </w:rPr>
            <m:t>≤</m:t>
          </w:del>
        </m:r>
        <m:sSubSup>
          <m:sSubSupPr>
            <m:ctrlPr>
              <w:rPr>
                <w:rFonts w:ascii="Cambria Math" w:hAnsi="Cambria Math" w:cs="Times New Roman"/>
                <w:color w:val="0D0D0D" w:themeColor="text1" w:themeTint="F2"/>
                <w:sz w:val="22"/>
                <w:rPrChange w:id="4953" w:author="tao huang" w:date="2017-09-17T12:05:00Z">
                  <w:rPr>
                    <w:rFonts w:ascii="Cambria Math" w:hAnsi="Cambria Math" w:cs="Times New Roman"/>
                    <w:color w:val="385623" w:themeColor="accent6" w:themeShade="80"/>
                    <w:sz w:val="22"/>
                  </w:rPr>
                </w:rPrChange>
              </w:rPr>
            </m:ctrlPr>
          </m:sSubSupPr>
          <m:e>
            <m:r>
              <m:rPr>
                <m:sty m:val="p"/>
              </m:rPr>
              <w:rPr>
                <w:rFonts w:ascii="Cambria Math" w:hAnsi="Cambria Math" w:cs="Times New Roman"/>
                <w:color w:val="0D0D0D" w:themeColor="text1" w:themeTint="F2"/>
                <w:sz w:val="22"/>
                <w:rPrChange w:id="4954" w:author="tao huang" w:date="2017-09-17T12:05:00Z">
                  <w:rPr>
                    <w:rFonts w:ascii="Cambria Math" w:hAnsi="Cambria Math" w:cs="Times New Roman"/>
                    <w:color w:val="000000" w:themeColor="text1"/>
                    <w:szCs w:val="24"/>
                  </w:rPr>
                </w:rPrChange>
              </w:rPr>
              <m:t>σ</m:t>
            </m:r>
          </m:e>
          <m:sub>
            <m:r>
              <m:rPr>
                <m:sty m:val="p"/>
              </m:rPr>
              <w:rPr>
                <w:rFonts w:ascii="Cambria Math" w:hAnsi="Cambria Math" w:cs="Times New Roman"/>
                <w:color w:val="0D0D0D" w:themeColor="text1" w:themeTint="F2"/>
                <w:sz w:val="22"/>
                <w:rPrChange w:id="4955" w:author="tao huang" w:date="2017-09-17T12:05:00Z">
                  <w:rPr>
                    <w:rFonts w:ascii="Cambria Math" w:hAnsi="Cambria Math" w:cs="Times New Roman"/>
                    <w:color w:val="000000" w:themeColor="text1"/>
                    <w:szCs w:val="24"/>
                  </w:rPr>
                </w:rPrChange>
              </w:rPr>
              <m:t>2</m:t>
            </m:r>
          </m:sub>
          <m:sup>
            <m:r>
              <m:rPr>
                <m:sty m:val="p"/>
              </m:rPr>
              <w:rPr>
                <w:rFonts w:ascii="Cambria Math" w:hAnsi="Cambria Math" w:cs="Times New Roman"/>
                <w:color w:val="0D0D0D" w:themeColor="text1" w:themeTint="F2"/>
                <w:sz w:val="22"/>
                <w:rPrChange w:id="4956" w:author="tao huang" w:date="2017-09-17T12:05:00Z">
                  <w:rPr>
                    <w:rFonts w:ascii="Cambria Math" w:hAnsi="Cambria Math" w:cs="Times New Roman"/>
                    <w:color w:val="000000" w:themeColor="text1"/>
                    <w:szCs w:val="24"/>
                  </w:rPr>
                </w:rPrChange>
              </w:rPr>
              <m:t>2</m:t>
            </m:r>
          </m:sup>
        </m:sSubSup>
      </m:oMath>
      <w:del w:id="4957" w:author="tao huang" w:date="2017-09-15T20:27:00Z">
        <w:r w:rsidR="00B57D43" w:rsidRPr="00A60A57" w:rsidDel="006A4C6A">
          <w:rPr>
            <w:rFonts w:cs="Times New Roman"/>
            <w:color w:val="0D0D0D" w:themeColor="text1" w:themeTint="F2"/>
            <w:sz w:val="22"/>
            <w:rPrChange w:id="4958" w:author="tao huang" w:date="2017-09-17T12:05:00Z">
              <w:rPr>
                <w:rFonts w:cs="Times New Roman"/>
                <w:color w:val="000000" w:themeColor="text1"/>
                <w:szCs w:val="24"/>
              </w:rPr>
            </w:rPrChange>
          </w:rPr>
          <w:delText xml:space="preserve"> (e.g., there are </w:delText>
        </w:r>
        <w:r w:rsidR="003C0313" w:rsidRPr="00A60A57" w:rsidDel="006A4C6A">
          <w:rPr>
            <w:rFonts w:cs="Times New Roman"/>
            <w:noProof/>
            <w:color w:val="0D0D0D" w:themeColor="text1" w:themeTint="F2"/>
            <w:sz w:val="22"/>
            <w:rPrChange w:id="4959" w:author="tao huang" w:date="2017-09-17T12:05:00Z">
              <w:rPr>
                <w:rFonts w:cs="Times New Roman"/>
                <w:noProof/>
                <w:color w:val="000000" w:themeColor="text1"/>
                <w:szCs w:val="24"/>
              </w:rPr>
            </w:rPrChange>
          </w:rPr>
          <w:delText>fewer</w:delText>
        </w:r>
        <w:r w:rsidR="00B57D43" w:rsidRPr="00A60A57" w:rsidDel="006A4C6A">
          <w:rPr>
            <w:rFonts w:cs="Times New Roman"/>
            <w:color w:val="0D0D0D" w:themeColor="text1" w:themeTint="F2"/>
            <w:sz w:val="22"/>
            <w:rPrChange w:id="4960" w:author="tao huang" w:date="2017-09-17T12:05:00Z">
              <w:rPr>
                <w:rFonts w:cs="Times New Roman"/>
                <w:color w:val="000000" w:themeColor="text1"/>
                <w:szCs w:val="24"/>
              </w:rPr>
            </w:rPrChange>
          </w:rPr>
          <w:delText xml:space="preserve"> </w:delText>
        </w:r>
        <w:r w:rsidR="00095FF6" w:rsidRPr="00A60A57" w:rsidDel="006A4C6A">
          <w:rPr>
            <w:rFonts w:cs="Times New Roman"/>
            <w:color w:val="0D0D0D" w:themeColor="text1" w:themeTint="F2"/>
            <w:sz w:val="22"/>
            <w:rPrChange w:id="4961" w:author="tao huang" w:date="2017-09-17T12:05:00Z">
              <w:rPr>
                <w:rFonts w:cs="Times New Roman"/>
                <w:color w:val="000000" w:themeColor="text1"/>
                <w:szCs w:val="24"/>
              </w:rPr>
            </w:rPrChange>
          </w:rPr>
          <w:delText xml:space="preserve">pre-break </w:delText>
        </w:r>
        <w:r w:rsidR="003A32A9" w:rsidRPr="00A60A57" w:rsidDel="006A4C6A">
          <w:rPr>
            <w:rFonts w:cs="Times New Roman"/>
            <w:color w:val="0D0D0D" w:themeColor="text1" w:themeTint="F2"/>
            <w:sz w:val="22"/>
            <w:rPrChange w:id="4962" w:author="tao huang" w:date="2017-09-17T12:05:00Z">
              <w:rPr>
                <w:rFonts w:cs="Times New Roman"/>
                <w:color w:val="000000" w:themeColor="text1"/>
                <w:szCs w:val="24"/>
              </w:rPr>
            </w:rPrChange>
          </w:rPr>
          <w:delText>variations</w:delText>
        </w:r>
        <w:r w:rsidR="00B57D43" w:rsidRPr="00A60A57" w:rsidDel="006A4C6A">
          <w:rPr>
            <w:rFonts w:cs="Times New Roman"/>
            <w:color w:val="0D0D0D" w:themeColor="text1" w:themeTint="F2"/>
            <w:sz w:val="22"/>
            <w:rPrChange w:id="4963" w:author="tao huang" w:date="2017-09-17T12:05:00Z">
              <w:rPr>
                <w:rFonts w:cs="Times New Roman"/>
                <w:color w:val="000000" w:themeColor="text1"/>
                <w:szCs w:val="24"/>
              </w:rPr>
            </w:rPrChange>
          </w:rPr>
          <w:delText xml:space="preserve"> in the product sales which cannot be explained by the price variable</w:delText>
        </w:r>
        <w:r w:rsidR="0060641E" w:rsidRPr="00A60A57" w:rsidDel="006A4C6A">
          <w:rPr>
            <w:rFonts w:cs="Times New Roman"/>
            <w:color w:val="0D0D0D" w:themeColor="text1" w:themeTint="F2"/>
            <w:sz w:val="22"/>
            <w:rPrChange w:id="4964" w:author="tao huang" w:date="2017-09-17T12:05:00Z">
              <w:rPr>
                <w:rFonts w:cs="Times New Roman"/>
                <w:color w:val="000000" w:themeColor="text1"/>
                <w:szCs w:val="24"/>
              </w:rPr>
            </w:rPrChange>
          </w:rPr>
          <w:delText>)</w:delText>
        </w:r>
      </w:del>
      <w:r w:rsidR="00F42A08" w:rsidRPr="00A60A57">
        <w:rPr>
          <w:rFonts w:cs="Times New Roman"/>
          <w:color w:val="0D0D0D" w:themeColor="text1" w:themeTint="F2"/>
          <w:sz w:val="22"/>
          <w:rPrChange w:id="4965" w:author="tao huang" w:date="2017-09-17T12:05:00Z">
            <w:rPr>
              <w:rFonts w:cs="Times New Roman"/>
              <w:color w:val="000000" w:themeColor="text1"/>
              <w:szCs w:val="24"/>
            </w:rPr>
          </w:rPrChange>
        </w:rPr>
        <w:t xml:space="preserve">, </w:t>
      </w:r>
      <m:oMath>
        <m:sSub>
          <m:sSubPr>
            <m:ctrlPr>
              <w:rPr>
                <w:rFonts w:ascii="Cambria Math" w:hAnsi="Cambria Math" w:cs="Times New Roman"/>
                <w:color w:val="0D0D0D" w:themeColor="text1" w:themeTint="F2"/>
                <w:sz w:val="22"/>
                <w:rPrChange w:id="4966"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4967" w:author="tao huang" w:date="2017-09-17T12:05:00Z">
                  <w:rPr>
                    <w:rFonts w:ascii="Cambria Math" w:hAnsi="Cambria Math" w:cs="Times New Roman"/>
                    <w:color w:val="000000" w:themeColor="text1"/>
                    <w:szCs w:val="24"/>
                  </w:rPr>
                </w:rPrChange>
              </w:rPr>
              <m:t>E</m:t>
            </m:r>
          </m:e>
          <m:sub>
            <m:r>
              <m:rPr>
                <m:sty m:val="p"/>
              </m:rPr>
              <w:rPr>
                <w:rFonts w:ascii="Cambria Math" w:hAnsi="Cambria Math" w:cs="Times New Roman"/>
                <w:color w:val="0D0D0D" w:themeColor="text1" w:themeTint="F2"/>
                <w:sz w:val="22"/>
                <w:rPrChange w:id="4968" w:author="tao huang" w:date="2017-09-17T12:05:00Z">
                  <w:rPr>
                    <w:rFonts w:ascii="Cambria Math" w:hAnsi="Cambria Math" w:cs="Times New Roman"/>
                    <w:color w:val="000000" w:themeColor="text1"/>
                    <w:szCs w:val="24"/>
                  </w:rPr>
                </w:rPrChange>
              </w:rPr>
              <m:t>m</m:t>
            </m:r>
            <m:r>
              <w:ins w:id="4969" w:author="tao huang" w:date="2017-09-15T20:28:00Z">
                <m:rPr>
                  <m:sty m:val="p"/>
                </m:rPr>
                <w:rPr>
                  <w:rFonts w:ascii="Cambria Math" w:hAnsi="Cambria Math" w:cs="Times New Roman"/>
                  <w:color w:val="0D0D0D" w:themeColor="text1" w:themeTint="F2"/>
                  <w:sz w:val="22"/>
                  <w:rPrChange w:id="4970" w:author="tao huang" w:date="2017-09-17T12:05:00Z">
                    <w:rPr>
                      <w:rFonts w:ascii="Cambria Math" w:hAnsi="Cambria Math" w:cs="Times New Roman"/>
                      <w:color w:val="000000" w:themeColor="text1"/>
                      <w:sz w:val="22"/>
                    </w:rPr>
                  </w:rPrChange>
                </w:rPr>
                <m:t>+</m:t>
              </w:ins>
            </m:r>
            <m:r>
              <w:del w:id="4971" w:author="tao huang" w:date="2017-09-15T20:28:00Z">
                <m:rPr>
                  <m:sty m:val="p"/>
                </m:rPr>
                <w:rPr>
                  <w:rFonts w:ascii="Cambria Math" w:hAnsi="Cambria Math" w:cs="Times New Roman"/>
                  <w:color w:val="0D0D0D" w:themeColor="text1" w:themeTint="F2"/>
                  <w:sz w:val="22"/>
                  <w:rPrChange w:id="4972" w:author="tao huang" w:date="2017-09-17T12:05:00Z">
                    <w:rPr>
                      <w:rFonts w:ascii="Cambria Math" w:hAnsi="Cambria Math" w:cs="Times New Roman"/>
                      <w:color w:val="000000" w:themeColor="text1"/>
                      <w:szCs w:val="24"/>
                    </w:rPr>
                  </w:rPrChange>
                </w:rPr>
                <m:t>-</m:t>
              </w:del>
            </m:r>
            <m:r>
              <m:rPr>
                <m:sty m:val="p"/>
              </m:rPr>
              <w:rPr>
                <w:rFonts w:ascii="Cambria Math" w:hAnsi="Cambria Math" w:cs="Times New Roman"/>
                <w:color w:val="0D0D0D" w:themeColor="text1" w:themeTint="F2"/>
                <w:sz w:val="22"/>
                <w:rPrChange w:id="4973" w:author="tao huang" w:date="2017-09-17T12:05:00Z">
                  <w:rPr>
                    <w:rFonts w:ascii="Cambria Math" w:hAnsi="Cambria Math" w:cs="Times New Roman"/>
                    <w:color w:val="000000" w:themeColor="text1"/>
                    <w:szCs w:val="24"/>
                  </w:rPr>
                </w:rPrChange>
              </w:rPr>
              <m:t>1</m:t>
            </m:r>
          </m:sub>
        </m:sSub>
      </m:oMath>
      <w:r w:rsidR="003A32A9" w:rsidRPr="00A60A57">
        <w:rPr>
          <w:rFonts w:cs="Times New Roman"/>
          <w:color w:val="0D0D0D" w:themeColor="text1" w:themeTint="F2"/>
          <w:sz w:val="22"/>
          <w:rPrChange w:id="4974" w:author="tao huang" w:date="2017-09-17T12:05:00Z">
            <w:rPr>
              <w:rFonts w:cs="Times New Roman"/>
              <w:color w:val="000000" w:themeColor="text1"/>
              <w:szCs w:val="24"/>
            </w:rPr>
          </w:rPrChange>
        </w:rPr>
        <w:t xml:space="preserve"> </w:t>
      </w:r>
      <w:del w:id="4975" w:author="tao huang" w:date="2017-09-15T20:30:00Z">
        <w:r w:rsidR="003A32A9" w:rsidRPr="00A60A57" w:rsidDel="0096520B">
          <w:rPr>
            <w:rFonts w:cs="Times New Roman"/>
            <w:color w:val="0D0D0D" w:themeColor="text1" w:themeTint="F2"/>
            <w:sz w:val="22"/>
            <w:rPrChange w:id="4976" w:author="tao huang" w:date="2017-09-17T12:05:00Z">
              <w:rPr>
                <w:rFonts w:cs="Times New Roman"/>
                <w:color w:val="000000" w:themeColor="text1"/>
                <w:szCs w:val="24"/>
              </w:rPr>
            </w:rPrChange>
          </w:rPr>
          <w:delText>may</w:delText>
        </w:r>
        <w:r w:rsidR="00F42A08" w:rsidRPr="00A60A57" w:rsidDel="0096520B">
          <w:rPr>
            <w:rFonts w:cs="Times New Roman"/>
            <w:color w:val="0D0D0D" w:themeColor="text1" w:themeTint="F2"/>
            <w:sz w:val="22"/>
            <w:rPrChange w:id="4977" w:author="tao huang" w:date="2017-09-17T12:05:00Z">
              <w:rPr>
                <w:rFonts w:cs="Times New Roman"/>
                <w:color w:val="000000" w:themeColor="text1"/>
                <w:szCs w:val="24"/>
              </w:rPr>
            </w:rPrChange>
          </w:rPr>
          <w:delText xml:space="preserve"> be </w:delText>
        </w:r>
      </w:del>
      <w:ins w:id="4978" w:author="tao huang" w:date="2017-09-15T20:30:00Z">
        <w:r w:rsidR="0096520B" w:rsidRPr="00A60A57">
          <w:rPr>
            <w:rFonts w:cs="Times New Roman"/>
            <w:color w:val="0D0D0D" w:themeColor="text1" w:themeTint="F2"/>
            <w:sz w:val="22"/>
            <w:rPrChange w:id="4979" w:author="tao huang" w:date="2017-09-17T12:05:00Z">
              <w:rPr>
                <w:rFonts w:cs="Times New Roman"/>
                <w:color w:val="000000" w:themeColor="text1"/>
                <w:sz w:val="22"/>
              </w:rPr>
            </w:rPrChange>
          </w:rPr>
          <w:t xml:space="preserve">will be </w:t>
        </w:r>
      </w:ins>
      <w:del w:id="4980" w:author="tao huang" w:date="2017-09-15T20:43:00Z">
        <w:r w:rsidR="00A67A2A" w:rsidRPr="00A60A57" w:rsidDel="001C1350">
          <w:rPr>
            <w:rFonts w:cs="Times New Roman"/>
            <w:color w:val="0D0D0D" w:themeColor="text1" w:themeTint="F2"/>
            <w:sz w:val="22"/>
            <w:rPrChange w:id="4981" w:author="tao huang" w:date="2017-09-17T12:05:00Z">
              <w:rPr>
                <w:rFonts w:cs="Times New Roman"/>
                <w:color w:val="000000" w:themeColor="text1"/>
                <w:szCs w:val="24"/>
              </w:rPr>
            </w:rPrChange>
          </w:rPr>
          <w:delText>smaller</w:delText>
        </w:r>
        <w:r w:rsidR="00F42A08" w:rsidRPr="00A60A57" w:rsidDel="001C1350">
          <w:rPr>
            <w:rFonts w:cs="Times New Roman"/>
            <w:color w:val="0D0D0D" w:themeColor="text1" w:themeTint="F2"/>
            <w:sz w:val="22"/>
            <w:rPrChange w:id="4982" w:author="tao huang" w:date="2017-09-17T12:05:00Z">
              <w:rPr>
                <w:rFonts w:cs="Times New Roman"/>
                <w:color w:val="000000" w:themeColor="text1"/>
                <w:szCs w:val="24"/>
              </w:rPr>
            </w:rPrChange>
          </w:rPr>
          <w:delText xml:space="preserve"> </w:delText>
        </w:r>
      </w:del>
      <w:ins w:id="4983" w:author="tao huang" w:date="2017-09-15T20:43:00Z">
        <w:r w:rsidR="001C1350" w:rsidRPr="00A60A57">
          <w:rPr>
            <w:rFonts w:cs="Times New Roman"/>
            <w:color w:val="0D0D0D" w:themeColor="text1" w:themeTint="F2"/>
            <w:sz w:val="22"/>
            <w:rPrChange w:id="4984" w:author="tao huang" w:date="2017-09-17T12:05:00Z">
              <w:rPr>
                <w:rFonts w:cs="Times New Roman"/>
                <w:color w:val="385623" w:themeColor="accent6" w:themeShade="80"/>
                <w:sz w:val="22"/>
              </w:rPr>
            </w:rPrChange>
          </w:rPr>
          <w:t>larger</w:t>
        </w:r>
        <w:r w:rsidR="001C1350" w:rsidRPr="00A60A57">
          <w:rPr>
            <w:rFonts w:cs="Times New Roman"/>
            <w:color w:val="0D0D0D" w:themeColor="text1" w:themeTint="F2"/>
            <w:sz w:val="22"/>
            <w:rPrChange w:id="4985" w:author="tao huang" w:date="2017-09-17T12:05:00Z">
              <w:rPr>
                <w:rFonts w:cs="Times New Roman"/>
                <w:color w:val="000000" w:themeColor="text1"/>
                <w:szCs w:val="24"/>
              </w:rPr>
            </w:rPrChange>
          </w:rPr>
          <w:t xml:space="preserve"> </w:t>
        </w:r>
      </w:ins>
      <w:del w:id="4986" w:author="tao huang" w:date="2017-09-15T20:30:00Z">
        <w:r w:rsidR="00F42A08" w:rsidRPr="00A60A57" w:rsidDel="0096520B">
          <w:rPr>
            <w:rFonts w:cs="Times New Roman"/>
            <w:color w:val="0D0D0D" w:themeColor="text1" w:themeTint="F2"/>
            <w:sz w:val="22"/>
            <w:rPrChange w:id="4987" w:author="tao huang" w:date="2017-09-17T12:05:00Z">
              <w:rPr>
                <w:rFonts w:cs="Times New Roman"/>
                <w:color w:val="000000" w:themeColor="text1"/>
                <w:szCs w:val="24"/>
              </w:rPr>
            </w:rPrChange>
          </w:rPr>
          <w:delText>than or</w:delText>
        </w:r>
      </w:del>
      <w:ins w:id="4988" w:author="tao huang" w:date="2017-09-15T20:30:00Z">
        <w:r w:rsidR="0096520B" w:rsidRPr="00A60A57">
          <w:rPr>
            <w:rFonts w:cs="Times New Roman"/>
            <w:color w:val="0D0D0D" w:themeColor="text1" w:themeTint="F2"/>
            <w:sz w:val="22"/>
            <w:rPrChange w:id="4989" w:author="tao huang" w:date="2017-09-17T12:05:00Z">
              <w:rPr>
                <w:rFonts w:cs="Times New Roman"/>
                <w:color w:val="000000" w:themeColor="text1"/>
                <w:sz w:val="22"/>
              </w:rPr>
            </w:rPrChange>
          </w:rPr>
          <w:t>or equal to</w:t>
        </w:r>
      </w:ins>
      <w:del w:id="4990" w:author="tao huang" w:date="2017-09-15T20:30:00Z">
        <w:r w:rsidR="00F42A08" w:rsidRPr="00A60A57" w:rsidDel="0096520B">
          <w:rPr>
            <w:rFonts w:cs="Times New Roman"/>
            <w:color w:val="0D0D0D" w:themeColor="text1" w:themeTint="F2"/>
            <w:sz w:val="22"/>
            <w:rPrChange w:id="4991" w:author="tao huang" w:date="2017-09-17T12:05:00Z">
              <w:rPr>
                <w:rFonts w:cs="Times New Roman"/>
                <w:color w:val="000000" w:themeColor="text1"/>
                <w:szCs w:val="24"/>
              </w:rPr>
            </w:rPrChange>
          </w:rPr>
          <w:delText xml:space="preserve"> equal to</w:delText>
        </w:r>
      </w:del>
      <w:r w:rsidR="00F42A08" w:rsidRPr="00A60A57">
        <w:rPr>
          <w:rFonts w:cs="Times New Roman"/>
          <w:color w:val="0D0D0D" w:themeColor="text1" w:themeTint="F2"/>
          <w:sz w:val="22"/>
          <w:rPrChange w:id="4992" w:author="tao huang" w:date="2017-09-17T12:05:00Z">
            <w:rPr>
              <w:rFonts w:cs="Times New Roman"/>
              <w:color w:val="000000" w:themeColor="text1"/>
              <w:szCs w:val="24"/>
            </w:rPr>
          </w:rPrChange>
        </w:rPr>
        <w:t xml:space="preserve"> </w:t>
      </w:r>
      <m:oMath>
        <m:sSub>
          <m:sSubPr>
            <m:ctrlPr>
              <w:rPr>
                <w:rFonts w:ascii="Cambria Math" w:hAnsi="Cambria Math" w:cs="Times New Roman"/>
                <w:color w:val="0D0D0D" w:themeColor="text1" w:themeTint="F2"/>
                <w:sz w:val="22"/>
                <w:rPrChange w:id="4993" w:author="tao huang" w:date="2017-09-17T12:05:00Z">
                  <w:rPr>
                    <w:rFonts w:ascii="Cambria Math" w:hAnsi="Cambria Math" w:cs="Times New Roman"/>
                    <w:color w:val="385623" w:themeColor="accent6" w:themeShade="80"/>
                    <w:sz w:val="22"/>
                  </w:rPr>
                </w:rPrChange>
              </w:rPr>
            </m:ctrlPr>
          </m:sSubPr>
          <m:e>
            <m:r>
              <m:rPr>
                <m:sty m:val="p"/>
              </m:rPr>
              <w:rPr>
                <w:rFonts w:ascii="Cambria Math" w:hAnsi="Cambria Math" w:cs="Times New Roman"/>
                <w:color w:val="0D0D0D" w:themeColor="text1" w:themeTint="F2"/>
                <w:sz w:val="22"/>
                <w:rPrChange w:id="4994" w:author="tao huang" w:date="2017-09-17T12:05:00Z">
                  <w:rPr>
                    <w:rFonts w:ascii="Cambria Math" w:hAnsi="Cambria Math" w:cs="Times New Roman"/>
                    <w:color w:val="000000" w:themeColor="text1"/>
                    <w:szCs w:val="24"/>
                  </w:rPr>
                </w:rPrChange>
              </w:rPr>
              <m:t>E</m:t>
            </m:r>
          </m:e>
          <m:sub>
            <m:r>
              <m:rPr>
                <m:sty m:val="p"/>
              </m:rPr>
              <w:rPr>
                <w:rFonts w:ascii="Cambria Math" w:hAnsi="Cambria Math" w:cs="Times New Roman"/>
                <w:color w:val="0D0D0D" w:themeColor="text1" w:themeTint="F2"/>
                <w:sz w:val="22"/>
                <w:rPrChange w:id="4995" w:author="tao huang" w:date="2017-09-17T12:05:00Z">
                  <w:rPr>
                    <w:rFonts w:ascii="Cambria Math" w:hAnsi="Cambria Math" w:cs="Times New Roman"/>
                    <w:color w:val="000000" w:themeColor="text1"/>
                    <w:szCs w:val="24"/>
                  </w:rPr>
                </w:rPrChange>
              </w:rPr>
              <m:t>m</m:t>
            </m:r>
          </m:sub>
        </m:sSub>
      </m:oMath>
      <w:r w:rsidR="00F42A08" w:rsidRPr="00A60A57">
        <w:rPr>
          <w:rFonts w:cs="Times New Roman"/>
          <w:color w:val="0D0D0D" w:themeColor="text1" w:themeTint="F2"/>
          <w:sz w:val="22"/>
          <w:rPrChange w:id="4996" w:author="tao huang" w:date="2017-09-17T12:05:00Z">
            <w:rPr>
              <w:rFonts w:cs="Times New Roman"/>
              <w:color w:val="000000" w:themeColor="text1"/>
              <w:szCs w:val="24"/>
            </w:rPr>
          </w:rPrChange>
        </w:rPr>
        <w:t xml:space="preserve">. Under </w:t>
      </w:r>
      <w:r w:rsidR="00950046" w:rsidRPr="00A60A57">
        <w:rPr>
          <w:rFonts w:cs="Times New Roman"/>
          <w:color w:val="0D0D0D" w:themeColor="text1" w:themeTint="F2"/>
          <w:sz w:val="22"/>
          <w:rPrChange w:id="4997" w:author="tao huang" w:date="2017-09-17T12:05:00Z">
            <w:rPr>
              <w:rFonts w:cs="Times New Roman"/>
              <w:color w:val="000000" w:themeColor="text1"/>
              <w:szCs w:val="24"/>
            </w:rPr>
          </w:rPrChange>
        </w:rPr>
        <w:t>this</w:t>
      </w:r>
      <w:r w:rsidR="00F42A08" w:rsidRPr="00A60A57">
        <w:rPr>
          <w:rFonts w:cs="Times New Roman"/>
          <w:color w:val="0D0D0D" w:themeColor="text1" w:themeTint="F2"/>
          <w:sz w:val="22"/>
          <w:rPrChange w:id="4998" w:author="tao huang" w:date="2017-09-17T12:05:00Z">
            <w:rPr>
              <w:rFonts w:cs="Times New Roman"/>
              <w:color w:val="000000" w:themeColor="text1"/>
              <w:szCs w:val="24"/>
            </w:rPr>
          </w:rPrChange>
        </w:rPr>
        <w:t xml:space="preserve"> </w:t>
      </w:r>
      <w:r w:rsidR="003A32A9" w:rsidRPr="00A60A57">
        <w:rPr>
          <w:rFonts w:cs="Times New Roman"/>
          <w:color w:val="0D0D0D" w:themeColor="text1" w:themeTint="F2"/>
          <w:sz w:val="22"/>
          <w:rPrChange w:id="4999" w:author="tao huang" w:date="2017-09-17T12:05:00Z">
            <w:rPr>
              <w:rFonts w:cs="Times New Roman"/>
              <w:color w:val="000000" w:themeColor="text1"/>
              <w:szCs w:val="24"/>
            </w:rPr>
          </w:rPrChange>
        </w:rPr>
        <w:t>condition</w:t>
      </w:r>
      <w:r w:rsidR="00F42A08" w:rsidRPr="00A60A57">
        <w:rPr>
          <w:rFonts w:cs="Times New Roman"/>
          <w:color w:val="0D0D0D" w:themeColor="text1" w:themeTint="F2"/>
          <w:sz w:val="22"/>
          <w:rPrChange w:id="5000" w:author="tao huang" w:date="2017-09-17T12:05:00Z">
            <w:rPr>
              <w:rFonts w:cs="Times New Roman"/>
              <w:color w:val="000000" w:themeColor="text1"/>
              <w:szCs w:val="24"/>
            </w:rPr>
          </w:rPrChange>
        </w:rPr>
        <w:t xml:space="preserve">, the MSE </w:t>
      </w:r>
      <w:r w:rsidR="00ED44CD" w:rsidRPr="00A60A57">
        <w:rPr>
          <w:rFonts w:cs="Times New Roman"/>
          <w:color w:val="0D0D0D" w:themeColor="text1" w:themeTint="F2"/>
          <w:sz w:val="22"/>
          <w:rPrChange w:id="5001" w:author="tao huang" w:date="2017-09-17T12:05:00Z">
            <w:rPr>
              <w:rFonts w:cs="Times New Roman"/>
              <w:color w:val="000000" w:themeColor="text1"/>
              <w:szCs w:val="24"/>
            </w:rPr>
          </w:rPrChange>
        </w:rPr>
        <w:t>may</w:t>
      </w:r>
      <w:r w:rsidR="00F42A08" w:rsidRPr="00A60A57">
        <w:rPr>
          <w:rFonts w:cs="Times New Roman"/>
          <w:color w:val="0D0D0D" w:themeColor="text1" w:themeTint="F2"/>
          <w:sz w:val="22"/>
          <w:rPrChange w:id="5002" w:author="tao huang" w:date="2017-09-17T12:05:00Z">
            <w:rPr>
              <w:rFonts w:cs="Times New Roman"/>
              <w:color w:val="000000" w:themeColor="text1"/>
              <w:szCs w:val="24"/>
            </w:rPr>
          </w:rPrChange>
        </w:rPr>
        <w:t xml:space="preserve"> either </w:t>
      </w:r>
      <w:r w:rsidR="003A32A9" w:rsidRPr="00A60A57">
        <w:rPr>
          <w:rFonts w:cs="Times New Roman"/>
          <w:color w:val="0D0D0D" w:themeColor="text1" w:themeTint="F2"/>
          <w:sz w:val="22"/>
          <w:rPrChange w:id="5003" w:author="tao huang" w:date="2017-09-17T12:05:00Z">
            <w:rPr>
              <w:rFonts w:cs="Times New Roman"/>
              <w:color w:val="000000" w:themeColor="text1"/>
              <w:szCs w:val="24"/>
            </w:rPr>
          </w:rPrChange>
        </w:rPr>
        <w:t>increase</w:t>
      </w:r>
      <w:r w:rsidR="00F42A08" w:rsidRPr="00A60A57">
        <w:rPr>
          <w:rFonts w:cs="Times New Roman"/>
          <w:color w:val="0D0D0D" w:themeColor="text1" w:themeTint="F2"/>
          <w:sz w:val="22"/>
          <w:rPrChange w:id="5004" w:author="tao huang" w:date="2017-09-17T12:05:00Z">
            <w:rPr>
              <w:rFonts w:cs="Times New Roman"/>
              <w:color w:val="000000" w:themeColor="text1"/>
              <w:szCs w:val="24"/>
            </w:rPr>
          </w:rPrChange>
        </w:rPr>
        <w:t xml:space="preserve"> or </w:t>
      </w:r>
      <w:r w:rsidR="003A32A9" w:rsidRPr="00A60A57">
        <w:rPr>
          <w:rFonts w:cs="Times New Roman"/>
          <w:color w:val="0D0D0D" w:themeColor="text1" w:themeTint="F2"/>
          <w:sz w:val="22"/>
          <w:rPrChange w:id="5005" w:author="tao huang" w:date="2017-09-17T12:05:00Z">
            <w:rPr>
              <w:rFonts w:cs="Times New Roman"/>
              <w:color w:val="000000" w:themeColor="text1"/>
              <w:szCs w:val="24"/>
            </w:rPr>
          </w:rPrChange>
        </w:rPr>
        <w:t>decrease</w:t>
      </w:r>
      <w:r w:rsidR="00992881" w:rsidRPr="00A60A57">
        <w:rPr>
          <w:rFonts w:cs="Times New Roman"/>
          <w:color w:val="0D0D0D" w:themeColor="text1" w:themeTint="F2"/>
          <w:sz w:val="22"/>
          <w:rPrChange w:id="5006" w:author="tao huang" w:date="2017-09-17T12:05:00Z">
            <w:rPr>
              <w:rFonts w:cs="Times New Roman"/>
              <w:color w:val="000000" w:themeColor="text1"/>
              <w:szCs w:val="24"/>
            </w:rPr>
          </w:rPrChange>
        </w:rPr>
        <w:t xml:space="preserve"> depending on how </w:t>
      </w:r>
      <w:r w:rsidR="00A67A2A" w:rsidRPr="00A60A57">
        <w:rPr>
          <w:rFonts w:cs="Times New Roman"/>
          <w:color w:val="0D0D0D" w:themeColor="text1" w:themeTint="F2"/>
          <w:sz w:val="22"/>
          <w:rPrChange w:id="5007" w:author="tao huang" w:date="2017-09-17T12:05:00Z">
            <w:rPr>
              <w:rFonts w:cs="Times New Roman"/>
              <w:color w:val="000000" w:themeColor="text1"/>
              <w:szCs w:val="24"/>
            </w:rPr>
          </w:rPrChange>
        </w:rPr>
        <w:t xml:space="preserve">the </w:t>
      </w:r>
      <w:r w:rsidR="00992881" w:rsidRPr="00A60A57">
        <w:rPr>
          <w:rFonts w:cs="Times New Roman"/>
          <w:color w:val="0D0D0D" w:themeColor="text1" w:themeTint="F2"/>
          <w:sz w:val="22"/>
          <w:rPrChange w:id="5008" w:author="tao huang" w:date="2017-09-17T12:05:00Z">
            <w:rPr>
              <w:rFonts w:cs="Times New Roman"/>
              <w:color w:val="000000" w:themeColor="text1"/>
              <w:szCs w:val="24"/>
            </w:rPr>
          </w:rPrChange>
        </w:rPr>
        <w:t>non-</w:t>
      </w:r>
      <w:del w:id="5009" w:author="tao huang" w:date="2017-09-15T20:31:00Z">
        <w:r w:rsidR="00992881" w:rsidRPr="00A60A57" w:rsidDel="0096520B">
          <w:rPr>
            <w:rFonts w:cs="Times New Roman"/>
            <w:color w:val="0D0D0D" w:themeColor="text1" w:themeTint="F2"/>
            <w:sz w:val="22"/>
            <w:rPrChange w:id="5010" w:author="tao huang" w:date="2017-09-17T12:05:00Z">
              <w:rPr>
                <w:rFonts w:cs="Times New Roman"/>
                <w:color w:val="000000" w:themeColor="text1"/>
                <w:szCs w:val="24"/>
              </w:rPr>
            </w:rPrChange>
          </w:rPr>
          <w:delText>negative</w:delText>
        </w:r>
        <w:r w:rsidR="00A67A2A" w:rsidRPr="00A60A57" w:rsidDel="0096520B">
          <w:rPr>
            <w:rFonts w:cs="Times New Roman"/>
            <w:color w:val="0D0D0D" w:themeColor="text1" w:themeTint="F2"/>
            <w:sz w:val="22"/>
            <w:rPrChange w:id="5011" w:author="tao huang" w:date="2017-09-17T12:05:00Z">
              <w:rPr>
                <w:rFonts w:cs="Times New Roman"/>
                <w:color w:val="000000" w:themeColor="text1"/>
                <w:szCs w:val="24"/>
              </w:rPr>
            </w:rPrChange>
          </w:rPr>
          <w:delText xml:space="preserve"> </w:delText>
        </w:r>
      </w:del>
      <w:ins w:id="5012" w:author="tao huang" w:date="2017-09-15T20:31:00Z">
        <w:r w:rsidR="0096520B" w:rsidRPr="00A60A57">
          <w:rPr>
            <w:rFonts w:cs="Times New Roman"/>
            <w:color w:val="0D0D0D" w:themeColor="text1" w:themeTint="F2"/>
            <w:sz w:val="22"/>
            <w:rPrChange w:id="5013" w:author="tao huang" w:date="2017-09-17T12:05:00Z">
              <w:rPr>
                <w:rFonts w:cs="Times New Roman"/>
                <w:color w:val="000000" w:themeColor="text1"/>
                <w:sz w:val="22"/>
              </w:rPr>
            </w:rPrChange>
          </w:rPr>
          <w:t xml:space="preserve">positive </w:t>
        </w:r>
      </w:ins>
      <w:ins w:id="5014" w:author="tao huang" w:date="2017-09-15T20:32:00Z">
        <w:r w:rsidR="0096520B" w:rsidRPr="00A60A57">
          <w:rPr>
            <w:rFonts w:cs="Times New Roman"/>
            <w:color w:val="0D0D0D" w:themeColor="text1" w:themeTint="F2"/>
            <w:sz w:val="22"/>
            <w:rPrChange w:id="5015" w:author="tao huang" w:date="2017-09-17T12:05:00Z">
              <w:rPr>
                <w:rFonts w:cs="Times New Roman"/>
                <w:color w:val="000000" w:themeColor="text1"/>
                <w:sz w:val="22"/>
              </w:rPr>
            </w:rPrChange>
          </w:rPr>
          <w:t xml:space="preserve">change of the </w:t>
        </w:r>
      </w:ins>
      <w:r w:rsidR="00992881" w:rsidRPr="00A60A57">
        <w:rPr>
          <w:rFonts w:cs="Times New Roman"/>
          <w:color w:val="0D0D0D" w:themeColor="text1" w:themeTint="F2"/>
          <w:sz w:val="22"/>
          <w:rPrChange w:id="5016" w:author="tao huang" w:date="2017-09-17T12:05:00Z">
            <w:rPr>
              <w:rFonts w:cs="Times New Roman"/>
              <w:color w:val="000000" w:themeColor="text1"/>
              <w:szCs w:val="24"/>
            </w:rPr>
          </w:rPrChange>
        </w:rPr>
        <w:t xml:space="preserve">squared </w:t>
      </w:r>
      <w:r w:rsidR="00A67A2A" w:rsidRPr="00A60A57">
        <w:rPr>
          <w:rFonts w:cs="Times New Roman"/>
          <w:color w:val="0D0D0D" w:themeColor="text1" w:themeTint="F2"/>
          <w:sz w:val="22"/>
          <w:rPrChange w:id="5017" w:author="tao huang" w:date="2017-09-17T12:05:00Z">
            <w:rPr>
              <w:rFonts w:cs="Times New Roman"/>
              <w:color w:val="000000" w:themeColor="text1"/>
              <w:szCs w:val="24"/>
            </w:rPr>
          </w:rPrChange>
        </w:rPr>
        <w:t xml:space="preserve">bias term </w:t>
      </w:r>
      <w:r w:rsidR="00992881" w:rsidRPr="00A60A57">
        <w:rPr>
          <w:rFonts w:cs="Times New Roman"/>
          <w:color w:val="0D0D0D" w:themeColor="text1" w:themeTint="F2"/>
          <w:sz w:val="22"/>
          <w:rPrChange w:id="5018" w:author="tao huang" w:date="2017-09-17T12:05:00Z">
            <w:rPr>
              <w:rFonts w:cs="Times New Roman"/>
              <w:color w:val="000000" w:themeColor="text1"/>
              <w:szCs w:val="24"/>
            </w:rPr>
          </w:rPrChange>
        </w:rPr>
        <w:t>compares to the non-</w:t>
      </w:r>
      <w:del w:id="5019" w:author="tao huang" w:date="2017-09-15T20:31:00Z">
        <w:r w:rsidR="00992881" w:rsidRPr="00A60A57" w:rsidDel="0096520B">
          <w:rPr>
            <w:rFonts w:cs="Times New Roman"/>
            <w:color w:val="0D0D0D" w:themeColor="text1" w:themeTint="F2"/>
            <w:sz w:val="22"/>
            <w:rPrChange w:id="5020" w:author="tao huang" w:date="2017-09-17T12:05:00Z">
              <w:rPr>
                <w:rFonts w:cs="Times New Roman"/>
                <w:color w:val="000000" w:themeColor="text1"/>
                <w:szCs w:val="24"/>
              </w:rPr>
            </w:rPrChange>
          </w:rPr>
          <w:delText xml:space="preserve">positive </w:delText>
        </w:r>
      </w:del>
      <w:ins w:id="5021" w:author="tao huang" w:date="2017-09-15T20:31:00Z">
        <w:r w:rsidR="0096520B" w:rsidRPr="00A60A57">
          <w:rPr>
            <w:rFonts w:cs="Times New Roman"/>
            <w:color w:val="0D0D0D" w:themeColor="text1" w:themeTint="F2"/>
            <w:sz w:val="22"/>
            <w:rPrChange w:id="5022" w:author="tao huang" w:date="2017-09-17T12:05:00Z">
              <w:rPr>
                <w:rFonts w:cs="Times New Roman"/>
                <w:color w:val="000000" w:themeColor="text1"/>
                <w:sz w:val="22"/>
              </w:rPr>
            </w:rPrChange>
          </w:rPr>
          <w:t>ne</w:t>
        </w:r>
      </w:ins>
      <w:ins w:id="5023" w:author="tao huang" w:date="2017-09-15T20:32:00Z">
        <w:r w:rsidR="0096520B" w:rsidRPr="00A60A57">
          <w:rPr>
            <w:rFonts w:cs="Times New Roman"/>
            <w:color w:val="0D0D0D" w:themeColor="text1" w:themeTint="F2"/>
            <w:sz w:val="22"/>
            <w:rPrChange w:id="5024" w:author="tao huang" w:date="2017-09-17T12:05:00Z">
              <w:rPr>
                <w:rFonts w:cs="Times New Roman"/>
                <w:color w:val="000000" w:themeColor="text1"/>
                <w:sz w:val="22"/>
              </w:rPr>
            </w:rPrChange>
          </w:rPr>
          <w:t>gative</w:t>
        </w:r>
      </w:ins>
      <w:ins w:id="5025" w:author="tao huang" w:date="2017-09-15T20:31:00Z">
        <w:r w:rsidR="0096520B" w:rsidRPr="00A60A57">
          <w:rPr>
            <w:rFonts w:cs="Times New Roman"/>
            <w:color w:val="0D0D0D" w:themeColor="text1" w:themeTint="F2"/>
            <w:sz w:val="22"/>
            <w:rPrChange w:id="5026" w:author="tao huang" w:date="2017-09-17T12:05:00Z">
              <w:rPr>
                <w:rFonts w:cs="Times New Roman"/>
                <w:color w:val="000000" w:themeColor="text1"/>
                <w:szCs w:val="24"/>
              </w:rPr>
            </w:rPrChange>
          </w:rPr>
          <w:t xml:space="preserve"> </w:t>
        </w:r>
      </w:ins>
      <w:ins w:id="5027" w:author="tao huang" w:date="2017-09-15T20:32:00Z">
        <w:r w:rsidR="0096520B" w:rsidRPr="00A60A57">
          <w:rPr>
            <w:rFonts w:cs="Times New Roman"/>
            <w:color w:val="0D0D0D" w:themeColor="text1" w:themeTint="F2"/>
            <w:sz w:val="22"/>
            <w:rPrChange w:id="5028" w:author="tao huang" w:date="2017-09-17T12:05:00Z">
              <w:rPr>
                <w:rFonts w:cs="Times New Roman"/>
                <w:color w:val="000000" w:themeColor="text1"/>
                <w:sz w:val="22"/>
              </w:rPr>
            </w:rPrChange>
          </w:rPr>
          <w:t xml:space="preserve">change of the </w:t>
        </w:r>
      </w:ins>
      <w:r w:rsidR="00992881" w:rsidRPr="00A60A57">
        <w:rPr>
          <w:rFonts w:cs="Times New Roman"/>
          <w:color w:val="0D0D0D" w:themeColor="text1" w:themeTint="F2"/>
          <w:sz w:val="22"/>
          <w:rPrChange w:id="5029" w:author="tao huang" w:date="2017-09-17T12:05:00Z">
            <w:rPr>
              <w:rFonts w:cs="Times New Roman"/>
              <w:color w:val="000000" w:themeColor="text1"/>
              <w:szCs w:val="24"/>
            </w:rPr>
          </w:rPrChange>
        </w:rPr>
        <w:t>efficiency term.</w:t>
      </w:r>
      <w:r w:rsidR="00402E08" w:rsidRPr="00A60A57">
        <w:rPr>
          <w:rFonts w:cs="Times New Roman"/>
          <w:color w:val="0D0D0D" w:themeColor="text1" w:themeTint="F2"/>
          <w:sz w:val="22"/>
          <w:rPrChange w:id="5030" w:author="tao huang" w:date="2017-09-17T12:05:00Z">
            <w:rPr>
              <w:rFonts w:cs="Times New Roman"/>
              <w:color w:val="000000" w:themeColor="text1"/>
              <w:szCs w:val="24"/>
            </w:rPr>
          </w:rPrChange>
        </w:rPr>
        <w:t xml:space="preserve"> </w:t>
      </w:r>
      <w:r w:rsidR="00C85971" w:rsidRPr="00A60A57">
        <w:rPr>
          <w:rFonts w:cs="Times New Roman"/>
          <w:color w:val="0D0D0D" w:themeColor="text1" w:themeTint="F2"/>
          <w:sz w:val="22"/>
          <w:rPrChange w:id="5031" w:author="tao huang" w:date="2017-09-17T12:05:00Z">
            <w:rPr>
              <w:rFonts w:cs="Times New Roman"/>
              <w:color w:val="000000" w:themeColor="text1"/>
              <w:szCs w:val="24"/>
            </w:rPr>
          </w:rPrChange>
        </w:rPr>
        <w:t xml:space="preserve">Therefore, when we </w:t>
      </w:r>
      <w:r w:rsidR="00AB7B0C" w:rsidRPr="00A60A57">
        <w:rPr>
          <w:rFonts w:cs="Times New Roman"/>
          <w:color w:val="0D0D0D" w:themeColor="text1" w:themeTint="F2"/>
          <w:sz w:val="22"/>
          <w:rPrChange w:id="5032" w:author="tao huang" w:date="2017-09-17T12:05:00Z">
            <w:rPr>
              <w:rFonts w:cs="Times New Roman"/>
              <w:color w:val="000000" w:themeColor="text1"/>
              <w:szCs w:val="24"/>
            </w:rPr>
          </w:rPrChange>
        </w:rPr>
        <w:t>exclude</w:t>
      </w:r>
      <w:r w:rsidR="003A32A9" w:rsidRPr="00A60A57">
        <w:rPr>
          <w:rFonts w:cs="Times New Roman"/>
          <w:color w:val="0D0D0D" w:themeColor="text1" w:themeTint="F2"/>
          <w:sz w:val="22"/>
          <w:rPrChange w:id="5033" w:author="tao huang" w:date="2017-09-17T12:05:00Z">
            <w:rPr>
              <w:rFonts w:cs="Times New Roman"/>
              <w:color w:val="000000" w:themeColor="text1"/>
              <w:szCs w:val="24"/>
            </w:rPr>
          </w:rPrChange>
        </w:rPr>
        <w:t xml:space="preserve"> </w:t>
      </w:r>
      <w:r w:rsidR="00B5645F" w:rsidRPr="00A60A57">
        <w:rPr>
          <w:rFonts w:cs="Times New Roman"/>
          <w:color w:val="0D0D0D" w:themeColor="text1" w:themeTint="F2"/>
          <w:sz w:val="22"/>
          <w:rPrChange w:id="5034" w:author="tao huang" w:date="2017-09-17T12:05:00Z">
            <w:rPr>
              <w:rFonts w:cs="Times New Roman"/>
              <w:color w:val="000000" w:themeColor="text1"/>
              <w:szCs w:val="24"/>
            </w:rPr>
          </w:rPrChange>
        </w:rPr>
        <w:t>pre-break data</w:t>
      </w:r>
      <w:r w:rsidR="003A32A9" w:rsidRPr="00A60A57">
        <w:rPr>
          <w:rFonts w:cs="Times New Roman"/>
          <w:color w:val="0D0D0D" w:themeColor="text1" w:themeTint="F2"/>
          <w:sz w:val="22"/>
          <w:rPrChange w:id="5035" w:author="tao huang" w:date="2017-09-17T12:05:00Z">
            <w:rPr>
              <w:rFonts w:cs="Times New Roman"/>
              <w:color w:val="000000" w:themeColor="text1"/>
              <w:szCs w:val="24"/>
            </w:rPr>
          </w:rPrChange>
        </w:rPr>
        <w:t xml:space="preserve"> </w:t>
      </w:r>
      <w:r w:rsidR="00AB7B0C" w:rsidRPr="00A60A57">
        <w:rPr>
          <w:rFonts w:cs="Times New Roman"/>
          <w:color w:val="0D0D0D" w:themeColor="text1" w:themeTint="F2"/>
          <w:sz w:val="22"/>
          <w:rPrChange w:id="5036" w:author="tao huang" w:date="2017-09-17T12:05:00Z">
            <w:rPr>
              <w:rFonts w:cs="Times New Roman"/>
              <w:color w:val="000000" w:themeColor="text1"/>
              <w:szCs w:val="24"/>
            </w:rPr>
          </w:rPrChange>
        </w:rPr>
        <w:t>and adopt a smaller estimation window</w:t>
      </w:r>
      <w:r w:rsidR="00C85971" w:rsidRPr="00A60A57">
        <w:rPr>
          <w:rFonts w:cs="Times New Roman"/>
          <w:color w:val="0D0D0D" w:themeColor="text1" w:themeTint="F2"/>
          <w:sz w:val="22"/>
          <w:rPrChange w:id="5037" w:author="tao huang" w:date="2017-09-17T12:05:00Z">
            <w:rPr>
              <w:rFonts w:cs="Times New Roman"/>
              <w:color w:val="000000" w:themeColor="text1"/>
              <w:szCs w:val="24"/>
            </w:rPr>
          </w:rPrChange>
        </w:rPr>
        <w:t xml:space="preserve">, we </w:t>
      </w:r>
      <w:r w:rsidR="00DD3494" w:rsidRPr="00A60A57">
        <w:rPr>
          <w:rFonts w:cs="Times New Roman"/>
          <w:color w:val="0D0D0D" w:themeColor="text1" w:themeTint="F2"/>
          <w:sz w:val="22"/>
          <w:rPrChange w:id="5038" w:author="tao huang" w:date="2017-09-17T12:05:00Z">
            <w:rPr>
              <w:rFonts w:cs="Times New Roman"/>
              <w:color w:val="000000" w:themeColor="text1"/>
              <w:szCs w:val="24"/>
            </w:rPr>
          </w:rPrChange>
        </w:rPr>
        <w:t xml:space="preserve">may have either better or worse forecasting </w:t>
      </w:r>
      <w:del w:id="5039" w:author="tao huang" w:date="2017-09-15T20:37:00Z">
        <w:r w:rsidR="00DD3494" w:rsidRPr="00A60A57" w:rsidDel="0096520B">
          <w:rPr>
            <w:rFonts w:cs="Times New Roman"/>
            <w:color w:val="0D0D0D" w:themeColor="text1" w:themeTint="F2"/>
            <w:sz w:val="22"/>
            <w:rPrChange w:id="5040" w:author="tao huang" w:date="2017-09-17T12:05:00Z">
              <w:rPr>
                <w:rFonts w:cs="Times New Roman"/>
                <w:color w:val="000000" w:themeColor="text1"/>
                <w:szCs w:val="24"/>
              </w:rPr>
            </w:rPrChange>
          </w:rPr>
          <w:delText xml:space="preserve">performance </w:delText>
        </w:r>
      </w:del>
      <w:ins w:id="5041" w:author="tao huang" w:date="2017-09-15T20:37:00Z">
        <w:r w:rsidR="0096520B" w:rsidRPr="00A60A57">
          <w:rPr>
            <w:rFonts w:cs="Times New Roman"/>
            <w:color w:val="0D0D0D" w:themeColor="text1" w:themeTint="F2"/>
            <w:sz w:val="22"/>
            <w:rPrChange w:id="5042" w:author="tao huang" w:date="2017-09-17T12:05:00Z">
              <w:rPr>
                <w:rFonts w:cs="Times New Roman"/>
                <w:color w:val="000000" w:themeColor="text1"/>
                <w:sz w:val="22"/>
              </w:rPr>
            </w:rPrChange>
          </w:rPr>
          <w:t>performance</w:t>
        </w:r>
        <w:r w:rsidR="0096520B" w:rsidRPr="00A60A57">
          <w:rPr>
            <w:rFonts w:cs="Times New Roman"/>
            <w:color w:val="0D0D0D" w:themeColor="text1" w:themeTint="F2"/>
            <w:sz w:val="22"/>
            <w:rPrChange w:id="5043" w:author="tao huang" w:date="2017-09-17T12:05:00Z">
              <w:rPr>
                <w:rFonts w:cs="Times New Roman"/>
                <w:color w:val="000000" w:themeColor="text1"/>
                <w:szCs w:val="24"/>
              </w:rPr>
            </w:rPrChange>
          </w:rPr>
          <w:t xml:space="preserve"> </w:t>
        </w:r>
      </w:ins>
      <w:r w:rsidR="00354163" w:rsidRPr="00A60A57">
        <w:rPr>
          <w:rFonts w:cs="Times New Roman"/>
          <w:color w:val="0D0D0D" w:themeColor="text1" w:themeTint="F2"/>
          <w:sz w:val="22"/>
          <w:rPrChange w:id="5044" w:author="tao huang" w:date="2017-09-17T12:05:00Z">
            <w:rPr>
              <w:rFonts w:cs="Times New Roman"/>
              <w:color w:val="000000" w:themeColor="text1"/>
              <w:szCs w:val="24"/>
            </w:rPr>
          </w:rPrChange>
        </w:rPr>
        <w:t xml:space="preserve">depending on </w:t>
      </w:r>
      <w:r w:rsidR="00DD3494" w:rsidRPr="00A60A57">
        <w:rPr>
          <w:rFonts w:cs="Times New Roman"/>
          <w:color w:val="0D0D0D" w:themeColor="text1" w:themeTint="F2"/>
          <w:sz w:val="22"/>
          <w:rPrChange w:id="5045" w:author="tao huang" w:date="2017-09-17T12:05:00Z">
            <w:rPr>
              <w:rFonts w:cs="Times New Roman"/>
              <w:color w:val="000000" w:themeColor="text1"/>
              <w:szCs w:val="24"/>
            </w:rPr>
          </w:rPrChange>
        </w:rPr>
        <w:t xml:space="preserve">the trade-off between the </w:t>
      </w:r>
      <w:r w:rsidR="00AB7B0C" w:rsidRPr="00A60A57">
        <w:rPr>
          <w:rFonts w:cs="Times New Roman"/>
          <w:color w:val="0D0D0D" w:themeColor="text1" w:themeTint="F2"/>
          <w:sz w:val="22"/>
          <w:rPrChange w:id="5046" w:author="tao huang" w:date="2017-09-17T12:05:00Z">
            <w:rPr>
              <w:rFonts w:cs="Times New Roman"/>
              <w:color w:val="000000" w:themeColor="text1"/>
              <w:szCs w:val="24"/>
            </w:rPr>
          </w:rPrChange>
        </w:rPr>
        <w:t>reduced</w:t>
      </w:r>
      <w:r w:rsidR="00DD3494" w:rsidRPr="00A60A57">
        <w:rPr>
          <w:rFonts w:cs="Times New Roman"/>
          <w:color w:val="0D0D0D" w:themeColor="text1" w:themeTint="F2"/>
          <w:sz w:val="22"/>
          <w:rPrChange w:id="5047" w:author="tao huang" w:date="2017-09-17T12:05:00Z">
            <w:rPr>
              <w:rFonts w:cs="Times New Roman"/>
              <w:color w:val="000000" w:themeColor="text1"/>
              <w:szCs w:val="24"/>
            </w:rPr>
          </w:rPrChange>
        </w:rPr>
        <w:t xml:space="preserve"> forecast bias and the potentially </w:t>
      </w:r>
      <w:r w:rsidR="00AB7B0C" w:rsidRPr="00A60A57">
        <w:rPr>
          <w:rFonts w:cs="Times New Roman"/>
          <w:color w:val="0D0D0D" w:themeColor="text1" w:themeTint="F2"/>
          <w:sz w:val="22"/>
          <w:rPrChange w:id="5048" w:author="tao huang" w:date="2017-09-17T12:05:00Z">
            <w:rPr>
              <w:rFonts w:cs="Times New Roman"/>
              <w:color w:val="000000" w:themeColor="text1"/>
              <w:szCs w:val="24"/>
            </w:rPr>
          </w:rPrChange>
        </w:rPr>
        <w:t>inflated</w:t>
      </w:r>
      <w:r w:rsidR="00DD3494" w:rsidRPr="00A60A57">
        <w:rPr>
          <w:rFonts w:cs="Times New Roman"/>
          <w:color w:val="0D0D0D" w:themeColor="text1" w:themeTint="F2"/>
          <w:sz w:val="22"/>
          <w:rPrChange w:id="5049" w:author="tao huang" w:date="2017-09-17T12:05:00Z">
            <w:rPr>
              <w:rFonts w:cs="Times New Roman"/>
              <w:color w:val="000000" w:themeColor="text1"/>
              <w:szCs w:val="24"/>
            </w:rPr>
          </w:rPrChange>
        </w:rPr>
        <w:t xml:space="preserve"> forecasting error variance</w:t>
      </w:r>
      <w:r w:rsidR="00651DE4" w:rsidRPr="00A60A57">
        <w:rPr>
          <w:rFonts w:cs="Times New Roman"/>
          <w:color w:val="0D0D0D" w:themeColor="text1" w:themeTint="F2"/>
          <w:sz w:val="22"/>
          <w:rPrChange w:id="5050" w:author="tao huang" w:date="2017-09-17T12:05:00Z">
            <w:rPr>
              <w:rFonts w:cs="Times New Roman"/>
              <w:color w:val="000000" w:themeColor="text1"/>
              <w:szCs w:val="24"/>
            </w:rPr>
          </w:rPrChange>
        </w:rPr>
        <w:t>, and vice versa.</w:t>
      </w:r>
    </w:p>
    <w:p w14:paraId="49EC863B" w14:textId="77777777" w:rsidR="001A4F97" w:rsidRPr="00A60A57" w:rsidRDefault="001A4F97">
      <w:pPr>
        <w:spacing w:after="0" w:line="360" w:lineRule="auto"/>
        <w:rPr>
          <w:rFonts w:cs="Times New Roman"/>
          <w:color w:val="0D0D0D" w:themeColor="text1" w:themeTint="F2"/>
          <w:sz w:val="22"/>
          <w:rPrChange w:id="5051" w:author="tao huang" w:date="2017-09-17T12:05:00Z">
            <w:rPr>
              <w:rFonts w:cs="Times New Roman"/>
              <w:color w:val="000000" w:themeColor="text1"/>
              <w:szCs w:val="24"/>
            </w:rPr>
          </w:rPrChange>
        </w:rPr>
      </w:pPr>
    </w:p>
    <w:p w14:paraId="50CBDF4C" w14:textId="5AE3A7E3" w:rsidR="00CA4E10" w:rsidRPr="00A60A57" w:rsidRDefault="009B2F0E">
      <w:pPr>
        <w:spacing w:after="0" w:line="360" w:lineRule="auto"/>
        <w:rPr>
          <w:ins w:id="5052" w:author="tao huang" w:date="2017-09-17T10:18:00Z"/>
          <w:rFonts w:cs="Times New Roman"/>
          <w:color w:val="0D0D0D" w:themeColor="text1" w:themeTint="F2"/>
          <w:sz w:val="22"/>
          <w:rPrChange w:id="5053" w:author="tao huang" w:date="2017-09-17T12:05:00Z">
            <w:rPr>
              <w:ins w:id="5054" w:author="tao huang" w:date="2017-09-17T10:18:00Z"/>
              <w:rFonts w:cs="Times New Roman"/>
              <w:color w:val="385623" w:themeColor="accent6" w:themeShade="80"/>
              <w:sz w:val="22"/>
            </w:rPr>
          </w:rPrChange>
        </w:rPr>
      </w:pPr>
      <w:ins w:id="5055" w:author="tao huang" w:date="2017-09-15T21:23:00Z">
        <w:r w:rsidRPr="00A60A57">
          <w:rPr>
            <w:color w:val="0D0D0D" w:themeColor="text1" w:themeTint="F2"/>
            <w:sz w:val="22"/>
            <w:rPrChange w:id="5056" w:author="tao huang" w:date="2017-09-17T12:05:00Z">
              <w:rPr>
                <w:sz w:val="22"/>
              </w:rPr>
            </w:rPrChange>
          </w:rPr>
          <w:t xml:space="preserve">Instead of searching for the optimal estimation window, </w:t>
        </w:r>
      </w:ins>
      <w:r w:rsidR="00F75C33">
        <w:rPr>
          <w:color w:val="0D0D0D" w:themeColor="text1" w:themeTint="F2"/>
          <w:sz w:val="22"/>
        </w:rPr>
        <w:fldChar w:fldCharType="begin"/>
      </w:r>
      <w:r w:rsidR="00F75C33">
        <w:rPr>
          <w:color w:val="0D0D0D" w:themeColor="text1" w:themeTint="F2"/>
          <w:sz w:val="22"/>
        </w:rPr>
        <w:instrText xml:space="preserve"> HYPERLINK \l "_ENREF_65" \o "Pesaran, 2005 #622" </w:instrText>
      </w:r>
      <w:r w:rsidR="00F75C33">
        <w:rPr>
          <w:color w:val="0D0D0D" w:themeColor="text1" w:themeTint="F2"/>
          <w:sz w:val="22"/>
        </w:rPr>
      </w:r>
      <w:r w:rsidR="00F75C33">
        <w:rPr>
          <w:color w:val="0D0D0D" w:themeColor="text1" w:themeTint="F2"/>
          <w:sz w:val="22"/>
        </w:rPr>
        <w:fldChar w:fldCharType="separate"/>
      </w:r>
      <w:r w:rsidR="00F75C33" w:rsidRPr="00A60A57">
        <w:rPr>
          <w:rFonts w:cs="Times New Roman"/>
          <w:color w:val="0D0D0D" w:themeColor="text1" w:themeTint="F2"/>
          <w:sz w:val="22"/>
          <w:rPrChange w:id="5057" w:author="tao huang" w:date="2017-09-17T12:05:00Z">
            <w:rPr>
              <w:rFonts w:cs="Times New Roman"/>
              <w:color w:val="000000" w:themeColor="text1"/>
            </w:rPr>
          </w:rPrChange>
        </w:rPr>
        <w:fldChar w:fldCharType="begin"/>
      </w:r>
      <w:r w:rsidR="00F75C33">
        <w:rPr>
          <w:rFonts w:cs="Times New Roman"/>
          <w:color w:val="0D0D0D" w:themeColor="text1" w:themeTint="F2"/>
          <w:sz w:val="22"/>
        </w:rPr>
        <w:instrText xml:space="preserve"> ADDIN EN.CITE &lt;EndNote&gt;&lt;Cite AuthorYear="1"&gt;&lt;Author&gt;Pesaran&lt;/Author&gt;&lt;Year&gt;2005&lt;/Year&gt;&lt;RecNum&gt;622&lt;/RecNum&gt;&lt;DisplayText&gt;M. H. Pesaran and Timmermann (2005)&lt;/DisplayText&gt;&lt;record&gt;&lt;rec-number&gt;622&lt;/rec-number&gt;&lt;foreign-keys&gt;&lt;key app="EN" db-id="fwzpfdt205x9v6eprsvv25dpxftedxv0z0a9" timestamp="0"&gt;622&lt;/key&gt;&lt;/foreign-keys&gt;&lt;ref-type name="Journal Article"&gt;17&lt;/ref-type&gt;&lt;contributors&gt;&lt;authors&gt;&lt;author&gt;Pesaran, M. Hashem&lt;/author&gt;&lt;author&gt;Timmermann, Allan&lt;/author&gt;&lt;/authors&gt;&lt;/contributors&gt;&lt;titles&gt;&lt;title&gt;Small sample properties of forecasts from autoregressive models under structural breaks&lt;/title&gt;&lt;secondary-title&gt;Journal of econometrics&lt;/secondary-title&gt;&lt;/titles&gt;&lt;periodical&gt;&lt;full-title&gt;Journal of Econometrics&lt;/full-title&gt;&lt;/periodical&gt;&lt;pages&gt;183-217&lt;/pages&gt;&lt;volume&gt;129&lt;/volume&gt;&lt;number&gt;1-2&lt;/number&gt;&lt;keywords&gt;&lt;keyword&gt;Small sample properties of forecasts&lt;/keyword&gt;&lt;keyword&gt;MSFE&lt;/keyword&gt;&lt;keyword&gt;Structural breaks&lt;/keyword&gt;&lt;keyword&gt;Autoregression&lt;/keyword&gt;&lt;keyword&gt;Rolling window estimator&lt;/keyword&gt;&lt;/keywords&gt;&lt;dates&gt;&lt;year&gt;2005&lt;/year&gt;&lt;/dates&gt;&lt;isbn&gt;0304-4076&lt;/isbn&gt;&lt;urls&gt;&lt;related-urls&gt;&lt;url&gt;http://www.sciencedirect.com/science/article/B6VC0-4DS998D-1/2/4a0f170796270511da466c56819a7d26&lt;/url&gt;&lt;/related-urls&gt;&lt;/urls&gt;&lt;electronic-resource-num&gt;DOI: 10.1016/j.jeconom.2004.09.007&lt;/electronic-resource-num&gt;&lt;access-date&gt;2005/12//&lt;/access-date&gt;&lt;/record&gt;&lt;/Cite&gt;&lt;/EndNote&gt;</w:instrText>
      </w:r>
      <w:r w:rsidR="00F75C33" w:rsidRPr="00A60A57">
        <w:rPr>
          <w:rFonts w:cs="Times New Roman"/>
          <w:color w:val="0D0D0D" w:themeColor="text1" w:themeTint="F2"/>
          <w:sz w:val="22"/>
          <w:rPrChange w:id="5058" w:author="tao huang" w:date="2017-09-17T12:05:00Z">
            <w:rPr>
              <w:rFonts w:cs="Times New Roman"/>
              <w:color w:val="000000" w:themeColor="text1"/>
            </w:rPr>
          </w:rPrChange>
        </w:rPr>
        <w:fldChar w:fldCharType="separate"/>
      </w:r>
      <w:r w:rsidR="00F75C33">
        <w:rPr>
          <w:rFonts w:cs="Times New Roman"/>
          <w:noProof/>
          <w:color w:val="0D0D0D" w:themeColor="text1" w:themeTint="F2"/>
          <w:sz w:val="22"/>
        </w:rPr>
        <w:t>M. H. Pesaran and Timmermann (2005)</w:t>
      </w:r>
      <w:r w:rsidR="00F75C33" w:rsidRPr="00A60A57">
        <w:rPr>
          <w:rFonts w:cs="Times New Roman"/>
          <w:color w:val="0D0D0D" w:themeColor="text1" w:themeTint="F2"/>
          <w:sz w:val="22"/>
          <w:rPrChange w:id="5059" w:author="tao huang" w:date="2017-09-17T12:05:00Z">
            <w:rPr>
              <w:rFonts w:cs="Times New Roman"/>
              <w:color w:val="000000" w:themeColor="text1"/>
            </w:rPr>
          </w:rPrChange>
        </w:rPr>
        <w:fldChar w:fldCharType="end"/>
      </w:r>
      <w:r w:rsidR="00F75C33">
        <w:rPr>
          <w:color w:val="0D0D0D" w:themeColor="text1" w:themeTint="F2"/>
          <w:sz w:val="22"/>
        </w:rPr>
        <w:fldChar w:fldCharType="end"/>
      </w:r>
      <w:r w:rsidR="00285992" w:rsidRPr="00A60A57">
        <w:rPr>
          <w:rFonts w:cs="Times New Roman"/>
          <w:color w:val="0D0D0D" w:themeColor="text1" w:themeTint="F2"/>
          <w:sz w:val="22"/>
          <w:rPrChange w:id="5060" w:author="tao huang" w:date="2017-09-17T12:05:00Z">
            <w:rPr>
              <w:rFonts w:cs="Times New Roman"/>
              <w:color w:val="000000" w:themeColor="text1"/>
            </w:rPr>
          </w:rPrChange>
        </w:rPr>
        <w:t xml:space="preserve"> suggest </w:t>
      </w:r>
      <w:r w:rsidR="00285992" w:rsidRPr="00A60A57">
        <w:rPr>
          <w:rFonts w:cs="Times New Roman"/>
          <w:color w:val="0D0D0D" w:themeColor="text1" w:themeTint="F2"/>
          <w:sz w:val="22"/>
          <w:rPrChange w:id="5061" w:author="tao huang" w:date="2017-09-17T12:05:00Z">
            <w:rPr>
              <w:rFonts w:cs="Times New Roman"/>
              <w:color w:val="000000" w:themeColor="text1"/>
              <w:szCs w:val="24"/>
            </w:rPr>
          </w:rPrChange>
        </w:rPr>
        <w:t>combining</w:t>
      </w:r>
      <w:r w:rsidR="009028DD" w:rsidRPr="00A60A57">
        <w:rPr>
          <w:rFonts w:cs="Times New Roman"/>
          <w:color w:val="0D0D0D" w:themeColor="text1" w:themeTint="F2"/>
          <w:sz w:val="22"/>
          <w:rPrChange w:id="5062" w:author="tao huang" w:date="2017-09-17T12:05:00Z">
            <w:rPr>
              <w:rFonts w:cs="Times New Roman"/>
              <w:color w:val="000000" w:themeColor="text1"/>
              <w:szCs w:val="24"/>
            </w:rPr>
          </w:rPrChange>
        </w:rPr>
        <w:t xml:space="preserve"> the forecasts </w:t>
      </w:r>
      <w:r w:rsidR="00285992" w:rsidRPr="00A60A57">
        <w:rPr>
          <w:rFonts w:cs="Times New Roman"/>
          <w:color w:val="0D0D0D" w:themeColor="text1" w:themeTint="F2"/>
          <w:sz w:val="22"/>
          <w:rPrChange w:id="5063" w:author="tao huang" w:date="2017-09-17T12:05:00Z">
            <w:rPr>
              <w:rFonts w:cs="Times New Roman"/>
              <w:color w:val="000000" w:themeColor="text1"/>
              <w:szCs w:val="24"/>
            </w:rPr>
          </w:rPrChange>
        </w:rPr>
        <w:t xml:space="preserve">generated by the model </w:t>
      </w:r>
      <w:r w:rsidR="00EA6225" w:rsidRPr="00A60A57">
        <w:rPr>
          <w:rFonts w:cs="Times New Roman"/>
          <w:color w:val="0D0D0D" w:themeColor="text1" w:themeTint="F2"/>
          <w:sz w:val="22"/>
          <w:rPrChange w:id="5064" w:author="tao huang" w:date="2017-09-17T12:05:00Z">
            <w:rPr>
              <w:rFonts w:cs="Times New Roman"/>
              <w:color w:val="000000" w:themeColor="text1"/>
              <w:szCs w:val="24"/>
            </w:rPr>
          </w:rPrChange>
        </w:rPr>
        <w:t xml:space="preserve">of the same specification </w:t>
      </w:r>
      <w:r w:rsidR="00285992" w:rsidRPr="00A60A57">
        <w:rPr>
          <w:rFonts w:cs="Times New Roman"/>
          <w:color w:val="0D0D0D" w:themeColor="text1" w:themeTint="F2"/>
          <w:sz w:val="22"/>
          <w:rPrChange w:id="5065" w:author="tao huang" w:date="2017-09-17T12:05:00Z">
            <w:rPr>
              <w:rFonts w:cs="Times New Roman"/>
              <w:color w:val="000000" w:themeColor="text1"/>
              <w:szCs w:val="24"/>
            </w:rPr>
          </w:rPrChange>
        </w:rPr>
        <w:t xml:space="preserve">but estimated with different </w:t>
      </w:r>
      <w:del w:id="5066" w:author="tao huang" w:date="2017-09-15T21:21:00Z">
        <w:r w:rsidR="00285992" w:rsidRPr="00A60A57" w:rsidDel="002B2698">
          <w:rPr>
            <w:rFonts w:cs="Times New Roman"/>
            <w:color w:val="0D0D0D" w:themeColor="text1" w:themeTint="F2"/>
            <w:sz w:val="22"/>
            <w:rPrChange w:id="5067" w:author="tao huang" w:date="2017-09-17T12:05:00Z">
              <w:rPr>
                <w:rFonts w:cs="Times New Roman"/>
                <w:color w:val="000000" w:themeColor="text1"/>
                <w:szCs w:val="24"/>
              </w:rPr>
            </w:rPrChange>
          </w:rPr>
          <w:delText xml:space="preserve">sample </w:delText>
        </w:r>
      </w:del>
      <w:r w:rsidR="00285992" w:rsidRPr="00A60A57">
        <w:rPr>
          <w:rFonts w:cs="Times New Roman"/>
          <w:color w:val="0D0D0D" w:themeColor="text1" w:themeTint="F2"/>
          <w:sz w:val="22"/>
          <w:rPrChange w:id="5068" w:author="tao huang" w:date="2017-09-17T12:05:00Z">
            <w:rPr>
              <w:rFonts w:cs="Times New Roman"/>
              <w:color w:val="000000" w:themeColor="text1"/>
              <w:szCs w:val="24"/>
            </w:rPr>
          </w:rPrChange>
        </w:rPr>
        <w:t>windows</w:t>
      </w:r>
      <w:ins w:id="5069" w:author="tao huang" w:date="2017-09-17T10:18:00Z">
        <w:r w:rsidR="00CA4E10" w:rsidRPr="00A60A57">
          <w:rPr>
            <w:rFonts w:cs="Times New Roman"/>
            <w:color w:val="0D0D0D" w:themeColor="text1" w:themeTint="F2"/>
            <w:sz w:val="22"/>
            <w:rPrChange w:id="5070" w:author="tao huang" w:date="2017-09-17T12:05:00Z">
              <w:rPr>
                <w:rFonts w:cs="Times New Roman"/>
                <w:color w:val="385623" w:themeColor="accent6" w:themeShade="80"/>
                <w:sz w:val="22"/>
              </w:rPr>
            </w:rPrChange>
          </w:rPr>
          <w:t xml:space="preserve">. The rationale is </w:t>
        </w:r>
      </w:ins>
      <w:ins w:id="5071" w:author="tao huang" w:date="2017-09-17T10:19:00Z">
        <w:r w:rsidR="00CA4E10" w:rsidRPr="00A60A57">
          <w:rPr>
            <w:rFonts w:cs="Times New Roman"/>
            <w:color w:val="0D0D0D" w:themeColor="text1" w:themeTint="F2"/>
            <w:sz w:val="22"/>
            <w:rPrChange w:id="5072" w:author="tao huang" w:date="2017-09-17T12:05:00Z">
              <w:rPr>
                <w:rFonts w:cs="Times New Roman"/>
                <w:color w:val="385623" w:themeColor="accent6" w:themeShade="80"/>
                <w:sz w:val="22"/>
              </w:rPr>
            </w:rPrChange>
          </w:rPr>
          <w:t xml:space="preserve">that the forecasts generated with large estimation windows may be subject to more bias </w:t>
        </w:r>
      </w:ins>
      <w:ins w:id="5073" w:author="tao huang" w:date="2017-09-17T10:20:00Z">
        <w:r w:rsidR="007418B5" w:rsidRPr="00A60A57">
          <w:rPr>
            <w:rFonts w:cs="Times New Roman"/>
            <w:color w:val="0D0D0D" w:themeColor="text1" w:themeTint="F2"/>
            <w:sz w:val="22"/>
            <w:rPrChange w:id="5074" w:author="tao huang" w:date="2017-09-17T12:05:00Z">
              <w:rPr>
                <w:rFonts w:cs="Times New Roman"/>
                <w:color w:val="385623" w:themeColor="accent6" w:themeShade="80"/>
                <w:sz w:val="22"/>
              </w:rPr>
            </w:rPrChange>
          </w:rPr>
          <w:t xml:space="preserve">(contains more pre-break data) </w:t>
        </w:r>
      </w:ins>
      <w:ins w:id="5075" w:author="tao huang" w:date="2017-09-17T10:19:00Z">
        <w:r w:rsidR="00CA4E10" w:rsidRPr="00A60A57">
          <w:rPr>
            <w:rFonts w:cs="Times New Roman"/>
            <w:color w:val="0D0D0D" w:themeColor="text1" w:themeTint="F2"/>
            <w:sz w:val="22"/>
            <w:rPrChange w:id="5076" w:author="tao huang" w:date="2017-09-17T12:05:00Z">
              <w:rPr>
                <w:rFonts w:cs="Times New Roman"/>
                <w:color w:val="385623" w:themeColor="accent6" w:themeShade="80"/>
                <w:sz w:val="22"/>
              </w:rPr>
            </w:rPrChange>
          </w:rPr>
          <w:t xml:space="preserve">but </w:t>
        </w:r>
      </w:ins>
      <w:ins w:id="5077" w:author="tao huang" w:date="2017-09-17T10:20:00Z">
        <w:r w:rsidR="00CA4E10" w:rsidRPr="00A60A57">
          <w:rPr>
            <w:rFonts w:cs="Times New Roman"/>
            <w:color w:val="0D0D0D" w:themeColor="text1" w:themeTint="F2"/>
            <w:sz w:val="22"/>
            <w:rPrChange w:id="5078" w:author="tao huang" w:date="2017-09-17T12:05:00Z">
              <w:rPr>
                <w:rFonts w:cs="Times New Roman"/>
                <w:color w:val="385623" w:themeColor="accent6" w:themeShade="80"/>
                <w:sz w:val="22"/>
              </w:rPr>
            </w:rPrChange>
          </w:rPr>
          <w:t>smaller error variance</w:t>
        </w:r>
        <w:r w:rsidR="007418B5" w:rsidRPr="00A60A57">
          <w:rPr>
            <w:rFonts w:cs="Times New Roman"/>
            <w:color w:val="0D0D0D" w:themeColor="text1" w:themeTint="F2"/>
            <w:sz w:val="22"/>
            <w:rPrChange w:id="5079" w:author="tao huang" w:date="2017-09-17T12:05:00Z">
              <w:rPr>
                <w:rFonts w:cs="Times New Roman"/>
                <w:color w:val="385623" w:themeColor="accent6" w:themeShade="80"/>
                <w:sz w:val="22"/>
              </w:rPr>
            </w:rPrChange>
          </w:rPr>
          <w:t xml:space="preserve"> (with more observations), and vice versa. Thus a combinati</w:t>
        </w:r>
      </w:ins>
      <w:ins w:id="5080" w:author="tao huang" w:date="2017-09-17T10:21:00Z">
        <w:r w:rsidR="007418B5" w:rsidRPr="00A60A57">
          <w:rPr>
            <w:rFonts w:cs="Times New Roman"/>
            <w:color w:val="0D0D0D" w:themeColor="text1" w:themeTint="F2"/>
            <w:sz w:val="22"/>
            <w:rPrChange w:id="5081" w:author="tao huang" w:date="2017-09-17T12:05:00Z">
              <w:rPr>
                <w:rFonts w:cs="Times New Roman"/>
                <w:color w:val="385623" w:themeColor="accent6" w:themeShade="80"/>
                <w:sz w:val="22"/>
              </w:rPr>
            </w:rPrChange>
          </w:rPr>
          <w:t>on of the forecasts may potentially</w:t>
        </w:r>
      </w:ins>
      <w:ins w:id="5082" w:author="tao huang" w:date="2017-09-17T10:20:00Z">
        <w:r w:rsidR="007418B5" w:rsidRPr="00A60A57">
          <w:rPr>
            <w:rFonts w:cs="Times New Roman"/>
            <w:color w:val="0D0D0D" w:themeColor="text1" w:themeTint="F2"/>
            <w:sz w:val="22"/>
            <w:rPrChange w:id="5083" w:author="tao huang" w:date="2017-09-17T12:05:00Z">
              <w:rPr>
                <w:rFonts w:cs="Times New Roman"/>
                <w:color w:val="385623" w:themeColor="accent6" w:themeShade="80"/>
                <w:sz w:val="22"/>
              </w:rPr>
            </w:rPrChange>
          </w:rPr>
          <w:t xml:space="preserve"> </w:t>
        </w:r>
      </w:ins>
      <w:del w:id="5084" w:author="tao huang" w:date="2017-09-17T10:18:00Z">
        <w:r w:rsidR="00285992" w:rsidRPr="00A60A57" w:rsidDel="00CA4E10">
          <w:rPr>
            <w:rFonts w:cs="Times New Roman"/>
            <w:color w:val="0D0D0D" w:themeColor="text1" w:themeTint="F2"/>
            <w:sz w:val="22"/>
            <w:rPrChange w:id="5085" w:author="tao huang" w:date="2017-09-17T12:05:00Z">
              <w:rPr>
                <w:rFonts w:cs="Times New Roman"/>
                <w:color w:val="000000" w:themeColor="text1"/>
                <w:szCs w:val="24"/>
              </w:rPr>
            </w:rPrChange>
          </w:rPr>
          <w:delText xml:space="preserve"> </w:delText>
        </w:r>
      </w:del>
      <w:del w:id="5086" w:author="tao huang" w:date="2017-09-17T10:20:00Z">
        <w:r w:rsidR="009028DD" w:rsidRPr="00A60A57" w:rsidDel="007418B5">
          <w:rPr>
            <w:rFonts w:cs="Times New Roman"/>
            <w:color w:val="0D0D0D" w:themeColor="text1" w:themeTint="F2"/>
            <w:sz w:val="22"/>
            <w:rPrChange w:id="5087" w:author="tao huang" w:date="2017-09-17T12:05:00Z">
              <w:rPr>
                <w:rFonts w:cs="Times New Roman"/>
                <w:color w:val="000000" w:themeColor="text1"/>
                <w:szCs w:val="24"/>
              </w:rPr>
            </w:rPrChange>
          </w:rPr>
          <w:delText xml:space="preserve">to </w:delText>
        </w:r>
      </w:del>
      <w:r w:rsidR="009028DD" w:rsidRPr="00A60A57">
        <w:rPr>
          <w:rFonts w:cs="Times New Roman"/>
          <w:color w:val="0D0D0D" w:themeColor="text1" w:themeTint="F2"/>
          <w:sz w:val="22"/>
          <w:rPrChange w:id="5088" w:author="tao huang" w:date="2017-09-17T12:05:00Z">
            <w:rPr>
              <w:rFonts w:cs="Times New Roman"/>
              <w:color w:val="000000" w:themeColor="text1"/>
              <w:szCs w:val="24"/>
            </w:rPr>
          </w:rPrChange>
        </w:rPr>
        <w:t xml:space="preserve">achieve </w:t>
      </w:r>
      <w:r w:rsidR="00285992" w:rsidRPr="00A60A57">
        <w:rPr>
          <w:rFonts w:cs="Times New Roman"/>
          <w:color w:val="0D0D0D" w:themeColor="text1" w:themeTint="F2"/>
          <w:sz w:val="22"/>
          <w:rPrChange w:id="5089" w:author="tao huang" w:date="2017-09-17T12:05:00Z">
            <w:rPr>
              <w:rFonts w:cs="Times New Roman"/>
              <w:color w:val="000000" w:themeColor="text1"/>
              <w:szCs w:val="24"/>
            </w:rPr>
          </w:rPrChange>
        </w:rPr>
        <w:t>an</w:t>
      </w:r>
      <w:r w:rsidR="009028DD" w:rsidRPr="00A60A57">
        <w:rPr>
          <w:rFonts w:cs="Times New Roman"/>
          <w:color w:val="0D0D0D" w:themeColor="text1" w:themeTint="F2"/>
          <w:sz w:val="22"/>
          <w:rPrChange w:id="5090" w:author="tao huang" w:date="2017-09-17T12:05:00Z">
            <w:rPr>
              <w:rFonts w:cs="Times New Roman"/>
              <w:color w:val="000000" w:themeColor="text1"/>
              <w:szCs w:val="24"/>
            </w:rPr>
          </w:rPrChange>
        </w:rPr>
        <w:t xml:space="preserve"> effective trade-off</w:t>
      </w:r>
      <w:r w:rsidR="00285992" w:rsidRPr="00A60A57">
        <w:rPr>
          <w:rFonts w:cs="Times New Roman"/>
          <w:color w:val="0D0D0D" w:themeColor="text1" w:themeTint="F2"/>
          <w:sz w:val="22"/>
          <w:rPrChange w:id="5091" w:author="tao huang" w:date="2017-09-17T12:05:00Z">
            <w:rPr>
              <w:rFonts w:cs="Times New Roman"/>
              <w:color w:val="000000" w:themeColor="text1"/>
              <w:szCs w:val="24"/>
            </w:rPr>
          </w:rPrChange>
        </w:rPr>
        <w:t xml:space="preserve"> between forecast bias </w:t>
      </w:r>
      <w:r w:rsidR="00F8599B" w:rsidRPr="00A60A57">
        <w:rPr>
          <w:rFonts w:cs="Times New Roman"/>
          <w:color w:val="0D0D0D" w:themeColor="text1" w:themeTint="F2"/>
          <w:sz w:val="22"/>
          <w:rPrChange w:id="5092" w:author="tao huang" w:date="2017-09-17T12:05:00Z">
            <w:rPr>
              <w:rFonts w:cs="Times New Roman"/>
              <w:color w:val="000000" w:themeColor="text1"/>
              <w:szCs w:val="24"/>
            </w:rPr>
          </w:rPrChange>
        </w:rPr>
        <w:t>and</w:t>
      </w:r>
      <w:r w:rsidR="00285992" w:rsidRPr="00A60A57">
        <w:rPr>
          <w:rFonts w:cs="Times New Roman"/>
          <w:color w:val="0D0D0D" w:themeColor="text1" w:themeTint="F2"/>
          <w:sz w:val="22"/>
          <w:rPrChange w:id="5093" w:author="tao huang" w:date="2017-09-17T12:05:00Z">
            <w:rPr>
              <w:rFonts w:cs="Times New Roman"/>
              <w:color w:val="000000" w:themeColor="text1"/>
              <w:szCs w:val="24"/>
            </w:rPr>
          </w:rPrChange>
        </w:rPr>
        <w:t xml:space="preserve"> forecasting error variance</w:t>
      </w:r>
      <w:ins w:id="5094" w:author="tao huang" w:date="2017-09-17T10:21:00Z">
        <w:r w:rsidR="007418B5" w:rsidRPr="00A60A57">
          <w:rPr>
            <w:rFonts w:cs="Times New Roman"/>
            <w:color w:val="0D0D0D" w:themeColor="text1" w:themeTint="F2"/>
            <w:sz w:val="22"/>
            <w:rPrChange w:id="5095" w:author="tao huang" w:date="2017-09-17T12:05:00Z">
              <w:rPr>
                <w:rFonts w:cs="Times New Roman"/>
                <w:color w:val="385623" w:themeColor="accent6" w:themeShade="80"/>
                <w:sz w:val="22"/>
              </w:rPr>
            </w:rPrChange>
          </w:rPr>
          <w:t xml:space="preserve"> and </w:t>
        </w:r>
      </w:ins>
      <w:del w:id="5096" w:author="tao huang" w:date="2017-09-17T10:21:00Z">
        <w:r w:rsidR="00DE6484" w:rsidRPr="00A60A57" w:rsidDel="007418B5">
          <w:rPr>
            <w:rFonts w:cs="Times New Roman"/>
            <w:color w:val="0D0D0D" w:themeColor="text1" w:themeTint="F2"/>
            <w:sz w:val="22"/>
            <w:rPrChange w:id="5097" w:author="tao huang" w:date="2017-09-17T12:05:00Z">
              <w:rPr>
                <w:rFonts w:cs="Times New Roman"/>
                <w:color w:val="000000" w:themeColor="text1"/>
                <w:szCs w:val="24"/>
              </w:rPr>
            </w:rPrChange>
          </w:rPr>
          <w:delText xml:space="preserve">, as forecast combination usually </w:delText>
        </w:r>
      </w:del>
      <w:r w:rsidR="005E1D9C" w:rsidRPr="00A60A57">
        <w:rPr>
          <w:rFonts w:cs="Times New Roman"/>
          <w:color w:val="0D0D0D" w:themeColor="text1" w:themeTint="F2"/>
          <w:sz w:val="22"/>
          <w:rPrChange w:id="5098" w:author="tao huang" w:date="2017-09-17T12:05:00Z">
            <w:rPr>
              <w:rFonts w:cs="Times New Roman"/>
              <w:color w:val="000000" w:themeColor="text1"/>
              <w:szCs w:val="24"/>
            </w:rPr>
          </w:rPrChange>
        </w:rPr>
        <w:t>lead</w:t>
      </w:r>
      <w:del w:id="5099" w:author="tao huang" w:date="2017-09-17T10:21:00Z">
        <w:r w:rsidR="005E1D9C" w:rsidRPr="00A60A57" w:rsidDel="007418B5">
          <w:rPr>
            <w:rFonts w:cs="Times New Roman"/>
            <w:color w:val="0D0D0D" w:themeColor="text1" w:themeTint="F2"/>
            <w:sz w:val="22"/>
            <w:rPrChange w:id="5100" w:author="tao huang" w:date="2017-09-17T12:05:00Z">
              <w:rPr>
                <w:rFonts w:cs="Times New Roman"/>
                <w:color w:val="000000" w:themeColor="text1"/>
                <w:szCs w:val="24"/>
              </w:rPr>
            </w:rPrChange>
          </w:rPr>
          <w:delText>s</w:delText>
        </w:r>
      </w:del>
      <w:r w:rsidR="005E1D9C" w:rsidRPr="00A60A57">
        <w:rPr>
          <w:rFonts w:cs="Times New Roman"/>
          <w:color w:val="0D0D0D" w:themeColor="text1" w:themeTint="F2"/>
          <w:sz w:val="22"/>
          <w:rPrChange w:id="5101" w:author="tao huang" w:date="2017-09-17T12:05:00Z">
            <w:rPr>
              <w:rFonts w:cs="Times New Roman"/>
              <w:color w:val="000000" w:themeColor="text1"/>
              <w:szCs w:val="24"/>
            </w:rPr>
          </w:rPrChange>
        </w:rPr>
        <w:t xml:space="preserve"> to higher accuracy </w:t>
      </w:r>
      <w:r w:rsidR="00350A39" w:rsidRPr="00A60A57">
        <w:rPr>
          <w:rFonts w:cs="Times New Roman"/>
          <w:color w:val="0D0D0D" w:themeColor="text1" w:themeTint="F2"/>
          <w:sz w:val="22"/>
          <w:rPrChange w:id="5102" w:author="tao huang" w:date="2017-09-17T12:05:00Z">
            <w:rPr>
              <w:rFonts w:cs="Times New Roman"/>
              <w:color w:val="000000" w:themeColor="text1"/>
              <w:szCs w:val="24"/>
            </w:rPr>
          </w:rPrChange>
        </w:rPr>
        <w:fldChar w:fldCharType="begin">
          <w:fldData xml:space="preserve">PEVuZE5vdGU+PENpdGU+PEF1dGhvcj5DbGVtZW48L0F1dGhvcj48WWVhcj4xOTg5PC9ZZWFyPjxS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</w:fldData>
        </w:fldChar>
      </w:r>
      <w:r w:rsidR="006016F1">
        <w:rPr>
          <w:rFonts w:cs="Times New Roman"/>
          <w:color w:val="0D0D0D" w:themeColor="text1" w:themeTint="F2"/>
          <w:sz w:val="22"/>
        </w:rPr>
        <w:instrText xml:space="preserve"> ADDIN EN.CITE </w:instrText>
      </w:r>
      <w:r w:rsidR="006016F1">
        <w:rPr>
          <w:rFonts w:cs="Times New Roman"/>
          <w:color w:val="0D0D0D" w:themeColor="text1" w:themeTint="F2"/>
          <w:sz w:val="22"/>
        </w:rPr>
        <w:fldChar w:fldCharType="begin">
          <w:fldData xml:space="preserve">PEVuZE5vdGU+PENpdGU+PEF1dGhvcj5DbGVtZW48L0F1dGhvcj48WWVhcj4xOTg5PC9ZZWFyPjxS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</w:fldData>
        </w:fldChar>
      </w:r>
      <w:r w:rsidR="006016F1">
        <w:rPr>
          <w:rFonts w:cs="Times New Roman"/>
          <w:color w:val="0D0D0D" w:themeColor="text1" w:themeTint="F2"/>
          <w:sz w:val="22"/>
        </w:rPr>
        <w:instrText xml:space="preserve"> ADDIN EN.CITE.DATA </w:instrText>
      </w:r>
      <w:r w:rsidR="006016F1">
        <w:rPr>
          <w:rFonts w:cs="Times New Roman"/>
          <w:color w:val="0D0D0D" w:themeColor="text1" w:themeTint="F2"/>
          <w:sz w:val="22"/>
        </w:rPr>
      </w:r>
      <w:r w:rsidR="006016F1">
        <w:rPr>
          <w:rFonts w:cs="Times New Roman"/>
          <w:color w:val="0D0D0D" w:themeColor="text1" w:themeTint="F2"/>
          <w:sz w:val="22"/>
        </w:rPr>
        <w:fldChar w:fldCharType="end"/>
      </w:r>
      <w:r w:rsidR="00350A39" w:rsidRPr="00A60A57">
        <w:rPr>
          <w:rFonts w:cs="Times New Roman"/>
          <w:color w:val="0D0D0D" w:themeColor="text1" w:themeTint="F2"/>
          <w:sz w:val="22"/>
          <w:rPrChange w:id="5103" w:author="tao huang" w:date="2017-09-17T12:05:00Z">
            <w:rPr>
              <w:rFonts w:cs="Times New Roman"/>
              <w:color w:val="000000" w:themeColor="text1"/>
              <w:szCs w:val="24"/>
            </w:rPr>
          </w:rPrChange>
        </w:rPr>
        <w:fldChar w:fldCharType="separate"/>
      </w:r>
      <w:r w:rsidR="006016F1">
        <w:rPr>
          <w:rFonts w:cs="Times New Roman"/>
          <w:noProof/>
          <w:color w:val="0D0D0D" w:themeColor="text1" w:themeTint="F2"/>
          <w:sz w:val="22"/>
        </w:rPr>
        <w:t>(</w:t>
      </w:r>
      <w:hyperlink w:anchor="_ENREF_18" w:tooltip="Clemen, 1989 #745" w:history="1">
        <w:r w:rsidR="00F75C33">
          <w:rPr>
            <w:rFonts w:cs="Times New Roman"/>
            <w:noProof/>
            <w:color w:val="0D0D0D" w:themeColor="text1" w:themeTint="F2"/>
            <w:sz w:val="22"/>
          </w:rPr>
          <w:t>Clemen, 1989</w:t>
        </w:r>
      </w:hyperlink>
      <w:r w:rsidR="006016F1">
        <w:rPr>
          <w:rFonts w:cs="Times New Roman"/>
          <w:noProof/>
          <w:color w:val="0D0D0D" w:themeColor="text1" w:themeTint="F2"/>
          <w:sz w:val="22"/>
        </w:rPr>
        <w:t xml:space="preserve">; </w:t>
      </w:r>
      <w:hyperlink w:anchor="_ENREF_43" w:tooltip="Jose, 2008 #746" w:history="1">
        <w:r w:rsidR="00F75C33">
          <w:rPr>
            <w:rFonts w:cs="Times New Roman"/>
            <w:noProof/>
            <w:color w:val="0D0D0D" w:themeColor="text1" w:themeTint="F2"/>
            <w:sz w:val="22"/>
          </w:rPr>
          <w:t>Jose &amp; Winkler, 2008</w:t>
        </w:r>
      </w:hyperlink>
      <w:r w:rsidR="006016F1">
        <w:rPr>
          <w:rFonts w:cs="Times New Roman"/>
          <w:noProof/>
          <w:color w:val="0D0D0D" w:themeColor="text1" w:themeTint="F2"/>
          <w:sz w:val="22"/>
        </w:rPr>
        <w:t>)</w:t>
      </w:r>
      <w:r w:rsidR="00350A39" w:rsidRPr="00A60A57">
        <w:rPr>
          <w:rFonts w:cs="Times New Roman"/>
          <w:color w:val="0D0D0D" w:themeColor="text1" w:themeTint="F2"/>
          <w:sz w:val="22"/>
          <w:rPrChange w:id="5104" w:author="tao huang" w:date="2017-09-17T12:05:00Z">
            <w:rPr>
              <w:rFonts w:cs="Times New Roman"/>
              <w:color w:val="000000" w:themeColor="text1"/>
              <w:szCs w:val="24"/>
            </w:rPr>
          </w:rPrChange>
        </w:rPr>
        <w:fldChar w:fldCharType="end"/>
      </w:r>
      <w:r w:rsidR="005E1D9C" w:rsidRPr="00A60A57">
        <w:rPr>
          <w:rFonts w:cs="Times New Roman"/>
          <w:color w:val="0D0D0D" w:themeColor="text1" w:themeTint="F2"/>
          <w:sz w:val="22"/>
          <w:rPrChange w:id="5105" w:author="tao huang" w:date="2017-09-17T12:05:00Z">
            <w:rPr>
              <w:rFonts w:cs="Times New Roman"/>
              <w:color w:val="000000" w:themeColor="text1"/>
              <w:szCs w:val="24"/>
            </w:rPr>
          </w:rPrChange>
        </w:rPr>
        <w:t xml:space="preserve">. </w:t>
      </w:r>
    </w:p>
    <w:p w14:paraId="6117BD83" w14:textId="77777777" w:rsidR="00CA4E10" w:rsidRPr="00A60A57" w:rsidRDefault="00CA4E10">
      <w:pPr>
        <w:spacing w:after="0" w:line="360" w:lineRule="auto"/>
        <w:rPr>
          <w:ins w:id="5106" w:author="tao huang" w:date="2017-09-17T10:18:00Z"/>
          <w:rFonts w:cs="Times New Roman"/>
          <w:color w:val="0D0D0D" w:themeColor="text1" w:themeTint="F2"/>
          <w:sz w:val="22"/>
          <w:rPrChange w:id="5107" w:author="tao huang" w:date="2017-09-17T12:05:00Z">
            <w:rPr>
              <w:ins w:id="5108" w:author="tao huang" w:date="2017-09-17T10:18:00Z"/>
              <w:rFonts w:cs="Times New Roman"/>
              <w:color w:val="385623" w:themeColor="accent6" w:themeShade="80"/>
              <w:sz w:val="22"/>
            </w:rPr>
          </w:rPrChange>
        </w:rPr>
      </w:pPr>
    </w:p>
    <w:p w14:paraId="11E661D3" w14:textId="6AFE140F" w:rsidR="00C85971" w:rsidRPr="00A60A57" w:rsidRDefault="00A60D5E">
      <w:pPr>
        <w:spacing w:after="0" w:line="360" w:lineRule="auto"/>
        <w:rPr>
          <w:rFonts w:cs="Times New Roman"/>
          <w:color w:val="0D0D0D" w:themeColor="text1" w:themeTint="F2"/>
          <w:sz w:val="22"/>
          <w:rPrChange w:id="5109" w:author="tao huang" w:date="2017-09-17T12:05:00Z">
            <w:rPr>
              <w:rFonts w:cs="Times New Roman"/>
              <w:color w:val="000000" w:themeColor="text1"/>
              <w:szCs w:val="24"/>
            </w:rPr>
          </w:rPrChange>
        </w:rPr>
      </w:pPr>
      <w:r w:rsidRPr="00A60A57">
        <w:rPr>
          <w:rFonts w:cs="Times New Roman"/>
          <w:color w:val="0D0D0D" w:themeColor="text1" w:themeTint="F2"/>
          <w:sz w:val="22"/>
          <w:rPrChange w:id="5110" w:author="tao huang" w:date="2017-09-17T12:05:00Z">
            <w:rPr>
              <w:rFonts w:cs="Times New Roman"/>
              <w:color w:val="000000" w:themeColor="text1"/>
              <w:szCs w:val="24"/>
            </w:rPr>
          </w:rPrChange>
        </w:rPr>
        <w:t xml:space="preserve">In this study, we </w:t>
      </w:r>
      <w:r w:rsidR="00712269" w:rsidRPr="00A60A57">
        <w:rPr>
          <w:rFonts w:cs="Times New Roman"/>
          <w:color w:val="0D0D0D" w:themeColor="text1" w:themeTint="F2"/>
          <w:sz w:val="22"/>
          <w:rPrChange w:id="5111" w:author="tao huang" w:date="2017-09-17T12:05:00Z">
            <w:rPr>
              <w:rFonts w:cs="Times New Roman"/>
              <w:color w:val="000000" w:themeColor="text1"/>
              <w:szCs w:val="24"/>
            </w:rPr>
          </w:rPrChange>
        </w:rPr>
        <w:t xml:space="preserve">combine the forecasts with </w:t>
      </w:r>
      <w:r w:rsidR="00EA6225" w:rsidRPr="00A60A57">
        <w:rPr>
          <w:rFonts w:cs="Times New Roman"/>
          <w:color w:val="0D0D0D" w:themeColor="text1" w:themeTint="F2"/>
          <w:sz w:val="22"/>
          <w:rPrChange w:id="5112" w:author="tao huang" w:date="2017-09-17T12:05:00Z">
            <w:rPr>
              <w:rFonts w:cs="Times New Roman"/>
              <w:color w:val="000000" w:themeColor="text1"/>
              <w:szCs w:val="24"/>
            </w:rPr>
          </w:rPrChange>
        </w:rPr>
        <w:t xml:space="preserve">equal weights as </w:t>
      </w:r>
      <w:r w:rsidR="00712269" w:rsidRPr="00A60A57">
        <w:rPr>
          <w:rFonts w:cs="Times New Roman"/>
          <w:color w:val="0D0D0D" w:themeColor="text1" w:themeTint="F2"/>
          <w:sz w:val="22"/>
          <w:rPrChange w:id="5113" w:author="tao huang" w:date="2017-09-17T12:05:00Z">
            <w:rPr>
              <w:rFonts w:cs="Times New Roman"/>
              <w:color w:val="000000" w:themeColor="text1"/>
              <w:szCs w:val="24"/>
            </w:rPr>
          </w:rPrChange>
        </w:rPr>
        <w:t>the equal weight combining scheme</w:t>
      </w:r>
      <w:r w:rsidR="00EA6225" w:rsidRPr="00A60A57">
        <w:rPr>
          <w:rFonts w:cs="Times New Roman"/>
          <w:color w:val="0D0D0D" w:themeColor="text1" w:themeTint="F2"/>
          <w:sz w:val="22"/>
          <w:rPrChange w:id="5114" w:author="tao huang" w:date="2017-09-17T12:05:00Z">
            <w:rPr>
              <w:rFonts w:cs="Times New Roman"/>
              <w:color w:val="000000" w:themeColor="text1"/>
              <w:szCs w:val="24"/>
            </w:rPr>
          </w:rPrChange>
        </w:rPr>
        <w:t xml:space="preserve"> </w:t>
      </w:r>
      <w:r w:rsidR="00216013" w:rsidRPr="00A60A57">
        <w:rPr>
          <w:rFonts w:cs="Times New Roman"/>
          <w:color w:val="0D0D0D" w:themeColor="text1" w:themeTint="F2"/>
          <w:sz w:val="22"/>
          <w:rPrChange w:id="5115" w:author="tao huang" w:date="2017-09-17T12:05:00Z">
            <w:rPr>
              <w:rFonts w:cs="Times New Roman"/>
              <w:color w:val="000000" w:themeColor="text1"/>
              <w:szCs w:val="24"/>
            </w:rPr>
          </w:rPrChange>
        </w:rPr>
        <w:t xml:space="preserve">has been </w:t>
      </w:r>
      <w:r w:rsidR="00DA24A4" w:rsidRPr="00A60A57">
        <w:rPr>
          <w:rFonts w:cs="Times New Roman"/>
          <w:color w:val="0D0D0D" w:themeColor="text1" w:themeTint="F2"/>
          <w:sz w:val="22"/>
          <w:rPrChange w:id="5116" w:author="tao huang" w:date="2017-09-17T12:05:00Z">
            <w:rPr>
              <w:rFonts w:cs="Times New Roman"/>
              <w:color w:val="000000" w:themeColor="text1"/>
              <w:szCs w:val="24"/>
            </w:rPr>
          </w:rPrChange>
        </w:rPr>
        <w:t>found</w:t>
      </w:r>
      <w:r w:rsidR="00216013" w:rsidRPr="00A60A57">
        <w:rPr>
          <w:rFonts w:cs="Times New Roman"/>
          <w:color w:val="0D0D0D" w:themeColor="text1" w:themeTint="F2"/>
          <w:sz w:val="22"/>
          <w:rPrChange w:id="5117" w:author="tao huang" w:date="2017-09-17T12:05:00Z">
            <w:rPr>
              <w:rFonts w:cs="Times New Roman"/>
              <w:color w:val="000000" w:themeColor="text1"/>
              <w:szCs w:val="24"/>
            </w:rPr>
          </w:rPrChange>
        </w:rPr>
        <w:t xml:space="preserve"> </w:t>
      </w:r>
      <w:r w:rsidR="00EA6225" w:rsidRPr="00A60A57">
        <w:rPr>
          <w:rFonts w:cs="Times New Roman"/>
          <w:color w:val="0D0D0D" w:themeColor="text1" w:themeTint="F2"/>
          <w:sz w:val="22"/>
          <w:rPrChange w:id="5118" w:author="tao huang" w:date="2017-09-17T12:05:00Z">
            <w:rPr>
              <w:rFonts w:cs="Times New Roman"/>
              <w:color w:val="000000" w:themeColor="text1"/>
              <w:szCs w:val="24"/>
            </w:rPr>
          </w:rPrChange>
        </w:rPr>
        <w:t>effective</w:t>
      </w:r>
      <w:r w:rsidR="00216013" w:rsidRPr="00A60A57">
        <w:rPr>
          <w:rFonts w:cs="Times New Roman"/>
          <w:color w:val="0D0D0D" w:themeColor="text1" w:themeTint="F2"/>
          <w:sz w:val="22"/>
          <w:rPrChange w:id="5119" w:author="tao huang" w:date="2017-09-17T12:05:00Z">
            <w:rPr>
              <w:rFonts w:cs="Times New Roman"/>
              <w:color w:val="000000" w:themeColor="text1"/>
              <w:szCs w:val="24"/>
            </w:rPr>
          </w:rPrChange>
        </w:rPr>
        <w:t xml:space="preserve"> </w:t>
      </w:r>
      <w:r w:rsidR="00D752C3" w:rsidRPr="00A60A57">
        <w:rPr>
          <w:rFonts w:cs="Times New Roman"/>
          <w:color w:val="0D0D0D" w:themeColor="text1" w:themeTint="F2"/>
          <w:sz w:val="22"/>
          <w:rPrChange w:id="5120" w:author="tao huang" w:date="2017-09-17T12:05:00Z">
            <w:rPr>
              <w:rFonts w:cs="Times New Roman"/>
              <w:color w:val="000000" w:themeColor="text1"/>
              <w:szCs w:val="24"/>
            </w:rPr>
          </w:rPrChange>
        </w:rPr>
        <w:t>and easy to implement.</w:t>
      </w:r>
      <w:r w:rsidR="00651071" w:rsidRPr="00A60A57">
        <w:rPr>
          <w:rFonts w:cs="Times New Roman"/>
          <w:color w:val="0D0D0D" w:themeColor="text1" w:themeTint="F2"/>
          <w:sz w:val="22"/>
          <w:rPrChange w:id="5121" w:author="tao huang" w:date="2017-09-17T12:05:00Z">
            <w:rPr>
              <w:rFonts w:cs="Times New Roman"/>
              <w:color w:val="000000" w:themeColor="text1"/>
              <w:szCs w:val="24"/>
            </w:rPr>
          </w:rPrChange>
        </w:rPr>
        <w:fldChar w:fldCharType="begin">
          <w:fldData xml:space="preserve">PEVuZE5vdGU+PENpdGU+PEF1dGhvcj5EZWtrZXI8L0F1dGhvcj48WWVhcj4yMDA0PC9ZZWFyPjxS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</w:fldData>
        </w:fldChar>
      </w:r>
      <w:r w:rsidR="006016F1">
        <w:rPr>
          <w:rFonts w:cs="Times New Roman"/>
          <w:color w:val="0D0D0D" w:themeColor="text1" w:themeTint="F2"/>
          <w:sz w:val="22"/>
        </w:rPr>
        <w:instrText xml:space="preserve"> ADDIN EN.CITE </w:instrText>
      </w:r>
      <w:r w:rsidR="006016F1">
        <w:rPr>
          <w:rFonts w:cs="Times New Roman"/>
          <w:color w:val="0D0D0D" w:themeColor="text1" w:themeTint="F2"/>
          <w:sz w:val="22"/>
        </w:rPr>
        <w:fldChar w:fldCharType="begin">
          <w:fldData xml:space="preserve">PEVuZE5vdGU+PENpdGU+PEF1dGhvcj5EZWtrZXI8L0F1dGhvcj48WWVhcj4yMDA0PC9ZZWFyPjxS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</w:fldData>
        </w:fldChar>
      </w:r>
      <w:r w:rsidR="006016F1">
        <w:rPr>
          <w:rFonts w:cs="Times New Roman"/>
          <w:color w:val="0D0D0D" w:themeColor="text1" w:themeTint="F2"/>
          <w:sz w:val="22"/>
        </w:rPr>
        <w:instrText xml:space="preserve"> ADDIN EN.CITE.DATA </w:instrText>
      </w:r>
      <w:r w:rsidR="006016F1">
        <w:rPr>
          <w:rFonts w:cs="Times New Roman"/>
          <w:color w:val="0D0D0D" w:themeColor="text1" w:themeTint="F2"/>
          <w:sz w:val="22"/>
        </w:rPr>
      </w:r>
      <w:r w:rsidR="006016F1">
        <w:rPr>
          <w:rFonts w:cs="Times New Roman"/>
          <w:color w:val="0D0D0D" w:themeColor="text1" w:themeTint="F2"/>
          <w:sz w:val="22"/>
        </w:rPr>
        <w:fldChar w:fldCharType="end"/>
      </w:r>
      <w:r w:rsidR="00651071" w:rsidRPr="00A60A57">
        <w:rPr>
          <w:rFonts w:cs="Times New Roman"/>
          <w:color w:val="0D0D0D" w:themeColor="text1" w:themeTint="F2"/>
          <w:sz w:val="22"/>
          <w:rPrChange w:id="5122" w:author="tao huang" w:date="2017-09-17T12:05:00Z">
            <w:rPr>
              <w:rFonts w:cs="Times New Roman"/>
              <w:color w:val="000000" w:themeColor="text1"/>
              <w:szCs w:val="24"/>
            </w:rPr>
          </w:rPrChange>
        </w:rPr>
        <w:fldChar w:fldCharType="separate"/>
      </w:r>
      <w:r w:rsidR="006016F1">
        <w:rPr>
          <w:rFonts w:cs="Times New Roman"/>
          <w:noProof/>
          <w:color w:val="0D0D0D" w:themeColor="text1" w:themeTint="F2"/>
          <w:sz w:val="22"/>
        </w:rPr>
        <w:t>(</w:t>
      </w:r>
      <w:hyperlink w:anchor="_ENREF_19" w:tooltip="Clements, 1998 #608" w:history="1">
        <w:r w:rsidR="00F75C33">
          <w:rPr>
            <w:rFonts w:cs="Times New Roman"/>
            <w:noProof/>
            <w:color w:val="0D0D0D" w:themeColor="text1" w:themeTint="F2"/>
            <w:sz w:val="22"/>
          </w:rPr>
          <w:t>M. Clements &amp; Hendry, 1998</w:t>
        </w:r>
      </w:hyperlink>
      <w:r w:rsidR="006016F1">
        <w:rPr>
          <w:rFonts w:cs="Times New Roman"/>
          <w:noProof/>
          <w:color w:val="0D0D0D" w:themeColor="text1" w:themeTint="F2"/>
          <w:sz w:val="22"/>
        </w:rPr>
        <w:t xml:space="preserve">; </w:t>
      </w:r>
      <w:hyperlink w:anchor="_ENREF_28" w:tooltip="Dekker, 2004 #246" w:history="1">
        <w:r w:rsidR="00F75C33">
          <w:rPr>
            <w:rFonts w:cs="Times New Roman"/>
            <w:noProof/>
            <w:color w:val="0D0D0D" w:themeColor="text1" w:themeTint="F2"/>
            <w:sz w:val="22"/>
          </w:rPr>
          <w:t>Dekker, van Donselaar, &amp; Ouwehand, 2004</w:t>
        </w:r>
      </w:hyperlink>
      <w:r w:rsidR="006016F1">
        <w:rPr>
          <w:rFonts w:cs="Times New Roman"/>
          <w:noProof/>
          <w:color w:val="0D0D0D" w:themeColor="text1" w:themeTint="F2"/>
          <w:sz w:val="22"/>
        </w:rPr>
        <w:t xml:space="preserve">; </w:t>
      </w:r>
      <w:hyperlink w:anchor="_ENREF_35" w:tooltip="Fildes, 2002 #522" w:history="1">
        <w:r w:rsidR="00F75C33">
          <w:rPr>
            <w:rFonts w:cs="Times New Roman"/>
            <w:noProof/>
            <w:color w:val="0D0D0D" w:themeColor="text1" w:themeTint="F2"/>
            <w:sz w:val="22"/>
          </w:rPr>
          <w:t>R. Fildes &amp; Stekler, 2002</w:t>
        </w:r>
      </w:hyperlink>
      <w:r w:rsidR="006016F1">
        <w:rPr>
          <w:rFonts w:cs="Times New Roman"/>
          <w:noProof/>
          <w:color w:val="0D0D0D" w:themeColor="text1" w:themeTint="F2"/>
          <w:sz w:val="22"/>
        </w:rPr>
        <w:t xml:space="preserve">; </w:t>
      </w:r>
      <w:hyperlink w:anchor="_ENREF_63" w:tooltip="Pesaran, 2009 #255" w:history="1">
        <w:r w:rsidR="00F75C33">
          <w:rPr>
            <w:rFonts w:cs="Times New Roman"/>
            <w:noProof/>
            <w:color w:val="0D0D0D" w:themeColor="text1" w:themeTint="F2"/>
            <w:sz w:val="22"/>
          </w:rPr>
          <w:t>M. H. Pesaran, Schuermann, &amp; Smith, 2009</w:t>
        </w:r>
      </w:hyperlink>
      <w:r w:rsidR="006016F1">
        <w:rPr>
          <w:rFonts w:cs="Times New Roman"/>
          <w:noProof/>
          <w:color w:val="0D0D0D" w:themeColor="text1" w:themeTint="F2"/>
          <w:sz w:val="22"/>
        </w:rPr>
        <w:t>)</w:t>
      </w:r>
      <w:r w:rsidR="00651071" w:rsidRPr="00A60A57">
        <w:rPr>
          <w:rFonts w:cs="Times New Roman"/>
          <w:color w:val="0D0D0D" w:themeColor="text1" w:themeTint="F2"/>
          <w:sz w:val="22"/>
          <w:rPrChange w:id="5123" w:author="tao huang" w:date="2017-09-17T12:05:00Z">
            <w:rPr>
              <w:rFonts w:cs="Times New Roman"/>
              <w:color w:val="000000" w:themeColor="text1"/>
              <w:szCs w:val="24"/>
            </w:rPr>
          </w:rPrChange>
        </w:rPr>
        <w:fldChar w:fldCharType="end"/>
      </w:r>
      <w:r w:rsidR="00E46A48" w:rsidRPr="00A60A57">
        <w:rPr>
          <w:rFonts w:cs="Times New Roman"/>
          <w:color w:val="0D0D0D" w:themeColor="text1" w:themeTint="F2"/>
          <w:sz w:val="22"/>
          <w:rPrChange w:id="5124" w:author="tao huang" w:date="2017-09-17T12:05:00Z">
            <w:rPr>
              <w:rFonts w:cs="Times New Roman"/>
              <w:color w:val="000000" w:themeColor="text1"/>
              <w:szCs w:val="24"/>
            </w:rPr>
          </w:rPrChange>
        </w:rPr>
        <w:t>.</w:t>
      </w:r>
      <w:r w:rsidR="00056166" w:rsidRPr="00A60A57">
        <w:rPr>
          <w:rFonts w:cs="Times New Roman"/>
          <w:color w:val="0D0D0D" w:themeColor="text1" w:themeTint="F2"/>
          <w:sz w:val="22"/>
          <w:rPrChange w:id="5125" w:author="tao huang" w:date="2017-09-17T12:05:00Z">
            <w:rPr>
              <w:rFonts w:cs="Times New Roman"/>
              <w:color w:val="000000" w:themeColor="text1"/>
              <w:szCs w:val="24"/>
            </w:rPr>
          </w:rPrChange>
        </w:rPr>
        <w:t xml:space="preserve"> For example, w</w:t>
      </w:r>
      <w:r w:rsidR="00C85971" w:rsidRPr="00A60A57">
        <w:rPr>
          <w:rFonts w:cs="Times New Roman"/>
          <w:color w:val="0D0D0D" w:themeColor="text1" w:themeTint="F2"/>
          <w:sz w:val="22"/>
          <w:rPrChange w:id="5126" w:author="tao huang" w:date="2017-09-17T12:05:00Z">
            <w:rPr>
              <w:rFonts w:cs="Times New Roman"/>
              <w:color w:val="000000" w:themeColor="text1"/>
              <w:szCs w:val="24"/>
            </w:rPr>
          </w:rPrChange>
        </w:rPr>
        <w:t xml:space="preserve">e </w:t>
      </w:r>
      <w:ins w:id="5127" w:author="tao huang" w:date="2017-09-15T21:21:00Z">
        <w:r w:rsidR="00091532" w:rsidRPr="00A60A57">
          <w:rPr>
            <w:rFonts w:cs="Times New Roman"/>
            <w:color w:val="0D0D0D" w:themeColor="text1" w:themeTint="F2"/>
            <w:sz w:val="22"/>
            <w:rPrChange w:id="5128" w:author="tao huang" w:date="2017-09-17T12:05:00Z">
              <w:rPr>
                <w:rFonts w:cs="Times New Roman"/>
                <w:color w:val="000000" w:themeColor="text1"/>
                <w:sz w:val="22"/>
              </w:rPr>
            </w:rPrChange>
          </w:rPr>
          <w:t xml:space="preserve">may </w:t>
        </w:r>
      </w:ins>
      <w:r w:rsidR="00C85971" w:rsidRPr="00A60A57">
        <w:rPr>
          <w:rFonts w:cs="Times New Roman"/>
          <w:color w:val="0D0D0D" w:themeColor="text1" w:themeTint="F2"/>
          <w:sz w:val="22"/>
          <w:rPrChange w:id="5129" w:author="tao huang" w:date="2017-09-17T12:05:00Z">
            <w:rPr>
              <w:rFonts w:cs="Times New Roman"/>
              <w:color w:val="000000" w:themeColor="text1"/>
              <w:szCs w:val="24"/>
            </w:rPr>
          </w:rPrChange>
        </w:rPr>
        <w:t xml:space="preserve">estimate the model using the </w:t>
      </w:r>
      <w:r w:rsidR="00216013" w:rsidRPr="00A60A57">
        <w:rPr>
          <w:rFonts w:cs="Times New Roman"/>
          <w:color w:val="0D0D0D" w:themeColor="text1" w:themeTint="F2"/>
          <w:sz w:val="22"/>
          <w:rPrChange w:id="5130" w:author="tao huang" w:date="2017-09-17T12:05:00Z">
            <w:rPr>
              <w:rFonts w:cs="Times New Roman"/>
              <w:color w:val="000000" w:themeColor="text1"/>
              <w:szCs w:val="24"/>
            </w:rPr>
          </w:rPrChange>
        </w:rPr>
        <w:t>most recent</w:t>
      </w:r>
      <w:r w:rsidR="00C85971" w:rsidRPr="00A60A57">
        <w:rPr>
          <w:rFonts w:cs="Times New Roman"/>
          <w:color w:val="0D0D0D" w:themeColor="text1" w:themeTint="F2"/>
          <w:sz w:val="22"/>
          <w:rPrChange w:id="5131" w:author="tao huang" w:date="2017-09-17T12:05:00Z">
            <w:rPr>
              <w:rFonts w:cs="Times New Roman"/>
              <w:color w:val="000000" w:themeColor="text1"/>
              <w:szCs w:val="24"/>
            </w:rPr>
          </w:rPrChange>
        </w:rPr>
        <w:t xml:space="preserve"> </w:t>
      </w:r>
      <m:oMath>
        <m:r>
          <w:rPr>
            <w:rFonts w:ascii="Cambria Math" w:hAnsi="Cambria Math" w:cs="Times New Roman"/>
            <w:color w:val="0D0D0D" w:themeColor="text1" w:themeTint="F2"/>
            <w:sz w:val="22"/>
            <w:rPrChange w:id="5132" w:author="tao huang" w:date="2017-09-17T12:05:00Z">
              <w:rPr>
                <w:rFonts w:ascii="Cambria Math" w:hAnsi="Cambria Math" w:cs="Times New Roman"/>
                <w:color w:val="000000" w:themeColor="text1"/>
                <w:szCs w:val="24"/>
              </w:rPr>
            </w:rPrChange>
          </w:rPr>
          <m:t>ω</m:t>
        </m:r>
      </m:oMath>
      <w:r w:rsidR="00C85971" w:rsidRPr="00A60A57">
        <w:rPr>
          <w:rFonts w:cs="Times New Roman"/>
          <w:color w:val="0D0D0D" w:themeColor="text1" w:themeTint="F2"/>
          <w:sz w:val="22"/>
          <w:rPrChange w:id="5133" w:author="tao huang" w:date="2017-09-17T12:05:00Z">
            <w:rPr>
              <w:rFonts w:cs="Times New Roman"/>
              <w:color w:val="000000" w:themeColor="text1"/>
              <w:szCs w:val="24"/>
            </w:rPr>
          </w:rPrChange>
        </w:rPr>
        <w:t xml:space="preserve"> observations </w:t>
      </w:r>
      <w:r w:rsidR="00216013" w:rsidRPr="00A60A57">
        <w:rPr>
          <w:rFonts w:cs="Times New Roman"/>
          <w:color w:val="0D0D0D" w:themeColor="text1" w:themeTint="F2"/>
          <w:sz w:val="22"/>
          <w:rPrChange w:id="5134" w:author="tao huang" w:date="2017-09-17T12:05:00Z">
            <w:rPr>
              <w:rFonts w:cs="Times New Roman"/>
              <w:color w:val="000000" w:themeColor="text1"/>
              <w:szCs w:val="24"/>
            </w:rPr>
          </w:rPrChange>
        </w:rPr>
        <w:t>to</w:t>
      </w:r>
      <w:r w:rsidR="00B5645F" w:rsidRPr="00A60A57">
        <w:rPr>
          <w:rFonts w:cs="Times New Roman"/>
          <w:color w:val="0D0D0D" w:themeColor="text1" w:themeTint="F2"/>
          <w:sz w:val="22"/>
          <w:rPrChange w:id="5135" w:author="tao huang" w:date="2017-09-17T12:05:00Z">
            <w:rPr>
              <w:rFonts w:cs="Times New Roman"/>
              <w:color w:val="000000" w:themeColor="text1"/>
              <w:szCs w:val="24"/>
            </w:rPr>
          </w:rPrChange>
        </w:rPr>
        <w:t xml:space="preserve"> generate the </w:t>
      </w:r>
      <w:r w:rsidR="00F24B19" w:rsidRPr="00A60A57">
        <w:rPr>
          <w:rFonts w:cs="Times New Roman"/>
          <w:color w:val="0D0D0D" w:themeColor="text1" w:themeTint="F2"/>
          <w:sz w:val="22"/>
          <w:rPrChange w:id="5136" w:author="tao huang" w:date="2017-09-17T12:05:00Z">
            <w:rPr>
              <w:rFonts w:cs="Times New Roman"/>
              <w:color w:val="000000" w:themeColor="text1"/>
              <w:szCs w:val="24"/>
            </w:rPr>
          </w:rPrChange>
        </w:rPr>
        <w:t>1</w:t>
      </w:r>
      <w:r w:rsidR="00F24B19" w:rsidRPr="00A60A57">
        <w:rPr>
          <w:rFonts w:cs="Times New Roman"/>
          <w:color w:val="0D0D0D" w:themeColor="text1" w:themeTint="F2"/>
          <w:sz w:val="22"/>
          <w:vertAlign w:val="superscript"/>
          <w:rPrChange w:id="5137" w:author="tao huang" w:date="2017-09-17T12:05:00Z">
            <w:rPr>
              <w:rFonts w:cs="Times New Roman"/>
              <w:color w:val="000000" w:themeColor="text1"/>
              <w:szCs w:val="24"/>
              <w:vertAlign w:val="superscript"/>
            </w:rPr>
          </w:rPrChange>
        </w:rPr>
        <w:t>st</w:t>
      </w:r>
      <w:r w:rsidR="00B5645F" w:rsidRPr="00A60A57">
        <w:rPr>
          <w:rFonts w:cs="Times New Roman"/>
          <w:color w:val="0D0D0D" w:themeColor="text1" w:themeTint="F2"/>
          <w:sz w:val="22"/>
          <w:rPrChange w:id="5138" w:author="tao huang" w:date="2017-09-17T12:05:00Z">
            <w:rPr>
              <w:rFonts w:cs="Times New Roman"/>
              <w:color w:val="000000" w:themeColor="text1"/>
              <w:szCs w:val="24"/>
            </w:rPr>
          </w:rPrChange>
        </w:rPr>
        <w:t xml:space="preserve"> set of</w:t>
      </w:r>
      <w:r w:rsidR="00EA6225" w:rsidRPr="00A60A57">
        <w:rPr>
          <w:rFonts w:cs="Times New Roman"/>
          <w:color w:val="0D0D0D" w:themeColor="text1" w:themeTint="F2"/>
          <w:sz w:val="22"/>
          <w:rPrChange w:id="5139" w:author="tao huang" w:date="2017-09-17T12:05:00Z">
            <w:rPr>
              <w:rFonts w:cs="Times New Roman"/>
              <w:color w:val="000000" w:themeColor="text1"/>
              <w:szCs w:val="24"/>
            </w:rPr>
          </w:rPrChange>
        </w:rPr>
        <w:t xml:space="preserve"> the</w:t>
      </w:r>
      <w:r w:rsidR="00B5645F" w:rsidRPr="00A60A57">
        <w:rPr>
          <w:rFonts w:cs="Times New Roman"/>
          <w:color w:val="0D0D0D" w:themeColor="text1" w:themeTint="F2"/>
          <w:sz w:val="22"/>
          <w:rPrChange w:id="5140" w:author="tao huang" w:date="2017-09-17T12:05:00Z">
            <w:rPr>
              <w:rFonts w:cs="Times New Roman"/>
              <w:color w:val="000000" w:themeColor="text1"/>
              <w:szCs w:val="24"/>
            </w:rPr>
          </w:rPrChange>
        </w:rPr>
        <w:t xml:space="preserve"> </w:t>
      </w:r>
      <w:r w:rsidR="00C85971" w:rsidRPr="00A60A57">
        <w:rPr>
          <w:rFonts w:cs="Times New Roman"/>
          <w:i/>
          <w:color w:val="0D0D0D" w:themeColor="text1" w:themeTint="F2"/>
          <w:sz w:val="22"/>
          <w:rPrChange w:id="5141" w:author="tao huang" w:date="2017-09-17T12:05:00Z">
            <w:rPr>
              <w:rFonts w:cs="Times New Roman"/>
              <w:i/>
              <w:color w:val="000000" w:themeColor="text1"/>
              <w:szCs w:val="24"/>
            </w:rPr>
          </w:rPrChange>
        </w:rPr>
        <w:t>h</w:t>
      </w:r>
      <w:r w:rsidR="002A7FA1" w:rsidRPr="00A60A57">
        <w:rPr>
          <w:rFonts w:cs="Times New Roman"/>
          <w:color w:val="0D0D0D" w:themeColor="text1" w:themeTint="F2"/>
          <w:sz w:val="22"/>
          <w:rPrChange w:id="5142" w:author="tao huang" w:date="2017-09-17T12:05:00Z">
            <w:rPr>
              <w:rFonts w:cs="Times New Roman"/>
              <w:color w:val="000000" w:themeColor="text1"/>
              <w:szCs w:val="24"/>
            </w:rPr>
          </w:rPrChange>
        </w:rPr>
        <w:t>-step-ahead forecast</w:t>
      </w:r>
      <w:r w:rsidR="00F24B19" w:rsidRPr="00A60A57">
        <w:rPr>
          <w:rFonts w:cs="Times New Roman"/>
          <w:color w:val="0D0D0D" w:themeColor="text1" w:themeTint="F2"/>
          <w:sz w:val="22"/>
          <w:rPrChange w:id="5143" w:author="tao huang" w:date="2017-09-17T12:05:00Z">
            <w:rPr>
              <w:rFonts w:cs="Times New Roman"/>
              <w:color w:val="000000" w:themeColor="text1"/>
              <w:szCs w:val="24"/>
            </w:rPr>
          </w:rPrChange>
        </w:rPr>
        <w:t xml:space="preserve">, e.g., </w:t>
      </w:r>
      <m:oMath>
        <m:sSub>
          <m:sSubPr>
            <m:ctrlPr>
              <w:rPr>
                <w:rFonts w:ascii="Cambria Math" w:hAnsi="Cambria Math" w:cs="Times New Roman"/>
                <w:i/>
                <w:color w:val="0D0D0D" w:themeColor="text1" w:themeTint="F2"/>
                <w:sz w:val="22"/>
                <w:rPrChange w:id="5144" w:author="tao huang" w:date="2017-09-17T12:05:00Z">
                  <w:rPr>
                    <w:rFonts w:ascii="Cambria Math" w:hAnsi="Cambria Math" w:cs="Times New Roman"/>
                    <w:i/>
                    <w:color w:val="385623" w:themeColor="accent6" w:themeShade="80"/>
                    <w:sz w:val="22"/>
                  </w:rPr>
                </w:rPrChange>
              </w:rPr>
            </m:ctrlPr>
          </m:sSubPr>
          <m:e>
            <m:acc>
              <m:accPr>
                <m:ctrlPr>
                  <w:rPr>
                    <w:rFonts w:ascii="Cambria Math" w:hAnsi="Cambria Math" w:cs="Times New Roman"/>
                    <w:i/>
                    <w:color w:val="0D0D0D" w:themeColor="text1" w:themeTint="F2"/>
                    <w:sz w:val="22"/>
                    <w:rPrChange w:id="5145" w:author="tao huang" w:date="2017-09-17T12:05:00Z">
                      <w:rPr>
                        <w:rFonts w:ascii="Cambria Math" w:hAnsi="Cambria Math" w:cs="Times New Roman"/>
                        <w:i/>
                        <w:color w:val="385623" w:themeColor="accent6" w:themeShade="80"/>
                        <w:sz w:val="22"/>
                      </w:rPr>
                    </w:rPrChange>
                  </w:rPr>
                </m:ctrlPr>
              </m:accPr>
              <m:e>
                <m:r>
                  <w:rPr>
                    <w:rFonts w:ascii="Cambria Math" w:hAnsi="Cambria Math" w:cs="Times New Roman"/>
                    <w:color w:val="0D0D0D" w:themeColor="text1" w:themeTint="F2"/>
                    <w:sz w:val="22"/>
                    <w:rPrChange w:id="5146" w:author="tao huang" w:date="2017-09-17T12:05:00Z">
                      <w:rPr>
                        <w:rFonts w:ascii="Cambria Math" w:hAnsi="Cambria Math" w:cs="Times New Roman"/>
                        <w:color w:val="000000" w:themeColor="text1"/>
                        <w:szCs w:val="24"/>
                      </w:rPr>
                    </w:rPrChange>
                  </w:rPr>
                  <m:t>y</m:t>
                </m:r>
              </m:e>
            </m:acc>
          </m:e>
          <m:sub>
            <m:r>
              <w:rPr>
                <w:rFonts w:ascii="Cambria Math" w:hAnsi="Cambria Math" w:cs="Times New Roman"/>
                <w:color w:val="0D0D0D" w:themeColor="text1" w:themeTint="F2"/>
                <w:sz w:val="22"/>
                <w:rPrChange w:id="5147" w:author="tao huang" w:date="2017-09-17T12:05:00Z">
                  <w:rPr>
                    <w:rFonts w:ascii="Cambria Math" w:hAnsi="Cambria Math" w:cs="Times New Roman"/>
                    <w:color w:val="000000" w:themeColor="text1"/>
                    <w:szCs w:val="24"/>
                  </w:rPr>
                </w:rPrChange>
              </w:rPr>
              <m:t>T+</m:t>
            </m:r>
            <m:r>
              <m:rPr>
                <m:sty m:val="p"/>
              </m:rPr>
              <w:rPr>
                <w:rFonts w:ascii="Cambria Math" w:hAnsi="Cambria Math" w:cs="Times New Roman"/>
                <w:color w:val="0D0D0D" w:themeColor="text1" w:themeTint="F2"/>
                <w:sz w:val="22"/>
                <w:rPrChange w:id="5148" w:author="tao huang" w:date="2017-09-17T12:05:00Z">
                  <w:rPr>
                    <w:rFonts w:ascii="Cambria Math" w:hAnsi="Cambria Math" w:cs="Times New Roman"/>
                    <w:color w:val="000000" w:themeColor="text1"/>
                    <w:szCs w:val="24"/>
                  </w:rPr>
                </w:rPrChange>
              </w:rPr>
              <m:t>h,1</m:t>
            </m:r>
          </m:sub>
        </m:sSub>
        <m:r>
          <w:rPr>
            <w:rFonts w:ascii="Cambria Math" w:hAnsi="Cambria Math" w:cs="Times New Roman"/>
            <w:color w:val="0D0D0D" w:themeColor="text1" w:themeTint="F2"/>
            <w:sz w:val="22"/>
            <w:rPrChange w:id="5149" w:author="tao huang" w:date="2017-09-17T12:05:00Z">
              <w:rPr>
                <w:rFonts w:ascii="Cambria Math" w:hAnsi="Cambria Math" w:cs="Times New Roman"/>
                <w:color w:val="000000" w:themeColor="text1"/>
                <w:szCs w:val="24"/>
              </w:rPr>
            </w:rPrChange>
          </w:rPr>
          <m:t>=</m:t>
        </m:r>
        <m:sSubSup>
          <m:sSubSupPr>
            <m:ctrlPr>
              <w:rPr>
                <w:rFonts w:ascii="Cambria Math" w:hAnsi="Cambria Math" w:cs="Times New Roman"/>
                <w:i/>
                <w:color w:val="0D0D0D" w:themeColor="text1" w:themeTint="F2"/>
                <w:sz w:val="22"/>
                <w:rPrChange w:id="5150" w:author="tao huang" w:date="2017-09-17T12:05:00Z">
                  <w:rPr>
                    <w:rFonts w:ascii="Cambria Math" w:hAnsi="Cambria Math" w:cs="Times New Roman"/>
                    <w:i/>
                    <w:color w:val="385623" w:themeColor="accent6" w:themeShade="80"/>
                    <w:sz w:val="22"/>
                  </w:rPr>
                </w:rPrChange>
              </w:rPr>
            </m:ctrlPr>
          </m:sSubSupPr>
          <m:e>
            <m:r>
              <w:rPr>
                <w:rFonts w:ascii="Cambria Math" w:hAnsi="Cambria Math" w:cs="Times New Roman"/>
                <w:color w:val="0D0D0D" w:themeColor="text1" w:themeTint="F2"/>
                <w:sz w:val="22"/>
                <w:rPrChange w:id="5151" w:author="tao huang" w:date="2017-09-17T12:05:00Z">
                  <w:rPr>
                    <w:rFonts w:ascii="Cambria Math" w:hAnsi="Cambria Math" w:cs="Times New Roman"/>
                    <w:color w:val="000000" w:themeColor="text1"/>
                    <w:szCs w:val="24"/>
                  </w:rPr>
                </w:rPrChange>
              </w:rPr>
              <m:t>X</m:t>
            </m:r>
          </m:e>
          <m:sub>
            <m:r>
              <w:rPr>
                <w:rFonts w:ascii="Cambria Math" w:hAnsi="Cambria Math" w:cs="Times New Roman"/>
                <w:color w:val="0D0D0D" w:themeColor="text1" w:themeTint="F2"/>
                <w:sz w:val="22"/>
                <w:rPrChange w:id="5152" w:author="tao huang" w:date="2017-09-17T12:05:00Z">
                  <w:rPr>
                    <w:rFonts w:ascii="Cambria Math" w:hAnsi="Cambria Math" w:cs="Times New Roman"/>
                    <w:color w:val="000000" w:themeColor="text1"/>
                    <w:szCs w:val="24"/>
                  </w:rPr>
                </w:rPrChange>
              </w:rPr>
              <m:t>T+</m:t>
            </m:r>
            <m:r>
              <m:rPr>
                <m:sty m:val="p"/>
              </m:rPr>
              <w:rPr>
                <w:rFonts w:ascii="Cambria Math" w:hAnsi="Cambria Math" w:cs="Times New Roman"/>
                <w:color w:val="0D0D0D" w:themeColor="text1" w:themeTint="F2"/>
                <w:sz w:val="22"/>
                <w:rPrChange w:id="5153" w:author="tao huang" w:date="2017-09-17T12:05:00Z">
                  <w:rPr>
                    <w:rFonts w:ascii="Cambria Math" w:hAnsi="Cambria Math" w:cs="Times New Roman"/>
                    <w:color w:val="000000" w:themeColor="text1"/>
                    <w:szCs w:val="24"/>
                  </w:rPr>
                </w:rPrChange>
              </w:rPr>
              <m:t>h</m:t>
            </m:r>
          </m:sub>
          <m:sup>
            <m:r>
              <w:ins w:id="5154" w:author="tao huang" w:date="2017-09-16T11:10:00Z">
                <w:rPr>
                  <w:rFonts w:ascii="Cambria Math" w:hAnsi="Cambria Math" w:cs="Times New Roman"/>
                  <w:color w:val="0D0D0D" w:themeColor="text1" w:themeTint="F2"/>
                  <w:sz w:val="22"/>
                  <w:rPrChange w:id="5155" w:author="tao huang" w:date="2017-09-17T12:05:00Z">
                    <w:rPr>
                      <w:rFonts w:ascii="Cambria Math" w:hAnsi="Cambria Math" w:cs="Times New Roman"/>
                      <w:color w:val="385623" w:themeColor="accent6" w:themeShade="80"/>
                      <w:sz w:val="22"/>
                    </w:rPr>
                  </w:rPrChange>
                </w:rPr>
                <m:t>'</m:t>
              </w:ins>
            </m:r>
            <m:r>
              <w:del w:id="5156" w:author="tao huang" w:date="2017-09-15T21:21:00Z">
                <w:rPr>
                  <w:rFonts w:ascii="Cambria Math" w:hAnsi="Cambria Math" w:cs="Times New Roman" w:hint="eastAsia"/>
                  <w:color w:val="0D0D0D" w:themeColor="text1" w:themeTint="F2"/>
                  <w:sz w:val="22"/>
                  <w:rPrChange w:id="5157" w:author="tao huang" w:date="2017-09-17T12:05:00Z">
                    <w:rPr>
                      <w:rFonts w:ascii="Cambria Math" w:hAnsi="Cambria Math" w:cs="Times New Roman" w:hint="eastAsia"/>
                      <w:color w:val="000000" w:themeColor="text1"/>
                      <w:szCs w:val="24"/>
                    </w:rPr>
                  </w:rPrChange>
                </w:rPr>
                <m:t>'</m:t>
              </w:del>
            </m:r>
          </m:sup>
        </m:sSubSup>
        <m:sSub>
          <m:sSubPr>
            <m:ctrlPr>
              <w:rPr>
                <w:rFonts w:ascii="Cambria Math" w:hAnsi="Cambria Math" w:cs="Times New Roman"/>
                <w:i/>
                <w:color w:val="0D0D0D" w:themeColor="text1" w:themeTint="F2"/>
                <w:sz w:val="22"/>
                <w:rPrChange w:id="5158" w:author="tao huang" w:date="2017-09-17T12:05:00Z">
                  <w:rPr>
                    <w:rFonts w:ascii="Cambria Math" w:hAnsi="Cambria Math" w:cs="Times New Roman"/>
                    <w:i/>
                    <w:color w:val="385623" w:themeColor="accent6" w:themeShade="80"/>
                    <w:sz w:val="22"/>
                  </w:rPr>
                </w:rPrChange>
              </w:rPr>
            </m:ctrlPr>
          </m:sSubPr>
          <m:e>
            <m:acc>
              <m:accPr>
                <m:ctrlPr>
                  <w:rPr>
                    <w:rFonts w:ascii="Cambria Math" w:hAnsi="Cambria Math" w:cs="Times New Roman"/>
                    <w:i/>
                    <w:color w:val="0D0D0D" w:themeColor="text1" w:themeTint="F2"/>
                    <w:sz w:val="22"/>
                    <w:rPrChange w:id="5159" w:author="tao huang" w:date="2017-09-17T12:05:00Z">
                      <w:rPr>
                        <w:rFonts w:ascii="Cambria Math" w:hAnsi="Cambria Math" w:cs="Times New Roman"/>
                        <w:i/>
                        <w:color w:val="385623" w:themeColor="accent6" w:themeShade="80"/>
                        <w:sz w:val="22"/>
                      </w:rPr>
                    </w:rPrChange>
                  </w:rPr>
                </m:ctrlPr>
              </m:accPr>
              <m:e>
                <m:r>
                  <w:rPr>
                    <w:rFonts w:ascii="Cambria Math" w:hAnsi="Cambria Math" w:cs="Times New Roman"/>
                    <w:color w:val="0D0D0D" w:themeColor="text1" w:themeTint="F2"/>
                    <w:sz w:val="22"/>
                    <w:rPrChange w:id="5160" w:author="tao huang" w:date="2017-09-17T12:05:00Z">
                      <w:rPr>
                        <w:rFonts w:ascii="Cambria Math" w:hAnsi="Cambria Math" w:cs="Times New Roman"/>
                        <w:color w:val="000000" w:themeColor="text1"/>
                        <w:szCs w:val="24"/>
                      </w:rPr>
                    </w:rPrChange>
                  </w:rPr>
                  <m:t>β</m:t>
                </m:r>
              </m:e>
            </m:acc>
          </m:e>
          <m:sub>
            <m:r>
              <w:rPr>
                <w:rFonts w:ascii="Cambria Math" w:hAnsi="Cambria Math" w:cs="Times New Roman"/>
                <w:color w:val="0D0D0D" w:themeColor="text1" w:themeTint="F2"/>
                <w:sz w:val="22"/>
                <w:rPrChange w:id="5161" w:author="tao huang" w:date="2017-09-17T12:05:00Z">
                  <w:rPr>
                    <w:rFonts w:ascii="Cambria Math" w:hAnsi="Cambria Math" w:cs="Times New Roman"/>
                    <w:color w:val="000000" w:themeColor="text1"/>
                    <w:szCs w:val="24"/>
                  </w:rPr>
                </w:rPrChange>
              </w:rPr>
              <m:t>T-</m:t>
            </m:r>
            <m:r>
              <m:rPr>
                <m:sty m:val="p"/>
              </m:rPr>
              <w:rPr>
                <w:rFonts w:ascii="Cambria Math" w:hAnsi="Cambria Math" w:cs="Times New Roman"/>
                <w:color w:val="0D0D0D" w:themeColor="text1" w:themeTint="F2"/>
                <w:sz w:val="22"/>
                <w:rPrChange w:id="5162" w:author="tao huang" w:date="2017-09-17T12:05:00Z">
                  <w:rPr>
                    <w:rFonts w:ascii="Cambria Math" w:hAnsi="Cambria Math" w:cs="Times New Roman"/>
                    <w:color w:val="000000" w:themeColor="text1"/>
                    <w:szCs w:val="24"/>
                  </w:rPr>
                </w:rPrChange>
              </w:rPr>
              <m:t xml:space="preserve"> </m:t>
            </m:r>
            <m:r>
              <w:rPr>
                <w:rFonts w:ascii="Cambria Math" w:hAnsi="Cambria Math" w:cs="Times New Roman"/>
                <w:color w:val="0D0D0D" w:themeColor="text1" w:themeTint="F2"/>
                <w:sz w:val="22"/>
                <w:rPrChange w:id="5163" w:author="tao huang" w:date="2017-09-17T12:05:00Z">
                  <w:rPr>
                    <w:rFonts w:ascii="Cambria Math" w:hAnsi="Cambria Math" w:cs="Times New Roman"/>
                    <w:color w:val="000000" w:themeColor="text1"/>
                    <w:szCs w:val="24"/>
                  </w:rPr>
                </w:rPrChange>
              </w:rPr>
              <m:t>ω:T</m:t>
            </m:r>
          </m:sub>
        </m:sSub>
      </m:oMath>
      <w:r w:rsidR="00F24B19" w:rsidRPr="00A60A57">
        <w:rPr>
          <w:rFonts w:cs="Times New Roman"/>
          <w:color w:val="0D0D0D" w:themeColor="text1" w:themeTint="F2"/>
          <w:sz w:val="22"/>
          <w:rPrChange w:id="5164" w:author="tao huang" w:date="2017-09-17T12:05:00Z">
            <w:rPr>
              <w:rFonts w:cs="Times New Roman"/>
              <w:color w:val="000000" w:themeColor="text1"/>
              <w:szCs w:val="24"/>
            </w:rPr>
          </w:rPrChange>
        </w:rPr>
        <w:t xml:space="preserve">, </w:t>
      </w:r>
      <w:r w:rsidR="00DF7140" w:rsidRPr="00A60A57">
        <w:rPr>
          <w:rFonts w:cs="Times New Roman"/>
          <w:color w:val="0D0D0D" w:themeColor="text1" w:themeTint="F2"/>
          <w:sz w:val="22"/>
          <w:rPrChange w:id="5165" w:author="tao huang" w:date="2017-09-17T12:05:00Z">
            <w:rPr>
              <w:rFonts w:cs="Times New Roman"/>
              <w:color w:val="000000" w:themeColor="text1"/>
            </w:rPr>
          </w:rPrChange>
        </w:rPr>
        <w:t xml:space="preserve">where </w:t>
      </w:r>
      <m:oMath>
        <m:sSub>
          <m:sSubPr>
            <m:ctrlPr>
              <w:rPr>
                <w:rFonts w:ascii="Cambria Math" w:hAnsi="Cambria Math" w:cs="Times New Roman"/>
                <w:i/>
                <w:color w:val="0D0D0D" w:themeColor="text1" w:themeTint="F2"/>
                <w:sz w:val="22"/>
                <w:rPrChange w:id="5166" w:author="tao huang" w:date="2017-09-17T12:05:00Z">
                  <w:rPr>
                    <w:rFonts w:ascii="Cambria Math" w:hAnsi="Cambria Math" w:cs="Times New Roman"/>
                    <w:i/>
                    <w:color w:val="385623" w:themeColor="accent6" w:themeShade="80"/>
                    <w:sz w:val="22"/>
                  </w:rPr>
                </w:rPrChange>
              </w:rPr>
            </m:ctrlPr>
          </m:sSubPr>
          <m:e>
            <m:acc>
              <m:accPr>
                <m:ctrlPr>
                  <w:rPr>
                    <w:rFonts w:ascii="Cambria Math" w:hAnsi="Cambria Math" w:cs="Times New Roman"/>
                    <w:i/>
                    <w:color w:val="0D0D0D" w:themeColor="text1" w:themeTint="F2"/>
                    <w:sz w:val="22"/>
                    <w:rPrChange w:id="5167" w:author="tao huang" w:date="2017-09-17T12:05:00Z">
                      <w:rPr>
                        <w:rFonts w:ascii="Cambria Math" w:hAnsi="Cambria Math" w:cs="Times New Roman"/>
                        <w:i/>
                        <w:color w:val="385623" w:themeColor="accent6" w:themeShade="80"/>
                        <w:sz w:val="22"/>
                      </w:rPr>
                    </w:rPrChange>
                  </w:rPr>
                </m:ctrlPr>
              </m:accPr>
              <m:e>
                <m:r>
                  <w:rPr>
                    <w:rFonts w:ascii="Cambria Math" w:hAnsi="Cambria Math" w:cs="Times New Roman"/>
                    <w:color w:val="0D0D0D" w:themeColor="text1" w:themeTint="F2"/>
                    <w:sz w:val="22"/>
                    <w:rPrChange w:id="5168" w:author="tao huang" w:date="2017-09-17T12:05:00Z">
                      <w:rPr>
                        <w:rFonts w:ascii="Cambria Math" w:hAnsi="Cambria Math" w:cs="Times New Roman"/>
                        <w:color w:val="000000" w:themeColor="text1"/>
                        <w:szCs w:val="24"/>
                      </w:rPr>
                    </w:rPrChange>
                  </w:rPr>
                  <m:t>β</m:t>
                </m:r>
              </m:e>
            </m:acc>
          </m:e>
          <m:sub>
            <m:r>
              <w:rPr>
                <w:rFonts w:ascii="Cambria Math" w:hAnsi="Cambria Math" w:cs="Times New Roman"/>
                <w:color w:val="0D0D0D" w:themeColor="text1" w:themeTint="F2"/>
                <w:sz w:val="22"/>
                <w:rPrChange w:id="5169" w:author="tao huang" w:date="2017-09-17T12:05:00Z">
                  <w:rPr>
                    <w:rFonts w:ascii="Cambria Math" w:hAnsi="Cambria Math" w:cs="Times New Roman"/>
                    <w:color w:val="000000" w:themeColor="text1"/>
                    <w:szCs w:val="24"/>
                  </w:rPr>
                </w:rPrChange>
              </w:rPr>
              <m:t>T-</m:t>
            </m:r>
            <m:r>
              <m:rPr>
                <m:sty m:val="p"/>
              </m:rPr>
              <w:rPr>
                <w:rFonts w:ascii="Cambria Math" w:hAnsi="Cambria Math" w:cs="Times New Roman"/>
                <w:color w:val="0D0D0D" w:themeColor="text1" w:themeTint="F2"/>
                <w:sz w:val="22"/>
                <w:rPrChange w:id="5170" w:author="tao huang" w:date="2017-09-17T12:05:00Z">
                  <w:rPr>
                    <w:rFonts w:ascii="Cambria Math" w:hAnsi="Cambria Math" w:cs="Times New Roman"/>
                    <w:color w:val="000000" w:themeColor="text1"/>
                    <w:szCs w:val="24"/>
                  </w:rPr>
                </w:rPrChange>
              </w:rPr>
              <m:t xml:space="preserve"> </m:t>
            </m:r>
            <m:r>
              <w:rPr>
                <w:rFonts w:ascii="Cambria Math" w:hAnsi="Cambria Math" w:cs="Times New Roman"/>
                <w:color w:val="0D0D0D" w:themeColor="text1" w:themeTint="F2"/>
                <w:sz w:val="22"/>
                <w:rPrChange w:id="5171" w:author="tao huang" w:date="2017-09-17T12:05:00Z">
                  <w:rPr>
                    <w:rFonts w:ascii="Cambria Math" w:hAnsi="Cambria Math" w:cs="Times New Roman"/>
                    <w:color w:val="000000" w:themeColor="text1"/>
                    <w:szCs w:val="24"/>
                  </w:rPr>
                </w:rPrChange>
              </w:rPr>
              <m:t>ω:T</m:t>
            </m:r>
          </m:sub>
        </m:sSub>
      </m:oMath>
      <w:r w:rsidR="00DF7140" w:rsidRPr="00A60A57">
        <w:rPr>
          <w:rFonts w:cs="Times New Roman"/>
          <w:color w:val="0D0D0D" w:themeColor="text1" w:themeTint="F2"/>
          <w:sz w:val="22"/>
          <w:rPrChange w:id="5172" w:author="tao huang" w:date="2017-09-17T12:05:00Z">
            <w:rPr>
              <w:rFonts w:cs="Times New Roman"/>
              <w:color w:val="000000" w:themeColor="text1"/>
              <w:szCs w:val="24"/>
            </w:rPr>
          </w:rPrChange>
        </w:rPr>
        <w:t xml:space="preserve"> represents the parameter</w:t>
      </w:r>
      <w:r w:rsidR="001B10C4" w:rsidRPr="00A60A57">
        <w:rPr>
          <w:rFonts w:cs="Times New Roman"/>
          <w:color w:val="0D0D0D" w:themeColor="text1" w:themeTint="F2"/>
          <w:sz w:val="22"/>
          <w:rPrChange w:id="5173" w:author="tao huang" w:date="2017-09-17T12:05:00Z">
            <w:rPr>
              <w:rFonts w:cs="Times New Roman"/>
              <w:color w:val="000000" w:themeColor="text1"/>
              <w:szCs w:val="24"/>
            </w:rPr>
          </w:rPrChange>
        </w:rPr>
        <w:t>s</w:t>
      </w:r>
      <w:r w:rsidR="00DF7140" w:rsidRPr="00A60A57">
        <w:rPr>
          <w:rFonts w:cs="Times New Roman"/>
          <w:color w:val="0D0D0D" w:themeColor="text1" w:themeTint="F2"/>
          <w:sz w:val="22"/>
          <w:rPrChange w:id="5174" w:author="tao huang" w:date="2017-09-17T12:05:00Z">
            <w:rPr>
              <w:rFonts w:cs="Times New Roman"/>
              <w:color w:val="000000" w:themeColor="text1"/>
              <w:szCs w:val="24"/>
            </w:rPr>
          </w:rPrChange>
        </w:rPr>
        <w:t xml:space="preserve"> estimate</w:t>
      </w:r>
      <w:r w:rsidR="001B10C4" w:rsidRPr="00A60A57">
        <w:rPr>
          <w:rFonts w:cs="Times New Roman"/>
          <w:color w:val="0D0D0D" w:themeColor="text1" w:themeTint="F2"/>
          <w:sz w:val="22"/>
          <w:rPrChange w:id="5175" w:author="tao huang" w:date="2017-09-17T12:05:00Z">
            <w:rPr>
              <w:rFonts w:cs="Times New Roman"/>
              <w:color w:val="000000" w:themeColor="text1"/>
              <w:szCs w:val="24"/>
            </w:rPr>
          </w:rPrChange>
        </w:rPr>
        <w:t xml:space="preserve">d with the sample window </w:t>
      </w:r>
      <m:oMath>
        <m:r>
          <w:rPr>
            <w:rFonts w:ascii="Cambria Math" w:hAnsi="Cambria Math" w:cs="Times New Roman"/>
            <w:color w:val="0D0D0D" w:themeColor="text1" w:themeTint="F2"/>
            <w:sz w:val="22"/>
            <w:rPrChange w:id="5176" w:author="tao huang" w:date="2017-09-17T12:05:00Z">
              <w:rPr>
                <w:rFonts w:ascii="Cambria Math" w:hAnsi="Cambria Math" w:cs="Times New Roman"/>
                <w:color w:val="000000" w:themeColor="text1"/>
                <w:szCs w:val="24"/>
              </w:rPr>
            </w:rPrChange>
          </w:rPr>
          <m:t>[T-</m:t>
        </m:r>
        <m:r>
          <m:rPr>
            <m:sty m:val="p"/>
          </m:rPr>
          <w:rPr>
            <w:rFonts w:ascii="Cambria Math" w:hAnsi="Cambria Math" w:cs="Times New Roman"/>
            <w:color w:val="0D0D0D" w:themeColor="text1" w:themeTint="F2"/>
            <w:sz w:val="22"/>
            <w:rPrChange w:id="5177" w:author="tao huang" w:date="2017-09-17T12:05:00Z">
              <w:rPr>
                <w:rFonts w:ascii="Cambria Math" w:hAnsi="Cambria Math" w:cs="Times New Roman"/>
                <w:color w:val="000000" w:themeColor="text1"/>
                <w:szCs w:val="24"/>
              </w:rPr>
            </w:rPrChange>
          </w:rPr>
          <m:t xml:space="preserve"> </m:t>
        </m:r>
        <m:r>
          <w:rPr>
            <w:rFonts w:ascii="Cambria Math" w:hAnsi="Cambria Math" w:cs="Times New Roman"/>
            <w:color w:val="0D0D0D" w:themeColor="text1" w:themeTint="F2"/>
            <w:sz w:val="22"/>
            <w:rPrChange w:id="5178" w:author="tao huang" w:date="2017-09-17T12:05:00Z">
              <w:rPr>
                <w:rFonts w:ascii="Cambria Math" w:hAnsi="Cambria Math" w:cs="Times New Roman"/>
                <w:color w:val="000000" w:themeColor="text1"/>
                <w:szCs w:val="24"/>
              </w:rPr>
            </w:rPrChange>
          </w:rPr>
          <m:t>ω,T]</m:t>
        </m:r>
      </m:oMath>
      <w:r w:rsidR="00F24B19" w:rsidRPr="00A60A57">
        <w:rPr>
          <w:rFonts w:cs="Times New Roman"/>
          <w:color w:val="0D0D0D" w:themeColor="text1" w:themeTint="F2"/>
          <w:sz w:val="22"/>
          <w:rPrChange w:id="5179" w:author="tao huang" w:date="2017-09-17T12:05:00Z">
            <w:rPr>
              <w:rFonts w:cs="Times New Roman"/>
              <w:color w:val="000000" w:themeColor="text1"/>
              <w:szCs w:val="24"/>
            </w:rPr>
          </w:rPrChange>
        </w:rPr>
        <w:t xml:space="preserve">. </w:t>
      </w:r>
      <w:r w:rsidR="00EA6225" w:rsidRPr="00A60A57">
        <w:rPr>
          <w:rFonts w:cs="Times New Roman"/>
          <w:color w:val="0D0D0D" w:themeColor="text1" w:themeTint="F2"/>
          <w:sz w:val="22"/>
          <w:rPrChange w:id="5180" w:author="tao huang" w:date="2017-09-17T12:05:00Z">
            <w:rPr>
              <w:rFonts w:cs="Times New Roman"/>
              <w:color w:val="000000" w:themeColor="text1"/>
            </w:rPr>
          </w:rPrChange>
        </w:rPr>
        <w:t>T</w:t>
      </w:r>
      <w:r w:rsidR="00B5645F" w:rsidRPr="00A60A57">
        <w:rPr>
          <w:rFonts w:cs="Times New Roman"/>
          <w:color w:val="0D0D0D" w:themeColor="text1" w:themeTint="F2"/>
          <w:sz w:val="22"/>
          <w:rPrChange w:id="5181" w:author="tao huang" w:date="2017-09-17T12:05:00Z">
            <w:rPr>
              <w:rFonts w:cs="Times New Roman"/>
              <w:color w:val="000000" w:themeColor="text1"/>
            </w:rPr>
          </w:rPrChange>
        </w:rPr>
        <w:t>he value of</w:t>
      </w:r>
      <w:r w:rsidR="00113043" w:rsidRPr="00A60A57">
        <w:rPr>
          <w:rFonts w:cs="Times New Roman"/>
          <w:color w:val="0D0D0D" w:themeColor="text1" w:themeTint="F2"/>
          <w:sz w:val="22"/>
          <w:rPrChange w:id="5182" w:author="tao huang" w:date="2017-09-17T12:05:00Z">
            <w:rPr>
              <w:rFonts w:cs="Times New Roman"/>
              <w:color w:val="000000" w:themeColor="text1"/>
            </w:rPr>
          </w:rPrChange>
        </w:rPr>
        <w:t xml:space="preserve"> </w:t>
      </w:r>
      <m:oMath>
        <m:r>
          <w:rPr>
            <w:rFonts w:ascii="Cambria Math" w:hAnsi="Cambria Math" w:cs="Times New Roman"/>
            <w:color w:val="0D0D0D" w:themeColor="text1" w:themeTint="F2"/>
            <w:sz w:val="22"/>
            <w:rPrChange w:id="5183" w:author="tao huang" w:date="2017-09-17T12:05:00Z">
              <w:rPr>
                <w:rFonts w:ascii="Cambria Math" w:hAnsi="Cambria Math" w:cs="Times New Roman"/>
                <w:color w:val="000000" w:themeColor="text1"/>
              </w:rPr>
            </w:rPrChange>
          </w:rPr>
          <m:t>ω</m:t>
        </m:r>
      </m:oMath>
      <w:r w:rsidR="00113043" w:rsidRPr="00A60A57">
        <w:rPr>
          <w:rFonts w:cs="Times New Roman"/>
          <w:color w:val="0D0D0D" w:themeColor="text1" w:themeTint="F2"/>
          <w:sz w:val="22"/>
          <w:rPrChange w:id="5184" w:author="tao huang" w:date="2017-09-17T12:05:00Z">
            <w:rPr>
              <w:rFonts w:cs="Times New Roman"/>
              <w:color w:val="000000" w:themeColor="text1"/>
            </w:rPr>
          </w:rPrChange>
        </w:rPr>
        <w:t xml:space="preserve"> </w:t>
      </w:r>
      <w:r w:rsidR="00B5645F" w:rsidRPr="00A60A57">
        <w:rPr>
          <w:rFonts w:cs="Times New Roman"/>
          <w:color w:val="0D0D0D" w:themeColor="text1" w:themeTint="F2"/>
          <w:sz w:val="22"/>
          <w:rPrChange w:id="5185" w:author="tao huang" w:date="2017-09-17T12:05:00Z">
            <w:rPr>
              <w:rFonts w:cs="Times New Roman"/>
              <w:color w:val="000000" w:themeColor="text1"/>
            </w:rPr>
          </w:rPrChange>
        </w:rPr>
        <w:t>is</w:t>
      </w:r>
      <w:r w:rsidR="00113043" w:rsidRPr="00A60A57">
        <w:rPr>
          <w:rFonts w:cs="Times New Roman"/>
          <w:color w:val="0D0D0D" w:themeColor="text1" w:themeTint="F2"/>
          <w:sz w:val="22"/>
          <w:rPrChange w:id="5186" w:author="tao huang" w:date="2017-09-17T12:05:00Z">
            <w:rPr>
              <w:rFonts w:cs="Times New Roman"/>
              <w:color w:val="000000" w:themeColor="text1"/>
            </w:rPr>
          </w:rPrChange>
        </w:rPr>
        <w:t xml:space="preserve"> arbitrarily chosen </w:t>
      </w:r>
      <w:r w:rsidR="00B5645F" w:rsidRPr="00A60A57">
        <w:rPr>
          <w:rFonts w:cs="Times New Roman"/>
          <w:color w:val="0D0D0D" w:themeColor="text1" w:themeTint="F2"/>
          <w:sz w:val="22"/>
          <w:rPrChange w:id="5187" w:author="tao huang" w:date="2017-09-17T12:05:00Z">
            <w:rPr>
              <w:rFonts w:cs="Times New Roman"/>
              <w:color w:val="000000" w:themeColor="text1"/>
            </w:rPr>
          </w:rPrChange>
        </w:rPr>
        <w:t xml:space="preserve">given </w:t>
      </w:r>
      <w:r w:rsidR="00113043" w:rsidRPr="00A60A57">
        <w:rPr>
          <w:rFonts w:cs="Times New Roman"/>
          <w:color w:val="0D0D0D" w:themeColor="text1" w:themeTint="F2"/>
          <w:sz w:val="22"/>
          <w:rPrChange w:id="5188" w:author="tao huang" w:date="2017-09-17T12:05:00Z">
            <w:rPr>
              <w:rFonts w:cs="Times New Roman"/>
              <w:color w:val="000000" w:themeColor="text1"/>
            </w:rPr>
          </w:rPrChange>
        </w:rPr>
        <w:t xml:space="preserve">there are enough observations to estimate the model and there are enough variations </w:t>
      </w:r>
      <w:r w:rsidR="00B5645F" w:rsidRPr="00A60A57">
        <w:rPr>
          <w:rFonts w:cs="Times New Roman"/>
          <w:color w:val="0D0D0D" w:themeColor="text1" w:themeTint="F2"/>
          <w:sz w:val="22"/>
          <w:rPrChange w:id="5189" w:author="tao huang" w:date="2017-09-17T12:05:00Z">
            <w:rPr>
              <w:rFonts w:cs="Times New Roman"/>
              <w:color w:val="000000" w:themeColor="text1"/>
            </w:rPr>
          </w:rPrChange>
        </w:rPr>
        <w:t>for</w:t>
      </w:r>
      <w:r w:rsidR="00113043" w:rsidRPr="00A60A57">
        <w:rPr>
          <w:rFonts w:cs="Times New Roman"/>
          <w:color w:val="0D0D0D" w:themeColor="text1" w:themeTint="F2"/>
          <w:sz w:val="22"/>
          <w:rPrChange w:id="5190" w:author="tao huang" w:date="2017-09-17T12:05:00Z">
            <w:rPr>
              <w:rFonts w:cs="Times New Roman"/>
              <w:color w:val="000000" w:themeColor="text1"/>
            </w:rPr>
          </w:rPrChange>
        </w:rPr>
        <w:t xml:space="preserve"> the explanatory variables. </w:t>
      </w:r>
      <w:r w:rsidR="00C85971" w:rsidRPr="00A60A57">
        <w:rPr>
          <w:rFonts w:cs="Times New Roman"/>
          <w:color w:val="0D0D0D" w:themeColor="text1" w:themeTint="F2"/>
          <w:sz w:val="22"/>
          <w:rPrChange w:id="5191" w:author="tao huang" w:date="2017-09-17T12:05:00Z">
            <w:rPr>
              <w:rFonts w:cs="Times New Roman"/>
              <w:color w:val="000000" w:themeColor="text1"/>
              <w:szCs w:val="24"/>
            </w:rPr>
          </w:rPrChange>
        </w:rPr>
        <w:t xml:space="preserve">We </w:t>
      </w:r>
      <w:r w:rsidR="00B5645F" w:rsidRPr="00A60A57">
        <w:rPr>
          <w:rFonts w:cs="Times New Roman"/>
          <w:color w:val="0D0D0D" w:themeColor="text1" w:themeTint="F2"/>
          <w:sz w:val="22"/>
          <w:rPrChange w:id="5192" w:author="tao huang" w:date="2017-09-17T12:05:00Z">
            <w:rPr>
              <w:rFonts w:cs="Times New Roman"/>
              <w:color w:val="000000" w:themeColor="text1"/>
              <w:szCs w:val="24"/>
            </w:rPr>
          </w:rPrChange>
        </w:rPr>
        <w:t xml:space="preserve">then </w:t>
      </w:r>
      <w:r w:rsidR="00F24B19" w:rsidRPr="00A60A57">
        <w:rPr>
          <w:rFonts w:cs="Times New Roman"/>
          <w:color w:val="0D0D0D" w:themeColor="text1" w:themeTint="F2"/>
          <w:sz w:val="22"/>
          <w:rPrChange w:id="5193" w:author="tao huang" w:date="2017-09-17T12:05:00Z">
            <w:rPr>
              <w:rFonts w:cs="Times New Roman"/>
              <w:color w:val="000000" w:themeColor="text1"/>
              <w:szCs w:val="24"/>
            </w:rPr>
          </w:rPrChange>
        </w:rPr>
        <w:t>add</w:t>
      </w:r>
      <w:r w:rsidR="00C85971" w:rsidRPr="00A60A57">
        <w:rPr>
          <w:rFonts w:cs="Times New Roman"/>
          <w:color w:val="0D0D0D" w:themeColor="text1" w:themeTint="F2"/>
          <w:sz w:val="22"/>
          <w:rPrChange w:id="5194" w:author="tao huang" w:date="2017-09-17T12:05:00Z">
            <w:rPr>
              <w:rFonts w:cs="Times New Roman"/>
              <w:color w:val="000000" w:themeColor="text1"/>
              <w:szCs w:val="24"/>
            </w:rPr>
          </w:rPrChange>
        </w:rPr>
        <w:t xml:space="preserve"> </w:t>
      </w:r>
      <w:r w:rsidR="00F24B19" w:rsidRPr="00A60A57">
        <w:rPr>
          <w:rFonts w:cs="Times New Roman"/>
          <w:color w:val="0D0D0D" w:themeColor="text1" w:themeTint="F2"/>
          <w:sz w:val="22"/>
          <w:rPrChange w:id="5195" w:author="tao huang" w:date="2017-09-17T12:05:00Z">
            <w:rPr>
              <w:rFonts w:cs="Times New Roman"/>
              <w:color w:val="000000" w:themeColor="text1"/>
              <w:szCs w:val="24"/>
            </w:rPr>
          </w:rPrChange>
        </w:rPr>
        <w:t>more</w:t>
      </w:r>
      <w:r w:rsidR="00C85971" w:rsidRPr="00A60A57">
        <w:rPr>
          <w:rFonts w:cs="Times New Roman"/>
          <w:color w:val="0D0D0D" w:themeColor="text1" w:themeTint="F2"/>
          <w:sz w:val="22"/>
          <w:rPrChange w:id="5196" w:author="tao huang" w:date="2017-09-17T12:05:00Z">
            <w:rPr>
              <w:rFonts w:cs="Times New Roman"/>
              <w:color w:val="000000" w:themeColor="text1"/>
              <w:szCs w:val="24"/>
            </w:rPr>
          </w:rPrChange>
        </w:rPr>
        <w:t xml:space="preserve"> observation</w:t>
      </w:r>
      <w:r w:rsidR="00B210E9" w:rsidRPr="00A60A57">
        <w:rPr>
          <w:rFonts w:cs="Times New Roman"/>
          <w:color w:val="0D0D0D" w:themeColor="text1" w:themeTint="F2"/>
          <w:sz w:val="22"/>
          <w:rPrChange w:id="5197" w:author="tao huang" w:date="2017-09-17T12:05:00Z">
            <w:rPr>
              <w:rFonts w:cs="Times New Roman"/>
              <w:color w:val="000000" w:themeColor="text1"/>
              <w:szCs w:val="24"/>
            </w:rPr>
          </w:rPrChange>
        </w:rPr>
        <w:t>s</w:t>
      </w:r>
      <w:r w:rsidR="00C85971" w:rsidRPr="00A60A57">
        <w:rPr>
          <w:rFonts w:cs="Times New Roman"/>
          <w:color w:val="0D0D0D" w:themeColor="text1" w:themeTint="F2"/>
          <w:sz w:val="22"/>
          <w:rPrChange w:id="5198" w:author="tao huang" w:date="2017-09-17T12:05:00Z">
            <w:rPr>
              <w:rFonts w:cs="Times New Roman"/>
              <w:color w:val="000000" w:themeColor="text1"/>
              <w:szCs w:val="24"/>
            </w:rPr>
          </w:rPrChange>
        </w:rPr>
        <w:t xml:space="preserve"> </w:t>
      </w:r>
      <w:r w:rsidR="00B210E9" w:rsidRPr="00A60A57">
        <w:rPr>
          <w:rFonts w:cs="Times New Roman"/>
          <w:color w:val="0D0D0D" w:themeColor="text1" w:themeTint="F2"/>
          <w:sz w:val="22"/>
          <w:rPrChange w:id="5199" w:author="tao huang" w:date="2017-09-17T12:05:00Z">
            <w:rPr>
              <w:rFonts w:cs="Times New Roman"/>
              <w:color w:val="000000" w:themeColor="text1"/>
              <w:szCs w:val="24"/>
            </w:rPr>
          </w:rPrChange>
        </w:rPr>
        <w:t xml:space="preserve">(e.g., one) </w:t>
      </w:r>
      <w:r w:rsidR="00F24B19" w:rsidRPr="00A60A57">
        <w:rPr>
          <w:rFonts w:cs="Times New Roman"/>
          <w:color w:val="0D0D0D" w:themeColor="text1" w:themeTint="F2"/>
          <w:sz w:val="22"/>
          <w:rPrChange w:id="5200" w:author="tao huang" w:date="2017-09-17T12:05:00Z">
            <w:rPr>
              <w:rFonts w:cs="Times New Roman"/>
              <w:color w:val="000000" w:themeColor="text1"/>
              <w:szCs w:val="24"/>
            </w:rPr>
          </w:rPrChange>
        </w:rPr>
        <w:t>to the estimation window and generate the 2</w:t>
      </w:r>
      <w:r w:rsidR="00F24B19" w:rsidRPr="00A60A57">
        <w:rPr>
          <w:rFonts w:cs="Times New Roman"/>
          <w:color w:val="0D0D0D" w:themeColor="text1" w:themeTint="F2"/>
          <w:sz w:val="22"/>
          <w:vertAlign w:val="superscript"/>
          <w:rPrChange w:id="5201" w:author="tao huang" w:date="2017-09-17T12:05:00Z">
            <w:rPr>
              <w:rFonts w:cs="Times New Roman"/>
              <w:color w:val="000000" w:themeColor="text1"/>
              <w:szCs w:val="24"/>
              <w:vertAlign w:val="superscript"/>
            </w:rPr>
          </w:rPrChange>
        </w:rPr>
        <w:t>nd</w:t>
      </w:r>
      <w:r w:rsidR="00F24B19" w:rsidRPr="00A60A57">
        <w:rPr>
          <w:rFonts w:cs="Times New Roman"/>
          <w:color w:val="0D0D0D" w:themeColor="text1" w:themeTint="F2"/>
          <w:sz w:val="22"/>
          <w:rPrChange w:id="5202" w:author="tao huang" w:date="2017-09-17T12:05:00Z">
            <w:rPr>
              <w:rFonts w:cs="Times New Roman"/>
              <w:color w:val="000000" w:themeColor="text1"/>
              <w:szCs w:val="24"/>
            </w:rPr>
          </w:rPrChange>
        </w:rPr>
        <w:t xml:space="preserve"> set of the </w:t>
      </w:r>
      <w:r w:rsidR="00F24B19" w:rsidRPr="00A60A57">
        <w:rPr>
          <w:rFonts w:cs="Times New Roman"/>
          <w:i/>
          <w:color w:val="0D0D0D" w:themeColor="text1" w:themeTint="F2"/>
          <w:sz w:val="22"/>
          <w:rPrChange w:id="5203" w:author="tao huang" w:date="2017-09-17T12:05:00Z">
            <w:rPr>
              <w:rFonts w:cs="Times New Roman"/>
              <w:i/>
              <w:color w:val="000000" w:themeColor="text1"/>
              <w:szCs w:val="24"/>
            </w:rPr>
          </w:rPrChange>
        </w:rPr>
        <w:t>h</w:t>
      </w:r>
      <w:r w:rsidR="00F24B19" w:rsidRPr="00A60A57">
        <w:rPr>
          <w:rFonts w:cs="Times New Roman"/>
          <w:color w:val="0D0D0D" w:themeColor="text1" w:themeTint="F2"/>
          <w:sz w:val="22"/>
          <w:rPrChange w:id="5204" w:author="tao huang" w:date="2017-09-17T12:05:00Z">
            <w:rPr>
              <w:rFonts w:cs="Times New Roman"/>
              <w:color w:val="000000" w:themeColor="text1"/>
              <w:szCs w:val="24"/>
            </w:rPr>
          </w:rPrChange>
        </w:rPr>
        <w:t xml:space="preserve">-step-ahead forecast, e.g., </w:t>
      </w:r>
      <m:oMath>
        <m:sSub>
          <m:sSubPr>
            <m:ctrlPr>
              <w:rPr>
                <w:rFonts w:ascii="Cambria Math" w:hAnsi="Cambria Math" w:cs="Times New Roman"/>
                <w:i/>
                <w:color w:val="0D0D0D" w:themeColor="text1" w:themeTint="F2"/>
                <w:sz w:val="22"/>
                <w:rPrChange w:id="5205" w:author="tao huang" w:date="2017-09-17T12:05:00Z">
                  <w:rPr>
                    <w:rFonts w:ascii="Cambria Math" w:hAnsi="Cambria Math" w:cs="Times New Roman"/>
                    <w:i/>
                    <w:color w:val="385623" w:themeColor="accent6" w:themeShade="80"/>
                    <w:sz w:val="22"/>
                  </w:rPr>
                </w:rPrChange>
              </w:rPr>
            </m:ctrlPr>
          </m:sSubPr>
          <m:e>
            <m:acc>
              <m:accPr>
                <m:ctrlPr>
                  <w:rPr>
                    <w:rFonts w:ascii="Cambria Math" w:hAnsi="Cambria Math" w:cs="Times New Roman"/>
                    <w:i/>
                    <w:color w:val="0D0D0D" w:themeColor="text1" w:themeTint="F2"/>
                    <w:sz w:val="22"/>
                    <w:rPrChange w:id="5206" w:author="tao huang" w:date="2017-09-17T12:05:00Z">
                      <w:rPr>
                        <w:rFonts w:ascii="Cambria Math" w:hAnsi="Cambria Math" w:cs="Times New Roman"/>
                        <w:i/>
                        <w:color w:val="385623" w:themeColor="accent6" w:themeShade="80"/>
                        <w:sz w:val="22"/>
                      </w:rPr>
                    </w:rPrChange>
                  </w:rPr>
                </m:ctrlPr>
              </m:accPr>
              <m:e>
                <m:r>
                  <w:rPr>
                    <w:rFonts w:ascii="Cambria Math" w:hAnsi="Cambria Math" w:cs="Times New Roman"/>
                    <w:color w:val="0D0D0D" w:themeColor="text1" w:themeTint="F2"/>
                    <w:sz w:val="22"/>
                    <w:rPrChange w:id="5207" w:author="tao huang" w:date="2017-09-17T12:05:00Z">
                      <w:rPr>
                        <w:rFonts w:ascii="Cambria Math" w:hAnsi="Cambria Math" w:cs="Times New Roman"/>
                        <w:color w:val="000000" w:themeColor="text1"/>
                        <w:szCs w:val="24"/>
                      </w:rPr>
                    </w:rPrChange>
                  </w:rPr>
                  <m:t>y</m:t>
                </m:r>
              </m:e>
            </m:acc>
          </m:e>
          <m:sub>
            <m:r>
              <w:rPr>
                <w:rFonts w:ascii="Cambria Math" w:hAnsi="Cambria Math" w:cs="Times New Roman"/>
                <w:color w:val="0D0D0D" w:themeColor="text1" w:themeTint="F2"/>
                <w:sz w:val="22"/>
                <w:rPrChange w:id="5208" w:author="tao huang" w:date="2017-09-17T12:05:00Z">
                  <w:rPr>
                    <w:rFonts w:ascii="Cambria Math" w:hAnsi="Cambria Math" w:cs="Times New Roman"/>
                    <w:color w:val="000000" w:themeColor="text1"/>
                    <w:szCs w:val="24"/>
                  </w:rPr>
                </w:rPrChange>
              </w:rPr>
              <m:t>T+</m:t>
            </m:r>
            <m:r>
              <m:rPr>
                <m:sty m:val="p"/>
              </m:rPr>
              <w:rPr>
                <w:rFonts w:ascii="Cambria Math" w:hAnsi="Cambria Math" w:cs="Times New Roman"/>
                <w:color w:val="0D0D0D" w:themeColor="text1" w:themeTint="F2"/>
                <w:sz w:val="22"/>
                <w:rPrChange w:id="5209" w:author="tao huang" w:date="2017-09-17T12:05:00Z">
                  <w:rPr>
                    <w:rFonts w:ascii="Cambria Math" w:hAnsi="Cambria Math" w:cs="Times New Roman"/>
                    <w:color w:val="000000" w:themeColor="text1"/>
                    <w:szCs w:val="24"/>
                  </w:rPr>
                </w:rPrChange>
              </w:rPr>
              <m:t>h,2</m:t>
            </m:r>
          </m:sub>
        </m:sSub>
        <m:r>
          <w:rPr>
            <w:rFonts w:ascii="Cambria Math" w:hAnsi="Cambria Math" w:cs="Times New Roman"/>
            <w:color w:val="0D0D0D" w:themeColor="text1" w:themeTint="F2"/>
            <w:sz w:val="22"/>
            <w:rPrChange w:id="5210" w:author="tao huang" w:date="2017-09-17T12:05:00Z">
              <w:rPr>
                <w:rFonts w:ascii="Cambria Math" w:hAnsi="Cambria Math" w:cs="Times New Roman"/>
                <w:color w:val="000000" w:themeColor="text1"/>
                <w:szCs w:val="24"/>
              </w:rPr>
            </w:rPrChange>
          </w:rPr>
          <m:t>=</m:t>
        </m:r>
        <m:sSubSup>
          <m:sSubSupPr>
            <m:ctrlPr>
              <w:rPr>
                <w:rFonts w:ascii="Cambria Math" w:hAnsi="Cambria Math" w:cs="Times New Roman"/>
                <w:i/>
                <w:color w:val="0D0D0D" w:themeColor="text1" w:themeTint="F2"/>
                <w:sz w:val="22"/>
                <w:rPrChange w:id="5211" w:author="tao huang" w:date="2017-09-17T12:05:00Z">
                  <w:rPr>
                    <w:rFonts w:ascii="Cambria Math" w:hAnsi="Cambria Math" w:cs="Times New Roman"/>
                    <w:i/>
                    <w:color w:val="385623" w:themeColor="accent6" w:themeShade="80"/>
                    <w:sz w:val="22"/>
                  </w:rPr>
                </w:rPrChange>
              </w:rPr>
            </m:ctrlPr>
          </m:sSubSupPr>
          <m:e>
            <m:r>
              <w:rPr>
                <w:rFonts w:ascii="Cambria Math" w:hAnsi="Cambria Math" w:cs="Times New Roman"/>
                <w:color w:val="0D0D0D" w:themeColor="text1" w:themeTint="F2"/>
                <w:sz w:val="22"/>
                <w:rPrChange w:id="5212" w:author="tao huang" w:date="2017-09-17T12:05:00Z">
                  <w:rPr>
                    <w:rFonts w:ascii="Cambria Math" w:hAnsi="Cambria Math" w:cs="Times New Roman"/>
                    <w:color w:val="000000" w:themeColor="text1"/>
                    <w:szCs w:val="24"/>
                  </w:rPr>
                </w:rPrChange>
              </w:rPr>
              <m:t>X</m:t>
            </m:r>
          </m:e>
          <m:sub>
            <m:r>
              <w:rPr>
                <w:rFonts w:ascii="Cambria Math" w:hAnsi="Cambria Math" w:cs="Times New Roman"/>
                <w:color w:val="0D0D0D" w:themeColor="text1" w:themeTint="F2"/>
                <w:sz w:val="22"/>
                <w:rPrChange w:id="5213" w:author="tao huang" w:date="2017-09-17T12:05:00Z">
                  <w:rPr>
                    <w:rFonts w:ascii="Cambria Math" w:hAnsi="Cambria Math" w:cs="Times New Roman"/>
                    <w:color w:val="000000" w:themeColor="text1"/>
                    <w:szCs w:val="24"/>
                  </w:rPr>
                </w:rPrChange>
              </w:rPr>
              <m:t>T+</m:t>
            </m:r>
            <m:r>
              <m:rPr>
                <m:sty m:val="p"/>
              </m:rPr>
              <w:rPr>
                <w:rFonts w:ascii="Cambria Math" w:hAnsi="Cambria Math" w:cs="Times New Roman"/>
                <w:color w:val="0D0D0D" w:themeColor="text1" w:themeTint="F2"/>
                <w:sz w:val="22"/>
                <w:rPrChange w:id="5214" w:author="tao huang" w:date="2017-09-17T12:05:00Z">
                  <w:rPr>
                    <w:rFonts w:ascii="Cambria Math" w:hAnsi="Cambria Math" w:cs="Times New Roman"/>
                    <w:color w:val="000000" w:themeColor="text1"/>
                    <w:szCs w:val="24"/>
                  </w:rPr>
                </w:rPrChange>
              </w:rPr>
              <m:t>h</m:t>
            </m:r>
          </m:sub>
          <m:sup>
            <m:r>
              <w:ins w:id="5215" w:author="tao huang" w:date="2017-09-16T11:09:00Z">
                <w:rPr>
                  <w:rFonts w:ascii="Cambria Math" w:hAnsi="Cambria Math" w:cs="Times New Roman"/>
                  <w:color w:val="0D0D0D" w:themeColor="text1" w:themeTint="F2"/>
                  <w:sz w:val="22"/>
                  <w:rPrChange w:id="5216" w:author="tao huang" w:date="2017-09-17T12:05:00Z">
                    <w:rPr>
                      <w:rFonts w:ascii="Cambria Math" w:hAnsi="Cambria Math" w:cs="Times New Roman"/>
                      <w:color w:val="385623" w:themeColor="accent6" w:themeShade="80"/>
                      <w:sz w:val="22"/>
                    </w:rPr>
                  </w:rPrChange>
                </w:rPr>
                <m:t>'</m:t>
              </w:ins>
            </m:r>
            <m:r>
              <w:del w:id="5217" w:author="tao huang" w:date="2017-09-15T21:22:00Z">
                <w:rPr>
                  <w:rFonts w:ascii="Cambria Math" w:hAnsi="Cambria Math" w:cs="Times New Roman" w:hint="eastAsia"/>
                  <w:color w:val="0D0D0D" w:themeColor="text1" w:themeTint="F2"/>
                  <w:sz w:val="22"/>
                  <w:rPrChange w:id="5218" w:author="tao huang" w:date="2017-09-17T12:05:00Z">
                    <w:rPr>
                      <w:rFonts w:ascii="Cambria Math" w:hAnsi="Cambria Math" w:cs="Times New Roman" w:hint="eastAsia"/>
                      <w:color w:val="000000" w:themeColor="text1"/>
                      <w:szCs w:val="24"/>
                    </w:rPr>
                  </w:rPrChange>
                </w:rPr>
                <m:t>'</m:t>
              </w:del>
            </m:r>
          </m:sup>
        </m:sSubSup>
        <m:sSub>
          <m:sSubPr>
            <m:ctrlPr>
              <w:rPr>
                <w:rFonts w:ascii="Cambria Math" w:hAnsi="Cambria Math" w:cs="Times New Roman"/>
                <w:i/>
                <w:color w:val="0D0D0D" w:themeColor="text1" w:themeTint="F2"/>
                <w:sz w:val="22"/>
                <w:rPrChange w:id="5219" w:author="tao huang" w:date="2017-09-17T12:05:00Z">
                  <w:rPr>
                    <w:rFonts w:ascii="Cambria Math" w:hAnsi="Cambria Math" w:cs="Times New Roman"/>
                    <w:i/>
                    <w:color w:val="385623" w:themeColor="accent6" w:themeShade="80"/>
                    <w:sz w:val="22"/>
                  </w:rPr>
                </w:rPrChange>
              </w:rPr>
            </m:ctrlPr>
          </m:sSubPr>
          <m:e>
            <m:acc>
              <m:accPr>
                <m:ctrlPr>
                  <w:rPr>
                    <w:rFonts w:ascii="Cambria Math" w:hAnsi="Cambria Math" w:cs="Times New Roman"/>
                    <w:i/>
                    <w:color w:val="0D0D0D" w:themeColor="text1" w:themeTint="F2"/>
                    <w:sz w:val="22"/>
                    <w:rPrChange w:id="5220" w:author="tao huang" w:date="2017-09-17T12:05:00Z">
                      <w:rPr>
                        <w:rFonts w:ascii="Cambria Math" w:hAnsi="Cambria Math" w:cs="Times New Roman"/>
                        <w:i/>
                        <w:color w:val="385623" w:themeColor="accent6" w:themeShade="80"/>
                        <w:sz w:val="22"/>
                      </w:rPr>
                    </w:rPrChange>
                  </w:rPr>
                </m:ctrlPr>
              </m:accPr>
              <m:e>
                <m:r>
                  <w:rPr>
                    <w:rFonts w:ascii="Cambria Math" w:hAnsi="Cambria Math" w:cs="Times New Roman"/>
                    <w:color w:val="0D0D0D" w:themeColor="text1" w:themeTint="F2"/>
                    <w:sz w:val="22"/>
                    <w:rPrChange w:id="5221" w:author="tao huang" w:date="2017-09-17T12:05:00Z">
                      <w:rPr>
                        <w:rFonts w:ascii="Cambria Math" w:hAnsi="Cambria Math" w:cs="Times New Roman"/>
                        <w:color w:val="000000" w:themeColor="text1"/>
                        <w:szCs w:val="24"/>
                      </w:rPr>
                    </w:rPrChange>
                  </w:rPr>
                  <m:t>β</m:t>
                </m:r>
              </m:e>
            </m:acc>
          </m:e>
          <m:sub>
            <m:r>
              <w:rPr>
                <w:rFonts w:ascii="Cambria Math" w:hAnsi="Cambria Math" w:cs="Times New Roman"/>
                <w:color w:val="0D0D0D" w:themeColor="text1" w:themeTint="F2"/>
                <w:sz w:val="22"/>
                <w:rPrChange w:id="5222" w:author="tao huang" w:date="2017-09-17T12:05:00Z">
                  <w:rPr>
                    <w:rFonts w:ascii="Cambria Math" w:hAnsi="Cambria Math" w:cs="Times New Roman"/>
                    <w:color w:val="000000" w:themeColor="text1"/>
                    <w:szCs w:val="24"/>
                  </w:rPr>
                </w:rPrChange>
              </w:rPr>
              <m:t>T-</m:t>
            </m:r>
            <m:r>
              <m:rPr>
                <m:sty m:val="p"/>
              </m:rPr>
              <w:rPr>
                <w:rFonts w:ascii="Cambria Math" w:hAnsi="Cambria Math" w:cs="Times New Roman"/>
                <w:color w:val="0D0D0D" w:themeColor="text1" w:themeTint="F2"/>
                <w:sz w:val="22"/>
                <w:rPrChange w:id="5223" w:author="tao huang" w:date="2017-09-17T12:05:00Z">
                  <w:rPr>
                    <w:rFonts w:ascii="Cambria Math" w:hAnsi="Cambria Math" w:cs="Times New Roman"/>
                    <w:color w:val="000000" w:themeColor="text1"/>
                    <w:szCs w:val="24"/>
                  </w:rPr>
                </w:rPrChange>
              </w:rPr>
              <m:t xml:space="preserve"> </m:t>
            </m:r>
            <m:r>
              <w:rPr>
                <w:rFonts w:ascii="Cambria Math" w:hAnsi="Cambria Math" w:cs="Times New Roman"/>
                <w:color w:val="0D0D0D" w:themeColor="text1" w:themeTint="F2"/>
                <w:sz w:val="22"/>
                <w:rPrChange w:id="5224" w:author="tao huang" w:date="2017-09-17T12:05:00Z">
                  <w:rPr>
                    <w:rFonts w:ascii="Cambria Math" w:hAnsi="Cambria Math" w:cs="Times New Roman"/>
                    <w:color w:val="000000" w:themeColor="text1"/>
                    <w:szCs w:val="24"/>
                  </w:rPr>
                </w:rPrChange>
              </w:rPr>
              <m:t>ω-1:T</m:t>
            </m:r>
          </m:sub>
        </m:sSub>
      </m:oMath>
      <w:r w:rsidR="00903DD3" w:rsidRPr="00A60A57">
        <w:rPr>
          <w:rFonts w:cs="Times New Roman"/>
          <w:color w:val="0D0D0D" w:themeColor="text1" w:themeTint="F2"/>
          <w:sz w:val="22"/>
          <w:rPrChange w:id="5225" w:author="tao huang" w:date="2017-09-17T12:05:00Z">
            <w:rPr>
              <w:rFonts w:cs="Times New Roman"/>
              <w:color w:val="000000" w:themeColor="text1"/>
              <w:szCs w:val="24"/>
            </w:rPr>
          </w:rPrChange>
        </w:rPr>
        <w:t xml:space="preserve"> and so forth. We </w:t>
      </w:r>
      <w:ins w:id="5226" w:author="tao huang" w:date="2017-09-15T21:22:00Z">
        <w:r w:rsidR="00091532" w:rsidRPr="00A60A57">
          <w:rPr>
            <w:rFonts w:cs="Times New Roman"/>
            <w:color w:val="0D0D0D" w:themeColor="text1" w:themeTint="F2"/>
            <w:sz w:val="22"/>
            <w:rPrChange w:id="5227" w:author="tao huang" w:date="2017-09-17T12:05:00Z">
              <w:rPr>
                <w:rFonts w:cs="Times New Roman"/>
                <w:color w:val="000000" w:themeColor="text1"/>
                <w:sz w:val="22"/>
              </w:rPr>
            </w:rPrChange>
          </w:rPr>
          <w:t xml:space="preserve">may </w:t>
        </w:r>
      </w:ins>
      <w:r w:rsidR="00903DD3" w:rsidRPr="00A60A57">
        <w:rPr>
          <w:rFonts w:cs="Times New Roman"/>
          <w:color w:val="0D0D0D" w:themeColor="text1" w:themeTint="F2"/>
          <w:sz w:val="22"/>
          <w:rPrChange w:id="5228" w:author="tao huang" w:date="2017-09-17T12:05:00Z">
            <w:rPr>
              <w:rFonts w:cs="Times New Roman"/>
              <w:color w:val="000000" w:themeColor="text1"/>
              <w:szCs w:val="24"/>
            </w:rPr>
          </w:rPrChange>
        </w:rPr>
        <w:t xml:space="preserve">have the </w:t>
      </w:r>
      <m:oMath>
        <m:sSup>
          <m:sSupPr>
            <m:ctrlPr>
              <w:rPr>
                <w:rFonts w:ascii="Cambria Math" w:hAnsi="Cambria Math" w:cs="Times New Roman"/>
                <w:i/>
                <w:color w:val="0D0D0D" w:themeColor="text1" w:themeTint="F2"/>
                <w:sz w:val="22"/>
                <w:rPrChange w:id="5229" w:author="tao huang" w:date="2017-09-17T12:05:00Z">
                  <w:rPr>
                    <w:rFonts w:ascii="Cambria Math" w:hAnsi="Cambria Math" w:cs="Times New Roman"/>
                    <w:i/>
                    <w:color w:val="385623" w:themeColor="accent6" w:themeShade="80"/>
                    <w:sz w:val="22"/>
                  </w:rPr>
                </w:rPrChange>
              </w:rPr>
            </m:ctrlPr>
          </m:sSupPr>
          <m:e>
            <m:r>
              <w:rPr>
                <w:rFonts w:ascii="Cambria Math" w:hAnsi="Cambria Math" w:cs="Times New Roman"/>
                <w:color w:val="0D0D0D" w:themeColor="text1" w:themeTint="F2"/>
                <w:sz w:val="22"/>
                <w:rPrChange w:id="5230" w:author="tao huang" w:date="2017-09-17T12:05:00Z">
                  <w:rPr>
                    <w:rFonts w:ascii="Cambria Math" w:hAnsi="Cambria Math" w:cs="Times New Roman"/>
                    <w:color w:val="000000" w:themeColor="text1"/>
                    <w:szCs w:val="24"/>
                  </w:rPr>
                </w:rPrChange>
              </w:rPr>
              <m:t>(T-ω+1)</m:t>
            </m:r>
          </m:e>
          <m:sup>
            <m:r>
              <w:rPr>
                <w:rFonts w:ascii="Cambria Math" w:hAnsi="Cambria Math" w:cs="Times New Roman"/>
                <w:color w:val="0D0D0D" w:themeColor="text1" w:themeTint="F2"/>
                <w:sz w:val="22"/>
                <w:rPrChange w:id="5231" w:author="tao huang" w:date="2017-09-17T12:05:00Z">
                  <w:rPr>
                    <w:rFonts w:ascii="Cambria Math" w:hAnsi="Cambria Math" w:cs="Times New Roman"/>
                    <w:color w:val="000000" w:themeColor="text1"/>
                    <w:szCs w:val="24"/>
                  </w:rPr>
                </w:rPrChange>
              </w:rPr>
              <m:t>th</m:t>
            </m:r>
          </m:sup>
        </m:sSup>
      </m:oMath>
      <w:r w:rsidR="00842796" w:rsidRPr="00A60A57">
        <w:rPr>
          <w:rFonts w:cs="Times New Roman"/>
          <w:color w:val="0D0D0D" w:themeColor="text1" w:themeTint="F2"/>
          <w:sz w:val="22"/>
          <w:rPrChange w:id="5232" w:author="tao huang" w:date="2017-09-17T12:05:00Z">
            <w:rPr>
              <w:rFonts w:cs="Times New Roman"/>
              <w:color w:val="000000" w:themeColor="text1"/>
              <w:szCs w:val="24"/>
            </w:rPr>
          </w:rPrChange>
        </w:rPr>
        <w:t xml:space="preserve"> set of</w:t>
      </w:r>
      <w:r w:rsidR="008D203A" w:rsidRPr="00A60A57">
        <w:rPr>
          <w:rFonts w:cs="Times New Roman"/>
          <w:color w:val="0D0D0D" w:themeColor="text1" w:themeTint="F2"/>
          <w:sz w:val="22"/>
          <w:rPrChange w:id="5233" w:author="tao huang" w:date="2017-09-17T12:05:00Z">
            <w:rPr>
              <w:rFonts w:cs="Times New Roman"/>
              <w:color w:val="000000" w:themeColor="text1"/>
              <w:szCs w:val="24"/>
            </w:rPr>
          </w:rPrChange>
        </w:rPr>
        <w:t xml:space="preserve"> the</w:t>
      </w:r>
      <w:r w:rsidR="00C85971" w:rsidRPr="00A60A57">
        <w:rPr>
          <w:rFonts w:cs="Times New Roman"/>
          <w:color w:val="0D0D0D" w:themeColor="text1" w:themeTint="F2"/>
          <w:sz w:val="22"/>
          <w:rPrChange w:id="5234" w:author="tao huang" w:date="2017-09-17T12:05:00Z">
            <w:rPr>
              <w:rFonts w:cs="Times New Roman"/>
              <w:color w:val="000000" w:themeColor="text1"/>
              <w:szCs w:val="24"/>
            </w:rPr>
          </w:rPrChange>
        </w:rPr>
        <w:t xml:space="preserve"> </w:t>
      </w:r>
      <w:r w:rsidR="00C85971" w:rsidRPr="00A60A57">
        <w:rPr>
          <w:rFonts w:cs="Times New Roman"/>
          <w:i/>
          <w:color w:val="0D0D0D" w:themeColor="text1" w:themeTint="F2"/>
          <w:sz w:val="22"/>
          <w:rPrChange w:id="5235" w:author="tao huang" w:date="2017-09-17T12:05:00Z">
            <w:rPr>
              <w:rFonts w:cs="Times New Roman"/>
              <w:i/>
              <w:color w:val="000000" w:themeColor="text1"/>
              <w:szCs w:val="24"/>
            </w:rPr>
          </w:rPrChange>
        </w:rPr>
        <w:t>h</w:t>
      </w:r>
      <w:r w:rsidR="00C85971" w:rsidRPr="00A60A57">
        <w:rPr>
          <w:rFonts w:cs="Times New Roman"/>
          <w:color w:val="0D0D0D" w:themeColor="text1" w:themeTint="F2"/>
          <w:sz w:val="22"/>
          <w:rPrChange w:id="5236" w:author="tao huang" w:date="2017-09-17T12:05:00Z">
            <w:rPr>
              <w:rFonts w:cs="Times New Roman"/>
              <w:color w:val="000000" w:themeColor="text1"/>
              <w:szCs w:val="24"/>
            </w:rPr>
          </w:rPrChange>
        </w:rPr>
        <w:t>-step-ahead forecast</w:t>
      </w:r>
      <w:r w:rsidR="00903DD3" w:rsidRPr="00A60A57">
        <w:rPr>
          <w:rFonts w:cs="Times New Roman"/>
          <w:color w:val="0D0D0D" w:themeColor="text1" w:themeTint="F2"/>
          <w:sz w:val="22"/>
          <w:rPrChange w:id="5237" w:author="tao huang" w:date="2017-09-17T12:05:00Z">
            <w:rPr>
              <w:rFonts w:cs="Times New Roman"/>
              <w:color w:val="000000" w:themeColor="text1"/>
              <w:szCs w:val="24"/>
            </w:rPr>
          </w:rPrChange>
        </w:rPr>
        <w:t xml:space="preserve">s, e.g., </w:t>
      </w:r>
      <m:oMath>
        <m:sSub>
          <m:sSubPr>
            <m:ctrlPr>
              <w:rPr>
                <w:rFonts w:ascii="Cambria Math" w:hAnsi="Cambria Math" w:cs="Times New Roman"/>
                <w:i/>
                <w:color w:val="0D0D0D" w:themeColor="text1" w:themeTint="F2"/>
                <w:sz w:val="22"/>
                <w:rPrChange w:id="5238" w:author="tao huang" w:date="2017-09-17T12:05:00Z">
                  <w:rPr>
                    <w:rFonts w:ascii="Cambria Math" w:hAnsi="Cambria Math" w:cs="Times New Roman"/>
                    <w:i/>
                    <w:color w:val="385623" w:themeColor="accent6" w:themeShade="80"/>
                    <w:sz w:val="22"/>
                  </w:rPr>
                </w:rPrChange>
              </w:rPr>
            </m:ctrlPr>
          </m:sSubPr>
          <m:e>
            <m:acc>
              <m:accPr>
                <m:ctrlPr>
                  <w:rPr>
                    <w:rFonts w:ascii="Cambria Math" w:hAnsi="Cambria Math" w:cs="Times New Roman"/>
                    <w:i/>
                    <w:color w:val="0D0D0D" w:themeColor="text1" w:themeTint="F2"/>
                    <w:sz w:val="22"/>
                    <w:rPrChange w:id="5239" w:author="tao huang" w:date="2017-09-17T12:05:00Z">
                      <w:rPr>
                        <w:rFonts w:ascii="Cambria Math" w:hAnsi="Cambria Math" w:cs="Times New Roman"/>
                        <w:i/>
                        <w:color w:val="385623" w:themeColor="accent6" w:themeShade="80"/>
                        <w:sz w:val="22"/>
                      </w:rPr>
                    </w:rPrChange>
                  </w:rPr>
                </m:ctrlPr>
              </m:accPr>
              <m:e>
                <m:r>
                  <w:rPr>
                    <w:rFonts w:ascii="Cambria Math" w:hAnsi="Cambria Math" w:cs="Times New Roman"/>
                    <w:color w:val="0D0D0D" w:themeColor="text1" w:themeTint="F2"/>
                    <w:sz w:val="22"/>
                    <w:rPrChange w:id="5240" w:author="tao huang" w:date="2017-09-17T12:05:00Z">
                      <w:rPr>
                        <w:rFonts w:ascii="Cambria Math" w:hAnsi="Cambria Math" w:cs="Times New Roman"/>
                        <w:color w:val="000000" w:themeColor="text1"/>
                        <w:szCs w:val="24"/>
                      </w:rPr>
                    </w:rPrChange>
                  </w:rPr>
                  <m:t>y</m:t>
                </m:r>
              </m:e>
            </m:acc>
          </m:e>
          <m:sub>
            <m:r>
              <w:rPr>
                <w:rFonts w:ascii="Cambria Math" w:hAnsi="Cambria Math" w:cs="Times New Roman"/>
                <w:color w:val="0D0D0D" w:themeColor="text1" w:themeTint="F2"/>
                <w:sz w:val="22"/>
                <w:rPrChange w:id="5241" w:author="tao huang" w:date="2017-09-17T12:05:00Z">
                  <w:rPr>
                    <w:rFonts w:ascii="Cambria Math" w:hAnsi="Cambria Math" w:cs="Times New Roman"/>
                    <w:color w:val="000000" w:themeColor="text1"/>
                    <w:szCs w:val="24"/>
                  </w:rPr>
                </w:rPrChange>
              </w:rPr>
              <m:t>T+</m:t>
            </m:r>
            <m:r>
              <m:rPr>
                <m:sty m:val="p"/>
              </m:rPr>
              <w:rPr>
                <w:rFonts w:ascii="Cambria Math" w:hAnsi="Cambria Math" w:cs="Times New Roman"/>
                <w:color w:val="0D0D0D" w:themeColor="text1" w:themeTint="F2"/>
                <w:sz w:val="22"/>
                <w:rPrChange w:id="5242" w:author="tao huang" w:date="2017-09-17T12:05:00Z">
                  <w:rPr>
                    <w:rFonts w:ascii="Cambria Math" w:hAnsi="Cambria Math" w:cs="Times New Roman"/>
                    <w:color w:val="000000" w:themeColor="text1"/>
                    <w:szCs w:val="24"/>
                  </w:rPr>
                </w:rPrChange>
              </w:rPr>
              <m:t>h,T-</m:t>
            </m:r>
            <m:r>
              <w:rPr>
                <w:rFonts w:ascii="Cambria Math" w:hAnsi="Cambria Math" w:cs="Times New Roman"/>
                <w:color w:val="0D0D0D" w:themeColor="text1" w:themeTint="F2"/>
                <w:sz w:val="22"/>
                <w:rPrChange w:id="5243" w:author="tao huang" w:date="2017-09-17T12:05:00Z">
                  <w:rPr>
                    <w:rFonts w:ascii="Cambria Math" w:hAnsi="Cambria Math" w:cs="Times New Roman"/>
                    <w:color w:val="000000" w:themeColor="text1"/>
                    <w:szCs w:val="24"/>
                  </w:rPr>
                </w:rPrChange>
              </w:rPr>
              <m:t>ω+1</m:t>
            </m:r>
          </m:sub>
        </m:sSub>
        <m:r>
          <w:rPr>
            <w:rFonts w:ascii="Cambria Math" w:hAnsi="Cambria Math" w:cs="Times New Roman"/>
            <w:color w:val="0D0D0D" w:themeColor="text1" w:themeTint="F2"/>
            <w:sz w:val="22"/>
            <w:rPrChange w:id="5244" w:author="tao huang" w:date="2017-09-17T12:05:00Z">
              <w:rPr>
                <w:rFonts w:ascii="Cambria Math" w:hAnsi="Cambria Math" w:cs="Times New Roman"/>
                <w:color w:val="000000" w:themeColor="text1"/>
                <w:szCs w:val="24"/>
              </w:rPr>
            </w:rPrChange>
          </w:rPr>
          <m:t>=</m:t>
        </m:r>
        <m:sSubSup>
          <m:sSubSupPr>
            <m:ctrlPr>
              <w:rPr>
                <w:rFonts w:ascii="Cambria Math" w:hAnsi="Cambria Math" w:cs="Times New Roman"/>
                <w:i/>
                <w:color w:val="0D0D0D" w:themeColor="text1" w:themeTint="F2"/>
                <w:sz w:val="22"/>
                <w:rPrChange w:id="5245" w:author="tao huang" w:date="2017-09-17T12:05:00Z">
                  <w:rPr>
                    <w:rFonts w:ascii="Cambria Math" w:hAnsi="Cambria Math" w:cs="Times New Roman"/>
                    <w:i/>
                    <w:color w:val="385623" w:themeColor="accent6" w:themeShade="80"/>
                    <w:sz w:val="22"/>
                  </w:rPr>
                </w:rPrChange>
              </w:rPr>
            </m:ctrlPr>
          </m:sSubSupPr>
          <m:e>
            <m:r>
              <w:rPr>
                <w:rFonts w:ascii="Cambria Math" w:hAnsi="Cambria Math" w:cs="Times New Roman"/>
                <w:color w:val="0D0D0D" w:themeColor="text1" w:themeTint="F2"/>
                <w:sz w:val="22"/>
                <w:rPrChange w:id="5246" w:author="tao huang" w:date="2017-09-17T12:05:00Z">
                  <w:rPr>
                    <w:rFonts w:ascii="Cambria Math" w:hAnsi="Cambria Math" w:cs="Times New Roman"/>
                    <w:color w:val="000000" w:themeColor="text1"/>
                    <w:szCs w:val="24"/>
                  </w:rPr>
                </w:rPrChange>
              </w:rPr>
              <m:t>X</m:t>
            </m:r>
          </m:e>
          <m:sub>
            <m:r>
              <w:rPr>
                <w:rFonts w:ascii="Cambria Math" w:hAnsi="Cambria Math" w:cs="Times New Roman"/>
                <w:color w:val="0D0D0D" w:themeColor="text1" w:themeTint="F2"/>
                <w:sz w:val="22"/>
                <w:rPrChange w:id="5247" w:author="tao huang" w:date="2017-09-17T12:05:00Z">
                  <w:rPr>
                    <w:rFonts w:ascii="Cambria Math" w:hAnsi="Cambria Math" w:cs="Times New Roman"/>
                    <w:color w:val="000000" w:themeColor="text1"/>
                    <w:szCs w:val="24"/>
                  </w:rPr>
                </w:rPrChange>
              </w:rPr>
              <m:t>T+</m:t>
            </m:r>
            <m:r>
              <m:rPr>
                <m:sty m:val="p"/>
              </m:rPr>
              <w:rPr>
                <w:rFonts w:ascii="Cambria Math" w:hAnsi="Cambria Math" w:cs="Times New Roman"/>
                <w:color w:val="0D0D0D" w:themeColor="text1" w:themeTint="F2"/>
                <w:sz w:val="22"/>
                <w:rPrChange w:id="5248" w:author="tao huang" w:date="2017-09-17T12:05:00Z">
                  <w:rPr>
                    <w:rFonts w:ascii="Cambria Math" w:hAnsi="Cambria Math" w:cs="Times New Roman"/>
                    <w:color w:val="000000" w:themeColor="text1"/>
                    <w:szCs w:val="24"/>
                  </w:rPr>
                </w:rPrChange>
              </w:rPr>
              <m:t>h</m:t>
            </m:r>
          </m:sub>
          <m:sup>
            <m:r>
              <w:ins w:id="5249" w:author="tao huang" w:date="2017-09-16T11:17:00Z">
                <w:rPr>
                  <w:rFonts w:ascii="Cambria Math" w:hAnsi="Cambria Math" w:cs="Times New Roman"/>
                  <w:color w:val="0D0D0D" w:themeColor="text1" w:themeTint="F2"/>
                  <w:sz w:val="22"/>
                  <w:rPrChange w:id="5250" w:author="tao huang" w:date="2017-09-17T12:05:00Z">
                    <w:rPr>
                      <w:rFonts w:ascii="Cambria Math" w:hAnsi="Cambria Math" w:cs="Times New Roman"/>
                      <w:color w:val="385623" w:themeColor="accent6" w:themeShade="80"/>
                      <w:sz w:val="22"/>
                    </w:rPr>
                  </w:rPrChange>
                </w:rPr>
                <m:t>'</m:t>
              </w:ins>
            </m:r>
            <m:r>
              <w:del w:id="5251" w:author="tao huang" w:date="2017-09-15T21:22:00Z">
                <w:rPr>
                  <w:rFonts w:ascii="Cambria Math" w:hAnsi="Cambria Math" w:cs="Times New Roman" w:hint="eastAsia"/>
                  <w:color w:val="0D0D0D" w:themeColor="text1" w:themeTint="F2"/>
                  <w:sz w:val="22"/>
                  <w:rPrChange w:id="5252" w:author="tao huang" w:date="2017-09-17T12:05:00Z">
                    <w:rPr>
                      <w:rFonts w:ascii="Cambria Math" w:hAnsi="Cambria Math" w:cs="Times New Roman" w:hint="eastAsia"/>
                      <w:color w:val="000000" w:themeColor="text1"/>
                      <w:szCs w:val="24"/>
                    </w:rPr>
                  </w:rPrChange>
                </w:rPr>
                <m:t>'</m:t>
              </w:del>
            </m:r>
          </m:sup>
        </m:sSubSup>
        <m:sSub>
          <m:sSubPr>
            <m:ctrlPr>
              <w:rPr>
                <w:rFonts w:ascii="Cambria Math" w:hAnsi="Cambria Math" w:cs="Times New Roman"/>
                <w:i/>
                <w:color w:val="0D0D0D" w:themeColor="text1" w:themeTint="F2"/>
                <w:sz w:val="22"/>
                <w:rPrChange w:id="5253" w:author="tao huang" w:date="2017-09-17T12:05:00Z">
                  <w:rPr>
                    <w:rFonts w:ascii="Cambria Math" w:hAnsi="Cambria Math" w:cs="Times New Roman"/>
                    <w:i/>
                    <w:color w:val="385623" w:themeColor="accent6" w:themeShade="80"/>
                    <w:sz w:val="22"/>
                  </w:rPr>
                </w:rPrChange>
              </w:rPr>
            </m:ctrlPr>
          </m:sSubPr>
          <m:e>
            <m:acc>
              <m:accPr>
                <m:ctrlPr>
                  <w:rPr>
                    <w:rFonts w:ascii="Cambria Math" w:hAnsi="Cambria Math" w:cs="Times New Roman"/>
                    <w:i/>
                    <w:color w:val="0D0D0D" w:themeColor="text1" w:themeTint="F2"/>
                    <w:sz w:val="22"/>
                    <w:rPrChange w:id="5254" w:author="tao huang" w:date="2017-09-17T12:05:00Z">
                      <w:rPr>
                        <w:rFonts w:ascii="Cambria Math" w:hAnsi="Cambria Math" w:cs="Times New Roman"/>
                        <w:i/>
                        <w:color w:val="385623" w:themeColor="accent6" w:themeShade="80"/>
                        <w:sz w:val="22"/>
                      </w:rPr>
                    </w:rPrChange>
                  </w:rPr>
                </m:ctrlPr>
              </m:accPr>
              <m:e>
                <m:r>
                  <w:rPr>
                    <w:rFonts w:ascii="Cambria Math" w:hAnsi="Cambria Math" w:cs="Times New Roman"/>
                    <w:color w:val="0D0D0D" w:themeColor="text1" w:themeTint="F2"/>
                    <w:sz w:val="22"/>
                    <w:rPrChange w:id="5255" w:author="tao huang" w:date="2017-09-17T12:05:00Z">
                      <w:rPr>
                        <w:rFonts w:ascii="Cambria Math" w:hAnsi="Cambria Math" w:cs="Times New Roman"/>
                        <w:color w:val="000000" w:themeColor="text1"/>
                        <w:szCs w:val="24"/>
                      </w:rPr>
                    </w:rPrChange>
                  </w:rPr>
                  <m:t>β</m:t>
                </m:r>
              </m:e>
            </m:acc>
          </m:e>
          <m:sub>
            <m:r>
              <w:rPr>
                <w:rFonts w:ascii="Cambria Math" w:hAnsi="Cambria Math" w:cs="Times New Roman"/>
                <w:color w:val="0D0D0D" w:themeColor="text1" w:themeTint="F2"/>
                <w:sz w:val="22"/>
                <w:rPrChange w:id="5256" w:author="tao huang" w:date="2017-09-17T12:05:00Z">
                  <w:rPr>
                    <w:rFonts w:ascii="Cambria Math" w:hAnsi="Cambria Math" w:cs="Times New Roman"/>
                    <w:color w:val="000000" w:themeColor="text1"/>
                    <w:szCs w:val="24"/>
                  </w:rPr>
                </w:rPrChange>
              </w:rPr>
              <m:t>1:T</m:t>
            </m:r>
          </m:sub>
        </m:sSub>
      </m:oMath>
      <w:r w:rsidR="00903DD3" w:rsidRPr="000A110D">
        <w:rPr>
          <w:rFonts w:cs="Times New Roman"/>
          <w:noProof/>
          <w:color w:val="0D0D0D" w:themeColor="text1" w:themeTint="F2"/>
          <w:sz w:val="22"/>
          <w:rPrChange w:id="5257" w:author="tao huang" w:date="2017-09-17T12:15:00Z">
            <w:rPr>
              <w:rFonts w:cs="Times New Roman"/>
              <w:noProof/>
              <w:color w:val="000000" w:themeColor="text1"/>
              <w:szCs w:val="24"/>
            </w:rPr>
          </w:rPrChange>
        </w:rPr>
        <w:t xml:space="preserve">. Finally, </w:t>
      </w:r>
      <w:r w:rsidR="00903DD3" w:rsidRPr="00A60A57">
        <w:rPr>
          <w:rFonts w:cs="Times New Roman"/>
          <w:color w:val="0D0D0D" w:themeColor="text1" w:themeTint="F2"/>
          <w:sz w:val="22"/>
          <w:rPrChange w:id="5258" w:author="tao huang" w:date="2017-09-17T12:05:00Z">
            <w:rPr>
              <w:rFonts w:cs="Times New Roman"/>
              <w:color w:val="000000" w:themeColor="text1"/>
              <w:szCs w:val="24"/>
            </w:rPr>
          </w:rPrChange>
        </w:rPr>
        <w:t>w</w:t>
      </w:r>
      <w:r w:rsidR="00C84B49" w:rsidRPr="00A60A57">
        <w:rPr>
          <w:rFonts w:cs="Times New Roman"/>
          <w:color w:val="0D0D0D" w:themeColor="text1" w:themeTint="F2"/>
          <w:sz w:val="22"/>
          <w:rPrChange w:id="5259" w:author="tao huang" w:date="2017-09-17T12:05:00Z">
            <w:rPr>
              <w:rFonts w:cs="Times New Roman"/>
              <w:color w:val="000000" w:themeColor="text1"/>
              <w:szCs w:val="24"/>
            </w:rPr>
          </w:rPrChange>
        </w:rPr>
        <w:t xml:space="preserve">e </w:t>
      </w:r>
      <w:ins w:id="5260" w:author="tao huang" w:date="2017-09-15T21:22:00Z">
        <w:r w:rsidR="00091532" w:rsidRPr="00A60A57">
          <w:rPr>
            <w:rFonts w:cs="Times New Roman"/>
            <w:color w:val="0D0D0D" w:themeColor="text1" w:themeTint="F2"/>
            <w:sz w:val="22"/>
            <w:rPrChange w:id="5261" w:author="tao huang" w:date="2017-09-17T12:05:00Z">
              <w:rPr>
                <w:rFonts w:cs="Times New Roman"/>
                <w:color w:val="000000" w:themeColor="text1"/>
                <w:sz w:val="22"/>
              </w:rPr>
            </w:rPrChange>
          </w:rPr>
          <w:t xml:space="preserve">may </w:t>
        </w:r>
      </w:ins>
      <w:r w:rsidR="00174776" w:rsidRPr="00A60A57">
        <w:rPr>
          <w:rFonts w:cs="Times New Roman"/>
          <w:color w:val="0D0D0D" w:themeColor="text1" w:themeTint="F2"/>
          <w:sz w:val="22"/>
          <w:rPrChange w:id="5262" w:author="tao huang" w:date="2017-09-17T12:05:00Z">
            <w:rPr>
              <w:rFonts w:cs="Times New Roman"/>
              <w:color w:val="000000" w:themeColor="text1"/>
              <w:szCs w:val="24"/>
            </w:rPr>
          </w:rPrChange>
        </w:rPr>
        <w:t xml:space="preserve">calculate </w:t>
      </w:r>
      <w:r w:rsidR="003B71FB" w:rsidRPr="00A60A57">
        <w:rPr>
          <w:rFonts w:cs="Times New Roman"/>
          <w:color w:val="0D0D0D" w:themeColor="text1" w:themeTint="F2"/>
          <w:sz w:val="22"/>
          <w:rPrChange w:id="5263" w:author="tao huang" w:date="2017-09-17T12:05:00Z">
            <w:rPr>
              <w:rFonts w:cs="Times New Roman"/>
              <w:color w:val="000000" w:themeColor="text1"/>
              <w:szCs w:val="24"/>
            </w:rPr>
          </w:rPrChange>
        </w:rPr>
        <w:t xml:space="preserve">the final forecasts as </w:t>
      </w:r>
      <w:r w:rsidR="00174776" w:rsidRPr="00A60A57">
        <w:rPr>
          <w:rFonts w:cs="Times New Roman"/>
          <w:color w:val="0D0D0D" w:themeColor="text1" w:themeTint="F2"/>
          <w:sz w:val="22"/>
          <w:rPrChange w:id="5264" w:author="tao huang" w:date="2017-09-17T12:05:00Z">
            <w:rPr>
              <w:rFonts w:cs="Times New Roman"/>
              <w:color w:val="000000" w:themeColor="text1"/>
              <w:szCs w:val="24"/>
            </w:rPr>
          </w:rPrChange>
        </w:rPr>
        <w:t>the average value of the</w:t>
      </w:r>
      <w:r w:rsidR="00C85971" w:rsidRPr="00A60A57">
        <w:rPr>
          <w:rFonts w:cs="Times New Roman"/>
          <w:color w:val="0D0D0D" w:themeColor="text1" w:themeTint="F2"/>
          <w:sz w:val="22"/>
          <w:rPrChange w:id="5265" w:author="tao huang" w:date="2017-09-17T12:05:00Z">
            <w:rPr>
              <w:rFonts w:cs="Times New Roman"/>
              <w:color w:val="000000" w:themeColor="text1"/>
              <w:szCs w:val="24"/>
            </w:rPr>
          </w:rPrChange>
        </w:rPr>
        <w:t xml:space="preserve"> (</w:t>
      </w:r>
      <m:oMath>
        <m:r>
          <w:rPr>
            <w:rFonts w:ascii="Cambria Math" w:hAnsi="Cambria Math" w:cs="Times New Roman"/>
            <w:color w:val="0D0D0D" w:themeColor="text1" w:themeTint="F2"/>
            <w:sz w:val="22"/>
            <w:rPrChange w:id="5266" w:author="tao huang" w:date="2017-09-17T12:05:00Z">
              <w:rPr>
                <w:rFonts w:ascii="Cambria Math" w:hAnsi="Cambria Math" w:cs="Times New Roman"/>
                <w:color w:val="000000" w:themeColor="text1"/>
                <w:szCs w:val="24"/>
              </w:rPr>
            </w:rPrChange>
          </w:rPr>
          <m:t>T-ω+1</m:t>
        </m:r>
      </m:oMath>
      <w:r w:rsidR="00C85971" w:rsidRPr="00A60A57">
        <w:rPr>
          <w:rFonts w:cs="Times New Roman"/>
          <w:color w:val="0D0D0D" w:themeColor="text1" w:themeTint="F2"/>
          <w:sz w:val="22"/>
          <w:rPrChange w:id="5267" w:author="tao huang" w:date="2017-09-17T12:05:00Z">
            <w:rPr>
              <w:rFonts w:cs="Times New Roman"/>
              <w:color w:val="000000" w:themeColor="text1"/>
              <w:szCs w:val="24"/>
            </w:rPr>
          </w:rPrChange>
        </w:rPr>
        <w:t xml:space="preserve">) sets of </w:t>
      </w:r>
      <w:r w:rsidR="00C85971" w:rsidRPr="00A60A57">
        <w:rPr>
          <w:rFonts w:cs="Times New Roman"/>
          <w:i/>
          <w:color w:val="0D0D0D" w:themeColor="text1" w:themeTint="F2"/>
          <w:sz w:val="22"/>
          <w:rPrChange w:id="5268" w:author="tao huang" w:date="2017-09-17T12:05:00Z">
            <w:rPr>
              <w:rFonts w:cs="Times New Roman"/>
              <w:i/>
              <w:color w:val="000000" w:themeColor="text1"/>
              <w:szCs w:val="24"/>
            </w:rPr>
          </w:rPrChange>
        </w:rPr>
        <w:t>h</w:t>
      </w:r>
      <w:r w:rsidR="00F24A86" w:rsidRPr="00A60A57">
        <w:rPr>
          <w:rFonts w:cs="Times New Roman"/>
          <w:color w:val="0D0D0D" w:themeColor="text1" w:themeTint="F2"/>
          <w:sz w:val="22"/>
          <w:rPrChange w:id="5269" w:author="tao huang" w:date="2017-09-17T12:05:00Z">
            <w:rPr>
              <w:rFonts w:cs="Times New Roman"/>
              <w:color w:val="000000" w:themeColor="text1"/>
              <w:szCs w:val="24"/>
            </w:rPr>
          </w:rPrChange>
        </w:rPr>
        <w:t>-step-ahead forecasts</w:t>
      </w:r>
      <w:r w:rsidR="00C85971" w:rsidRPr="00A60A57">
        <w:rPr>
          <w:rFonts w:cs="Times New Roman"/>
          <w:color w:val="0D0D0D" w:themeColor="text1" w:themeTint="F2"/>
          <w:sz w:val="22"/>
          <w:rPrChange w:id="5270" w:author="tao huang" w:date="2017-09-17T12:05:00Z">
            <w:rPr>
              <w:rFonts w:cs="Times New Roman"/>
              <w:color w:val="000000" w:themeColor="text1"/>
              <w:szCs w:val="24"/>
            </w:rPr>
          </w:rPrChange>
        </w:rPr>
        <w:t>:</w:t>
      </w:r>
    </w:p>
    <w:p w14:paraId="4E438DB4" w14:textId="527D0FC8" w:rsidR="00C85971" w:rsidRPr="00A60A57" w:rsidRDefault="00F65496">
      <w:pPr>
        <w:spacing w:after="0" w:line="360" w:lineRule="auto"/>
        <w:rPr>
          <w:rFonts w:cs="Times New Roman"/>
          <w:color w:val="0D0D0D" w:themeColor="text1" w:themeTint="F2"/>
          <w:sz w:val="22"/>
          <w:rPrChange w:id="5271" w:author="tao huang" w:date="2017-09-17T12:05:00Z">
            <w:rPr>
              <w:rFonts w:cs="Times New Roman"/>
              <w:color w:val="000000" w:themeColor="text1"/>
              <w:szCs w:val="24"/>
            </w:rPr>
          </w:rPrChange>
        </w:rPr>
      </w:pPr>
      <m:oMathPara>
        <m:oMath>
          <m:sSub>
            <m:sSubPr>
              <m:ctrlPr>
                <w:rPr>
                  <w:rFonts w:ascii="Cambria Math" w:hAnsi="Cambria Math" w:cs="Times New Roman"/>
                  <w:i/>
                  <w:color w:val="0D0D0D" w:themeColor="text1" w:themeTint="F2"/>
                  <w:sz w:val="22"/>
                  <w:rPrChange w:id="5272" w:author="tao huang" w:date="2017-09-17T12:05:00Z">
                    <w:rPr>
                      <w:rFonts w:ascii="Cambria Math" w:hAnsi="Cambria Math" w:cs="Times New Roman"/>
                      <w:i/>
                      <w:color w:val="385623" w:themeColor="accent6" w:themeShade="80"/>
                      <w:sz w:val="22"/>
                    </w:rPr>
                  </w:rPrChange>
                </w:rPr>
              </m:ctrlPr>
            </m:sSubPr>
            <m:e>
              <m:acc>
                <m:accPr>
                  <m:ctrlPr>
                    <w:rPr>
                      <w:rFonts w:ascii="Cambria Math" w:hAnsi="Cambria Math" w:cs="Times New Roman"/>
                      <w:i/>
                      <w:color w:val="0D0D0D" w:themeColor="text1" w:themeTint="F2"/>
                      <w:sz w:val="22"/>
                      <w:rPrChange w:id="5273" w:author="tao huang" w:date="2017-09-17T12:05:00Z">
                        <w:rPr>
                          <w:rFonts w:ascii="Cambria Math" w:hAnsi="Cambria Math" w:cs="Times New Roman"/>
                          <w:i/>
                          <w:color w:val="385623" w:themeColor="accent6" w:themeShade="80"/>
                          <w:sz w:val="22"/>
                        </w:rPr>
                      </w:rPrChange>
                    </w:rPr>
                  </m:ctrlPr>
                </m:accPr>
                <m:e>
                  <m:r>
                    <w:rPr>
                      <w:rFonts w:ascii="Cambria Math" w:hAnsi="Cambria Math" w:cs="Times New Roman"/>
                      <w:color w:val="0D0D0D" w:themeColor="text1" w:themeTint="F2"/>
                      <w:sz w:val="22"/>
                      <w:rPrChange w:id="5274" w:author="tao huang" w:date="2017-09-17T12:05:00Z">
                        <w:rPr>
                          <w:rFonts w:ascii="Cambria Math" w:hAnsi="Cambria Math" w:cs="Times New Roman"/>
                          <w:color w:val="000000" w:themeColor="text1"/>
                          <w:szCs w:val="24"/>
                        </w:rPr>
                      </w:rPrChange>
                    </w:rPr>
                    <m:t>y</m:t>
                  </m:r>
                </m:e>
              </m:acc>
            </m:e>
            <m:sub>
              <m:r>
                <w:rPr>
                  <w:rFonts w:ascii="Cambria Math" w:hAnsi="Cambria Math" w:cs="Times New Roman"/>
                  <w:color w:val="0D0D0D" w:themeColor="text1" w:themeTint="F2"/>
                  <w:sz w:val="22"/>
                  <w:rPrChange w:id="5275" w:author="tao huang" w:date="2017-09-17T12:05:00Z">
                    <w:rPr>
                      <w:rFonts w:ascii="Cambria Math" w:hAnsi="Cambria Math" w:cs="Times New Roman"/>
                      <w:color w:val="000000" w:themeColor="text1"/>
                      <w:szCs w:val="24"/>
                    </w:rPr>
                  </w:rPrChange>
                </w:rPr>
                <m:t>T+</m:t>
              </m:r>
              <m:r>
                <m:rPr>
                  <m:sty m:val="p"/>
                </m:rPr>
                <w:rPr>
                  <w:rFonts w:ascii="Cambria Math" w:hAnsi="Cambria Math" w:cs="Times New Roman"/>
                  <w:color w:val="0D0D0D" w:themeColor="text1" w:themeTint="F2"/>
                  <w:sz w:val="22"/>
                  <w:rPrChange w:id="5276" w:author="tao huang" w:date="2017-09-17T12:05:00Z">
                    <w:rPr>
                      <w:rFonts w:ascii="Cambria Math" w:hAnsi="Cambria Math" w:cs="Times New Roman"/>
                      <w:color w:val="000000" w:themeColor="text1"/>
                      <w:szCs w:val="24"/>
                    </w:rPr>
                  </w:rPrChange>
                </w:rPr>
                <m:t>h</m:t>
              </m:r>
            </m:sub>
          </m:sSub>
          <m:d>
            <m:dPr>
              <m:ctrlPr>
                <w:rPr>
                  <w:rFonts w:ascii="Cambria Math" w:hAnsi="Cambria Math" w:cs="Times New Roman"/>
                  <w:i/>
                  <w:color w:val="0D0D0D" w:themeColor="text1" w:themeTint="F2"/>
                  <w:sz w:val="22"/>
                  <w:rPrChange w:id="5277" w:author="tao huang" w:date="2017-09-17T12:05:00Z">
                    <w:rPr>
                      <w:rFonts w:ascii="Cambria Math" w:hAnsi="Cambria Math" w:cs="Times New Roman"/>
                      <w:i/>
                      <w:color w:val="385623" w:themeColor="accent6" w:themeShade="80"/>
                      <w:sz w:val="22"/>
                    </w:rPr>
                  </w:rPrChange>
                </w:rPr>
              </m:ctrlPr>
            </m:dPr>
            <m:e>
              <m:r>
                <w:rPr>
                  <w:rFonts w:ascii="Cambria Math" w:hAnsi="Cambria Math" w:cs="Times New Roman"/>
                  <w:color w:val="0D0D0D" w:themeColor="text1" w:themeTint="F2"/>
                  <w:sz w:val="22"/>
                  <w:rPrChange w:id="5278" w:author="tao huang" w:date="2017-09-17T12:05:00Z">
                    <w:rPr>
                      <w:rFonts w:ascii="Cambria Math" w:hAnsi="Cambria Math" w:cs="Times New Roman"/>
                      <w:color w:val="000000" w:themeColor="text1"/>
                      <w:szCs w:val="24"/>
                    </w:rPr>
                  </w:rPrChange>
                </w:rPr>
                <m:t>T,ω</m:t>
              </m:r>
            </m:e>
          </m:d>
          <m:r>
            <w:rPr>
              <w:rFonts w:ascii="Cambria Math" w:hAnsi="Cambria Math" w:cs="Times New Roman"/>
              <w:color w:val="0D0D0D" w:themeColor="text1" w:themeTint="F2"/>
              <w:sz w:val="22"/>
              <w:rPrChange w:id="5279" w:author="tao huang" w:date="2017-09-17T12:05:00Z">
                <w:rPr>
                  <w:rFonts w:ascii="Cambria Math" w:hAnsi="Cambria Math" w:cs="Times New Roman"/>
                  <w:color w:val="000000" w:themeColor="text1"/>
                  <w:szCs w:val="24"/>
                </w:rPr>
              </w:rPrChange>
            </w:rPr>
            <m:t>=</m:t>
          </m:r>
          <m:sSup>
            <m:sSupPr>
              <m:ctrlPr>
                <w:rPr>
                  <w:rFonts w:ascii="Cambria Math" w:hAnsi="Cambria Math" w:cs="Times New Roman"/>
                  <w:i/>
                  <w:color w:val="0D0D0D" w:themeColor="text1" w:themeTint="F2"/>
                  <w:sz w:val="22"/>
                  <w:rPrChange w:id="5280" w:author="tao huang" w:date="2017-09-17T12:05:00Z">
                    <w:rPr>
                      <w:rFonts w:ascii="Cambria Math" w:hAnsi="Cambria Math" w:cs="Times New Roman"/>
                      <w:i/>
                      <w:color w:val="385623" w:themeColor="accent6" w:themeShade="80"/>
                      <w:sz w:val="22"/>
                    </w:rPr>
                  </w:rPrChange>
                </w:rPr>
              </m:ctrlPr>
            </m:sSupPr>
            <m:e>
              <m:d>
                <m:dPr>
                  <m:ctrlPr>
                    <w:rPr>
                      <w:rFonts w:ascii="Cambria Math" w:hAnsi="Cambria Math" w:cs="Times New Roman"/>
                      <w:i/>
                      <w:color w:val="0D0D0D" w:themeColor="text1" w:themeTint="F2"/>
                      <w:sz w:val="22"/>
                      <w:rPrChange w:id="5281" w:author="tao huang" w:date="2017-09-17T12:05:00Z">
                        <w:rPr>
                          <w:rFonts w:ascii="Cambria Math" w:hAnsi="Cambria Math" w:cs="Times New Roman"/>
                          <w:i/>
                          <w:color w:val="385623" w:themeColor="accent6" w:themeShade="80"/>
                          <w:sz w:val="22"/>
                        </w:rPr>
                      </w:rPrChange>
                    </w:rPr>
                  </m:ctrlPr>
                </m:dPr>
                <m:e>
                  <m:r>
                    <w:rPr>
                      <w:rFonts w:ascii="Cambria Math" w:hAnsi="Cambria Math" w:cs="Times New Roman"/>
                      <w:color w:val="0D0D0D" w:themeColor="text1" w:themeTint="F2"/>
                      <w:sz w:val="22"/>
                      <w:rPrChange w:id="5282" w:author="tao huang" w:date="2017-09-17T12:05:00Z">
                        <w:rPr>
                          <w:rFonts w:ascii="Cambria Math" w:hAnsi="Cambria Math" w:cs="Times New Roman"/>
                          <w:color w:val="000000" w:themeColor="text1"/>
                          <w:szCs w:val="24"/>
                        </w:rPr>
                      </w:rPrChange>
                    </w:rPr>
                    <m:t>T-ω+1</m:t>
                  </m:r>
                </m:e>
              </m:d>
            </m:e>
            <m:sup>
              <m:r>
                <w:rPr>
                  <w:rFonts w:ascii="Cambria Math" w:hAnsi="Cambria Math" w:cs="Times New Roman"/>
                  <w:color w:val="0D0D0D" w:themeColor="text1" w:themeTint="F2"/>
                  <w:sz w:val="22"/>
                  <w:rPrChange w:id="5283" w:author="tao huang" w:date="2017-09-17T12:05:00Z">
                    <w:rPr>
                      <w:rFonts w:ascii="Cambria Math" w:hAnsi="Cambria Math" w:cs="Times New Roman"/>
                      <w:color w:val="000000" w:themeColor="text1"/>
                      <w:szCs w:val="24"/>
                    </w:rPr>
                  </w:rPrChange>
                </w:rPr>
                <m:t>-1</m:t>
              </m:r>
            </m:sup>
          </m:sSup>
          <m:nary>
            <m:naryPr>
              <m:chr m:val="∑"/>
              <m:limLoc m:val="undOvr"/>
              <m:ctrlPr>
                <w:rPr>
                  <w:rFonts w:ascii="Cambria Math" w:hAnsi="Cambria Math" w:cs="Times New Roman"/>
                  <w:i/>
                  <w:color w:val="0D0D0D" w:themeColor="text1" w:themeTint="F2"/>
                  <w:sz w:val="22"/>
                  <w:rPrChange w:id="5284" w:author="tao huang" w:date="2017-09-17T12:05:00Z">
                    <w:rPr>
                      <w:rFonts w:ascii="Cambria Math" w:hAnsi="Cambria Math" w:cs="Times New Roman"/>
                      <w:i/>
                      <w:color w:val="385623" w:themeColor="accent6" w:themeShade="80"/>
                      <w:sz w:val="22"/>
                    </w:rPr>
                  </w:rPrChange>
                </w:rPr>
              </m:ctrlPr>
            </m:naryPr>
            <m:sub>
              <m:r>
                <w:rPr>
                  <w:rFonts w:ascii="Cambria Math" w:hAnsi="Cambria Math" w:cs="Times New Roman"/>
                  <w:color w:val="0D0D0D" w:themeColor="text1" w:themeTint="F2"/>
                  <w:sz w:val="22"/>
                  <w:rPrChange w:id="5285" w:author="tao huang" w:date="2017-09-17T12:05:00Z">
                    <w:rPr>
                      <w:rFonts w:ascii="Cambria Math" w:hAnsi="Cambria Math" w:cs="Times New Roman"/>
                      <w:color w:val="000000" w:themeColor="text1"/>
                      <w:szCs w:val="24"/>
                    </w:rPr>
                  </w:rPrChange>
                </w:rPr>
                <m:t>m=1</m:t>
              </m:r>
            </m:sub>
            <m:sup>
              <m:r>
                <w:rPr>
                  <w:rFonts w:ascii="Cambria Math" w:hAnsi="Cambria Math" w:cs="Times New Roman"/>
                  <w:color w:val="0D0D0D" w:themeColor="text1" w:themeTint="F2"/>
                  <w:sz w:val="22"/>
                  <w:rPrChange w:id="5286" w:author="tao huang" w:date="2017-09-17T12:05:00Z">
                    <w:rPr>
                      <w:rFonts w:ascii="Cambria Math" w:hAnsi="Cambria Math" w:cs="Times New Roman"/>
                      <w:color w:val="000000" w:themeColor="text1"/>
                      <w:szCs w:val="24"/>
                    </w:rPr>
                  </w:rPrChange>
                </w:rPr>
                <m:t>T-ω+1</m:t>
              </m:r>
            </m:sup>
            <m:e>
              <m:sSub>
                <m:sSubPr>
                  <m:ctrlPr>
                    <w:rPr>
                      <w:rFonts w:ascii="Cambria Math" w:hAnsi="Cambria Math" w:cs="Times New Roman"/>
                      <w:i/>
                      <w:color w:val="0D0D0D" w:themeColor="text1" w:themeTint="F2"/>
                      <w:sz w:val="22"/>
                      <w:rPrChange w:id="5287" w:author="tao huang" w:date="2017-09-17T12:05:00Z">
                        <w:rPr>
                          <w:rFonts w:ascii="Cambria Math" w:hAnsi="Cambria Math" w:cs="Times New Roman"/>
                          <w:i/>
                          <w:color w:val="385623" w:themeColor="accent6" w:themeShade="80"/>
                          <w:sz w:val="22"/>
                        </w:rPr>
                      </w:rPrChange>
                    </w:rPr>
                  </m:ctrlPr>
                </m:sSubPr>
                <m:e>
                  <m:acc>
                    <m:accPr>
                      <m:ctrlPr>
                        <w:rPr>
                          <w:rFonts w:ascii="Cambria Math" w:hAnsi="Cambria Math" w:cs="Times New Roman"/>
                          <w:i/>
                          <w:color w:val="0D0D0D" w:themeColor="text1" w:themeTint="F2"/>
                          <w:sz w:val="22"/>
                          <w:rPrChange w:id="5288" w:author="tao huang" w:date="2017-09-17T12:05:00Z">
                            <w:rPr>
                              <w:rFonts w:ascii="Cambria Math" w:hAnsi="Cambria Math" w:cs="Times New Roman"/>
                              <w:i/>
                              <w:color w:val="385623" w:themeColor="accent6" w:themeShade="80"/>
                              <w:sz w:val="22"/>
                            </w:rPr>
                          </w:rPrChange>
                        </w:rPr>
                      </m:ctrlPr>
                    </m:accPr>
                    <m:e>
                      <m:r>
                        <w:rPr>
                          <w:rFonts w:ascii="Cambria Math" w:hAnsi="Cambria Math" w:cs="Times New Roman"/>
                          <w:color w:val="0D0D0D" w:themeColor="text1" w:themeTint="F2"/>
                          <w:sz w:val="22"/>
                          <w:rPrChange w:id="5289" w:author="tao huang" w:date="2017-09-17T12:05:00Z">
                            <w:rPr>
                              <w:rFonts w:ascii="Cambria Math" w:hAnsi="Cambria Math" w:cs="Times New Roman"/>
                              <w:color w:val="000000" w:themeColor="text1"/>
                              <w:szCs w:val="24"/>
                            </w:rPr>
                          </w:rPrChange>
                        </w:rPr>
                        <m:t>y</m:t>
                      </m:r>
                    </m:e>
                  </m:acc>
                </m:e>
                <m:sub>
                  <m:r>
                    <w:rPr>
                      <w:rFonts w:ascii="Cambria Math" w:hAnsi="Cambria Math" w:cs="Times New Roman"/>
                      <w:color w:val="0D0D0D" w:themeColor="text1" w:themeTint="F2"/>
                      <w:sz w:val="22"/>
                      <w:rPrChange w:id="5290" w:author="tao huang" w:date="2017-09-17T12:05:00Z">
                        <w:rPr>
                          <w:rFonts w:ascii="Cambria Math" w:hAnsi="Cambria Math" w:cs="Times New Roman"/>
                          <w:color w:val="000000" w:themeColor="text1"/>
                          <w:szCs w:val="24"/>
                        </w:rPr>
                      </w:rPrChange>
                    </w:rPr>
                    <m:t>T+</m:t>
                  </m:r>
                  <m:r>
                    <m:rPr>
                      <m:sty m:val="p"/>
                    </m:rPr>
                    <w:rPr>
                      <w:rFonts w:ascii="Cambria Math" w:hAnsi="Cambria Math" w:cs="Times New Roman"/>
                      <w:color w:val="0D0D0D" w:themeColor="text1" w:themeTint="F2"/>
                      <w:sz w:val="22"/>
                      <w:rPrChange w:id="5291" w:author="tao huang" w:date="2017-09-17T12:05:00Z">
                        <w:rPr>
                          <w:rFonts w:ascii="Cambria Math" w:hAnsi="Cambria Math" w:cs="Times New Roman"/>
                          <w:color w:val="000000" w:themeColor="text1"/>
                          <w:szCs w:val="24"/>
                        </w:rPr>
                      </w:rPrChange>
                    </w:rPr>
                    <m:t>h,</m:t>
                  </m:r>
                  <m:r>
                    <w:rPr>
                      <w:rFonts w:ascii="Cambria Math" w:hAnsi="Cambria Math" w:cs="Times New Roman"/>
                      <w:color w:val="0D0D0D" w:themeColor="text1" w:themeTint="F2"/>
                      <w:sz w:val="22"/>
                      <w:rPrChange w:id="5292" w:author="tao huang" w:date="2017-09-17T12:05:00Z">
                        <w:rPr>
                          <w:rFonts w:ascii="Cambria Math" w:hAnsi="Cambria Math" w:cs="Times New Roman"/>
                          <w:color w:val="000000" w:themeColor="text1"/>
                          <w:szCs w:val="24"/>
                        </w:rPr>
                      </w:rPrChange>
                    </w:rPr>
                    <m:t>m</m:t>
                  </m:r>
                </m:sub>
              </m:sSub>
            </m:e>
          </m:nary>
          <m:r>
            <w:rPr>
              <w:rFonts w:ascii="Cambria Math" w:hAnsi="Cambria Math" w:cs="Times New Roman"/>
              <w:color w:val="0D0D0D" w:themeColor="text1" w:themeTint="F2"/>
              <w:sz w:val="22"/>
              <w:rPrChange w:id="5293" w:author="tao huang" w:date="2017-09-17T12:05:00Z">
                <w:rPr>
                  <w:rFonts w:ascii="Cambria Math" w:hAnsi="Cambria Math" w:cs="Times New Roman"/>
                  <w:color w:val="000000" w:themeColor="text1"/>
                  <w:szCs w:val="24"/>
                </w:rPr>
              </w:rPrChange>
            </w:rPr>
            <m:t>=</m:t>
          </m:r>
          <m:sSup>
            <m:sSupPr>
              <m:ctrlPr>
                <w:rPr>
                  <w:rFonts w:ascii="Cambria Math" w:hAnsi="Cambria Math" w:cs="Times New Roman"/>
                  <w:i/>
                  <w:color w:val="0D0D0D" w:themeColor="text1" w:themeTint="F2"/>
                  <w:sz w:val="22"/>
                  <w:rPrChange w:id="5294" w:author="tao huang" w:date="2017-09-17T12:05:00Z">
                    <w:rPr>
                      <w:rFonts w:ascii="Cambria Math" w:hAnsi="Cambria Math" w:cs="Times New Roman"/>
                      <w:i/>
                      <w:color w:val="385623" w:themeColor="accent6" w:themeShade="80"/>
                      <w:sz w:val="22"/>
                    </w:rPr>
                  </w:rPrChange>
                </w:rPr>
              </m:ctrlPr>
            </m:sSupPr>
            <m:e>
              <m:d>
                <m:dPr>
                  <m:ctrlPr>
                    <w:rPr>
                      <w:rFonts w:ascii="Cambria Math" w:hAnsi="Cambria Math" w:cs="Times New Roman"/>
                      <w:i/>
                      <w:color w:val="0D0D0D" w:themeColor="text1" w:themeTint="F2"/>
                      <w:sz w:val="22"/>
                      <w:rPrChange w:id="5295" w:author="tao huang" w:date="2017-09-17T12:05:00Z">
                        <w:rPr>
                          <w:rFonts w:ascii="Cambria Math" w:hAnsi="Cambria Math" w:cs="Times New Roman"/>
                          <w:i/>
                          <w:color w:val="385623" w:themeColor="accent6" w:themeShade="80"/>
                          <w:sz w:val="22"/>
                        </w:rPr>
                      </w:rPrChange>
                    </w:rPr>
                  </m:ctrlPr>
                </m:dPr>
                <m:e>
                  <m:r>
                    <w:rPr>
                      <w:rFonts w:ascii="Cambria Math" w:hAnsi="Cambria Math" w:cs="Times New Roman"/>
                      <w:color w:val="0D0D0D" w:themeColor="text1" w:themeTint="F2"/>
                      <w:sz w:val="22"/>
                      <w:rPrChange w:id="5296" w:author="tao huang" w:date="2017-09-17T12:05:00Z">
                        <w:rPr>
                          <w:rFonts w:ascii="Cambria Math" w:hAnsi="Cambria Math" w:cs="Times New Roman"/>
                          <w:color w:val="000000" w:themeColor="text1"/>
                          <w:szCs w:val="24"/>
                        </w:rPr>
                      </w:rPrChange>
                    </w:rPr>
                    <m:t>T-ω+1</m:t>
                  </m:r>
                </m:e>
              </m:d>
            </m:e>
            <m:sup>
              <m:r>
                <w:rPr>
                  <w:rFonts w:ascii="Cambria Math" w:hAnsi="Cambria Math" w:cs="Times New Roman"/>
                  <w:color w:val="0D0D0D" w:themeColor="text1" w:themeTint="F2"/>
                  <w:sz w:val="22"/>
                  <w:rPrChange w:id="5297" w:author="tao huang" w:date="2017-09-17T12:05:00Z">
                    <w:rPr>
                      <w:rFonts w:ascii="Cambria Math" w:hAnsi="Cambria Math" w:cs="Times New Roman"/>
                      <w:color w:val="000000" w:themeColor="text1"/>
                      <w:szCs w:val="24"/>
                    </w:rPr>
                  </w:rPrChange>
                </w:rPr>
                <m:t>-1</m:t>
              </m:r>
            </m:sup>
          </m:sSup>
          <m:nary>
            <m:naryPr>
              <m:chr m:val="∑"/>
              <m:limLoc m:val="undOvr"/>
              <m:ctrlPr>
                <w:rPr>
                  <w:rFonts w:ascii="Cambria Math" w:hAnsi="Cambria Math" w:cs="Times New Roman"/>
                  <w:i/>
                  <w:color w:val="0D0D0D" w:themeColor="text1" w:themeTint="F2"/>
                  <w:sz w:val="22"/>
                  <w:rPrChange w:id="5298" w:author="tao huang" w:date="2017-09-17T12:05:00Z">
                    <w:rPr>
                      <w:rFonts w:ascii="Cambria Math" w:hAnsi="Cambria Math" w:cs="Times New Roman"/>
                      <w:i/>
                      <w:color w:val="385623" w:themeColor="accent6" w:themeShade="80"/>
                      <w:sz w:val="22"/>
                    </w:rPr>
                  </w:rPrChange>
                </w:rPr>
              </m:ctrlPr>
            </m:naryPr>
            <m:sub>
              <m:r>
                <w:rPr>
                  <w:rFonts w:ascii="Cambria Math" w:hAnsi="Cambria Math" w:cs="Times New Roman"/>
                  <w:color w:val="0D0D0D" w:themeColor="text1" w:themeTint="F2"/>
                  <w:sz w:val="22"/>
                  <w:rPrChange w:id="5299" w:author="tao huang" w:date="2017-09-17T12:05:00Z">
                    <w:rPr>
                      <w:rFonts w:ascii="Cambria Math" w:hAnsi="Cambria Math" w:cs="Times New Roman"/>
                      <w:color w:val="000000" w:themeColor="text1"/>
                      <w:szCs w:val="24"/>
                    </w:rPr>
                  </w:rPrChange>
                </w:rPr>
                <m:t>m=1</m:t>
              </m:r>
            </m:sub>
            <m:sup>
              <m:r>
                <w:rPr>
                  <w:rFonts w:ascii="Cambria Math" w:hAnsi="Cambria Math" w:cs="Times New Roman"/>
                  <w:color w:val="0D0D0D" w:themeColor="text1" w:themeTint="F2"/>
                  <w:sz w:val="22"/>
                  <w:rPrChange w:id="5300" w:author="tao huang" w:date="2017-09-17T12:05:00Z">
                    <w:rPr>
                      <w:rFonts w:ascii="Cambria Math" w:hAnsi="Cambria Math" w:cs="Times New Roman"/>
                      <w:color w:val="000000" w:themeColor="text1"/>
                      <w:szCs w:val="24"/>
                    </w:rPr>
                  </w:rPrChange>
                </w:rPr>
                <m:t>T-ω+1</m:t>
              </m:r>
            </m:sup>
            <m:e>
              <m:sSubSup>
                <m:sSubSupPr>
                  <m:ctrlPr>
                    <w:rPr>
                      <w:rFonts w:ascii="Cambria Math" w:hAnsi="Cambria Math" w:cs="Times New Roman"/>
                      <w:i/>
                      <w:color w:val="0D0D0D" w:themeColor="text1" w:themeTint="F2"/>
                      <w:sz w:val="22"/>
                      <w:rPrChange w:id="5301" w:author="tao huang" w:date="2017-09-17T12:05:00Z">
                        <w:rPr>
                          <w:rFonts w:ascii="Cambria Math" w:hAnsi="Cambria Math" w:cs="Times New Roman"/>
                          <w:i/>
                          <w:color w:val="385623" w:themeColor="accent6" w:themeShade="80"/>
                          <w:sz w:val="22"/>
                        </w:rPr>
                      </w:rPrChange>
                    </w:rPr>
                  </m:ctrlPr>
                </m:sSubSupPr>
                <m:e>
                  <m:r>
                    <w:rPr>
                      <w:rFonts w:ascii="Cambria Math" w:hAnsi="Cambria Math" w:cs="Times New Roman"/>
                      <w:color w:val="0D0D0D" w:themeColor="text1" w:themeTint="F2"/>
                      <w:sz w:val="22"/>
                      <w:rPrChange w:id="5302" w:author="tao huang" w:date="2017-09-17T12:05:00Z">
                        <w:rPr>
                          <w:rFonts w:ascii="Cambria Math" w:hAnsi="Cambria Math" w:cs="Times New Roman"/>
                          <w:color w:val="000000" w:themeColor="text1"/>
                          <w:szCs w:val="24"/>
                        </w:rPr>
                      </w:rPrChange>
                    </w:rPr>
                    <m:t>X</m:t>
                  </m:r>
                </m:e>
                <m:sub>
                  <m:r>
                    <w:rPr>
                      <w:rFonts w:ascii="Cambria Math" w:hAnsi="Cambria Math" w:cs="Times New Roman"/>
                      <w:color w:val="0D0D0D" w:themeColor="text1" w:themeTint="F2"/>
                      <w:sz w:val="22"/>
                      <w:rPrChange w:id="5303" w:author="tao huang" w:date="2017-09-17T12:05:00Z">
                        <w:rPr>
                          <w:rFonts w:ascii="Cambria Math" w:hAnsi="Cambria Math" w:cs="Times New Roman"/>
                          <w:color w:val="000000" w:themeColor="text1"/>
                          <w:szCs w:val="24"/>
                        </w:rPr>
                      </w:rPrChange>
                    </w:rPr>
                    <m:t>T+h</m:t>
                  </m:r>
                </m:sub>
                <m:sup>
                  <m:r>
                    <w:ins w:id="5304" w:author="tao huang" w:date="2017-09-16T11:09:00Z">
                      <w:rPr>
                        <w:rFonts w:ascii="Cambria Math" w:hAnsi="Cambria Math" w:cs="Times New Roman"/>
                        <w:color w:val="0D0D0D" w:themeColor="text1" w:themeTint="F2"/>
                        <w:sz w:val="22"/>
                        <w:rPrChange w:id="5305" w:author="tao huang" w:date="2017-09-17T12:05:00Z">
                          <w:rPr>
                            <w:rFonts w:ascii="Cambria Math" w:hAnsi="Cambria Math" w:cs="Times New Roman"/>
                            <w:color w:val="385623" w:themeColor="accent6" w:themeShade="80"/>
                            <w:sz w:val="22"/>
                          </w:rPr>
                        </w:rPrChange>
                      </w:rPr>
                      <m:t>'</m:t>
                    </w:ins>
                  </m:r>
                  <m:r>
                    <w:del w:id="5306" w:author="tao huang" w:date="2017-09-16T11:09:00Z">
                      <w:rPr>
                        <w:rFonts w:ascii="Cambria Math" w:hAnsi="Cambria Math" w:cs="Times New Roman" w:hint="eastAsia"/>
                        <w:color w:val="0D0D0D" w:themeColor="text1" w:themeTint="F2"/>
                        <w:sz w:val="22"/>
                        <w:rPrChange w:id="5307" w:author="tao huang" w:date="2017-09-17T12:05:00Z">
                          <w:rPr>
                            <w:rFonts w:ascii="Cambria Math" w:hAnsi="Cambria Math" w:cs="Times New Roman" w:hint="eastAsia"/>
                            <w:color w:val="000000" w:themeColor="text1"/>
                            <w:szCs w:val="24"/>
                          </w:rPr>
                        </w:rPrChange>
                      </w:rPr>
                      <m:t>'</m:t>
                    </w:del>
                  </m:r>
                </m:sup>
              </m:sSubSup>
              <m:sSub>
                <m:sSubPr>
                  <m:ctrlPr>
                    <w:rPr>
                      <w:rFonts w:ascii="Cambria Math" w:hAnsi="Cambria Math" w:cs="Times New Roman"/>
                      <w:i/>
                      <w:color w:val="0D0D0D" w:themeColor="text1" w:themeTint="F2"/>
                      <w:sz w:val="22"/>
                      <w:rPrChange w:id="5308" w:author="tao huang" w:date="2017-09-17T12:05:00Z">
                        <w:rPr>
                          <w:rFonts w:ascii="Cambria Math" w:hAnsi="Cambria Math" w:cs="Times New Roman"/>
                          <w:i/>
                          <w:color w:val="385623" w:themeColor="accent6" w:themeShade="80"/>
                          <w:sz w:val="22"/>
                        </w:rPr>
                      </w:rPrChange>
                    </w:rPr>
                  </m:ctrlPr>
                </m:sSubPr>
                <m:e>
                  <m:acc>
                    <m:accPr>
                      <m:ctrlPr>
                        <w:rPr>
                          <w:rFonts w:ascii="Cambria Math" w:hAnsi="Cambria Math" w:cs="Times New Roman"/>
                          <w:i/>
                          <w:color w:val="0D0D0D" w:themeColor="text1" w:themeTint="F2"/>
                          <w:sz w:val="22"/>
                          <w:rPrChange w:id="5309" w:author="tao huang" w:date="2017-09-17T12:05:00Z">
                            <w:rPr>
                              <w:rFonts w:ascii="Cambria Math" w:hAnsi="Cambria Math" w:cs="Times New Roman"/>
                              <w:i/>
                              <w:color w:val="385623" w:themeColor="accent6" w:themeShade="80"/>
                              <w:sz w:val="22"/>
                            </w:rPr>
                          </w:rPrChange>
                        </w:rPr>
                      </m:ctrlPr>
                    </m:accPr>
                    <m:e>
                      <m:r>
                        <w:rPr>
                          <w:rFonts w:ascii="Cambria Math" w:hAnsi="Cambria Math" w:cs="Times New Roman"/>
                          <w:color w:val="0D0D0D" w:themeColor="text1" w:themeTint="F2"/>
                          <w:sz w:val="22"/>
                          <w:rPrChange w:id="5310" w:author="tao huang" w:date="2017-09-17T12:05:00Z">
                            <w:rPr>
                              <w:rFonts w:ascii="Cambria Math" w:hAnsi="Cambria Math" w:cs="Times New Roman"/>
                              <w:color w:val="000000" w:themeColor="text1"/>
                              <w:szCs w:val="24"/>
                            </w:rPr>
                          </w:rPrChange>
                        </w:rPr>
                        <m:t>β</m:t>
                      </m:r>
                    </m:e>
                  </m:acc>
                </m:e>
                <m:sub>
                  <m:r>
                    <w:rPr>
                      <w:rFonts w:ascii="Cambria Math" w:hAnsi="Cambria Math" w:cs="Times New Roman"/>
                      <w:color w:val="0D0D0D" w:themeColor="text1" w:themeTint="F2"/>
                      <w:sz w:val="22"/>
                      <w:rPrChange w:id="5311" w:author="tao huang" w:date="2017-09-17T12:05:00Z">
                        <w:rPr>
                          <w:rFonts w:ascii="Cambria Math" w:hAnsi="Cambria Math" w:cs="Times New Roman"/>
                          <w:color w:val="000000" w:themeColor="text1"/>
                          <w:szCs w:val="24"/>
                        </w:rPr>
                      </w:rPrChange>
                    </w:rPr>
                    <m:t>m:T</m:t>
                  </m:r>
                </m:sub>
              </m:sSub>
            </m:e>
          </m:nary>
        </m:oMath>
      </m:oMathPara>
    </w:p>
    <w:p w14:paraId="10A0191F" w14:textId="77777777" w:rsidR="00AA49D9" w:rsidRPr="00A60A57" w:rsidRDefault="00AA49D9">
      <w:pPr>
        <w:spacing w:after="0" w:line="360" w:lineRule="auto"/>
        <w:rPr>
          <w:rFonts w:cs="Times New Roman"/>
          <w:color w:val="0D0D0D" w:themeColor="text1" w:themeTint="F2"/>
          <w:sz w:val="22"/>
          <w:rPrChange w:id="5312" w:author="tao huang" w:date="2017-09-17T12:05:00Z">
            <w:rPr>
              <w:rFonts w:cs="Times New Roman"/>
              <w:color w:val="000000" w:themeColor="text1"/>
              <w:szCs w:val="24"/>
            </w:rPr>
          </w:rPrChange>
        </w:rPr>
      </w:pPr>
    </w:p>
    <w:p w14:paraId="68F06EDC" w14:textId="3F664E3E" w:rsidR="00920736" w:rsidRPr="00A60A57" w:rsidDel="001878AE" w:rsidRDefault="00E95F73">
      <w:pPr>
        <w:spacing w:after="0" w:line="360" w:lineRule="auto"/>
        <w:rPr>
          <w:moveFrom w:id="5313" w:author="tao huang" w:date="2017-09-13T16:52:00Z"/>
          <w:rFonts w:cs="Times New Roman"/>
          <w:color w:val="0D0D0D" w:themeColor="text1" w:themeTint="F2"/>
          <w:sz w:val="22"/>
          <w:rPrChange w:id="5314" w:author="tao huang" w:date="2017-09-17T12:05:00Z">
            <w:rPr>
              <w:moveFrom w:id="5315" w:author="tao huang" w:date="2017-09-13T16:52:00Z"/>
              <w:rFonts w:cs="Times New Roman"/>
              <w:color w:val="000000" w:themeColor="text1"/>
              <w:szCs w:val="24"/>
            </w:rPr>
          </w:rPrChange>
        </w:rPr>
      </w:pPr>
      <w:ins w:id="5316" w:author="tao huang" w:date="2017-09-15T21:23:00Z">
        <w:r w:rsidRPr="00A60A57">
          <w:rPr>
            <w:rFonts w:cs="Times New Roman"/>
            <w:color w:val="0D0D0D" w:themeColor="text1" w:themeTint="F2"/>
            <w:sz w:val="22"/>
            <w:rPrChange w:id="5317" w:author="tao huang" w:date="2017-09-17T12:05:00Z">
              <w:rPr>
                <w:rFonts w:cs="Times New Roman"/>
                <w:color w:val="000000" w:themeColor="text1"/>
                <w:sz w:val="22"/>
              </w:rPr>
            </w:rPrChange>
          </w:rPr>
          <w:t>In</w:t>
        </w:r>
        <w:r w:rsidRPr="000A110D">
          <w:rPr>
            <w:rFonts w:cs="Times New Roman"/>
            <w:noProof/>
            <w:color w:val="0D0D0D" w:themeColor="text1" w:themeTint="F2"/>
            <w:sz w:val="22"/>
            <w:rPrChange w:id="5318" w:author="tao huang" w:date="2017-09-17T12:15:00Z">
              <w:rPr>
                <w:rFonts w:cs="Times New Roman"/>
                <w:color w:val="000000" w:themeColor="text1"/>
                <w:sz w:val="22"/>
              </w:rPr>
            </w:rPrChange>
          </w:rPr>
          <w:t xml:space="preserve"> Appendix</w:t>
        </w:r>
      </w:ins>
      <w:ins w:id="5319" w:author="tao huang" w:date="2017-09-15T21:26:00Z">
        <w:r w:rsidRPr="00A60A57">
          <w:rPr>
            <w:rFonts w:cs="Times New Roman"/>
            <w:color w:val="0D0D0D" w:themeColor="text1" w:themeTint="F2"/>
            <w:sz w:val="22"/>
            <w:rPrChange w:id="5320" w:author="tao huang" w:date="2017-09-17T12:05:00Z">
              <w:rPr>
                <w:rFonts w:cs="Times New Roman"/>
                <w:color w:val="000000" w:themeColor="text1"/>
                <w:sz w:val="22"/>
              </w:rPr>
            </w:rPrChange>
          </w:rPr>
          <w:t xml:space="preserve"> B</w:t>
        </w:r>
      </w:ins>
      <w:ins w:id="5321" w:author="tao huang" w:date="2017-09-15T21:23:00Z">
        <w:r w:rsidRPr="00A60A57">
          <w:rPr>
            <w:rFonts w:cs="Times New Roman"/>
            <w:color w:val="0D0D0D" w:themeColor="text1" w:themeTint="F2"/>
            <w:sz w:val="22"/>
            <w:rPrChange w:id="5322" w:author="tao huang" w:date="2017-09-17T12:05:00Z">
              <w:rPr>
                <w:rFonts w:cs="Times New Roman"/>
                <w:color w:val="000000" w:themeColor="text1"/>
                <w:sz w:val="22"/>
              </w:rPr>
            </w:rPrChange>
          </w:rPr>
          <w:t xml:space="preserve">, we </w:t>
        </w:r>
      </w:ins>
      <w:ins w:id="5323" w:author="tao huang" w:date="2017-09-15T21:26:00Z">
        <w:r w:rsidRPr="00A60A57">
          <w:rPr>
            <w:rFonts w:cs="Times New Roman"/>
            <w:color w:val="0D0D0D" w:themeColor="text1" w:themeTint="F2"/>
            <w:sz w:val="22"/>
            <w:rPrChange w:id="5324" w:author="tao huang" w:date="2017-09-17T12:05:00Z">
              <w:rPr>
                <w:rFonts w:cs="Times New Roman"/>
                <w:color w:val="000000" w:themeColor="text1"/>
                <w:sz w:val="22"/>
              </w:rPr>
            </w:rPrChange>
          </w:rPr>
          <w:t xml:space="preserve">illustrate </w:t>
        </w:r>
      </w:ins>
      <w:ins w:id="5325" w:author="tao huang" w:date="2017-09-15T21:24:00Z">
        <w:r w:rsidRPr="00A60A57">
          <w:rPr>
            <w:rFonts w:cs="Times New Roman"/>
            <w:color w:val="0D0D0D" w:themeColor="text1" w:themeTint="F2"/>
            <w:sz w:val="22"/>
            <w:rPrChange w:id="5326" w:author="tao huang" w:date="2017-09-17T12:05:00Z">
              <w:rPr>
                <w:rFonts w:cs="Times New Roman"/>
                <w:color w:val="000000" w:themeColor="text1"/>
                <w:sz w:val="22"/>
              </w:rPr>
            </w:rPrChange>
          </w:rPr>
          <w:t>how we can achieve more accurate forecasts with the IC method and the EWC method</w:t>
        </w:r>
      </w:ins>
      <w:ins w:id="5327" w:author="tao huang" w:date="2017-09-15T21:27:00Z">
        <w:r w:rsidRPr="00A60A57">
          <w:rPr>
            <w:rFonts w:cs="Times New Roman"/>
            <w:color w:val="0D0D0D" w:themeColor="text1" w:themeTint="F2"/>
            <w:sz w:val="22"/>
            <w:rPrChange w:id="5328" w:author="tao huang" w:date="2017-09-17T12:05:00Z">
              <w:rPr>
                <w:rFonts w:cs="Times New Roman"/>
                <w:color w:val="000000" w:themeColor="text1"/>
                <w:sz w:val="22"/>
              </w:rPr>
            </w:rPrChange>
          </w:rPr>
          <w:t xml:space="preserve"> with simple examples.</w:t>
        </w:r>
      </w:ins>
      <w:moveFromRangeStart w:id="5329" w:author="tao huang" w:date="2017-09-13T16:52:00Z" w:name="move493084853"/>
      <w:moveFrom w:id="5330" w:author="tao huang" w:date="2017-09-13T16:52:00Z">
        <w:r w:rsidR="00897BE2" w:rsidRPr="00A60A57" w:rsidDel="001878AE">
          <w:rPr>
            <w:rFonts w:cs="Times New Roman"/>
            <w:color w:val="0D0D0D" w:themeColor="text1" w:themeTint="F2"/>
            <w:sz w:val="22"/>
            <w:rPrChange w:id="5331" w:author="tao huang" w:date="2017-09-17T12:05:00Z">
              <w:rPr>
                <w:rFonts w:cs="Times New Roman"/>
                <w:color w:val="000000" w:themeColor="text1"/>
                <w:szCs w:val="24"/>
              </w:rPr>
            </w:rPrChange>
          </w:rPr>
          <w:t>We</w:t>
        </w:r>
        <w:r w:rsidR="00897BE2" w:rsidRPr="00A60A57" w:rsidDel="001878AE">
          <w:rPr>
            <w:rFonts w:cs="Times New Roman"/>
            <w:color w:val="0D0D0D" w:themeColor="text1" w:themeTint="F2"/>
            <w:sz w:val="22"/>
            <w:rPrChange w:id="5332" w:author="tao huang" w:date="2017-09-17T12:05:00Z">
              <w:rPr>
                <w:rFonts w:cs="Times New Roman"/>
                <w:color w:val="000000" w:themeColor="text1"/>
              </w:rPr>
            </w:rPrChange>
          </w:rPr>
          <w:t xml:space="preserve"> illustrate how the </w:t>
        </w:r>
        <w:r w:rsidR="00897BE2" w:rsidRPr="00A60A57" w:rsidDel="001878AE">
          <w:rPr>
            <w:rFonts w:cs="Times New Roman"/>
            <w:color w:val="0D0D0D" w:themeColor="text1" w:themeTint="F2"/>
            <w:sz w:val="22"/>
            <w:rPrChange w:id="5333" w:author="tao huang" w:date="2017-09-17T12:05:00Z">
              <w:rPr>
                <w:rFonts w:cs="Times New Roman"/>
                <w:color w:val="000000" w:themeColor="text1"/>
                <w:szCs w:val="24"/>
              </w:rPr>
            </w:rPrChange>
          </w:rPr>
          <w:t>EWC method</w:t>
        </w:r>
        <w:r w:rsidR="00897BE2" w:rsidRPr="00A60A57" w:rsidDel="001878AE">
          <w:rPr>
            <w:rFonts w:cs="Times New Roman"/>
            <w:color w:val="0D0D0D" w:themeColor="text1" w:themeTint="F2"/>
            <w:sz w:val="22"/>
            <w:rPrChange w:id="5334" w:author="tao huang" w:date="2017-09-17T12:05:00Z">
              <w:rPr>
                <w:rFonts w:cs="Times New Roman"/>
                <w:color w:val="000000" w:themeColor="text1"/>
              </w:rPr>
            </w:rPrChange>
          </w:rPr>
          <w:t xml:space="preserve"> improves the forecasting accuracy using the same </w:t>
        </w:r>
        <w:r w:rsidR="00897BE2" w:rsidRPr="00A60A57" w:rsidDel="001878AE">
          <w:rPr>
            <w:rFonts w:cs="Times New Roman"/>
            <w:color w:val="0D0D0D" w:themeColor="text1" w:themeTint="F2"/>
            <w:sz w:val="22"/>
            <w:rPrChange w:id="5335" w:author="tao huang" w:date="2017-09-17T12:05:00Z">
              <w:rPr>
                <w:rFonts w:cs="Times New Roman"/>
                <w:color w:val="000000" w:themeColor="text1"/>
                <w:szCs w:val="24"/>
              </w:rPr>
            </w:rPrChange>
          </w:rPr>
          <w:t xml:space="preserve">example in section 3. </w:t>
        </w:r>
        <w:r w:rsidR="00A16991" w:rsidRPr="00A60A57" w:rsidDel="001878AE">
          <w:rPr>
            <w:rFonts w:cs="Times New Roman"/>
            <w:color w:val="0D0D0D" w:themeColor="text1" w:themeTint="F2"/>
            <w:sz w:val="22"/>
            <w:rPrChange w:id="5336" w:author="tao huang" w:date="2017-09-17T12:05:00Z">
              <w:rPr>
                <w:rFonts w:cs="Times New Roman"/>
                <w:color w:val="000000" w:themeColor="text1"/>
                <w:szCs w:val="24"/>
              </w:rPr>
            </w:rPrChange>
          </w:rPr>
          <w:t>For example, w</w:t>
        </w:r>
        <w:r w:rsidR="00172B4D" w:rsidRPr="00A60A57" w:rsidDel="001878AE">
          <w:rPr>
            <w:rFonts w:cs="Times New Roman"/>
            <w:color w:val="0D0D0D" w:themeColor="text1" w:themeTint="F2"/>
            <w:sz w:val="22"/>
            <w:rPrChange w:id="5337" w:author="tao huang" w:date="2017-09-17T12:05:00Z">
              <w:rPr>
                <w:rFonts w:cs="Times New Roman"/>
                <w:color w:val="000000" w:themeColor="text1"/>
                <w:szCs w:val="24"/>
              </w:rPr>
            </w:rPrChange>
          </w:rPr>
          <w:t>e estimate</w:t>
        </w:r>
        <w:r w:rsidR="006D7062" w:rsidRPr="00A60A57" w:rsidDel="001878AE">
          <w:rPr>
            <w:rFonts w:cs="Times New Roman"/>
            <w:color w:val="0D0D0D" w:themeColor="text1" w:themeTint="F2"/>
            <w:sz w:val="22"/>
            <w:rPrChange w:id="5338" w:author="tao huang" w:date="2017-09-17T12:05:00Z">
              <w:rPr>
                <w:rFonts w:cs="Times New Roman"/>
                <w:color w:val="000000" w:themeColor="text1"/>
                <w:szCs w:val="24"/>
              </w:rPr>
            </w:rPrChange>
          </w:rPr>
          <w:t xml:space="preserve"> the model</w:t>
        </w:r>
        <w:r w:rsidR="00172B4D" w:rsidRPr="00A60A57" w:rsidDel="001878AE">
          <w:rPr>
            <w:rFonts w:cs="Times New Roman"/>
            <w:color w:val="0D0D0D" w:themeColor="text1" w:themeTint="F2"/>
            <w:sz w:val="22"/>
            <w:rPrChange w:id="5339" w:author="tao huang" w:date="2017-09-17T12:05:00Z">
              <w:rPr>
                <w:rFonts w:cs="Times New Roman"/>
                <w:color w:val="000000" w:themeColor="text1"/>
                <w:szCs w:val="24"/>
              </w:rPr>
            </w:rPrChange>
          </w:rPr>
          <w:t xml:space="preserve"> </w:t>
        </w:r>
        <m:oMath>
          <m:sSub>
            <m:sSubPr>
              <m:ctrlPr>
                <w:rPr>
                  <w:rFonts w:ascii="Cambria Math" w:hAnsi="Cambria Math" w:cs="Times New Roman"/>
                  <w:i/>
                  <w:color w:val="0D0D0D" w:themeColor="text1" w:themeTint="F2"/>
                  <w:sz w:val="22"/>
                  <w:rPrChange w:id="5340"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5341" w:author="tao huang" w:date="2017-09-17T12:05:00Z">
                    <w:rPr>
                      <w:rFonts w:ascii="Cambria Math" w:hAnsi="Cambria Math" w:cs="Times New Roman"/>
                      <w:color w:val="000000" w:themeColor="text1"/>
                      <w:szCs w:val="24"/>
                    </w:rPr>
                  </w:rPrChange>
                </w:rPr>
                <m:t>y</m:t>
              </m:r>
            </m:e>
            <m:sub>
              <m:r>
                <w:rPr>
                  <w:rFonts w:ascii="Cambria Math" w:hAnsi="Cambria Math" w:cs="Times New Roman"/>
                  <w:color w:val="0D0D0D" w:themeColor="text1" w:themeTint="F2"/>
                  <w:sz w:val="22"/>
                  <w:rPrChange w:id="5342" w:author="tao huang" w:date="2017-09-17T12:05:00Z">
                    <w:rPr>
                      <w:rFonts w:ascii="Cambria Math" w:hAnsi="Cambria Math" w:cs="Times New Roman"/>
                      <w:color w:val="000000" w:themeColor="text1"/>
                      <w:szCs w:val="24"/>
                    </w:rPr>
                  </w:rPrChange>
                </w:rPr>
                <m:t>t</m:t>
              </m:r>
            </m:sub>
          </m:sSub>
          <m:r>
            <w:rPr>
              <w:rFonts w:ascii="Cambria Math" w:hAnsi="Cambria Math" w:cs="Times New Roman"/>
              <w:color w:val="0D0D0D" w:themeColor="text1" w:themeTint="F2"/>
              <w:sz w:val="22"/>
              <w:rPrChange w:id="5343" w:author="tao huang" w:date="2017-09-17T12:05:00Z">
                <w:rPr>
                  <w:rFonts w:ascii="Cambria Math" w:hAnsi="Cambria Math" w:cs="Times New Roman"/>
                  <w:color w:val="000000" w:themeColor="text1"/>
                  <w:szCs w:val="24"/>
                </w:rPr>
              </w:rPrChange>
            </w:rPr>
            <m:t>=a+b</m:t>
          </m:r>
          <m:sSub>
            <m:sSubPr>
              <m:ctrlPr>
                <w:rPr>
                  <w:rFonts w:ascii="Cambria Math" w:hAnsi="Cambria Math" w:cs="Times New Roman"/>
                  <w:i/>
                  <w:color w:val="0D0D0D" w:themeColor="text1" w:themeTint="F2"/>
                  <w:sz w:val="22"/>
                  <w:rPrChange w:id="5344"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5345" w:author="tao huang" w:date="2017-09-17T12:05:00Z">
                    <w:rPr>
                      <w:rFonts w:ascii="Cambria Math" w:hAnsi="Cambria Math" w:cs="Times New Roman"/>
                      <w:color w:val="000000" w:themeColor="text1"/>
                      <w:szCs w:val="24"/>
                    </w:rPr>
                  </w:rPrChange>
                </w:rPr>
                <m:t>x</m:t>
              </m:r>
            </m:e>
            <m:sub>
              <m:r>
                <w:rPr>
                  <w:rFonts w:ascii="Cambria Math" w:hAnsi="Cambria Math" w:cs="Times New Roman"/>
                  <w:color w:val="0D0D0D" w:themeColor="text1" w:themeTint="F2"/>
                  <w:sz w:val="22"/>
                  <w:rPrChange w:id="5346" w:author="tao huang" w:date="2017-09-17T12:05:00Z">
                    <w:rPr>
                      <w:rFonts w:ascii="Cambria Math" w:hAnsi="Cambria Math" w:cs="Times New Roman"/>
                      <w:color w:val="000000" w:themeColor="text1"/>
                      <w:szCs w:val="24"/>
                    </w:rPr>
                  </w:rPrChange>
                </w:rPr>
                <m:t>t</m:t>
              </m:r>
            </m:sub>
          </m:sSub>
          <m:r>
            <w:rPr>
              <w:rFonts w:ascii="Cambria Math" w:hAnsi="Cambria Math" w:cs="Times New Roman"/>
              <w:color w:val="0D0D0D" w:themeColor="text1" w:themeTint="F2"/>
              <w:sz w:val="22"/>
              <w:rPrChange w:id="5347" w:author="tao huang" w:date="2017-09-17T12:05:00Z">
                <w:rPr>
                  <w:rFonts w:ascii="Cambria Math" w:hAnsi="Cambria Math" w:cs="Times New Roman"/>
                  <w:color w:val="000000" w:themeColor="text1"/>
                  <w:szCs w:val="24"/>
                </w:rPr>
              </w:rPrChange>
            </w:rPr>
            <m:t>+</m:t>
          </m:r>
          <m:sSub>
            <m:sSubPr>
              <m:ctrlPr>
                <w:rPr>
                  <w:rFonts w:ascii="Cambria Math" w:hAnsi="Cambria Math" w:cs="Times New Roman"/>
                  <w:i/>
                  <w:color w:val="0D0D0D" w:themeColor="text1" w:themeTint="F2"/>
                  <w:sz w:val="22"/>
                  <w:rPrChange w:id="5348"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5349" w:author="tao huang" w:date="2017-09-17T12:05:00Z">
                    <w:rPr>
                      <w:rFonts w:ascii="Cambria Math" w:hAnsi="Cambria Math" w:cs="Times New Roman"/>
                      <w:color w:val="000000" w:themeColor="text1"/>
                      <w:szCs w:val="24"/>
                    </w:rPr>
                  </w:rPrChange>
                </w:rPr>
                <m:t>u</m:t>
              </m:r>
            </m:e>
            <m:sub>
              <m:r>
                <w:rPr>
                  <w:rFonts w:ascii="Cambria Math" w:hAnsi="Cambria Math" w:cs="Times New Roman"/>
                  <w:color w:val="0D0D0D" w:themeColor="text1" w:themeTint="F2"/>
                  <w:sz w:val="22"/>
                  <w:rPrChange w:id="5350" w:author="tao huang" w:date="2017-09-17T12:05:00Z">
                    <w:rPr>
                      <w:rFonts w:ascii="Cambria Math" w:hAnsi="Cambria Math" w:cs="Times New Roman"/>
                      <w:color w:val="000000" w:themeColor="text1"/>
                      <w:szCs w:val="24"/>
                    </w:rPr>
                  </w:rPrChange>
                </w:rPr>
                <m:t>t</m:t>
              </m:r>
            </m:sub>
          </m:sSub>
        </m:oMath>
        <w:r w:rsidR="00172B4D" w:rsidRPr="00A60A57" w:rsidDel="001878AE">
          <w:rPr>
            <w:rFonts w:cs="Times New Roman"/>
            <w:color w:val="0D0D0D" w:themeColor="text1" w:themeTint="F2"/>
            <w:sz w:val="22"/>
            <w:rPrChange w:id="5351" w:author="tao huang" w:date="2017-09-17T12:05:00Z">
              <w:rPr>
                <w:rFonts w:cs="Times New Roman"/>
                <w:color w:val="000000" w:themeColor="text1"/>
                <w:szCs w:val="24"/>
              </w:rPr>
            </w:rPrChange>
          </w:rPr>
          <w:t xml:space="preserve"> using the data from week 1 to week </w:t>
        </w:r>
        <w:r w:rsidR="007F02A0" w:rsidRPr="00A60A57" w:rsidDel="001878AE">
          <w:rPr>
            <w:rFonts w:cs="Times New Roman"/>
            <w:color w:val="0D0D0D" w:themeColor="text1" w:themeTint="F2"/>
            <w:sz w:val="22"/>
            <w:rPrChange w:id="5352" w:author="tao huang" w:date="2017-09-17T12:05:00Z">
              <w:rPr>
                <w:rFonts w:cs="Times New Roman"/>
                <w:color w:val="000000" w:themeColor="text1"/>
                <w:szCs w:val="24"/>
              </w:rPr>
            </w:rPrChange>
          </w:rPr>
          <w:t>75</w:t>
        </w:r>
        <w:r w:rsidR="00172B4D" w:rsidRPr="00A60A57" w:rsidDel="001878AE">
          <w:rPr>
            <w:rFonts w:cs="Times New Roman"/>
            <w:color w:val="0D0D0D" w:themeColor="text1" w:themeTint="F2"/>
            <w:sz w:val="22"/>
            <w:rPrChange w:id="5353" w:author="tao huang" w:date="2017-09-17T12:05:00Z">
              <w:rPr>
                <w:rFonts w:cs="Times New Roman"/>
                <w:color w:val="000000" w:themeColor="text1"/>
                <w:szCs w:val="24"/>
              </w:rPr>
            </w:rPrChange>
          </w:rPr>
          <w:t>, and generate the forecasts</w:t>
        </w:r>
        <w:r w:rsidR="002F3E23" w:rsidRPr="00A60A57" w:rsidDel="001878AE">
          <w:rPr>
            <w:rFonts w:cs="Times New Roman"/>
            <w:color w:val="0D0D0D" w:themeColor="text1" w:themeTint="F2"/>
            <w:sz w:val="22"/>
            <w:rPrChange w:id="5354" w:author="tao huang" w:date="2017-09-17T12:05:00Z">
              <w:rPr>
                <w:rFonts w:cs="Times New Roman"/>
                <w:color w:val="000000" w:themeColor="text1"/>
                <w:szCs w:val="24"/>
              </w:rPr>
            </w:rPrChange>
          </w:rPr>
          <w:t xml:space="preserve"> which are subject to the full bias (referred as </w:t>
        </w:r>
        <m:oMath>
          <m:sSub>
            <m:sSubPr>
              <m:ctrlPr>
                <w:rPr>
                  <w:rFonts w:ascii="Cambria Math" w:hAnsi="Cambria Math" w:cs="Times New Roman"/>
                  <w:i/>
                  <w:color w:val="0D0D0D" w:themeColor="text1" w:themeTint="F2"/>
                  <w:sz w:val="22"/>
                  <w:rPrChange w:id="5355"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5356" w:author="tao huang" w:date="2017-09-17T12:05:00Z">
                    <w:rPr>
                      <w:rFonts w:ascii="Cambria Math" w:hAnsi="Cambria Math" w:cs="Times New Roman"/>
                      <w:color w:val="000000" w:themeColor="text1"/>
                      <w:szCs w:val="24"/>
                    </w:rPr>
                  </w:rPrChange>
                </w:rPr>
                <m:t>f</m:t>
              </m:r>
            </m:e>
            <m:sub>
              <m:r>
                <w:rPr>
                  <w:rFonts w:ascii="Cambria Math" w:hAnsi="Cambria Math" w:cs="Times New Roman"/>
                  <w:color w:val="0D0D0D" w:themeColor="text1" w:themeTint="F2"/>
                  <w:sz w:val="22"/>
                  <w:rPrChange w:id="5357" w:author="tao huang" w:date="2017-09-17T12:05:00Z">
                    <w:rPr>
                      <w:rFonts w:ascii="Cambria Math" w:hAnsi="Cambria Math" w:cs="Times New Roman"/>
                      <w:color w:val="000000" w:themeColor="text1"/>
                      <w:szCs w:val="24"/>
                    </w:rPr>
                  </w:rPrChange>
                </w:rPr>
                <m:t>1</m:t>
              </m:r>
            </m:sub>
          </m:sSub>
        </m:oMath>
        <w:r w:rsidR="002F3E23" w:rsidRPr="00A60A57" w:rsidDel="001878AE">
          <w:rPr>
            <w:rFonts w:cs="Times New Roman"/>
            <w:color w:val="0D0D0D" w:themeColor="text1" w:themeTint="F2"/>
            <w:sz w:val="22"/>
            <w:rPrChange w:id="5358" w:author="tao huang" w:date="2017-09-17T12:05:00Z">
              <w:rPr>
                <w:rFonts w:cs="Times New Roman"/>
                <w:color w:val="000000" w:themeColor="text1"/>
                <w:szCs w:val="24"/>
              </w:rPr>
            </w:rPrChange>
          </w:rPr>
          <w:t>)</w:t>
        </w:r>
        <w:r w:rsidR="00B068B2" w:rsidRPr="00A60A57" w:rsidDel="001878AE">
          <w:rPr>
            <w:rFonts w:cs="Times New Roman"/>
            <w:color w:val="0D0D0D" w:themeColor="text1" w:themeTint="F2"/>
            <w:sz w:val="22"/>
            <w:rPrChange w:id="5359" w:author="tao huang" w:date="2017-09-17T12:05:00Z">
              <w:rPr>
                <w:rFonts w:cs="Times New Roman"/>
                <w:color w:val="000000" w:themeColor="text1"/>
                <w:szCs w:val="24"/>
              </w:rPr>
            </w:rPrChange>
          </w:rPr>
          <w:t xml:space="preserve">. </w:t>
        </w:r>
        <w:r w:rsidR="00172B4D" w:rsidRPr="00A60A57" w:rsidDel="001878AE">
          <w:rPr>
            <w:rFonts w:cs="Times New Roman"/>
            <w:color w:val="0D0D0D" w:themeColor="text1" w:themeTint="F2"/>
            <w:sz w:val="22"/>
            <w:rPrChange w:id="5360" w:author="tao huang" w:date="2017-09-17T12:05:00Z">
              <w:rPr>
                <w:rFonts w:cs="Times New Roman"/>
                <w:color w:val="000000" w:themeColor="text1"/>
                <w:szCs w:val="24"/>
              </w:rPr>
            </w:rPrChange>
          </w:rPr>
          <w:t xml:space="preserve">We then estimate the same model but </w:t>
        </w:r>
        <w:r w:rsidR="00951528" w:rsidRPr="00A60A57" w:rsidDel="001878AE">
          <w:rPr>
            <w:rFonts w:cs="Times New Roman"/>
            <w:color w:val="0D0D0D" w:themeColor="text1" w:themeTint="F2"/>
            <w:sz w:val="22"/>
            <w:rPrChange w:id="5361" w:author="tao huang" w:date="2017-09-17T12:05:00Z">
              <w:rPr>
                <w:rFonts w:cs="Times New Roman"/>
                <w:color w:val="000000" w:themeColor="text1"/>
                <w:szCs w:val="24"/>
              </w:rPr>
            </w:rPrChange>
          </w:rPr>
          <w:t>use</w:t>
        </w:r>
        <w:r w:rsidR="00172B4D" w:rsidRPr="00A60A57" w:rsidDel="001878AE">
          <w:rPr>
            <w:rFonts w:cs="Times New Roman"/>
            <w:color w:val="0D0D0D" w:themeColor="text1" w:themeTint="F2"/>
            <w:sz w:val="22"/>
            <w:rPrChange w:id="5362" w:author="tao huang" w:date="2017-09-17T12:05:00Z">
              <w:rPr>
                <w:rFonts w:cs="Times New Roman"/>
                <w:color w:val="000000" w:themeColor="text1"/>
                <w:szCs w:val="24"/>
              </w:rPr>
            </w:rPrChange>
          </w:rPr>
          <w:t xml:space="preserve"> the data </w:t>
        </w:r>
        <w:r w:rsidR="002523D7" w:rsidRPr="00A60A57" w:rsidDel="001878AE">
          <w:rPr>
            <w:rFonts w:cs="Times New Roman"/>
            <w:color w:val="0D0D0D" w:themeColor="text1" w:themeTint="F2"/>
            <w:sz w:val="22"/>
            <w:rPrChange w:id="5363" w:author="tao huang" w:date="2017-09-17T12:05:00Z">
              <w:rPr>
                <w:rFonts w:cs="Times New Roman"/>
                <w:color w:val="000000" w:themeColor="text1"/>
                <w:szCs w:val="24"/>
              </w:rPr>
            </w:rPrChange>
          </w:rPr>
          <w:t xml:space="preserve">with one less observation (e.g., </w:t>
        </w:r>
        <w:r w:rsidR="00172B4D" w:rsidRPr="00A60A57" w:rsidDel="001878AE">
          <w:rPr>
            <w:rFonts w:cs="Times New Roman"/>
            <w:color w:val="0D0D0D" w:themeColor="text1" w:themeTint="F2"/>
            <w:sz w:val="22"/>
            <w:rPrChange w:id="5364" w:author="tao huang" w:date="2017-09-17T12:05:00Z">
              <w:rPr>
                <w:rFonts w:cs="Times New Roman"/>
                <w:color w:val="000000" w:themeColor="text1"/>
                <w:szCs w:val="24"/>
              </w:rPr>
            </w:rPrChange>
          </w:rPr>
          <w:t xml:space="preserve">from week 2 to week </w:t>
        </w:r>
        <w:r w:rsidR="007F02A0" w:rsidRPr="00A60A57" w:rsidDel="001878AE">
          <w:rPr>
            <w:rFonts w:cs="Times New Roman"/>
            <w:color w:val="0D0D0D" w:themeColor="text1" w:themeTint="F2"/>
            <w:sz w:val="22"/>
            <w:rPrChange w:id="5365" w:author="tao huang" w:date="2017-09-17T12:05:00Z">
              <w:rPr>
                <w:rFonts w:cs="Times New Roman"/>
                <w:color w:val="000000" w:themeColor="text1"/>
                <w:szCs w:val="24"/>
              </w:rPr>
            </w:rPrChange>
          </w:rPr>
          <w:t>75</w:t>
        </w:r>
        <w:r w:rsidR="002523D7" w:rsidRPr="00A60A57" w:rsidDel="001878AE">
          <w:rPr>
            <w:rFonts w:cs="Times New Roman"/>
            <w:color w:val="0D0D0D" w:themeColor="text1" w:themeTint="F2"/>
            <w:sz w:val="22"/>
            <w:rPrChange w:id="5366" w:author="tao huang" w:date="2017-09-17T12:05:00Z">
              <w:rPr>
                <w:rFonts w:cs="Times New Roman"/>
                <w:color w:val="000000" w:themeColor="text1"/>
                <w:szCs w:val="24"/>
              </w:rPr>
            </w:rPrChange>
          </w:rPr>
          <w:t xml:space="preserve">) </w:t>
        </w:r>
        <w:r w:rsidR="00172B4D" w:rsidRPr="00A60A57" w:rsidDel="001878AE">
          <w:rPr>
            <w:rFonts w:cs="Times New Roman"/>
            <w:color w:val="0D0D0D" w:themeColor="text1" w:themeTint="F2"/>
            <w:sz w:val="22"/>
            <w:rPrChange w:id="5367" w:author="tao huang" w:date="2017-09-17T12:05:00Z">
              <w:rPr>
                <w:rFonts w:cs="Times New Roman"/>
                <w:color w:val="000000" w:themeColor="text1"/>
                <w:szCs w:val="24"/>
              </w:rPr>
            </w:rPrChange>
          </w:rPr>
          <w:t xml:space="preserve">and generate </w:t>
        </w:r>
        <w:r w:rsidR="002523D7" w:rsidRPr="00A60A57" w:rsidDel="001878AE">
          <w:rPr>
            <w:rFonts w:cs="Times New Roman"/>
            <w:color w:val="0D0D0D" w:themeColor="text1" w:themeTint="F2"/>
            <w:sz w:val="22"/>
            <w:rPrChange w:id="5368" w:author="tao huang" w:date="2017-09-17T12:05:00Z">
              <w:rPr>
                <w:rFonts w:cs="Times New Roman"/>
                <w:color w:val="000000" w:themeColor="text1"/>
                <w:szCs w:val="24"/>
              </w:rPr>
            </w:rPrChange>
          </w:rPr>
          <w:t xml:space="preserve">the </w:t>
        </w:r>
        <w:r w:rsidR="00172B4D" w:rsidRPr="00A60A57" w:rsidDel="001878AE">
          <w:rPr>
            <w:rFonts w:cs="Times New Roman"/>
            <w:color w:val="0D0D0D" w:themeColor="text1" w:themeTint="F2"/>
            <w:sz w:val="22"/>
            <w:rPrChange w:id="5369" w:author="tao huang" w:date="2017-09-17T12:05:00Z">
              <w:rPr>
                <w:rFonts w:cs="Times New Roman"/>
                <w:color w:val="000000" w:themeColor="text1"/>
                <w:szCs w:val="24"/>
              </w:rPr>
            </w:rPrChange>
          </w:rPr>
          <w:t xml:space="preserve">forecasts </w:t>
        </w:r>
        <w:r w:rsidR="002523D7" w:rsidRPr="00A60A57" w:rsidDel="001878AE">
          <w:rPr>
            <w:rFonts w:cs="Times New Roman"/>
            <w:color w:val="0D0D0D" w:themeColor="text1" w:themeTint="F2"/>
            <w:sz w:val="22"/>
            <w:rPrChange w:id="5370" w:author="tao huang" w:date="2017-09-17T12:05:00Z">
              <w:rPr>
                <w:rFonts w:cs="Times New Roman"/>
                <w:color w:val="000000" w:themeColor="text1"/>
                <w:szCs w:val="24"/>
              </w:rPr>
            </w:rPrChange>
          </w:rPr>
          <w:t xml:space="preserve">(referred as </w:t>
        </w:r>
        <m:oMath>
          <m:sSub>
            <m:sSubPr>
              <m:ctrlPr>
                <w:rPr>
                  <w:rFonts w:ascii="Cambria Math" w:hAnsi="Cambria Math" w:cs="Times New Roman"/>
                  <w:i/>
                  <w:color w:val="0D0D0D" w:themeColor="text1" w:themeTint="F2"/>
                  <w:sz w:val="22"/>
                  <w:rPrChange w:id="5371"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5372" w:author="tao huang" w:date="2017-09-17T12:05:00Z">
                    <w:rPr>
                      <w:rFonts w:ascii="Cambria Math" w:hAnsi="Cambria Math" w:cs="Times New Roman"/>
                      <w:color w:val="000000" w:themeColor="text1"/>
                      <w:szCs w:val="24"/>
                    </w:rPr>
                  </w:rPrChange>
                </w:rPr>
                <m:t>f</m:t>
              </m:r>
            </m:e>
            <m:sub>
              <m:r>
                <w:rPr>
                  <w:rFonts w:ascii="Cambria Math" w:hAnsi="Cambria Math" w:cs="Times New Roman"/>
                  <w:color w:val="0D0D0D" w:themeColor="text1" w:themeTint="F2"/>
                  <w:sz w:val="22"/>
                  <w:rPrChange w:id="5373" w:author="tao huang" w:date="2017-09-17T12:05:00Z">
                    <w:rPr>
                      <w:rFonts w:ascii="Cambria Math" w:hAnsi="Cambria Math" w:cs="Times New Roman"/>
                      <w:color w:val="000000" w:themeColor="text1"/>
                      <w:szCs w:val="24"/>
                    </w:rPr>
                  </w:rPrChange>
                </w:rPr>
                <m:t>2</m:t>
              </m:r>
            </m:sub>
          </m:sSub>
        </m:oMath>
        <w:r w:rsidR="002523D7" w:rsidRPr="00A60A57" w:rsidDel="001878AE">
          <w:rPr>
            <w:rFonts w:cs="Times New Roman"/>
            <w:color w:val="0D0D0D" w:themeColor="text1" w:themeTint="F2"/>
            <w:sz w:val="22"/>
            <w:rPrChange w:id="5374" w:author="tao huang" w:date="2017-09-17T12:05:00Z">
              <w:rPr>
                <w:rFonts w:cs="Times New Roman"/>
                <w:color w:val="000000" w:themeColor="text1"/>
                <w:szCs w:val="24"/>
              </w:rPr>
            </w:rPrChange>
          </w:rPr>
          <w:t>)</w:t>
        </w:r>
        <w:r w:rsidR="00172B4D" w:rsidRPr="00A60A57" w:rsidDel="001878AE">
          <w:rPr>
            <w:rFonts w:cs="Times New Roman"/>
            <w:color w:val="0D0D0D" w:themeColor="text1" w:themeTint="F2"/>
            <w:sz w:val="22"/>
            <w:rPrChange w:id="5375" w:author="tao huang" w:date="2017-09-17T12:05:00Z">
              <w:rPr>
                <w:rFonts w:cs="Times New Roman"/>
                <w:color w:val="000000" w:themeColor="text1"/>
                <w:szCs w:val="24"/>
              </w:rPr>
            </w:rPrChange>
          </w:rPr>
          <w:t>, and so forth</w:t>
        </w:r>
        <w:r w:rsidR="00A16991" w:rsidRPr="00A60A57" w:rsidDel="001878AE">
          <w:rPr>
            <w:rFonts w:cs="Times New Roman"/>
            <w:color w:val="0D0D0D" w:themeColor="text1" w:themeTint="F2"/>
            <w:sz w:val="22"/>
            <w:rPrChange w:id="5376" w:author="tao huang" w:date="2017-09-17T12:05:00Z">
              <w:rPr>
                <w:rFonts w:cs="Times New Roman"/>
                <w:color w:val="000000" w:themeColor="text1"/>
                <w:szCs w:val="24"/>
              </w:rPr>
            </w:rPrChange>
          </w:rPr>
          <w:t>. The</w:t>
        </w:r>
        <w:r w:rsidR="00B068B2" w:rsidRPr="00A60A57" w:rsidDel="001878AE">
          <w:rPr>
            <w:rFonts w:cs="Times New Roman"/>
            <w:color w:val="0D0D0D" w:themeColor="text1" w:themeTint="F2"/>
            <w:sz w:val="22"/>
            <w:rPrChange w:id="5377" w:author="tao huang" w:date="2017-09-17T12:05:00Z">
              <w:rPr>
                <w:rFonts w:cs="Times New Roman"/>
                <w:color w:val="000000" w:themeColor="text1"/>
                <w:szCs w:val="24"/>
              </w:rPr>
            </w:rPrChange>
          </w:rPr>
          <w:t xml:space="preserve"> forecasts </w:t>
        </w:r>
        <w:r w:rsidR="001B453A" w:rsidRPr="00A60A57" w:rsidDel="001878AE">
          <w:rPr>
            <w:rFonts w:cs="Times New Roman"/>
            <w:color w:val="0D0D0D" w:themeColor="text1" w:themeTint="F2"/>
            <w:sz w:val="22"/>
            <w:rPrChange w:id="5378" w:author="tao huang" w:date="2017-09-17T12:05:00Z">
              <w:rPr>
                <w:rFonts w:cs="Times New Roman"/>
                <w:color w:val="000000" w:themeColor="text1"/>
                <w:szCs w:val="24"/>
              </w:rPr>
            </w:rPrChange>
          </w:rPr>
          <w:t>including</w:t>
        </w:r>
        <w:r w:rsidR="00A16991" w:rsidRPr="00A60A57" w:rsidDel="001878AE">
          <w:rPr>
            <w:rFonts w:cs="Times New Roman"/>
            <w:color w:val="0D0D0D" w:themeColor="text1" w:themeTint="F2"/>
            <w:sz w:val="22"/>
            <w:rPrChange w:id="5379" w:author="tao huang" w:date="2017-09-17T12:05:00Z">
              <w:rPr>
                <w:rFonts w:cs="Times New Roman"/>
                <w:color w:val="000000" w:themeColor="text1"/>
                <w:szCs w:val="24"/>
              </w:rPr>
            </w:rPrChange>
          </w:rPr>
          <w:t xml:space="preserve"> </w:t>
        </w:r>
        <m:oMath>
          <m:sSub>
            <m:sSubPr>
              <m:ctrlPr>
                <w:rPr>
                  <w:rFonts w:ascii="Cambria Math" w:hAnsi="Cambria Math" w:cs="Times New Roman"/>
                  <w:i/>
                  <w:color w:val="0D0D0D" w:themeColor="text1" w:themeTint="F2"/>
                  <w:sz w:val="22"/>
                  <w:rPrChange w:id="5380"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5381" w:author="tao huang" w:date="2017-09-17T12:05:00Z">
                    <w:rPr>
                      <w:rFonts w:ascii="Cambria Math" w:hAnsi="Cambria Math" w:cs="Times New Roman"/>
                      <w:color w:val="000000" w:themeColor="text1"/>
                      <w:szCs w:val="24"/>
                    </w:rPr>
                  </w:rPrChange>
                </w:rPr>
                <m:t>f</m:t>
              </m:r>
            </m:e>
            <m:sub>
              <m:r>
                <w:rPr>
                  <w:rFonts w:ascii="Cambria Math" w:hAnsi="Cambria Math" w:cs="Times New Roman"/>
                  <w:color w:val="0D0D0D" w:themeColor="text1" w:themeTint="F2"/>
                  <w:sz w:val="22"/>
                  <w:rPrChange w:id="5382" w:author="tao huang" w:date="2017-09-17T12:05:00Z">
                    <w:rPr>
                      <w:rFonts w:ascii="Cambria Math" w:hAnsi="Cambria Math" w:cs="Times New Roman"/>
                      <w:color w:val="000000" w:themeColor="text1"/>
                      <w:szCs w:val="24"/>
                    </w:rPr>
                  </w:rPrChange>
                </w:rPr>
                <m:t>2</m:t>
              </m:r>
            </m:sub>
          </m:sSub>
          <m:r>
            <w:rPr>
              <w:rFonts w:ascii="Cambria Math" w:hAnsi="Cambria Math" w:cs="Times New Roman"/>
              <w:color w:val="0D0D0D" w:themeColor="text1" w:themeTint="F2"/>
              <w:sz w:val="22"/>
              <w:rPrChange w:id="5383" w:author="tao huang" w:date="2017-09-17T12:05:00Z">
                <w:rPr>
                  <w:rFonts w:ascii="Cambria Math" w:hAnsi="Cambria Math" w:cs="Times New Roman"/>
                  <w:color w:val="000000" w:themeColor="text1"/>
                  <w:szCs w:val="24"/>
                </w:rPr>
              </w:rPrChange>
            </w:rPr>
            <m:t xml:space="preserve">, </m:t>
          </m:r>
          <m:sSub>
            <m:sSubPr>
              <m:ctrlPr>
                <w:rPr>
                  <w:rFonts w:ascii="Cambria Math" w:hAnsi="Cambria Math" w:cs="Times New Roman"/>
                  <w:i/>
                  <w:color w:val="0D0D0D" w:themeColor="text1" w:themeTint="F2"/>
                  <w:sz w:val="22"/>
                  <w:rPrChange w:id="5384"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5385" w:author="tao huang" w:date="2017-09-17T12:05:00Z">
                    <w:rPr>
                      <w:rFonts w:ascii="Cambria Math" w:hAnsi="Cambria Math" w:cs="Times New Roman"/>
                      <w:color w:val="000000" w:themeColor="text1"/>
                      <w:szCs w:val="24"/>
                    </w:rPr>
                  </w:rPrChange>
                </w:rPr>
                <m:t>f</m:t>
              </m:r>
            </m:e>
            <m:sub>
              <m:r>
                <w:rPr>
                  <w:rFonts w:ascii="Cambria Math" w:hAnsi="Cambria Math" w:cs="Times New Roman"/>
                  <w:color w:val="0D0D0D" w:themeColor="text1" w:themeTint="F2"/>
                  <w:sz w:val="22"/>
                  <w:rPrChange w:id="5386" w:author="tao huang" w:date="2017-09-17T12:05:00Z">
                    <w:rPr>
                      <w:rFonts w:ascii="Cambria Math" w:hAnsi="Cambria Math" w:cs="Times New Roman"/>
                      <w:color w:val="000000" w:themeColor="text1"/>
                      <w:szCs w:val="24"/>
                    </w:rPr>
                  </w:rPrChange>
                </w:rPr>
                <m:t>3</m:t>
              </m:r>
            </m:sub>
          </m:sSub>
          <m:r>
            <w:rPr>
              <w:rFonts w:ascii="Cambria Math" w:hAnsi="Cambria Math" w:cs="Times New Roman"/>
              <w:color w:val="0D0D0D" w:themeColor="text1" w:themeTint="F2"/>
              <w:sz w:val="22"/>
              <w:rPrChange w:id="5387" w:author="tao huang" w:date="2017-09-17T12:05:00Z">
                <w:rPr>
                  <w:rFonts w:ascii="Cambria Math" w:hAnsi="Cambria Math" w:cs="Times New Roman"/>
                  <w:color w:val="000000" w:themeColor="text1"/>
                  <w:szCs w:val="24"/>
                </w:rPr>
              </w:rPrChange>
            </w:rPr>
            <m:t xml:space="preserve">, and </m:t>
          </m:r>
          <m:sSub>
            <m:sSubPr>
              <m:ctrlPr>
                <w:rPr>
                  <w:rFonts w:ascii="Cambria Math" w:hAnsi="Cambria Math" w:cs="Times New Roman"/>
                  <w:i/>
                  <w:color w:val="0D0D0D" w:themeColor="text1" w:themeTint="F2"/>
                  <w:sz w:val="22"/>
                  <w:rPrChange w:id="5388"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5389" w:author="tao huang" w:date="2017-09-17T12:05:00Z">
                    <w:rPr>
                      <w:rFonts w:ascii="Cambria Math" w:hAnsi="Cambria Math" w:cs="Times New Roman"/>
                      <w:color w:val="000000" w:themeColor="text1"/>
                      <w:szCs w:val="24"/>
                    </w:rPr>
                  </w:rPrChange>
                </w:rPr>
                <m:t>f</m:t>
              </m:r>
            </m:e>
            <m:sub>
              <m:r>
                <w:rPr>
                  <w:rFonts w:ascii="Cambria Math" w:hAnsi="Cambria Math" w:cs="Times New Roman"/>
                  <w:color w:val="0D0D0D" w:themeColor="text1" w:themeTint="F2"/>
                  <w:sz w:val="22"/>
                  <w:rPrChange w:id="5390" w:author="tao huang" w:date="2017-09-17T12:05:00Z">
                    <w:rPr>
                      <w:rFonts w:ascii="Cambria Math" w:hAnsi="Cambria Math" w:cs="Times New Roman"/>
                      <w:color w:val="000000" w:themeColor="text1"/>
                      <w:szCs w:val="24"/>
                    </w:rPr>
                  </w:rPrChange>
                </w:rPr>
                <m:t>ω</m:t>
              </m:r>
            </m:sub>
          </m:sSub>
        </m:oMath>
        <w:r w:rsidR="00A16991" w:rsidRPr="00A60A57" w:rsidDel="001878AE">
          <w:rPr>
            <w:rFonts w:cs="Times New Roman"/>
            <w:color w:val="0D0D0D" w:themeColor="text1" w:themeTint="F2"/>
            <w:sz w:val="22"/>
            <w:rPrChange w:id="5391" w:author="tao huang" w:date="2017-09-17T12:05:00Z">
              <w:rPr>
                <w:rFonts w:cs="Times New Roman"/>
                <w:color w:val="000000" w:themeColor="text1"/>
                <w:szCs w:val="24"/>
              </w:rPr>
            </w:rPrChange>
          </w:rPr>
          <w:t xml:space="preserve"> </w:t>
        </w:r>
        <w:r w:rsidR="001B453A" w:rsidRPr="00A60A57" w:rsidDel="001878AE">
          <w:rPr>
            <w:rFonts w:cs="Times New Roman"/>
            <w:color w:val="0D0D0D" w:themeColor="text1" w:themeTint="F2"/>
            <w:sz w:val="22"/>
            <w:rPrChange w:id="5392" w:author="tao huang" w:date="2017-09-17T12:05:00Z">
              <w:rPr>
                <w:rFonts w:cs="Times New Roman"/>
                <w:color w:val="000000" w:themeColor="text1"/>
                <w:szCs w:val="24"/>
              </w:rPr>
            </w:rPrChange>
          </w:rPr>
          <w:t xml:space="preserve">are </w:t>
        </w:r>
        <w:r w:rsidR="00B068B2" w:rsidRPr="00A60A57" w:rsidDel="001878AE">
          <w:rPr>
            <w:rFonts w:cs="Times New Roman"/>
            <w:color w:val="0D0D0D" w:themeColor="text1" w:themeTint="F2"/>
            <w:sz w:val="22"/>
            <w:rPrChange w:id="5393" w:author="tao huang" w:date="2017-09-17T12:05:00Z">
              <w:rPr>
                <w:rFonts w:cs="Times New Roman"/>
                <w:color w:val="000000" w:themeColor="text1"/>
                <w:szCs w:val="24"/>
              </w:rPr>
            </w:rPrChange>
          </w:rPr>
          <w:t xml:space="preserve">less biased compared to </w:t>
        </w:r>
        <m:oMath>
          <m:sSub>
            <m:sSubPr>
              <m:ctrlPr>
                <w:rPr>
                  <w:rFonts w:ascii="Cambria Math" w:hAnsi="Cambria Math" w:cs="Times New Roman"/>
                  <w:i/>
                  <w:color w:val="0D0D0D" w:themeColor="text1" w:themeTint="F2"/>
                  <w:sz w:val="22"/>
                  <w:rPrChange w:id="5394"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5395" w:author="tao huang" w:date="2017-09-17T12:05:00Z">
                    <w:rPr>
                      <w:rFonts w:ascii="Cambria Math" w:hAnsi="Cambria Math" w:cs="Times New Roman"/>
                      <w:color w:val="000000" w:themeColor="text1"/>
                      <w:szCs w:val="24"/>
                    </w:rPr>
                  </w:rPrChange>
                </w:rPr>
                <m:t>f</m:t>
              </m:r>
            </m:e>
            <m:sub>
              <m:r>
                <w:rPr>
                  <w:rFonts w:ascii="Cambria Math" w:hAnsi="Cambria Math" w:cs="Times New Roman"/>
                  <w:color w:val="0D0D0D" w:themeColor="text1" w:themeTint="F2"/>
                  <w:sz w:val="22"/>
                  <w:rPrChange w:id="5396" w:author="tao huang" w:date="2017-09-17T12:05:00Z">
                    <w:rPr>
                      <w:rFonts w:ascii="Cambria Math" w:hAnsi="Cambria Math" w:cs="Times New Roman"/>
                      <w:color w:val="000000" w:themeColor="text1"/>
                      <w:szCs w:val="24"/>
                    </w:rPr>
                  </w:rPrChange>
                </w:rPr>
                <m:t>1</m:t>
              </m:r>
            </m:sub>
          </m:sSub>
        </m:oMath>
        <w:r w:rsidR="00A16991" w:rsidRPr="00A60A57" w:rsidDel="001878AE">
          <w:rPr>
            <w:rFonts w:cs="Times New Roman"/>
            <w:color w:val="0D0D0D" w:themeColor="text1" w:themeTint="F2"/>
            <w:sz w:val="22"/>
            <w:rPrChange w:id="5397" w:author="tao huang" w:date="2017-09-17T12:05:00Z">
              <w:rPr>
                <w:rFonts w:cs="Times New Roman"/>
                <w:color w:val="000000" w:themeColor="text1"/>
                <w:szCs w:val="24"/>
              </w:rPr>
            </w:rPrChange>
          </w:rPr>
          <w:t xml:space="preserve"> but associated with inflated forecasting error variance because they were generated by models with less information</w:t>
        </w:r>
        <w:r w:rsidR="002B0F8D" w:rsidRPr="00A60A57" w:rsidDel="001878AE">
          <w:rPr>
            <w:rFonts w:cs="Times New Roman"/>
            <w:color w:val="0D0D0D" w:themeColor="text1" w:themeTint="F2"/>
            <w:sz w:val="22"/>
            <w:rPrChange w:id="5398" w:author="tao huang" w:date="2017-09-17T12:05:00Z">
              <w:rPr>
                <w:rFonts w:cs="Times New Roman"/>
                <w:color w:val="000000" w:themeColor="text1"/>
                <w:szCs w:val="24"/>
              </w:rPr>
            </w:rPrChange>
          </w:rPr>
          <w:t xml:space="preserve">. </w:t>
        </w:r>
        <w:r w:rsidR="003D0ACB" w:rsidRPr="00A60A57" w:rsidDel="001878AE">
          <w:rPr>
            <w:rFonts w:cs="Times New Roman"/>
            <w:color w:val="0D0D0D" w:themeColor="text1" w:themeTint="F2"/>
            <w:sz w:val="22"/>
            <w:rPrChange w:id="5399" w:author="tao huang" w:date="2017-09-17T12:05:00Z">
              <w:rPr>
                <w:rFonts w:cs="Times New Roman"/>
                <w:color w:val="000000" w:themeColor="text1"/>
                <w:szCs w:val="24"/>
              </w:rPr>
            </w:rPrChange>
          </w:rPr>
          <w:t>W</w:t>
        </w:r>
        <w:r w:rsidR="00A16991" w:rsidRPr="00A60A57" w:rsidDel="001878AE">
          <w:rPr>
            <w:rFonts w:cs="Times New Roman"/>
            <w:color w:val="0D0D0D" w:themeColor="text1" w:themeTint="F2"/>
            <w:sz w:val="22"/>
            <w:rPrChange w:id="5400" w:author="tao huang" w:date="2017-09-17T12:05:00Z">
              <w:rPr>
                <w:rFonts w:cs="Times New Roman"/>
                <w:color w:val="000000" w:themeColor="text1"/>
                <w:szCs w:val="24"/>
              </w:rPr>
            </w:rPrChange>
          </w:rPr>
          <w:t xml:space="preserve">e </w:t>
        </w:r>
        <w:r w:rsidR="007F120C" w:rsidRPr="00A60A57" w:rsidDel="001878AE">
          <w:rPr>
            <w:rFonts w:cs="Times New Roman"/>
            <w:color w:val="0D0D0D" w:themeColor="text1" w:themeTint="F2"/>
            <w:sz w:val="22"/>
            <w:rPrChange w:id="5401" w:author="tao huang" w:date="2017-09-17T12:05:00Z">
              <w:rPr>
                <w:rFonts w:cs="Times New Roman"/>
                <w:color w:val="000000" w:themeColor="text1"/>
                <w:szCs w:val="24"/>
              </w:rPr>
            </w:rPrChange>
          </w:rPr>
          <w:t xml:space="preserve">arbitrarily </w:t>
        </w:r>
        <w:r w:rsidR="00A16991" w:rsidRPr="00A60A57" w:rsidDel="001878AE">
          <w:rPr>
            <w:rFonts w:cs="Times New Roman"/>
            <w:color w:val="0D0D0D" w:themeColor="text1" w:themeTint="F2"/>
            <w:sz w:val="22"/>
            <w:rPrChange w:id="5402" w:author="tao huang" w:date="2017-09-17T12:05:00Z">
              <w:rPr>
                <w:rFonts w:cs="Times New Roman"/>
                <w:color w:val="000000" w:themeColor="text1"/>
                <w:szCs w:val="24"/>
              </w:rPr>
            </w:rPrChange>
          </w:rPr>
          <w:t xml:space="preserve">choose </w:t>
        </w:r>
        <m:oMath>
          <m:r>
            <w:rPr>
              <w:rFonts w:ascii="Cambria Math" w:hAnsi="Cambria Math" w:cs="Times New Roman"/>
              <w:color w:val="0D0D0D" w:themeColor="text1" w:themeTint="F2"/>
              <w:sz w:val="22"/>
              <w:rPrChange w:id="5403" w:author="tao huang" w:date="2017-09-17T12:05:00Z">
                <w:rPr>
                  <w:rFonts w:ascii="Cambria Math" w:hAnsi="Cambria Math" w:cs="Times New Roman"/>
                  <w:color w:val="000000" w:themeColor="text1"/>
                  <w:szCs w:val="24"/>
                </w:rPr>
              </w:rPrChange>
            </w:rPr>
            <m:t>ω</m:t>
          </m:r>
        </m:oMath>
        <w:r w:rsidR="00A16991" w:rsidRPr="00A60A57" w:rsidDel="001878AE">
          <w:rPr>
            <w:rFonts w:cs="Times New Roman"/>
            <w:color w:val="0D0D0D" w:themeColor="text1" w:themeTint="F2"/>
            <w:sz w:val="22"/>
            <w:rPrChange w:id="5404" w:author="tao huang" w:date="2017-09-17T12:05:00Z">
              <w:rPr>
                <w:rFonts w:cs="Times New Roman"/>
                <w:color w:val="000000" w:themeColor="text1"/>
                <w:szCs w:val="24"/>
              </w:rPr>
            </w:rPrChange>
          </w:rPr>
          <w:t xml:space="preserve"> to be </w:t>
        </w:r>
        <w:r w:rsidR="00D90691" w:rsidRPr="00A60A57" w:rsidDel="001878AE">
          <w:rPr>
            <w:rFonts w:cs="Times New Roman"/>
            <w:color w:val="0D0D0D" w:themeColor="text1" w:themeTint="F2"/>
            <w:sz w:val="22"/>
            <w:rPrChange w:id="5405" w:author="tao huang" w:date="2017-09-17T12:05:00Z">
              <w:rPr>
                <w:rFonts w:cs="Times New Roman"/>
                <w:color w:val="000000" w:themeColor="text1"/>
                <w:szCs w:val="24"/>
              </w:rPr>
            </w:rPrChange>
          </w:rPr>
          <w:t>16</w:t>
        </w:r>
        <w:r w:rsidR="00A16991" w:rsidRPr="00A60A57" w:rsidDel="001878AE">
          <w:rPr>
            <w:rFonts w:cs="Times New Roman"/>
            <w:color w:val="0D0D0D" w:themeColor="text1" w:themeTint="F2"/>
            <w:sz w:val="22"/>
            <w:rPrChange w:id="5406" w:author="tao huang" w:date="2017-09-17T12:05:00Z">
              <w:rPr>
                <w:rFonts w:cs="Times New Roman"/>
                <w:color w:val="000000" w:themeColor="text1"/>
                <w:szCs w:val="24"/>
              </w:rPr>
            </w:rPrChange>
          </w:rPr>
          <w:t xml:space="preserve"> and </w:t>
        </w:r>
        <w:r w:rsidR="00D90691" w:rsidRPr="00A60A57" w:rsidDel="001878AE">
          <w:rPr>
            <w:rFonts w:cs="Times New Roman"/>
            <w:color w:val="0D0D0D" w:themeColor="text1" w:themeTint="F2"/>
            <w:sz w:val="22"/>
            <w:rPrChange w:id="5407" w:author="tao huang" w:date="2017-09-17T12:05:00Z">
              <w:rPr>
                <w:rFonts w:cs="Times New Roman"/>
                <w:color w:val="000000" w:themeColor="text1"/>
                <w:szCs w:val="24"/>
              </w:rPr>
            </w:rPrChange>
          </w:rPr>
          <w:t xml:space="preserve">thus </w:t>
        </w:r>
        <w:r w:rsidR="00A16991" w:rsidRPr="00A60A57" w:rsidDel="001878AE">
          <w:rPr>
            <w:rFonts w:cs="Times New Roman"/>
            <w:color w:val="0D0D0D" w:themeColor="text1" w:themeTint="F2"/>
            <w:sz w:val="22"/>
            <w:rPrChange w:id="5408" w:author="tao huang" w:date="2017-09-17T12:05:00Z">
              <w:rPr>
                <w:rFonts w:cs="Times New Roman"/>
                <w:color w:val="000000" w:themeColor="text1"/>
                <w:szCs w:val="24"/>
              </w:rPr>
            </w:rPrChange>
          </w:rPr>
          <w:t xml:space="preserve">we </w:t>
        </w:r>
        <w:r w:rsidR="007F120C" w:rsidRPr="00A60A57" w:rsidDel="001878AE">
          <w:rPr>
            <w:rFonts w:cs="Times New Roman"/>
            <w:color w:val="0D0D0D" w:themeColor="text1" w:themeTint="F2"/>
            <w:sz w:val="22"/>
            <w:rPrChange w:id="5409" w:author="tao huang" w:date="2017-09-17T12:05:00Z">
              <w:rPr>
                <w:rFonts w:cs="Times New Roman"/>
                <w:color w:val="000000" w:themeColor="text1"/>
                <w:szCs w:val="24"/>
              </w:rPr>
            </w:rPrChange>
          </w:rPr>
          <w:t xml:space="preserve">calculate </w:t>
        </w:r>
        <w:r w:rsidR="00E44DCA" w:rsidRPr="00A60A57" w:rsidDel="001878AE">
          <w:rPr>
            <w:rFonts w:cs="Times New Roman"/>
            <w:color w:val="0D0D0D" w:themeColor="text1" w:themeTint="F2"/>
            <w:sz w:val="22"/>
            <w:rPrChange w:id="5410" w:author="tao huang" w:date="2017-09-17T12:05:00Z">
              <w:rPr>
                <w:rFonts w:cs="Times New Roman"/>
                <w:color w:val="000000" w:themeColor="text1"/>
                <w:szCs w:val="24"/>
              </w:rPr>
            </w:rPrChange>
          </w:rPr>
          <w:t xml:space="preserve">the final forecasts as </w:t>
        </w:r>
        <w:r w:rsidR="007F120C" w:rsidRPr="00A60A57" w:rsidDel="001878AE">
          <w:rPr>
            <w:rFonts w:cs="Times New Roman"/>
            <w:color w:val="0D0D0D" w:themeColor="text1" w:themeTint="F2"/>
            <w:sz w:val="22"/>
            <w:rPrChange w:id="5411" w:author="tao huang" w:date="2017-09-17T12:05:00Z">
              <w:rPr>
                <w:rFonts w:cs="Times New Roman"/>
                <w:color w:val="000000" w:themeColor="text1"/>
                <w:szCs w:val="24"/>
              </w:rPr>
            </w:rPrChange>
          </w:rPr>
          <w:t>the average of</w:t>
        </w:r>
        <w:r w:rsidR="00D90691" w:rsidRPr="00A60A57" w:rsidDel="001878AE">
          <w:rPr>
            <w:rFonts w:cs="Times New Roman"/>
            <w:color w:val="0D0D0D" w:themeColor="text1" w:themeTint="F2"/>
            <w:sz w:val="22"/>
            <w:rPrChange w:id="5412" w:author="tao huang" w:date="2017-09-17T12:05:00Z">
              <w:rPr>
                <w:rFonts w:cs="Times New Roman"/>
                <w:color w:val="000000" w:themeColor="text1"/>
                <w:szCs w:val="24"/>
              </w:rPr>
            </w:rPrChange>
          </w:rPr>
          <w:t xml:space="preserve"> </w:t>
        </w:r>
        <m:oMath>
          <m:r>
            <w:rPr>
              <w:rFonts w:ascii="Cambria Math" w:hAnsi="Cambria Math" w:cs="Times New Roman"/>
              <w:color w:val="0D0D0D" w:themeColor="text1" w:themeTint="F2"/>
              <w:sz w:val="22"/>
              <w:rPrChange w:id="5413" w:author="tao huang" w:date="2017-09-17T12:05:00Z">
                <w:rPr>
                  <w:rFonts w:ascii="Cambria Math" w:hAnsi="Cambria Math" w:cs="Times New Roman"/>
                  <w:color w:val="000000" w:themeColor="text1"/>
                  <w:szCs w:val="24"/>
                </w:rPr>
              </w:rPrChange>
            </w:rPr>
            <m:t>T-ω+1=75-16+1=60</m:t>
          </m:r>
        </m:oMath>
        <w:r w:rsidR="00172B4D" w:rsidRPr="00A60A57" w:rsidDel="001878AE">
          <w:rPr>
            <w:rFonts w:cs="Times New Roman"/>
            <w:color w:val="0D0D0D" w:themeColor="text1" w:themeTint="F2"/>
            <w:sz w:val="22"/>
            <w:rPrChange w:id="5414" w:author="tao huang" w:date="2017-09-17T12:05:00Z">
              <w:rPr>
                <w:rFonts w:cs="Times New Roman"/>
                <w:color w:val="000000" w:themeColor="text1"/>
                <w:szCs w:val="24"/>
              </w:rPr>
            </w:rPrChange>
          </w:rPr>
          <w:t xml:space="preserve"> sets of forecasts</w:t>
        </w:r>
        <w:r w:rsidR="004C684E" w:rsidRPr="00A60A57" w:rsidDel="001878AE">
          <w:rPr>
            <w:rFonts w:cs="Times New Roman"/>
            <w:color w:val="0D0D0D" w:themeColor="text1" w:themeTint="F2"/>
            <w:sz w:val="22"/>
            <w:rPrChange w:id="5415" w:author="tao huang" w:date="2017-09-17T12:05:00Z">
              <w:rPr>
                <w:rFonts w:cs="Times New Roman"/>
                <w:color w:val="000000" w:themeColor="text1"/>
                <w:szCs w:val="24"/>
              </w:rPr>
            </w:rPrChange>
          </w:rPr>
          <w:t>. e.g</w:t>
        </w:r>
        <w:r w:rsidR="00172B4D" w:rsidRPr="00A60A57" w:rsidDel="001878AE">
          <w:rPr>
            <w:rFonts w:cs="Times New Roman"/>
            <w:color w:val="0D0D0D" w:themeColor="text1" w:themeTint="F2"/>
            <w:sz w:val="22"/>
            <w:rPrChange w:id="5416" w:author="tao huang" w:date="2017-09-17T12:05:00Z">
              <w:rPr>
                <w:rFonts w:cs="Times New Roman"/>
                <w:color w:val="000000" w:themeColor="text1"/>
                <w:szCs w:val="24"/>
              </w:rPr>
            </w:rPrChange>
          </w:rPr>
          <w:t>.,</w:t>
        </w:r>
        <m:oMath>
          <m:sSub>
            <m:sSubPr>
              <m:ctrlPr>
                <w:rPr>
                  <w:rFonts w:ascii="Cambria Math" w:hAnsi="Cambria Math" w:cs="Times New Roman"/>
                  <w:i/>
                  <w:color w:val="0D0D0D" w:themeColor="text1" w:themeTint="F2"/>
                  <w:sz w:val="22"/>
                  <w:rPrChange w:id="5417" w:author="tao huang" w:date="2017-09-17T12:05:00Z">
                    <w:rPr>
                      <w:rFonts w:ascii="Cambria Math" w:hAnsi="Cambria Math" w:cs="Times New Roman"/>
                      <w:i/>
                      <w:color w:val="385623" w:themeColor="accent6" w:themeShade="80"/>
                      <w:sz w:val="22"/>
                    </w:rPr>
                  </w:rPrChange>
                </w:rPr>
              </m:ctrlPr>
            </m:sSubPr>
            <m:e>
              <m:acc>
                <m:accPr>
                  <m:ctrlPr>
                    <w:rPr>
                      <w:rFonts w:ascii="Cambria Math" w:hAnsi="Cambria Math" w:cs="Times New Roman"/>
                      <w:i/>
                      <w:color w:val="0D0D0D" w:themeColor="text1" w:themeTint="F2"/>
                      <w:sz w:val="22"/>
                      <w:rPrChange w:id="5418" w:author="tao huang" w:date="2017-09-17T12:05:00Z">
                        <w:rPr>
                          <w:rFonts w:ascii="Cambria Math" w:hAnsi="Cambria Math" w:cs="Times New Roman"/>
                          <w:i/>
                          <w:color w:val="385623" w:themeColor="accent6" w:themeShade="80"/>
                          <w:sz w:val="22"/>
                        </w:rPr>
                      </w:rPrChange>
                    </w:rPr>
                  </m:ctrlPr>
                </m:accPr>
                <m:e>
                  <m:r>
                    <w:rPr>
                      <w:rFonts w:ascii="Cambria Math" w:hAnsi="Cambria Math" w:cs="Times New Roman"/>
                      <w:color w:val="0D0D0D" w:themeColor="text1" w:themeTint="F2"/>
                      <w:sz w:val="22"/>
                      <w:rPrChange w:id="5419" w:author="tao huang" w:date="2017-09-17T12:05:00Z">
                        <w:rPr>
                          <w:rFonts w:ascii="Cambria Math" w:hAnsi="Cambria Math" w:cs="Times New Roman"/>
                          <w:color w:val="000000" w:themeColor="text1"/>
                          <w:szCs w:val="24"/>
                        </w:rPr>
                      </w:rPrChange>
                    </w:rPr>
                    <m:t>y</m:t>
                  </m:r>
                </m:e>
              </m:acc>
            </m:e>
            <m:sub>
              <m:r>
                <w:rPr>
                  <w:rFonts w:ascii="Cambria Math" w:hAnsi="Cambria Math" w:cs="Times New Roman"/>
                  <w:color w:val="0D0D0D" w:themeColor="text1" w:themeTint="F2"/>
                  <w:sz w:val="22"/>
                  <w:rPrChange w:id="5420" w:author="tao huang" w:date="2017-09-17T12:05:00Z">
                    <w:rPr>
                      <w:rFonts w:ascii="Cambria Math" w:hAnsi="Cambria Math" w:cs="Times New Roman"/>
                      <w:color w:val="000000" w:themeColor="text1"/>
                      <w:szCs w:val="24"/>
                    </w:rPr>
                  </w:rPrChange>
                </w:rPr>
                <m:t>T+</m:t>
              </m:r>
              <m:r>
                <m:rPr>
                  <m:sty m:val="p"/>
                </m:rPr>
                <w:rPr>
                  <w:rFonts w:ascii="Cambria Math" w:hAnsi="Cambria Math" w:cs="Times New Roman"/>
                  <w:color w:val="0D0D0D" w:themeColor="text1" w:themeTint="F2"/>
                  <w:sz w:val="22"/>
                  <w:rPrChange w:id="5421" w:author="tao huang" w:date="2017-09-17T12:05:00Z">
                    <w:rPr>
                      <w:rFonts w:ascii="Cambria Math" w:hAnsi="Cambria Math" w:cs="Times New Roman"/>
                      <w:color w:val="000000" w:themeColor="text1"/>
                      <w:szCs w:val="24"/>
                    </w:rPr>
                  </w:rPrChange>
                </w:rPr>
                <m:t>h</m:t>
              </m:r>
            </m:sub>
          </m:sSub>
          <m:d>
            <m:dPr>
              <m:ctrlPr>
                <w:rPr>
                  <w:rFonts w:ascii="Cambria Math" w:hAnsi="Cambria Math" w:cs="Times New Roman"/>
                  <w:i/>
                  <w:color w:val="0D0D0D" w:themeColor="text1" w:themeTint="F2"/>
                  <w:sz w:val="22"/>
                  <w:rPrChange w:id="5422" w:author="tao huang" w:date="2017-09-17T12:05:00Z">
                    <w:rPr>
                      <w:rFonts w:ascii="Cambria Math" w:hAnsi="Cambria Math" w:cs="Times New Roman"/>
                      <w:i/>
                      <w:color w:val="385623" w:themeColor="accent6" w:themeShade="80"/>
                      <w:sz w:val="22"/>
                    </w:rPr>
                  </w:rPrChange>
                </w:rPr>
              </m:ctrlPr>
            </m:dPr>
            <m:e>
              <m:r>
                <w:rPr>
                  <w:rFonts w:ascii="Cambria Math" w:hAnsi="Cambria Math" w:cs="Times New Roman"/>
                  <w:color w:val="0D0D0D" w:themeColor="text1" w:themeTint="F2"/>
                  <w:sz w:val="22"/>
                  <w:rPrChange w:id="5423" w:author="tao huang" w:date="2017-09-17T12:05:00Z">
                    <w:rPr>
                      <w:rFonts w:ascii="Cambria Math" w:hAnsi="Cambria Math" w:cs="Times New Roman"/>
                      <w:color w:val="000000" w:themeColor="text1"/>
                      <w:szCs w:val="24"/>
                    </w:rPr>
                  </w:rPrChange>
                </w:rPr>
                <m:t>T,ω</m:t>
              </m:r>
            </m:e>
          </m:d>
          <m:r>
            <w:rPr>
              <w:rFonts w:ascii="Cambria Math" w:hAnsi="Cambria Math" w:cs="Times New Roman"/>
              <w:color w:val="0D0D0D" w:themeColor="text1" w:themeTint="F2"/>
              <w:sz w:val="22"/>
              <w:rPrChange w:id="5424" w:author="tao huang" w:date="2017-09-17T12:05:00Z">
                <w:rPr>
                  <w:rFonts w:ascii="Cambria Math" w:hAnsi="Cambria Math" w:cs="Times New Roman"/>
                  <w:color w:val="000000" w:themeColor="text1"/>
                  <w:szCs w:val="24"/>
                </w:rPr>
              </w:rPrChange>
            </w:rPr>
            <m:t>=</m:t>
          </m:r>
          <m:sSub>
            <m:sSubPr>
              <m:ctrlPr>
                <w:rPr>
                  <w:rFonts w:ascii="Cambria Math" w:hAnsi="Cambria Math" w:cs="Times New Roman"/>
                  <w:i/>
                  <w:color w:val="0D0D0D" w:themeColor="text1" w:themeTint="F2"/>
                  <w:sz w:val="22"/>
                  <w:rPrChange w:id="5425" w:author="tao huang" w:date="2017-09-17T12:05:00Z">
                    <w:rPr>
                      <w:rFonts w:ascii="Cambria Math" w:hAnsi="Cambria Math" w:cs="Times New Roman"/>
                      <w:i/>
                      <w:color w:val="385623" w:themeColor="accent6" w:themeShade="80"/>
                      <w:sz w:val="22"/>
                    </w:rPr>
                  </w:rPrChange>
                </w:rPr>
              </m:ctrlPr>
            </m:sSubPr>
            <m:e>
              <m:acc>
                <m:accPr>
                  <m:ctrlPr>
                    <w:rPr>
                      <w:rFonts w:ascii="Cambria Math" w:hAnsi="Cambria Math" w:cs="Times New Roman"/>
                      <w:i/>
                      <w:color w:val="0D0D0D" w:themeColor="text1" w:themeTint="F2"/>
                      <w:sz w:val="22"/>
                      <w:rPrChange w:id="5426" w:author="tao huang" w:date="2017-09-17T12:05:00Z">
                        <w:rPr>
                          <w:rFonts w:ascii="Cambria Math" w:hAnsi="Cambria Math" w:cs="Times New Roman"/>
                          <w:i/>
                          <w:color w:val="385623" w:themeColor="accent6" w:themeShade="80"/>
                          <w:sz w:val="22"/>
                        </w:rPr>
                      </w:rPrChange>
                    </w:rPr>
                  </m:ctrlPr>
                </m:accPr>
                <m:e>
                  <m:r>
                    <w:rPr>
                      <w:rFonts w:ascii="Cambria Math" w:hAnsi="Cambria Math" w:cs="Times New Roman"/>
                      <w:color w:val="0D0D0D" w:themeColor="text1" w:themeTint="F2"/>
                      <w:sz w:val="22"/>
                      <w:rPrChange w:id="5427" w:author="tao huang" w:date="2017-09-17T12:05:00Z">
                        <w:rPr>
                          <w:rFonts w:ascii="Cambria Math" w:hAnsi="Cambria Math" w:cs="Times New Roman"/>
                          <w:color w:val="000000" w:themeColor="text1"/>
                          <w:szCs w:val="24"/>
                        </w:rPr>
                      </w:rPrChange>
                    </w:rPr>
                    <m:t>y</m:t>
                  </m:r>
                </m:e>
              </m:acc>
            </m:e>
            <m:sub>
              <m:r>
                <w:rPr>
                  <w:rFonts w:ascii="Cambria Math" w:hAnsi="Cambria Math" w:cs="Times New Roman"/>
                  <w:color w:val="0D0D0D" w:themeColor="text1" w:themeTint="F2"/>
                  <w:sz w:val="22"/>
                  <w:rPrChange w:id="5428" w:author="tao huang" w:date="2017-09-17T12:05:00Z">
                    <w:rPr>
                      <w:rFonts w:ascii="Cambria Math" w:hAnsi="Cambria Math" w:cs="Times New Roman"/>
                      <w:color w:val="000000" w:themeColor="text1"/>
                      <w:szCs w:val="24"/>
                    </w:rPr>
                  </w:rPrChange>
                </w:rPr>
                <m:t>T+</m:t>
              </m:r>
              <m:r>
                <m:rPr>
                  <m:sty m:val="p"/>
                </m:rPr>
                <w:rPr>
                  <w:rFonts w:ascii="Cambria Math" w:hAnsi="Cambria Math" w:cs="Times New Roman"/>
                  <w:color w:val="0D0D0D" w:themeColor="text1" w:themeTint="F2"/>
                  <w:sz w:val="22"/>
                  <w:rPrChange w:id="5429" w:author="tao huang" w:date="2017-09-17T12:05:00Z">
                    <w:rPr>
                      <w:rFonts w:ascii="Cambria Math" w:hAnsi="Cambria Math" w:cs="Times New Roman"/>
                      <w:color w:val="000000" w:themeColor="text1"/>
                      <w:szCs w:val="24"/>
                    </w:rPr>
                  </w:rPrChange>
                </w:rPr>
                <m:t>h</m:t>
              </m:r>
            </m:sub>
          </m:sSub>
          <m:d>
            <m:dPr>
              <m:ctrlPr>
                <w:rPr>
                  <w:rFonts w:ascii="Cambria Math" w:hAnsi="Cambria Math" w:cs="Times New Roman"/>
                  <w:i/>
                  <w:color w:val="0D0D0D" w:themeColor="text1" w:themeTint="F2"/>
                  <w:sz w:val="22"/>
                  <w:rPrChange w:id="5430" w:author="tao huang" w:date="2017-09-17T12:05:00Z">
                    <w:rPr>
                      <w:rFonts w:ascii="Cambria Math" w:hAnsi="Cambria Math" w:cs="Times New Roman"/>
                      <w:i/>
                      <w:color w:val="385623" w:themeColor="accent6" w:themeShade="80"/>
                      <w:sz w:val="22"/>
                    </w:rPr>
                  </w:rPrChange>
                </w:rPr>
              </m:ctrlPr>
            </m:dPr>
            <m:e>
              <m:r>
                <w:rPr>
                  <w:rFonts w:ascii="Cambria Math" w:hAnsi="Cambria Math" w:cs="Times New Roman"/>
                  <w:color w:val="0D0D0D" w:themeColor="text1" w:themeTint="F2"/>
                  <w:sz w:val="22"/>
                  <w:rPrChange w:id="5431" w:author="tao huang" w:date="2017-09-17T12:05:00Z">
                    <w:rPr>
                      <w:rFonts w:ascii="Cambria Math" w:hAnsi="Cambria Math" w:cs="Times New Roman"/>
                      <w:color w:val="000000" w:themeColor="text1"/>
                      <w:szCs w:val="24"/>
                    </w:rPr>
                  </w:rPrChange>
                </w:rPr>
                <m:t>75,60</m:t>
              </m:r>
            </m:e>
          </m:d>
          <m:r>
            <w:rPr>
              <w:rFonts w:ascii="Cambria Math" w:hAnsi="Cambria Math" w:cs="Times New Roman"/>
              <w:color w:val="0D0D0D" w:themeColor="text1" w:themeTint="F2"/>
              <w:sz w:val="22"/>
              <w:rPrChange w:id="5432" w:author="tao huang" w:date="2017-09-17T12:05:00Z">
                <w:rPr>
                  <w:rFonts w:ascii="Cambria Math" w:hAnsi="Cambria Math" w:cs="Times New Roman"/>
                  <w:color w:val="000000" w:themeColor="text1"/>
                  <w:szCs w:val="24"/>
                </w:rPr>
              </w:rPrChange>
            </w:rPr>
            <m:t>=</m:t>
          </m:r>
          <m:nary>
            <m:naryPr>
              <m:chr m:val="∑"/>
              <m:limLoc m:val="undOvr"/>
              <m:ctrlPr>
                <w:rPr>
                  <w:rFonts w:ascii="Cambria Math" w:hAnsi="Cambria Math" w:cs="Times New Roman"/>
                  <w:i/>
                  <w:color w:val="0D0D0D" w:themeColor="text1" w:themeTint="F2"/>
                  <w:sz w:val="22"/>
                  <w:rPrChange w:id="5433" w:author="tao huang" w:date="2017-09-17T12:05:00Z">
                    <w:rPr>
                      <w:rFonts w:ascii="Cambria Math" w:hAnsi="Cambria Math" w:cs="Times New Roman"/>
                      <w:i/>
                      <w:color w:val="385623" w:themeColor="accent6" w:themeShade="80"/>
                      <w:sz w:val="22"/>
                    </w:rPr>
                  </w:rPrChange>
                </w:rPr>
              </m:ctrlPr>
            </m:naryPr>
            <m:sub>
              <m:r>
                <w:rPr>
                  <w:rFonts w:ascii="Cambria Math" w:hAnsi="Cambria Math" w:cs="Times New Roman"/>
                  <w:color w:val="0D0D0D" w:themeColor="text1" w:themeTint="F2"/>
                  <w:sz w:val="22"/>
                  <w:rPrChange w:id="5434" w:author="tao huang" w:date="2017-09-17T12:05:00Z">
                    <w:rPr>
                      <w:rFonts w:ascii="Cambria Math" w:hAnsi="Cambria Math" w:cs="Times New Roman"/>
                      <w:color w:val="000000" w:themeColor="text1"/>
                      <w:szCs w:val="24"/>
                    </w:rPr>
                  </w:rPrChange>
                </w:rPr>
                <m:t>i=1</m:t>
              </m:r>
            </m:sub>
            <m:sup>
              <m:r>
                <w:rPr>
                  <w:rFonts w:ascii="Cambria Math" w:hAnsi="Cambria Math" w:cs="Times New Roman"/>
                  <w:color w:val="0D0D0D" w:themeColor="text1" w:themeTint="F2"/>
                  <w:sz w:val="22"/>
                  <w:rPrChange w:id="5435" w:author="tao huang" w:date="2017-09-17T12:05:00Z">
                    <w:rPr>
                      <w:rFonts w:ascii="Cambria Math" w:hAnsi="Cambria Math" w:cs="Times New Roman"/>
                      <w:color w:val="000000" w:themeColor="text1"/>
                      <w:szCs w:val="24"/>
                    </w:rPr>
                  </w:rPrChange>
                </w:rPr>
                <m:t>60</m:t>
              </m:r>
            </m:sup>
            <m:e>
              <m:sSub>
                <m:sSubPr>
                  <m:ctrlPr>
                    <w:rPr>
                      <w:rFonts w:ascii="Cambria Math" w:hAnsi="Cambria Math" w:cs="Times New Roman"/>
                      <w:i/>
                      <w:color w:val="0D0D0D" w:themeColor="text1" w:themeTint="F2"/>
                      <w:sz w:val="22"/>
                      <w:rPrChange w:id="5436" w:author="tao huang" w:date="2017-09-17T12:05:00Z">
                        <w:rPr>
                          <w:rFonts w:ascii="Cambria Math" w:hAnsi="Cambria Math" w:cs="Times New Roman"/>
                          <w:i/>
                          <w:color w:val="385623" w:themeColor="accent6" w:themeShade="80"/>
                          <w:sz w:val="22"/>
                        </w:rPr>
                      </w:rPrChange>
                    </w:rPr>
                  </m:ctrlPr>
                </m:sSubPr>
                <m:e>
                  <m:acc>
                    <m:accPr>
                      <m:ctrlPr>
                        <w:rPr>
                          <w:rFonts w:ascii="Cambria Math" w:hAnsi="Cambria Math" w:cs="Times New Roman"/>
                          <w:i/>
                          <w:color w:val="0D0D0D" w:themeColor="text1" w:themeTint="F2"/>
                          <w:sz w:val="22"/>
                          <w:rPrChange w:id="5437" w:author="tao huang" w:date="2017-09-17T12:05:00Z">
                            <w:rPr>
                              <w:rFonts w:ascii="Cambria Math" w:hAnsi="Cambria Math" w:cs="Times New Roman"/>
                              <w:i/>
                              <w:color w:val="385623" w:themeColor="accent6" w:themeShade="80"/>
                              <w:sz w:val="22"/>
                            </w:rPr>
                          </w:rPrChange>
                        </w:rPr>
                      </m:ctrlPr>
                    </m:accPr>
                    <m:e>
                      <m:r>
                        <w:rPr>
                          <w:rFonts w:ascii="Cambria Math" w:hAnsi="Cambria Math" w:cs="Times New Roman"/>
                          <w:color w:val="0D0D0D" w:themeColor="text1" w:themeTint="F2"/>
                          <w:sz w:val="22"/>
                          <w:rPrChange w:id="5438" w:author="tao huang" w:date="2017-09-17T12:05:00Z">
                            <w:rPr>
                              <w:rFonts w:ascii="Cambria Math" w:hAnsi="Cambria Math" w:cs="Times New Roman"/>
                              <w:color w:val="000000" w:themeColor="text1"/>
                              <w:szCs w:val="24"/>
                            </w:rPr>
                          </w:rPrChange>
                        </w:rPr>
                        <m:t>y</m:t>
                      </m:r>
                    </m:e>
                  </m:acc>
                </m:e>
                <m:sub>
                  <m:r>
                    <w:rPr>
                      <w:rFonts w:ascii="Cambria Math" w:hAnsi="Cambria Math" w:cs="Times New Roman"/>
                      <w:color w:val="0D0D0D" w:themeColor="text1" w:themeTint="F2"/>
                      <w:sz w:val="22"/>
                      <w:rPrChange w:id="5439" w:author="tao huang" w:date="2017-09-17T12:05:00Z">
                        <w:rPr>
                          <w:rFonts w:ascii="Cambria Math" w:hAnsi="Cambria Math" w:cs="Times New Roman"/>
                          <w:color w:val="000000" w:themeColor="text1"/>
                          <w:szCs w:val="24"/>
                        </w:rPr>
                      </w:rPrChange>
                    </w:rPr>
                    <m:t>i,t</m:t>
                  </m:r>
                </m:sub>
              </m:sSub>
            </m:e>
          </m:nary>
        </m:oMath>
        <w:r w:rsidR="00A16991" w:rsidRPr="00A60A57" w:rsidDel="001878AE">
          <w:rPr>
            <w:rFonts w:cs="Times New Roman"/>
            <w:color w:val="0D0D0D" w:themeColor="text1" w:themeTint="F2"/>
            <w:sz w:val="22"/>
            <w:rPrChange w:id="5440" w:author="tao huang" w:date="2017-09-17T12:05:00Z">
              <w:rPr>
                <w:rFonts w:cs="Times New Roman"/>
                <w:color w:val="000000" w:themeColor="text1"/>
                <w:szCs w:val="24"/>
              </w:rPr>
            </w:rPrChange>
          </w:rPr>
          <w:t xml:space="preserve">. </w:t>
        </w:r>
        <w:r w:rsidR="00920736" w:rsidRPr="00A60A57" w:rsidDel="001878AE">
          <w:rPr>
            <w:rFonts w:cs="Times New Roman"/>
            <w:color w:val="0D0D0D" w:themeColor="text1" w:themeTint="F2"/>
            <w:sz w:val="22"/>
            <w:rPrChange w:id="5441" w:author="tao huang" w:date="2017-09-17T12:05:00Z">
              <w:rPr>
                <w:rFonts w:cs="Times New Roman"/>
                <w:color w:val="000000" w:themeColor="text1"/>
                <w:szCs w:val="24"/>
              </w:rPr>
            </w:rPrChange>
          </w:rPr>
          <w:t xml:space="preserve">Figure </w:t>
        </w:r>
        <w:r w:rsidR="007F0216" w:rsidRPr="00A60A57" w:rsidDel="001878AE">
          <w:rPr>
            <w:rFonts w:cs="Times New Roman"/>
            <w:color w:val="0D0D0D" w:themeColor="text1" w:themeTint="F2"/>
            <w:sz w:val="22"/>
            <w:rPrChange w:id="5442" w:author="tao huang" w:date="2017-09-17T12:05:00Z">
              <w:rPr>
                <w:rFonts w:cs="Times New Roman"/>
                <w:color w:val="000000" w:themeColor="text1"/>
                <w:szCs w:val="24"/>
              </w:rPr>
            </w:rPrChange>
          </w:rPr>
          <w:t>5</w:t>
        </w:r>
        <w:r w:rsidR="00920736" w:rsidRPr="00A60A57" w:rsidDel="001878AE">
          <w:rPr>
            <w:rFonts w:cs="Times New Roman"/>
            <w:color w:val="0D0D0D" w:themeColor="text1" w:themeTint="F2"/>
            <w:sz w:val="22"/>
            <w:rPrChange w:id="5443" w:author="tao huang" w:date="2017-09-17T12:05:00Z">
              <w:rPr>
                <w:rFonts w:cs="Times New Roman"/>
                <w:color w:val="000000" w:themeColor="text1"/>
                <w:szCs w:val="24"/>
              </w:rPr>
            </w:rPrChange>
          </w:rPr>
          <w:t xml:space="preserve"> represents the predictions/forecasts using the black dashed line (e.g., </w:t>
        </w:r>
        <w:r w:rsidR="00920736" w:rsidRPr="00A60A57" w:rsidDel="001878AE">
          <w:rPr>
            <w:rFonts w:cs="Times New Roman"/>
            <w:i/>
            <w:color w:val="0D0D0D" w:themeColor="text1" w:themeTint="F2"/>
            <w:sz w:val="22"/>
            <w:rPrChange w:id="5444" w:author="tao huang" w:date="2017-09-17T12:05:00Z">
              <w:rPr>
                <w:rFonts w:cs="Times New Roman"/>
                <w:i/>
                <w:color w:val="000000" w:themeColor="text1"/>
                <w:szCs w:val="24"/>
              </w:rPr>
            </w:rPrChange>
          </w:rPr>
          <w:t>ybar_</w:t>
        </w:r>
        <w:r w:rsidR="009B58B9" w:rsidRPr="00A60A57" w:rsidDel="001878AE">
          <w:rPr>
            <w:rFonts w:cs="Times New Roman"/>
            <w:i/>
            <w:color w:val="0D0D0D" w:themeColor="text1" w:themeTint="F2"/>
            <w:sz w:val="22"/>
            <w:rPrChange w:id="5445" w:author="tao huang" w:date="2017-09-17T12:05:00Z">
              <w:rPr>
                <w:rFonts w:cs="Times New Roman"/>
                <w:i/>
                <w:color w:val="000000" w:themeColor="text1"/>
                <w:szCs w:val="24"/>
              </w:rPr>
            </w:rPrChange>
          </w:rPr>
          <w:t>EWC</w:t>
        </w:r>
        <w:r w:rsidR="00920736" w:rsidRPr="00A60A57" w:rsidDel="001878AE">
          <w:rPr>
            <w:rFonts w:cs="Times New Roman"/>
            <w:color w:val="0D0D0D" w:themeColor="text1" w:themeTint="F2"/>
            <w:sz w:val="22"/>
            <w:rPrChange w:id="5446" w:author="tao huang" w:date="2017-09-17T12:05:00Z">
              <w:rPr>
                <w:rFonts w:cs="Times New Roman"/>
                <w:color w:val="000000" w:themeColor="text1"/>
                <w:szCs w:val="24"/>
              </w:rPr>
            </w:rPrChange>
          </w:rPr>
          <w:t xml:space="preserve">). Table 1 shows the forecasting performance of the </w:t>
        </w:r>
        <w:r w:rsidR="009B58B9" w:rsidRPr="00A60A57" w:rsidDel="001878AE">
          <w:rPr>
            <w:rFonts w:cs="Times New Roman"/>
            <w:color w:val="0D0D0D" w:themeColor="text1" w:themeTint="F2"/>
            <w:sz w:val="22"/>
            <w:rPrChange w:id="5447" w:author="tao huang" w:date="2017-09-17T12:05:00Z">
              <w:rPr>
                <w:rFonts w:cs="Times New Roman"/>
                <w:color w:val="000000" w:themeColor="text1"/>
                <w:szCs w:val="24"/>
              </w:rPr>
            </w:rPrChange>
          </w:rPr>
          <w:t>EWC</w:t>
        </w:r>
        <w:r w:rsidR="00920736" w:rsidRPr="00A60A57" w:rsidDel="001878AE">
          <w:rPr>
            <w:rFonts w:cs="Times New Roman"/>
            <w:color w:val="0D0D0D" w:themeColor="text1" w:themeTint="F2"/>
            <w:sz w:val="22"/>
            <w:rPrChange w:id="5448" w:author="tao huang" w:date="2017-09-17T12:05:00Z">
              <w:rPr>
                <w:rFonts w:cs="Times New Roman"/>
                <w:color w:val="000000" w:themeColor="text1"/>
                <w:szCs w:val="24"/>
              </w:rPr>
            </w:rPrChange>
          </w:rPr>
          <w:t xml:space="preserve"> model </w:t>
        </w:r>
        <w:r w:rsidR="008D09DC" w:rsidRPr="00A60A57" w:rsidDel="001878AE">
          <w:rPr>
            <w:rFonts w:cs="Times New Roman"/>
            <w:color w:val="0D0D0D" w:themeColor="text1" w:themeTint="F2"/>
            <w:sz w:val="22"/>
            <w:rPrChange w:id="5449" w:author="tao huang" w:date="2017-09-17T12:05:00Z">
              <w:rPr>
                <w:rFonts w:cs="Times New Roman"/>
                <w:color w:val="000000" w:themeColor="text1"/>
                <w:szCs w:val="24"/>
              </w:rPr>
            </w:rPrChange>
          </w:rPr>
          <w:t xml:space="preserve">(e.g., 0.6 for MAE, 0.43 for MSE, 11.0% for MAPE, and 10.5% for SMAPE). The EWC method </w:t>
        </w:r>
        <w:r w:rsidR="00B163EE" w:rsidRPr="00A60A57" w:rsidDel="001878AE">
          <w:rPr>
            <w:rFonts w:cs="Times New Roman"/>
            <w:color w:val="0D0D0D" w:themeColor="text1" w:themeTint="F2"/>
            <w:sz w:val="22"/>
            <w:rPrChange w:id="5450" w:author="tao huang" w:date="2017-09-17T12:05:00Z">
              <w:rPr>
                <w:rFonts w:cs="Times New Roman"/>
                <w:color w:val="000000" w:themeColor="text1"/>
                <w:szCs w:val="24"/>
              </w:rPr>
            </w:rPrChange>
          </w:rPr>
          <w:t>outperforms the conventional model</w:t>
        </w:r>
        <w:r w:rsidR="00E63C22" w:rsidRPr="00A60A57" w:rsidDel="001878AE">
          <w:rPr>
            <w:rFonts w:cs="Times New Roman"/>
            <w:color w:val="0D0D0D" w:themeColor="text1" w:themeTint="F2"/>
            <w:sz w:val="22"/>
            <w:rPrChange w:id="5451" w:author="tao huang" w:date="2017-09-17T12:05:00Z">
              <w:rPr>
                <w:rFonts w:cs="Times New Roman"/>
                <w:color w:val="000000" w:themeColor="text1"/>
                <w:szCs w:val="24"/>
              </w:rPr>
            </w:rPrChange>
          </w:rPr>
          <w:t xml:space="preserve"> with </w:t>
        </w:r>
        <w:r w:rsidR="000F07B5" w:rsidRPr="00A60A57" w:rsidDel="001878AE">
          <w:rPr>
            <w:rFonts w:cs="Times New Roman"/>
            <w:color w:val="0D0D0D" w:themeColor="text1" w:themeTint="F2"/>
            <w:sz w:val="22"/>
            <w:rPrChange w:id="5452" w:author="tao huang" w:date="2017-09-17T12:05:00Z">
              <w:rPr>
                <w:rFonts w:cs="Times New Roman"/>
                <w:color w:val="000000" w:themeColor="text1"/>
                <w:szCs w:val="24"/>
              </w:rPr>
            </w:rPrChange>
          </w:rPr>
          <w:t xml:space="preserve">the </w:t>
        </w:r>
        <w:r w:rsidR="00E63C22" w:rsidRPr="00A60A57" w:rsidDel="001878AE">
          <w:rPr>
            <w:rFonts w:cs="Times New Roman"/>
            <w:color w:val="0D0D0D" w:themeColor="text1" w:themeTint="F2"/>
            <w:sz w:val="22"/>
            <w:rPrChange w:id="5453" w:author="tao huang" w:date="2017-09-17T12:05:00Z">
              <w:rPr>
                <w:rFonts w:cs="Times New Roman"/>
                <w:color w:val="000000" w:themeColor="text1"/>
                <w:szCs w:val="24"/>
              </w:rPr>
            </w:rPrChange>
          </w:rPr>
          <w:t>full data</w:t>
        </w:r>
        <w:r w:rsidR="00B163EE" w:rsidRPr="00A60A57" w:rsidDel="001878AE">
          <w:rPr>
            <w:rFonts w:cs="Times New Roman"/>
            <w:color w:val="0D0D0D" w:themeColor="text1" w:themeTint="F2"/>
            <w:sz w:val="22"/>
            <w:rPrChange w:id="5454" w:author="tao huang" w:date="2017-09-17T12:05:00Z">
              <w:rPr>
                <w:rFonts w:cs="Times New Roman"/>
                <w:color w:val="000000" w:themeColor="text1"/>
                <w:szCs w:val="24"/>
              </w:rPr>
            </w:rPrChange>
          </w:rPr>
          <w:t>.</w:t>
        </w:r>
      </w:moveFrom>
    </w:p>
    <w:p w14:paraId="6AD9DB64" w14:textId="55D70E60" w:rsidR="00CD495F" w:rsidRPr="00A60A57" w:rsidDel="001878AE" w:rsidRDefault="00274167">
      <w:pPr>
        <w:spacing w:after="0" w:line="360" w:lineRule="auto"/>
        <w:rPr>
          <w:moveFrom w:id="5455" w:author="tao huang" w:date="2017-09-13T16:52:00Z"/>
          <w:rFonts w:cs="Times New Roman"/>
          <w:color w:val="0D0D0D" w:themeColor="text1" w:themeTint="F2"/>
          <w:sz w:val="22"/>
          <w:rPrChange w:id="5456" w:author="tao huang" w:date="2017-09-17T12:05:00Z">
            <w:rPr>
              <w:moveFrom w:id="5457" w:author="tao huang" w:date="2017-09-13T16:52:00Z"/>
              <w:rFonts w:cs="Times New Roman"/>
              <w:color w:val="000000" w:themeColor="text1"/>
              <w:szCs w:val="24"/>
            </w:rPr>
          </w:rPrChange>
        </w:rPr>
      </w:pPr>
      <w:moveFrom w:id="5458" w:author="tao huang" w:date="2017-09-13T16:52:00Z">
        <w:r w:rsidRPr="00A60A57" w:rsidDel="001878AE">
          <w:rPr>
            <w:rFonts w:cs="Times New Roman"/>
            <w:color w:val="0D0D0D" w:themeColor="text1" w:themeTint="F2"/>
            <w:sz w:val="22"/>
            <w:rPrChange w:id="5459" w:author="tao huang" w:date="2017-09-17T12:05:00Z">
              <w:rPr>
                <w:rFonts w:cs="Times New Roman"/>
                <w:color w:val="000000" w:themeColor="text1"/>
                <w:szCs w:val="24"/>
              </w:rPr>
            </w:rPrChange>
          </w:rPr>
          <w:t xml:space="preserve"> </w:t>
        </w:r>
      </w:moveFrom>
    </w:p>
    <w:p w14:paraId="42C273A1" w14:textId="7C1714FE" w:rsidR="001549E2" w:rsidRPr="00A60A57" w:rsidDel="001878AE" w:rsidRDefault="001549E2">
      <w:pPr>
        <w:spacing w:after="0" w:line="360" w:lineRule="auto"/>
        <w:ind w:firstLine="720"/>
        <w:jc w:val="center"/>
        <w:rPr>
          <w:moveFrom w:id="5460" w:author="tao huang" w:date="2017-09-13T16:52:00Z"/>
          <w:rFonts w:cs="Times New Roman"/>
          <w:color w:val="0D0D0D" w:themeColor="text1" w:themeTint="F2"/>
          <w:sz w:val="22"/>
          <w:rPrChange w:id="5461" w:author="tao huang" w:date="2017-09-17T12:05:00Z">
            <w:rPr>
              <w:moveFrom w:id="5462" w:author="tao huang" w:date="2017-09-13T16:52:00Z"/>
              <w:rFonts w:cs="Times New Roman"/>
              <w:color w:val="000000" w:themeColor="text1"/>
              <w:szCs w:val="24"/>
            </w:rPr>
          </w:rPrChange>
        </w:rPr>
      </w:pPr>
      <w:moveFrom w:id="5463" w:author="tao huang" w:date="2017-09-13T16:52:00Z">
        <w:r w:rsidRPr="00A60A57" w:rsidDel="001878AE">
          <w:rPr>
            <w:rFonts w:cs="Times New Roman"/>
            <w:color w:val="0D0D0D" w:themeColor="text1" w:themeTint="F2"/>
            <w:sz w:val="22"/>
            <w:rPrChange w:id="5464" w:author="tao huang" w:date="2017-09-17T12:05:00Z">
              <w:rPr>
                <w:rFonts w:cs="Times New Roman"/>
                <w:color w:val="000000" w:themeColor="text1"/>
                <w:szCs w:val="24"/>
              </w:rPr>
            </w:rPrChange>
          </w:rPr>
          <w:t xml:space="preserve">Figure </w:t>
        </w:r>
        <w:r w:rsidR="007F0216" w:rsidRPr="00A60A57" w:rsidDel="001878AE">
          <w:rPr>
            <w:rFonts w:cs="Times New Roman"/>
            <w:color w:val="0D0D0D" w:themeColor="text1" w:themeTint="F2"/>
            <w:sz w:val="22"/>
            <w:rPrChange w:id="5465" w:author="tao huang" w:date="2017-09-17T12:05:00Z">
              <w:rPr>
                <w:rFonts w:cs="Times New Roman"/>
                <w:color w:val="000000" w:themeColor="text1"/>
                <w:szCs w:val="24"/>
              </w:rPr>
            </w:rPrChange>
          </w:rPr>
          <w:t>5</w:t>
        </w:r>
        <w:r w:rsidRPr="00A60A57" w:rsidDel="001878AE">
          <w:rPr>
            <w:rFonts w:cs="Times New Roman"/>
            <w:color w:val="0D0D0D" w:themeColor="text1" w:themeTint="F2"/>
            <w:sz w:val="22"/>
            <w:rPrChange w:id="5466" w:author="tao huang" w:date="2017-09-17T12:05:00Z">
              <w:rPr>
                <w:rFonts w:cs="Times New Roman"/>
                <w:color w:val="000000" w:themeColor="text1"/>
                <w:szCs w:val="24"/>
              </w:rPr>
            </w:rPrChange>
          </w:rPr>
          <w:t>.</w:t>
        </w:r>
        <w:r w:rsidRPr="00A60A57" w:rsidDel="001878AE">
          <w:rPr>
            <w:rFonts w:cs="Times New Roman"/>
            <w:color w:val="0D0D0D" w:themeColor="text1" w:themeTint="F2"/>
            <w:sz w:val="22"/>
            <w:rPrChange w:id="5467" w:author="tao huang" w:date="2017-09-17T12:05:00Z">
              <w:rPr>
                <w:rFonts w:cs="Times New Roman"/>
                <w:color w:val="000000" w:themeColor="text1"/>
                <w:szCs w:val="24"/>
              </w:rPr>
            </w:rPrChange>
          </w:rPr>
          <w:tab/>
          <w:t xml:space="preserve">Simulated sales with a structural break: model </w:t>
        </w:r>
        <w:r w:rsidR="00274167" w:rsidRPr="00A60A57" w:rsidDel="001878AE">
          <w:rPr>
            <w:rFonts w:cs="Times New Roman"/>
            <w:color w:val="0D0D0D" w:themeColor="text1" w:themeTint="F2"/>
            <w:sz w:val="22"/>
            <w:rPrChange w:id="5468" w:author="tao huang" w:date="2017-09-17T12:05:00Z">
              <w:rPr>
                <w:rFonts w:cs="Times New Roman"/>
                <w:color w:val="000000" w:themeColor="text1"/>
                <w:szCs w:val="24"/>
              </w:rPr>
            </w:rPrChange>
          </w:rPr>
          <w:t>with EWC</w:t>
        </w:r>
      </w:moveFrom>
    </w:p>
    <w:p w14:paraId="38DABB55" w14:textId="75059D08" w:rsidR="00200AAD" w:rsidRPr="00A60A57" w:rsidDel="001878AE" w:rsidRDefault="00172B4D">
      <w:pPr>
        <w:spacing w:after="0" w:line="360" w:lineRule="auto"/>
        <w:rPr>
          <w:moveFrom w:id="5469" w:author="tao huang" w:date="2017-09-13T16:52:00Z"/>
          <w:rFonts w:cs="Times New Roman"/>
          <w:color w:val="0D0D0D" w:themeColor="text1" w:themeTint="F2"/>
          <w:sz w:val="22"/>
          <w:rPrChange w:id="5470" w:author="tao huang" w:date="2017-09-17T12:05:00Z">
            <w:rPr>
              <w:moveFrom w:id="5471" w:author="tao huang" w:date="2017-09-13T16:52:00Z"/>
              <w:rFonts w:cs="Times New Roman"/>
              <w:color w:val="000000" w:themeColor="text1"/>
              <w:szCs w:val="24"/>
            </w:rPr>
          </w:rPrChange>
        </w:rPr>
      </w:pPr>
      <w:moveFrom w:id="5472" w:author="tao huang" w:date="2017-09-13T16:52:00Z">
        <w:r w:rsidRPr="00A60A57" w:rsidDel="001878AE">
          <w:rPr>
            <w:rFonts w:cs="Times New Roman"/>
            <w:color w:val="0D0D0D" w:themeColor="text1" w:themeTint="F2"/>
            <w:sz w:val="22"/>
            <w:rPrChange w:id="5473" w:author="tao huang" w:date="2017-09-17T12:05:00Z">
              <w:rPr>
                <w:rFonts w:cs="Times New Roman"/>
                <w:color w:val="000000" w:themeColor="text1"/>
                <w:szCs w:val="24"/>
              </w:rPr>
            </w:rPrChange>
          </w:rPr>
          <w:t xml:space="preserve">  </w:t>
        </w:r>
      </w:moveFrom>
    </w:p>
    <w:p w14:paraId="3A518F89" w14:textId="47BB8EEC" w:rsidR="00200AAD" w:rsidRPr="00A60A57" w:rsidDel="001878AE" w:rsidRDefault="00274167">
      <w:pPr>
        <w:spacing w:after="0" w:line="360" w:lineRule="auto"/>
        <w:rPr>
          <w:moveFrom w:id="5474" w:author="tao huang" w:date="2017-09-13T16:52:00Z"/>
          <w:rFonts w:cs="Times New Roman"/>
          <w:color w:val="0D0D0D" w:themeColor="text1" w:themeTint="F2"/>
          <w:sz w:val="22"/>
          <w:rPrChange w:id="5475" w:author="tao huang" w:date="2017-09-17T12:05:00Z">
            <w:rPr>
              <w:moveFrom w:id="5476" w:author="tao huang" w:date="2017-09-13T16:52:00Z"/>
              <w:rFonts w:cs="Times New Roman"/>
              <w:color w:val="000000" w:themeColor="text1"/>
              <w:szCs w:val="24"/>
            </w:rPr>
          </w:rPrChange>
        </w:rPr>
      </w:pPr>
      <w:moveFrom w:id="5477" w:author="tao huang" w:date="2017-09-13T16:52:00Z">
        <w:r w:rsidRPr="00A60A57" w:rsidDel="001878AE">
          <w:rPr>
            <w:noProof/>
            <w:color w:val="0D0D0D" w:themeColor="text1" w:themeTint="F2"/>
            <w:sz w:val="22"/>
            <w:lang w:eastAsia="en-GB"/>
            <w:rPrChange w:id="5478" w:author="tao huang" w:date="2017-09-17T12:05:00Z">
              <w:rPr>
                <w:noProof/>
                <w:color w:val="000000" w:themeColor="text1"/>
                <w:lang w:eastAsia="en-GB"/>
              </w:rPr>
            </w:rPrChange>
          </w:rPr>
          <mc:AlternateContent>
            <mc:Choice Requires="wps">
              <w:drawing>
                <wp:anchor distT="0" distB="0" distL="114300" distR="114300" simplePos="0" relativeHeight="251734016" behindDoc="0" locked="0" layoutInCell="1" allowOverlap="1" wp14:anchorId="03D3E76F" wp14:editId="73623602">
                  <wp:simplePos x="0" y="0"/>
                  <wp:positionH relativeFrom="column">
                    <wp:posOffset>434975</wp:posOffset>
                  </wp:positionH>
                  <wp:positionV relativeFrom="paragraph">
                    <wp:posOffset>114300</wp:posOffset>
                  </wp:positionV>
                  <wp:extent cx="1296670" cy="1921510"/>
                  <wp:effectExtent l="0" t="0" r="17780" b="21590"/>
                  <wp:wrapNone/>
                  <wp:docPr id="56" name="Rectangle 56"/>
                  <wp:cNvGraphicFramePr/>
                  <a:graphic xmlns:a="http://schemas.openxmlformats.org/drawingml/2006/main">
                    <a:graphicData uri="http://schemas.microsoft.com/office/word/2010/wordprocessingShape">
                      <wps:wsp>
                        <wps:cNvSpPr/>
                        <wps:spPr>
                          <a:xfrm>
                            <a:off x="0" y="0"/>
                            <a:ext cx="1296670" cy="1921510"/>
                          </a:xfrm>
                          <a:prstGeom prst="rect">
                            <a:avLst/>
                          </a:prstGeom>
                          <a:solidFill>
                            <a:srgbClr val="5B9BD5">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27562BF0" id="Rectangle 56" o:spid="_x0000_s1026" style="position:absolute;margin-left:34.25pt;margin-top:9pt;width:102.1pt;height:151.3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" fillcolor="#5b9bd5" strokecolor="#1f4d78 [1604]" strokeweight="1pt">
                  <v:fill opacity="8481f"/>
                </v:rect>
              </w:pict>
            </mc:Fallback>
          </mc:AlternateContent>
        </w:r>
        <w:r w:rsidRPr="00A60A57" w:rsidDel="001878AE">
          <w:rPr>
            <w:noProof/>
            <w:color w:val="0D0D0D" w:themeColor="text1" w:themeTint="F2"/>
            <w:sz w:val="22"/>
            <w:lang w:eastAsia="en-GB"/>
            <w:rPrChange w:id="5479" w:author="tao huang" w:date="2017-09-17T12:05:00Z">
              <w:rPr>
                <w:noProof/>
                <w:color w:val="000000" w:themeColor="text1"/>
                <w:lang w:eastAsia="en-GB"/>
              </w:rPr>
            </w:rPrChange>
          </w:rPr>
          <mc:AlternateContent>
            <mc:Choice Requires="wps">
              <w:drawing>
                <wp:anchor distT="0" distB="0" distL="114300" distR="114300" simplePos="0" relativeHeight="251735040" behindDoc="0" locked="0" layoutInCell="1" allowOverlap="1" wp14:anchorId="19BEDCC5" wp14:editId="4A2836BA">
                  <wp:simplePos x="0" y="0"/>
                  <wp:positionH relativeFrom="column">
                    <wp:posOffset>3083560</wp:posOffset>
                  </wp:positionH>
                  <wp:positionV relativeFrom="paragraph">
                    <wp:posOffset>119380</wp:posOffset>
                  </wp:positionV>
                  <wp:extent cx="1377950" cy="1927225"/>
                  <wp:effectExtent l="0" t="0" r="12700" b="15875"/>
                  <wp:wrapNone/>
                  <wp:docPr id="57" name="Rectangle 57"/>
                  <wp:cNvGraphicFramePr/>
                  <a:graphic xmlns:a="http://schemas.openxmlformats.org/drawingml/2006/main">
                    <a:graphicData uri="http://schemas.microsoft.com/office/word/2010/wordprocessingShape">
                      <wps:wsp>
                        <wps:cNvSpPr/>
                        <wps:spPr>
                          <a:xfrm>
                            <a:off x="0" y="0"/>
                            <a:ext cx="1377950" cy="1927225"/>
                          </a:xfrm>
                          <a:prstGeom prst="rect">
                            <a:avLst/>
                          </a:prstGeom>
                          <a:solidFill>
                            <a:srgbClr val="FFC000">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249CAE10" id="Rectangle 57" o:spid="_x0000_s1026" style="position:absolute;margin-left:242.8pt;margin-top:9.4pt;width:108.5pt;height:151.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" fillcolor="#ffc000" strokecolor="#1f4d78 [1604]" strokeweight="1pt">
                  <v:fill opacity="8481f"/>
                </v:rect>
              </w:pict>
            </mc:Fallback>
          </mc:AlternateContent>
        </w:r>
        <w:r w:rsidRPr="00A60A57" w:rsidDel="001878AE">
          <w:rPr>
            <w:noProof/>
            <w:color w:val="0D0D0D" w:themeColor="text1" w:themeTint="F2"/>
            <w:sz w:val="22"/>
            <w:lang w:eastAsia="en-GB"/>
            <w:rPrChange w:id="5480" w:author="tao huang" w:date="2017-09-17T12:05:00Z">
              <w:rPr>
                <w:noProof/>
                <w:color w:val="000000" w:themeColor="text1"/>
                <w:lang w:eastAsia="en-GB"/>
              </w:rPr>
            </w:rPrChange>
          </w:rPr>
          <mc:AlternateContent>
            <mc:Choice Requires="wps">
              <w:drawing>
                <wp:anchor distT="0" distB="0" distL="114300" distR="114300" simplePos="0" relativeHeight="251736064" behindDoc="0" locked="0" layoutInCell="1" allowOverlap="1" wp14:anchorId="03C84A27" wp14:editId="35D15FB5">
                  <wp:simplePos x="0" y="0"/>
                  <wp:positionH relativeFrom="column">
                    <wp:posOffset>4455795</wp:posOffset>
                  </wp:positionH>
                  <wp:positionV relativeFrom="paragraph">
                    <wp:posOffset>120015</wp:posOffset>
                  </wp:positionV>
                  <wp:extent cx="1423035" cy="1914525"/>
                  <wp:effectExtent l="0" t="0" r="24765" b="28575"/>
                  <wp:wrapNone/>
                  <wp:docPr id="58" name="Rectangle 58"/>
                  <wp:cNvGraphicFramePr/>
                  <a:graphic xmlns:a="http://schemas.openxmlformats.org/drawingml/2006/main">
                    <a:graphicData uri="http://schemas.microsoft.com/office/word/2010/wordprocessingShape">
                      <wps:wsp>
                        <wps:cNvSpPr/>
                        <wps:spPr>
                          <a:xfrm>
                            <a:off x="0" y="0"/>
                            <a:ext cx="1423035" cy="1914525"/>
                          </a:xfrm>
                          <a:prstGeom prst="rect">
                            <a:avLst/>
                          </a:prstGeom>
                          <a:solidFill>
                            <a:srgbClr val="C00000">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08E2736F" id="Rectangle 58" o:spid="_x0000_s1026" style="position:absolute;margin-left:350.85pt;margin-top:9.45pt;width:112.05pt;height:150.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" fillcolor="#c00000" strokecolor="#1f4d78 [1604]" strokeweight="1pt">
                  <v:fill opacity="8481f"/>
                </v:rect>
              </w:pict>
            </mc:Fallback>
          </mc:AlternateContent>
        </w:r>
        <w:r w:rsidRPr="00A60A57" w:rsidDel="001878AE">
          <w:rPr>
            <w:noProof/>
            <w:color w:val="0D0D0D" w:themeColor="text1" w:themeTint="F2"/>
            <w:sz w:val="22"/>
            <w:lang w:eastAsia="en-GB"/>
            <w:rPrChange w:id="5481" w:author="tao huang" w:date="2017-09-17T12:05:00Z">
              <w:rPr>
                <w:noProof/>
                <w:color w:val="000000" w:themeColor="text1"/>
                <w:lang w:eastAsia="en-GB"/>
              </w:rPr>
            </w:rPrChange>
          </w:rPr>
          <mc:AlternateContent>
            <mc:Choice Requires="wps">
              <w:drawing>
                <wp:anchor distT="0" distB="0" distL="114300" distR="114300" simplePos="0" relativeHeight="251737088" behindDoc="0" locked="0" layoutInCell="1" allowOverlap="1" wp14:anchorId="3C517CAB" wp14:editId="1D2884C4">
                  <wp:simplePos x="0" y="0"/>
                  <wp:positionH relativeFrom="column">
                    <wp:posOffset>1732915</wp:posOffset>
                  </wp:positionH>
                  <wp:positionV relativeFrom="paragraph">
                    <wp:posOffset>120015</wp:posOffset>
                  </wp:positionV>
                  <wp:extent cx="1350645" cy="1927225"/>
                  <wp:effectExtent l="0" t="0" r="20955" b="15875"/>
                  <wp:wrapNone/>
                  <wp:docPr id="59" name="Rectangle 59"/>
                  <wp:cNvGraphicFramePr/>
                  <a:graphic xmlns:a="http://schemas.openxmlformats.org/drawingml/2006/main">
                    <a:graphicData uri="http://schemas.microsoft.com/office/word/2010/wordprocessingShape">
                      <wps:wsp>
                        <wps:cNvSpPr/>
                        <wps:spPr>
                          <a:xfrm>
                            <a:off x="0" y="0"/>
                            <a:ext cx="1350645" cy="1927225"/>
                          </a:xfrm>
                          <a:prstGeom prst="rect">
                            <a:avLst/>
                          </a:prstGeom>
                          <a:solidFill>
                            <a:schemeClr val="accent6">
                              <a:lumMod val="60000"/>
                              <a:lumOff val="40000"/>
                              <a:alpha val="12941"/>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73AFEC29" id="Rectangle 59" o:spid="_x0000_s1026" style="position:absolute;margin-left:136.45pt;margin-top:9.45pt;width:106.35pt;height:151.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" fillcolor="#a8d08d [1945]" strokecolor="#1f4d78 [1604]" strokeweight="1pt">
                  <v:fill opacity="8481f"/>
                </v:rect>
              </w:pict>
            </mc:Fallback>
          </mc:AlternateContent>
        </w:r>
        <w:r w:rsidR="00200AAD" w:rsidRPr="00A60A57" w:rsidDel="001878AE">
          <w:rPr>
            <w:rFonts w:cs="Times New Roman"/>
            <w:noProof/>
            <w:color w:val="0D0D0D" w:themeColor="text1" w:themeTint="F2"/>
            <w:sz w:val="22"/>
            <w:lang w:eastAsia="en-GB"/>
            <w:rPrChange w:id="5482" w:author="tao huang" w:date="2017-09-17T12:05:00Z">
              <w:rPr>
                <w:rFonts w:cs="Times New Roman"/>
                <w:noProof/>
                <w:color w:val="000000" w:themeColor="text1"/>
                <w:szCs w:val="24"/>
                <w:lang w:eastAsia="en-GB"/>
              </w:rPr>
            </w:rPrChange>
          </w:rPr>
          <w:drawing>
            <wp:inline distT="0" distB="0" distL="0" distR="0" wp14:anchorId="367A021C" wp14:editId="01AFBAC7">
              <wp:extent cx="6296025" cy="24902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65306" cy="2517688"/>
                      </a:xfrm>
                      <a:prstGeom prst="rect">
                        <a:avLst/>
                      </a:prstGeom>
                      <a:noFill/>
                    </pic:spPr>
                  </pic:pic>
                </a:graphicData>
              </a:graphic>
            </wp:inline>
          </w:drawing>
        </w:r>
      </w:moveFrom>
    </w:p>
    <w:p w14:paraId="65FC4492" w14:textId="0166DB11" w:rsidR="00200AAD" w:rsidRPr="00A60A57" w:rsidDel="001878AE" w:rsidRDefault="00200AAD">
      <w:pPr>
        <w:spacing w:after="0" w:line="360" w:lineRule="auto"/>
        <w:rPr>
          <w:moveFrom w:id="5483" w:author="tao huang" w:date="2017-09-13T16:52:00Z"/>
          <w:rFonts w:cs="Times New Roman"/>
          <w:color w:val="0D0D0D" w:themeColor="text1" w:themeTint="F2"/>
          <w:sz w:val="22"/>
          <w:rPrChange w:id="5484" w:author="tao huang" w:date="2017-09-17T12:05:00Z">
            <w:rPr>
              <w:moveFrom w:id="5485" w:author="tao huang" w:date="2017-09-13T16:52:00Z"/>
              <w:rFonts w:cs="Times New Roman"/>
              <w:color w:val="000000" w:themeColor="text1"/>
              <w:szCs w:val="24"/>
            </w:rPr>
          </w:rPrChange>
        </w:rPr>
      </w:pPr>
    </w:p>
    <w:p w14:paraId="19DF9206" w14:textId="61EEBACB" w:rsidR="00200AAD" w:rsidRPr="00A60A57" w:rsidDel="001878AE" w:rsidRDefault="00200AAD">
      <w:pPr>
        <w:spacing w:after="0" w:line="360" w:lineRule="auto"/>
        <w:rPr>
          <w:moveFrom w:id="5486" w:author="tao huang" w:date="2017-09-13T16:52:00Z"/>
          <w:rFonts w:cs="Times New Roman"/>
          <w:color w:val="0D0D0D" w:themeColor="text1" w:themeTint="F2"/>
          <w:sz w:val="22"/>
          <w:rPrChange w:id="5487" w:author="tao huang" w:date="2017-09-17T12:05:00Z">
            <w:rPr>
              <w:moveFrom w:id="5488" w:author="tao huang" w:date="2017-09-13T16:52:00Z"/>
              <w:rFonts w:cs="Times New Roman"/>
              <w:color w:val="000000" w:themeColor="text1"/>
              <w:szCs w:val="24"/>
            </w:rPr>
          </w:rPrChange>
        </w:rPr>
      </w:pPr>
    </w:p>
    <w:p w14:paraId="30F1A2C2" w14:textId="1E80F09D" w:rsidR="00200AAD" w:rsidRPr="00A60A57" w:rsidDel="001878AE" w:rsidRDefault="00200AAD">
      <w:pPr>
        <w:spacing w:after="0" w:line="360" w:lineRule="auto"/>
        <w:rPr>
          <w:moveFrom w:id="5489" w:author="tao huang" w:date="2017-09-13T16:52:00Z"/>
          <w:rFonts w:cs="Times New Roman"/>
          <w:color w:val="0D0D0D" w:themeColor="text1" w:themeTint="F2"/>
          <w:sz w:val="22"/>
          <w:rPrChange w:id="5490" w:author="tao huang" w:date="2017-09-17T12:05:00Z">
            <w:rPr>
              <w:moveFrom w:id="5491" w:author="tao huang" w:date="2017-09-13T16:52:00Z"/>
              <w:rFonts w:cs="Times New Roman"/>
              <w:color w:val="000000" w:themeColor="text1"/>
              <w:szCs w:val="24"/>
            </w:rPr>
          </w:rPrChange>
        </w:rPr>
      </w:pPr>
    </w:p>
    <w:p w14:paraId="40FDB741" w14:textId="10A78358" w:rsidR="00200AAD" w:rsidRPr="00A60A57" w:rsidDel="001878AE" w:rsidRDefault="009B58B9">
      <w:pPr>
        <w:spacing w:after="0" w:line="360" w:lineRule="auto"/>
        <w:rPr>
          <w:moveFrom w:id="5492" w:author="tao huang" w:date="2017-09-13T16:52:00Z"/>
          <w:rFonts w:cs="Times New Roman"/>
          <w:color w:val="0D0D0D" w:themeColor="text1" w:themeTint="F2"/>
          <w:sz w:val="22"/>
          <w:rPrChange w:id="5493" w:author="tao huang" w:date="2017-09-17T12:05:00Z">
            <w:rPr>
              <w:moveFrom w:id="5494" w:author="tao huang" w:date="2017-09-13T16:52:00Z"/>
              <w:rFonts w:cs="Times New Roman"/>
              <w:color w:val="000000" w:themeColor="text1"/>
              <w:szCs w:val="24"/>
            </w:rPr>
          </w:rPrChange>
        </w:rPr>
      </w:pPr>
      <w:moveFrom w:id="5495" w:author="tao huang" w:date="2017-09-13T16:52:00Z">
        <w:r w:rsidRPr="00A60A57" w:rsidDel="001878AE">
          <w:rPr>
            <w:rFonts w:cs="Times New Roman"/>
            <w:color w:val="0D0D0D" w:themeColor="text1" w:themeTint="F2"/>
            <w:sz w:val="22"/>
            <w:rPrChange w:id="5496" w:author="tao huang" w:date="2017-09-17T12:05:00Z">
              <w:rPr>
                <w:rFonts w:cs="Times New Roman"/>
                <w:color w:val="000000" w:themeColor="text1"/>
                <w:szCs w:val="24"/>
              </w:rPr>
            </w:rPrChange>
          </w:rPr>
          <w:t xml:space="preserve"> </w:t>
        </w:r>
      </w:moveFrom>
    </w:p>
    <w:moveFromRangeEnd w:id="5329"/>
    <w:p w14:paraId="606C1D17" w14:textId="77777777" w:rsidR="00200AAD" w:rsidRPr="00A60A57" w:rsidRDefault="00200AAD">
      <w:pPr>
        <w:spacing w:after="0" w:line="360" w:lineRule="auto"/>
        <w:rPr>
          <w:rFonts w:cs="Times New Roman"/>
          <w:color w:val="0D0D0D" w:themeColor="text1" w:themeTint="F2"/>
          <w:sz w:val="22"/>
          <w:rPrChange w:id="5497" w:author="tao huang" w:date="2017-09-17T12:05:00Z">
            <w:rPr>
              <w:rFonts w:cs="Times New Roman"/>
              <w:color w:val="000000" w:themeColor="text1"/>
              <w:szCs w:val="24"/>
            </w:rPr>
          </w:rPrChange>
        </w:rPr>
      </w:pPr>
    </w:p>
    <w:p w14:paraId="2EA4EB73" w14:textId="77777777" w:rsidR="00200AAD" w:rsidRPr="00A60A57" w:rsidDel="00772F21" w:rsidRDefault="00200AAD">
      <w:pPr>
        <w:spacing w:after="0" w:line="360" w:lineRule="auto"/>
        <w:rPr>
          <w:del w:id="5498" w:author="tao huang" w:date="2017-09-16T16:22:00Z"/>
          <w:rFonts w:cs="Times New Roman"/>
          <w:color w:val="0D0D0D" w:themeColor="text1" w:themeTint="F2"/>
          <w:sz w:val="22"/>
          <w:rPrChange w:id="5499" w:author="tao huang" w:date="2017-09-17T12:05:00Z">
            <w:rPr>
              <w:del w:id="5500" w:author="tao huang" w:date="2017-09-16T16:22:00Z"/>
              <w:rFonts w:cs="Times New Roman"/>
              <w:color w:val="000000" w:themeColor="text1"/>
              <w:szCs w:val="24"/>
            </w:rPr>
          </w:rPrChange>
        </w:rPr>
      </w:pPr>
    </w:p>
    <w:p w14:paraId="07E96A6E" w14:textId="4D4868F1" w:rsidR="00172B4D" w:rsidRPr="00A60A57" w:rsidDel="00772F21" w:rsidRDefault="00172B4D">
      <w:pPr>
        <w:spacing w:after="0" w:line="360" w:lineRule="auto"/>
        <w:rPr>
          <w:del w:id="5501" w:author="tao huang" w:date="2017-09-16T16:22:00Z"/>
          <w:rFonts w:cs="Times New Roman"/>
          <w:color w:val="0D0D0D" w:themeColor="text1" w:themeTint="F2"/>
          <w:sz w:val="22"/>
          <w:rPrChange w:id="5502" w:author="tao huang" w:date="2017-09-17T12:05:00Z">
            <w:rPr>
              <w:del w:id="5503" w:author="tao huang" w:date="2017-09-16T16:22:00Z"/>
              <w:rFonts w:cs="Times New Roman"/>
              <w:color w:val="000000" w:themeColor="text1"/>
            </w:rPr>
          </w:rPrChange>
        </w:rPr>
      </w:pPr>
    </w:p>
    <w:p w14:paraId="20A4B4A9" w14:textId="77777777" w:rsidR="00DA2731" w:rsidRPr="00A60A57" w:rsidRDefault="00B3573E">
      <w:pPr>
        <w:spacing w:after="0" w:line="360" w:lineRule="auto"/>
        <w:rPr>
          <w:rFonts w:cs="Times New Roman"/>
          <w:color w:val="0D0D0D" w:themeColor="text1" w:themeTint="F2"/>
          <w:sz w:val="22"/>
          <w:rPrChange w:id="5504" w:author="tao huang" w:date="2017-09-17T12:05:00Z">
            <w:rPr>
              <w:rFonts w:cs="Times New Roman"/>
              <w:color w:val="000000" w:themeColor="text1"/>
              <w:szCs w:val="24"/>
            </w:rPr>
          </w:rPrChange>
        </w:rPr>
      </w:pPr>
      <w:r w:rsidRPr="00A60A57">
        <w:rPr>
          <w:color w:val="0D0D0D" w:themeColor="text1" w:themeTint="F2"/>
          <w:sz w:val="22"/>
          <w:rPrChange w:id="5505" w:author="tao huang" w:date="2017-09-17T12:05:00Z">
            <w:rPr>
              <w:color w:val="000000" w:themeColor="text1"/>
            </w:rPr>
          </w:rPrChange>
        </w:rPr>
        <w:t xml:space="preserve"> </w:t>
      </w:r>
    </w:p>
    <w:p w14:paraId="69B381CC" w14:textId="36CD6484" w:rsidR="005B6A5F" w:rsidRPr="00A60A57" w:rsidRDefault="005B6A5F">
      <w:pPr>
        <w:pStyle w:val="ListParagraph"/>
        <w:numPr>
          <w:ilvl w:val="0"/>
          <w:numId w:val="45"/>
        </w:numPr>
        <w:spacing w:after="0" w:line="360" w:lineRule="auto"/>
        <w:rPr>
          <w:rFonts w:cs="Times New Roman"/>
          <w:b/>
          <w:color w:val="0D0D0D" w:themeColor="text1" w:themeTint="F2"/>
          <w:sz w:val="22"/>
          <w:rPrChange w:id="5506" w:author="tao huang" w:date="2017-09-17T12:05:00Z">
            <w:rPr>
              <w:rFonts w:cs="Times New Roman"/>
              <w:b/>
              <w:color w:val="000000" w:themeColor="text1"/>
              <w:szCs w:val="24"/>
            </w:rPr>
          </w:rPrChange>
        </w:rPr>
        <w:pPrChange w:id="5507" w:author="tao huang" w:date="2017-09-16T13:02:00Z">
          <w:pPr>
            <w:pStyle w:val="ListParagraph"/>
            <w:numPr>
              <w:numId w:val="39"/>
            </w:numPr>
            <w:spacing w:after="0" w:line="360" w:lineRule="auto"/>
            <w:ind w:hanging="720"/>
          </w:pPr>
        </w:pPrChange>
      </w:pPr>
      <w:r w:rsidRPr="00A60A57">
        <w:rPr>
          <w:rFonts w:cs="Times New Roman"/>
          <w:b/>
          <w:color w:val="0D0D0D" w:themeColor="text1" w:themeTint="F2"/>
          <w:sz w:val="22"/>
          <w:rPrChange w:id="5508" w:author="tao huang" w:date="2017-09-17T12:05:00Z">
            <w:rPr>
              <w:rFonts w:cs="Times New Roman"/>
              <w:b/>
              <w:color w:val="000000" w:themeColor="text1"/>
              <w:szCs w:val="24"/>
            </w:rPr>
          </w:rPrChange>
        </w:rPr>
        <w:t>The data</w:t>
      </w:r>
    </w:p>
    <w:p w14:paraId="2687571D" w14:textId="77777777" w:rsidR="005B6A5F" w:rsidRPr="00A60A57" w:rsidRDefault="005B6A5F">
      <w:pPr>
        <w:spacing w:after="0" w:line="360" w:lineRule="auto"/>
        <w:rPr>
          <w:rFonts w:cs="Times New Roman"/>
          <w:color w:val="0D0D0D" w:themeColor="text1" w:themeTint="F2"/>
          <w:sz w:val="22"/>
          <w:rPrChange w:id="5509" w:author="tao huang" w:date="2017-09-17T12:05:00Z">
            <w:rPr>
              <w:rFonts w:cs="Times New Roman"/>
              <w:color w:val="000000" w:themeColor="text1"/>
              <w:szCs w:val="24"/>
            </w:rPr>
          </w:rPrChange>
        </w:rPr>
      </w:pPr>
    </w:p>
    <w:p w14:paraId="3125AB82" w14:textId="4D1EFB67" w:rsidR="005B6A5F" w:rsidRPr="00A60A57" w:rsidRDefault="005F66F7">
      <w:pPr>
        <w:spacing w:after="0" w:line="360" w:lineRule="auto"/>
        <w:rPr>
          <w:rFonts w:cs="Times New Roman"/>
          <w:color w:val="0D0D0D" w:themeColor="text1" w:themeTint="F2"/>
          <w:sz w:val="22"/>
          <w:rPrChange w:id="5510" w:author="tao huang" w:date="2017-09-17T12:05:00Z">
            <w:rPr>
              <w:rFonts w:cs="Times New Roman"/>
              <w:color w:val="000000" w:themeColor="text1"/>
              <w:szCs w:val="24"/>
            </w:rPr>
          </w:rPrChange>
        </w:rPr>
      </w:pPr>
      <w:del w:id="5511" w:author="tao huang" w:date="2017-09-16T16:22:00Z">
        <w:r w:rsidRPr="00A60A57" w:rsidDel="00033DCA">
          <w:rPr>
            <w:rFonts w:cs="Times New Roman"/>
            <w:color w:val="0D0D0D" w:themeColor="text1" w:themeTint="F2"/>
            <w:sz w:val="22"/>
            <w:rPrChange w:id="5512" w:author="tao huang" w:date="2017-09-17T12:05:00Z">
              <w:rPr>
                <w:rFonts w:cs="Times New Roman"/>
                <w:color w:val="000000" w:themeColor="text1"/>
                <w:szCs w:val="24"/>
              </w:rPr>
            </w:rPrChange>
          </w:rPr>
          <w:delText>In this study, w</w:delText>
        </w:r>
      </w:del>
      <w:ins w:id="5513" w:author="tao huang" w:date="2017-09-16T16:22:00Z">
        <w:r w:rsidR="00033DCA" w:rsidRPr="00A60A57">
          <w:rPr>
            <w:rFonts w:cs="Times New Roman"/>
            <w:color w:val="0D0D0D" w:themeColor="text1" w:themeTint="F2"/>
            <w:sz w:val="22"/>
            <w:rPrChange w:id="5514" w:author="tao huang" w:date="2017-09-17T12:05:00Z">
              <w:rPr>
                <w:rFonts w:cs="Times New Roman"/>
                <w:color w:val="000000" w:themeColor="text1"/>
                <w:sz w:val="22"/>
              </w:rPr>
            </w:rPrChange>
          </w:rPr>
          <w:t>W</w:t>
        </w:r>
      </w:ins>
      <w:r w:rsidR="0039180E" w:rsidRPr="00A60A57">
        <w:rPr>
          <w:rFonts w:cs="Times New Roman"/>
          <w:color w:val="0D0D0D" w:themeColor="text1" w:themeTint="F2"/>
          <w:sz w:val="22"/>
          <w:rPrChange w:id="5515" w:author="tao huang" w:date="2017-09-17T12:05:00Z">
            <w:rPr>
              <w:rFonts w:cs="Times New Roman"/>
              <w:color w:val="000000" w:themeColor="text1"/>
              <w:szCs w:val="24"/>
            </w:rPr>
          </w:rPrChange>
        </w:rPr>
        <w:t xml:space="preserve">e evaluate </w:t>
      </w:r>
      <w:ins w:id="5516" w:author="tao huang" w:date="2017-09-16T16:22:00Z">
        <w:r w:rsidR="00033DCA" w:rsidRPr="00A60A57">
          <w:rPr>
            <w:rFonts w:cs="Times New Roman"/>
            <w:color w:val="0D0D0D" w:themeColor="text1" w:themeTint="F2"/>
            <w:sz w:val="22"/>
            <w:rPrChange w:id="5517" w:author="tao huang" w:date="2017-09-17T12:05:00Z">
              <w:rPr>
                <w:rFonts w:cs="Times New Roman"/>
                <w:color w:val="000000" w:themeColor="text1"/>
                <w:sz w:val="22"/>
              </w:rPr>
            </w:rPrChange>
          </w:rPr>
          <w:t xml:space="preserve">the forecasting performance of </w:t>
        </w:r>
      </w:ins>
      <w:del w:id="5518" w:author="tao huang" w:date="2017-09-16T16:22:00Z">
        <w:r w:rsidR="0039180E" w:rsidRPr="00A60A57" w:rsidDel="00033DCA">
          <w:rPr>
            <w:rFonts w:cs="Times New Roman"/>
            <w:color w:val="0D0D0D" w:themeColor="text1" w:themeTint="F2"/>
            <w:sz w:val="22"/>
            <w:rPrChange w:id="5519" w:author="tao huang" w:date="2017-09-17T12:05:00Z">
              <w:rPr>
                <w:rFonts w:cs="Times New Roman"/>
                <w:color w:val="000000" w:themeColor="text1"/>
                <w:szCs w:val="24"/>
              </w:rPr>
            </w:rPrChange>
          </w:rPr>
          <w:delText>our</w:delText>
        </w:r>
      </w:del>
      <w:del w:id="5520" w:author="tao huang" w:date="2017-09-16T16:23:00Z">
        <w:r w:rsidR="0039180E" w:rsidRPr="00A60A57" w:rsidDel="00033DCA">
          <w:rPr>
            <w:rFonts w:cs="Times New Roman"/>
            <w:color w:val="0D0D0D" w:themeColor="text1" w:themeTint="F2"/>
            <w:sz w:val="22"/>
            <w:rPrChange w:id="5521" w:author="tao huang" w:date="2017-09-17T12:05:00Z">
              <w:rPr>
                <w:rFonts w:cs="Times New Roman"/>
                <w:color w:val="000000" w:themeColor="text1"/>
                <w:szCs w:val="24"/>
              </w:rPr>
            </w:rPrChange>
          </w:rPr>
          <w:delText xml:space="preserve"> </w:delText>
        </w:r>
      </w:del>
      <w:ins w:id="5522" w:author="tao huang" w:date="2017-09-16T16:23:00Z">
        <w:r w:rsidR="00033DCA" w:rsidRPr="00A60A57">
          <w:rPr>
            <w:rFonts w:cs="Times New Roman"/>
            <w:color w:val="0D0D0D" w:themeColor="text1" w:themeTint="F2"/>
            <w:sz w:val="22"/>
            <w:rPrChange w:id="5523" w:author="tao huang" w:date="2017-09-17T12:05:00Z">
              <w:rPr>
                <w:rFonts w:cs="Times New Roman"/>
                <w:color w:val="000000" w:themeColor="text1"/>
                <w:sz w:val="22"/>
              </w:rPr>
            </w:rPrChange>
          </w:rPr>
          <w:t xml:space="preserve">the </w:t>
        </w:r>
      </w:ins>
      <w:r w:rsidR="0039180E" w:rsidRPr="00A60A57">
        <w:rPr>
          <w:rFonts w:cs="Times New Roman"/>
          <w:color w:val="0D0D0D" w:themeColor="text1" w:themeTint="F2"/>
          <w:sz w:val="22"/>
          <w:rPrChange w:id="5524" w:author="tao huang" w:date="2017-09-17T12:05:00Z">
            <w:rPr>
              <w:rFonts w:cs="Times New Roman"/>
              <w:color w:val="000000" w:themeColor="text1"/>
              <w:szCs w:val="24"/>
            </w:rPr>
          </w:rPrChange>
        </w:rPr>
        <w:t>models using t</w:t>
      </w:r>
      <w:r w:rsidR="003953DD" w:rsidRPr="00A60A57">
        <w:rPr>
          <w:rFonts w:cs="Times New Roman"/>
          <w:color w:val="0D0D0D" w:themeColor="text1" w:themeTint="F2"/>
          <w:sz w:val="22"/>
          <w:rPrChange w:id="5525" w:author="tao huang" w:date="2017-09-17T12:05:00Z">
            <w:rPr>
              <w:rFonts w:cs="Times New Roman"/>
              <w:color w:val="000000" w:themeColor="text1"/>
              <w:szCs w:val="24"/>
            </w:rPr>
          </w:rPrChange>
        </w:rPr>
        <w:t xml:space="preserve">he </w:t>
      </w:r>
      <w:r w:rsidRPr="00A60A57">
        <w:rPr>
          <w:rFonts w:cs="Times New Roman"/>
          <w:color w:val="0D0D0D" w:themeColor="text1" w:themeTint="F2"/>
          <w:sz w:val="22"/>
          <w:rPrChange w:id="5526" w:author="tao huang" w:date="2017-09-17T12:05:00Z">
            <w:rPr>
              <w:rFonts w:cs="Times New Roman"/>
              <w:color w:val="000000" w:themeColor="text1"/>
              <w:szCs w:val="24"/>
            </w:rPr>
          </w:rPrChange>
        </w:rPr>
        <w:t>retail</w:t>
      </w:r>
      <w:r w:rsidR="00AF6041" w:rsidRPr="00A60A57">
        <w:rPr>
          <w:rFonts w:cs="Times New Roman"/>
          <w:color w:val="0D0D0D" w:themeColor="text1" w:themeTint="F2"/>
          <w:sz w:val="22"/>
          <w:rPrChange w:id="5527" w:author="tao huang" w:date="2017-09-17T12:05:00Z">
            <w:rPr>
              <w:rFonts w:cs="Times New Roman"/>
              <w:color w:val="000000" w:themeColor="text1"/>
              <w:szCs w:val="24"/>
            </w:rPr>
          </w:rPrChange>
        </w:rPr>
        <w:t xml:space="preserve"> </w:t>
      </w:r>
      <w:r w:rsidR="003953DD" w:rsidRPr="00A60A57">
        <w:rPr>
          <w:rFonts w:cs="Times New Roman"/>
          <w:color w:val="0D0D0D" w:themeColor="text1" w:themeTint="F2"/>
          <w:sz w:val="22"/>
          <w:rPrChange w:id="5528" w:author="tao huang" w:date="2017-09-17T12:05:00Z">
            <w:rPr>
              <w:rFonts w:cs="Times New Roman"/>
              <w:color w:val="000000" w:themeColor="text1"/>
              <w:szCs w:val="24"/>
            </w:rPr>
          </w:rPrChange>
        </w:rPr>
        <w:t xml:space="preserve">dataset </w:t>
      </w:r>
      <w:r w:rsidR="000311DB" w:rsidRPr="00A60A57">
        <w:rPr>
          <w:rFonts w:cs="Times New Roman"/>
          <w:color w:val="0D0D0D" w:themeColor="text1" w:themeTint="F2"/>
          <w:sz w:val="22"/>
          <w:rPrChange w:id="5529" w:author="tao huang" w:date="2017-09-17T12:05:00Z">
            <w:rPr>
              <w:rFonts w:cs="Times New Roman"/>
              <w:color w:val="000000" w:themeColor="text1"/>
              <w:szCs w:val="24"/>
            </w:rPr>
          </w:rPrChange>
        </w:rPr>
        <w:t xml:space="preserve">made available </w:t>
      </w:r>
      <w:r w:rsidR="00D9416B" w:rsidRPr="00A60A57">
        <w:rPr>
          <w:rFonts w:cs="Times New Roman"/>
          <w:color w:val="0D0D0D" w:themeColor="text1" w:themeTint="F2"/>
          <w:sz w:val="22"/>
          <w:rPrChange w:id="5530" w:author="tao huang" w:date="2017-09-17T12:05:00Z">
            <w:rPr>
              <w:rFonts w:cs="Times New Roman"/>
              <w:color w:val="000000" w:themeColor="text1"/>
              <w:szCs w:val="24"/>
            </w:rPr>
          </w:rPrChange>
        </w:rPr>
        <w:t>by</w:t>
      </w:r>
      <w:r w:rsidR="005B6A5F" w:rsidRPr="00A60A57">
        <w:rPr>
          <w:rFonts w:cs="Times New Roman"/>
          <w:color w:val="0D0D0D" w:themeColor="text1" w:themeTint="F2"/>
          <w:sz w:val="22"/>
          <w:rPrChange w:id="5531" w:author="tao huang" w:date="2017-09-17T12:05:00Z">
            <w:rPr>
              <w:rFonts w:cs="Times New Roman"/>
              <w:color w:val="000000" w:themeColor="text1"/>
              <w:szCs w:val="24"/>
            </w:rPr>
          </w:rPrChange>
        </w:rPr>
        <w:t xml:space="preserve"> </w:t>
      </w:r>
      <w:r w:rsidR="003953DD" w:rsidRPr="00A60A57">
        <w:rPr>
          <w:rFonts w:cs="Times New Roman"/>
          <w:color w:val="0D0D0D" w:themeColor="text1" w:themeTint="F2"/>
          <w:sz w:val="22"/>
          <w:rPrChange w:id="5532" w:author="tao huang" w:date="2017-09-17T12:05:00Z">
            <w:rPr>
              <w:rFonts w:cs="Times New Roman"/>
              <w:color w:val="000000" w:themeColor="text1"/>
              <w:szCs w:val="24"/>
            </w:rPr>
          </w:rPrChange>
        </w:rPr>
        <w:t xml:space="preserve">the </w:t>
      </w:r>
      <w:r w:rsidR="009F2DA4" w:rsidRPr="00A60A57">
        <w:rPr>
          <w:rFonts w:cs="Times New Roman"/>
          <w:color w:val="0D0D0D" w:themeColor="text1" w:themeTint="F2"/>
          <w:sz w:val="22"/>
          <w:rPrChange w:id="5533" w:author="tao huang" w:date="2017-09-17T12:05:00Z">
            <w:rPr>
              <w:rFonts w:cs="Times New Roman"/>
              <w:color w:val="000000" w:themeColor="text1"/>
              <w:szCs w:val="24"/>
            </w:rPr>
          </w:rPrChange>
        </w:rPr>
        <w:t xml:space="preserve">Information Resources, Inc. (IRI) </w:t>
      </w:r>
      <w:r w:rsidR="0039180E" w:rsidRPr="00A60A57">
        <w:rPr>
          <w:rFonts w:cs="Times New Roman"/>
          <w:color w:val="0D0D0D" w:themeColor="text1" w:themeTint="F2"/>
          <w:sz w:val="22"/>
          <w:rPrChange w:id="5534" w:author="tao huang" w:date="2017-09-17T12:05:00Z">
            <w:rPr>
              <w:rFonts w:cs="Times New Roman"/>
              <w:color w:val="000000" w:themeColor="text1"/>
              <w:szCs w:val="24"/>
            </w:rPr>
          </w:rPrChange>
        </w:rPr>
        <w:t xml:space="preserve">company. </w:t>
      </w:r>
      <w:r w:rsidR="000311DB" w:rsidRPr="00A60A57">
        <w:rPr>
          <w:rFonts w:cs="Times New Roman"/>
          <w:color w:val="0D0D0D" w:themeColor="text1" w:themeTint="F2"/>
          <w:sz w:val="22"/>
          <w:rPrChange w:id="5535" w:author="tao huang" w:date="2017-09-17T12:05:00Z">
            <w:rPr>
              <w:rFonts w:cs="Times New Roman"/>
              <w:color w:val="000000" w:themeColor="text1"/>
              <w:szCs w:val="24"/>
            </w:rPr>
          </w:rPrChange>
        </w:rPr>
        <w:t>A description of the dataset can be found in</w:t>
      </w:r>
      <w:r w:rsidR="00AF6041" w:rsidRPr="00A60A57">
        <w:rPr>
          <w:rFonts w:cs="Times New Roman"/>
          <w:color w:val="0D0D0D" w:themeColor="text1" w:themeTint="F2"/>
          <w:sz w:val="22"/>
          <w:rPrChange w:id="5536" w:author="tao huang" w:date="2017-09-17T12:05:00Z">
            <w:rPr>
              <w:rFonts w:cs="Times New Roman"/>
              <w:color w:val="000000" w:themeColor="text1"/>
              <w:szCs w:val="24"/>
            </w:rPr>
          </w:rPrChange>
        </w:rPr>
        <w:t xml:space="preserve"> </w:t>
      </w:r>
      <w:r w:rsidR="00F75C33">
        <w:rPr>
          <w:rFonts w:cs="Times New Roman"/>
          <w:color w:val="0D0D0D" w:themeColor="text1" w:themeTint="F2"/>
          <w:sz w:val="22"/>
        </w:rPr>
        <w:fldChar w:fldCharType="begin"/>
      </w:r>
      <w:r w:rsidR="00F75C33">
        <w:rPr>
          <w:rFonts w:cs="Times New Roman"/>
          <w:color w:val="0D0D0D" w:themeColor="text1" w:themeTint="F2"/>
          <w:sz w:val="22"/>
        </w:rPr>
        <w:instrText xml:space="preserve"> HYPERLINK \l "_ENREF_12" \o "Bronnenberg, 2008 #741" </w:instrText>
      </w:r>
      <w:r w:rsidR="00F75C33">
        <w:rPr>
          <w:rFonts w:cs="Times New Roman"/>
          <w:color w:val="0D0D0D" w:themeColor="text1" w:themeTint="F2"/>
          <w:sz w:val="22"/>
        </w:rPr>
      </w:r>
      <w:r w:rsidR="00F75C33">
        <w:rPr>
          <w:rFonts w:cs="Times New Roman"/>
          <w:color w:val="0D0D0D" w:themeColor="text1" w:themeTint="F2"/>
          <w:sz w:val="22"/>
        </w:rPr>
        <w:fldChar w:fldCharType="separate"/>
      </w:r>
      <w:r w:rsidR="00F75C33" w:rsidRPr="00A60A57">
        <w:rPr>
          <w:rFonts w:cs="Times New Roman"/>
          <w:color w:val="0D0D0D" w:themeColor="text1" w:themeTint="F2"/>
          <w:sz w:val="22"/>
          <w:rPrChange w:id="5537" w:author="tao huang" w:date="2017-09-17T12:05:00Z">
            <w:rPr>
              <w:rFonts w:cs="Times New Roman"/>
              <w:color w:val="000000" w:themeColor="text1"/>
              <w:szCs w:val="24"/>
            </w:rPr>
          </w:rPrChange>
        </w:rPr>
        <w:fldChar w:fldCharType="begin"/>
      </w:r>
      <w:r w:rsidR="00F75C33">
        <w:rPr>
          <w:rFonts w:cs="Times New Roman"/>
          <w:color w:val="0D0D0D" w:themeColor="text1" w:themeTint="F2"/>
          <w:sz w:val="22"/>
        </w:rPr>
        <w:instrText xml:space="preserve"> ADDIN EN.CITE &lt;EndNote&gt;&lt;Cite AuthorYear="1"&gt;&lt;Author&gt;Bronnenberg&lt;/Author&gt;&lt;Year&gt;2008&lt;/Year&gt;&lt;RecNum&gt;741&lt;/RecNum&gt;&lt;DisplayText&gt;Bronnenberg, Kruger, and Mela (2008)&lt;/DisplayText&gt;&lt;record&gt;&lt;rec-number&gt;741&lt;/rec-number&gt;&lt;foreign-keys&gt;&lt;key app="EN" db-id="fwzpfdt205x9v6eprsvv25dpxftedxv0z0a9" timestamp="1475147998"&gt;741&lt;/key&gt;&lt;/foreign-keys&gt;&lt;ref-type name="Journal Article"&gt;17&lt;/ref-type&gt;&lt;contributors&gt;&lt;authors&gt;&lt;author&gt;Bart J. Bronnenberg&lt;/author&gt;&lt;author&gt;Michael W. Kruger&lt;/author&gt;&lt;author&gt;Carl F. Mela&lt;/author&gt;&lt;/authors&gt;&lt;/contributors&gt;&lt;titles&gt;&lt;title&gt;The IRI Marketing Data Set&lt;/title&gt;&lt;secondary-title&gt;Marketing Science&lt;/secondary-title&gt;&lt;/titles&gt;&lt;periodical&gt;&lt;full-title&gt;Marketing Science&lt;/full-title&gt;&lt;/periodical&gt;&lt;pages&gt;pp. 745–748&lt;/pages&gt;&lt;volume&gt;27&lt;/volume&gt;&lt;number&gt;4&lt;/number&gt;&lt;dates&gt;&lt;year&gt;2008&lt;/year&gt;&lt;/dates&gt;&lt;urls&gt;&lt;/urls&gt;&lt;/record&gt;&lt;/Cite&gt;&lt;/EndNote&gt;</w:instrText>
      </w:r>
      <w:r w:rsidR="00F75C33" w:rsidRPr="00A60A57">
        <w:rPr>
          <w:rFonts w:cs="Times New Roman"/>
          <w:color w:val="0D0D0D" w:themeColor="text1" w:themeTint="F2"/>
          <w:sz w:val="22"/>
          <w:rPrChange w:id="5538" w:author="tao huang" w:date="2017-09-17T12:05:00Z">
            <w:rPr>
              <w:rFonts w:cs="Times New Roman"/>
              <w:color w:val="000000" w:themeColor="text1"/>
              <w:szCs w:val="24"/>
            </w:rPr>
          </w:rPrChange>
        </w:rPr>
        <w:fldChar w:fldCharType="separate"/>
      </w:r>
      <w:r w:rsidR="00F75C33">
        <w:rPr>
          <w:rFonts w:cs="Times New Roman"/>
          <w:noProof/>
          <w:color w:val="0D0D0D" w:themeColor="text1" w:themeTint="F2"/>
          <w:sz w:val="22"/>
        </w:rPr>
        <w:t>Bronnenberg, Kruger, and Mela (2008)</w:t>
      </w:r>
      <w:r w:rsidR="00F75C33" w:rsidRPr="00A60A57">
        <w:rPr>
          <w:rFonts w:cs="Times New Roman"/>
          <w:color w:val="0D0D0D" w:themeColor="text1" w:themeTint="F2"/>
          <w:sz w:val="22"/>
          <w:rPrChange w:id="5539" w:author="tao huang" w:date="2017-09-17T12:05:00Z">
            <w:rPr>
              <w:rFonts w:cs="Times New Roman"/>
              <w:color w:val="000000" w:themeColor="text1"/>
              <w:szCs w:val="24"/>
            </w:rPr>
          </w:rPrChange>
        </w:rPr>
        <w:fldChar w:fldCharType="end"/>
      </w:r>
      <w:r w:rsidR="00F75C33">
        <w:rPr>
          <w:rFonts w:cs="Times New Roman"/>
          <w:color w:val="0D0D0D" w:themeColor="text1" w:themeTint="F2"/>
          <w:sz w:val="22"/>
        </w:rPr>
        <w:fldChar w:fldCharType="end"/>
      </w:r>
      <w:r w:rsidR="005B6A5F" w:rsidRPr="00A60A57">
        <w:rPr>
          <w:rFonts w:cs="Times New Roman"/>
          <w:color w:val="0D0D0D" w:themeColor="text1" w:themeTint="F2"/>
          <w:sz w:val="22"/>
          <w:rPrChange w:id="5540" w:author="tao huang" w:date="2017-09-17T12:05:00Z">
            <w:rPr>
              <w:rFonts w:cs="Times New Roman"/>
              <w:color w:val="000000" w:themeColor="text1"/>
              <w:szCs w:val="24"/>
            </w:rPr>
          </w:rPrChange>
        </w:rPr>
        <w:t xml:space="preserve">. </w:t>
      </w:r>
      <w:r w:rsidR="000311DB" w:rsidRPr="00A60A57">
        <w:rPr>
          <w:rFonts w:cs="Times New Roman"/>
          <w:color w:val="0D0D0D" w:themeColor="text1" w:themeTint="F2"/>
          <w:sz w:val="22"/>
          <w:rPrChange w:id="5541" w:author="tao huang" w:date="2017-09-17T12:05:00Z">
            <w:rPr>
              <w:rFonts w:cs="Times New Roman"/>
              <w:color w:val="000000" w:themeColor="text1"/>
              <w:szCs w:val="24"/>
            </w:rPr>
          </w:rPrChange>
        </w:rPr>
        <w:t>The dataset</w:t>
      </w:r>
      <w:r w:rsidR="005B6A5F" w:rsidRPr="00A60A57">
        <w:rPr>
          <w:rFonts w:cs="Times New Roman"/>
          <w:color w:val="0D0D0D" w:themeColor="text1" w:themeTint="F2"/>
          <w:sz w:val="22"/>
          <w:rPrChange w:id="5542" w:author="tao huang" w:date="2017-09-17T12:05:00Z">
            <w:rPr>
              <w:rFonts w:cs="Times New Roman"/>
              <w:color w:val="000000" w:themeColor="text1"/>
              <w:szCs w:val="24"/>
            </w:rPr>
          </w:rPrChange>
        </w:rPr>
        <w:t xml:space="preserve"> contains weekly data </w:t>
      </w:r>
      <w:r w:rsidR="00B25507" w:rsidRPr="00A60A57">
        <w:rPr>
          <w:rFonts w:cs="Times New Roman"/>
          <w:color w:val="0D0D0D" w:themeColor="text1" w:themeTint="F2"/>
          <w:sz w:val="22"/>
          <w:rPrChange w:id="5543" w:author="tao huang" w:date="2017-09-17T12:05:00Z">
            <w:rPr>
              <w:rFonts w:cs="Times New Roman"/>
              <w:color w:val="000000" w:themeColor="text1"/>
              <w:szCs w:val="24"/>
            </w:rPr>
          </w:rPrChange>
        </w:rPr>
        <w:t xml:space="preserve">at SKU </w:t>
      </w:r>
      <w:r w:rsidR="005B6A5F" w:rsidRPr="00A60A57">
        <w:rPr>
          <w:rFonts w:cs="Times New Roman"/>
          <w:color w:val="0D0D0D" w:themeColor="text1" w:themeTint="F2"/>
          <w:sz w:val="22"/>
          <w:rPrChange w:id="5544" w:author="tao huang" w:date="2017-09-17T12:05:00Z">
            <w:rPr>
              <w:rFonts w:cs="Times New Roman"/>
              <w:color w:val="000000" w:themeColor="text1"/>
              <w:szCs w:val="24"/>
            </w:rPr>
          </w:rPrChange>
        </w:rPr>
        <w:t>level</w:t>
      </w:r>
      <w:r w:rsidR="00385A8A" w:rsidRPr="00A60A57">
        <w:rPr>
          <w:rFonts w:cs="Times New Roman"/>
          <w:color w:val="0D0D0D" w:themeColor="text1" w:themeTint="F2"/>
          <w:sz w:val="22"/>
          <w:rPrChange w:id="5545" w:author="tao huang" w:date="2017-09-17T12:05:00Z">
            <w:rPr>
              <w:rFonts w:cs="Times New Roman"/>
              <w:color w:val="000000" w:themeColor="text1"/>
              <w:szCs w:val="24"/>
            </w:rPr>
          </w:rPrChange>
        </w:rPr>
        <w:t xml:space="preserve"> with variables</w:t>
      </w:r>
      <w:r w:rsidR="005B6A5F" w:rsidRPr="00A60A57">
        <w:rPr>
          <w:rFonts w:cs="Times New Roman"/>
          <w:color w:val="0D0D0D" w:themeColor="text1" w:themeTint="F2"/>
          <w:sz w:val="22"/>
          <w:rPrChange w:id="5546" w:author="tao huang" w:date="2017-09-17T12:05:00Z">
            <w:rPr>
              <w:rFonts w:cs="Times New Roman"/>
              <w:color w:val="000000" w:themeColor="text1"/>
              <w:szCs w:val="24"/>
            </w:rPr>
          </w:rPrChange>
        </w:rPr>
        <w:t xml:space="preserve"> </w:t>
      </w:r>
      <w:r w:rsidR="000311DB" w:rsidRPr="00A60A57">
        <w:rPr>
          <w:rFonts w:cs="Times New Roman"/>
          <w:color w:val="0D0D0D" w:themeColor="text1" w:themeTint="F2"/>
          <w:sz w:val="22"/>
          <w:rPrChange w:id="5547" w:author="tao huang" w:date="2017-09-17T12:05:00Z">
            <w:rPr>
              <w:rFonts w:cs="Times New Roman"/>
              <w:color w:val="000000" w:themeColor="text1"/>
              <w:szCs w:val="24"/>
            </w:rPr>
          </w:rPrChange>
        </w:rPr>
        <w:t xml:space="preserve">including </w:t>
      </w:r>
      <w:r w:rsidR="00385A8A" w:rsidRPr="00A60A57">
        <w:rPr>
          <w:rFonts w:cs="Times New Roman"/>
          <w:color w:val="0D0D0D" w:themeColor="text1" w:themeTint="F2"/>
          <w:sz w:val="22"/>
          <w:rPrChange w:id="5548" w:author="tao huang" w:date="2017-09-17T12:05:00Z">
            <w:rPr>
              <w:rFonts w:cs="Times New Roman"/>
              <w:color w:val="000000" w:themeColor="text1"/>
              <w:szCs w:val="24"/>
            </w:rPr>
          </w:rPrChange>
        </w:rPr>
        <w:t xml:space="preserve">product </w:t>
      </w:r>
      <w:r w:rsidR="00D6650B" w:rsidRPr="00A60A57">
        <w:rPr>
          <w:rFonts w:cs="Times New Roman"/>
          <w:color w:val="0D0D0D" w:themeColor="text1" w:themeTint="F2"/>
          <w:sz w:val="22"/>
          <w:rPrChange w:id="5549" w:author="tao huang" w:date="2017-09-17T12:05:00Z">
            <w:rPr>
              <w:rFonts w:cs="Times New Roman"/>
              <w:color w:val="000000" w:themeColor="text1"/>
              <w:szCs w:val="24"/>
            </w:rPr>
          </w:rPrChange>
        </w:rPr>
        <w:t xml:space="preserve">unit </w:t>
      </w:r>
      <w:r w:rsidR="005B6A5F" w:rsidRPr="00A60A57">
        <w:rPr>
          <w:rFonts w:cs="Times New Roman"/>
          <w:color w:val="0D0D0D" w:themeColor="text1" w:themeTint="F2"/>
          <w:sz w:val="22"/>
          <w:rPrChange w:id="5550" w:author="tao huang" w:date="2017-09-17T12:05:00Z">
            <w:rPr>
              <w:rFonts w:cs="Times New Roman"/>
              <w:color w:val="000000" w:themeColor="text1"/>
              <w:szCs w:val="24"/>
            </w:rPr>
          </w:rPrChange>
        </w:rPr>
        <w:t xml:space="preserve">sales, price, </w:t>
      </w:r>
      <w:r w:rsidR="005B6A5F" w:rsidRPr="00A60A57">
        <w:rPr>
          <w:rFonts w:cs="Times New Roman"/>
          <w:noProof/>
          <w:color w:val="0D0D0D" w:themeColor="text1" w:themeTint="F2"/>
          <w:sz w:val="22"/>
          <w:rPrChange w:id="5551" w:author="tao huang" w:date="2017-09-17T12:05:00Z">
            <w:rPr>
              <w:rFonts w:cs="Times New Roman"/>
              <w:noProof/>
              <w:color w:val="000000" w:themeColor="text1"/>
              <w:szCs w:val="24"/>
            </w:rPr>
          </w:rPrChange>
        </w:rPr>
        <w:t>features</w:t>
      </w:r>
      <w:r w:rsidR="003C0313" w:rsidRPr="00A60A57">
        <w:rPr>
          <w:rFonts w:cs="Times New Roman"/>
          <w:noProof/>
          <w:color w:val="0D0D0D" w:themeColor="text1" w:themeTint="F2"/>
          <w:sz w:val="22"/>
          <w:rPrChange w:id="5552" w:author="tao huang" w:date="2017-09-17T12:05:00Z">
            <w:rPr>
              <w:rFonts w:cs="Times New Roman"/>
              <w:noProof/>
              <w:color w:val="000000" w:themeColor="text1"/>
              <w:szCs w:val="24"/>
            </w:rPr>
          </w:rPrChange>
        </w:rPr>
        <w:t>,</w:t>
      </w:r>
      <w:r w:rsidR="005B6A5F" w:rsidRPr="00A60A57">
        <w:rPr>
          <w:rFonts w:cs="Times New Roman"/>
          <w:color w:val="0D0D0D" w:themeColor="text1" w:themeTint="F2"/>
          <w:sz w:val="22"/>
          <w:rPrChange w:id="5553" w:author="tao huang" w:date="2017-09-17T12:05:00Z">
            <w:rPr>
              <w:rFonts w:cs="Times New Roman"/>
              <w:color w:val="000000" w:themeColor="text1"/>
              <w:szCs w:val="24"/>
            </w:rPr>
          </w:rPrChange>
        </w:rPr>
        <w:t xml:space="preserve"> and displays</w:t>
      </w:r>
      <w:r w:rsidR="00D9416B" w:rsidRPr="00A60A57">
        <w:rPr>
          <w:rFonts w:cs="Times New Roman"/>
          <w:color w:val="0D0D0D" w:themeColor="text1" w:themeTint="F2"/>
          <w:sz w:val="22"/>
          <w:rPrChange w:id="5554" w:author="tao huang" w:date="2017-09-17T12:05:00Z">
            <w:rPr>
              <w:rFonts w:cs="Times New Roman"/>
              <w:color w:val="000000" w:themeColor="text1"/>
              <w:szCs w:val="24"/>
            </w:rPr>
          </w:rPrChange>
        </w:rPr>
        <w:t xml:space="preserve"> etc</w:t>
      </w:r>
      <w:r w:rsidR="005B6A5F" w:rsidRPr="00A60A57">
        <w:rPr>
          <w:rFonts w:cs="Times New Roman"/>
          <w:color w:val="0D0D0D" w:themeColor="text1" w:themeTint="F2"/>
          <w:sz w:val="22"/>
          <w:rPrChange w:id="5555" w:author="tao huang" w:date="2017-09-17T12:05:00Z">
            <w:rPr>
              <w:rFonts w:cs="Times New Roman"/>
              <w:color w:val="000000" w:themeColor="text1"/>
              <w:szCs w:val="24"/>
            </w:rPr>
          </w:rPrChange>
        </w:rPr>
        <w:t xml:space="preserve">. We </w:t>
      </w:r>
      <w:r w:rsidR="007454F8" w:rsidRPr="00A60A57">
        <w:rPr>
          <w:rFonts w:cs="Times New Roman"/>
          <w:color w:val="0D0D0D" w:themeColor="text1" w:themeTint="F2"/>
          <w:sz w:val="22"/>
          <w:rPrChange w:id="5556" w:author="tao huang" w:date="2017-09-17T12:05:00Z">
            <w:rPr>
              <w:rFonts w:cs="Times New Roman"/>
              <w:color w:val="000000" w:themeColor="text1"/>
              <w:szCs w:val="24"/>
            </w:rPr>
          </w:rPrChange>
        </w:rPr>
        <w:t>conduct our evaluation based on 183</w:t>
      </w:r>
      <w:r w:rsidR="0019457E" w:rsidRPr="00A60A57">
        <w:rPr>
          <w:rFonts w:cs="Times New Roman"/>
          <w:color w:val="0D0D0D" w:themeColor="text1" w:themeTint="F2"/>
          <w:sz w:val="22"/>
          <w:rPrChange w:id="5557" w:author="tao huang" w:date="2017-09-17T12:05:00Z">
            <w:rPr>
              <w:rFonts w:cs="Times New Roman"/>
              <w:color w:val="000000" w:themeColor="text1"/>
              <w:szCs w:val="24"/>
            </w:rPr>
          </w:rPrChange>
        </w:rPr>
        <w:t>1</w:t>
      </w:r>
      <w:r w:rsidR="007454F8" w:rsidRPr="00A60A57">
        <w:rPr>
          <w:rFonts w:cs="Times New Roman"/>
          <w:color w:val="0D0D0D" w:themeColor="text1" w:themeTint="F2"/>
          <w:sz w:val="22"/>
          <w:rPrChange w:id="5558" w:author="tao huang" w:date="2017-09-17T12:05:00Z">
            <w:rPr>
              <w:rFonts w:cs="Times New Roman"/>
              <w:color w:val="000000" w:themeColor="text1"/>
              <w:szCs w:val="24"/>
            </w:rPr>
          </w:rPrChange>
        </w:rPr>
        <w:t xml:space="preserve"> SKU’s </w:t>
      </w:r>
      <w:r w:rsidR="00F62078" w:rsidRPr="00A60A57">
        <w:rPr>
          <w:rFonts w:cs="Times New Roman"/>
          <w:color w:val="0D0D0D" w:themeColor="text1" w:themeTint="F2"/>
          <w:sz w:val="22"/>
          <w:rPrChange w:id="5559" w:author="tao huang" w:date="2017-09-17T12:05:00Z">
            <w:rPr>
              <w:rFonts w:cs="Times New Roman"/>
              <w:color w:val="000000" w:themeColor="text1"/>
              <w:szCs w:val="24"/>
            </w:rPr>
          </w:rPrChange>
        </w:rPr>
        <w:t>for</w:t>
      </w:r>
      <w:r w:rsidR="005B6A5F" w:rsidRPr="00A60A57">
        <w:rPr>
          <w:rFonts w:cs="Times New Roman"/>
          <w:color w:val="0D0D0D" w:themeColor="text1" w:themeTint="F2"/>
          <w:sz w:val="22"/>
          <w:rPrChange w:id="5560" w:author="tao huang" w:date="2017-09-17T12:05:00Z">
            <w:rPr>
              <w:rFonts w:cs="Times New Roman"/>
              <w:color w:val="000000" w:themeColor="text1"/>
              <w:szCs w:val="24"/>
            </w:rPr>
          </w:rPrChange>
        </w:rPr>
        <w:t xml:space="preserve"> </w:t>
      </w:r>
      <w:r w:rsidR="0019457E" w:rsidRPr="00A60A57">
        <w:rPr>
          <w:rFonts w:cs="Times New Roman"/>
          <w:color w:val="0D0D0D" w:themeColor="text1" w:themeTint="F2"/>
          <w:sz w:val="22"/>
          <w:rPrChange w:id="5561" w:author="tao huang" w:date="2017-09-17T12:05:00Z">
            <w:rPr>
              <w:rFonts w:cs="Times New Roman"/>
              <w:color w:val="000000" w:themeColor="text1"/>
              <w:szCs w:val="24"/>
            </w:rPr>
          </w:rPrChange>
        </w:rPr>
        <w:t>28</w:t>
      </w:r>
      <w:r w:rsidR="005B6A5F" w:rsidRPr="00A60A57">
        <w:rPr>
          <w:rFonts w:cs="Times New Roman"/>
          <w:color w:val="0D0D0D" w:themeColor="text1" w:themeTint="F2"/>
          <w:sz w:val="22"/>
          <w:rPrChange w:id="5562" w:author="tao huang" w:date="2017-09-17T12:05:00Z">
            <w:rPr>
              <w:rFonts w:cs="Times New Roman"/>
              <w:color w:val="000000" w:themeColor="text1"/>
              <w:szCs w:val="24"/>
            </w:rPr>
          </w:rPrChange>
        </w:rPr>
        <w:t xml:space="preserve"> product categories</w:t>
      </w:r>
      <w:r w:rsidR="007454F8" w:rsidRPr="00A60A57">
        <w:rPr>
          <w:rFonts w:cs="Times New Roman"/>
          <w:color w:val="0D0D0D" w:themeColor="text1" w:themeTint="F2"/>
          <w:sz w:val="22"/>
          <w:rPrChange w:id="5563" w:author="tao huang" w:date="2017-09-17T12:05:00Z">
            <w:rPr>
              <w:rFonts w:cs="Times New Roman"/>
              <w:color w:val="000000" w:themeColor="text1"/>
              <w:szCs w:val="24"/>
            </w:rPr>
          </w:rPrChange>
        </w:rPr>
        <w:t xml:space="preserve"> from </w:t>
      </w:r>
      <w:r w:rsidR="0019457E" w:rsidRPr="00A60A57">
        <w:rPr>
          <w:rFonts w:cs="Times New Roman"/>
          <w:color w:val="0D0D0D" w:themeColor="text1" w:themeTint="F2"/>
          <w:sz w:val="22"/>
          <w:rPrChange w:id="5564" w:author="tao huang" w:date="2017-09-17T12:05:00Z">
            <w:rPr>
              <w:rFonts w:cs="Times New Roman"/>
              <w:color w:val="000000" w:themeColor="text1"/>
              <w:szCs w:val="24"/>
            </w:rPr>
          </w:rPrChange>
        </w:rPr>
        <w:t>28</w:t>
      </w:r>
      <w:r w:rsidR="007454F8" w:rsidRPr="00A60A57">
        <w:rPr>
          <w:rFonts w:cs="Times New Roman"/>
          <w:color w:val="0D0D0D" w:themeColor="text1" w:themeTint="F2"/>
          <w:sz w:val="22"/>
          <w:rPrChange w:id="5565" w:author="tao huang" w:date="2017-09-17T12:05:00Z">
            <w:rPr>
              <w:rFonts w:cs="Times New Roman"/>
              <w:color w:val="000000" w:themeColor="text1"/>
              <w:szCs w:val="24"/>
            </w:rPr>
          </w:rPrChange>
        </w:rPr>
        <w:t xml:space="preserve"> stores</w:t>
      </w:r>
      <w:r w:rsidR="00385A8A" w:rsidRPr="00A60A57">
        <w:rPr>
          <w:rStyle w:val="FootnoteReference"/>
          <w:rFonts w:cs="Times New Roman"/>
          <w:color w:val="0D0D0D" w:themeColor="text1" w:themeTint="F2"/>
          <w:sz w:val="22"/>
          <w:rPrChange w:id="5566" w:author="tao huang" w:date="2017-09-17T12:05:00Z">
            <w:rPr>
              <w:rStyle w:val="FootnoteReference"/>
              <w:rFonts w:cs="Times New Roman"/>
              <w:color w:val="000000" w:themeColor="text1"/>
              <w:szCs w:val="24"/>
            </w:rPr>
          </w:rPrChange>
        </w:rPr>
        <w:footnoteReference w:id="8"/>
      </w:r>
      <w:r w:rsidR="005B6A5F" w:rsidRPr="00A60A57">
        <w:rPr>
          <w:rFonts w:cs="Times New Roman"/>
          <w:color w:val="0D0D0D" w:themeColor="text1" w:themeTint="F2"/>
          <w:sz w:val="22"/>
          <w:rPrChange w:id="5567" w:author="tao huang" w:date="2017-09-17T12:05:00Z">
            <w:rPr>
              <w:rFonts w:cs="Times New Roman"/>
              <w:color w:val="000000" w:themeColor="text1"/>
              <w:szCs w:val="24"/>
            </w:rPr>
          </w:rPrChange>
        </w:rPr>
        <w:t>.</w:t>
      </w:r>
      <w:r w:rsidR="00103259" w:rsidRPr="00A60A57">
        <w:rPr>
          <w:rFonts w:cs="Times New Roman"/>
          <w:color w:val="0D0D0D" w:themeColor="text1" w:themeTint="F2"/>
          <w:sz w:val="22"/>
          <w:rPrChange w:id="5568" w:author="tao huang" w:date="2017-09-17T12:05:00Z">
            <w:rPr>
              <w:rFonts w:cs="Times New Roman"/>
              <w:color w:val="000000" w:themeColor="text1"/>
              <w:szCs w:val="24"/>
            </w:rPr>
          </w:rPrChange>
        </w:rPr>
        <w:t xml:space="preserve"> </w:t>
      </w:r>
      <w:r w:rsidR="00445C84" w:rsidRPr="00A60A57">
        <w:rPr>
          <w:rFonts w:cs="Times New Roman"/>
          <w:color w:val="0D0D0D" w:themeColor="text1" w:themeTint="F2"/>
          <w:sz w:val="22"/>
          <w:rPrChange w:id="5569" w:author="tao huang" w:date="2017-09-17T12:05:00Z">
            <w:rPr>
              <w:rFonts w:cs="Times New Roman"/>
              <w:color w:val="000000" w:themeColor="text1"/>
              <w:szCs w:val="24"/>
            </w:rPr>
          </w:rPrChange>
        </w:rPr>
        <w:t xml:space="preserve">Table </w:t>
      </w:r>
      <w:del w:id="5570" w:author="tao huang" w:date="2017-09-17T11:50:00Z">
        <w:r w:rsidR="00CF5127" w:rsidRPr="00A60A57" w:rsidDel="00E834F1">
          <w:rPr>
            <w:rFonts w:cs="Times New Roman"/>
            <w:color w:val="0D0D0D" w:themeColor="text1" w:themeTint="F2"/>
            <w:sz w:val="22"/>
            <w:rPrChange w:id="5571" w:author="tao huang" w:date="2017-09-17T12:05:00Z">
              <w:rPr>
                <w:rFonts w:cs="Times New Roman"/>
                <w:color w:val="000000" w:themeColor="text1"/>
                <w:szCs w:val="24"/>
              </w:rPr>
            </w:rPrChange>
          </w:rPr>
          <w:delText>2</w:delText>
        </w:r>
        <w:r w:rsidR="00445C84" w:rsidRPr="00A60A57" w:rsidDel="00E834F1">
          <w:rPr>
            <w:rFonts w:cs="Times New Roman"/>
            <w:color w:val="0D0D0D" w:themeColor="text1" w:themeTint="F2"/>
            <w:sz w:val="22"/>
            <w:rPrChange w:id="5572" w:author="tao huang" w:date="2017-09-17T12:05:00Z">
              <w:rPr>
                <w:rFonts w:cs="Times New Roman"/>
                <w:color w:val="000000" w:themeColor="text1"/>
                <w:szCs w:val="24"/>
              </w:rPr>
            </w:rPrChange>
          </w:rPr>
          <w:delText xml:space="preserve"> </w:delText>
        </w:r>
      </w:del>
      <w:ins w:id="5573" w:author="tao huang" w:date="2017-09-17T11:50:00Z">
        <w:r w:rsidR="00E834F1" w:rsidRPr="00A60A57">
          <w:rPr>
            <w:rFonts w:cs="Times New Roman"/>
            <w:color w:val="0D0D0D" w:themeColor="text1" w:themeTint="F2"/>
            <w:sz w:val="22"/>
            <w:rPrChange w:id="5574" w:author="tao huang" w:date="2017-09-17T12:05:00Z">
              <w:rPr>
                <w:rFonts w:cs="Times New Roman"/>
                <w:color w:val="385623" w:themeColor="accent6" w:themeShade="80"/>
                <w:sz w:val="22"/>
              </w:rPr>
            </w:rPrChange>
          </w:rPr>
          <w:t>1</w:t>
        </w:r>
        <w:r w:rsidR="00E834F1" w:rsidRPr="00A60A57">
          <w:rPr>
            <w:rFonts w:cs="Times New Roman"/>
            <w:color w:val="0D0D0D" w:themeColor="text1" w:themeTint="F2"/>
            <w:sz w:val="22"/>
            <w:rPrChange w:id="5575" w:author="tao huang" w:date="2017-09-17T12:05:00Z">
              <w:rPr>
                <w:rFonts w:cs="Times New Roman"/>
                <w:color w:val="000000" w:themeColor="text1"/>
                <w:szCs w:val="24"/>
              </w:rPr>
            </w:rPrChange>
          </w:rPr>
          <w:t xml:space="preserve"> </w:t>
        </w:r>
      </w:ins>
      <w:r w:rsidR="00B341D7" w:rsidRPr="00A60A57">
        <w:rPr>
          <w:rFonts w:cs="Times New Roman"/>
          <w:color w:val="0D0D0D" w:themeColor="text1" w:themeTint="F2"/>
          <w:sz w:val="22"/>
          <w:rPrChange w:id="5576" w:author="tao huang" w:date="2017-09-17T12:05:00Z">
            <w:rPr>
              <w:rFonts w:cs="Times New Roman"/>
              <w:color w:val="000000" w:themeColor="text1"/>
              <w:szCs w:val="24"/>
            </w:rPr>
          </w:rPrChange>
        </w:rPr>
        <w:t>shows</w:t>
      </w:r>
      <w:r w:rsidR="00445C84" w:rsidRPr="00A60A57">
        <w:rPr>
          <w:rFonts w:cs="Times New Roman"/>
          <w:color w:val="0D0D0D" w:themeColor="text1" w:themeTint="F2"/>
          <w:sz w:val="22"/>
          <w:rPrChange w:id="5577" w:author="tao huang" w:date="2017-09-17T12:05:00Z">
            <w:rPr>
              <w:rFonts w:cs="Times New Roman"/>
              <w:color w:val="000000" w:themeColor="text1"/>
              <w:szCs w:val="24"/>
            </w:rPr>
          </w:rPrChange>
        </w:rPr>
        <w:t xml:space="preserve"> </w:t>
      </w:r>
      <w:r w:rsidR="006D4EA8" w:rsidRPr="00A60A57">
        <w:rPr>
          <w:rFonts w:cs="Times New Roman"/>
          <w:color w:val="0D0D0D" w:themeColor="text1" w:themeTint="F2"/>
          <w:sz w:val="22"/>
          <w:rPrChange w:id="5578" w:author="tao huang" w:date="2017-09-17T12:05:00Z">
            <w:rPr>
              <w:rFonts w:cs="Times New Roman"/>
              <w:color w:val="000000" w:themeColor="text1"/>
              <w:szCs w:val="24"/>
            </w:rPr>
          </w:rPrChange>
        </w:rPr>
        <w:t>the</w:t>
      </w:r>
      <w:r w:rsidR="00B341D7" w:rsidRPr="00A60A57">
        <w:rPr>
          <w:rFonts w:cs="Times New Roman"/>
          <w:color w:val="0D0D0D" w:themeColor="text1" w:themeTint="F2"/>
          <w:sz w:val="22"/>
          <w:rPrChange w:id="5579" w:author="tao huang" w:date="2017-09-17T12:05:00Z">
            <w:rPr>
              <w:rFonts w:cs="Times New Roman"/>
              <w:color w:val="000000" w:themeColor="text1"/>
              <w:szCs w:val="24"/>
            </w:rPr>
          </w:rPrChange>
        </w:rPr>
        <w:t xml:space="preserve"> </w:t>
      </w:r>
      <w:r w:rsidR="00445C84" w:rsidRPr="00A60A57">
        <w:rPr>
          <w:rFonts w:cs="Times New Roman"/>
          <w:color w:val="0D0D0D" w:themeColor="text1" w:themeTint="F2"/>
          <w:sz w:val="22"/>
          <w:rPrChange w:id="5580" w:author="tao huang" w:date="2017-09-17T12:05:00Z">
            <w:rPr>
              <w:rFonts w:cs="Times New Roman"/>
              <w:color w:val="000000" w:themeColor="text1"/>
              <w:szCs w:val="24"/>
            </w:rPr>
          </w:rPrChange>
        </w:rPr>
        <w:t xml:space="preserve">basic statistics for </w:t>
      </w:r>
      <w:r w:rsidR="00B341D7" w:rsidRPr="00A60A57">
        <w:rPr>
          <w:rFonts w:cs="Times New Roman"/>
          <w:color w:val="0D0D0D" w:themeColor="text1" w:themeTint="F2"/>
          <w:sz w:val="22"/>
          <w:rPrChange w:id="5581" w:author="tao huang" w:date="2017-09-17T12:05:00Z">
            <w:rPr>
              <w:rFonts w:cs="Times New Roman"/>
              <w:color w:val="000000" w:themeColor="text1"/>
              <w:szCs w:val="24"/>
            </w:rPr>
          </w:rPrChange>
        </w:rPr>
        <w:t>the select</w:t>
      </w:r>
      <w:r w:rsidR="00767B7E" w:rsidRPr="00A60A57">
        <w:rPr>
          <w:rFonts w:cs="Times New Roman"/>
          <w:color w:val="0D0D0D" w:themeColor="text1" w:themeTint="F2"/>
          <w:sz w:val="22"/>
          <w:rPrChange w:id="5582" w:author="tao huang" w:date="2017-09-17T12:05:00Z">
            <w:rPr>
              <w:rFonts w:cs="Times New Roman"/>
              <w:color w:val="000000" w:themeColor="text1"/>
              <w:szCs w:val="24"/>
            </w:rPr>
          </w:rPrChange>
        </w:rPr>
        <w:t>ed</w:t>
      </w:r>
      <w:r w:rsidR="00B341D7" w:rsidRPr="00A60A57">
        <w:rPr>
          <w:rFonts w:cs="Times New Roman"/>
          <w:color w:val="0D0D0D" w:themeColor="text1" w:themeTint="F2"/>
          <w:sz w:val="22"/>
          <w:rPrChange w:id="5583" w:author="tao huang" w:date="2017-09-17T12:05:00Z">
            <w:rPr>
              <w:rFonts w:cs="Times New Roman"/>
              <w:color w:val="000000" w:themeColor="text1"/>
              <w:szCs w:val="24"/>
            </w:rPr>
          </w:rPrChange>
        </w:rPr>
        <w:t xml:space="preserve"> SKU’s </w:t>
      </w:r>
      <w:r w:rsidR="006D4EA8" w:rsidRPr="00A60A57">
        <w:rPr>
          <w:rFonts w:cs="Times New Roman"/>
          <w:color w:val="0D0D0D" w:themeColor="text1" w:themeTint="F2"/>
          <w:sz w:val="22"/>
          <w:rPrChange w:id="5584" w:author="tao huang" w:date="2017-09-17T12:05:00Z">
            <w:rPr>
              <w:rFonts w:cs="Times New Roman"/>
              <w:color w:val="000000" w:themeColor="text1"/>
              <w:szCs w:val="24"/>
            </w:rPr>
          </w:rPrChange>
        </w:rPr>
        <w:t>for</w:t>
      </w:r>
      <w:r w:rsidR="00B341D7" w:rsidRPr="00A60A57">
        <w:rPr>
          <w:rFonts w:cs="Times New Roman"/>
          <w:color w:val="0D0D0D" w:themeColor="text1" w:themeTint="F2"/>
          <w:sz w:val="22"/>
          <w:rPrChange w:id="5585" w:author="tao huang" w:date="2017-09-17T12:05:00Z">
            <w:rPr>
              <w:rFonts w:cs="Times New Roman"/>
              <w:color w:val="000000" w:themeColor="text1"/>
              <w:szCs w:val="24"/>
            </w:rPr>
          </w:rPrChange>
        </w:rPr>
        <w:t xml:space="preserve"> each</w:t>
      </w:r>
      <w:r w:rsidR="00121C41" w:rsidRPr="00A60A57">
        <w:rPr>
          <w:rFonts w:cs="Times New Roman"/>
          <w:color w:val="0D0D0D" w:themeColor="text1" w:themeTint="F2"/>
          <w:sz w:val="22"/>
          <w:rPrChange w:id="5586" w:author="tao huang" w:date="2017-09-17T12:05:00Z">
            <w:rPr>
              <w:rFonts w:cs="Times New Roman"/>
              <w:color w:val="000000" w:themeColor="text1"/>
              <w:szCs w:val="24"/>
            </w:rPr>
          </w:rPrChange>
        </w:rPr>
        <w:t xml:space="preserve"> of the categories</w:t>
      </w:r>
      <w:r w:rsidR="003A6836" w:rsidRPr="00A60A57">
        <w:rPr>
          <w:rFonts w:cs="Times New Roman"/>
          <w:color w:val="0D0D0D" w:themeColor="text1" w:themeTint="F2"/>
          <w:sz w:val="22"/>
          <w:rPrChange w:id="5587" w:author="tao huang" w:date="2017-09-17T12:05:00Z">
            <w:rPr>
              <w:rFonts w:cs="Times New Roman"/>
              <w:color w:val="000000" w:themeColor="text1"/>
              <w:szCs w:val="24"/>
            </w:rPr>
          </w:rPrChange>
        </w:rPr>
        <w:t xml:space="preserve">. </w:t>
      </w:r>
      <w:r w:rsidR="00AE5D60" w:rsidRPr="00A60A57">
        <w:rPr>
          <w:rFonts w:cs="Times New Roman"/>
          <w:color w:val="0D0D0D" w:themeColor="text1" w:themeTint="F2"/>
          <w:sz w:val="22"/>
          <w:rPrChange w:id="5588" w:author="tao huang" w:date="2017-09-17T12:05:00Z">
            <w:rPr>
              <w:rFonts w:cs="Times New Roman"/>
              <w:color w:val="000000" w:themeColor="text1"/>
              <w:szCs w:val="24"/>
            </w:rPr>
          </w:rPrChange>
        </w:rPr>
        <w:t>S</w:t>
      </w:r>
      <w:r w:rsidR="003A6836" w:rsidRPr="00A60A57">
        <w:rPr>
          <w:rFonts w:cs="Times New Roman"/>
          <w:color w:val="0D0D0D" w:themeColor="text1" w:themeTint="F2"/>
          <w:sz w:val="22"/>
          <w:rPrChange w:id="5589" w:author="tao huang" w:date="2017-09-17T12:05:00Z">
            <w:rPr>
              <w:rFonts w:cs="Times New Roman"/>
              <w:color w:val="000000" w:themeColor="text1"/>
              <w:szCs w:val="24"/>
            </w:rPr>
          </w:rPrChange>
        </w:rPr>
        <w:t xml:space="preserve">ome categories </w:t>
      </w:r>
      <w:r w:rsidR="00E41C9C" w:rsidRPr="00A60A57">
        <w:rPr>
          <w:rFonts w:cs="Times New Roman"/>
          <w:color w:val="0D0D0D" w:themeColor="text1" w:themeTint="F2"/>
          <w:sz w:val="22"/>
          <w:rPrChange w:id="5590" w:author="tao huang" w:date="2017-09-17T12:05:00Z">
            <w:rPr>
              <w:rFonts w:cs="Times New Roman"/>
              <w:color w:val="000000" w:themeColor="text1"/>
              <w:szCs w:val="24"/>
            </w:rPr>
          </w:rPrChange>
        </w:rPr>
        <w:t>(e.g., Carbonated B</w:t>
      </w:r>
      <w:r w:rsidR="0029749F" w:rsidRPr="00A60A57">
        <w:rPr>
          <w:rFonts w:cs="Times New Roman"/>
          <w:color w:val="0D0D0D" w:themeColor="text1" w:themeTint="F2"/>
          <w:sz w:val="22"/>
          <w:rPrChange w:id="5591" w:author="tao huang" w:date="2017-09-17T12:05:00Z">
            <w:rPr>
              <w:rFonts w:cs="Times New Roman"/>
              <w:color w:val="000000" w:themeColor="text1"/>
              <w:szCs w:val="24"/>
            </w:rPr>
          </w:rPrChange>
        </w:rPr>
        <w:t>everages</w:t>
      </w:r>
      <w:r w:rsidR="006B6015" w:rsidRPr="00A60A57">
        <w:rPr>
          <w:rFonts w:cs="Times New Roman"/>
          <w:color w:val="0D0D0D" w:themeColor="text1" w:themeTint="F2"/>
          <w:sz w:val="22"/>
          <w:rPrChange w:id="5592" w:author="tao huang" w:date="2017-09-17T12:05:00Z">
            <w:rPr>
              <w:rFonts w:cs="Times New Roman"/>
              <w:color w:val="000000" w:themeColor="text1"/>
              <w:szCs w:val="24"/>
            </w:rPr>
          </w:rPrChange>
        </w:rPr>
        <w:t xml:space="preserve"> and Hotdog</w:t>
      </w:r>
      <w:r w:rsidR="0029749F" w:rsidRPr="00A60A57">
        <w:rPr>
          <w:rFonts w:cs="Times New Roman"/>
          <w:color w:val="0D0D0D" w:themeColor="text1" w:themeTint="F2"/>
          <w:sz w:val="22"/>
          <w:rPrChange w:id="5593" w:author="tao huang" w:date="2017-09-17T12:05:00Z">
            <w:rPr>
              <w:rFonts w:cs="Times New Roman"/>
              <w:color w:val="000000" w:themeColor="text1"/>
              <w:szCs w:val="24"/>
            </w:rPr>
          </w:rPrChange>
        </w:rPr>
        <w:t xml:space="preserve">) </w:t>
      </w:r>
      <w:r w:rsidR="00AE5D60" w:rsidRPr="00A60A57">
        <w:rPr>
          <w:rFonts w:cs="Times New Roman"/>
          <w:color w:val="0D0D0D" w:themeColor="text1" w:themeTint="F2"/>
          <w:sz w:val="22"/>
          <w:rPrChange w:id="5594" w:author="tao huang" w:date="2017-09-17T12:05:00Z">
            <w:rPr>
              <w:rFonts w:cs="Times New Roman"/>
              <w:color w:val="000000" w:themeColor="text1"/>
              <w:szCs w:val="24"/>
            </w:rPr>
          </w:rPrChange>
        </w:rPr>
        <w:t>exhibit</w:t>
      </w:r>
      <w:r w:rsidR="003A6836" w:rsidRPr="00A60A57">
        <w:rPr>
          <w:rFonts w:cs="Times New Roman"/>
          <w:color w:val="0D0D0D" w:themeColor="text1" w:themeTint="F2"/>
          <w:sz w:val="22"/>
          <w:rPrChange w:id="5595" w:author="tao huang" w:date="2017-09-17T12:05:00Z">
            <w:rPr>
              <w:rFonts w:cs="Times New Roman"/>
              <w:color w:val="000000" w:themeColor="text1"/>
              <w:szCs w:val="24"/>
            </w:rPr>
          </w:rPrChange>
        </w:rPr>
        <w:t xml:space="preserve"> much higher </w:t>
      </w:r>
      <w:r w:rsidR="003A6836" w:rsidRPr="00A60A57">
        <w:rPr>
          <w:rFonts w:cs="Times New Roman"/>
          <w:color w:val="0D0D0D" w:themeColor="text1" w:themeTint="F2"/>
          <w:sz w:val="22"/>
          <w:rPrChange w:id="5596" w:author="tao huang" w:date="2017-09-17T12:05:00Z">
            <w:rPr>
              <w:rFonts w:cs="Times New Roman"/>
              <w:color w:val="000000" w:themeColor="text1"/>
              <w:szCs w:val="24"/>
            </w:rPr>
          </w:rPrChange>
        </w:rPr>
        <w:lastRenderedPageBreak/>
        <w:t>promotion</w:t>
      </w:r>
      <w:r w:rsidR="006B6015" w:rsidRPr="00A60A57">
        <w:rPr>
          <w:rFonts w:cs="Times New Roman"/>
          <w:color w:val="0D0D0D" w:themeColor="text1" w:themeTint="F2"/>
          <w:sz w:val="22"/>
          <w:rPrChange w:id="5597" w:author="tao huang" w:date="2017-09-17T12:05:00Z">
            <w:rPr>
              <w:rFonts w:cs="Times New Roman"/>
              <w:color w:val="000000" w:themeColor="text1"/>
              <w:szCs w:val="24"/>
            </w:rPr>
          </w:rPrChange>
        </w:rPr>
        <w:t>al</w:t>
      </w:r>
      <w:r w:rsidR="003D2F20" w:rsidRPr="00A60A57">
        <w:rPr>
          <w:rFonts w:cs="Times New Roman"/>
          <w:color w:val="0D0D0D" w:themeColor="text1" w:themeTint="F2"/>
          <w:sz w:val="22"/>
          <w:rPrChange w:id="5598" w:author="tao huang" w:date="2017-09-17T12:05:00Z">
            <w:rPr>
              <w:rFonts w:cs="Times New Roman"/>
              <w:color w:val="000000" w:themeColor="text1"/>
              <w:szCs w:val="24"/>
            </w:rPr>
          </w:rPrChange>
        </w:rPr>
        <w:t xml:space="preserve"> intensity compared to others </w:t>
      </w:r>
      <w:r w:rsidR="0029749F" w:rsidRPr="00A60A57">
        <w:rPr>
          <w:rFonts w:cs="Times New Roman"/>
          <w:color w:val="0D0D0D" w:themeColor="text1" w:themeTint="F2"/>
          <w:sz w:val="22"/>
          <w:rPrChange w:id="5599" w:author="tao huang" w:date="2017-09-17T12:05:00Z">
            <w:rPr>
              <w:rFonts w:cs="Times New Roman"/>
              <w:color w:val="000000" w:themeColor="text1"/>
              <w:szCs w:val="24"/>
            </w:rPr>
          </w:rPrChange>
        </w:rPr>
        <w:t xml:space="preserve">(e.g., Margarine/Butter and Mayonnaise). </w:t>
      </w:r>
      <w:r w:rsidR="007D1F6B" w:rsidRPr="00A60A57">
        <w:rPr>
          <w:rFonts w:cs="Times New Roman"/>
          <w:color w:val="0D0D0D" w:themeColor="text1" w:themeTint="F2"/>
          <w:sz w:val="22"/>
          <w:rPrChange w:id="5600" w:author="tao huang" w:date="2017-09-17T12:05:00Z">
            <w:rPr>
              <w:rFonts w:cs="Times New Roman"/>
              <w:color w:val="000000" w:themeColor="text1"/>
              <w:szCs w:val="24"/>
            </w:rPr>
          </w:rPrChange>
        </w:rPr>
        <w:t xml:space="preserve">Figure </w:t>
      </w:r>
      <w:del w:id="5601" w:author="tao huang" w:date="2017-09-17T11:50:00Z">
        <w:r w:rsidR="00767B7E" w:rsidRPr="00A60A57" w:rsidDel="00E834F1">
          <w:rPr>
            <w:rFonts w:cs="Times New Roman"/>
            <w:color w:val="0D0D0D" w:themeColor="text1" w:themeTint="F2"/>
            <w:sz w:val="22"/>
            <w:rPrChange w:id="5602" w:author="tao huang" w:date="2017-09-17T12:05:00Z">
              <w:rPr>
                <w:rFonts w:cs="Times New Roman"/>
                <w:color w:val="000000" w:themeColor="text1"/>
                <w:szCs w:val="24"/>
              </w:rPr>
            </w:rPrChange>
          </w:rPr>
          <w:delText>6</w:delText>
        </w:r>
        <w:r w:rsidR="007D1F6B" w:rsidRPr="00A60A57" w:rsidDel="00E834F1">
          <w:rPr>
            <w:rFonts w:cs="Times New Roman"/>
            <w:color w:val="0D0D0D" w:themeColor="text1" w:themeTint="F2"/>
            <w:sz w:val="22"/>
            <w:rPrChange w:id="5603" w:author="tao huang" w:date="2017-09-17T12:05:00Z">
              <w:rPr>
                <w:rFonts w:cs="Times New Roman"/>
                <w:color w:val="000000" w:themeColor="text1"/>
                <w:szCs w:val="24"/>
              </w:rPr>
            </w:rPrChange>
          </w:rPr>
          <w:delText xml:space="preserve"> </w:delText>
        </w:r>
      </w:del>
      <w:ins w:id="5604" w:author="tao huang" w:date="2017-09-17T11:50:00Z">
        <w:r w:rsidR="00E834F1" w:rsidRPr="00A60A57">
          <w:rPr>
            <w:rFonts w:cs="Times New Roman"/>
            <w:color w:val="0D0D0D" w:themeColor="text1" w:themeTint="F2"/>
            <w:sz w:val="22"/>
            <w:rPrChange w:id="5605" w:author="tao huang" w:date="2017-09-17T12:05:00Z">
              <w:rPr>
                <w:rFonts w:cs="Times New Roman"/>
                <w:color w:val="385623" w:themeColor="accent6" w:themeShade="80"/>
                <w:sz w:val="22"/>
              </w:rPr>
            </w:rPrChange>
          </w:rPr>
          <w:t>1</w:t>
        </w:r>
        <w:r w:rsidR="00E834F1" w:rsidRPr="00A60A57">
          <w:rPr>
            <w:rFonts w:cs="Times New Roman"/>
            <w:color w:val="0D0D0D" w:themeColor="text1" w:themeTint="F2"/>
            <w:sz w:val="22"/>
            <w:rPrChange w:id="5606" w:author="tao huang" w:date="2017-09-17T12:05:00Z">
              <w:rPr>
                <w:rFonts w:cs="Times New Roman"/>
                <w:color w:val="000000" w:themeColor="text1"/>
                <w:szCs w:val="24"/>
              </w:rPr>
            </w:rPrChange>
          </w:rPr>
          <w:t xml:space="preserve"> </w:t>
        </w:r>
      </w:ins>
      <w:del w:id="5607" w:author="tao huang" w:date="2017-09-16T16:23:00Z">
        <w:r w:rsidR="00AE5D60" w:rsidRPr="00A60A57" w:rsidDel="00033DCA">
          <w:rPr>
            <w:rFonts w:cs="Times New Roman"/>
            <w:color w:val="0D0D0D" w:themeColor="text1" w:themeTint="F2"/>
            <w:sz w:val="22"/>
            <w:rPrChange w:id="5608" w:author="tao huang" w:date="2017-09-17T12:05:00Z">
              <w:rPr>
                <w:rFonts w:cs="Times New Roman"/>
                <w:color w:val="000000" w:themeColor="text1"/>
                <w:szCs w:val="24"/>
              </w:rPr>
            </w:rPrChange>
          </w:rPr>
          <w:delText>illustrates</w:delText>
        </w:r>
        <w:r w:rsidR="00C950B6" w:rsidRPr="00A60A57" w:rsidDel="00033DCA">
          <w:rPr>
            <w:rFonts w:cs="Times New Roman"/>
            <w:color w:val="0D0D0D" w:themeColor="text1" w:themeTint="F2"/>
            <w:sz w:val="22"/>
            <w:rPrChange w:id="5609" w:author="tao huang" w:date="2017-09-17T12:05:00Z">
              <w:rPr>
                <w:rFonts w:cs="Times New Roman"/>
                <w:color w:val="000000" w:themeColor="text1"/>
                <w:szCs w:val="24"/>
              </w:rPr>
            </w:rPrChange>
          </w:rPr>
          <w:delText xml:space="preserve"> </w:delText>
        </w:r>
      </w:del>
      <w:ins w:id="5610" w:author="tao huang" w:date="2017-09-16T16:23:00Z">
        <w:r w:rsidR="00033DCA" w:rsidRPr="00A60A57">
          <w:rPr>
            <w:rFonts w:cs="Times New Roman"/>
            <w:color w:val="0D0D0D" w:themeColor="text1" w:themeTint="F2"/>
            <w:sz w:val="22"/>
            <w:rPrChange w:id="5611" w:author="tao huang" w:date="2017-09-17T12:05:00Z">
              <w:rPr>
                <w:rFonts w:cs="Times New Roman"/>
                <w:color w:val="000000" w:themeColor="text1"/>
                <w:sz w:val="22"/>
              </w:rPr>
            </w:rPrChange>
          </w:rPr>
          <w:t>exhibits</w:t>
        </w:r>
        <w:r w:rsidR="00033DCA" w:rsidRPr="00A60A57">
          <w:rPr>
            <w:rFonts w:cs="Times New Roman"/>
            <w:color w:val="0D0D0D" w:themeColor="text1" w:themeTint="F2"/>
            <w:sz w:val="22"/>
            <w:rPrChange w:id="5612" w:author="tao huang" w:date="2017-09-17T12:05:00Z">
              <w:rPr>
                <w:rFonts w:cs="Times New Roman"/>
                <w:color w:val="000000" w:themeColor="text1"/>
                <w:szCs w:val="24"/>
              </w:rPr>
            </w:rPrChange>
          </w:rPr>
          <w:t xml:space="preserve"> </w:t>
        </w:r>
      </w:ins>
      <w:r w:rsidR="00C950B6" w:rsidRPr="00A60A57">
        <w:rPr>
          <w:rFonts w:cs="Times New Roman"/>
          <w:color w:val="0D0D0D" w:themeColor="text1" w:themeTint="F2"/>
          <w:sz w:val="22"/>
          <w:rPrChange w:id="5613" w:author="tao huang" w:date="2017-09-17T12:05:00Z">
            <w:rPr>
              <w:rFonts w:cs="Times New Roman"/>
              <w:color w:val="000000" w:themeColor="text1"/>
              <w:szCs w:val="24"/>
            </w:rPr>
          </w:rPrChange>
        </w:rPr>
        <w:t xml:space="preserve">the data </w:t>
      </w:r>
      <w:ins w:id="5614" w:author="tao huang" w:date="2017-09-16T16:23:00Z">
        <w:r w:rsidR="005A3B90" w:rsidRPr="00A60A57">
          <w:rPr>
            <w:rFonts w:cs="Times New Roman"/>
            <w:color w:val="0D0D0D" w:themeColor="text1" w:themeTint="F2"/>
            <w:sz w:val="22"/>
            <w:rPrChange w:id="5615" w:author="tao huang" w:date="2017-09-17T12:05:00Z">
              <w:rPr>
                <w:rFonts w:cs="Times New Roman"/>
                <w:color w:val="000000" w:themeColor="text1"/>
                <w:sz w:val="22"/>
              </w:rPr>
            </w:rPrChange>
          </w:rPr>
          <w:t xml:space="preserve">series </w:t>
        </w:r>
      </w:ins>
      <w:r w:rsidR="00B17594" w:rsidRPr="00A60A57">
        <w:rPr>
          <w:rFonts w:cs="Times New Roman"/>
          <w:color w:val="0D0D0D" w:themeColor="text1" w:themeTint="F2"/>
          <w:sz w:val="22"/>
          <w:rPrChange w:id="5616" w:author="tao huang" w:date="2017-09-17T12:05:00Z">
            <w:rPr>
              <w:rFonts w:cs="Times New Roman"/>
              <w:color w:val="000000" w:themeColor="text1"/>
              <w:szCs w:val="24"/>
            </w:rPr>
          </w:rPrChange>
        </w:rPr>
        <w:t xml:space="preserve">for a typical </w:t>
      </w:r>
      <w:r w:rsidR="00C348C3" w:rsidRPr="00A60A57">
        <w:rPr>
          <w:rFonts w:cs="Times New Roman"/>
          <w:color w:val="0D0D0D" w:themeColor="text1" w:themeTint="F2"/>
          <w:sz w:val="22"/>
          <w:rPrChange w:id="5617" w:author="tao huang" w:date="2017-09-17T12:05:00Z">
            <w:rPr>
              <w:rFonts w:cs="Times New Roman"/>
              <w:color w:val="000000" w:themeColor="text1"/>
              <w:szCs w:val="24"/>
            </w:rPr>
          </w:rPrChange>
        </w:rPr>
        <w:t>SKU</w:t>
      </w:r>
      <w:r w:rsidR="00B17594" w:rsidRPr="00A60A57">
        <w:rPr>
          <w:rFonts w:cs="Times New Roman"/>
          <w:color w:val="0D0D0D" w:themeColor="text1" w:themeTint="F2"/>
          <w:sz w:val="22"/>
          <w:rPrChange w:id="5618" w:author="tao huang" w:date="2017-09-17T12:05:00Z">
            <w:rPr>
              <w:rFonts w:cs="Times New Roman"/>
              <w:color w:val="000000" w:themeColor="text1"/>
              <w:szCs w:val="24"/>
            </w:rPr>
          </w:rPrChange>
        </w:rPr>
        <w:t xml:space="preserve"> in the </w:t>
      </w:r>
      <w:r w:rsidR="00E43CE0" w:rsidRPr="00A60A57">
        <w:rPr>
          <w:rFonts w:cs="Times New Roman"/>
          <w:color w:val="0D0D0D" w:themeColor="text1" w:themeTint="F2"/>
          <w:sz w:val="22"/>
          <w:rPrChange w:id="5619" w:author="tao huang" w:date="2017-09-17T12:05:00Z">
            <w:rPr>
              <w:rFonts w:cs="Times New Roman"/>
              <w:color w:val="000000" w:themeColor="text1"/>
              <w:szCs w:val="24"/>
            </w:rPr>
          </w:rPrChange>
        </w:rPr>
        <w:t>Beer</w:t>
      </w:r>
      <w:r w:rsidR="00B17594" w:rsidRPr="00A60A57">
        <w:rPr>
          <w:rFonts w:cs="Times New Roman"/>
          <w:color w:val="0D0D0D" w:themeColor="text1" w:themeTint="F2"/>
          <w:sz w:val="22"/>
          <w:rPrChange w:id="5620" w:author="tao huang" w:date="2017-09-17T12:05:00Z">
            <w:rPr>
              <w:rFonts w:cs="Times New Roman"/>
              <w:color w:val="000000" w:themeColor="text1"/>
              <w:szCs w:val="24"/>
            </w:rPr>
          </w:rPrChange>
        </w:rPr>
        <w:t xml:space="preserve"> category.</w:t>
      </w:r>
      <w:r w:rsidR="00C348C3" w:rsidRPr="00A60A57">
        <w:rPr>
          <w:rFonts w:cs="Times New Roman"/>
          <w:color w:val="0D0D0D" w:themeColor="text1" w:themeTint="F2"/>
          <w:sz w:val="22"/>
          <w:rPrChange w:id="5621" w:author="tao huang" w:date="2017-09-17T12:05:00Z">
            <w:rPr>
              <w:rFonts w:cs="Times New Roman"/>
              <w:color w:val="000000" w:themeColor="text1"/>
              <w:szCs w:val="24"/>
            </w:rPr>
          </w:rPrChange>
        </w:rPr>
        <w:t xml:space="preserve"> </w:t>
      </w:r>
      <w:r w:rsidR="00AE5D60" w:rsidRPr="00A60A57">
        <w:rPr>
          <w:rFonts w:cs="Times New Roman"/>
          <w:color w:val="0D0D0D" w:themeColor="text1" w:themeTint="F2"/>
          <w:sz w:val="22"/>
          <w:rPrChange w:id="5622" w:author="tao huang" w:date="2017-09-17T12:05:00Z">
            <w:rPr>
              <w:rFonts w:cs="Times New Roman"/>
              <w:color w:val="000000" w:themeColor="text1"/>
              <w:szCs w:val="24"/>
            </w:rPr>
          </w:rPrChange>
        </w:rPr>
        <w:t>For example, t</w:t>
      </w:r>
      <w:r w:rsidR="00C348C3" w:rsidRPr="00A60A57">
        <w:rPr>
          <w:rFonts w:cs="Times New Roman"/>
          <w:color w:val="0D0D0D" w:themeColor="text1" w:themeTint="F2"/>
          <w:sz w:val="22"/>
          <w:rPrChange w:id="5623" w:author="tao huang" w:date="2017-09-17T12:05:00Z">
            <w:rPr>
              <w:rFonts w:cs="Times New Roman"/>
              <w:color w:val="000000" w:themeColor="text1"/>
              <w:szCs w:val="24"/>
            </w:rPr>
          </w:rPrChange>
        </w:rPr>
        <w:t xml:space="preserve">he product </w:t>
      </w:r>
      <w:r w:rsidR="006D4EA8" w:rsidRPr="00A60A57">
        <w:rPr>
          <w:rFonts w:cs="Times New Roman"/>
          <w:color w:val="0D0D0D" w:themeColor="text1" w:themeTint="F2"/>
          <w:sz w:val="22"/>
          <w:rPrChange w:id="5624" w:author="tao huang" w:date="2017-09-17T12:05:00Z">
            <w:rPr>
              <w:rFonts w:cs="Times New Roman"/>
              <w:color w:val="000000" w:themeColor="text1"/>
              <w:szCs w:val="24"/>
            </w:rPr>
          </w:rPrChange>
        </w:rPr>
        <w:t>has</w:t>
      </w:r>
      <w:r w:rsidR="00C348C3" w:rsidRPr="00A60A57">
        <w:rPr>
          <w:rFonts w:cs="Times New Roman"/>
          <w:color w:val="0D0D0D" w:themeColor="text1" w:themeTint="F2"/>
          <w:sz w:val="22"/>
          <w:rPrChange w:id="5625" w:author="tao huang" w:date="2017-09-17T12:05:00Z">
            <w:rPr>
              <w:rFonts w:cs="Times New Roman"/>
              <w:color w:val="000000" w:themeColor="text1"/>
              <w:szCs w:val="24"/>
            </w:rPr>
          </w:rPrChange>
        </w:rPr>
        <w:t xml:space="preserve"> occasional</w:t>
      </w:r>
      <w:r w:rsidR="006D4EA8" w:rsidRPr="00A60A57">
        <w:rPr>
          <w:rFonts w:cs="Times New Roman"/>
          <w:color w:val="0D0D0D" w:themeColor="text1" w:themeTint="F2"/>
          <w:sz w:val="22"/>
          <w:rPrChange w:id="5626" w:author="tao huang" w:date="2017-09-17T12:05:00Z">
            <w:rPr>
              <w:rFonts w:cs="Times New Roman"/>
              <w:color w:val="000000" w:themeColor="text1"/>
              <w:szCs w:val="24"/>
            </w:rPr>
          </w:rPrChange>
        </w:rPr>
        <w:t xml:space="preserve"> </w:t>
      </w:r>
      <w:r w:rsidR="00C348C3" w:rsidRPr="00A60A57">
        <w:rPr>
          <w:rFonts w:cs="Times New Roman"/>
          <w:color w:val="0D0D0D" w:themeColor="text1" w:themeTint="F2"/>
          <w:sz w:val="22"/>
          <w:rPrChange w:id="5627" w:author="tao huang" w:date="2017-09-17T12:05:00Z">
            <w:rPr>
              <w:rFonts w:cs="Times New Roman"/>
              <w:color w:val="000000" w:themeColor="text1"/>
              <w:szCs w:val="24"/>
            </w:rPr>
          </w:rPrChange>
        </w:rPr>
        <w:t xml:space="preserve">price reductions and feature/display events </w:t>
      </w:r>
      <w:r w:rsidR="00AE5D60" w:rsidRPr="00A60A57">
        <w:rPr>
          <w:rFonts w:cs="Times New Roman"/>
          <w:color w:val="0D0D0D" w:themeColor="text1" w:themeTint="F2"/>
          <w:sz w:val="22"/>
          <w:rPrChange w:id="5628" w:author="tao huang" w:date="2017-09-17T12:05:00Z">
            <w:rPr>
              <w:rFonts w:cs="Times New Roman"/>
              <w:color w:val="000000" w:themeColor="text1"/>
              <w:szCs w:val="24"/>
            </w:rPr>
          </w:rPrChange>
        </w:rPr>
        <w:t>which are associated with</w:t>
      </w:r>
      <w:r w:rsidR="00C348C3" w:rsidRPr="00A60A57">
        <w:rPr>
          <w:rFonts w:cs="Times New Roman"/>
          <w:color w:val="0D0D0D" w:themeColor="text1" w:themeTint="F2"/>
          <w:sz w:val="22"/>
          <w:rPrChange w:id="5629" w:author="tao huang" w:date="2017-09-17T12:05:00Z">
            <w:rPr>
              <w:rFonts w:cs="Times New Roman"/>
              <w:color w:val="000000" w:themeColor="text1"/>
              <w:szCs w:val="24"/>
            </w:rPr>
          </w:rPrChange>
        </w:rPr>
        <w:t xml:space="preserve"> sales spikes.</w:t>
      </w:r>
      <w:r w:rsidR="00685F7C" w:rsidRPr="00A60A57">
        <w:rPr>
          <w:rFonts w:cs="Times New Roman"/>
          <w:color w:val="0D0D0D" w:themeColor="text1" w:themeTint="F2"/>
          <w:sz w:val="22"/>
          <w:rPrChange w:id="5630" w:author="tao huang" w:date="2017-09-17T12:05:00Z">
            <w:rPr>
              <w:rFonts w:cs="Times New Roman"/>
              <w:color w:val="000000" w:themeColor="text1"/>
              <w:szCs w:val="24"/>
            </w:rPr>
          </w:rPrChange>
        </w:rPr>
        <w:t xml:space="preserve"> </w:t>
      </w:r>
    </w:p>
    <w:p w14:paraId="0D316801" w14:textId="77777777" w:rsidR="008F78D8" w:rsidRPr="00A60A57" w:rsidDel="008F0D96" w:rsidRDefault="008F78D8">
      <w:pPr>
        <w:spacing w:after="160" w:line="360" w:lineRule="auto"/>
        <w:rPr>
          <w:del w:id="5631" w:author="tao huang" w:date="2017-09-15T21:28:00Z"/>
          <w:rFonts w:cs="Times New Roman"/>
          <w:color w:val="0D0D0D" w:themeColor="text1" w:themeTint="F2"/>
          <w:sz w:val="22"/>
          <w:rPrChange w:id="5632" w:author="tao huang" w:date="2017-09-17T12:05:00Z">
            <w:rPr>
              <w:del w:id="5633" w:author="tao huang" w:date="2017-09-15T21:28:00Z"/>
              <w:rFonts w:cs="Times New Roman"/>
              <w:color w:val="000000" w:themeColor="text1"/>
              <w:szCs w:val="24"/>
            </w:rPr>
          </w:rPrChange>
        </w:rPr>
        <w:pPrChange w:id="5634" w:author="tao huang" w:date="2017-09-16T12:49:00Z">
          <w:pPr>
            <w:spacing w:after="160" w:line="259" w:lineRule="auto"/>
          </w:pPr>
        </w:pPrChange>
      </w:pPr>
    </w:p>
    <w:p w14:paraId="3B6FB6AB" w14:textId="77777777" w:rsidR="00F65496" w:rsidRPr="00A60A57" w:rsidRDefault="00F65496">
      <w:pPr>
        <w:spacing w:after="160" w:line="360" w:lineRule="auto"/>
        <w:rPr>
          <w:rFonts w:cs="Times New Roman"/>
          <w:color w:val="0D0D0D" w:themeColor="text1" w:themeTint="F2"/>
          <w:sz w:val="22"/>
          <w:rPrChange w:id="5635" w:author="tao huang" w:date="2017-09-17T12:05:00Z">
            <w:rPr>
              <w:rFonts w:cs="Times New Roman"/>
              <w:color w:val="000000" w:themeColor="text1"/>
              <w:szCs w:val="24"/>
            </w:rPr>
          </w:rPrChange>
        </w:rPr>
        <w:sectPr w:rsidR="00F65496" w:rsidRPr="00A60A57" w:rsidSect="0019423F">
          <w:footerReference w:type="default" r:id="rId16"/>
          <w:pgSz w:w="11906" w:h="16838"/>
          <w:pgMar w:top="1440" w:right="1440" w:bottom="1440" w:left="1440" w:header="708" w:footer="708" w:gutter="0"/>
          <w:cols w:space="708"/>
          <w:docGrid w:linePitch="360"/>
        </w:sectPr>
        <w:pPrChange w:id="5636" w:author="tao huang" w:date="2017-09-16T12:49:00Z">
          <w:pPr>
            <w:spacing w:after="160" w:line="259" w:lineRule="auto"/>
          </w:pPr>
        </w:pPrChange>
      </w:pPr>
    </w:p>
    <w:p w14:paraId="47BFA2D3" w14:textId="6849078B" w:rsidR="008F78D8" w:rsidRPr="00A60A57" w:rsidRDefault="008F78D8">
      <w:pPr>
        <w:spacing w:after="160" w:line="360" w:lineRule="auto"/>
        <w:jc w:val="center"/>
        <w:rPr>
          <w:rFonts w:cs="Times New Roman"/>
          <w:color w:val="0D0D0D" w:themeColor="text1" w:themeTint="F2"/>
          <w:sz w:val="22"/>
          <w:rPrChange w:id="5637" w:author="tao huang" w:date="2017-09-17T12:05:00Z">
            <w:rPr>
              <w:rFonts w:cs="Times New Roman"/>
              <w:color w:val="000000" w:themeColor="text1"/>
              <w:szCs w:val="24"/>
            </w:rPr>
          </w:rPrChange>
        </w:rPr>
        <w:pPrChange w:id="5638" w:author="tao huang" w:date="2017-09-16T12:49:00Z">
          <w:pPr>
            <w:spacing w:after="160" w:line="259" w:lineRule="auto"/>
            <w:jc w:val="center"/>
          </w:pPr>
        </w:pPrChange>
      </w:pPr>
      <w:r w:rsidRPr="00A60A57">
        <w:rPr>
          <w:rFonts w:cs="Times New Roman"/>
          <w:color w:val="0D0D0D" w:themeColor="text1" w:themeTint="F2"/>
          <w:sz w:val="22"/>
          <w:rPrChange w:id="5639" w:author="tao huang" w:date="2017-09-17T12:05:00Z">
            <w:rPr>
              <w:rFonts w:cs="Times New Roman"/>
              <w:color w:val="000000" w:themeColor="text1"/>
              <w:szCs w:val="24"/>
            </w:rPr>
          </w:rPrChange>
        </w:rPr>
        <w:lastRenderedPageBreak/>
        <w:t xml:space="preserve">Table </w:t>
      </w:r>
      <w:del w:id="5640" w:author="tao huang" w:date="2017-09-17T11:50:00Z">
        <w:r w:rsidRPr="00A60A57" w:rsidDel="00E834F1">
          <w:rPr>
            <w:rFonts w:cs="Times New Roman"/>
            <w:color w:val="0D0D0D" w:themeColor="text1" w:themeTint="F2"/>
            <w:sz w:val="22"/>
            <w:rPrChange w:id="5641" w:author="tao huang" w:date="2017-09-17T12:05:00Z">
              <w:rPr>
                <w:rFonts w:cs="Times New Roman"/>
                <w:color w:val="000000" w:themeColor="text1"/>
                <w:szCs w:val="24"/>
              </w:rPr>
            </w:rPrChange>
          </w:rPr>
          <w:delText>2</w:delText>
        </w:r>
      </w:del>
      <w:ins w:id="5642" w:author="tao huang" w:date="2017-09-17T11:50:00Z">
        <w:r w:rsidR="00E834F1" w:rsidRPr="00A60A57">
          <w:rPr>
            <w:rFonts w:cs="Times New Roman"/>
            <w:color w:val="0D0D0D" w:themeColor="text1" w:themeTint="F2"/>
            <w:sz w:val="22"/>
            <w:rPrChange w:id="5643" w:author="tao huang" w:date="2017-09-17T12:05:00Z">
              <w:rPr>
                <w:rFonts w:cs="Times New Roman"/>
                <w:color w:val="000000" w:themeColor="text1"/>
                <w:sz w:val="22"/>
              </w:rPr>
            </w:rPrChange>
          </w:rPr>
          <w:t>1</w:t>
        </w:r>
      </w:ins>
      <w:r w:rsidRPr="00A60A57">
        <w:rPr>
          <w:rFonts w:cs="Times New Roman"/>
          <w:color w:val="0D0D0D" w:themeColor="text1" w:themeTint="F2"/>
          <w:sz w:val="22"/>
          <w:rPrChange w:id="5644" w:author="tao huang" w:date="2017-09-17T12:05:00Z">
            <w:rPr>
              <w:rFonts w:cs="Times New Roman"/>
              <w:color w:val="000000" w:themeColor="text1"/>
              <w:szCs w:val="24"/>
            </w:rPr>
          </w:rPrChange>
        </w:rPr>
        <w:t>.</w:t>
      </w:r>
      <w:r w:rsidRPr="00A60A57">
        <w:rPr>
          <w:rFonts w:cs="Times New Roman"/>
          <w:color w:val="0D0D0D" w:themeColor="text1" w:themeTint="F2"/>
          <w:sz w:val="22"/>
          <w:rPrChange w:id="5645" w:author="tao huang" w:date="2017-09-17T12:05:00Z">
            <w:rPr>
              <w:rFonts w:cs="Times New Roman"/>
              <w:color w:val="000000" w:themeColor="text1"/>
              <w:szCs w:val="24"/>
            </w:rPr>
          </w:rPrChange>
        </w:rPr>
        <w:tab/>
        <w:t xml:space="preserve">Statistical description </w:t>
      </w:r>
      <w:r w:rsidRPr="000A110D">
        <w:rPr>
          <w:rFonts w:cs="Times New Roman"/>
          <w:noProof/>
          <w:color w:val="0D0D0D" w:themeColor="text1" w:themeTint="F2"/>
          <w:sz w:val="22"/>
          <w:rPrChange w:id="5646" w:author="tao huang" w:date="2017-09-17T12:15:00Z">
            <w:rPr>
              <w:rFonts w:cs="Times New Roman"/>
              <w:noProof/>
              <w:color w:val="000000" w:themeColor="text1"/>
              <w:szCs w:val="24"/>
            </w:rPr>
          </w:rPrChange>
        </w:rPr>
        <w:t>for</w:t>
      </w:r>
      <w:r w:rsidRPr="00A60A57">
        <w:rPr>
          <w:rFonts w:cs="Times New Roman"/>
          <w:color w:val="0D0D0D" w:themeColor="text1" w:themeTint="F2"/>
          <w:sz w:val="22"/>
          <w:rPrChange w:id="5647" w:author="tao huang" w:date="2017-09-17T12:05:00Z">
            <w:rPr>
              <w:rFonts w:cs="Times New Roman"/>
              <w:color w:val="000000" w:themeColor="text1"/>
              <w:szCs w:val="24"/>
            </w:rPr>
          </w:rPrChange>
        </w:rPr>
        <w:t xml:space="preserve"> the product in the categories</w:t>
      </w:r>
    </w:p>
    <w:p w14:paraId="1DD6574A" w14:textId="6B98BBDE" w:rsidR="00F82B32" w:rsidRPr="00A60A57" w:rsidDel="008F0D96" w:rsidRDefault="00F82B32">
      <w:pPr>
        <w:spacing w:after="160" w:line="360" w:lineRule="auto"/>
        <w:rPr>
          <w:del w:id="5648" w:author="tao huang" w:date="2017-09-15T21:28:00Z"/>
          <w:rFonts w:cs="Times New Roman"/>
          <w:color w:val="0D0D0D" w:themeColor="text1" w:themeTint="F2"/>
          <w:sz w:val="22"/>
          <w:rPrChange w:id="5649" w:author="tao huang" w:date="2017-09-17T12:05:00Z">
            <w:rPr>
              <w:del w:id="5650" w:author="tao huang" w:date="2017-09-15T21:28:00Z"/>
              <w:rFonts w:cs="Times New Roman"/>
              <w:color w:val="000000" w:themeColor="text1"/>
              <w:szCs w:val="24"/>
            </w:rPr>
          </w:rPrChange>
        </w:rPr>
        <w:pPrChange w:id="5651" w:author="tao huang" w:date="2017-09-16T12:49:00Z">
          <w:pPr>
            <w:spacing w:after="160" w:line="259" w:lineRule="auto"/>
          </w:pPr>
        </w:pPrChange>
      </w:pPr>
    </w:p>
    <w:tbl>
      <w:tblPr>
        <w:tblStyle w:val="ListTable1Light1"/>
        <w:tblW w:w="13892" w:type="dxa"/>
        <w:tblLook w:val="04A0" w:firstRow="1" w:lastRow="0" w:firstColumn="1" w:lastColumn="0" w:noHBand="0" w:noVBand="1"/>
      </w:tblPr>
      <w:tblGrid>
        <w:gridCol w:w="2268"/>
        <w:gridCol w:w="693"/>
        <w:gridCol w:w="711"/>
        <w:gridCol w:w="1169"/>
        <w:gridCol w:w="1169"/>
        <w:gridCol w:w="1078"/>
        <w:gridCol w:w="1985"/>
        <w:gridCol w:w="693"/>
        <w:gridCol w:w="711"/>
        <w:gridCol w:w="1169"/>
        <w:gridCol w:w="1169"/>
        <w:gridCol w:w="1077"/>
      </w:tblGrid>
      <w:tr w:rsidR="007A78AD" w:rsidRPr="00A60A57" w14:paraId="0E5918B3" w14:textId="77777777" w:rsidTr="001F7C6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hideMark/>
          </w:tcPr>
          <w:p w14:paraId="42DF752B" w14:textId="77777777" w:rsidR="001F7C66" w:rsidRPr="00A60A57" w:rsidRDefault="001F7C66">
            <w:pPr>
              <w:spacing w:after="0" w:line="360" w:lineRule="auto"/>
              <w:rPr>
                <w:rFonts w:eastAsia="Times New Roman" w:cs="Times New Roman"/>
                <w:b w:val="0"/>
                <w:color w:val="0D0D0D" w:themeColor="text1" w:themeTint="F2"/>
                <w:sz w:val="22"/>
                <w:rPrChange w:id="5652" w:author="tao huang" w:date="2017-09-17T12:05:00Z">
                  <w:rPr>
                    <w:rFonts w:eastAsia="Times New Roman" w:cs="Times New Roman"/>
                    <w:b w:val="0"/>
                    <w:color w:val="000000" w:themeColor="text1"/>
                    <w:sz w:val="22"/>
                  </w:rPr>
                </w:rPrChange>
              </w:rPr>
              <w:pPrChange w:id="5653" w:author="tao huang" w:date="2017-09-16T12:49:00Z">
                <w:pPr>
                  <w:spacing w:after="0" w:line="240" w:lineRule="auto"/>
                </w:pPr>
              </w:pPrChange>
            </w:pPr>
            <w:r w:rsidRPr="00A60A57">
              <w:rPr>
                <w:rFonts w:eastAsia="Times New Roman" w:cs="Times New Roman"/>
                <w:b w:val="0"/>
                <w:color w:val="0D0D0D" w:themeColor="text1" w:themeTint="F2"/>
                <w:sz w:val="22"/>
                <w:rPrChange w:id="5654" w:author="tao huang" w:date="2017-09-17T12:05:00Z">
                  <w:rPr>
                    <w:rFonts w:eastAsia="Times New Roman" w:cs="Times New Roman"/>
                    <w:color w:val="000000" w:themeColor="text1"/>
                    <w:sz w:val="22"/>
                  </w:rPr>
                </w:rPrChange>
              </w:rPr>
              <w:t>Category</w:t>
            </w:r>
          </w:p>
        </w:tc>
        <w:tc>
          <w:tcPr>
            <w:tcW w:w="693" w:type="dxa"/>
            <w:shd w:val="clear" w:color="auto" w:fill="auto"/>
            <w:hideMark/>
          </w:tcPr>
          <w:p w14:paraId="119ED0CF" w14:textId="77777777" w:rsidR="001F7C66" w:rsidRPr="00A60A57" w:rsidRDefault="001F7C66">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5655" w:author="tao huang" w:date="2017-09-17T12:05:00Z">
                  <w:rPr>
                    <w:rFonts w:eastAsia="Times New Roman" w:cs="Times New Roman"/>
                    <w:b w:val="0"/>
                    <w:color w:val="000000" w:themeColor="text1"/>
                    <w:sz w:val="22"/>
                  </w:rPr>
                </w:rPrChange>
              </w:rPr>
              <w:pPrChange w:id="5656" w:author="tao huang" w:date="2017-09-16T12:49: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r w:rsidRPr="00A60A57">
              <w:rPr>
                <w:rFonts w:eastAsia="Times New Roman" w:cs="Times New Roman"/>
                <w:b w:val="0"/>
                <w:color w:val="0D0D0D" w:themeColor="text1" w:themeTint="F2"/>
                <w:sz w:val="22"/>
                <w:rPrChange w:id="5657" w:author="tao huang" w:date="2017-09-17T12:05:00Z">
                  <w:rPr>
                    <w:rFonts w:eastAsia="Times New Roman" w:cs="Times New Roman"/>
                    <w:color w:val="000000" w:themeColor="text1"/>
                    <w:sz w:val="22"/>
                  </w:rPr>
                </w:rPrChange>
              </w:rPr>
              <w:t>Price mean</w:t>
            </w:r>
          </w:p>
        </w:tc>
        <w:tc>
          <w:tcPr>
            <w:tcW w:w="711" w:type="dxa"/>
            <w:shd w:val="clear" w:color="auto" w:fill="auto"/>
            <w:hideMark/>
          </w:tcPr>
          <w:p w14:paraId="14BD550B" w14:textId="77777777" w:rsidR="001F7C66" w:rsidRPr="00A60A57" w:rsidRDefault="001F7C66">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5658" w:author="tao huang" w:date="2017-09-17T12:05:00Z">
                  <w:rPr>
                    <w:rFonts w:eastAsia="Times New Roman" w:cs="Times New Roman"/>
                    <w:b w:val="0"/>
                    <w:color w:val="000000" w:themeColor="text1"/>
                    <w:sz w:val="22"/>
                  </w:rPr>
                </w:rPrChange>
              </w:rPr>
              <w:pPrChange w:id="5659" w:author="tao huang" w:date="2017-09-16T12:49: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r w:rsidRPr="00A60A57">
              <w:rPr>
                <w:rFonts w:eastAsia="Times New Roman" w:cs="Times New Roman"/>
                <w:b w:val="0"/>
                <w:color w:val="0D0D0D" w:themeColor="text1" w:themeTint="F2"/>
                <w:sz w:val="22"/>
                <w:rPrChange w:id="5660" w:author="tao huang" w:date="2017-09-17T12:05:00Z">
                  <w:rPr>
                    <w:rFonts w:eastAsia="Times New Roman" w:cs="Times New Roman"/>
                    <w:color w:val="000000" w:themeColor="text1"/>
                    <w:sz w:val="22"/>
                  </w:rPr>
                </w:rPrChange>
              </w:rPr>
              <w:t>Sales mean</w:t>
            </w:r>
          </w:p>
        </w:tc>
        <w:tc>
          <w:tcPr>
            <w:tcW w:w="1169" w:type="dxa"/>
            <w:shd w:val="clear" w:color="auto" w:fill="auto"/>
            <w:hideMark/>
          </w:tcPr>
          <w:p w14:paraId="3E74312E" w14:textId="77777777" w:rsidR="001F7C66" w:rsidRPr="00A60A57" w:rsidRDefault="001F7C66">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5661" w:author="tao huang" w:date="2017-09-17T12:05:00Z">
                  <w:rPr>
                    <w:rFonts w:eastAsia="Times New Roman" w:cs="Times New Roman"/>
                    <w:b w:val="0"/>
                    <w:color w:val="000000" w:themeColor="text1"/>
                    <w:sz w:val="22"/>
                  </w:rPr>
                </w:rPrChange>
              </w:rPr>
              <w:pPrChange w:id="5662" w:author="tao huang" w:date="2017-09-16T12:49: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r w:rsidRPr="00A60A57">
              <w:rPr>
                <w:rFonts w:eastAsia="Times New Roman" w:cs="Times New Roman"/>
                <w:b w:val="0"/>
                <w:color w:val="0D0D0D" w:themeColor="text1" w:themeTint="F2"/>
                <w:sz w:val="22"/>
                <w:rPrChange w:id="5663" w:author="tao huang" w:date="2017-09-17T12:05:00Z">
                  <w:rPr>
                    <w:rFonts w:eastAsia="Times New Roman" w:cs="Times New Roman"/>
                    <w:color w:val="000000" w:themeColor="text1"/>
                    <w:sz w:val="22"/>
                  </w:rPr>
                </w:rPrChange>
              </w:rPr>
              <w:t>Display percentage</w:t>
            </w:r>
          </w:p>
        </w:tc>
        <w:tc>
          <w:tcPr>
            <w:tcW w:w="1169" w:type="dxa"/>
            <w:shd w:val="clear" w:color="auto" w:fill="auto"/>
            <w:hideMark/>
          </w:tcPr>
          <w:p w14:paraId="0A8F95AB" w14:textId="77777777" w:rsidR="001F7C66" w:rsidRPr="00A60A57" w:rsidRDefault="001F7C66">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5664" w:author="tao huang" w:date="2017-09-17T12:05:00Z">
                  <w:rPr>
                    <w:rFonts w:eastAsia="Times New Roman" w:cs="Times New Roman"/>
                    <w:b w:val="0"/>
                    <w:color w:val="000000" w:themeColor="text1"/>
                    <w:sz w:val="22"/>
                  </w:rPr>
                </w:rPrChange>
              </w:rPr>
              <w:pPrChange w:id="5665" w:author="tao huang" w:date="2017-09-16T12:49: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r w:rsidRPr="00A60A57">
              <w:rPr>
                <w:rFonts w:eastAsia="Times New Roman" w:cs="Times New Roman"/>
                <w:b w:val="0"/>
                <w:color w:val="0D0D0D" w:themeColor="text1" w:themeTint="F2"/>
                <w:sz w:val="22"/>
                <w:rPrChange w:id="5666" w:author="tao huang" w:date="2017-09-17T12:05:00Z">
                  <w:rPr>
                    <w:rFonts w:eastAsia="Times New Roman" w:cs="Times New Roman"/>
                    <w:color w:val="000000" w:themeColor="text1"/>
                    <w:sz w:val="22"/>
                  </w:rPr>
                </w:rPrChange>
              </w:rPr>
              <w:t>Feature percentage</w:t>
            </w:r>
          </w:p>
        </w:tc>
        <w:tc>
          <w:tcPr>
            <w:tcW w:w="1078" w:type="dxa"/>
            <w:shd w:val="clear" w:color="auto" w:fill="auto"/>
            <w:hideMark/>
          </w:tcPr>
          <w:p w14:paraId="416D8070" w14:textId="77777777" w:rsidR="001F7C66" w:rsidRPr="00A60A57" w:rsidRDefault="001F7C66">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5667" w:author="tao huang" w:date="2017-09-17T12:05:00Z">
                  <w:rPr>
                    <w:rFonts w:eastAsia="Times New Roman" w:cs="Times New Roman"/>
                    <w:b w:val="0"/>
                    <w:color w:val="000000" w:themeColor="text1"/>
                    <w:sz w:val="22"/>
                  </w:rPr>
                </w:rPrChange>
              </w:rPr>
              <w:pPrChange w:id="5668" w:author="tao huang" w:date="2017-09-16T12:49: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r w:rsidRPr="00A60A57">
              <w:rPr>
                <w:rFonts w:eastAsia="Times New Roman" w:cs="Times New Roman"/>
                <w:b w:val="0"/>
                <w:color w:val="0D0D0D" w:themeColor="text1" w:themeTint="F2"/>
                <w:sz w:val="22"/>
                <w:rPrChange w:id="5669" w:author="tao huang" w:date="2017-09-17T12:05:00Z">
                  <w:rPr>
                    <w:rFonts w:eastAsia="Times New Roman" w:cs="Times New Roman"/>
                    <w:color w:val="000000" w:themeColor="text1"/>
                    <w:sz w:val="22"/>
                  </w:rPr>
                </w:rPrChange>
              </w:rPr>
              <w:t>Number of SKU's</w:t>
            </w:r>
          </w:p>
        </w:tc>
        <w:tc>
          <w:tcPr>
            <w:tcW w:w="1985" w:type="dxa"/>
            <w:shd w:val="clear" w:color="auto" w:fill="auto"/>
            <w:hideMark/>
          </w:tcPr>
          <w:p w14:paraId="20E50ED3" w14:textId="77777777" w:rsidR="001F7C66" w:rsidRPr="00A60A57" w:rsidRDefault="001F7C66">
            <w:pPr>
              <w:spacing w:after="0"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5670" w:author="tao huang" w:date="2017-09-17T12:05:00Z">
                  <w:rPr>
                    <w:rFonts w:eastAsia="Times New Roman" w:cs="Times New Roman"/>
                    <w:b w:val="0"/>
                    <w:color w:val="000000" w:themeColor="text1"/>
                    <w:sz w:val="22"/>
                  </w:rPr>
                </w:rPrChange>
              </w:rPr>
              <w:pPrChange w:id="5671" w:author="tao huang" w:date="2017-09-16T12:49:00Z">
                <w:pPr>
                  <w:spacing w:after="0" w:line="240" w:lineRule="auto"/>
                  <w:cnfStyle w:val="100000000000" w:firstRow="1" w:lastRow="0" w:firstColumn="0" w:lastColumn="0" w:oddVBand="0" w:evenVBand="0" w:oddHBand="0" w:evenHBand="0" w:firstRowFirstColumn="0" w:firstRowLastColumn="0" w:lastRowFirstColumn="0" w:lastRowLastColumn="0"/>
                </w:pPr>
              </w:pPrChange>
            </w:pPr>
            <w:r w:rsidRPr="00A60A57">
              <w:rPr>
                <w:rFonts w:eastAsia="Times New Roman" w:cs="Times New Roman"/>
                <w:b w:val="0"/>
                <w:color w:val="0D0D0D" w:themeColor="text1" w:themeTint="F2"/>
                <w:sz w:val="22"/>
                <w:rPrChange w:id="5672" w:author="tao huang" w:date="2017-09-17T12:05:00Z">
                  <w:rPr>
                    <w:rFonts w:eastAsia="Times New Roman" w:cs="Times New Roman"/>
                    <w:color w:val="000000" w:themeColor="text1"/>
                    <w:sz w:val="22"/>
                  </w:rPr>
                </w:rPrChange>
              </w:rPr>
              <w:t>Category</w:t>
            </w:r>
          </w:p>
        </w:tc>
        <w:tc>
          <w:tcPr>
            <w:tcW w:w="693" w:type="dxa"/>
            <w:shd w:val="clear" w:color="auto" w:fill="auto"/>
            <w:hideMark/>
          </w:tcPr>
          <w:p w14:paraId="0E7668BB" w14:textId="77777777" w:rsidR="001F7C66" w:rsidRPr="00A60A57" w:rsidRDefault="001F7C66">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5673" w:author="tao huang" w:date="2017-09-17T12:05:00Z">
                  <w:rPr>
                    <w:rFonts w:eastAsia="Times New Roman" w:cs="Times New Roman"/>
                    <w:b w:val="0"/>
                    <w:color w:val="000000" w:themeColor="text1"/>
                    <w:sz w:val="22"/>
                  </w:rPr>
                </w:rPrChange>
              </w:rPr>
              <w:pPrChange w:id="5674" w:author="tao huang" w:date="2017-09-16T12:49: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r w:rsidRPr="00A60A57">
              <w:rPr>
                <w:rFonts w:eastAsia="Times New Roman" w:cs="Times New Roman"/>
                <w:b w:val="0"/>
                <w:color w:val="0D0D0D" w:themeColor="text1" w:themeTint="F2"/>
                <w:sz w:val="22"/>
                <w:rPrChange w:id="5675" w:author="tao huang" w:date="2017-09-17T12:05:00Z">
                  <w:rPr>
                    <w:rFonts w:eastAsia="Times New Roman" w:cs="Times New Roman"/>
                    <w:color w:val="000000" w:themeColor="text1"/>
                    <w:sz w:val="22"/>
                  </w:rPr>
                </w:rPrChange>
              </w:rPr>
              <w:t>Price mean</w:t>
            </w:r>
          </w:p>
        </w:tc>
        <w:tc>
          <w:tcPr>
            <w:tcW w:w="711" w:type="dxa"/>
            <w:shd w:val="clear" w:color="auto" w:fill="auto"/>
            <w:hideMark/>
          </w:tcPr>
          <w:p w14:paraId="6F9C8A9F" w14:textId="77777777" w:rsidR="001F7C66" w:rsidRPr="00A60A57" w:rsidRDefault="001F7C66">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5676" w:author="tao huang" w:date="2017-09-17T12:05:00Z">
                  <w:rPr>
                    <w:rFonts w:eastAsia="Times New Roman" w:cs="Times New Roman"/>
                    <w:b w:val="0"/>
                    <w:color w:val="000000" w:themeColor="text1"/>
                    <w:sz w:val="22"/>
                  </w:rPr>
                </w:rPrChange>
              </w:rPr>
              <w:pPrChange w:id="5677" w:author="tao huang" w:date="2017-09-16T12:49: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r w:rsidRPr="00A60A57">
              <w:rPr>
                <w:rFonts w:eastAsia="Times New Roman" w:cs="Times New Roman"/>
                <w:b w:val="0"/>
                <w:color w:val="0D0D0D" w:themeColor="text1" w:themeTint="F2"/>
                <w:sz w:val="22"/>
                <w:rPrChange w:id="5678" w:author="tao huang" w:date="2017-09-17T12:05:00Z">
                  <w:rPr>
                    <w:rFonts w:eastAsia="Times New Roman" w:cs="Times New Roman"/>
                    <w:color w:val="000000" w:themeColor="text1"/>
                    <w:sz w:val="22"/>
                  </w:rPr>
                </w:rPrChange>
              </w:rPr>
              <w:t>Sales mean</w:t>
            </w:r>
          </w:p>
        </w:tc>
        <w:tc>
          <w:tcPr>
            <w:tcW w:w="1169" w:type="dxa"/>
            <w:shd w:val="clear" w:color="auto" w:fill="auto"/>
            <w:hideMark/>
          </w:tcPr>
          <w:p w14:paraId="637EFAE8" w14:textId="77777777" w:rsidR="001F7C66" w:rsidRPr="00A60A57" w:rsidRDefault="001F7C66">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5679" w:author="tao huang" w:date="2017-09-17T12:05:00Z">
                  <w:rPr>
                    <w:rFonts w:eastAsia="Times New Roman" w:cs="Times New Roman"/>
                    <w:b w:val="0"/>
                    <w:color w:val="000000" w:themeColor="text1"/>
                    <w:sz w:val="22"/>
                  </w:rPr>
                </w:rPrChange>
              </w:rPr>
              <w:pPrChange w:id="5680" w:author="tao huang" w:date="2017-09-16T12:49: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r w:rsidRPr="00A60A57">
              <w:rPr>
                <w:rFonts w:eastAsia="Times New Roman" w:cs="Times New Roman"/>
                <w:b w:val="0"/>
                <w:color w:val="0D0D0D" w:themeColor="text1" w:themeTint="F2"/>
                <w:sz w:val="22"/>
                <w:rPrChange w:id="5681" w:author="tao huang" w:date="2017-09-17T12:05:00Z">
                  <w:rPr>
                    <w:rFonts w:eastAsia="Times New Roman" w:cs="Times New Roman"/>
                    <w:color w:val="000000" w:themeColor="text1"/>
                    <w:sz w:val="22"/>
                  </w:rPr>
                </w:rPrChange>
              </w:rPr>
              <w:t>Display percentage</w:t>
            </w:r>
          </w:p>
        </w:tc>
        <w:tc>
          <w:tcPr>
            <w:tcW w:w="1169" w:type="dxa"/>
            <w:shd w:val="clear" w:color="auto" w:fill="auto"/>
            <w:hideMark/>
          </w:tcPr>
          <w:p w14:paraId="196C8DF2" w14:textId="77777777" w:rsidR="001F7C66" w:rsidRPr="00A60A57" w:rsidRDefault="001F7C66">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5682" w:author="tao huang" w:date="2017-09-17T12:05:00Z">
                  <w:rPr>
                    <w:rFonts w:eastAsia="Times New Roman" w:cs="Times New Roman"/>
                    <w:b w:val="0"/>
                    <w:color w:val="000000" w:themeColor="text1"/>
                    <w:sz w:val="22"/>
                  </w:rPr>
                </w:rPrChange>
              </w:rPr>
              <w:pPrChange w:id="5683" w:author="tao huang" w:date="2017-09-16T12:49: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r w:rsidRPr="00A60A57">
              <w:rPr>
                <w:rFonts w:eastAsia="Times New Roman" w:cs="Times New Roman"/>
                <w:b w:val="0"/>
                <w:color w:val="0D0D0D" w:themeColor="text1" w:themeTint="F2"/>
                <w:sz w:val="22"/>
                <w:rPrChange w:id="5684" w:author="tao huang" w:date="2017-09-17T12:05:00Z">
                  <w:rPr>
                    <w:rFonts w:eastAsia="Times New Roman" w:cs="Times New Roman"/>
                    <w:color w:val="000000" w:themeColor="text1"/>
                    <w:sz w:val="22"/>
                  </w:rPr>
                </w:rPrChange>
              </w:rPr>
              <w:t>Feature percentage</w:t>
            </w:r>
          </w:p>
        </w:tc>
        <w:tc>
          <w:tcPr>
            <w:tcW w:w="1077" w:type="dxa"/>
            <w:shd w:val="clear" w:color="auto" w:fill="auto"/>
            <w:hideMark/>
          </w:tcPr>
          <w:p w14:paraId="748E3375" w14:textId="77777777" w:rsidR="001F7C66" w:rsidRPr="00A60A57" w:rsidRDefault="001F7C66">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5685" w:author="tao huang" w:date="2017-09-17T12:05:00Z">
                  <w:rPr>
                    <w:rFonts w:eastAsia="Times New Roman" w:cs="Times New Roman"/>
                    <w:b w:val="0"/>
                    <w:color w:val="000000" w:themeColor="text1"/>
                    <w:sz w:val="22"/>
                  </w:rPr>
                </w:rPrChange>
              </w:rPr>
              <w:pPrChange w:id="5686" w:author="tao huang" w:date="2017-09-16T12:49: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r w:rsidRPr="00A60A57">
              <w:rPr>
                <w:rFonts w:eastAsia="Times New Roman" w:cs="Times New Roman"/>
                <w:b w:val="0"/>
                <w:color w:val="0D0D0D" w:themeColor="text1" w:themeTint="F2"/>
                <w:sz w:val="22"/>
                <w:rPrChange w:id="5687" w:author="tao huang" w:date="2017-09-17T12:05:00Z">
                  <w:rPr>
                    <w:rFonts w:eastAsia="Times New Roman" w:cs="Times New Roman"/>
                    <w:color w:val="000000" w:themeColor="text1"/>
                    <w:sz w:val="22"/>
                  </w:rPr>
                </w:rPrChange>
              </w:rPr>
              <w:t>Number of SKU's</w:t>
            </w:r>
          </w:p>
        </w:tc>
      </w:tr>
      <w:tr w:rsidR="007A78AD" w:rsidRPr="00A60A57" w14:paraId="16AD5997" w14:textId="77777777" w:rsidTr="001F7C6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hideMark/>
          </w:tcPr>
          <w:p w14:paraId="0B1554FC" w14:textId="77777777" w:rsidR="001F7C66" w:rsidRPr="00A60A57" w:rsidRDefault="001F7C66">
            <w:pPr>
              <w:spacing w:after="0" w:line="360" w:lineRule="auto"/>
              <w:rPr>
                <w:rFonts w:eastAsia="Times New Roman" w:cs="Times New Roman"/>
                <w:b w:val="0"/>
                <w:color w:val="0D0D0D" w:themeColor="text1" w:themeTint="F2"/>
                <w:sz w:val="22"/>
                <w:rPrChange w:id="5688" w:author="tao huang" w:date="2017-09-17T12:05:00Z">
                  <w:rPr>
                    <w:rFonts w:eastAsia="Times New Roman" w:cs="Times New Roman"/>
                    <w:b w:val="0"/>
                    <w:color w:val="000000" w:themeColor="text1"/>
                    <w:sz w:val="22"/>
                  </w:rPr>
                </w:rPrChange>
              </w:rPr>
              <w:pPrChange w:id="5689" w:author="tao huang" w:date="2017-09-16T12:49:00Z">
                <w:pPr>
                  <w:spacing w:after="0" w:line="240" w:lineRule="auto"/>
                </w:pPr>
              </w:pPrChange>
            </w:pPr>
            <w:r w:rsidRPr="00A60A57">
              <w:rPr>
                <w:rFonts w:eastAsia="Times New Roman" w:cs="Times New Roman"/>
                <w:b w:val="0"/>
                <w:color w:val="0D0D0D" w:themeColor="text1" w:themeTint="F2"/>
                <w:sz w:val="22"/>
                <w:rPrChange w:id="5690" w:author="tao huang" w:date="2017-09-17T12:05:00Z">
                  <w:rPr>
                    <w:rFonts w:eastAsia="Times New Roman" w:cs="Times New Roman"/>
                    <w:color w:val="000000" w:themeColor="text1"/>
                    <w:sz w:val="22"/>
                  </w:rPr>
                </w:rPrChange>
              </w:rPr>
              <w:t>Beer</w:t>
            </w:r>
          </w:p>
        </w:tc>
        <w:tc>
          <w:tcPr>
            <w:tcW w:w="693" w:type="dxa"/>
            <w:shd w:val="clear" w:color="auto" w:fill="auto"/>
            <w:hideMark/>
          </w:tcPr>
          <w:p w14:paraId="4C6A05BD"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691" w:author="tao huang" w:date="2017-09-17T12:05:00Z">
                  <w:rPr>
                    <w:rFonts w:eastAsia="Times New Roman" w:cs="Times New Roman"/>
                    <w:color w:val="000000" w:themeColor="text1"/>
                    <w:sz w:val="22"/>
                  </w:rPr>
                </w:rPrChange>
              </w:rPr>
              <w:pPrChange w:id="5692"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693" w:author="tao huang" w:date="2017-09-17T12:05:00Z">
                  <w:rPr>
                    <w:rFonts w:eastAsia="Times New Roman" w:cs="Times New Roman"/>
                    <w:color w:val="000000" w:themeColor="text1"/>
                    <w:sz w:val="22"/>
                  </w:rPr>
                </w:rPrChange>
              </w:rPr>
              <w:t>8.3</w:t>
            </w:r>
          </w:p>
        </w:tc>
        <w:tc>
          <w:tcPr>
            <w:tcW w:w="711" w:type="dxa"/>
            <w:shd w:val="clear" w:color="auto" w:fill="auto"/>
            <w:hideMark/>
          </w:tcPr>
          <w:p w14:paraId="1A6AF45C"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694" w:author="tao huang" w:date="2017-09-17T12:05:00Z">
                  <w:rPr>
                    <w:rFonts w:eastAsia="Times New Roman" w:cs="Times New Roman"/>
                    <w:color w:val="000000" w:themeColor="text1"/>
                    <w:sz w:val="22"/>
                  </w:rPr>
                </w:rPrChange>
              </w:rPr>
              <w:pPrChange w:id="5695"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696" w:author="tao huang" w:date="2017-09-17T12:05:00Z">
                  <w:rPr>
                    <w:rFonts w:eastAsia="Times New Roman" w:cs="Times New Roman"/>
                    <w:color w:val="000000" w:themeColor="text1"/>
                    <w:sz w:val="22"/>
                  </w:rPr>
                </w:rPrChange>
              </w:rPr>
              <w:t>20.6</w:t>
            </w:r>
          </w:p>
        </w:tc>
        <w:tc>
          <w:tcPr>
            <w:tcW w:w="1169" w:type="dxa"/>
            <w:shd w:val="clear" w:color="auto" w:fill="auto"/>
            <w:hideMark/>
          </w:tcPr>
          <w:p w14:paraId="142D38F4"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697" w:author="tao huang" w:date="2017-09-17T12:05:00Z">
                  <w:rPr>
                    <w:rFonts w:eastAsia="Times New Roman" w:cs="Times New Roman"/>
                    <w:color w:val="000000" w:themeColor="text1"/>
                    <w:sz w:val="22"/>
                  </w:rPr>
                </w:rPrChange>
              </w:rPr>
              <w:pPrChange w:id="5698"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699" w:author="tao huang" w:date="2017-09-17T12:05:00Z">
                  <w:rPr>
                    <w:rFonts w:eastAsia="Times New Roman" w:cs="Times New Roman"/>
                    <w:color w:val="000000" w:themeColor="text1"/>
                    <w:sz w:val="22"/>
                  </w:rPr>
                </w:rPrChange>
              </w:rPr>
              <w:t>13.9%</w:t>
            </w:r>
          </w:p>
        </w:tc>
        <w:tc>
          <w:tcPr>
            <w:tcW w:w="1169" w:type="dxa"/>
            <w:shd w:val="clear" w:color="auto" w:fill="auto"/>
            <w:hideMark/>
          </w:tcPr>
          <w:p w14:paraId="25EE9FB7"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700" w:author="tao huang" w:date="2017-09-17T12:05:00Z">
                  <w:rPr>
                    <w:rFonts w:eastAsia="Times New Roman" w:cs="Times New Roman"/>
                    <w:color w:val="000000" w:themeColor="text1"/>
                    <w:sz w:val="22"/>
                  </w:rPr>
                </w:rPrChange>
              </w:rPr>
              <w:pPrChange w:id="5701"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702" w:author="tao huang" w:date="2017-09-17T12:05:00Z">
                  <w:rPr>
                    <w:rFonts w:eastAsia="Times New Roman" w:cs="Times New Roman"/>
                    <w:color w:val="000000" w:themeColor="text1"/>
                    <w:sz w:val="22"/>
                  </w:rPr>
                </w:rPrChange>
              </w:rPr>
              <w:t>4.0%</w:t>
            </w:r>
          </w:p>
        </w:tc>
        <w:tc>
          <w:tcPr>
            <w:tcW w:w="1078" w:type="dxa"/>
            <w:shd w:val="clear" w:color="auto" w:fill="auto"/>
            <w:hideMark/>
          </w:tcPr>
          <w:p w14:paraId="4E71F65D"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703" w:author="tao huang" w:date="2017-09-17T12:05:00Z">
                  <w:rPr>
                    <w:rFonts w:eastAsia="Times New Roman" w:cs="Times New Roman"/>
                    <w:color w:val="000000" w:themeColor="text1"/>
                    <w:sz w:val="22"/>
                  </w:rPr>
                </w:rPrChange>
              </w:rPr>
              <w:pPrChange w:id="5704"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705" w:author="tao huang" w:date="2017-09-17T12:05:00Z">
                  <w:rPr>
                    <w:rFonts w:eastAsia="Times New Roman" w:cs="Times New Roman"/>
                    <w:color w:val="000000" w:themeColor="text1"/>
                    <w:sz w:val="22"/>
                  </w:rPr>
                </w:rPrChange>
              </w:rPr>
              <w:t>169</w:t>
            </w:r>
          </w:p>
        </w:tc>
        <w:tc>
          <w:tcPr>
            <w:tcW w:w="1985" w:type="dxa"/>
            <w:shd w:val="clear" w:color="auto" w:fill="auto"/>
            <w:hideMark/>
          </w:tcPr>
          <w:p w14:paraId="0505212F" w14:textId="77777777" w:rsidR="001F7C66" w:rsidRPr="00A60A57" w:rsidRDefault="001F7C66">
            <w:pPr>
              <w:spacing w:after="0" w:line="36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706" w:author="tao huang" w:date="2017-09-17T12:05:00Z">
                  <w:rPr>
                    <w:rFonts w:eastAsia="Times New Roman" w:cs="Times New Roman"/>
                    <w:color w:val="000000" w:themeColor="text1"/>
                    <w:sz w:val="22"/>
                  </w:rPr>
                </w:rPrChange>
              </w:rPr>
              <w:pPrChange w:id="5707" w:author="tao huang" w:date="2017-09-16T12:49:00Z">
                <w:pPr>
                  <w:spacing w:after="0" w:line="240" w:lineRule="auto"/>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708" w:author="tao huang" w:date="2017-09-17T12:05:00Z">
                  <w:rPr>
                    <w:rFonts w:eastAsia="Times New Roman" w:cs="Times New Roman"/>
                    <w:color w:val="000000" w:themeColor="text1"/>
                    <w:sz w:val="22"/>
                  </w:rPr>
                </w:rPrChange>
              </w:rPr>
              <w:t>Mayonnaise</w:t>
            </w:r>
          </w:p>
        </w:tc>
        <w:tc>
          <w:tcPr>
            <w:tcW w:w="693" w:type="dxa"/>
            <w:shd w:val="clear" w:color="auto" w:fill="auto"/>
            <w:hideMark/>
          </w:tcPr>
          <w:p w14:paraId="30D6C1EC"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709" w:author="tao huang" w:date="2017-09-17T12:05:00Z">
                  <w:rPr>
                    <w:rFonts w:eastAsia="Times New Roman" w:cs="Times New Roman"/>
                    <w:color w:val="000000" w:themeColor="text1"/>
                    <w:sz w:val="22"/>
                  </w:rPr>
                </w:rPrChange>
              </w:rPr>
              <w:pPrChange w:id="5710"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711" w:author="tao huang" w:date="2017-09-17T12:05:00Z">
                  <w:rPr>
                    <w:rFonts w:eastAsia="Times New Roman" w:cs="Times New Roman"/>
                    <w:color w:val="000000" w:themeColor="text1"/>
                    <w:sz w:val="22"/>
                  </w:rPr>
                </w:rPrChange>
              </w:rPr>
              <w:t>3.0</w:t>
            </w:r>
          </w:p>
        </w:tc>
        <w:tc>
          <w:tcPr>
            <w:tcW w:w="711" w:type="dxa"/>
            <w:shd w:val="clear" w:color="auto" w:fill="auto"/>
            <w:hideMark/>
          </w:tcPr>
          <w:p w14:paraId="39DA36E7"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712" w:author="tao huang" w:date="2017-09-17T12:05:00Z">
                  <w:rPr>
                    <w:rFonts w:eastAsia="Times New Roman" w:cs="Times New Roman"/>
                    <w:color w:val="000000" w:themeColor="text1"/>
                    <w:sz w:val="22"/>
                  </w:rPr>
                </w:rPrChange>
              </w:rPr>
              <w:pPrChange w:id="5713"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714" w:author="tao huang" w:date="2017-09-17T12:05:00Z">
                  <w:rPr>
                    <w:rFonts w:eastAsia="Times New Roman" w:cs="Times New Roman"/>
                    <w:color w:val="000000" w:themeColor="text1"/>
                    <w:sz w:val="22"/>
                  </w:rPr>
                </w:rPrChange>
              </w:rPr>
              <w:t>79.7</w:t>
            </w:r>
          </w:p>
        </w:tc>
        <w:tc>
          <w:tcPr>
            <w:tcW w:w="1169" w:type="dxa"/>
            <w:shd w:val="clear" w:color="auto" w:fill="auto"/>
            <w:hideMark/>
          </w:tcPr>
          <w:p w14:paraId="0379104B"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715" w:author="tao huang" w:date="2017-09-17T12:05:00Z">
                  <w:rPr>
                    <w:rFonts w:eastAsia="Times New Roman" w:cs="Times New Roman"/>
                    <w:color w:val="000000" w:themeColor="text1"/>
                    <w:sz w:val="22"/>
                  </w:rPr>
                </w:rPrChange>
              </w:rPr>
              <w:pPrChange w:id="5716"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717" w:author="tao huang" w:date="2017-09-17T12:05:00Z">
                  <w:rPr>
                    <w:rFonts w:eastAsia="Times New Roman" w:cs="Times New Roman"/>
                    <w:color w:val="000000" w:themeColor="text1"/>
                    <w:sz w:val="22"/>
                  </w:rPr>
                </w:rPrChange>
              </w:rPr>
              <w:t>3.0%</w:t>
            </w:r>
          </w:p>
        </w:tc>
        <w:tc>
          <w:tcPr>
            <w:tcW w:w="1169" w:type="dxa"/>
            <w:shd w:val="clear" w:color="auto" w:fill="auto"/>
            <w:hideMark/>
          </w:tcPr>
          <w:p w14:paraId="5672AE97"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718" w:author="tao huang" w:date="2017-09-17T12:05:00Z">
                  <w:rPr>
                    <w:rFonts w:eastAsia="Times New Roman" w:cs="Times New Roman"/>
                    <w:color w:val="000000" w:themeColor="text1"/>
                    <w:sz w:val="22"/>
                  </w:rPr>
                </w:rPrChange>
              </w:rPr>
              <w:pPrChange w:id="5719"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720" w:author="tao huang" w:date="2017-09-17T12:05:00Z">
                  <w:rPr>
                    <w:rFonts w:eastAsia="Times New Roman" w:cs="Times New Roman"/>
                    <w:color w:val="000000" w:themeColor="text1"/>
                    <w:sz w:val="22"/>
                  </w:rPr>
                </w:rPrChange>
              </w:rPr>
              <w:t>0.4%</w:t>
            </w:r>
          </w:p>
        </w:tc>
        <w:tc>
          <w:tcPr>
            <w:tcW w:w="1077" w:type="dxa"/>
            <w:shd w:val="clear" w:color="auto" w:fill="auto"/>
            <w:hideMark/>
          </w:tcPr>
          <w:p w14:paraId="08A0AA2E"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721" w:author="tao huang" w:date="2017-09-17T12:05:00Z">
                  <w:rPr>
                    <w:rFonts w:eastAsia="Times New Roman" w:cs="Times New Roman"/>
                    <w:color w:val="000000" w:themeColor="text1"/>
                    <w:sz w:val="22"/>
                  </w:rPr>
                </w:rPrChange>
              </w:rPr>
              <w:pPrChange w:id="5722"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723" w:author="tao huang" w:date="2017-09-17T12:05:00Z">
                  <w:rPr>
                    <w:rFonts w:eastAsia="Times New Roman" w:cs="Times New Roman"/>
                    <w:color w:val="000000" w:themeColor="text1"/>
                    <w:sz w:val="22"/>
                  </w:rPr>
                </w:rPrChange>
              </w:rPr>
              <w:t>22</w:t>
            </w:r>
          </w:p>
        </w:tc>
      </w:tr>
      <w:tr w:rsidR="007A78AD" w:rsidRPr="00A60A57" w14:paraId="7B8F5E02" w14:textId="77777777" w:rsidTr="001F7C66">
        <w:trPr>
          <w:trHeight w:val="20"/>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hideMark/>
          </w:tcPr>
          <w:p w14:paraId="1352B626" w14:textId="77777777" w:rsidR="001F7C66" w:rsidRPr="00A60A57" w:rsidRDefault="001F7C66">
            <w:pPr>
              <w:spacing w:after="0" w:line="360" w:lineRule="auto"/>
              <w:rPr>
                <w:rFonts w:eastAsia="Times New Roman" w:cs="Times New Roman"/>
                <w:b w:val="0"/>
                <w:color w:val="0D0D0D" w:themeColor="text1" w:themeTint="F2"/>
                <w:sz w:val="22"/>
                <w:rPrChange w:id="5724" w:author="tao huang" w:date="2017-09-17T12:05:00Z">
                  <w:rPr>
                    <w:rFonts w:eastAsia="Times New Roman" w:cs="Times New Roman"/>
                    <w:b w:val="0"/>
                    <w:color w:val="000000" w:themeColor="text1"/>
                    <w:sz w:val="22"/>
                  </w:rPr>
                </w:rPrChange>
              </w:rPr>
              <w:pPrChange w:id="5725" w:author="tao huang" w:date="2017-09-16T12:49:00Z">
                <w:pPr>
                  <w:spacing w:after="0" w:line="240" w:lineRule="auto"/>
                </w:pPr>
              </w:pPrChange>
            </w:pPr>
            <w:r w:rsidRPr="00A60A57">
              <w:rPr>
                <w:rFonts w:eastAsia="Times New Roman" w:cs="Times New Roman"/>
                <w:b w:val="0"/>
                <w:color w:val="0D0D0D" w:themeColor="text1" w:themeTint="F2"/>
                <w:sz w:val="22"/>
                <w:rPrChange w:id="5726" w:author="tao huang" w:date="2017-09-17T12:05:00Z">
                  <w:rPr>
                    <w:rFonts w:eastAsia="Times New Roman" w:cs="Times New Roman"/>
                    <w:color w:val="000000" w:themeColor="text1"/>
                    <w:sz w:val="22"/>
                  </w:rPr>
                </w:rPrChange>
              </w:rPr>
              <w:t>Blades</w:t>
            </w:r>
          </w:p>
        </w:tc>
        <w:tc>
          <w:tcPr>
            <w:tcW w:w="693" w:type="dxa"/>
            <w:shd w:val="clear" w:color="auto" w:fill="auto"/>
            <w:hideMark/>
          </w:tcPr>
          <w:p w14:paraId="67227D6F"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727" w:author="tao huang" w:date="2017-09-17T12:05:00Z">
                  <w:rPr>
                    <w:rFonts w:eastAsia="Times New Roman" w:cs="Times New Roman"/>
                    <w:color w:val="000000" w:themeColor="text1"/>
                    <w:sz w:val="22"/>
                  </w:rPr>
                </w:rPrChange>
              </w:rPr>
              <w:pPrChange w:id="5728"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729" w:author="tao huang" w:date="2017-09-17T12:05:00Z">
                  <w:rPr>
                    <w:rFonts w:eastAsia="Times New Roman" w:cs="Times New Roman"/>
                    <w:color w:val="000000" w:themeColor="text1"/>
                    <w:sz w:val="22"/>
                  </w:rPr>
                </w:rPrChange>
              </w:rPr>
              <w:t>8.1</w:t>
            </w:r>
          </w:p>
        </w:tc>
        <w:tc>
          <w:tcPr>
            <w:tcW w:w="711" w:type="dxa"/>
            <w:shd w:val="clear" w:color="auto" w:fill="auto"/>
            <w:hideMark/>
          </w:tcPr>
          <w:p w14:paraId="3132FCEB"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730" w:author="tao huang" w:date="2017-09-17T12:05:00Z">
                  <w:rPr>
                    <w:rFonts w:eastAsia="Times New Roman" w:cs="Times New Roman"/>
                    <w:color w:val="000000" w:themeColor="text1"/>
                    <w:sz w:val="22"/>
                  </w:rPr>
                </w:rPrChange>
              </w:rPr>
              <w:pPrChange w:id="5731"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732" w:author="tao huang" w:date="2017-09-17T12:05:00Z">
                  <w:rPr>
                    <w:rFonts w:eastAsia="Times New Roman" w:cs="Times New Roman"/>
                    <w:color w:val="000000" w:themeColor="text1"/>
                    <w:sz w:val="22"/>
                  </w:rPr>
                </w:rPrChange>
              </w:rPr>
              <w:t>14.6</w:t>
            </w:r>
          </w:p>
        </w:tc>
        <w:tc>
          <w:tcPr>
            <w:tcW w:w="1169" w:type="dxa"/>
            <w:shd w:val="clear" w:color="auto" w:fill="auto"/>
            <w:hideMark/>
          </w:tcPr>
          <w:p w14:paraId="0C1D84F0"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733" w:author="tao huang" w:date="2017-09-17T12:05:00Z">
                  <w:rPr>
                    <w:rFonts w:eastAsia="Times New Roman" w:cs="Times New Roman"/>
                    <w:color w:val="000000" w:themeColor="text1"/>
                    <w:sz w:val="22"/>
                  </w:rPr>
                </w:rPrChange>
              </w:rPr>
              <w:pPrChange w:id="5734"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735" w:author="tao huang" w:date="2017-09-17T12:05:00Z">
                  <w:rPr>
                    <w:rFonts w:eastAsia="Times New Roman" w:cs="Times New Roman"/>
                    <w:color w:val="000000" w:themeColor="text1"/>
                    <w:sz w:val="22"/>
                  </w:rPr>
                </w:rPrChange>
              </w:rPr>
              <w:t>7.4%</w:t>
            </w:r>
          </w:p>
        </w:tc>
        <w:tc>
          <w:tcPr>
            <w:tcW w:w="1169" w:type="dxa"/>
            <w:shd w:val="clear" w:color="auto" w:fill="auto"/>
            <w:hideMark/>
          </w:tcPr>
          <w:p w14:paraId="63819C30"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736" w:author="tao huang" w:date="2017-09-17T12:05:00Z">
                  <w:rPr>
                    <w:rFonts w:eastAsia="Times New Roman" w:cs="Times New Roman"/>
                    <w:color w:val="000000" w:themeColor="text1"/>
                    <w:sz w:val="22"/>
                  </w:rPr>
                </w:rPrChange>
              </w:rPr>
              <w:pPrChange w:id="5737"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738" w:author="tao huang" w:date="2017-09-17T12:05:00Z">
                  <w:rPr>
                    <w:rFonts w:eastAsia="Times New Roman" w:cs="Times New Roman"/>
                    <w:color w:val="000000" w:themeColor="text1"/>
                    <w:sz w:val="22"/>
                  </w:rPr>
                </w:rPrChange>
              </w:rPr>
              <w:t>2.2%</w:t>
            </w:r>
          </w:p>
        </w:tc>
        <w:tc>
          <w:tcPr>
            <w:tcW w:w="1078" w:type="dxa"/>
            <w:shd w:val="clear" w:color="auto" w:fill="auto"/>
            <w:hideMark/>
          </w:tcPr>
          <w:p w14:paraId="7E51D5B2"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739" w:author="tao huang" w:date="2017-09-17T12:05:00Z">
                  <w:rPr>
                    <w:rFonts w:eastAsia="Times New Roman" w:cs="Times New Roman"/>
                    <w:color w:val="000000" w:themeColor="text1"/>
                    <w:sz w:val="22"/>
                  </w:rPr>
                </w:rPrChange>
              </w:rPr>
              <w:pPrChange w:id="5740"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741" w:author="tao huang" w:date="2017-09-17T12:05:00Z">
                  <w:rPr>
                    <w:rFonts w:eastAsia="Times New Roman" w:cs="Times New Roman"/>
                    <w:color w:val="000000" w:themeColor="text1"/>
                    <w:sz w:val="22"/>
                  </w:rPr>
                </w:rPrChange>
              </w:rPr>
              <w:t>22</w:t>
            </w:r>
          </w:p>
        </w:tc>
        <w:tc>
          <w:tcPr>
            <w:tcW w:w="1985" w:type="dxa"/>
            <w:shd w:val="clear" w:color="auto" w:fill="auto"/>
            <w:hideMark/>
          </w:tcPr>
          <w:p w14:paraId="247FFBF6" w14:textId="77777777" w:rsidR="001F7C66" w:rsidRPr="00A60A57" w:rsidRDefault="001F7C66">
            <w:pPr>
              <w:spacing w:after="0"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742" w:author="tao huang" w:date="2017-09-17T12:05:00Z">
                  <w:rPr>
                    <w:rFonts w:eastAsia="Times New Roman" w:cs="Times New Roman"/>
                    <w:color w:val="000000" w:themeColor="text1"/>
                    <w:sz w:val="22"/>
                  </w:rPr>
                </w:rPrChange>
              </w:rPr>
              <w:pPrChange w:id="5743" w:author="tao huang" w:date="2017-09-16T12:49:00Z">
                <w:pPr>
                  <w:spacing w:after="0" w:line="240" w:lineRule="auto"/>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744" w:author="tao huang" w:date="2017-09-17T12:05:00Z">
                  <w:rPr>
                    <w:rFonts w:eastAsia="Times New Roman" w:cs="Times New Roman"/>
                    <w:color w:val="000000" w:themeColor="text1"/>
                    <w:sz w:val="22"/>
                  </w:rPr>
                </w:rPrChange>
              </w:rPr>
              <w:t>Milk</w:t>
            </w:r>
          </w:p>
        </w:tc>
        <w:tc>
          <w:tcPr>
            <w:tcW w:w="693" w:type="dxa"/>
            <w:shd w:val="clear" w:color="auto" w:fill="auto"/>
            <w:hideMark/>
          </w:tcPr>
          <w:p w14:paraId="5CF1CE3A"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745" w:author="tao huang" w:date="2017-09-17T12:05:00Z">
                  <w:rPr>
                    <w:rFonts w:eastAsia="Times New Roman" w:cs="Times New Roman"/>
                    <w:color w:val="000000" w:themeColor="text1"/>
                    <w:sz w:val="22"/>
                  </w:rPr>
                </w:rPrChange>
              </w:rPr>
              <w:pPrChange w:id="5746"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747" w:author="tao huang" w:date="2017-09-17T12:05:00Z">
                  <w:rPr>
                    <w:rFonts w:eastAsia="Times New Roman" w:cs="Times New Roman"/>
                    <w:color w:val="000000" w:themeColor="text1"/>
                    <w:sz w:val="22"/>
                  </w:rPr>
                </w:rPrChange>
              </w:rPr>
              <w:t>2.5</w:t>
            </w:r>
          </w:p>
        </w:tc>
        <w:tc>
          <w:tcPr>
            <w:tcW w:w="711" w:type="dxa"/>
            <w:shd w:val="clear" w:color="auto" w:fill="auto"/>
            <w:hideMark/>
          </w:tcPr>
          <w:p w14:paraId="43817A4F"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748" w:author="tao huang" w:date="2017-09-17T12:05:00Z">
                  <w:rPr>
                    <w:rFonts w:eastAsia="Times New Roman" w:cs="Times New Roman"/>
                    <w:color w:val="000000" w:themeColor="text1"/>
                    <w:sz w:val="22"/>
                  </w:rPr>
                </w:rPrChange>
              </w:rPr>
              <w:pPrChange w:id="5749"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750" w:author="tao huang" w:date="2017-09-17T12:05:00Z">
                  <w:rPr>
                    <w:rFonts w:eastAsia="Times New Roman" w:cs="Times New Roman"/>
                    <w:color w:val="000000" w:themeColor="text1"/>
                    <w:sz w:val="22"/>
                  </w:rPr>
                </w:rPrChange>
              </w:rPr>
              <w:t>222.3</w:t>
            </w:r>
          </w:p>
        </w:tc>
        <w:tc>
          <w:tcPr>
            <w:tcW w:w="1169" w:type="dxa"/>
            <w:shd w:val="clear" w:color="auto" w:fill="auto"/>
            <w:hideMark/>
          </w:tcPr>
          <w:p w14:paraId="593E1079"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751" w:author="tao huang" w:date="2017-09-17T12:05:00Z">
                  <w:rPr>
                    <w:rFonts w:eastAsia="Times New Roman" w:cs="Times New Roman"/>
                    <w:color w:val="000000" w:themeColor="text1"/>
                    <w:sz w:val="22"/>
                  </w:rPr>
                </w:rPrChange>
              </w:rPr>
              <w:pPrChange w:id="5752"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753" w:author="tao huang" w:date="2017-09-17T12:05:00Z">
                  <w:rPr>
                    <w:rFonts w:eastAsia="Times New Roman" w:cs="Times New Roman"/>
                    <w:color w:val="000000" w:themeColor="text1"/>
                    <w:sz w:val="22"/>
                  </w:rPr>
                </w:rPrChange>
              </w:rPr>
              <w:t>2.1%</w:t>
            </w:r>
          </w:p>
        </w:tc>
        <w:tc>
          <w:tcPr>
            <w:tcW w:w="1169" w:type="dxa"/>
            <w:shd w:val="clear" w:color="auto" w:fill="auto"/>
            <w:hideMark/>
          </w:tcPr>
          <w:p w14:paraId="3D0AE1C0"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754" w:author="tao huang" w:date="2017-09-17T12:05:00Z">
                  <w:rPr>
                    <w:rFonts w:eastAsia="Times New Roman" w:cs="Times New Roman"/>
                    <w:color w:val="000000" w:themeColor="text1"/>
                    <w:sz w:val="22"/>
                  </w:rPr>
                </w:rPrChange>
              </w:rPr>
              <w:pPrChange w:id="5755"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756" w:author="tao huang" w:date="2017-09-17T12:05:00Z">
                  <w:rPr>
                    <w:rFonts w:eastAsia="Times New Roman" w:cs="Times New Roman"/>
                    <w:color w:val="000000" w:themeColor="text1"/>
                    <w:sz w:val="22"/>
                  </w:rPr>
                </w:rPrChange>
              </w:rPr>
              <w:t>1.8%</w:t>
            </w:r>
          </w:p>
        </w:tc>
        <w:tc>
          <w:tcPr>
            <w:tcW w:w="1077" w:type="dxa"/>
            <w:shd w:val="clear" w:color="auto" w:fill="auto"/>
            <w:hideMark/>
          </w:tcPr>
          <w:p w14:paraId="65835CE3"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757" w:author="tao huang" w:date="2017-09-17T12:05:00Z">
                  <w:rPr>
                    <w:rFonts w:eastAsia="Times New Roman" w:cs="Times New Roman"/>
                    <w:color w:val="000000" w:themeColor="text1"/>
                    <w:sz w:val="22"/>
                  </w:rPr>
                </w:rPrChange>
              </w:rPr>
              <w:pPrChange w:id="5758"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759" w:author="tao huang" w:date="2017-09-17T12:05:00Z">
                  <w:rPr>
                    <w:rFonts w:eastAsia="Times New Roman" w:cs="Times New Roman"/>
                    <w:color w:val="000000" w:themeColor="text1"/>
                    <w:sz w:val="22"/>
                  </w:rPr>
                </w:rPrChange>
              </w:rPr>
              <w:t>30</w:t>
            </w:r>
          </w:p>
        </w:tc>
      </w:tr>
      <w:tr w:rsidR="007A78AD" w:rsidRPr="00A60A57" w14:paraId="0F874945" w14:textId="77777777" w:rsidTr="001F7C6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hideMark/>
          </w:tcPr>
          <w:p w14:paraId="461661FF" w14:textId="77777777" w:rsidR="001F7C66" w:rsidRPr="00A60A57" w:rsidRDefault="001F7C66">
            <w:pPr>
              <w:spacing w:after="0" w:line="360" w:lineRule="auto"/>
              <w:rPr>
                <w:rFonts w:eastAsia="Times New Roman" w:cs="Times New Roman"/>
                <w:b w:val="0"/>
                <w:color w:val="0D0D0D" w:themeColor="text1" w:themeTint="F2"/>
                <w:sz w:val="22"/>
                <w:rPrChange w:id="5760" w:author="tao huang" w:date="2017-09-17T12:05:00Z">
                  <w:rPr>
                    <w:rFonts w:eastAsia="Times New Roman" w:cs="Times New Roman"/>
                    <w:b w:val="0"/>
                    <w:color w:val="000000" w:themeColor="text1"/>
                    <w:sz w:val="22"/>
                  </w:rPr>
                </w:rPrChange>
              </w:rPr>
              <w:pPrChange w:id="5761" w:author="tao huang" w:date="2017-09-16T12:49:00Z">
                <w:pPr>
                  <w:spacing w:after="0" w:line="240" w:lineRule="auto"/>
                </w:pPr>
              </w:pPrChange>
            </w:pPr>
            <w:r w:rsidRPr="00A60A57">
              <w:rPr>
                <w:rFonts w:eastAsia="Times New Roman" w:cs="Times New Roman"/>
                <w:b w:val="0"/>
                <w:color w:val="0D0D0D" w:themeColor="text1" w:themeTint="F2"/>
                <w:sz w:val="22"/>
                <w:rPrChange w:id="5762" w:author="tao huang" w:date="2017-09-17T12:05:00Z">
                  <w:rPr>
                    <w:rFonts w:eastAsia="Times New Roman" w:cs="Times New Roman"/>
                    <w:color w:val="000000" w:themeColor="text1"/>
                    <w:sz w:val="22"/>
                  </w:rPr>
                </w:rPrChange>
              </w:rPr>
              <w:t>Carbonated Beverages</w:t>
            </w:r>
          </w:p>
        </w:tc>
        <w:tc>
          <w:tcPr>
            <w:tcW w:w="693" w:type="dxa"/>
            <w:shd w:val="clear" w:color="auto" w:fill="auto"/>
            <w:hideMark/>
          </w:tcPr>
          <w:p w14:paraId="63BA436F"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763" w:author="tao huang" w:date="2017-09-17T12:05:00Z">
                  <w:rPr>
                    <w:rFonts w:eastAsia="Times New Roman" w:cs="Times New Roman"/>
                    <w:color w:val="000000" w:themeColor="text1"/>
                    <w:sz w:val="22"/>
                  </w:rPr>
                </w:rPrChange>
              </w:rPr>
              <w:pPrChange w:id="5764"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765" w:author="tao huang" w:date="2017-09-17T12:05:00Z">
                  <w:rPr>
                    <w:rFonts w:eastAsia="Times New Roman" w:cs="Times New Roman"/>
                    <w:color w:val="000000" w:themeColor="text1"/>
                    <w:sz w:val="22"/>
                  </w:rPr>
                </w:rPrChange>
              </w:rPr>
              <w:t>2.1</w:t>
            </w:r>
          </w:p>
        </w:tc>
        <w:tc>
          <w:tcPr>
            <w:tcW w:w="711" w:type="dxa"/>
            <w:shd w:val="clear" w:color="auto" w:fill="auto"/>
            <w:hideMark/>
          </w:tcPr>
          <w:p w14:paraId="7BB9E452"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766" w:author="tao huang" w:date="2017-09-17T12:05:00Z">
                  <w:rPr>
                    <w:rFonts w:eastAsia="Times New Roman" w:cs="Times New Roman"/>
                    <w:color w:val="000000" w:themeColor="text1"/>
                    <w:sz w:val="22"/>
                  </w:rPr>
                </w:rPrChange>
              </w:rPr>
              <w:pPrChange w:id="5767"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768" w:author="tao huang" w:date="2017-09-17T12:05:00Z">
                  <w:rPr>
                    <w:rFonts w:eastAsia="Times New Roman" w:cs="Times New Roman"/>
                    <w:color w:val="000000" w:themeColor="text1"/>
                    <w:sz w:val="22"/>
                  </w:rPr>
                </w:rPrChange>
              </w:rPr>
              <w:t>113.6</w:t>
            </w:r>
          </w:p>
        </w:tc>
        <w:tc>
          <w:tcPr>
            <w:tcW w:w="1169" w:type="dxa"/>
            <w:shd w:val="clear" w:color="auto" w:fill="auto"/>
            <w:hideMark/>
          </w:tcPr>
          <w:p w14:paraId="25790651"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769" w:author="tao huang" w:date="2017-09-17T12:05:00Z">
                  <w:rPr>
                    <w:rFonts w:eastAsia="Times New Roman" w:cs="Times New Roman"/>
                    <w:color w:val="000000" w:themeColor="text1"/>
                    <w:sz w:val="22"/>
                  </w:rPr>
                </w:rPrChange>
              </w:rPr>
              <w:pPrChange w:id="5770"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771" w:author="tao huang" w:date="2017-09-17T12:05:00Z">
                  <w:rPr>
                    <w:rFonts w:eastAsia="Times New Roman" w:cs="Times New Roman"/>
                    <w:color w:val="000000" w:themeColor="text1"/>
                    <w:sz w:val="22"/>
                  </w:rPr>
                </w:rPrChange>
              </w:rPr>
              <w:t>26.8%</w:t>
            </w:r>
          </w:p>
        </w:tc>
        <w:tc>
          <w:tcPr>
            <w:tcW w:w="1169" w:type="dxa"/>
            <w:shd w:val="clear" w:color="auto" w:fill="auto"/>
            <w:hideMark/>
          </w:tcPr>
          <w:p w14:paraId="2EF413E3"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772" w:author="tao huang" w:date="2017-09-17T12:05:00Z">
                  <w:rPr>
                    <w:rFonts w:eastAsia="Times New Roman" w:cs="Times New Roman"/>
                    <w:color w:val="000000" w:themeColor="text1"/>
                    <w:sz w:val="22"/>
                  </w:rPr>
                </w:rPrChange>
              </w:rPr>
              <w:pPrChange w:id="5773"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774" w:author="tao huang" w:date="2017-09-17T12:05:00Z">
                  <w:rPr>
                    <w:rFonts w:eastAsia="Times New Roman" w:cs="Times New Roman"/>
                    <w:color w:val="000000" w:themeColor="text1"/>
                    <w:sz w:val="22"/>
                  </w:rPr>
                </w:rPrChange>
              </w:rPr>
              <w:t>15.6%</w:t>
            </w:r>
          </w:p>
        </w:tc>
        <w:tc>
          <w:tcPr>
            <w:tcW w:w="1078" w:type="dxa"/>
            <w:shd w:val="clear" w:color="auto" w:fill="auto"/>
            <w:hideMark/>
          </w:tcPr>
          <w:p w14:paraId="64ABC9B9"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775" w:author="tao huang" w:date="2017-09-17T12:05:00Z">
                  <w:rPr>
                    <w:rFonts w:eastAsia="Times New Roman" w:cs="Times New Roman"/>
                    <w:color w:val="000000" w:themeColor="text1"/>
                    <w:sz w:val="22"/>
                  </w:rPr>
                </w:rPrChange>
              </w:rPr>
              <w:pPrChange w:id="5776"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777" w:author="tao huang" w:date="2017-09-17T12:05:00Z">
                  <w:rPr>
                    <w:rFonts w:eastAsia="Times New Roman" w:cs="Times New Roman"/>
                    <w:color w:val="000000" w:themeColor="text1"/>
                    <w:sz w:val="22"/>
                  </w:rPr>
                </w:rPrChange>
              </w:rPr>
              <w:t>82</w:t>
            </w:r>
          </w:p>
        </w:tc>
        <w:tc>
          <w:tcPr>
            <w:tcW w:w="1985" w:type="dxa"/>
            <w:shd w:val="clear" w:color="auto" w:fill="auto"/>
            <w:hideMark/>
          </w:tcPr>
          <w:p w14:paraId="2D66AB61" w14:textId="77777777" w:rsidR="001F7C66" w:rsidRPr="00A60A57" w:rsidRDefault="001F7C66">
            <w:pPr>
              <w:spacing w:after="0" w:line="36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778" w:author="tao huang" w:date="2017-09-17T12:05:00Z">
                  <w:rPr>
                    <w:rFonts w:eastAsia="Times New Roman" w:cs="Times New Roman"/>
                    <w:color w:val="000000" w:themeColor="text1"/>
                    <w:sz w:val="22"/>
                  </w:rPr>
                </w:rPrChange>
              </w:rPr>
              <w:pPrChange w:id="5779" w:author="tao huang" w:date="2017-09-16T12:49:00Z">
                <w:pPr>
                  <w:spacing w:after="0" w:line="240" w:lineRule="auto"/>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780" w:author="tao huang" w:date="2017-09-17T12:05:00Z">
                  <w:rPr>
                    <w:rFonts w:eastAsia="Times New Roman" w:cs="Times New Roman"/>
                    <w:color w:val="000000" w:themeColor="text1"/>
                    <w:sz w:val="22"/>
                  </w:rPr>
                </w:rPrChange>
              </w:rPr>
              <w:t>Mustard &amp; Ketchup</w:t>
            </w:r>
          </w:p>
        </w:tc>
        <w:tc>
          <w:tcPr>
            <w:tcW w:w="693" w:type="dxa"/>
            <w:shd w:val="clear" w:color="auto" w:fill="auto"/>
            <w:hideMark/>
          </w:tcPr>
          <w:p w14:paraId="56C974AA"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781" w:author="tao huang" w:date="2017-09-17T12:05:00Z">
                  <w:rPr>
                    <w:rFonts w:eastAsia="Times New Roman" w:cs="Times New Roman"/>
                    <w:color w:val="000000" w:themeColor="text1"/>
                    <w:sz w:val="22"/>
                  </w:rPr>
                </w:rPrChange>
              </w:rPr>
              <w:pPrChange w:id="5782"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783" w:author="tao huang" w:date="2017-09-17T12:05:00Z">
                  <w:rPr>
                    <w:rFonts w:eastAsia="Times New Roman" w:cs="Times New Roman"/>
                    <w:color w:val="000000" w:themeColor="text1"/>
                    <w:sz w:val="22"/>
                  </w:rPr>
                </w:rPrChange>
              </w:rPr>
              <w:t>2.1</w:t>
            </w:r>
          </w:p>
        </w:tc>
        <w:tc>
          <w:tcPr>
            <w:tcW w:w="711" w:type="dxa"/>
            <w:shd w:val="clear" w:color="auto" w:fill="auto"/>
            <w:hideMark/>
          </w:tcPr>
          <w:p w14:paraId="098D8217"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784" w:author="tao huang" w:date="2017-09-17T12:05:00Z">
                  <w:rPr>
                    <w:rFonts w:eastAsia="Times New Roman" w:cs="Times New Roman"/>
                    <w:color w:val="000000" w:themeColor="text1"/>
                    <w:sz w:val="22"/>
                  </w:rPr>
                </w:rPrChange>
              </w:rPr>
              <w:pPrChange w:id="5785"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786" w:author="tao huang" w:date="2017-09-17T12:05:00Z">
                  <w:rPr>
                    <w:rFonts w:eastAsia="Times New Roman" w:cs="Times New Roman"/>
                    <w:color w:val="000000" w:themeColor="text1"/>
                    <w:sz w:val="22"/>
                  </w:rPr>
                </w:rPrChange>
              </w:rPr>
              <w:t>64.5</w:t>
            </w:r>
          </w:p>
        </w:tc>
        <w:tc>
          <w:tcPr>
            <w:tcW w:w="1169" w:type="dxa"/>
            <w:shd w:val="clear" w:color="auto" w:fill="auto"/>
            <w:hideMark/>
          </w:tcPr>
          <w:p w14:paraId="14C46827"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787" w:author="tao huang" w:date="2017-09-17T12:05:00Z">
                  <w:rPr>
                    <w:rFonts w:eastAsia="Times New Roman" w:cs="Times New Roman"/>
                    <w:color w:val="000000" w:themeColor="text1"/>
                    <w:sz w:val="22"/>
                  </w:rPr>
                </w:rPrChange>
              </w:rPr>
              <w:pPrChange w:id="5788"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789" w:author="tao huang" w:date="2017-09-17T12:05:00Z">
                  <w:rPr>
                    <w:rFonts w:eastAsia="Times New Roman" w:cs="Times New Roman"/>
                    <w:color w:val="000000" w:themeColor="text1"/>
                    <w:sz w:val="22"/>
                  </w:rPr>
                </w:rPrChange>
              </w:rPr>
              <w:t>5.3%</w:t>
            </w:r>
          </w:p>
        </w:tc>
        <w:tc>
          <w:tcPr>
            <w:tcW w:w="1169" w:type="dxa"/>
            <w:shd w:val="clear" w:color="auto" w:fill="auto"/>
            <w:hideMark/>
          </w:tcPr>
          <w:p w14:paraId="4DDC51B2"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790" w:author="tao huang" w:date="2017-09-17T12:05:00Z">
                  <w:rPr>
                    <w:rFonts w:eastAsia="Times New Roman" w:cs="Times New Roman"/>
                    <w:color w:val="000000" w:themeColor="text1"/>
                    <w:sz w:val="22"/>
                  </w:rPr>
                </w:rPrChange>
              </w:rPr>
              <w:pPrChange w:id="5791"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792" w:author="tao huang" w:date="2017-09-17T12:05:00Z">
                  <w:rPr>
                    <w:rFonts w:eastAsia="Times New Roman" w:cs="Times New Roman"/>
                    <w:color w:val="000000" w:themeColor="text1"/>
                    <w:sz w:val="22"/>
                  </w:rPr>
                </w:rPrChange>
              </w:rPr>
              <w:t>0.9%</w:t>
            </w:r>
          </w:p>
        </w:tc>
        <w:tc>
          <w:tcPr>
            <w:tcW w:w="1077" w:type="dxa"/>
            <w:shd w:val="clear" w:color="auto" w:fill="auto"/>
            <w:hideMark/>
          </w:tcPr>
          <w:p w14:paraId="1836F5FA"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793" w:author="tao huang" w:date="2017-09-17T12:05:00Z">
                  <w:rPr>
                    <w:rFonts w:eastAsia="Times New Roman" w:cs="Times New Roman"/>
                    <w:color w:val="000000" w:themeColor="text1"/>
                    <w:sz w:val="22"/>
                  </w:rPr>
                </w:rPrChange>
              </w:rPr>
              <w:pPrChange w:id="5794"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795" w:author="tao huang" w:date="2017-09-17T12:05:00Z">
                  <w:rPr>
                    <w:rFonts w:eastAsia="Times New Roman" w:cs="Times New Roman"/>
                    <w:color w:val="000000" w:themeColor="text1"/>
                    <w:sz w:val="22"/>
                  </w:rPr>
                </w:rPrChange>
              </w:rPr>
              <w:t>22</w:t>
            </w:r>
          </w:p>
        </w:tc>
      </w:tr>
      <w:tr w:rsidR="007A78AD" w:rsidRPr="00A60A57" w14:paraId="0F367135" w14:textId="77777777" w:rsidTr="001F7C66">
        <w:trPr>
          <w:trHeight w:val="20"/>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hideMark/>
          </w:tcPr>
          <w:p w14:paraId="5412A08D" w14:textId="77777777" w:rsidR="001F7C66" w:rsidRPr="00A60A57" w:rsidRDefault="001F7C66">
            <w:pPr>
              <w:spacing w:after="0" w:line="360" w:lineRule="auto"/>
              <w:rPr>
                <w:rFonts w:eastAsia="Times New Roman" w:cs="Times New Roman"/>
                <w:b w:val="0"/>
                <w:color w:val="0D0D0D" w:themeColor="text1" w:themeTint="F2"/>
                <w:sz w:val="22"/>
                <w:rPrChange w:id="5796" w:author="tao huang" w:date="2017-09-17T12:05:00Z">
                  <w:rPr>
                    <w:rFonts w:eastAsia="Times New Roman" w:cs="Times New Roman"/>
                    <w:b w:val="0"/>
                    <w:color w:val="000000" w:themeColor="text1"/>
                    <w:sz w:val="22"/>
                  </w:rPr>
                </w:rPrChange>
              </w:rPr>
              <w:pPrChange w:id="5797" w:author="tao huang" w:date="2017-09-16T12:49:00Z">
                <w:pPr>
                  <w:spacing w:after="0" w:line="240" w:lineRule="auto"/>
                </w:pPr>
              </w:pPrChange>
            </w:pPr>
            <w:r w:rsidRPr="00A60A57">
              <w:rPr>
                <w:rFonts w:eastAsia="Times New Roman" w:cs="Times New Roman"/>
                <w:b w:val="0"/>
                <w:color w:val="0D0D0D" w:themeColor="text1" w:themeTint="F2"/>
                <w:sz w:val="22"/>
                <w:rPrChange w:id="5798" w:author="tao huang" w:date="2017-09-17T12:05:00Z">
                  <w:rPr>
                    <w:rFonts w:eastAsia="Times New Roman" w:cs="Times New Roman"/>
                    <w:color w:val="000000" w:themeColor="text1"/>
                    <w:sz w:val="22"/>
                  </w:rPr>
                </w:rPrChange>
              </w:rPr>
              <w:t>Cigarette</w:t>
            </w:r>
          </w:p>
        </w:tc>
        <w:tc>
          <w:tcPr>
            <w:tcW w:w="693" w:type="dxa"/>
            <w:shd w:val="clear" w:color="auto" w:fill="auto"/>
            <w:hideMark/>
          </w:tcPr>
          <w:p w14:paraId="69A61BCF"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799" w:author="tao huang" w:date="2017-09-17T12:05:00Z">
                  <w:rPr>
                    <w:rFonts w:eastAsia="Times New Roman" w:cs="Times New Roman"/>
                    <w:color w:val="000000" w:themeColor="text1"/>
                    <w:sz w:val="22"/>
                  </w:rPr>
                </w:rPrChange>
              </w:rPr>
              <w:pPrChange w:id="5800"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801" w:author="tao huang" w:date="2017-09-17T12:05:00Z">
                  <w:rPr>
                    <w:rFonts w:eastAsia="Times New Roman" w:cs="Times New Roman"/>
                    <w:color w:val="000000" w:themeColor="text1"/>
                    <w:sz w:val="22"/>
                  </w:rPr>
                </w:rPrChange>
              </w:rPr>
              <w:t>22.3</w:t>
            </w:r>
          </w:p>
        </w:tc>
        <w:tc>
          <w:tcPr>
            <w:tcW w:w="711" w:type="dxa"/>
            <w:shd w:val="clear" w:color="auto" w:fill="auto"/>
            <w:hideMark/>
          </w:tcPr>
          <w:p w14:paraId="2485C531"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802" w:author="tao huang" w:date="2017-09-17T12:05:00Z">
                  <w:rPr>
                    <w:rFonts w:eastAsia="Times New Roman" w:cs="Times New Roman"/>
                    <w:color w:val="000000" w:themeColor="text1"/>
                    <w:sz w:val="22"/>
                  </w:rPr>
                </w:rPrChange>
              </w:rPr>
              <w:pPrChange w:id="5803"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804" w:author="tao huang" w:date="2017-09-17T12:05:00Z">
                  <w:rPr>
                    <w:rFonts w:eastAsia="Times New Roman" w:cs="Times New Roman"/>
                    <w:color w:val="000000" w:themeColor="text1"/>
                    <w:sz w:val="22"/>
                  </w:rPr>
                </w:rPrChange>
              </w:rPr>
              <w:t>22.2</w:t>
            </w:r>
          </w:p>
        </w:tc>
        <w:tc>
          <w:tcPr>
            <w:tcW w:w="1169" w:type="dxa"/>
            <w:shd w:val="clear" w:color="auto" w:fill="auto"/>
            <w:hideMark/>
          </w:tcPr>
          <w:p w14:paraId="3AEABF58"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805" w:author="tao huang" w:date="2017-09-17T12:05:00Z">
                  <w:rPr>
                    <w:rFonts w:eastAsia="Times New Roman" w:cs="Times New Roman"/>
                    <w:color w:val="000000" w:themeColor="text1"/>
                    <w:sz w:val="22"/>
                  </w:rPr>
                </w:rPrChange>
              </w:rPr>
              <w:pPrChange w:id="5806"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807" w:author="tao huang" w:date="2017-09-17T12:05:00Z">
                  <w:rPr>
                    <w:rFonts w:eastAsia="Times New Roman" w:cs="Times New Roman"/>
                    <w:color w:val="000000" w:themeColor="text1"/>
                    <w:sz w:val="22"/>
                  </w:rPr>
                </w:rPrChange>
              </w:rPr>
              <w:t>0.0%</w:t>
            </w:r>
          </w:p>
        </w:tc>
        <w:tc>
          <w:tcPr>
            <w:tcW w:w="1169" w:type="dxa"/>
            <w:shd w:val="clear" w:color="auto" w:fill="auto"/>
            <w:hideMark/>
          </w:tcPr>
          <w:p w14:paraId="5ABB64F0"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808" w:author="tao huang" w:date="2017-09-17T12:05:00Z">
                  <w:rPr>
                    <w:rFonts w:eastAsia="Times New Roman" w:cs="Times New Roman"/>
                    <w:color w:val="000000" w:themeColor="text1"/>
                    <w:sz w:val="22"/>
                  </w:rPr>
                </w:rPrChange>
              </w:rPr>
              <w:pPrChange w:id="5809"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810" w:author="tao huang" w:date="2017-09-17T12:05:00Z">
                  <w:rPr>
                    <w:rFonts w:eastAsia="Times New Roman" w:cs="Times New Roman"/>
                    <w:color w:val="000000" w:themeColor="text1"/>
                    <w:sz w:val="22"/>
                  </w:rPr>
                </w:rPrChange>
              </w:rPr>
              <w:t>0.8%</w:t>
            </w:r>
          </w:p>
        </w:tc>
        <w:tc>
          <w:tcPr>
            <w:tcW w:w="1078" w:type="dxa"/>
            <w:shd w:val="clear" w:color="auto" w:fill="auto"/>
            <w:hideMark/>
          </w:tcPr>
          <w:p w14:paraId="621C4073"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811" w:author="tao huang" w:date="2017-09-17T12:05:00Z">
                  <w:rPr>
                    <w:rFonts w:eastAsia="Times New Roman" w:cs="Times New Roman"/>
                    <w:color w:val="000000" w:themeColor="text1"/>
                    <w:sz w:val="22"/>
                  </w:rPr>
                </w:rPrChange>
              </w:rPr>
              <w:pPrChange w:id="5812"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813" w:author="tao huang" w:date="2017-09-17T12:05:00Z">
                  <w:rPr>
                    <w:rFonts w:eastAsia="Times New Roman" w:cs="Times New Roman"/>
                    <w:color w:val="000000" w:themeColor="text1"/>
                    <w:sz w:val="22"/>
                  </w:rPr>
                </w:rPrChange>
              </w:rPr>
              <w:t>202</w:t>
            </w:r>
          </w:p>
        </w:tc>
        <w:tc>
          <w:tcPr>
            <w:tcW w:w="1985" w:type="dxa"/>
            <w:shd w:val="clear" w:color="auto" w:fill="auto"/>
            <w:hideMark/>
          </w:tcPr>
          <w:p w14:paraId="70E15FE1" w14:textId="77777777" w:rsidR="001F7C66" w:rsidRPr="00A60A57" w:rsidRDefault="001F7C66">
            <w:pPr>
              <w:spacing w:after="0"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814" w:author="tao huang" w:date="2017-09-17T12:05:00Z">
                  <w:rPr>
                    <w:rFonts w:eastAsia="Times New Roman" w:cs="Times New Roman"/>
                    <w:color w:val="000000" w:themeColor="text1"/>
                    <w:sz w:val="22"/>
                  </w:rPr>
                </w:rPrChange>
              </w:rPr>
              <w:pPrChange w:id="5815" w:author="tao huang" w:date="2017-09-16T12:49:00Z">
                <w:pPr>
                  <w:spacing w:after="0" w:line="240" w:lineRule="auto"/>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816" w:author="tao huang" w:date="2017-09-17T12:05:00Z">
                  <w:rPr>
                    <w:rFonts w:eastAsia="Times New Roman" w:cs="Times New Roman"/>
                    <w:color w:val="000000" w:themeColor="text1"/>
                    <w:sz w:val="22"/>
                  </w:rPr>
                </w:rPrChange>
              </w:rPr>
              <w:t>Peanut butter</w:t>
            </w:r>
          </w:p>
        </w:tc>
        <w:tc>
          <w:tcPr>
            <w:tcW w:w="693" w:type="dxa"/>
            <w:shd w:val="clear" w:color="auto" w:fill="auto"/>
            <w:hideMark/>
          </w:tcPr>
          <w:p w14:paraId="11282E5B"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817" w:author="tao huang" w:date="2017-09-17T12:05:00Z">
                  <w:rPr>
                    <w:rFonts w:eastAsia="Times New Roman" w:cs="Times New Roman"/>
                    <w:color w:val="000000" w:themeColor="text1"/>
                    <w:sz w:val="22"/>
                  </w:rPr>
                </w:rPrChange>
              </w:rPr>
              <w:pPrChange w:id="5818"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819" w:author="tao huang" w:date="2017-09-17T12:05:00Z">
                  <w:rPr>
                    <w:rFonts w:eastAsia="Times New Roman" w:cs="Times New Roman"/>
                    <w:color w:val="000000" w:themeColor="text1"/>
                    <w:sz w:val="22"/>
                  </w:rPr>
                </w:rPrChange>
              </w:rPr>
              <w:t>3.7</w:t>
            </w:r>
          </w:p>
        </w:tc>
        <w:tc>
          <w:tcPr>
            <w:tcW w:w="711" w:type="dxa"/>
            <w:shd w:val="clear" w:color="auto" w:fill="auto"/>
            <w:hideMark/>
          </w:tcPr>
          <w:p w14:paraId="4D871706"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820" w:author="tao huang" w:date="2017-09-17T12:05:00Z">
                  <w:rPr>
                    <w:rFonts w:eastAsia="Times New Roman" w:cs="Times New Roman"/>
                    <w:color w:val="000000" w:themeColor="text1"/>
                    <w:sz w:val="22"/>
                  </w:rPr>
                </w:rPrChange>
              </w:rPr>
              <w:pPrChange w:id="5821"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822" w:author="tao huang" w:date="2017-09-17T12:05:00Z">
                  <w:rPr>
                    <w:rFonts w:eastAsia="Times New Roman" w:cs="Times New Roman"/>
                    <w:color w:val="000000" w:themeColor="text1"/>
                    <w:sz w:val="22"/>
                  </w:rPr>
                </w:rPrChange>
              </w:rPr>
              <w:t>34.2</w:t>
            </w:r>
          </w:p>
        </w:tc>
        <w:tc>
          <w:tcPr>
            <w:tcW w:w="1169" w:type="dxa"/>
            <w:shd w:val="clear" w:color="auto" w:fill="auto"/>
            <w:hideMark/>
          </w:tcPr>
          <w:p w14:paraId="528B2356"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823" w:author="tao huang" w:date="2017-09-17T12:05:00Z">
                  <w:rPr>
                    <w:rFonts w:eastAsia="Times New Roman" w:cs="Times New Roman"/>
                    <w:color w:val="000000" w:themeColor="text1"/>
                    <w:sz w:val="22"/>
                  </w:rPr>
                </w:rPrChange>
              </w:rPr>
              <w:pPrChange w:id="5824"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825" w:author="tao huang" w:date="2017-09-17T12:05:00Z">
                  <w:rPr>
                    <w:rFonts w:eastAsia="Times New Roman" w:cs="Times New Roman"/>
                    <w:color w:val="000000" w:themeColor="text1"/>
                    <w:sz w:val="22"/>
                  </w:rPr>
                </w:rPrChange>
              </w:rPr>
              <w:t>3.2%</w:t>
            </w:r>
          </w:p>
        </w:tc>
        <w:tc>
          <w:tcPr>
            <w:tcW w:w="1169" w:type="dxa"/>
            <w:shd w:val="clear" w:color="auto" w:fill="auto"/>
            <w:hideMark/>
          </w:tcPr>
          <w:p w14:paraId="3ED77222"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826" w:author="tao huang" w:date="2017-09-17T12:05:00Z">
                  <w:rPr>
                    <w:rFonts w:eastAsia="Times New Roman" w:cs="Times New Roman"/>
                    <w:color w:val="000000" w:themeColor="text1"/>
                    <w:sz w:val="22"/>
                  </w:rPr>
                </w:rPrChange>
              </w:rPr>
              <w:pPrChange w:id="5827"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828" w:author="tao huang" w:date="2017-09-17T12:05:00Z">
                  <w:rPr>
                    <w:rFonts w:eastAsia="Times New Roman" w:cs="Times New Roman"/>
                    <w:color w:val="000000" w:themeColor="text1"/>
                    <w:sz w:val="22"/>
                  </w:rPr>
                </w:rPrChange>
              </w:rPr>
              <w:t>0.6%</w:t>
            </w:r>
          </w:p>
        </w:tc>
        <w:tc>
          <w:tcPr>
            <w:tcW w:w="1077" w:type="dxa"/>
            <w:shd w:val="clear" w:color="auto" w:fill="auto"/>
            <w:hideMark/>
          </w:tcPr>
          <w:p w14:paraId="6A425EA9"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829" w:author="tao huang" w:date="2017-09-17T12:05:00Z">
                  <w:rPr>
                    <w:rFonts w:eastAsia="Times New Roman" w:cs="Times New Roman"/>
                    <w:color w:val="000000" w:themeColor="text1"/>
                    <w:sz w:val="22"/>
                  </w:rPr>
                </w:rPrChange>
              </w:rPr>
              <w:pPrChange w:id="5830"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831" w:author="tao huang" w:date="2017-09-17T12:05:00Z">
                  <w:rPr>
                    <w:rFonts w:eastAsia="Times New Roman" w:cs="Times New Roman"/>
                    <w:color w:val="000000" w:themeColor="text1"/>
                    <w:sz w:val="22"/>
                  </w:rPr>
                </w:rPrChange>
              </w:rPr>
              <w:t>15</w:t>
            </w:r>
          </w:p>
        </w:tc>
      </w:tr>
      <w:tr w:rsidR="007A78AD" w:rsidRPr="00A60A57" w14:paraId="37C61106" w14:textId="77777777" w:rsidTr="001F7C6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hideMark/>
          </w:tcPr>
          <w:p w14:paraId="36A1C2BD" w14:textId="77777777" w:rsidR="001F7C66" w:rsidRPr="00A60A57" w:rsidRDefault="001F7C66">
            <w:pPr>
              <w:spacing w:after="0" w:line="360" w:lineRule="auto"/>
              <w:rPr>
                <w:rFonts w:eastAsia="Times New Roman" w:cs="Times New Roman"/>
                <w:b w:val="0"/>
                <w:color w:val="0D0D0D" w:themeColor="text1" w:themeTint="F2"/>
                <w:sz w:val="22"/>
                <w:rPrChange w:id="5832" w:author="tao huang" w:date="2017-09-17T12:05:00Z">
                  <w:rPr>
                    <w:rFonts w:eastAsia="Times New Roman" w:cs="Times New Roman"/>
                    <w:b w:val="0"/>
                    <w:color w:val="000000" w:themeColor="text1"/>
                    <w:sz w:val="22"/>
                  </w:rPr>
                </w:rPrChange>
              </w:rPr>
              <w:pPrChange w:id="5833" w:author="tao huang" w:date="2017-09-16T12:49:00Z">
                <w:pPr>
                  <w:spacing w:after="0" w:line="240" w:lineRule="auto"/>
                </w:pPr>
              </w:pPrChange>
            </w:pPr>
            <w:r w:rsidRPr="00A60A57">
              <w:rPr>
                <w:rFonts w:eastAsia="Times New Roman" w:cs="Times New Roman"/>
                <w:b w:val="0"/>
                <w:color w:val="0D0D0D" w:themeColor="text1" w:themeTint="F2"/>
                <w:sz w:val="22"/>
                <w:rPrChange w:id="5834" w:author="tao huang" w:date="2017-09-17T12:05:00Z">
                  <w:rPr>
                    <w:rFonts w:eastAsia="Times New Roman" w:cs="Times New Roman"/>
                    <w:color w:val="000000" w:themeColor="text1"/>
                    <w:sz w:val="22"/>
                  </w:rPr>
                </w:rPrChange>
              </w:rPr>
              <w:t>Coffee</w:t>
            </w:r>
          </w:p>
        </w:tc>
        <w:tc>
          <w:tcPr>
            <w:tcW w:w="693" w:type="dxa"/>
            <w:shd w:val="clear" w:color="auto" w:fill="auto"/>
            <w:hideMark/>
          </w:tcPr>
          <w:p w14:paraId="76B8A73F"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835" w:author="tao huang" w:date="2017-09-17T12:05:00Z">
                  <w:rPr>
                    <w:rFonts w:eastAsia="Times New Roman" w:cs="Times New Roman"/>
                    <w:color w:val="000000" w:themeColor="text1"/>
                    <w:sz w:val="22"/>
                  </w:rPr>
                </w:rPrChange>
              </w:rPr>
              <w:pPrChange w:id="5836"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837" w:author="tao huang" w:date="2017-09-17T12:05:00Z">
                  <w:rPr>
                    <w:rFonts w:eastAsia="Times New Roman" w:cs="Times New Roman"/>
                    <w:color w:val="000000" w:themeColor="text1"/>
                    <w:sz w:val="22"/>
                  </w:rPr>
                </w:rPrChange>
              </w:rPr>
              <w:t>5.2</w:t>
            </w:r>
          </w:p>
        </w:tc>
        <w:tc>
          <w:tcPr>
            <w:tcW w:w="711" w:type="dxa"/>
            <w:shd w:val="clear" w:color="auto" w:fill="auto"/>
            <w:hideMark/>
          </w:tcPr>
          <w:p w14:paraId="24F50CE1"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838" w:author="tao huang" w:date="2017-09-17T12:05:00Z">
                  <w:rPr>
                    <w:rFonts w:eastAsia="Times New Roman" w:cs="Times New Roman"/>
                    <w:color w:val="000000" w:themeColor="text1"/>
                    <w:sz w:val="22"/>
                  </w:rPr>
                </w:rPrChange>
              </w:rPr>
              <w:pPrChange w:id="5839"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840" w:author="tao huang" w:date="2017-09-17T12:05:00Z">
                  <w:rPr>
                    <w:rFonts w:eastAsia="Times New Roman" w:cs="Times New Roman"/>
                    <w:color w:val="000000" w:themeColor="text1"/>
                    <w:sz w:val="22"/>
                  </w:rPr>
                </w:rPrChange>
              </w:rPr>
              <w:t>14.5</w:t>
            </w:r>
          </w:p>
        </w:tc>
        <w:tc>
          <w:tcPr>
            <w:tcW w:w="1169" w:type="dxa"/>
            <w:shd w:val="clear" w:color="auto" w:fill="auto"/>
            <w:hideMark/>
          </w:tcPr>
          <w:p w14:paraId="67FBEA47"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841" w:author="tao huang" w:date="2017-09-17T12:05:00Z">
                  <w:rPr>
                    <w:rFonts w:eastAsia="Times New Roman" w:cs="Times New Roman"/>
                    <w:color w:val="000000" w:themeColor="text1"/>
                    <w:sz w:val="22"/>
                  </w:rPr>
                </w:rPrChange>
              </w:rPr>
              <w:pPrChange w:id="5842"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843" w:author="tao huang" w:date="2017-09-17T12:05:00Z">
                  <w:rPr>
                    <w:rFonts w:eastAsia="Times New Roman" w:cs="Times New Roman"/>
                    <w:color w:val="000000" w:themeColor="text1"/>
                    <w:sz w:val="22"/>
                  </w:rPr>
                </w:rPrChange>
              </w:rPr>
              <w:t>5.2%</w:t>
            </w:r>
          </w:p>
        </w:tc>
        <w:tc>
          <w:tcPr>
            <w:tcW w:w="1169" w:type="dxa"/>
            <w:shd w:val="clear" w:color="auto" w:fill="auto"/>
            <w:hideMark/>
          </w:tcPr>
          <w:p w14:paraId="46579E21"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844" w:author="tao huang" w:date="2017-09-17T12:05:00Z">
                  <w:rPr>
                    <w:rFonts w:eastAsia="Times New Roman" w:cs="Times New Roman"/>
                    <w:color w:val="000000" w:themeColor="text1"/>
                    <w:sz w:val="22"/>
                  </w:rPr>
                </w:rPrChange>
              </w:rPr>
              <w:pPrChange w:id="5845"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846" w:author="tao huang" w:date="2017-09-17T12:05:00Z">
                  <w:rPr>
                    <w:rFonts w:eastAsia="Times New Roman" w:cs="Times New Roman"/>
                    <w:color w:val="000000" w:themeColor="text1"/>
                    <w:sz w:val="22"/>
                  </w:rPr>
                </w:rPrChange>
              </w:rPr>
              <w:t>2.9%</w:t>
            </w:r>
          </w:p>
        </w:tc>
        <w:tc>
          <w:tcPr>
            <w:tcW w:w="1078" w:type="dxa"/>
            <w:shd w:val="clear" w:color="auto" w:fill="auto"/>
            <w:hideMark/>
          </w:tcPr>
          <w:p w14:paraId="2A5A26E4"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847" w:author="tao huang" w:date="2017-09-17T12:05:00Z">
                  <w:rPr>
                    <w:rFonts w:eastAsia="Times New Roman" w:cs="Times New Roman"/>
                    <w:color w:val="000000" w:themeColor="text1"/>
                    <w:sz w:val="22"/>
                  </w:rPr>
                </w:rPrChange>
              </w:rPr>
              <w:pPrChange w:id="5848"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849" w:author="tao huang" w:date="2017-09-17T12:05:00Z">
                  <w:rPr>
                    <w:rFonts w:eastAsia="Times New Roman" w:cs="Times New Roman"/>
                    <w:color w:val="000000" w:themeColor="text1"/>
                    <w:sz w:val="22"/>
                  </w:rPr>
                </w:rPrChange>
              </w:rPr>
              <w:t>86</w:t>
            </w:r>
          </w:p>
        </w:tc>
        <w:tc>
          <w:tcPr>
            <w:tcW w:w="1985" w:type="dxa"/>
            <w:shd w:val="clear" w:color="auto" w:fill="auto"/>
            <w:hideMark/>
          </w:tcPr>
          <w:p w14:paraId="5F92B691" w14:textId="77777777" w:rsidR="001F7C66" w:rsidRPr="00A60A57" w:rsidRDefault="001F7C66">
            <w:pPr>
              <w:spacing w:after="0" w:line="36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850" w:author="tao huang" w:date="2017-09-17T12:05:00Z">
                  <w:rPr>
                    <w:rFonts w:eastAsia="Times New Roman" w:cs="Times New Roman"/>
                    <w:color w:val="000000" w:themeColor="text1"/>
                    <w:sz w:val="22"/>
                  </w:rPr>
                </w:rPrChange>
              </w:rPr>
              <w:pPrChange w:id="5851" w:author="tao huang" w:date="2017-09-16T12:49:00Z">
                <w:pPr>
                  <w:spacing w:after="0" w:line="240" w:lineRule="auto"/>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852" w:author="tao huang" w:date="2017-09-17T12:05:00Z">
                  <w:rPr>
                    <w:rFonts w:eastAsia="Times New Roman" w:cs="Times New Roman"/>
                    <w:color w:val="000000" w:themeColor="text1"/>
                    <w:sz w:val="22"/>
                  </w:rPr>
                </w:rPrChange>
              </w:rPr>
              <w:t>Photo</w:t>
            </w:r>
          </w:p>
        </w:tc>
        <w:tc>
          <w:tcPr>
            <w:tcW w:w="693" w:type="dxa"/>
            <w:shd w:val="clear" w:color="auto" w:fill="auto"/>
            <w:hideMark/>
          </w:tcPr>
          <w:p w14:paraId="1A72CC4B"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853" w:author="tao huang" w:date="2017-09-17T12:05:00Z">
                  <w:rPr>
                    <w:rFonts w:eastAsia="Times New Roman" w:cs="Times New Roman"/>
                    <w:color w:val="000000" w:themeColor="text1"/>
                    <w:sz w:val="22"/>
                  </w:rPr>
                </w:rPrChange>
              </w:rPr>
              <w:pPrChange w:id="5854"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855" w:author="tao huang" w:date="2017-09-17T12:05:00Z">
                  <w:rPr>
                    <w:rFonts w:eastAsia="Times New Roman" w:cs="Times New Roman"/>
                    <w:color w:val="000000" w:themeColor="text1"/>
                    <w:sz w:val="22"/>
                  </w:rPr>
                </w:rPrChange>
              </w:rPr>
              <w:t>7.2</w:t>
            </w:r>
          </w:p>
        </w:tc>
        <w:tc>
          <w:tcPr>
            <w:tcW w:w="711" w:type="dxa"/>
            <w:shd w:val="clear" w:color="auto" w:fill="auto"/>
            <w:hideMark/>
          </w:tcPr>
          <w:p w14:paraId="41141723"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856" w:author="tao huang" w:date="2017-09-17T12:05:00Z">
                  <w:rPr>
                    <w:rFonts w:eastAsia="Times New Roman" w:cs="Times New Roman"/>
                    <w:color w:val="000000" w:themeColor="text1"/>
                    <w:sz w:val="22"/>
                  </w:rPr>
                </w:rPrChange>
              </w:rPr>
              <w:pPrChange w:id="5857"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858" w:author="tao huang" w:date="2017-09-17T12:05:00Z">
                  <w:rPr>
                    <w:rFonts w:eastAsia="Times New Roman" w:cs="Times New Roman"/>
                    <w:color w:val="000000" w:themeColor="text1"/>
                    <w:sz w:val="22"/>
                  </w:rPr>
                </w:rPrChange>
              </w:rPr>
              <w:t>9.2</w:t>
            </w:r>
          </w:p>
        </w:tc>
        <w:tc>
          <w:tcPr>
            <w:tcW w:w="1169" w:type="dxa"/>
            <w:shd w:val="clear" w:color="auto" w:fill="auto"/>
            <w:hideMark/>
          </w:tcPr>
          <w:p w14:paraId="3AC874E7"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859" w:author="tao huang" w:date="2017-09-17T12:05:00Z">
                  <w:rPr>
                    <w:rFonts w:eastAsia="Times New Roman" w:cs="Times New Roman"/>
                    <w:color w:val="000000" w:themeColor="text1"/>
                    <w:sz w:val="22"/>
                  </w:rPr>
                </w:rPrChange>
              </w:rPr>
              <w:pPrChange w:id="5860"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861" w:author="tao huang" w:date="2017-09-17T12:05:00Z">
                  <w:rPr>
                    <w:rFonts w:eastAsia="Times New Roman" w:cs="Times New Roman"/>
                    <w:color w:val="000000" w:themeColor="text1"/>
                    <w:sz w:val="22"/>
                  </w:rPr>
                </w:rPrChange>
              </w:rPr>
              <w:t>4.6%</w:t>
            </w:r>
          </w:p>
        </w:tc>
        <w:tc>
          <w:tcPr>
            <w:tcW w:w="1169" w:type="dxa"/>
            <w:shd w:val="clear" w:color="auto" w:fill="auto"/>
            <w:hideMark/>
          </w:tcPr>
          <w:p w14:paraId="37399DEE"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862" w:author="tao huang" w:date="2017-09-17T12:05:00Z">
                  <w:rPr>
                    <w:rFonts w:eastAsia="Times New Roman" w:cs="Times New Roman"/>
                    <w:color w:val="000000" w:themeColor="text1"/>
                    <w:sz w:val="22"/>
                  </w:rPr>
                </w:rPrChange>
              </w:rPr>
              <w:pPrChange w:id="5863"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864" w:author="tao huang" w:date="2017-09-17T12:05:00Z">
                  <w:rPr>
                    <w:rFonts w:eastAsia="Times New Roman" w:cs="Times New Roman"/>
                    <w:color w:val="000000" w:themeColor="text1"/>
                    <w:sz w:val="22"/>
                  </w:rPr>
                </w:rPrChange>
              </w:rPr>
              <w:t>5.1%</w:t>
            </w:r>
          </w:p>
        </w:tc>
        <w:tc>
          <w:tcPr>
            <w:tcW w:w="1077" w:type="dxa"/>
            <w:shd w:val="clear" w:color="auto" w:fill="auto"/>
            <w:hideMark/>
          </w:tcPr>
          <w:p w14:paraId="386C8F66"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865" w:author="tao huang" w:date="2017-09-17T12:05:00Z">
                  <w:rPr>
                    <w:rFonts w:eastAsia="Times New Roman" w:cs="Times New Roman"/>
                    <w:color w:val="000000" w:themeColor="text1"/>
                    <w:sz w:val="22"/>
                  </w:rPr>
                </w:rPrChange>
              </w:rPr>
              <w:pPrChange w:id="5866"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867" w:author="tao huang" w:date="2017-09-17T12:05:00Z">
                  <w:rPr>
                    <w:rFonts w:eastAsia="Times New Roman" w:cs="Times New Roman"/>
                    <w:color w:val="000000" w:themeColor="text1"/>
                    <w:sz w:val="22"/>
                  </w:rPr>
                </w:rPrChange>
              </w:rPr>
              <w:t>13</w:t>
            </w:r>
          </w:p>
        </w:tc>
      </w:tr>
      <w:tr w:rsidR="007A78AD" w:rsidRPr="00A60A57" w14:paraId="4B135C20" w14:textId="77777777" w:rsidTr="001F7C66">
        <w:trPr>
          <w:trHeight w:val="20"/>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hideMark/>
          </w:tcPr>
          <w:p w14:paraId="4487EC45" w14:textId="77777777" w:rsidR="001F7C66" w:rsidRPr="00A60A57" w:rsidRDefault="001F7C66">
            <w:pPr>
              <w:spacing w:after="0" w:line="360" w:lineRule="auto"/>
              <w:rPr>
                <w:rFonts w:eastAsia="Times New Roman" w:cs="Times New Roman"/>
                <w:b w:val="0"/>
                <w:color w:val="0D0D0D" w:themeColor="text1" w:themeTint="F2"/>
                <w:sz w:val="22"/>
                <w:rPrChange w:id="5868" w:author="tao huang" w:date="2017-09-17T12:05:00Z">
                  <w:rPr>
                    <w:rFonts w:eastAsia="Times New Roman" w:cs="Times New Roman"/>
                    <w:b w:val="0"/>
                    <w:color w:val="000000" w:themeColor="text1"/>
                    <w:sz w:val="22"/>
                  </w:rPr>
                </w:rPrChange>
              </w:rPr>
              <w:pPrChange w:id="5869" w:author="tao huang" w:date="2017-09-16T12:49:00Z">
                <w:pPr>
                  <w:spacing w:after="0" w:line="240" w:lineRule="auto"/>
                </w:pPr>
              </w:pPrChange>
            </w:pPr>
            <w:r w:rsidRPr="00A60A57">
              <w:rPr>
                <w:rFonts w:eastAsia="Times New Roman" w:cs="Times New Roman"/>
                <w:b w:val="0"/>
                <w:color w:val="0D0D0D" w:themeColor="text1" w:themeTint="F2"/>
                <w:sz w:val="22"/>
                <w:rPrChange w:id="5870" w:author="tao huang" w:date="2017-09-17T12:05:00Z">
                  <w:rPr>
                    <w:rFonts w:eastAsia="Times New Roman" w:cs="Times New Roman"/>
                    <w:color w:val="000000" w:themeColor="text1"/>
                    <w:sz w:val="22"/>
                  </w:rPr>
                </w:rPrChange>
              </w:rPr>
              <w:t>Cold cereal</w:t>
            </w:r>
          </w:p>
        </w:tc>
        <w:tc>
          <w:tcPr>
            <w:tcW w:w="693" w:type="dxa"/>
            <w:shd w:val="clear" w:color="auto" w:fill="auto"/>
            <w:hideMark/>
          </w:tcPr>
          <w:p w14:paraId="2D7FEBC8"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871" w:author="tao huang" w:date="2017-09-17T12:05:00Z">
                  <w:rPr>
                    <w:rFonts w:eastAsia="Times New Roman" w:cs="Times New Roman"/>
                    <w:color w:val="000000" w:themeColor="text1"/>
                    <w:sz w:val="22"/>
                  </w:rPr>
                </w:rPrChange>
              </w:rPr>
              <w:pPrChange w:id="5872"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873" w:author="tao huang" w:date="2017-09-17T12:05:00Z">
                  <w:rPr>
                    <w:rFonts w:eastAsia="Times New Roman" w:cs="Times New Roman"/>
                    <w:color w:val="000000" w:themeColor="text1"/>
                    <w:sz w:val="22"/>
                  </w:rPr>
                </w:rPrChange>
              </w:rPr>
              <w:t>3.5</w:t>
            </w:r>
          </w:p>
        </w:tc>
        <w:tc>
          <w:tcPr>
            <w:tcW w:w="711" w:type="dxa"/>
            <w:shd w:val="clear" w:color="auto" w:fill="auto"/>
            <w:hideMark/>
          </w:tcPr>
          <w:p w14:paraId="1F8533E5"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874" w:author="tao huang" w:date="2017-09-17T12:05:00Z">
                  <w:rPr>
                    <w:rFonts w:eastAsia="Times New Roman" w:cs="Times New Roman"/>
                    <w:color w:val="000000" w:themeColor="text1"/>
                    <w:sz w:val="22"/>
                  </w:rPr>
                </w:rPrChange>
              </w:rPr>
              <w:pPrChange w:id="5875"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876" w:author="tao huang" w:date="2017-09-17T12:05:00Z">
                  <w:rPr>
                    <w:rFonts w:eastAsia="Times New Roman" w:cs="Times New Roman"/>
                    <w:color w:val="000000" w:themeColor="text1"/>
                    <w:sz w:val="22"/>
                  </w:rPr>
                </w:rPrChange>
              </w:rPr>
              <w:t>70.7</w:t>
            </w:r>
          </w:p>
        </w:tc>
        <w:tc>
          <w:tcPr>
            <w:tcW w:w="1169" w:type="dxa"/>
            <w:shd w:val="clear" w:color="auto" w:fill="auto"/>
            <w:hideMark/>
          </w:tcPr>
          <w:p w14:paraId="5424A2AB"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877" w:author="tao huang" w:date="2017-09-17T12:05:00Z">
                  <w:rPr>
                    <w:rFonts w:eastAsia="Times New Roman" w:cs="Times New Roman"/>
                    <w:color w:val="000000" w:themeColor="text1"/>
                    <w:sz w:val="22"/>
                  </w:rPr>
                </w:rPrChange>
              </w:rPr>
              <w:pPrChange w:id="5878"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879" w:author="tao huang" w:date="2017-09-17T12:05:00Z">
                  <w:rPr>
                    <w:rFonts w:eastAsia="Times New Roman" w:cs="Times New Roman"/>
                    <w:color w:val="000000" w:themeColor="text1"/>
                    <w:sz w:val="22"/>
                  </w:rPr>
                </w:rPrChange>
              </w:rPr>
              <w:t>4.0%</w:t>
            </w:r>
          </w:p>
        </w:tc>
        <w:tc>
          <w:tcPr>
            <w:tcW w:w="1169" w:type="dxa"/>
            <w:shd w:val="clear" w:color="auto" w:fill="auto"/>
            <w:hideMark/>
          </w:tcPr>
          <w:p w14:paraId="1C816918"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880" w:author="tao huang" w:date="2017-09-17T12:05:00Z">
                  <w:rPr>
                    <w:rFonts w:eastAsia="Times New Roman" w:cs="Times New Roman"/>
                    <w:color w:val="000000" w:themeColor="text1"/>
                    <w:sz w:val="22"/>
                  </w:rPr>
                </w:rPrChange>
              </w:rPr>
              <w:pPrChange w:id="5881"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882" w:author="tao huang" w:date="2017-09-17T12:05:00Z">
                  <w:rPr>
                    <w:rFonts w:eastAsia="Times New Roman" w:cs="Times New Roman"/>
                    <w:color w:val="000000" w:themeColor="text1"/>
                    <w:sz w:val="22"/>
                  </w:rPr>
                </w:rPrChange>
              </w:rPr>
              <w:t>18.1%</w:t>
            </w:r>
          </w:p>
        </w:tc>
        <w:tc>
          <w:tcPr>
            <w:tcW w:w="1078" w:type="dxa"/>
            <w:shd w:val="clear" w:color="auto" w:fill="auto"/>
            <w:hideMark/>
          </w:tcPr>
          <w:p w14:paraId="2BA97192"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883" w:author="tao huang" w:date="2017-09-17T12:05:00Z">
                  <w:rPr>
                    <w:rFonts w:eastAsia="Times New Roman" w:cs="Times New Roman"/>
                    <w:color w:val="000000" w:themeColor="text1"/>
                    <w:sz w:val="22"/>
                  </w:rPr>
                </w:rPrChange>
              </w:rPr>
              <w:pPrChange w:id="5884"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885" w:author="tao huang" w:date="2017-09-17T12:05:00Z">
                  <w:rPr>
                    <w:rFonts w:eastAsia="Times New Roman" w:cs="Times New Roman"/>
                    <w:color w:val="000000" w:themeColor="text1"/>
                    <w:sz w:val="22"/>
                  </w:rPr>
                </w:rPrChange>
              </w:rPr>
              <w:t>125</w:t>
            </w:r>
          </w:p>
        </w:tc>
        <w:tc>
          <w:tcPr>
            <w:tcW w:w="1985" w:type="dxa"/>
            <w:shd w:val="clear" w:color="auto" w:fill="auto"/>
            <w:hideMark/>
          </w:tcPr>
          <w:p w14:paraId="1E76BC31" w14:textId="77777777" w:rsidR="001F7C66" w:rsidRPr="00A60A57" w:rsidRDefault="001F7C66">
            <w:pPr>
              <w:spacing w:after="0"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886" w:author="tao huang" w:date="2017-09-17T12:05:00Z">
                  <w:rPr>
                    <w:rFonts w:eastAsia="Times New Roman" w:cs="Times New Roman"/>
                    <w:color w:val="000000" w:themeColor="text1"/>
                    <w:sz w:val="22"/>
                  </w:rPr>
                </w:rPrChange>
              </w:rPr>
              <w:pPrChange w:id="5887" w:author="tao huang" w:date="2017-09-16T12:49:00Z">
                <w:pPr>
                  <w:spacing w:after="0" w:line="240" w:lineRule="auto"/>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888" w:author="tao huang" w:date="2017-09-17T12:05:00Z">
                  <w:rPr>
                    <w:rFonts w:eastAsia="Times New Roman" w:cs="Times New Roman"/>
                    <w:color w:val="000000" w:themeColor="text1"/>
                    <w:sz w:val="22"/>
                  </w:rPr>
                </w:rPrChange>
              </w:rPr>
              <w:t>Salty snacks</w:t>
            </w:r>
          </w:p>
        </w:tc>
        <w:tc>
          <w:tcPr>
            <w:tcW w:w="693" w:type="dxa"/>
            <w:shd w:val="clear" w:color="auto" w:fill="auto"/>
            <w:hideMark/>
          </w:tcPr>
          <w:p w14:paraId="4C1E6896"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889" w:author="tao huang" w:date="2017-09-17T12:05:00Z">
                  <w:rPr>
                    <w:rFonts w:eastAsia="Times New Roman" w:cs="Times New Roman"/>
                    <w:color w:val="000000" w:themeColor="text1"/>
                    <w:sz w:val="22"/>
                  </w:rPr>
                </w:rPrChange>
              </w:rPr>
              <w:pPrChange w:id="5890"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891" w:author="tao huang" w:date="2017-09-17T12:05:00Z">
                  <w:rPr>
                    <w:rFonts w:eastAsia="Times New Roman" w:cs="Times New Roman"/>
                    <w:color w:val="000000" w:themeColor="text1"/>
                    <w:sz w:val="22"/>
                  </w:rPr>
                </w:rPrChange>
              </w:rPr>
              <w:t>2.3</w:t>
            </w:r>
          </w:p>
        </w:tc>
        <w:tc>
          <w:tcPr>
            <w:tcW w:w="711" w:type="dxa"/>
            <w:shd w:val="clear" w:color="auto" w:fill="auto"/>
            <w:hideMark/>
          </w:tcPr>
          <w:p w14:paraId="459F1297"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892" w:author="tao huang" w:date="2017-09-17T12:05:00Z">
                  <w:rPr>
                    <w:rFonts w:eastAsia="Times New Roman" w:cs="Times New Roman"/>
                    <w:color w:val="000000" w:themeColor="text1"/>
                    <w:sz w:val="22"/>
                  </w:rPr>
                </w:rPrChange>
              </w:rPr>
              <w:pPrChange w:id="5893"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894" w:author="tao huang" w:date="2017-09-17T12:05:00Z">
                  <w:rPr>
                    <w:rFonts w:eastAsia="Times New Roman" w:cs="Times New Roman"/>
                    <w:color w:val="000000" w:themeColor="text1"/>
                    <w:sz w:val="22"/>
                  </w:rPr>
                </w:rPrChange>
              </w:rPr>
              <w:t>50.9</w:t>
            </w:r>
          </w:p>
        </w:tc>
        <w:tc>
          <w:tcPr>
            <w:tcW w:w="1169" w:type="dxa"/>
            <w:shd w:val="clear" w:color="auto" w:fill="auto"/>
            <w:hideMark/>
          </w:tcPr>
          <w:p w14:paraId="02990B5E"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895" w:author="tao huang" w:date="2017-09-17T12:05:00Z">
                  <w:rPr>
                    <w:rFonts w:eastAsia="Times New Roman" w:cs="Times New Roman"/>
                    <w:color w:val="000000" w:themeColor="text1"/>
                    <w:sz w:val="22"/>
                  </w:rPr>
                </w:rPrChange>
              </w:rPr>
              <w:pPrChange w:id="5896"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897" w:author="tao huang" w:date="2017-09-17T12:05:00Z">
                  <w:rPr>
                    <w:rFonts w:eastAsia="Times New Roman" w:cs="Times New Roman"/>
                    <w:color w:val="000000" w:themeColor="text1"/>
                    <w:sz w:val="22"/>
                  </w:rPr>
                </w:rPrChange>
              </w:rPr>
              <w:t>6.7%</w:t>
            </w:r>
          </w:p>
        </w:tc>
        <w:tc>
          <w:tcPr>
            <w:tcW w:w="1169" w:type="dxa"/>
            <w:shd w:val="clear" w:color="auto" w:fill="auto"/>
            <w:hideMark/>
          </w:tcPr>
          <w:p w14:paraId="4455C6D3"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898" w:author="tao huang" w:date="2017-09-17T12:05:00Z">
                  <w:rPr>
                    <w:rFonts w:eastAsia="Times New Roman" w:cs="Times New Roman"/>
                    <w:color w:val="000000" w:themeColor="text1"/>
                    <w:sz w:val="22"/>
                  </w:rPr>
                </w:rPrChange>
              </w:rPr>
              <w:pPrChange w:id="5899"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900" w:author="tao huang" w:date="2017-09-17T12:05:00Z">
                  <w:rPr>
                    <w:rFonts w:eastAsia="Times New Roman" w:cs="Times New Roman"/>
                    <w:color w:val="000000" w:themeColor="text1"/>
                    <w:sz w:val="22"/>
                  </w:rPr>
                </w:rPrChange>
              </w:rPr>
              <w:t>5.0%</w:t>
            </w:r>
          </w:p>
        </w:tc>
        <w:tc>
          <w:tcPr>
            <w:tcW w:w="1077" w:type="dxa"/>
            <w:shd w:val="clear" w:color="auto" w:fill="auto"/>
            <w:hideMark/>
          </w:tcPr>
          <w:p w14:paraId="29B976E8"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901" w:author="tao huang" w:date="2017-09-17T12:05:00Z">
                  <w:rPr>
                    <w:rFonts w:eastAsia="Times New Roman" w:cs="Times New Roman"/>
                    <w:color w:val="000000" w:themeColor="text1"/>
                    <w:sz w:val="22"/>
                  </w:rPr>
                </w:rPrChange>
              </w:rPr>
              <w:pPrChange w:id="5902"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903" w:author="tao huang" w:date="2017-09-17T12:05:00Z">
                  <w:rPr>
                    <w:rFonts w:eastAsia="Times New Roman" w:cs="Times New Roman"/>
                    <w:color w:val="000000" w:themeColor="text1"/>
                    <w:sz w:val="22"/>
                  </w:rPr>
                </w:rPrChange>
              </w:rPr>
              <w:t>100</w:t>
            </w:r>
          </w:p>
        </w:tc>
      </w:tr>
      <w:tr w:rsidR="007A78AD" w:rsidRPr="00A60A57" w14:paraId="749A0C65" w14:textId="77777777" w:rsidTr="001F7C6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hideMark/>
          </w:tcPr>
          <w:p w14:paraId="40C21A28" w14:textId="77777777" w:rsidR="001F7C66" w:rsidRPr="00A60A57" w:rsidRDefault="001F7C66">
            <w:pPr>
              <w:spacing w:after="0" w:line="360" w:lineRule="auto"/>
              <w:rPr>
                <w:rFonts w:eastAsia="Times New Roman" w:cs="Times New Roman"/>
                <w:b w:val="0"/>
                <w:color w:val="0D0D0D" w:themeColor="text1" w:themeTint="F2"/>
                <w:sz w:val="22"/>
                <w:rPrChange w:id="5904" w:author="tao huang" w:date="2017-09-17T12:05:00Z">
                  <w:rPr>
                    <w:rFonts w:eastAsia="Times New Roman" w:cs="Times New Roman"/>
                    <w:b w:val="0"/>
                    <w:color w:val="000000" w:themeColor="text1"/>
                    <w:sz w:val="22"/>
                  </w:rPr>
                </w:rPrChange>
              </w:rPr>
              <w:pPrChange w:id="5905" w:author="tao huang" w:date="2017-09-16T12:49:00Z">
                <w:pPr>
                  <w:spacing w:after="0" w:line="240" w:lineRule="auto"/>
                </w:pPr>
              </w:pPrChange>
            </w:pPr>
            <w:r w:rsidRPr="00A60A57">
              <w:rPr>
                <w:rFonts w:eastAsia="Times New Roman" w:cs="Times New Roman"/>
                <w:b w:val="0"/>
                <w:color w:val="0D0D0D" w:themeColor="text1" w:themeTint="F2"/>
                <w:sz w:val="22"/>
                <w:rPrChange w:id="5906" w:author="tao huang" w:date="2017-09-17T12:05:00Z">
                  <w:rPr>
                    <w:rFonts w:eastAsia="Times New Roman" w:cs="Times New Roman"/>
                    <w:color w:val="000000" w:themeColor="text1"/>
                    <w:sz w:val="22"/>
                  </w:rPr>
                </w:rPrChange>
              </w:rPr>
              <w:t>Deodorant</w:t>
            </w:r>
          </w:p>
        </w:tc>
        <w:tc>
          <w:tcPr>
            <w:tcW w:w="693" w:type="dxa"/>
            <w:shd w:val="clear" w:color="auto" w:fill="auto"/>
            <w:hideMark/>
          </w:tcPr>
          <w:p w14:paraId="717244E6"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907" w:author="tao huang" w:date="2017-09-17T12:05:00Z">
                  <w:rPr>
                    <w:rFonts w:eastAsia="Times New Roman" w:cs="Times New Roman"/>
                    <w:color w:val="000000" w:themeColor="text1"/>
                    <w:sz w:val="22"/>
                  </w:rPr>
                </w:rPrChange>
              </w:rPr>
              <w:pPrChange w:id="5908"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909" w:author="tao huang" w:date="2017-09-17T12:05:00Z">
                  <w:rPr>
                    <w:rFonts w:eastAsia="Times New Roman" w:cs="Times New Roman"/>
                    <w:color w:val="000000" w:themeColor="text1"/>
                    <w:sz w:val="22"/>
                  </w:rPr>
                </w:rPrChange>
              </w:rPr>
              <w:t>2.7</w:t>
            </w:r>
          </w:p>
        </w:tc>
        <w:tc>
          <w:tcPr>
            <w:tcW w:w="711" w:type="dxa"/>
            <w:shd w:val="clear" w:color="auto" w:fill="auto"/>
            <w:hideMark/>
          </w:tcPr>
          <w:p w14:paraId="47CA19A0"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910" w:author="tao huang" w:date="2017-09-17T12:05:00Z">
                  <w:rPr>
                    <w:rFonts w:eastAsia="Times New Roman" w:cs="Times New Roman"/>
                    <w:color w:val="000000" w:themeColor="text1"/>
                    <w:sz w:val="22"/>
                  </w:rPr>
                </w:rPrChange>
              </w:rPr>
              <w:pPrChange w:id="5911"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912" w:author="tao huang" w:date="2017-09-17T12:05:00Z">
                  <w:rPr>
                    <w:rFonts w:eastAsia="Times New Roman" w:cs="Times New Roman"/>
                    <w:color w:val="000000" w:themeColor="text1"/>
                    <w:sz w:val="22"/>
                  </w:rPr>
                </w:rPrChange>
              </w:rPr>
              <w:t>6.9</w:t>
            </w:r>
          </w:p>
        </w:tc>
        <w:tc>
          <w:tcPr>
            <w:tcW w:w="1169" w:type="dxa"/>
            <w:shd w:val="clear" w:color="auto" w:fill="auto"/>
            <w:hideMark/>
          </w:tcPr>
          <w:p w14:paraId="2F45E286"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913" w:author="tao huang" w:date="2017-09-17T12:05:00Z">
                  <w:rPr>
                    <w:rFonts w:eastAsia="Times New Roman" w:cs="Times New Roman"/>
                    <w:color w:val="000000" w:themeColor="text1"/>
                    <w:sz w:val="22"/>
                  </w:rPr>
                </w:rPrChange>
              </w:rPr>
              <w:pPrChange w:id="5914"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915" w:author="tao huang" w:date="2017-09-17T12:05:00Z">
                  <w:rPr>
                    <w:rFonts w:eastAsia="Times New Roman" w:cs="Times New Roman"/>
                    <w:color w:val="000000" w:themeColor="text1"/>
                    <w:sz w:val="22"/>
                  </w:rPr>
                </w:rPrChange>
              </w:rPr>
              <w:t>4.1%</w:t>
            </w:r>
          </w:p>
        </w:tc>
        <w:tc>
          <w:tcPr>
            <w:tcW w:w="1169" w:type="dxa"/>
            <w:shd w:val="clear" w:color="auto" w:fill="auto"/>
            <w:hideMark/>
          </w:tcPr>
          <w:p w14:paraId="270FE887"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916" w:author="tao huang" w:date="2017-09-17T12:05:00Z">
                  <w:rPr>
                    <w:rFonts w:eastAsia="Times New Roman" w:cs="Times New Roman"/>
                    <w:color w:val="000000" w:themeColor="text1"/>
                    <w:sz w:val="22"/>
                  </w:rPr>
                </w:rPrChange>
              </w:rPr>
              <w:pPrChange w:id="5917"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918" w:author="tao huang" w:date="2017-09-17T12:05:00Z">
                  <w:rPr>
                    <w:rFonts w:eastAsia="Times New Roman" w:cs="Times New Roman"/>
                    <w:color w:val="000000" w:themeColor="text1"/>
                    <w:sz w:val="22"/>
                  </w:rPr>
                </w:rPrChange>
              </w:rPr>
              <w:t>5.2%</w:t>
            </w:r>
          </w:p>
        </w:tc>
        <w:tc>
          <w:tcPr>
            <w:tcW w:w="1078" w:type="dxa"/>
            <w:shd w:val="clear" w:color="auto" w:fill="auto"/>
            <w:hideMark/>
          </w:tcPr>
          <w:p w14:paraId="28583F36"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919" w:author="tao huang" w:date="2017-09-17T12:05:00Z">
                  <w:rPr>
                    <w:rFonts w:eastAsia="Times New Roman" w:cs="Times New Roman"/>
                    <w:color w:val="000000" w:themeColor="text1"/>
                    <w:sz w:val="22"/>
                  </w:rPr>
                </w:rPrChange>
              </w:rPr>
              <w:pPrChange w:id="5920"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921" w:author="tao huang" w:date="2017-09-17T12:05:00Z">
                  <w:rPr>
                    <w:rFonts w:eastAsia="Times New Roman" w:cs="Times New Roman"/>
                    <w:color w:val="000000" w:themeColor="text1"/>
                    <w:sz w:val="22"/>
                  </w:rPr>
                </w:rPrChange>
              </w:rPr>
              <w:t>126</w:t>
            </w:r>
          </w:p>
        </w:tc>
        <w:tc>
          <w:tcPr>
            <w:tcW w:w="1985" w:type="dxa"/>
            <w:shd w:val="clear" w:color="auto" w:fill="auto"/>
            <w:hideMark/>
          </w:tcPr>
          <w:p w14:paraId="5C7DCEFC" w14:textId="77777777" w:rsidR="001F7C66" w:rsidRPr="00A60A57" w:rsidRDefault="001F7C66">
            <w:pPr>
              <w:spacing w:after="0" w:line="36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922" w:author="tao huang" w:date="2017-09-17T12:05:00Z">
                  <w:rPr>
                    <w:rFonts w:eastAsia="Times New Roman" w:cs="Times New Roman"/>
                    <w:color w:val="000000" w:themeColor="text1"/>
                    <w:sz w:val="22"/>
                  </w:rPr>
                </w:rPrChange>
              </w:rPr>
              <w:pPrChange w:id="5923" w:author="tao huang" w:date="2017-09-16T12:49:00Z">
                <w:pPr>
                  <w:spacing w:after="0" w:line="240" w:lineRule="auto"/>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924" w:author="tao huang" w:date="2017-09-17T12:05:00Z">
                  <w:rPr>
                    <w:rFonts w:eastAsia="Times New Roman" w:cs="Times New Roman"/>
                    <w:color w:val="000000" w:themeColor="text1"/>
                    <w:sz w:val="22"/>
                  </w:rPr>
                </w:rPrChange>
              </w:rPr>
              <w:t>Shampoo</w:t>
            </w:r>
          </w:p>
        </w:tc>
        <w:tc>
          <w:tcPr>
            <w:tcW w:w="693" w:type="dxa"/>
            <w:shd w:val="clear" w:color="auto" w:fill="auto"/>
            <w:hideMark/>
          </w:tcPr>
          <w:p w14:paraId="617A879D"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925" w:author="tao huang" w:date="2017-09-17T12:05:00Z">
                  <w:rPr>
                    <w:rFonts w:eastAsia="Times New Roman" w:cs="Times New Roman"/>
                    <w:color w:val="000000" w:themeColor="text1"/>
                    <w:sz w:val="22"/>
                  </w:rPr>
                </w:rPrChange>
              </w:rPr>
              <w:pPrChange w:id="5926"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927" w:author="tao huang" w:date="2017-09-17T12:05:00Z">
                  <w:rPr>
                    <w:rFonts w:eastAsia="Times New Roman" w:cs="Times New Roman"/>
                    <w:color w:val="000000" w:themeColor="text1"/>
                    <w:sz w:val="22"/>
                  </w:rPr>
                </w:rPrChange>
              </w:rPr>
              <w:t>3.5</w:t>
            </w:r>
          </w:p>
        </w:tc>
        <w:tc>
          <w:tcPr>
            <w:tcW w:w="711" w:type="dxa"/>
            <w:shd w:val="clear" w:color="auto" w:fill="auto"/>
            <w:hideMark/>
          </w:tcPr>
          <w:p w14:paraId="34B18BB8"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928" w:author="tao huang" w:date="2017-09-17T12:05:00Z">
                  <w:rPr>
                    <w:rFonts w:eastAsia="Times New Roman" w:cs="Times New Roman"/>
                    <w:color w:val="000000" w:themeColor="text1"/>
                    <w:sz w:val="22"/>
                  </w:rPr>
                </w:rPrChange>
              </w:rPr>
              <w:pPrChange w:id="5929"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930" w:author="tao huang" w:date="2017-09-17T12:05:00Z">
                  <w:rPr>
                    <w:rFonts w:eastAsia="Times New Roman" w:cs="Times New Roman"/>
                    <w:color w:val="000000" w:themeColor="text1"/>
                    <w:sz w:val="22"/>
                  </w:rPr>
                </w:rPrChange>
              </w:rPr>
              <w:t>9.9</w:t>
            </w:r>
          </w:p>
        </w:tc>
        <w:tc>
          <w:tcPr>
            <w:tcW w:w="1169" w:type="dxa"/>
            <w:shd w:val="clear" w:color="auto" w:fill="auto"/>
            <w:hideMark/>
          </w:tcPr>
          <w:p w14:paraId="1A49EB16"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931" w:author="tao huang" w:date="2017-09-17T12:05:00Z">
                  <w:rPr>
                    <w:rFonts w:eastAsia="Times New Roman" w:cs="Times New Roman"/>
                    <w:color w:val="000000" w:themeColor="text1"/>
                    <w:sz w:val="22"/>
                  </w:rPr>
                </w:rPrChange>
              </w:rPr>
              <w:pPrChange w:id="5932"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933" w:author="tao huang" w:date="2017-09-17T12:05:00Z">
                  <w:rPr>
                    <w:rFonts w:eastAsia="Times New Roman" w:cs="Times New Roman"/>
                    <w:color w:val="000000" w:themeColor="text1"/>
                    <w:sz w:val="22"/>
                  </w:rPr>
                </w:rPrChange>
              </w:rPr>
              <w:t>12.8%</w:t>
            </w:r>
          </w:p>
        </w:tc>
        <w:tc>
          <w:tcPr>
            <w:tcW w:w="1169" w:type="dxa"/>
            <w:shd w:val="clear" w:color="auto" w:fill="auto"/>
            <w:hideMark/>
          </w:tcPr>
          <w:p w14:paraId="20CC6B48"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934" w:author="tao huang" w:date="2017-09-17T12:05:00Z">
                  <w:rPr>
                    <w:rFonts w:eastAsia="Times New Roman" w:cs="Times New Roman"/>
                    <w:color w:val="000000" w:themeColor="text1"/>
                    <w:sz w:val="22"/>
                  </w:rPr>
                </w:rPrChange>
              </w:rPr>
              <w:pPrChange w:id="5935"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936" w:author="tao huang" w:date="2017-09-17T12:05:00Z">
                  <w:rPr>
                    <w:rFonts w:eastAsia="Times New Roman" w:cs="Times New Roman"/>
                    <w:color w:val="000000" w:themeColor="text1"/>
                    <w:sz w:val="22"/>
                  </w:rPr>
                </w:rPrChange>
              </w:rPr>
              <w:t>7.1%</w:t>
            </w:r>
          </w:p>
        </w:tc>
        <w:tc>
          <w:tcPr>
            <w:tcW w:w="1077" w:type="dxa"/>
            <w:shd w:val="clear" w:color="auto" w:fill="auto"/>
            <w:hideMark/>
          </w:tcPr>
          <w:p w14:paraId="5D3C7D26"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937" w:author="tao huang" w:date="2017-09-17T12:05:00Z">
                  <w:rPr>
                    <w:rFonts w:eastAsia="Times New Roman" w:cs="Times New Roman"/>
                    <w:color w:val="000000" w:themeColor="text1"/>
                    <w:sz w:val="22"/>
                  </w:rPr>
                </w:rPrChange>
              </w:rPr>
              <w:pPrChange w:id="5938"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939" w:author="tao huang" w:date="2017-09-17T12:05:00Z">
                  <w:rPr>
                    <w:rFonts w:eastAsia="Times New Roman" w:cs="Times New Roman"/>
                    <w:color w:val="000000" w:themeColor="text1"/>
                    <w:sz w:val="22"/>
                  </w:rPr>
                </w:rPrChange>
              </w:rPr>
              <w:t>70</w:t>
            </w:r>
          </w:p>
        </w:tc>
      </w:tr>
      <w:tr w:rsidR="007A78AD" w:rsidRPr="00A60A57" w14:paraId="37495BE8" w14:textId="77777777" w:rsidTr="001F7C66">
        <w:trPr>
          <w:trHeight w:val="20"/>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hideMark/>
          </w:tcPr>
          <w:p w14:paraId="54DA669E" w14:textId="77777777" w:rsidR="001F7C66" w:rsidRPr="00A60A57" w:rsidRDefault="001F7C66">
            <w:pPr>
              <w:spacing w:after="0" w:line="360" w:lineRule="auto"/>
              <w:rPr>
                <w:rFonts w:eastAsia="Times New Roman" w:cs="Times New Roman"/>
                <w:b w:val="0"/>
                <w:color w:val="0D0D0D" w:themeColor="text1" w:themeTint="F2"/>
                <w:sz w:val="22"/>
                <w:rPrChange w:id="5940" w:author="tao huang" w:date="2017-09-17T12:05:00Z">
                  <w:rPr>
                    <w:rFonts w:eastAsia="Times New Roman" w:cs="Times New Roman"/>
                    <w:b w:val="0"/>
                    <w:color w:val="000000" w:themeColor="text1"/>
                    <w:sz w:val="22"/>
                  </w:rPr>
                </w:rPrChange>
              </w:rPr>
              <w:pPrChange w:id="5941" w:author="tao huang" w:date="2017-09-16T12:49:00Z">
                <w:pPr>
                  <w:spacing w:after="0" w:line="240" w:lineRule="auto"/>
                </w:pPr>
              </w:pPrChange>
            </w:pPr>
            <w:r w:rsidRPr="00A60A57">
              <w:rPr>
                <w:rFonts w:eastAsia="Times New Roman" w:cs="Times New Roman"/>
                <w:b w:val="0"/>
                <w:color w:val="0D0D0D" w:themeColor="text1" w:themeTint="F2"/>
                <w:sz w:val="22"/>
                <w:rPrChange w:id="5942" w:author="tao huang" w:date="2017-09-17T12:05:00Z">
                  <w:rPr>
                    <w:rFonts w:eastAsia="Times New Roman" w:cs="Times New Roman"/>
                    <w:color w:val="000000" w:themeColor="text1"/>
                    <w:sz w:val="22"/>
                  </w:rPr>
                </w:rPrChange>
              </w:rPr>
              <w:t>Face Tissue</w:t>
            </w:r>
          </w:p>
        </w:tc>
        <w:tc>
          <w:tcPr>
            <w:tcW w:w="693" w:type="dxa"/>
            <w:shd w:val="clear" w:color="auto" w:fill="auto"/>
            <w:hideMark/>
          </w:tcPr>
          <w:p w14:paraId="599F92D7"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943" w:author="tao huang" w:date="2017-09-17T12:05:00Z">
                  <w:rPr>
                    <w:rFonts w:eastAsia="Times New Roman" w:cs="Times New Roman"/>
                    <w:color w:val="000000" w:themeColor="text1"/>
                    <w:sz w:val="22"/>
                  </w:rPr>
                </w:rPrChange>
              </w:rPr>
              <w:pPrChange w:id="5944"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945" w:author="tao huang" w:date="2017-09-17T12:05:00Z">
                  <w:rPr>
                    <w:rFonts w:eastAsia="Times New Roman" w:cs="Times New Roman"/>
                    <w:color w:val="000000" w:themeColor="text1"/>
                    <w:sz w:val="22"/>
                  </w:rPr>
                </w:rPrChange>
              </w:rPr>
              <w:t>2.1</w:t>
            </w:r>
          </w:p>
        </w:tc>
        <w:tc>
          <w:tcPr>
            <w:tcW w:w="711" w:type="dxa"/>
            <w:shd w:val="clear" w:color="auto" w:fill="auto"/>
            <w:hideMark/>
          </w:tcPr>
          <w:p w14:paraId="59D11AF8"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946" w:author="tao huang" w:date="2017-09-17T12:05:00Z">
                  <w:rPr>
                    <w:rFonts w:eastAsia="Times New Roman" w:cs="Times New Roman"/>
                    <w:color w:val="000000" w:themeColor="text1"/>
                    <w:sz w:val="22"/>
                  </w:rPr>
                </w:rPrChange>
              </w:rPr>
              <w:pPrChange w:id="5947"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948" w:author="tao huang" w:date="2017-09-17T12:05:00Z">
                  <w:rPr>
                    <w:rFonts w:eastAsia="Times New Roman" w:cs="Times New Roman"/>
                    <w:color w:val="000000" w:themeColor="text1"/>
                    <w:sz w:val="22"/>
                  </w:rPr>
                </w:rPrChange>
              </w:rPr>
              <w:t>75.8</w:t>
            </w:r>
          </w:p>
        </w:tc>
        <w:tc>
          <w:tcPr>
            <w:tcW w:w="1169" w:type="dxa"/>
            <w:shd w:val="clear" w:color="auto" w:fill="auto"/>
            <w:hideMark/>
          </w:tcPr>
          <w:p w14:paraId="46048644"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949" w:author="tao huang" w:date="2017-09-17T12:05:00Z">
                  <w:rPr>
                    <w:rFonts w:eastAsia="Times New Roman" w:cs="Times New Roman"/>
                    <w:color w:val="000000" w:themeColor="text1"/>
                    <w:sz w:val="22"/>
                  </w:rPr>
                </w:rPrChange>
              </w:rPr>
              <w:pPrChange w:id="5950"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951" w:author="tao huang" w:date="2017-09-17T12:05:00Z">
                  <w:rPr>
                    <w:rFonts w:eastAsia="Times New Roman" w:cs="Times New Roman"/>
                    <w:color w:val="000000" w:themeColor="text1"/>
                    <w:sz w:val="22"/>
                  </w:rPr>
                </w:rPrChange>
              </w:rPr>
              <w:t>0.3%</w:t>
            </w:r>
          </w:p>
        </w:tc>
        <w:tc>
          <w:tcPr>
            <w:tcW w:w="1169" w:type="dxa"/>
            <w:shd w:val="clear" w:color="auto" w:fill="auto"/>
            <w:hideMark/>
          </w:tcPr>
          <w:p w14:paraId="369FC74E"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952" w:author="tao huang" w:date="2017-09-17T12:05:00Z">
                  <w:rPr>
                    <w:rFonts w:eastAsia="Times New Roman" w:cs="Times New Roman"/>
                    <w:color w:val="000000" w:themeColor="text1"/>
                    <w:sz w:val="22"/>
                  </w:rPr>
                </w:rPrChange>
              </w:rPr>
              <w:pPrChange w:id="5953"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954" w:author="tao huang" w:date="2017-09-17T12:05:00Z">
                  <w:rPr>
                    <w:rFonts w:eastAsia="Times New Roman" w:cs="Times New Roman"/>
                    <w:color w:val="000000" w:themeColor="text1"/>
                    <w:sz w:val="22"/>
                  </w:rPr>
                </w:rPrChange>
              </w:rPr>
              <w:t>11.7%</w:t>
            </w:r>
          </w:p>
        </w:tc>
        <w:tc>
          <w:tcPr>
            <w:tcW w:w="1078" w:type="dxa"/>
            <w:shd w:val="clear" w:color="auto" w:fill="auto"/>
            <w:hideMark/>
          </w:tcPr>
          <w:p w14:paraId="2AADC4B1"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955" w:author="tao huang" w:date="2017-09-17T12:05:00Z">
                  <w:rPr>
                    <w:rFonts w:eastAsia="Times New Roman" w:cs="Times New Roman"/>
                    <w:color w:val="000000" w:themeColor="text1"/>
                    <w:sz w:val="22"/>
                  </w:rPr>
                </w:rPrChange>
              </w:rPr>
              <w:pPrChange w:id="5956"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957" w:author="tao huang" w:date="2017-09-17T12:05:00Z">
                  <w:rPr>
                    <w:rFonts w:eastAsia="Times New Roman" w:cs="Times New Roman"/>
                    <w:color w:val="000000" w:themeColor="text1"/>
                    <w:sz w:val="22"/>
                  </w:rPr>
                </w:rPrChange>
              </w:rPr>
              <w:t>6</w:t>
            </w:r>
          </w:p>
        </w:tc>
        <w:tc>
          <w:tcPr>
            <w:tcW w:w="1985" w:type="dxa"/>
            <w:shd w:val="clear" w:color="auto" w:fill="auto"/>
            <w:hideMark/>
          </w:tcPr>
          <w:p w14:paraId="675F8D78" w14:textId="77777777" w:rsidR="001F7C66" w:rsidRPr="00A60A57" w:rsidRDefault="001F7C66">
            <w:pPr>
              <w:spacing w:after="0"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958" w:author="tao huang" w:date="2017-09-17T12:05:00Z">
                  <w:rPr>
                    <w:rFonts w:eastAsia="Times New Roman" w:cs="Times New Roman"/>
                    <w:color w:val="000000" w:themeColor="text1"/>
                    <w:sz w:val="22"/>
                  </w:rPr>
                </w:rPrChange>
              </w:rPr>
              <w:pPrChange w:id="5959" w:author="tao huang" w:date="2017-09-16T12:49:00Z">
                <w:pPr>
                  <w:spacing w:after="0" w:line="240" w:lineRule="auto"/>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960" w:author="tao huang" w:date="2017-09-17T12:05:00Z">
                  <w:rPr>
                    <w:rFonts w:eastAsia="Times New Roman" w:cs="Times New Roman"/>
                    <w:color w:val="000000" w:themeColor="text1"/>
                    <w:sz w:val="22"/>
                  </w:rPr>
                </w:rPrChange>
              </w:rPr>
              <w:t>Soup</w:t>
            </w:r>
          </w:p>
        </w:tc>
        <w:tc>
          <w:tcPr>
            <w:tcW w:w="693" w:type="dxa"/>
            <w:shd w:val="clear" w:color="auto" w:fill="auto"/>
            <w:hideMark/>
          </w:tcPr>
          <w:p w14:paraId="57C32642"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961" w:author="tao huang" w:date="2017-09-17T12:05:00Z">
                  <w:rPr>
                    <w:rFonts w:eastAsia="Times New Roman" w:cs="Times New Roman"/>
                    <w:color w:val="000000" w:themeColor="text1"/>
                    <w:sz w:val="22"/>
                  </w:rPr>
                </w:rPrChange>
              </w:rPr>
              <w:pPrChange w:id="5962"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963" w:author="tao huang" w:date="2017-09-17T12:05:00Z">
                  <w:rPr>
                    <w:rFonts w:eastAsia="Times New Roman" w:cs="Times New Roman"/>
                    <w:color w:val="000000" w:themeColor="text1"/>
                    <w:sz w:val="22"/>
                  </w:rPr>
                </w:rPrChange>
              </w:rPr>
              <w:t>1.5</w:t>
            </w:r>
          </w:p>
        </w:tc>
        <w:tc>
          <w:tcPr>
            <w:tcW w:w="711" w:type="dxa"/>
            <w:shd w:val="clear" w:color="auto" w:fill="auto"/>
            <w:hideMark/>
          </w:tcPr>
          <w:p w14:paraId="749FA0DE"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964" w:author="tao huang" w:date="2017-09-17T12:05:00Z">
                  <w:rPr>
                    <w:rFonts w:eastAsia="Times New Roman" w:cs="Times New Roman"/>
                    <w:color w:val="000000" w:themeColor="text1"/>
                    <w:sz w:val="22"/>
                  </w:rPr>
                </w:rPrChange>
              </w:rPr>
              <w:pPrChange w:id="5965"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966" w:author="tao huang" w:date="2017-09-17T12:05:00Z">
                  <w:rPr>
                    <w:rFonts w:eastAsia="Times New Roman" w:cs="Times New Roman"/>
                    <w:color w:val="000000" w:themeColor="text1"/>
                    <w:sz w:val="22"/>
                  </w:rPr>
                </w:rPrChange>
              </w:rPr>
              <w:t>61.6</w:t>
            </w:r>
          </w:p>
        </w:tc>
        <w:tc>
          <w:tcPr>
            <w:tcW w:w="1169" w:type="dxa"/>
            <w:shd w:val="clear" w:color="auto" w:fill="auto"/>
            <w:hideMark/>
          </w:tcPr>
          <w:p w14:paraId="2AEB5E42"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967" w:author="tao huang" w:date="2017-09-17T12:05:00Z">
                  <w:rPr>
                    <w:rFonts w:eastAsia="Times New Roman" w:cs="Times New Roman"/>
                    <w:color w:val="000000" w:themeColor="text1"/>
                    <w:sz w:val="22"/>
                  </w:rPr>
                </w:rPrChange>
              </w:rPr>
              <w:pPrChange w:id="5968"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969" w:author="tao huang" w:date="2017-09-17T12:05:00Z">
                  <w:rPr>
                    <w:rFonts w:eastAsia="Times New Roman" w:cs="Times New Roman"/>
                    <w:color w:val="000000" w:themeColor="text1"/>
                    <w:sz w:val="22"/>
                  </w:rPr>
                </w:rPrChange>
              </w:rPr>
              <w:t>1.2%</w:t>
            </w:r>
          </w:p>
        </w:tc>
        <w:tc>
          <w:tcPr>
            <w:tcW w:w="1169" w:type="dxa"/>
            <w:shd w:val="clear" w:color="auto" w:fill="auto"/>
            <w:hideMark/>
          </w:tcPr>
          <w:p w14:paraId="228BDC53"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970" w:author="tao huang" w:date="2017-09-17T12:05:00Z">
                  <w:rPr>
                    <w:rFonts w:eastAsia="Times New Roman" w:cs="Times New Roman"/>
                    <w:color w:val="000000" w:themeColor="text1"/>
                    <w:sz w:val="22"/>
                  </w:rPr>
                </w:rPrChange>
              </w:rPr>
              <w:pPrChange w:id="5971"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972" w:author="tao huang" w:date="2017-09-17T12:05:00Z">
                  <w:rPr>
                    <w:rFonts w:eastAsia="Times New Roman" w:cs="Times New Roman"/>
                    <w:color w:val="000000" w:themeColor="text1"/>
                    <w:sz w:val="22"/>
                  </w:rPr>
                </w:rPrChange>
              </w:rPr>
              <w:t>9.7%</w:t>
            </w:r>
          </w:p>
        </w:tc>
        <w:tc>
          <w:tcPr>
            <w:tcW w:w="1077" w:type="dxa"/>
            <w:shd w:val="clear" w:color="auto" w:fill="auto"/>
            <w:hideMark/>
          </w:tcPr>
          <w:p w14:paraId="6A902787"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973" w:author="tao huang" w:date="2017-09-17T12:05:00Z">
                  <w:rPr>
                    <w:rFonts w:eastAsia="Times New Roman" w:cs="Times New Roman"/>
                    <w:color w:val="000000" w:themeColor="text1"/>
                    <w:sz w:val="22"/>
                  </w:rPr>
                </w:rPrChange>
              </w:rPr>
              <w:pPrChange w:id="5974"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975" w:author="tao huang" w:date="2017-09-17T12:05:00Z">
                  <w:rPr>
                    <w:rFonts w:eastAsia="Times New Roman" w:cs="Times New Roman"/>
                    <w:color w:val="000000" w:themeColor="text1"/>
                    <w:sz w:val="22"/>
                  </w:rPr>
                </w:rPrChange>
              </w:rPr>
              <w:t>139</w:t>
            </w:r>
          </w:p>
        </w:tc>
      </w:tr>
      <w:tr w:rsidR="007A78AD" w:rsidRPr="00A60A57" w14:paraId="2FCDFFEB" w14:textId="77777777" w:rsidTr="001F7C6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hideMark/>
          </w:tcPr>
          <w:p w14:paraId="1457A269" w14:textId="77777777" w:rsidR="001F7C66" w:rsidRPr="00A60A57" w:rsidRDefault="001F7C66">
            <w:pPr>
              <w:spacing w:after="0" w:line="360" w:lineRule="auto"/>
              <w:rPr>
                <w:rFonts w:eastAsia="Times New Roman" w:cs="Times New Roman"/>
                <w:b w:val="0"/>
                <w:color w:val="0D0D0D" w:themeColor="text1" w:themeTint="F2"/>
                <w:sz w:val="22"/>
                <w:rPrChange w:id="5976" w:author="tao huang" w:date="2017-09-17T12:05:00Z">
                  <w:rPr>
                    <w:rFonts w:eastAsia="Times New Roman" w:cs="Times New Roman"/>
                    <w:b w:val="0"/>
                    <w:color w:val="000000" w:themeColor="text1"/>
                    <w:sz w:val="22"/>
                  </w:rPr>
                </w:rPrChange>
              </w:rPr>
              <w:pPrChange w:id="5977" w:author="tao huang" w:date="2017-09-16T12:49:00Z">
                <w:pPr>
                  <w:spacing w:after="0" w:line="240" w:lineRule="auto"/>
                </w:pPr>
              </w:pPrChange>
            </w:pPr>
            <w:r w:rsidRPr="00A60A57">
              <w:rPr>
                <w:rFonts w:eastAsia="Times New Roman" w:cs="Times New Roman"/>
                <w:b w:val="0"/>
                <w:color w:val="0D0D0D" w:themeColor="text1" w:themeTint="F2"/>
                <w:sz w:val="22"/>
                <w:rPrChange w:id="5978" w:author="tao huang" w:date="2017-09-17T12:05:00Z">
                  <w:rPr>
                    <w:rFonts w:eastAsia="Times New Roman" w:cs="Times New Roman"/>
                    <w:color w:val="000000" w:themeColor="text1"/>
                    <w:sz w:val="22"/>
                  </w:rPr>
                </w:rPrChange>
              </w:rPr>
              <w:t>Frozen Dinner</w:t>
            </w:r>
          </w:p>
        </w:tc>
        <w:tc>
          <w:tcPr>
            <w:tcW w:w="693" w:type="dxa"/>
            <w:shd w:val="clear" w:color="auto" w:fill="auto"/>
            <w:hideMark/>
          </w:tcPr>
          <w:p w14:paraId="00FE426E"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979" w:author="tao huang" w:date="2017-09-17T12:05:00Z">
                  <w:rPr>
                    <w:rFonts w:eastAsia="Times New Roman" w:cs="Times New Roman"/>
                    <w:color w:val="000000" w:themeColor="text1"/>
                    <w:sz w:val="22"/>
                  </w:rPr>
                </w:rPrChange>
              </w:rPr>
              <w:pPrChange w:id="5980"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981" w:author="tao huang" w:date="2017-09-17T12:05:00Z">
                  <w:rPr>
                    <w:rFonts w:eastAsia="Times New Roman" w:cs="Times New Roman"/>
                    <w:color w:val="000000" w:themeColor="text1"/>
                    <w:sz w:val="22"/>
                  </w:rPr>
                </w:rPrChange>
              </w:rPr>
              <w:t>2.0</w:t>
            </w:r>
          </w:p>
        </w:tc>
        <w:tc>
          <w:tcPr>
            <w:tcW w:w="711" w:type="dxa"/>
            <w:shd w:val="clear" w:color="auto" w:fill="auto"/>
            <w:hideMark/>
          </w:tcPr>
          <w:p w14:paraId="354736DA"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982" w:author="tao huang" w:date="2017-09-17T12:05:00Z">
                  <w:rPr>
                    <w:rFonts w:eastAsia="Times New Roman" w:cs="Times New Roman"/>
                    <w:color w:val="000000" w:themeColor="text1"/>
                    <w:sz w:val="22"/>
                  </w:rPr>
                </w:rPrChange>
              </w:rPr>
              <w:pPrChange w:id="5983"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984" w:author="tao huang" w:date="2017-09-17T12:05:00Z">
                  <w:rPr>
                    <w:rFonts w:eastAsia="Times New Roman" w:cs="Times New Roman"/>
                    <w:color w:val="000000" w:themeColor="text1"/>
                    <w:sz w:val="22"/>
                  </w:rPr>
                </w:rPrChange>
              </w:rPr>
              <w:t>43.8</w:t>
            </w:r>
          </w:p>
        </w:tc>
        <w:tc>
          <w:tcPr>
            <w:tcW w:w="1169" w:type="dxa"/>
            <w:shd w:val="clear" w:color="auto" w:fill="auto"/>
            <w:hideMark/>
          </w:tcPr>
          <w:p w14:paraId="08100837"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985" w:author="tao huang" w:date="2017-09-17T12:05:00Z">
                  <w:rPr>
                    <w:rFonts w:eastAsia="Times New Roman" w:cs="Times New Roman"/>
                    <w:color w:val="000000" w:themeColor="text1"/>
                    <w:sz w:val="22"/>
                  </w:rPr>
                </w:rPrChange>
              </w:rPr>
              <w:pPrChange w:id="5986"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987" w:author="tao huang" w:date="2017-09-17T12:05:00Z">
                  <w:rPr>
                    <w:rFonts w:eastAsia="Times New Roman" w:cs="Times New Roman"/>
                    <w:color w:val="000000" w:themeColor="text1"/>
                    <w:sz w:val="22"/>
                  </w:rPr>
                </w:rPrChange>
              </w:rPr>
              <w:t>5.3%</w:t>
            </w:r>
          </w:p>
        </w:tc>
        <w:tc>
          <w:tcPr>
            <w:tcW w:w="1169" w:type="dxa"/>
            <w:shd w:val="clear" w:color="auto" w:fill="auto"/>
            <w:hideMark/>
          </w:tcPr>
          <w:p w14:paraId="6A17DBBD"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988" w:author="tao huang" w:date="2017-09-17T12:05:00Z">
                  <w:rPr>
                    <w:rFonts w:eastAsia="Times New Roman" w:cs="Times New Roman"/>
                    <w:color w:val="000000" w:themeColor="text1"/>
                    <w:sz w:val="22"/>
                  </w:rPr>
                </w:rPrChange>
              </w:rPr>
              <w:pPrChange w:id="5989"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990" w:author="tao huang" w:date="2017-09-17T12:05:00Z">
                  <w:rPr>
                    <w:rFonts w:eastAsia="Times New Roman" w:cs="Times New Roman"/>
                    <w:color w:val="000000" w:themeColor="text1"/>
                    <w:sz w:val="22"/>
                  </w:rPr>
                </w:rPrChange>
              </w:rPr>
              <w:t>23.7%</w:t>
            </w:r>
          </w:p>
        </w:tc>
        <w:tc>
          <w:tcPr>
            <w:tcW w:w="1078" w:type="dxa"/>
            <w:shd w:val="clear" w:color="auto" w:fill="auto"/>
            <w:hideMark/>
          </w:tcPr>
          <w:p w14:paraId="3055DB3C"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991" w:author="tao huang" w:date="2017-09-17T12:05:00Z">
                  <w:rPr>
                    <w:rFonts w:eastAsia="Times New Roman" w:cs="Times New Roman"/>
                    <w:color w:val="000000" w:themeColor="text1"/>
                    <w:sz w:val="22"/>
                  </w:rPr>
                </w:rPrChange>
              </w:rPr>
              <w:pPrChange w:id="5992"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993" w:author="tao huang" w:date="2017-09-17T12:05:00Z">
                  <w:rPr>
                    <w:rFonts w:eastAsia="Times New Roman" w:cs="Times New Roman"/>
                    <w:color w:val="000000" w:themeColor="text1"/>
                    <w:sz w:val="22"/>
                  </w:rPr>
                </w:rPrChange>
              </w:rPr>
              <w:t>87</w:t>
            </w:r>
          </w:p>
        </w:tc>
        <w:tc>
          <w:tcPr>
            <w:tcW w:w="1985" w:type="dxa"/>
            <w:shd w:val="clear" w:color="auto" w:fill="auto"/>
            <w:hideMark/>
          </w:tcPr>
          <w:p w14:paraId="68C84870" w14:textId="77777777" w:rsidR="001F7C66" w:rsidRPr="00A60A57" w:rsidRDefault="001F7C66">
            <w:pPr>
              <w:spacing w:after="0" w:line="36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994" w:author="tao huang" w:date="2017-09-17T12:05:00Z">
                  <w:rPr>
                    <w:rFonts w:eastAsia="Times New Roman" w:cs="Times New Roman"/>
                    <w:color w:val="000000" w:themeColor="text1"/>
                    <w:sz w:val="22"/>
                  </w:rPr>
                </w:rPrChange>
              </w:rPr>
              <w:pPrChange w:id="5995" w:author="tao huang" w:date="2017-09-16T12:49:00Z">
                <w:pPr>
                  <w:spacing w:after="0" w:line="240" w:lineRule="auto"/>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996" w:author="tao huang" w:date="2017-09-17T12:05:00Z">
                  <w:rPr>
                    <w:rFonts w:eastAsia="Times New Roman" w:cs="Times New Roman"/>
                    <w:color w:val="000000" w:themeColor="text1"/>
                    <w:sz w:val="22"/>
                  </w:rPr>
                </w:rPrChange>
              </w:rPr>
              <w:t>Spaghetti sauce</w:t>
            </w:r>
          </w:p>
        </w:tc>
        <w:tc>
          <w:tcPr>
            <w:tcW w:w="693" w:type="dxa"/>
            <w:shd w:val="clear" w:color="auto" w:fill="auto"/>
            <w:hideMark/>
          </w:tcPr>
          <w:p w14:paraId="668FE101"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997" w:author="tao huang" w:date="2017-09-17T12:05:00Z">
                  <w:rPr>
                    <w:rFonts w:eastAsia="Times New Roman" w:cs="Times New Roman"/>
                    <w:color w:val="000000" w:themeColor="text1"/>
                    <w:sz w:val="22"/>
                  </w:rPr>
                </w:rPrChange>
              </w:rPr>
              <w:pPrChange w:id="5998"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999" w:author="tao huang" w:date="2017-09-17T12:05:00Z">
                  <w:rPr>
                    <w:rFonts w:eastAsia="Times New Roman" w:cs="Times New Roman"/>
                    <w:color w:val="000000" w:themeColor="text1"/>
                    <w:sz w:val="22"/>
                  </w:rPr>
                </w:rPrChange>
              </w:rPr>
              <w:t>2.4</w:t>
            </w:r>
          </w:p>
        </w:tc>
        <w:tc>
          <w:tcPr>
            <w:tcW w:w="711" w:type="dxa"/>
            <w:shd w:val="clear" w:color="auto" w:fill="auto"/>
            <w:hideMark/>
          </w:tcPr>
          <w:p w14:paraId="38B7C7EB"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000" w:author="tao huang" w:date="2017-09-17T12:05:00Z">
                  <w:rPr>
                    <w:rFonts w:eastAsia="Times New Roman" w:cs="Times New Roman"/>
                    <w:color w:val="000000" w:themeColor="text1"/>
                    <w:sz w:val="22"/>
                  </w:rPr>
                </w:rPrChange>
              </w:rPr>
              <w:pPrChange w:id="6001"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002" w:author="tao huang" w:date="2017-09-17T12:05:00Z">
                  <w:rPr>
                    <w:rFonts w:eastAsia="Times New Roman" w:cs="Times New Roman"/>
                    <w:color w:val="000000" w:themeColor="text1"/>
                    <w:sz w:val="22"/>
                  </w:rPr>
                </w:rPrChange>
              </w:rPr>
              <w:t>39.1</w:t>
            </w:r>
          </w:p>
        </w:tc>
        <w:tc>
          <w:tcPr>
            <w:tcW w:w="1169" w:type="dxa"/>
            <w:shd w:val="clear" w:color="auto" w:fill="auto"/>
            <w:hideMark/>
          </w:tcPr>
          <w:p w14:paraId="7D7D5311"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003" w:author="tao huang" w:date="2017-09-17T12:05:00Z">
                  <w:rPr>
                    <w:rFonts w:eastAsia="Times New Roman" w:cs="Times New Roman"/>
                    <w:color w:val="000000" w:themeColor="text1"/>
                    <w:sz w:val="22"/>
                  </w:rPr>
                </w:rPrChange>
              </w:rPr>
              <w:pPrChange w:id="6004"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005" w:author="tao huang" w:date="2017-09-17T12:05:00Z">
                  <w:rPr>
                    <w:rFonts w:eastAsia="Times New Roman" w:cs="Times New Roman"/>
                    <w:color w:val="000000" w:themeColor="text1"/>
                    <w:sz w:val="22"/>
                  </w:rPr>
                </w:rPrChange>
              </w:rPr>
              <w:t>1.6%</w:t>
            </w:r>
          </w:p>
        </w:tc>
        <w:tc>
          <w:tcPr>
            <w:tcW w:w="1169" w:type="dxa"/>
            <w:shd w:val="clear" w:color="auto" w:fill="auto"/>
            <w:hideMark/>
          </w:tcPr>
          <w:p w14:paraId="4BE8A511"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006" w:author="tao huang" w:date="2017-09-17T12:05:00Z">
                  <w:rPr>
                    <w:rFonts w:eastAsia="Times New Roman" w:cs="Times New Roman"/>
                    <w:color w:val="000000" w:themeColor="text1"/>
                    <w:sz w:val="22"/>
                  </w:rPr>
                </w:rPrChange>
              </w:rPr>
              <w:pPrChange w:id="6007"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008" w:author="tao huang" w:date="2017-09-17T12:05:00Z">
                  <w:rPr>
                    <w:rFonts w:eastAsia="Times New Roman" w:cs="Times New Roman"/>
                    <w:color w:val="000000" w:themeColor="text1"/>
                    <w:sz w:val="22"/>
                  </w:rPr>
                </w:rPrChange>
              </w:rPr>
              <w:t>6.5%</w:t>
            </w:r>
          </w:p>
        </w:tc>
        <w:tc>
          <w:tcPr>
            <w:tcW w:w="1077" w:type="dxa"/>
            <w:shd w:val="clear" w:color="auto" w:fill="auto"/>
            <w:hideMark/>
          </w:tcPr>
          <w:p w14:paraId="37115A9D"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009" w:author="tao huang" w:date="2017-09-17T12:05:00Z">
                  <w:rPr>
                    <w:rFonts w:eastAsia="Times New Roman" w:cs="Times New Roman"/>
                    <w:color w:val="000000" w:themeColor="text1"/>
                    <w:sz w:val="22"/>
                  </w:rPr>
                </w:rPrChange>
              </w:rPr>
              <w:pPrChange w:id="6010"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011" w:author="tao huang" w:date="2017-09-17T12:05:00Z">
                  <w:rPr>
                    <w:rFonts w:eastAsia="Times New Roman" w:cs="Times New Roman"/>
                    <w:color w:val="000000" w:themeColor="text1"/>
                    <w:sz w:val="22"/>
                  </w:rPr>
                </w:rPrChange>
              </w:rPr>
              <w:t>51</w:t>
            </w:r>
          </w:p>
        </w:tc>
      </w:tr>
      <w:tr w:rsidR="007A78AD" w:rsidRPr="00A60A57" w14:paraId="1884A5FE" w14:textId="77777777" w:rsidTr="001F7C66">
        <w:trPr>
          <w:trHeight w:val="20"/>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hideMark/>
          </w:tcPr>
          <w:p w14:paraId="0CDFADC5" w14:textId="77777777" w:rsidR="001F7C66" w:rsidRPr="00A60A57" w:rsidRDefault="001F7C66">
            <w:pPr>
              <w:spacing w:after="0" w:line="360" w:lineRule="auto"/>
              <w:rPr>
                <w:rFonts w:eastAsia="Times New Roman" w:cs="Times New Roman"/>
                <w:b w:val="0"/>
                <w:color w:val="0D0D0D" w:themeColor="text1" w:themeTint="F2"/>
                <w:sz w:val="22"/>
                <w:rPrChange w:id="6012" w:author="tao huang" w:date="2017-09-17T12:05:00Z">
                  <w:rPr>
                    <w:rFonts w:eastAsia="Times New Roman" w:cs="Times New Roman"/>
                    <w:b w:val="0"/>
                    <w:color w:val="000000" w:themeColor="text1"/>
                    <w:sz w:val="22"/>
                  </w:rPr>
                </w:rPrChange>
              </w:rPr>
              <w:pPrChange w:id="6013" w:author="tao huang" w:date="2017-09-16T12:49:00Z">
                <w:pPr>
                  <w:spacing w:after="0" w:line="240" w:lineRule="auto"/>
                </w:pPr>
              </w:pPrChange>
            </w:pPr>
            <w:r w:rsidRPr="00A60A57">
              <w:rPr>
                <w:rFonts w:eastAsia="Times New Roman" w:cs="Times New Roman"/>
                <w:b w:val="0"/>
                <w:color w:val="0D0D0D" w:themeColor="text1" w:themeTint="F2"/>
                <w:sz w:val="22"/>
                <w:rPrChange w:id="6014" w:author="tao huang" w:date="2017-09-17T12:05:00Z">
                  <w:rPr>
                    <w:rFonts w:eastAsia="Times New Roman" w:cs="Times New Roman"/>
                    <w:color w:val="000000" w:themeColor="text1"/>
                    <w:sz w:val="22"/>
                  </w:rPr>
                </w:rPrChange>
              </w:rPr>
              <w:t>Frozen pizza</w:t>
            </w:r>
          </w:p>
        </w:tc>
        <w:tc>
          <w:tcPr>
            <w:tcW w:w="693" w:type="dxa"/>
            <w:shd w:val="clear" w:color="auto" w:fill="auto"/>
            <w:hideMark/>
          </w:tcPr>
          <w:p w14:paraId="7C1A1868"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015" w:author="tao huang" w:date="2017-09-17T12:05:00Z">
                  <w:rPr>
                    <w:rFonts w:eastAsia="Times New Roman" w:cs="Times New Roman"/>
                    <w:color w:val="000000" w:themeColor="text1"/>
                    <w:sz w:val="22"/>
                  </w:rPr>
                </w:rPrChange>
              </w:rPr>
              <w:pPrChange w:id="6016"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017" w:author="tao huang" w:date="2017-09-17T12:05:00Z">
                  <w:rPr>
                    <w:rFonts w:eastAsia="Times New Roman" w:cs="Times New Roman"/>
                    <w:color w:val="000000" w:themeColor="text1"/>
                    <w:sz w:val="22"/>
                  </w:rPr>
                </w:rPrChange>
              </w:rPr>
              <w:t>3.4</w:t>
            </w:r>
          </w:p>
        </w:tc>
        <w:tc>
          <w:tcPr>
            <w:tcW w:w="711" w:type="dxa"/>
            <w:shd w:val="clear" w:color="auto" w:fill="auto"/>
            <w:hideMark/>
          </w:tcPr>
          <w:p w14:paraId="102756AE"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018" w:author="tao huang" w:date="2017-09-17T12:05:00Z">
                  <w:rPr>
                    <w:rFonts w:eastAsia="Times New Roman" w:cs="Times New Roman"/>
                    <w:color w:val="000000" w:themeColor="text1"/>
                    <w:sz w:val="22"/>
                  </w:rPr>
                </w:rPrChange>
              </w:rPr>
              <w:pPrChange w:id="6019"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020" w:author="tao huang" w:date="2017-09-17T12:05:00Z">
                  <w:rPr>
                    <w:rFonts w:eastAsia="Times New Roman" w:cs="Times New Roman"/>
                    <w:color w:val="000000" w:themeColor="text1"/>
                    <w:sz w:val="22"/>
                  </w:rPr>
                </w:rPrChange>
              </w:rPr>
              <w:t>31.2</w:t>
            </w:r>
          </w:p>
        </w:tc>
        <w:tc>
          <w:tcPr>
            <w:tcW w:w="1169" w:type="dxa"/>
            <w:shd w:val="clear" w:color="auto" w:fill="auto"/>
            <w:hideMark/>
          </w:tcPr>
          <w:p w14:paraId="5034FF4B"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021" w:author="tao huang" w:date="2017-09-17T12:05:00Z">
                  <w:rPr>
                    <w:rFonts w:eastAsia="Times New Roman" w:cs="Times New Roman"/>
                    <w:color w:val="000000" w:themeColor="text1"/>
                    <w:sz w:val="22"/>
                  </w:rPr>
                </w:rPrChange>
              </w:rPr>
              <w:pPrChange w:id="6022"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023" w:author="tao huang" w:date="2017-09-17T12:05:00Z">
                  <w:rPr>
                    <w:rFonts w:eastAsia="Times New Roman" w:cs="Times New Roman"/>
                    <w:color w:val="000000" w:themeColor="text1"/>
                    <w:sz w:val="22"/>
                  </w:rPr>
                </w:rPrChange>
              </w:rPr>
              <w:t>8.9%</w:t>
            </w:r>
          </w:p>
        </w:tc>
        <w:tc>
          <w:tcPr>
            <w:tcW w:w="1169" w:type="dxa"/>
            <w:shd w:val="clear" w:color="auto" w:fill="auto"/>
            <w:hideMark/>
          </w:tcPr>
          <w:p w14:paraId="1C32AEEC"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024" w:author="tao huang" w:date="2017-09-17T12:05:00Z">
                  <w:rPr>
                    <w:rFonts w:eastAsia="Times New Roman" w:cs="Times New Roman"/>
                    <w:color w:val="000000" w:themeColor="text1"/>
                    <w:sz w:val="22"/>
                  </w:rPr>
                </w:rPrChange>
              </w:rPr>
              <w:pPrChange w:id="6025"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026" w:author="tao huang" w:date="2017-09-17T12:05:00Z">
                  <w:rPr>
                    <w:rFonts w:eastAsia="Times New Roman" w:cs="Times New Roman"/>
                    <w:color w:val="000000" w:themeColor="text1"/>
                    <w:sz w:val="22"/>
                  </w:rPr>
                </w:rPrChange>
              </w:rPr>
              <w:t>9.1%</w:t>
            </w:r>
          </w:p>
        </w:tc>
        <w:tc>
          <w:tcPr>
            <w:tcW w:w="1078" w:type="dxa"/>
            <w:shd w:val="clear" w:color="auto" w:fill="auto"/>
            <w:hideMark/>
          </w:tcPr>
          <w:p w14:paraId="5F6D62EF"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027" w:author="tao huang" w:date="2017-09-17T12:05:00Z">
                  <w:rPr>
                    <w:rFonts w:eastAsia="Times New Roman" w:cs="Times New Roman"/>
                    <w:color w:val="000000" w:themeColor="text1"/>
                    <w:sz w:val="22"/>
                  </w:rPr>
                </w:rPrChange>
              </w:rPr>
              <w:pPrChange w:id="6028"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029" w:author="tao huang" w:date="2017-09-17T12:05:00Z">
                  <w:rPr>
                    <w:rFonts w:eastAsia="Times New Roman" w:cs="Times New Roman"/>
                    <w:color w:val="000000" w:themeColor="text1"/>
                    <w:sz w:val="22"/>
                  </w:rPr>
                </w:rPrChange>
              </w:rPr>
              <w:t>147</w:t>
            </w:r>
          </w:p>
        </w:tc>
        <w:tc>
          <w:tcPr>
            <w:tcW w:w="1985" w:type="dxa"/>
            <w:shd w:val="clear" w:color="auto" w:fill="auto"/>
            <w:hideMark/>
          </w:tcPr>
          <w:p w14:paraId="02794471" w14:textId="77777777" w:rsidR="001F7C66" w:rsidRPr="00A60A57" w:rsidRDefault="001F7C66">
            <w:pPr>
              <w:spacing w:after="0"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030" w:author="tao huang" w:date="2017-09-17T12:05:00Z">
                  <w:rPr>
                    <w:rFonts w:eastAsia="Times New Roman" w:cs="Times New Roman"/>
                    <w:color w:val="000000" w:themeColor="text1"/>
                    <w:sz w:val="22"/>
                  </w:rPr>
                </w:rPrChange>
              </w:rPr>
              <w:pPrChange w:id="6031" w:author="tao huang" w:date="2017-09-16T12:49:00Z">
                <w:pPr>
                  <w:spacing w:after="0" w:line="240" w:lineRule="auto"/>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032" w:author="tao huang" w:date="2017-09-17T12:05:00Z">
                  <w:rPr>
                    <w:rFonts w:eastAsia="Times New Roman" w:cs="Times New Roman"/>
                    <w:color w:val="000000" w:themeColor="text1"/>
                    <w:sz w:val="22"/>
                  </w:rPr>
                </w:rPrChange>
              </w:rPr>
              <w:t>Sugar substitutes</w:t>
            </w:r>
          </w:p>
        </w:tc>
        <w:tc>
          <w:tcPr>
            <w:tcW w:w="693" w:type="dxa"/>
            <w:shd w:val="clear" w:color="auto" w:fill="auto"/>
            <w:hideMark/>
          </w:tcPr>
          <w:p w14:paraId="01435FD2"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033" w:author="tao huang" w:date="2017-09-17T12:05:00Z">
                  <w:rPr>
                    <w:rFonts w:eastAsia="Times New Roman" w:cs="Times New Roman"/>
                    <w:color w:val="000000" w:themeColor="text1"/>
                    <w:sz w:val="22"/>
                  </w:rPr>
                </w:rPrChange>
              </w:rPr>
              <w:pPrChange w:id="6034"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035" w:author="tao huang" w:date="2017-09-17T12:05:00Z">
                  <w:rPr>
                    <w:rFonts w:eastAsia="Times New Roman" w:cs="Times New Roman"/>
                    <w:color w:val="000000" w:themeColor="text1"/>
                    <w:sz w:val="22"/>
                  </w:rPr>
                </w:rPrChange>
              </w:rPr>
              <w:t>2.8</w:t>
            </w:r>
          </w:p>
        </w:tc>
        <w:tc>
          <w:tcPr>
            <w:tcW w:w="711" w:type="dxa"/>
            <w:shd w:val="clear" w:color="auto" w:fill="auto"/>
            <w:hideMark/>
          </w:tcPr>
          <w:p w14:paraId="10BFBAAF"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036" w:author="tao huang" w:date="2017-09-17T12:05:00Z">
                  <w:rPr>
                    <w:rFonts w:eastAsia="Times New Roman" w:cs="Times New Roman"/>
                    <w:color w:val="000000" w:themeColor="text1"/>
                    <w:sz w:val="22"/>
                  </w:rPr>
                </w:rPrChange>
              </w:rPr>
              <w:pPrChange w:id="6037"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038" w:author="tao huang" w:date="2017-09-17T12:05:00Z">
                  <w:rPr>
                    <w:rFonts w:eastAsia="Times New Roman" w:cs="Times New Roman"/>
                    <w:color w:val="000000" w:themeColor="text1"/>
                    <w:sz w:val="22"/>
                  </w:rPr>
                </w:rPrChange>
              </w:rPr>
              <w:t>14.5</w:t>
            </w:r>
          </w:p>
        </w:tc>
        <w:tc>
          <w:tcPr>
            <w:tcW w:w="1169" w:type="dxa"/>
            <w:shd w:val="clear" w:color="auto" w:fill="auto"/>
            <w:hideMark/>
          </w:tcPr>
          <w:p w14:paraId="26698950"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039" w:author="tao huang" w:date="2017-09-17T12:05:00Z">
                  <w:rPr>
                    <w:rFonts w:eastAsia="Times New Roman" w:cs="Times New Roman"/>
                    <w:color w:val="000000" w:themeColor="text1"/>
                    <w:sz w:val="22"/>
                  </w:rPr>
                </w:rPrChange>
              </w:rPr>
              <w:pPrChange w:id="6040"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041" w:author="tao huang" w:date="2017-09-17T12:05:00Z">
                  <w:rPr>
                    <w:rFonts w:eastAsia="Times New Roman" w:cs="Times New Roman"/>
                    <w:color w:val="000000" w:themeColor="text1"/>
                    <w:sz w:val="22"/>
                  </w:rPr>
                </w:rPrChange>
              </w:rPr>
              <w:t>0.1%</w:t>
            </w:r>
          </w:p>
        </w:tc>
        <w:tc>
          <w:tcPr>
            <w:tcW w:w="1169" w:type="dxa"/>
            <w:shd w:val="clear" w:color="auto" w:fill="auto"/>
            <w:hideMark/>
          </w:tcPr>
          <w:p w14:paraId="39C57C30"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042" w:author="tao huang" w:date="2017-09-17T12:05:00Z">
                  <w:rPr>
                    <w:rFonts w:eastAsia="Times New Roman" w:cs="Times New Roman"/>
                    <w:color w:val="000000" w:themeColor="text1"/>
                    <w:sz w:val="22"/>
                  </w:rPr>
                </w:rPrChange>
              </w:rPr>
              <w:pPrChange w:id="6043"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044" w:author="tao huang" w:date="2017-09-17T12:05:00Z">
                  <w:rPr>
                    <w:rFonts w:eastAsia="Times New Roman" w:cs="Times New Roman"/>
                    <w:color w:val="000000" w:themeColor="text1"/>
                    <w:sz w:val="22"/>
                  </w:rPr>
                </w:rPrChange>
              </w:rPr>
              <w:t>1.4%</w:t>
            </w:r>
          </w:p>
        </w:tc>
        <w:tc>
          <w:tcPr>
            <w:tcW w:w="1077" w:type="dxa"/>
            <w:shd w:val="clear" w:color="auto" w:fill="auto"/>
            <w:hideMark/>
          </w:tcPr>
          <w:p w14:paraId="683A1D58"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045" w:author="tao huang" w:date="2017-09-17T12:05:00Z">
                  <w:rPr>
                    <w:rFonts w:eastAsia="Times New Roman" w:cs="Times New Roman"/>
                    <w:color w:val="000000" w:themeColor="text1"/>
                    <w:sz w:val="22"/>
                  </w:rPr>
                </w:rPrChange>
              </w:rPr>
              <w:pPrChange w:id="6046"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047" w:author="tao huang" w:date="2017-09-17T12:05:00Z">
                  <w:rPr>
                    <w:rFonts w:eastAsia="Times New Roman" w:cs="Times New Roman"/>
                    <w:color w:val="000000" w:themeColor="text1"/>
                    <w:sz w:val="22"/>
                  </w:rPr>
                </w:rPrChange>
              </w:rPr>
              <w:t>20</w:t>
            </w:r>
          </w:p>
        </w:tc>
      </w:tr>
      <w:tr w:rsidR="007A78AD" w:rsidRPr="00A60A57" w14:paraId="6935C8D0" w14:textId="77777777" w:rsidTr="001F7C6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hideMark/>
          </w:tcPr>
          <w:p w14:paraId="33E0BFC4" w14:textId="77777777" w:rsidR="001F7C66" w:rsidRPr="00A60A57" w:rsidRDefault="001F7C66">
            <w:pPr>
              <w:spacing w:after="0" w:line="360" w:lineRule="auto"/>
              <w:rPr>
                <w:rFonts w:eastAsia="Times New Roman" w:cs="Times New Roman"/>
                <w:b w:val="0"/>
                <w:color w:val="0D0D0D" w:themeColor="text1" w:themeTint="F2"/>
                <w:sz w:val="22"/>
                <w:rPrChange w:id="6048" w:author="tao huang" w:date="2017-09-17T12:05:00Z">
                  <w:rPr>
                    <w:rFonts w:eastAsia="Times New Roman" w:cs="Times New Roman"/>
                    <w:b w:val="0"/>
                    <w:color w:val="000000" w:themeColor="text1"/>
                    <w:sz w:val="22"/>
                  </w:rPr>
                </w:rPrChange>
              </w:rPr>
              <w:pPrChange w:id="6049" w:author="tao huang" w:date="2017-09-16T12:49:00Z">
                <w:pPr>
                  <w:spacing w:after="0" w:line="240" w:lineRule="auto"/>
                </w:pPr>
              </w:pPrChange>
            </w:pPr>
            <w:r w:rsidRPr="00A60A57">
              <w:rPr>
                <w:rFonts w:eastAsia="Times New Roman" w:cs="Times New Roman"/>
                <w:b w:val="0"/>
                <w:color w:val="0D0D0D" w:themeColor="text1" w:themeTint="F2"/>
                <w:sz w:val="22"/>
                <w:rPrChange w:id="6050" w:author="tao huang" w:date="2017-09-17T12:05:00Z">
                  <w:rPr>
                    <w:rFonts w:eastAsia="Times New Roman" w:cs="Times New Roman"/>
                    <w:color w:val="000000" w:themeColor="text1"/>
                    <w:sz w:val="22"/>
                  </w:rPr>
                </w:rPrChange>
              </w:rPr>
              <w:t>Household Cleaner</w:t>
            </w:r>
          </w:p>
        </w:tc>
        <w:tc>
          <w:tcPr>
            <w:tcW w:w="693" w:type="dxa"/>
            <w:shd w:val="clear" w:color="auto" w:fill="auto"/>
            <w:hideMark/>
          </w:tcPr>
          <w:p w14:paraId="50298869"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051" w:author="tao huang" w:date="2017-09-17T12:05:00Z">
                  <w:rPr>
                    <w:rFonts w:eastAsia="Times New Roman" w:cs="Times New Roman"/>
                    <w:color w:val="000000" w:themeColor="text1"/>
                    <w:sz w:val="22"/>
                  </w:rPr>
                </w:rPrChange>
              </w:rPr>
              <w:pPrChange w:id="6052"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053" w:author="tao huang" w:date="2017-09-17T12:05:00Z">
                  <w:rPr>
                    <w:rFonts w:eastAsia="Times New Roman" w:cs="Times New Roman"/>
                    <w:color w:val="000000" w:themeColor="text1"/>
                    <w:sz w:val="22"/>
                  </w:rPr>
                </w:rPrChange>
              </w:rPr>
              <w:t>2.5</w:t>
            </w:r>
          </w:p>
        </w:tc>
        <w:tc>
          <w:tcPr>
            <w:tcW w:w="711" w:type="dxa"/>
            <w:shd w:val="clear" w:color="auto" w:fill="auto"/>
            <w:hideMark/>
          </w:tcPr>
          <w:p w14:paraId="6463058D"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054" w:author="tao huang" w:date="2017-09-17T12:05:00Z">
                  <w:rPr>
                    <w:rFonts w:eastAsia="Times New Roman" w:cs="Times New Roman"/>
                    <w:color w:val="000000" w:themeColor="text1"/>
                    <w:sz w:val="22"/>
                  </w:rPr>
                </w:rPrChange>
              </w:rPr>
              <w:pPrChange w:id="6055"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056" w:author="tao huang" w:date="2017-09-17T12:05:00Z">
                  <w:rPr>
                    <w:rFonts w:eastAsia="Times New Roman" w:cs="Times New Roman"/>
                    <w:color w:val="000000" w:themeColor="text1"/>
                    <w:sz w:val="22"/>
                  </w:rPr>
                </w:rPrChange>
              </w:rPr>
              <w:t>29.9</w:t>
            </w:r>
          </w:p>
        </w:tc>
        <w:tc>
          <w:tcPr>
            <w:tcW w:w="1169" w:type="dxa"/>
            <w:shd w:val="clear" w:color="auto" w:fill="auto"/>
            <w:hideMark/>
          </w:tcPr>
          <w:p w14:paraId="45D8D128"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057" w:author="tao huang" w:date="2017-09-17T12:05:00Z">
                  <w:rPr>
                    <w:rFonts w:eastAsia="Times New Roman" w:cs="Times New Roman"/>
                    <w:color w:val="000000" w:themeColor="text1"/>
                    <w:sz w:val="22"/>
                  </w:rPr>
                </w:rPrChange>
              </w:rPr>
              <w:pPrChange w:id="6058"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059" w:author="tao huang" w:date="2017-09-17T12:05:00Z">
                  <w:rPr>
                    <w:rFonts w:eastAsia="Times New Roman" w:cs="Times New Roman"/>
                    <w:color w:val="000000" w:themeColor="text1"/>
                    <w:sz w:val="22"/>
                  </w:rPr>
                </w:rPrChange>
              </w:rPr>
              <w:t>0.3%</w:t>
            </w:r>
          </w:p>
        </w:tc>
        <w:tc>
          <w:tcPr>
            <w:tcW w:w="1169" w:type="dxa"/>
            <w:shd w:val="clear" w:color="auto" w:fill="auto"/>
            <w:hideMark/>
          </w:tcPr>
          <w:p w14:paraId="29DCCAB1"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060" w:author="tao huang" w:date="2017-09-17T12:05:00Z">
                  <w:rPr>
                    <w:rFonts w:eastAsia="Times New Roman" w:cs="Times New Roman"/>
                    <w:color w:val="000000" w:themeColor="text1"/>
                    <w:sz w:val="22"/>
                  </w:rPr>
                </w:rPrChange>
              </w:rPr>
              <w:pPrChange w:id="6061"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062" w:author="tao huang" w:date="2017-09-17T12:05:00Z">
                  <w:rPr>
                    <w:rFonts w:eastAsia="Times New Roman" w:cs="Times New Roman"/>
                    <w:color w:val="000000" w:themeColor="text1"/>
                    <w:sz w:val="22"/>
                  </w:rPr>
                </w:rPrChange>
              </w:rPr>
              <w:t>3.6%</w:t>
            </w:r>
          </w:p>
        </w:tc>
        <w:tc>
          <w:tcPr>
            <w:tcW w:w="1078" w:type="dxa"/>
            <w:shd w:val="clear" w:color="auto" w:fill="auto"/>
            <w:hideMark/>
          </w:tcPr>
          <w:p w14:paraId="1658B601"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063" w:author="tao huang" w:date="2017-09-17T12:05:00Z">
                  <w:rPr>
                    <w:rFonts w:eastAsia="Times New Roman" w:cs="Times New Roman"/>
                    <w:color w:val="000000" w:themeColor="text1"/>
                    <w:sz w:val="22"/>
                  </w:rPr>
                </w:rPrChange>
              </w:rPr>
              <w:pPrChange w:id="6064"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065" w:author="tao huang" w:date="2017-09-17T12:05:00Z">
                  <w:rPr>
                    <w:rFonts w:eastAsia="Times New Roman" w:cs="Times New Roman"/>
                    <w:color w:val="000000" w:themeColor="text1"/>
                    <w:sz w:val="22"/>
                  </w:rPr>
                </w:rPrChange>
              </w:rPr>
              <w:t>18</w:t>
            </w:r>
          </w:p>
        </w:tc>
        <w:tc>
          <w:tcPr>
            <w:tcW w:w="1985" w:type="dxa"/>
            <w:shd w:val="clear" w:color="auto" w:fill="auto"/>
            <w:hideMark/>
          </w:tcPr>
          <w:p w14:paraId="644B05B3" w14:textId="77777777" w:rsidR="001F7C66" w:rsidRPr="00A60A57" w:rsidRDefault="001F7C66">
            <w:pPr>
              <w:spacing w:after="0" w:line="36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066" w:author="tao huang" w:date="2017-09-17T12:05:00Z">
                  <w:rPr>
                    <w:rFonts w:eastAsia="Times New Roman" w:cs="Times New Roman"/>
                    <w:color w:val="000000" w:themeColor="text1"/>
                    <w:sz w:val="22"/>
                  </w:rPr>
                </w:rPrChange>
              </w:rPr>
              <w:pPrChange w:id="6067" w:author="tao huang" w:date="2017-09-16T12:49:00Z">
                <w:pPr>
                  <w:spacing w:after="0" w:line="240" w:lineRule="auto"/>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068" w:author="tao huang" w:date="2017-09-17T12:05:00Z">
                  <w:rPr>
                    <w:rFonts w:eastAsia="Times New Roman" w:cs="Times New Roman"/>
                    <w:color w:val="000000" w:themeColor="text1"/>
                    <w:sz w:val="22"/>
                  </w:rPr>
                </w:rPrChange>
              </w:rPr>
              <w:t>Toilet Tissue</w:t>
            </w:r>
          </w:p>
        </w:tc>
        <w:tc>
          <w:tcPr>
            <w:tcW w:w="693" w:type="dxa"/>
            <w:shd w:val="clear" w:color="auto" w:fill="auto"/>
            <w:hideMark/>
          </w:tcPr>
          <w:p w14:paraId="2D268CDA"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069" w:author="tao huang" w:date="2017-09-17T12:05:00Z">
                  <w:rPr>
                    <w:rFonts w:eastAsia="Times New Roman" w:cs="Times New Roman"/>
                    <w:color w:val="000000" w:themeColor="text1"/>
                    <w:sz w:val="22"/>
                  </w:rPr>
                </w:rPrChange>
              </w:rPr>
              <w:pPrChange w:id="6070"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071" w:author="tao huang" w:date="2017-09-17T12:05:00Z">
                  <w:rPr>
                    <w:rFonts w:eastAsia="Times New Roman" w:cs="Times New Roman"/>
                    <w:color w:val="000000" w:themeColor="text1"/>
                    <w:sz w:val="22"/>
                  </w:rPr>
                </w:rPrChange>
              </w:rPr>
              <w:t>5.4</w:t>
            </w:r>
          </w:p>
        </w:tc>
        <w:tc>
          <w:tcPr>
            <w:tcW w:w="711" w:type="dxa"/>
            <w:shd w:val="clear" w:color="auto" w:fill="auto"/>
            <w:hideMark/>
          </w:tcPr>
          <w:p w14:paraId="3AF66575"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072" w:author="tao huang" w:date="2017-09-17T12:05:00Z">
                  <w:rPr>
                    <w:rFonts w:eastAsia="Times New Roman" w:cs="Times New Roman"/>
                    <w:color w:val="000000" w:themeColor="text1"/>
                    <w:sz w:val="22"/>
                  </w:rPr>
                </w:rPrChange>
              </w:rPr>
              <w:pPrChange w:id="6073"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074" w:author="tao huang" w:date="2017-09-17T12:05:00Z">
                  <w:rPr>
                    <w:rFonts w:eastAsia="Times New Roman" w:cs="Times New Roman"/>
                    <w:color w:val="000000" w:themeColor="text1"/>
                    <w:sz w:val="22"/>
                  </w:rPr>
                </w:rPrChange>
              </w:rPr>
              <w:t>89.1</w:t>
            </w:r>
          </w:p>
        </w:tc>
        <w:tc>
          <w:tcPr>
            <w:tcW w:w="1169" w:type="dxa"/>
            <w:shd w:val="clear" w:color="auto" w:fill="auto"/>
            <w:hideMark/>
          </w:tcPr>
          <w:p w14:paraId="199F0050"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075" w:author="tao huang" w:date="2017-09-17T12:05:00Z">
                  <w:rPr>
                    <w:rFonts w:eastAsia="Times New Roman" w:cs="Times New Roman"/>
                    <w:color w:val="000000" w:themeColor="text1"/>
                    <w:sz w:val="22"/>
                  </w:rPr>
                </w:rPrChange>
              </w:rPr>
              <w:pPrChange w:id="6076"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077" w:author="tao huang" w:date="2017-09-17T12:05:00Z">
                  <w:rPr>
                    <w:rFonts w:eastAsia="Times New Roman" w:cs="Times New Roman"/>
                    <w:color w:val="000000" w:themeColor="text1"/>
                    <w:sz w:val="22"/>
                  </w:rPr>
                </w:rPrChange>
              </w:rPr>
              <w:t>4.3%</w:t>
            </w:r>
          </w:p>
        </w:tc>
        <w:tc>
          <w:tcPr>
            <w:tcW w:w="1169" w:type="dxa"/>
            <w:shd w:val="clear" w:color="auto" w:fill="auto"/>
            <w:hideMark/>
          </w:tcPr>
          <w:p w14:paraId="03DBC97E"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078" w:author="tao huang" w:date="2017-09-17T12:05:00Z">
                  <w:rPr>
                    <w:rFonts w:eastAsia="Times New Roman" w:cs="Times New Roman"/>
                    <w:color w:val="000000" w:themeColor="text1"/>
                    <w:sz w:val="22"/>
                  </w:rPr>
                </w:rPrChange>
              </w:rPr>
              <w:pPrChange w:id="6079"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080" w:author="tao huang" w:date="2017-09-17T12:05:00Z">
                  <w:rPr>
                    <w:rFonts w:eastAsia="Times New Roman" w:cs="Times New Roman"/>
                    <w:color w:val="000000" w:themeColor="text1"/>
                    <w:sz w:val="22"/>
                  </w:rPr>
                </w:rPrChange>
              </w:rPr>
              <w:t>8.3%</w:t>
            </w:r>
          </w:p>
        </w:tc>
        <w:tc>
          <w:tcPr>
            <w:tcW w:w="1077" w:type="dxa"/>
            <w:shd w:val="clear" w:color="auto" w:fill="auto"/>
            <w:hideMark/>
          </w:tcPr>
          <w:p w14:paraId="21CDA4BE"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081" w:author="tao huang" w:date="2017-09-17T12:05:00Z">
                  <w:rPr>
                    <w:rFonts w:eastAsia="Times New Roman" w:cs="Times New Roman"/>
                    <w:color w:val="000000" w:themeColor="text1"/>
                    <w:sz w:val="22"/>
                  </w:rPr>
                </w:rPrChange>
              </w:rPr>
              <w:pPrChange w:id="6082"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083" w:author="tao huang" w:date="2017-09-17T12:05:00Z">
                  <w:rPr>
                    <w:rFonts w:eastAsia="Times New Roman" w:cs="Times New Roman"/>
                    <w:color w:val="000000" w:themeColor="text1"/>
                    <w:sz w:val="22"/>
                  </w:rPr>
                </w:rPrChange>
              </w:rPr>
              <w:t>20</w:t>
            </w:r>
          </w:p>
        </w:tc>
      </w:tr>
      <w:tr w:rsidR="007A78AD" w:rsidRPr="00A60A57" w14:paraId="224D9E71" w14:textId="77777777" w:rsidTr="001F7C66">
        <w:trPr>
          <w:trHeight w:val="20"/>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hideMark/>
          </w:tcPr>
          <w:p w14:paraId="4F65D1D1" w14:textId="77777777" w:rsidR="001F7C66" w:rsidRPr="00A60A57" w:rsidRDefault="001F7C66">
            <w:pPr>
              <w:spacing w:after="0" w:line="360" w:lineRule="auto"/>
              <w:rPr>
                <w:rFonts w:eastAsia="Times New Roman" w:cs="Times New Roman"/>
                <w:b w:val="0"/>
                <w:color w:val="0D0D0D" w:themeColor="text1" w:themeTint="F2"/>
                <w:sz w:val="22"/>
                <w:rPrChange w:id="6084" w:author="tao huang" w:date="2017-09-17T12:05:00Z">
                  <w:rPr>
                    <w:rFonts w:eastAsia="Times New Roman" w:cs="Times New Roman"/>
                    <w:b w:val="0"/>
                    <w:color w:val="000000" w:themeColor="text1"/>
                    <w:sz w:val="22"/>
                  </w:rPr>
                </w:rPrChange>
              </w:rPr>
              <w:pPrChange w:id="6085" w:author="tao huang" w:date="2017-09-16T12:49:00Z">
                <w:pPr>
                  <w:spacing w:after="0" w:line="240" w:lineRule="auto"/>
                </w:pPr>
              </w:pPrChange>
            </w:pPr>
            <w:r w:rsidRPr="00A60A57">
              <w:rPr>
                <w:rFonts w:eastAsia="Times New Roman" w:cs="Times New Roman"/>
                <w:b w:val="0"/>
                <w:color w:val="0D0D0D" w:themeColor="text1" w:themeTint="F2"/>
                <w:sz w:val="22"/>
                <w:rPrChange w:id="6086" w:author="tao huang" w:date="2017-09-17T12:05:00Z">
                  <w:rPr>
                    <w:rFonts w:eastAsia="Times New Roman" w:cs="Times New Roman"/>
                    <w:color w:val="000000" w:themeColor="text1"/>
                    <w:sz w:val="22"/>
                  </w:rPr>
                </w:rPrChange>
              </w:rPr>
              <w:t>Hotdog</w:t>
            </w:r>
          </w:p>
        </w:tc>
        <w:tc>
          <w:tcPr>
            <w:tcW w:w="693" w:type="dxa"/>
            <w:shd w:val="clear" w:color="auto" w:fill="auto"/>
            <w:hideMark/>
          </w:tcPr>
          <w:p w14:paraId="102F1B3E"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087" w:author="tao huang" w:date="2017-09-17T12:05:00Z">
                  <w:rPr>
                    <w:rFonts w:eastAsia="Times New Roman" w:cs="Times New Roman"/>
                    <w:color w:val="000000" w:themeColor="text1"/>
                    <w:sz w:val="22"/>
                  </w:rPr>
                </w:rPrChange>
              </w:rPr>
              <w:pPrChange w:id="6088"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089" w:author="tao huang" w:date="2017-09-17T12:05:00Z">
                  <w:rPr>
                    <w:rFonts w:eastAsia="Times New Roman" w:cs="Times New Roman"/>
                    <w:color w:val="000000" w:themeColor="text1"/>
                    <w:sz w:val="22"/>
                  </w:rPr>
                </w:rPrChange>
              </w:rPr>
              <w:t>4.0</w:t>
            </w:r>
          </w:p>
        </w:tc>
        <w:tc>
          <w:tcPr>
            <w:tcW w:w="711" w:type="dxa"/>
            <w:shd w:val="clear" w:color="auto" w:fill="auto"/>
            <w:hideMark/>
          </w:tcPr>
          <w:p w14:paraId="7A34C49B"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090" w:author="tao huang" w:date="2017-09-17T12:05:00Z">
                  <w:rPr>
                    <w:rFonts w:eastAsia="Times New Roman" w:cs="Times New Roman"/>
                    <w:color w:val="000000" w:themeColor="text1"/>
                    <w:sz w:val="22"/>
                  </w:rPr>
                </w:rPrChange>
              </w:rPr>
              <w:pPrChange w:id="6091"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092" w:author="tao huang" w:date="2017-09-17T12:05:00Z">
                  <w:rPr>
                    <w:rFonts w:eastAsia="Times New Roman" w:cs="Times New Roman"/>
                    <w:color w:val="000000" w:themeColor="text1"/>
                    <w:sz w:val="22"/>
                  </w:rPr>
                </w:rPrChange>
              </w:rPr>
              <w:t>68.6</w:t>
            </w:r>
          </w:p>
        </w:tc>
        <w:tc>
          <w:tcPr>
            <w:tcW w:w="1169" w:type="dxa"/>
            <w:shd w:val="clear" w:color="auto" w:fill="auto"/>
            <w:hideMark/>
          </w:tcPr>
          <w:p w14:paraId="55675928"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093" w:author="tao huang" w:date="2017-09-17T12:05:00Z">
                  <w:rPr>
                    <w:rFonts w:eastAsia="Times New Roman" w:cs="Times New Roman"/>
                    <w:color w:val="000000" w:themeColor="text1"/>
                    <w:sz w:val="22"/>
                  </w:rPr>
                </w:rPrChange>
              </w:rPr>
              <w:pPrChange w:id="6094"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095" w:author="tao huang" w:date="2017-09-17T12:05:00Z">
                  <w:rPr>
                    <w:rFonts w:eastAsia="Times New Roman" w:cs="Times New Roman"/>
                    <w:color w:val="000000" w:themeColor="text1"/>
                    <w:sz w:val="22"/>
                  </w:rPr>
                </w:rPrChange>
              </w:rPr>
              <w:t>13.2%</w:t>
            </w:r>
          </w:p>
        </w:tc>
        <w:tc>
          <w:tcPr>
            <w:tcW w:w="1169" w:type="dxa"/>
            <w:shd w:val="clear" w:color="auto" w:fill="auto"/>
            <w:hideMark/>
          </w:tcPr>
          <w:p w14:paraId="78D42E44"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096" w:author="tao huang" w:date="2017-09-17T12:05:00Z">
                  <w:rPr>
                    <w:rFonts w:eastAsia="Times New Roman" w:cs="Times New Roman"/>
                    <w:color w:val="000000" w:themeColor="text1"/>
                    <w:sz w:val="22"/>
                  </w:rPr>
                </w:rPrChange>
              </w:rPr>
              <w:pPrChange w:id="6097"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098" w:author="tao huang" w:date="2017-09-17T12:05:00Z">
                  <w:rPr>
                    <w:rFonts w:eastAsia="Times New Roman" w:cs="Times New Roman"/>
                    <w:color w:val="000000" w:themeColor="text1"/>
                    <w:sz w:val="22"/>
                  </w:rPr>
                </w:rPrChange>
              </w:rPr>
              <w:t>15.6%</w:t>
            </w:r>
          </w:p>
        </w:tc>
        <w:tc>
          <w:tcPr>
            <w:tcW w:w="1078" w:type="dxa"/>
            <w:shd w:val="clear" w:color="auto" w:fill="auto"/>
            <w:hideMark/>
          </w:tcPr>
          <w:p w14:paraId="7EFFE5A1"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099" w:author="tao huang" w:date="2017-09-17T12:05:00Z">
                  <w:rPr>
                    <w:rFonts w:eastAsia="Times New Roman" w:cs="Times New Roman"/>
                    <w:color w:val="000000" w:themeColor="text1"/>
                    <w:sz w:val="22"/>
                  </w:rPr>
                </w:rPrChange>
              </w:rPr>
              <w:pPrChange w:id="6100"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101" w:author="tao huang" w:date="2017-09-17T12:05:00Z">
                  <w:rPr>
                    <w:rFonts w:eastAsia="Times New Roman" w:cs="Times New Roman"/>
                    <w:color w:val="000000" w:themeColor="text1"/>
                    <w:sz w:val="22"/>
                  </w:rPr>
                </w:rPrChange>
              </w:rPr>
              <w:t>35</w:t>
            </w:r>
          </w:p>
        </w:tc>
        <w:tc>
          <w:tcPr>
            <w:tcW w:w="1985" w:type="dxa"/>
            <w:shd w:val="clear" w:color="auto" w:fill="auto"/>
            <w:hideMark/>
          </w:tcPr>
          <w:p w14:paraId="3A19464D" w14:textId="77777777" w:rsidR="001F7C66" w:rsidRPr="00A60A57" w:rsidRDefault="001F7C66">
            <w:pPr>
              <w:spacing w:after="0"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102" w:author="tao huang" w:date="2017-09-17T12:05:00Z">
                  <w:rPr>
                    <w:rFonts w:eastAsia="Times New Roman" w:cs="Times New Roman"/>
                    <w:color w:val="000000" w:themeColor="text1"/>
                    <w:sz w:val="22"/>
                  </w:rPr>
                </w:rPrChange>
              </w:rPr>
              <w:pPrChange w:id="6103" w:author="tao huang" w:date="2017-09-16T12:49:00Z">
                <w:pPr>
                  <w:spacing w:after="0" w:line="240" w:lineRule="auto"/>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104" w:author="tao huang" w:date="2017-09-17T12:05:00Z">
                  <w:rPr>
                    <w:rFonts w:eastAsia="Times New Roman" w:cs="Times New Roman"/>
                    <w:color w:val="000000" w:themeColor="text1"/>
                    <w:sz w:val="22"/>
                  </w:rPr>
                </w:rPrChange>
              </w:rPr>
              <w:t>Toothbrush</w:t>
            </w:r>
          </w:p>
        </w:tc>
        <w:tc>
          <w:tcPr>
            <w:tcW w:w="693" w:type="dxa"/>
            <w:shd w:val="clear" w:color="auto" w:fill="auto"/>
            <w:hideMark/>
          </w:tcPr>
          <w:p w14:paraId="76AAD8B4"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105" w:author="tao huang" w:date="2017-09-17T12:05:00Z">
                  <w:rPr>
                    <w:rFonts w:eastAsia="Times New Roman" w:cs="Times New Roman"/>
                    <w:color w:val="000000" w:themeColor="text1"/>
                    <w:sz w:val="22"/>
                  </w:rPr>
                </w:rPrChange>
              </w:rPr>
              <w:pPrChange w:id="6106"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107" w:author="tao huang" w:date="2017-09-17T12:05:00Z">
                  <w:rPr>
                    <w:rFonts w:eastAsia="Times New Roman" w:cs="Times New Roman"/>
                    <w:color w:val="000000" w:themeColor="text1"/>
                    <w:sz w:val="22"/>
                  </w:rPr>
                </w:rPrChange>
              </w:rPr>
              <w:t>2.6</w:t>
            </w:r>
          </w:p>
        </w:tc>
        <w:tc>
          <w:tcPr>
            <w:tcW w:w="711" w:type="dxa"/>
            <w:shd w:val="clear" w:color="auto" w:fill="auto"/>
            <w:hideMark/>
          </w:tcPr>
          <w:p w14:paraId="13485E57"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108" w:author="tao huang" w:date="2017-09-17T12:05:00Z">
                  <w:rPr>
                    <w:rFonts w:eastAsia="Times New Roman" w:cs="Times New Roman"/>
                    <w:color w:val="000000" w:themeColor="text1"/>
                    <w:sz w:val="22"/>
                  </w:rPr>
                </w:rPrChange>
              </w:rPr>
              <w:pPrChange w:id="6109"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110" w:author="tao huang" w:date="2017-09-17T12:05:00Z">
                  <w:rPr>
                    <w:rFonts w:eastAsia="Times New Roman" w:cs="Times New Roman"/>
                    <w:color w:val="000000" w:themeColor="text1"/>
                    <w:sz w:val="22"/>
                  </w:rPr>
                </w:rPrChange>
              </w:rPr>
              <w:t>8.7</w:t>
            </w:r>
          </w:p>
        </w:tc>
        <w:tc>
          <w:tcPr>
            <w:tcW w:w="1169" w:type="dxa"/>
            <w:shd w:val="clear" w:color="auto" w:fill="auto"/>
            <w:hideMark/>
          </w:tcPr>
          <w:p w14:paraId="5A57E747"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111" w:author="tao huang" w:date="2017-09-17T12:05:00Z">
                  <w:rPr>
                    <w:rFonts w:eastAsia="Times New Roman" w:cs="Times New Roman"/>
                    <w:color w:val="000000" w:themeColor="text1"/>
                    <w:sz w:val="22"/>
                  </w:rPr>
                </w:rPrChange>
              </w:rPr>
              <w:pPrChange w:id="6112"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113" w:author="tao huang" w:date="2017-09-17T12:05:00Z">
                  <w:rPr>
                    <w:rFonts w:eastAsia="Times New Roman" w:cs="Times New Roman"/>
                    <w:color w:val="000000" w:themeColor="text1"/>
                    <w:sz w:val="22"/>
                  </w:rPr>
                </w:rPrChange>
              </w:rPr>
              <w:t>3.1%</w:t>
            </w:r>
          </w:p>
        </w:tc>
        <w:tc>
          <w:tcPr>
            <w:tcW w:w="1169" w:type="dxa"/>
            <w:shd w:val="clear" w:color="auto" w:fill="auto"/>
            <w:hideMark/>
          </w:tcPr>
          <w:p w14:paraId="7950670E"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114" w:author="tao huang" w:date="2017-09-17T12:05:00Z">
                  <w:rPr>
                    <w:rFonts w:eastAsia="Times New Roman" w:cs="Times New Roman"/>
                    <w:color w:val="000000" w:themeColor="text1"/>
                    <w:sz w:val="22"/>
                  </w:rPr>
                </w:rPrChange>
              </w:rPr>
              <w:pPrChange w:id="6115"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116" w:author="tao huang" w:date="2017-09-17T12:05:00Z">
                  <w:rPr>
                    <w:rFonts w:eastAsia="Times New Roman" w:cs="Times New Roman"/>
                    <w:color w:val="000000" w:themeColor="text1"/>
                    <w:sz w:val="22"/>
                  </w:rPr>
                </w:rPrChange>
              </w:rPr>
              <w:t>6.3%</w:t>
            </w:r>
          </w:p>
        </w:tc>
        <w:tc>
          <w:tcPr>
            <w:tcW w:w="1077" w:type="dxa"/>
            <w:shd w:val="clear" w:color="auto" w:fill="auto"/>
            <w:hideMark/>
          </w:tcPr>
          <w:p w14:paraId="1C8E833E"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117" w:author="tao huang" w:date="2017-09-17T12:05:00Z">
                  <w:rPr>
                    <w:rFonts w:eastAsia="Times New Roman" w:cs="Times New Roman"/>
                    <w:color w:val="000000" w:themeColor="text1"/>
                    <w:sz w:val="22"/>
                  </w:rPr>
                </w:rPrChange>
              </w:rPr>
              <w:pPrChange w:id="6118"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119" w:author="tao huang" w:date="2017-09-17T12:05:00Z">
                  <w:rPr>
                    <w:rFonts w:eastAsia="Times New Roman" w:cs="Times New Roman"/>
                    <w:color w:val="000000" w:themeColor="text1"/>
                    <w:sz w:val="22"/>
                  </w:rPr>
                </w:rPrChange>
              </w:rPr>
              <w:t>27</w:t>
            </w:r>
          </w:p>
        </w:tc>
      </w:tr>
      <w:tr w:rsidR="007A78AD" w:rsidRPr="00A60A57" w14:paraId="4117080B" w14:textId="77777777" w:rsidTr="001F7C6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hideMark/>
          </w:tcPr>
          <w:p w14:paraId="16C42261" w14:textId="77777777" w:rsidR="001F7C66" w:rsidRPr="00A60A57" w:rsidRDefault="001F7C66">
            <w:pPr>
              <w:spacing w:after="0" w:line="360" w:lineRule="auto"/>
              <w:rPr>
                <w:rFonts w:eastAsia="Times New Roman" w:cs="Times New Roman"/>
                <w:b w:val="0"/>
                <w:color w:val="0D0D0D" w:themeColor="text1" w:themeTint="F2"/>
                <w:sz w:val="22"/>
                <w:rPrChange w:id="6120" w:author="tao huang" w:date="2017-09-17T12:05:00Z">
                  <w:rPr>
                    <w:rFonts w:eastAsia="Times New Roman" w:cs="Times New Roman"/>
                    <w:b w:val="0"/>
                    <w:color w:val="000000" w:themeColor="text1"/>
                    <w:sz w:val="22"/>
                  </w:rPr>
                </w:rPrChange>
              </w:rPr>
              <w:pPrChange w:id="6121" w:author="tao huang" w:date="2017-09-16T12:49:00Z">
                <w:pPr>
                  <w:spacing w:after="0" w:line="240" w:lineRule="auto"/>
                </w:pPr>
              </w:pPrChange>
            </w:pPr>
            <w:r w:rsidRPr="00A60A57">
              <w:rPr>
                <w:rFonts w:eastAsia="Times New Roman" w:cs="Times New Roman"/>
                <w:b w:val="0"/>
                <w:color w:val="0D0D0D" w:themeColor="text1" w:themeTint="F2"/>
                <w:sz w:val="22"/>
                <w:rPrChange w:id="6122" w:author="tao huang" w:date="2017-09-17T12:05:00Z">
                  <w:rPr>
                    <w:rFonts w:eastAsia="Times New Roman" w:cs="Times New Roman"/>
                    <w:color w:val="000000" w:themeColor="text1"/>
                    <w:sz w:val="22"/>
                  </w:rPr>
                </w:rPrChange>
              </w:rPr>
              <w:t>Laundry Detergent</w:t>
            </w:r>
          </w:p>
        </w:tc>
        <w:tc>
          <w:tcPr>
            <w:tcW w:w="693" w:type="dxa"/>
            <w:shd w:val="clear" w:color="auto" w:fill="auto"/>
            <w:hideMark/>
          </w:tcPr>
          <w:p w14:paraId="7D67A818"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123" w:author="tao huang" w:date="2017-09-17T12:05:00Z">
                  <w:rPr>
                    <w:rFonts w:eastAsia="Times New Roman" w:cs="Times New Roman"/>
                    <w:color w:val="000000" w:themeColor="text1"/>
                    <w:sz w:val="22"/>
                  </w:rPr>
                </w:rPrChange>
              </w:rPr>
              <w:pPrChange w:id="6124"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125" w:author="tao huang" w:date="2017-09-17T12:05:00Z">
                  <w:rPr>
                    <w:rFonts w:eastAsia="Times New Roman" w:cs="Times New Roman"/>
                    <w:color w:val="000000" w:themeColor="text1"/>
                    <w:sz w:val="22"/>
                  </w:rPr>
                </w:rPrChange>
              </w:rPr>
              <w:t>8.8</w:t>
            </w:r>
          </w:p>
        </w:tc>
        <w:tc>
          <w:tcPr>
            <w:tcW w:w="711" w:type="dxa"/>
            <w:shd w:val="clear" w:color="auto" w:fill="auto"/>
            <w:hideMark/>
          </w:tcPr>
          <w:p w14:paraId="0CA89E27"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126" w:author="tao huang" w:date="2017-09-17T12:05:00Z">
                  <w:rPr>
                    <w:rFonts w:eastAsia="Times New Roman" w:cs="Times New Roman"/>
                    <w:color w:val="000000" w:themeColor="text1"/>
                    <w:sz w:val="22"/>
                  </w:rPr>
                </w:rPrChange>
              </w:rPr>
              <w:pPrChange w:id="6127"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128" w:author="tao huang" w:date="2017-09-17T12:05:00Z">
                  <w:rPr>
                    <w:rFonts w:eastAsia="Times New Roman" w:cs="Times New Roman"/>
                    <w:color w:val="000000" w:themeColor="text1"/>
                    <w:sz w:val="22"/>
                  </w:rPr>
                </w:rPrChange>
              </w:rPr>
              <w:t>28.9</w:t>
            </w:r>
          </w:p>
        </w:tc>
        <w:tc>
          <w:tcPr>
            <w:tcW w:w="1169" w:type="dxa"/>
            <w:shd w:val="clear" w:color="auto" w:fill="auto"/>
            <w:hideMark/>
          </w:tcPr>
          <w:p w14:paraId="3BC7F457"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129" w:author="tao huang" w:date="2017-09-17T12:05:00Z">
                  <w:rPr>
                    <w:rFonts w:eastAsia="Times New Roman" w:cs="Times New Roman"/>
                    <w:color w:val="000000" w:themeColor="text1"/>
                    <w:sz w:val="22"/>
                  </w:rPr>
                </w:rPrChange>
              </w:rPr>
              <w:pPrChange w:id="6130"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131" w:author="tao huang" w:date="2017-09-17T12:05:00Z">
                  <w:rPr>
                    <w:rFonts w:eastAsia="Times New Roman" w:cs="Times New Roman"/>
                    <w:color w:val="000000" w:themeColor="text1"/>
                    <w:sz w:val="22"/>
                  </w:rPr>
                </w:rPrChange>
              </w:rPr>
              <w:t>2.3%</w:t>
            </w:r>
          </w:p>
        </w:tc>
        <w:tc>
          <w:tcPr>
            <w:tcW w:w="1169" w:type="dxa"/>
            <w:shd w:val="clear" w:color="auto" w:fill="auto"/>
            <w:hideMark/>
          </w:tcPr>
          <w:p w14:paraId="00F593F6"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132" w:author="tao huang" w:date="2017-09-17T12:05:00Z">
                  <w:rPr>
                    <w:rFonts w:eastAsia="Times New Roman" w:cs="Times New Roman"/>
                    <w:color w:val="000000" w:themeColor="text1"/>
                    <w:sz w:val="22"/>
                  </w:rPr>
                </w:rPrChange>
              </w:rPr>
              <w:pPrChange w:id="6133"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134" w:author="tao huang" w:date="2017-09-17T12:05:00Z">
                  <w:rPr>
                    <w:rFonts w:eastAsia="Times New Roman" w:cs="Times New Roman"/>
                    <w:color w:val="000000" w:themeColor="text1"/>
                    <w:sz w:val="22"/>
                  </w:rPr>
                </w:rPrChange>
              </w:rPr>
              <w:t>8.8%</w:t>
            </w:r>
          </w:p>
        </w:tc>
        <w:tc>
          <w:tcPr>
            <w:tcW w:w="1078" w:type="dxa"/>
            <w:shd w:val="clear" w:color="auto" w:fill="auto"/>
            <w:hideMark/>
          </w:tcPr>
          <w:p w14:paraId="6839FC7D"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135" w:author="tao huang" w:date="2017-09-17T12:05:00Z">
                  <w:rPr>
                    <w:rFonts w:eastAsia="Times New Roman" w:cs="Times New Roman"/>
                    <w:color w:val="000000" w:themeColor="text1"/>
                    <w:sz w:val="22"/>
                  </w:rPr>
                </w:rPrChange>
              </w:rPr>
              <w:pPrChange w:id="6136"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137" w:author="tao huang" w:date="2017-09-17T12:05:00Z">
                  <w:rPr>
                    <w:rFonts w:eastAsia="Times New Roman" w:cs="Times New Roman"/>
                    <w:color w:val="000000" w:themeColor="text1"/>
                    <w:sz w:val="22"/>
                  </w:rPr>
                </w:rPrChange>
              </w:rPr>
              <w:t>57</w:t>
            </w:r>
          </w:p>
        </w:tc>
        <w:tc>
          <w:tcPr>
            <w:tcW w:w="1985" w:type="dxa"/>
            <w:shd w:val="clear" w:color="auto" w:fill="auto"/>
            <w:hideMark/>
          </w:tcPr>
          <w:p w14:paraId="13982320" w14:textId="77777777" w:rsidR="001F7C66" w:rsidRPr="00A60A57" w:rsidRDefault="001F7C66">
            <w:pPr>
              <w:spacing w:after="0" w:line="36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138" w:author="tao huang" w:date="2017-09-17T12:05:00Z">
                  <w:rPr>
                    <w:rFonts w:eastAsia="Times New Roman" w:cs="Times New Roman"/>
                    <w:color w:val="000000" w:themeColor="text1"/>
                    <w:sz w:val="22"/>
                  </w:rPr>
                </w:rPrChange>
              </w:rPr>
              <w:pPrChange w:id="6139" w:author="tao huang" w:date="2017-09-16T12:49:00Z">
                <w:pPr>
                  <w:spacing w:after="0" w:line="240" w:lineRule="auto"/>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140" w:author="tao huang" w:date="2017-09-17T12:05:00Z">
                  <w:rPr>
                    <w:rFonts w:eastAsia="Times New Roman" w:cs="Times New Roman"/>
                    <w:color w:val="000000" w:themeColor="text1"/>
                    <w:sz w:val="22"/>
                  </w:rPr>
                </w:rPrChange>
              </w:rPr>
              <w:t>Toothpaste</w:t>
            </w:r>
          </w:p>
        </w:tc>
        <w:tc>
          <w:tcPr>
            <w:tcW w:w="693" w:type="dxa"/>
            <w:shd w:val="clear" w:color="auto" w:fill="auto"/>
            <w:hideMark/>
          </w:tcPr>
          <w:p w14:paraId="4E884E27"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141" w:author="tao huang" w:date="2017-09-17T12:05:00Z">
                  <w:rPr>
                    <w:rFonts w:eastAsia="Times New Roman" w:cs="Times New Roman"/>
                    <w:color w:val="000000" w:themeColor="text1"/>
                    <w:sz w:val="22"/>
                  </w:rPr>
                </w:rPrChange>
              </w:rPr>
              <w:pPrChange w:id="6142"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143" w:author="tao huang" w:date="2017-09-17T12:05:00Z">
                  <w:rPr>
                    <w:rFonts w:eastAsia="Times New Roman" w:cs="Times New Roman"/>
                    <w:color w:val="000000" w:themeColor="text1"/>
                    <w:sz w:val="22"/>
                  </w:rPr>
                </w:rPrChange>
              </w:rPr>
              <w:t>2.8</w:t>
            </w:r>
          </w:p>
        </w:tc>
        <w:tc>
          <w:tcPr>
            <w:tcW w:w="711" w:type="dxa"/>
            <w:shd w:val="clear" w:color="auto" w:fill="auto"/>
            <w:hideMark/>
          </w:tcPr>
          <w:p w14:paraId="5E2B0B9A"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144" w:author="tao huang" w:date="2017-09-17T12:05:00Z">
                  <w:rPr>
                    <w:rFonts w:eastAsia="Times New Roman" w:cs="Times New Roman"/>
                    <w:color w:val="000000" w:themeColor="text1"/>
                    <w:sz w:val="22"/>
                  </w:rPr>
                </w:rPrChange>
              </w:rPr>
              <w:pPrChange w:id="6145"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146" w:author="tao huang" w:date="2017-09-17T12:05:00Z">
                  <w:rPr>
                    <w:rFonts w:eastAsia="Times New Roman" w:cs="Times New Roman"/>
                    <w:color w:val="000000" w:themeColor="text1"/>
                    <w:sz w:val="22"/>
                  </w:rPr>
                </w:rPrChange>
              </w:rPr>
              <w:t>35.5</w:t>
            </w:r>
          </w:p>
        </w:tc>
        <w:tc>
          <w:tcPr>
            <w:tcW w:w="1169" w:type="dxa"/>
            <w:shd w:val="clear" w:color="auto" w:fill="auto"/>
            <w:hideMark/>
          </w:tcPr>
          <w:p w14:paraId="34690031"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147" w:author="tao huang" w:date="2017-09-17T12:05:00Z">
                  <w:rPr>
                    <w:rFonts w:eastAsia="Times New Roman" w:cs="Times New Roman"/>
                    <w:color w:val="000000" w:themeColor="text1"/>
                    <w:sz w:val="22"/>
                  </w:rPr>
                </w:rPrChange>
              </w:rPr>
              <w:pPrChange w:id="6148"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149" w:author="tao huang" w:date="2017-09-17T12:05:00Z">
                  <w:rPr>
                    <w:rFonts w:eastAsia="Times New Roman" w:cs="Times New Roman"/>
                    <w:color w:val="000000" w:themeColor="text1"/>
                    <w:sz w:val="22"/>
                  </w:rPr>
                </w:rPrChange>
              </w:rPr>
              <w:t>11.0%</w:t>
            </w:r>
          </w:p>
        </w:tc>
        <w:tc>
          <w:tcPr>
            <w:tcW w:w="1169" w:type="dxa"/>
            <w:shd w:val="clear" w:color="auto" w:fill="auto"/>
            <w:hideMark/>
          </w:tcPr>
          <w:p w14:paraId="3B392B32"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150" w:author="tao huang" w:date="2017-09-17T12:05:00Z">
                  <w:rPr>
                    <w:rFonts w:eastAsia="Times New Roman" w:cs="Times New Roman"/>
                    <w:color w:val="000000" w:themeColor="text1"/>
                    <w:sz w:val="22"/>
                  </w:rPr>
                </w:rPrChange>
              </w:rPr>
              <w:pPrChange w:id="6151"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152" w:author="tao huang" w:date="2017-09-17T12:05:00Z">
                  <w:rPr>
                    <w:rFonts w:eastAsia="Times New Roman" w:cs="Times New Roman"/>
                    <w:color w:val="000000" w:themeColor="text1"/>
                    <w:sz w:val="22"/>
                  </w:rPr>
                </w:rPrChange>
              </w:rPr>
              <w:t>12.5%</w:t>
            </w:r>
          </w:p>
        </w:tc>
        <w:tc>
          <w:tcPr>
            <w:tcW w:w="1077" w:type="dxa"/>
            <w:shd w:val="clear" w:color="auto" w:fill="auto"/>
            <w:hideMark/>
          </w:tcPr>
          <w:p w14:paraId="1B3AFD60"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6153" w:author="tao huang" w:date="2017-09-17T12:05:00Z">
                  <w:rPr>
                    <w:rFonts w:eastAsia="Times New Roman" w:cs="Times New Roman"/>
                    <w:color w:val="000000" w:themeColor="text1"/>
                    <w:sz w:val="22"/>
                  </w:rPr>
                </w:rPrChange>
              </w:rPr>
              <w:pPrChange w:id="6154"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6155" w:author="tao huang" w:date="2017-09-17T12:05:00Z">
                  <w:rPr>
                    <w:rFonts w:eastAsia="Times New Roman" w:cs="Times New Roman"/>
                    <w:color w:val="000000" w:themeColor="text1"/>
                    <w:sz w:val="22"/>
                  </w:rPr>
                </w:rPrChange>
              </w:rPr>
              <w:t>25</w:t>
            </w:r>
          </w:p>
        </w:tc>
      </w:tr>
      <w:tr w:rsidR="007A78AD" w:rsidRPr="00A60A57" w14:paraId="5E49FD8B" w14:textId="77777777" w:rsidTr="001F7C66">
        <w:trPr>
          <w:trHeight w:val="20"/>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hideMark/>
          </w:tcPr>
          <w:p w14:paraId="2B9C625E" w14:textId="77777777" w:rsidR="001F7C66" w:rsidRPr="00A60A57" w:rsidRDefault="001F7C66">
            <w:pPr>
              <w:spacing w:after="0" w:line="360" w:lineRule="auto"/>
              <w:rPr>
                <w:rFonts w:eastAsia="Times New Roman" w:cs="Times New Roman"/>
                <w:b w:val="0"/>
                <w:color w:val="0D0D0D" w:themeColor="text1" w:themeTint="F2"/>
                <w:sz w:val="22"/>
                <w:rPrChange w:id="6156" w:author="tao huang" w:date="2017-09-17T12:05:00Z">
                  <w:rPr>
                    <w:rFonts w:eastAsia="Times New Roman" w:cs="Times New Roman"/>
                    <w:b w:val="0"/>
                    <w:color w:val="000000" w:themeColor="text1"/>
                    <w:sz w:val="22"/>
                  </w:rPr>
                </w:rPrChange>
              </w:rPr>
              <w:pPrChange w:id="6157" w:author="tao huang" w:date="2017-09-16T12:49:00Z">
                <w:pPr>
                  <w:spacing w:after="0" w:line="240" w:lineRule="auto"/>
                </w:pPr>
              </w:pPrChange>
            </w:pPr>
            <w:r w:rsidRPr="00A60A57">
              <w:rPr>
                <w:rFonts w:eastAsia="Times New Roman" w:cs="Times New Roman"/>
                <w:b w:val="0"/>
                <w:color w:val="0D0D0D" w:themeColor="text1" w:themeTint="F2"/>
                <w:sz w:val="22"/>
                <w:rPrChange w:id="6158" w:author="tao huang" w:date="2017-09-17T12:05:00Z">
                  <w:rPr>
                    <w:rFonts w:eastAsia="Times New Roman" w:cs="Times New Roman"/>
                    <w:color w:val="000000" w:themeColor="text1"/>
                    <w:sz w:val="22"/>
                  </w:rPr>
                </w:rPrChange>
              </w:rPr>
              <w:t>Margarine/Butter</w:t>
            </w:r>
          </w:p>
        </w:tc>
        <w:tc>
          <w:tcPr>
            <w:tcW w:w="693" w:type="dxa"/>
            <w:shd w:val="clear" w:color="auto" w:fill="auto"/>
            <w:hideMark/>
          </w:tcPr>
          <w:p w14:paraId="297677DB"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159" w:author="tao huang" w:date="2017-09-17T12:05:00Z">
                  <w:rPr>
                    <w:rFonts w:eastAsia="Times New Roman" w:cs="Times New Roman"/>
                    <w:color w:val="000000" w:themeColor="text1"/>
                    <w:sz w:val="22"/>
                  </w:rPr>
                </w:rPrChange>
              </w:rPr>
              <w:pPrChange w:id="6160"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161" w:author="tao huang" w:date="2017-09-17T12:05:00Z">
                  <w:rPr>
                    <w:rFonts w:eastAsia="Times New Roman" w:cs="Times New Roman"/>
                    <w:color w:val="000000" w:themeColor="text1"/>
                    <w:sz w:val="22"/>
                  </w:rPr>
                </w:rPrChange>
              </w:rPr>
              <w:t>2.0</w:t>
            </w:r>
          </w:p>
        </w:tc>
        <w:tc>
          <w:tcPr>
            <w:tcW w:w="711" w:type="dxa"/>
            <w:shd w:val="clear" w:color="auto" w:fill="auto"/>
            <w:hideMark/>
          </w:tcPr>
          <w:p w14:paraId="40E0DFE1"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162" w:author="tao huang" w:date="2017-09-17T12:05:00Z">
                  <w:rPr>
                    <w:rFonts w:eastAsia="Times New Roman" w:cs="Times New Roman"/>
                    <w:color w:val="000000" w:themeColor="text1"/>
                    <w:sz w:val="22"/>
                  </w:rPr>
                </w:rPrChange>
              </w:rPr>
              <w:pPrChange w:id="6163"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164" w:author="tao huang" w:date="2017-09-17T12:05:00Z">
                  <w:rPr>
                    <w:rFonts w:eastAsia="Times New Roman" w:cs="Times New Roman"/>
                    <w:color w:val="000000" w:themeColor="text1"/>
                    <w:sz w:val="22"/>
                  </w:rPr>
                </w:rPrChange>
              </w:rPr>
              <w:t>71.4</w:t>
            </w:r>
          </w:p>
        </w:tc>
        <w:tc>
          <w:tcPr>
            <w:tcW w:w="1169" w:type="dxa"/>
            <w:shd w:val="clear" w:color="auto" w:fill="auto"/>
            <w:hideMark/>
          </w:tcPr>
          <w:p w14:paraId="0DF993FB"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165" w:author="tao huang" w:date="2017-09-17T12:05:00Z">
                  <w:rPr>
                    <w:rFonts w:eastAsia="Times New Roman" w:cs="Times New Roman"/>
                    <w:color w:val="000000" w:themeColor="text1"/>
                    <w:sz w:val="22"/>
                  </w:rPr>
                </w:rPrChange>
              </w:rPr>
              <w:pPrChange w:id="6166"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167" w:author="tao huang" w:date="2017-09-17T12:05:00Z">
                  <w:rPr>
                    <w:rFonts w:eastAsia="Times New Roman" w:cs="Times New Roman"/>
                    <w:color w:val="000000" w:themeColor="text1"/>
                    <w:sz w:val="22"/>
                  </w:rPr>
                </w:rPrChange>
              </w:rPr>
              <w:t>0.1%</w:t>
            </w:r>
          </w:p>
        </w:tc>
        <w:tc>
          <w:tcPr>
            <w:tcW w:w="1169" w:type="dxa"/>
            <w:shd w:val="clear" w:color="auto" w:fill="auto"/>
            <w:hideMark/>
          </w:tcPr>
          <w:p w14:paraId="3AAEC479"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168" w:author="tao huang" w:date="2017-09-17T12:05:00Z">
                  <w:rPr>
                    <w:rFonts w:eastAsia="Times New Roman" w:cs="Times New Roman"/>
                    <w:color w:val="000000" w:themeColor="text1"/>
                    <w:sz w:val="22"/>
                  </w:rPr>
                </w:rPrChange>
              </w:rPr>
              <w:pPrChange w:id="6169"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170" w:author="tao huang" w:date="2017-09-17T12:05:00Z">
                  <w:rPr>
                    <w:rFonts w:eastAsia="Times New Roman" w:cs="Times New Roman"/>
                    <w:color w:val="000000" w:themeColor="text1"/>
                    <w:sz w:val="22"/>
                  </w:rPr>
                </w:rPrChange>
              </w:rPr>
              <w:t>6.3%</w:t>
            </w:r>
          </w:p>
        </w:tc>
        <w:tc>
          <w:tcPr>
            <w:tcW w:w="1078" w:type="dxa"/>
            <w:shd w:val="clear" w:color="auto" w:fill="auto"/>
            <w:hideMark/>
          </w:tcPr>
          <w:p w14:paraId="5DB429F3"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171" w:author="tao huang" w:date="2017-09-17T12:05:00Z">
                  <w:rPr>
                    <w:rFonts w:eastAsia="Times New Roman" w:cs="Times New Roman"/>
                    <w:color w:val="000000" w:themeColor="text1"/>
                    <w:sz w:val="22"/>
                  </w:rPr>
                </w:rPrChange>
              </w:rPr>
              <w:pPrChange w:id="6172"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173" w:author="tao huang" w:date="2017-09-17T12:05:00Z">
                  <w:rPr>
                    <w:rFonts w:eastAsia="Times New Roman" w:cs="Times New Roman"/>
                    <w:color w:val="000000" w:themeColor="text1"/>
                    <w:sz w:val="22"/>
                  </w:rPr>
                </w:rPrChange>
              </w:rPr>
              <w:t>36</w:t>
            </w:r>
          </w:p>
        </w:tc>
        <w:tc>
          <w:tcPr>
            <w:tcW w:w="1985" w:type="dxa"/>
            <w:shd w:val="clear" w:color="auto" w:fill="auto"/>
            <w:hideMark/>
          </w:tcPr>
          <w:p w14:paraId="63BA40DE" w14:textId="77777777" w:rsidR="001F7C66" w:rsidRPr="00A60A57" w:rsidRDefault="001F7C66">
            <w:pPr>
              <w:spacing w:after="0"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174" w:author="tao huang" w:date="2017-09-17T12:05:00Z">
                  <w:rPr>
                    <w:rFonts w:eastAsia="Times New Roman" w:cs="Times New Roman"/>
                    <w:color w:val="000000" w:themeColor="text1"/>
                    <w:sz w:val="22"/>
                  </w:rPr>
                </w:rPrChange>
              </w:rPr>
              <w:pPrChange w:id="6175" w:author="tao huang" w:date="2017-09-16T12:49:00Z">
                <w:pPr>
                  <w:spacing w:after="0" w:line="240" w:lineRule="auto"/>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176" w:author="tao huang" w:date="2017-09-17T12:05:00Z">
                  <w:rPr>
                    <w:rFonts w:eastAsia="Times New Roman" w:cs="Times New Roman"/>
                    <w:color w:val="000000" w:themeColor="text1"/>
                    <w:sz w:val="22"/>
                  </w:rPr>
                </w:rPrChange>
              </w:rPr>
              <w:t>Yogurt</w:t>
            </w:r>
          </w:p>
        </w:tc>
        <w:tc>
          <w:tcPr>
            <w:tcW w:w="693" w:type="dxa"/>
            <w:shd w:val="clear" w:color="auto" w:fill="auto"/>
            <w:hideMark/>
          </w:tcPr>
          <w:p w14:paraId="7B576C92"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177" w:author="tao huang" w:date="2017-09-17T12:05:00Z">
                  <w:rPr>
                    <w:rFonts w:eastAsia="Times New Roman" w:cs="Times New Roman"/>
                    <w:color w:val="000000" w:themeColor="text1"/>
                    <w:sz w:val="22"/>
                  </w:rPr>
                </w:rPrChange>
              </w:rPr>
              <w:pPrChange w:id="6178"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179" w:author="tao huang" w:date="2017-09-17T12:05:00Z">
                  <w:rPr>
                    <w:rFonts w:eastAsia="Times New Roman" w:cs="Times New Roman"/>
                    <w:color w:val="000000" w:themeColor="text1"/>
                    <w:sz w:val="22"/>
                  </w:rPr>
                </w:rPrChange>
              </w:rPr>
              <w:t>1.1</w:t>
            </w:r>
          </w:p>
        </w:tc>
        <w:tc>
          <w:tcPr>
            <w:tcW w:w="711" w:type="dxa"/>
            <w:shd w:val="clear" w:color="auto" w:fill="auto"/>
            <w:hideMark/>
          </w:tcPr>
          <w:p w14:paraId="63ED1AC4"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180" w:author="tao huang" w:date="2017-09-17T12:05:00Z">
                  <w:rPr>
                    <w:rFonts w:eastAsia="Times New Roman" w:cs="Times New Roman"/>
                    <w:color w:val="000000" w:themeColor="text1"/>
                    <w:sz w:val="22"/>
                  </w:rPr>
                </w:rPrChange>
              </w:rPr>
              <w:pPrChange w:id="6181"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182" w:author="tao huang" w:date="2017-09-17T12:05:00Z">
                  <w:rPr>
                    <w:rFonts w:eastAsia="Times New Roman" w:cs="Times New Roman"/>
                    <w:color w:val="000000" w:themeColor="text1"/>
                    <w:sz w:val="22"/>
                  </w:rPr>
                </w:rPrChange>
              </w:rPr>
              <w:t>115.1</w:t>
            </w:r>
          </w:p>
        </w:tc>
        <w:tc>
          <w:tcPr>
            <w:tcW w:w="1169" w:type="dxa"/>
            <w:shd w:val="clear" w:color="auto" w:fill="auto"/>
            <w:hideMark/>
          </w:tcPr>
          <w:p w14:paraId="1A28C99E"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183" w:author="tao huang" w:date="2017-09-17T12:05:00Z">
                  <w:rPr>
                    <w:rFonts w:eastAsia="Times New Roman" w:cs="Times New Roman"/>
                    <w:color w:val="000000" w:themeColor="text1"/>
                    <w:sz w:val="22"/>
                  </w:rPr>
                </w:rPrChange>
              </w:rPr>
              <w:pPrChange w:id="6184"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185" w:author="tao huang" w:date="2017-09-17T12:05:00Z">
                  <w:rPr>
                    <w:rFonts w:eastAsia="Times New Roman" w:cs="Times New Roman"/>
                    <w:color w:val="000000" w:themeColor="text1"/>
                    <w:sz w:val="22"/>
                  </w:rPr>
                </w:rPrChange>
              </w:rPr>
              <w:t>0.7%</w:t>
            </w:r>
          </w:p>
        </w:tc>
        <w:tc>
          <w:tcPr>
            <w:tcW w:w="1169" w:type="dxa"/>
            <w:shd w:val="clear" w:color="auto" w:fill="auto"/>
            <w:hideMark/>
          </w:tcPr>
          <w:p w14:paraId="29CB61E8"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186" w:author="tao huang" w:date="2017-09-17T12:05:00Z">
                  <w:rPr>
                    <w:rFonts w:eastAsia="Times New Roman" w:cs="Times New Roman"/>
                    <w:color w:val="000000" w:themeColor="text1"/>
                    <w:sz w:val="22"/>
                  </w:rPr>
                </w:rPrChange>
              </w:rPr>
              <w:pPrChange w:id="6187"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188" w:author="tao huang" w:date="2017-09-17T12:05:00Z">
                  <w:rPr>
                    <w:rFonts w:eastAsia="Times New Roman" w:cs="Times New Roman"/>
                    <w:color w:val="000000" w:themeColor="text1"/>
                    <w:sz w:val="22"/>
                  </w:rPr>
                </w:rPrChange>
              </w:rPr>
              <w:t>6.3%</w:t>
            </w:r>
          </w:p>
        </w:tc>
        <w:tc>
          <w:tcPr>
            <w:tcW w:w="1077" w:type="dxa"/>
            <w:shd w:val="clear" w:color="auto" w:fill="auto"/>
            <w:hideMark/>
          </w:tcPr>
          <w:p w14:paraId="7A77BAE6"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189" w:author="tao huang" w:date="2017-09-17T12:05:00Z">
                  <w:rPr>
                    <w:rFonts w:eastAsia="Times New Roman" w:cs="Times New Roman"/>
                    <w:color w:val="000000" w:themeColor="text1"/>
                    <w:sz w:val="22"/>
                  </w:rPr>
                </w:rPrChange>
              </w:rPr>
              <w:pPrChange w:id="6190"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191" w:author="tao huang" w:date="2017-09-17T12:05:00Z">
                  <w:rPr>
                    <w:rFonts w:eastAsia="Times New Roman" w:cs="Times New Roman"/>
                    <w:color w:val="000000" w:themeColor="text1"/>
                    <w:sz w:val="22"/>
                  </w:rPr>
                </w:rPrChange>
              </w:rPr>
              <w:t>75</w:t>
            </w:r>
          </w:p>
        </w:tc>
      </w:tr>
    </w:tbl>
    <w:p w14:paraId="57909E3A" w14:textId="77777777" w:rsidR="00F65496" w:rsidRPr="00A60A57" w:rsidRDefault="00F65496">
      <w:pPr>
        <w:spacing w:after="160" w:line="360" w:lineRule="auto"/>
        <w:rPr>
          <w:rFonts w:cs="Times New Roman"/>
          <w:color w:val="0D0D0D" w:themeColor="text1" w:themeTint="F2"/>
          <w:sz w:val="22"/>
          <w:rPrChange w:id="6192" w:author="tao huang" w:date="2017-09-17T12:05:00Z">
            <w:rPr>
              <w:rFonts w:cs="Times New Roman"/>
              <w:color w:val="000000" w:themeColor="text1"/>
              <w:szCs w:val="24"/>
            </w:rPr>
          </w:rPrChange>
        </w:rPr>
        <w:sectPr w:rsidR="00F65496" w:rsidRPr="00A60A57" w:rsidSect="00234D16">
          <w:pgSz w:w="16838" w:h="11906" w:orient="landscape"/>
          <w:pgMar w:top="1440" w:right="1440" w:bottom="1440" w:left="1440" w:header="708" w:footer="708" w:gutter="0"/>
          <w:cols w:space="708"/>
          <w:docGrid w:linePitch="360"/>
        </w:sectPr>
        <w:pPrChange w:id="6193" w:author="tao huang" w:date="2017-09-16T12:49:00Z">
          <w:pPr>
            <w:spacing w:after="160" w:line="259" w:lineRule="auto"/>
          </w:pPr>
        </w:pPrChange>
      </w:pPr>
    </w:p>
    <w:p w14:paraId="62130404" w14:textId="024F5F21" w:rsidR="007D1F6B" w:rsidRPr="00A60A57" w:rsidRDefault="00A74291">
      <w:pPr>
        <w:spacing w:after="0" w:line="360" w:lineRule="auto"/>
        <w:ind w:firstLine="720"/>
        <w:rPr>
          <w:rFonts w:cs="Times New Roman"/>
          <w:color w:val="0D0D0D" w:themeColor="text1" w:themeTint="F2"/>
          <w:sz w:val="22"/>
          <w:rPrChange w:id="6194" w:author="tao huang" w:date="2017-09-17T12:05:00Z">
            <w:rPr>
              <w:rFonts w:cs="Times New Roman"/>
              <w:color w:val="000000" w:themeColor="text1"/>
              <w:szCs w:val="24"/>
            </w:rPr>
          </w:rPrChange>
        </w:rPr>
      </w:pPr>
      <w:r w:rsidRPr="00A60A57">
        <w:rPr>
          <w:rFonts w:cs="Times New Roman"/>
          <w:color w:val="0D0D0D" w:themeColor="text1" w:themeTint="F2"/>
          <w:sz w:val="22"/>
          <w:rPrChange w:id="6195" w:author="tao huang" w:date="2017-09-17T12:05:00Z">
            <w:rPr>
              <w:rFonts w:cs="Times New Roman"/>
              <w:color w:val="000000" w:themeColor="text1"/>
              <w:szCs w:val="24"/>
            </w:rPr>
          </w:rPrChange>
        </w:rPr>
        <w:lastRenderedPageBreak/>
        <w:t xml:space="preserve">Figure </w:t>
      </w:r>
      <w:del w:id="6196" w:author="tao huang" w:date="2017-09-17T11:50:00Z">
        <w:r w:rsidR="00950827" w:rsidRPr="00A60A57" w:rsidDel="00E834F1">
          <w:rPr>
            <w:rFonts w:cs="Times New Roman"/>
            <w:color w:val="0D0D0D" w:themeColor="text1" w:themeTint="F2"/>
            <w:sz w:val="22"/>
            <w:rPrChange w:id="6197" w:author="tao huang" w:date="2017-09-17T12:05:00Z">
              <w:rPr>
                <w:rFonts w:cs="Times New Roman"/>
                <w:color w:val="000000" w:themeColor="text1"/>
                <w:szCs w:val="24"/>
              </w:rPr>
            </w:rPrChange>
          </w:rPr>
          <w:delText>6</w:delText>
        </w:r>
      </w:del>
      <w:ins w:id="6198" w:author="tao huang" w:date="2017-09-17T11:50:00Z">
        <w:r w:rsidR="00E834F1" w:rsidRPr="00A60A57">
          <w:rPr>
            <w:rFonts w:cs="Times New Roman"/>
            <w:color w:val="0D0D0D" w:themeColor="text1" w:themeTint="F2"/>
            <w:sz w:val="22"/>
            <w:rPrChange w:id="6199" w:author="tao huang" w:date="2017-09-17T12:05:00Z">
              <w:rPr>
                <w:rFonts w:cs="Times New Roman"/>
                <w:color w:val="000000" w:themeColor="text1"/>
                <w:sz w:val="22"/>
              </w:rPr>
            </w:rPrChange>
          </w:rPr>
          <w:t>1</w:t>
        </w:r>
      </w:ins>
      <w:r w:rsidRPr="00A60A57">
        <w:rPr>
          <w:rFonts w:cs="Times New Roman"/>
          <w:color w:val="0D0D0D" w:themeColor="text1" w:themeTint="F2"/>
          <w:sz w:val="22"/>
          <w:rPrChange w:id="6200" w:author="tao huang" w:date="2017-09-17T12:05:00Z">
            <w:rPr>
              <w:rFonts w:cs="Times New Roman"/>
              <w:color w:val="000000" w:themeColor="text1"/>
              <w:szCs w:val="24"/>
            </w:rPr>
          </w:rPrChange>
        </w:rPr>
        <w:t>.</w:t>
      </w:r>
      <w:r w:rsidRPr="00A60A57">
        <w:rPr>
          <w:rFonts w:cs="Times New Roman"/>
          <w:color w:val="0D0D0D" w:themeColor="text1" w:themeTint="F2"/>
          <w:sz w:val="22"/>
          <w:rPrChange w:id="6201" w:author="tao huang" w:date="2017-09-17T12:05:00Z">
            <w:rPr>
              <w:rFonts w:cs="Times New Roman"/>
              <w:color w:val="000000" w:themeColor="text1"/>
              <w:szCs w:val="24"/>
            </w:rPr>
          </w:rPrChange>
        </w:rPr>
        <w:tab/>
      </w:r>
      <w:r w:rsidR="007E0174" w:rsidRPr="00A60A57">
        <w:rPr>
          <w:rFonts w:cs="Times New Roman"/>
          <w:color w:val="0D0D0D" w:themeColor="text1" w:themeTint="F2"/>
          <w:sz w:val="22"/>
          <w:rPrChange w:id="6202" w:author="tao huang" w:date="2017-09-17T12:05:00Z">
            <w:rPr>
              <w:rFonts w:cs="Times New Roman"/>
              <w:color w:val="000000" w:themeColor="text1"/>
              <w:szCs w:val="24"/>
            </w:rPr>
          </w:rPrChange>
        </w:rPr>
        <w:t>Store level data</w:t>
      </w:r>
      <w:r w:rsidR="007D1F6B" w:rsidRPr="00A60A57">
        <w:rPr>
          <w:rFonts w:cs="Times New Roman"/>
          <w:color w:val="0D0D0D" w:themeColor="text1" w:themeTint="F2"/>
          <w:sz w:val="22"/>
          <w:rPrChange w:id="6203" w:author="tao huang" w:date="2017-09-17T12:05:00Z">
            <w:rPr>
              <w:rFonts w:cs="Times New Roman"/>
              <w:color w:val="000000" w:themeColor="text1"/>
              <w:szCs w:val="24"/>
            </w:rPr>
          </w:rPrChange>
        </w:rPr>
        <w:t xml:space="preserve"> for </w:t>
      </w:r>
      <w:r w:rsidRPr="00A60A57">
        <w:rPr>
          <w:rFonts w:cs="Times New Roman"/>
          <w:color w:val="0D0D0D" w:themeColor="text1" w:themeTint="F2"/>
          <w:sz w:val="22"/>
          <w:rPrChange w:id="6204" w:author="tao huang" w:date="2017-09-17T12:05:00Z">
            <w:rPr>
              <w:rFonts w:cs="Times New Roman"/>
              <w:color w:val="000000" w:themeColor="text1"/>
              <w:szCs w:val="24"/>
            </w:rPr>
          </w:rPrChange>
        </w:rPr>
        <w:t xml:space="preserve">an </w:t>
      </w:r>
      <w:r w:rsidR="007D1F6B" w:rsidRPr="00A60A57">
        <w:rPr>
          <w:rFonts w:cs="Times New Roman"/>
          <w:color w:val="0D0D0D" w:themeColor="text1" w:themeTint="F2"/>
          <w:sz w:val="22"/>
          <w:rPrChange w:id="6205" w:author="tao huang" w:date="2017-09-17T12:05:00Z">
            <w:rPr>
              <w:rFonts w:cs="Times New Roman"/>
              <w:color w:val="000000" w:themeColor="text1"/>
              <w:szCs w:val="24"/>
            </w:rPr>
          </w:rPrChange>
        </w:rPr>
        <w:t xml:space="preserve">SKU in the </w:t>
      </w:r>
      <w:r w:rsidR="00E32445" w:rsidRPr="00A60A57">
        <w:rPr>
          <w:rFonts w:cs="Times New Roman"/>
          <w:color w:val="0D0D0D" w:themeColor="text1" w:themeTint="F2"/>
          <w:sz w:val="22"/>
          <w:rPrChange w:id="6206" w:author="tao huang" w:date="2017-09-17T12:05:00Z">
            <w:rPr>
              <w:rFonts w:cs="Times New Roman"/>
              <w:color w:val="000000" w:themeColor="text1"/>
              <w:szCs w:val="24"/>
            </w:rPr>
          </w:rPrChange>
        </w:rPr>
        <w:t>Beer</w:t>
      </w:r>
      <w:r w:rsidR="007D1F6B" w:rsidRPr="00A60A57">
        <w:rPr>
          <w:rFonts w:cs="Times New Roman"/>
          <w:color w:val="0D0D0D" w:themeColor="text1" w:themeTint="F2"/>
          <w:sz w:val="22"/>
          <w:rPrChange w:id="6207" w:author="tao huang" w:date="2017-09-17T12:05:00Z">
            <w:rPr>
              <w:rFonts w:cs="Times New Roman"/>
              <w:color w:val="000000" w:themeColor="text1"/>
              <w:szCs w:val="24"/>
            </w:rPr>
          </w:rPrChange>
        </w:rPr>
        <w:t xml:space="preserve"> category</w:t>
      </w:r>
      <w:r w:rsidR="00446E4D" w:rsidRPr="00A60A57">
        <w:rPr>
          <w:rStyle w:val="FootnoteReference"/>
          <w:rFonts w:cs="Times New Roman"/>
          <w:color w:val="0D0D0D" w:themeColor="text1" w:themeTint="F2"/>
          <w:sz w:val="22"/>
          <w:rPrChange w:id="6208" w:author="tao huang" w:date="2017-09-17T12:05:00Z">
            <w:rPr>
              <w:rStyle w:val="FootnoteReference"/>
              <w:rFonts w:cs="Times New Roman"/>
              <w:color w:val="000000" w:themeColor="text1"/>
              <w:szCs w:val="24"/>
            </w:rPr>
          </w:rPrChange>
        </w:rPr>
        <w:footnoteReference w:id="9"/>
      </w:r>
    </w:p>
    <w:p w14:paraId="0E8DEB57" w14:textId="77777777" w:rsidR="007D1F6B" w:rsidRPr="00A60A57" w:rsidRDefault="007D1F6B">
      <w:pPr>
        <w:spacing w:after="0" w:line="360" w:lineRule="auto"/>
        <w:ind w:left="-851"/>
        <w:rPr>
          <w:rFonts w:cs="Times New Roman"/>
          <w:color w:val="0D0D0D" w:themeColor="text1" w:themeTint="F2"/>
          <w:sz w:val="22"/>
          <w:rPrChange w:id="6209" w:author="tao huang" w:date="2017-09-17T12:05:00Z">
            <w:rPr>
              <w:rFonts w:cs="Times New Roman"/>
              <w:color w:val="000000" w:themeColor="text1"/>
              <w:szCs w:val="24"/>
            </w:rPr>
          </w:rPrChange>
        </w:rPr>
      </w:pPr>
      <w:r w:rsidRPr="00A60A57">
        <w:rPr>
          <w:noProof/>
          <w:color w:val="0D0D0D" w:themeColor="text1" w:themeTint="F2"/>
          <w:sz w:val="22"/>
          <w:lang w:eastAsia="en-GB"/>
          <w:rPrChange w:id="6210" w:author="tao huang" w:date="2017-09-17T12:05:00Z">
            <w:rPr>
              <w:noProof/>
              <w:color w:val="000000" w:themeColor="text1"/>
              <w:lang w:eastAsia="en-GB"/>
            </w:rPr>
          </w:rPrChange>
        </w:rPr>
        <w:drawing>
          <wp:inline distT="0" distB="0" distL="0" distR="0" wp14:anchorId="4D9D0629" wp14:editId="56AF4490">
            <wp:extent cx="6986270" cy="3001992"/>
            <wp:effectExtent l="0" t="0" r="508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97004" cy="3006605"/>
                    </a:xfrm>
                    <a:prstGeom prst="rect">
                      <a:avLst/>
                    </a:prstGeom>
                    <a:noFill/>
                    <a:ln>
                      <a:noFill/>
                    </a:ln>
                  </pic:spPr>
                </pic:pic>
              </a:graphicData>
            </a:graphic>
          </wp:inline>
        </w:drawing>
      </w:r>
    </w:p>
    <w:p w14:paraId="758A32EE" w14:textId="076ADC3E" w:rsidR="00FE6726" w:rsidRPr="00A60A57" w:rsidRDefault="007464F1">
      <w:pPr>
        <w:pStyle w:val="ListParagraph"/>
        <w:numPr>
          <w:ilvl w:val="0"/>
          <w:numId w:val="45"/>
        </w:numPr>
        <w:spacing w:after="0" w:line="360" w:lineRule="auto"/>
        <w:rPr>
          <w:rFonts w:cs="Times New Roman"/>
          <w:b/>
          <w:color w:val="0D0D0D" w:themeColor="text1" w:themeTint="F2"/>
          <w:sz w:val="22"/>
          <w:rPrChange w:id="6211" w:author="tao huang" w:date="2017-09-17T12:05:00Z">
            <w:rPr>
              <w:rFonts w:cs="Times New Roman"/>
              <w:b/>
              <w:color w:val="000000" w:themeColor="text1"/>
              <w:szCs w:val="24"/>
            </w:rPr>
          </w:rPrChange>
        </w:rPr>
        <w:pPrChange w:id="6212" w:author="tao huang" w:date="2017-09-16T13:03:00Z">
          <w:pPr>
            <w:pStyle w:val="ListParagraph"/>
            <w:numPr>
              <w:numId w:val="39"/>
            </w:numPr>
            <w:spacing w:after="0" w:line="360" w:lineRule="auto"/>
            <w:ind w:hanging="720"/>
          </w:pPr>
        </w:pPrChange>
      </w:pPr>
      <w:r w:rsidRPr="00A60A57">
        <w:rPr>
          <w:rFonts w:cs="Times New Roman"/>
          <w:b/>
          <w:color w:val="0D0D0D" w:themeColor="text1" w:themeTint="F2"/>
          <w:sz w:val="22"/>
          <w:rPrChange w:id="6213" w:author="tao huang" w:date="2017-09-17T12:05:00Z">
            <w:rPr>
              <w:rFonts w:cs="Times New Roman"/>
              <w:b/>
              <w:color w:val="000000" w:themeColor="text1"/>
              <w:szCs w:val="24"/>
            </w:rPr>
          </w:rPrChange>
        </w:rPr>
        <w:t>The m</w:t>
      </w:r>
      <w:r w:rsidR="00FE6726" w:rsidRPr="00A60A57">
        <w:rPr>
          <w:rFonts w:cs="Times New Roman"/>
          <w:b/>
          <w:color w:val="0D0D0D" w:themeColor="text1" w:themeTint="F2"/>
          <w:sz w:val="22"/>
          <w:rPrChange w:id="6214" w:author="tao huang" w:date="2017-09-17T12:05:00Z">
            <w:rPr>
              <w:rFonts w:cs="Times New Roman"/>
              <w:b/>
              <w:color w:val="000000" w:themeColor="text1"/>
              <w:szCs w:val="24"/>
            </w:rPr>
          </w:rPrChange>
        </w:rPr>
        <w:t>odels</w:t>
      </w:r>
    </w:p>
    <w:p w14:paraId="51D0DBDB" w14:textId="0F88A33E" w:rsidR="00AD18C7" w:rsidRPr="00A60A57" w:rsidDel="006C4C08" w:rsidRDefault="00AD18C7">
      <w:pPr>
        <w:spacing w:after="0" w:line="360" w:lineRule="auto"/>
        <w:rPr>
          <w:del w:id="6215" w:author="tao huang" w:date="2017-09-16T11:21:00Z"/>
          <w:rFonts w:cs="Times New Roman"/>
          <w:color w:val="0D0D0D" w:themeColor="text1" w:themeTint="F2"/>
          <w:sz w:val="22"/>
          <w:rPrChange w:id="6216" w:author="tao huang" w:date="2017-09-17T12:05:00Z">
            <w:rPr>
              <w:del w:id="6217" w:author="tao huang" w:date="2017-09-16T11:21:00Z"/>
              <w:rFonts w:cs="Times New Roman"/>
              <w:color w:val="000000" w:themeColor="text1"/>
              <w:szCs w:val="24"/>
            </w:rPr>
          </w:rPrChange>
        </w:rPr>
      </w:pPr>
    </w:p>
    <w:p w14:paraId="548F4317" w14:textId="6916FDD3" w:rsidR="00A8282A" w:rsidRPr="00A60A57" w:rsidDel="0077205B" w:rsidRDefault="00433845">
      <w:pPr>
        <w:spacing w:after="0" w:line="360" w:lineRule="auto"/>
        <w:rPr>
          <w:del w:id="6218" w:author="tao huang" w:date="2017-09-16T11:38:00Z"/>
          <w:rFonts w:cs="Times New Roman"/>
          <w:color w:val="0D0D0D" w:themeColor="text1" w:themeTint="F2"/>
          <w:sz w:val="22"/>
          <w:rPrChange w:id="6219" w:author="tao huang" w:date="2017-09-17T12:05:00Z">
            <w:rPr>
              <w:del w:id="6220" w:author="tao huang" w:date="2017-09-16T11:38:00Z"/>
              <w:rFonts w:cs="Times New Roman"/>
              <w:color w:val="000000" w:themeColor="text1"/>
              <w:sz w:val="22"/>
            </w:rPr>
          </w:rPrChange>
        </w:rPr>
      </w:pPr>
      <w:ins w:id="6221" w:author="Soopramanien, Didier" w:date="2017-09-06T21:24:00Z">
        <w:del w:id="6222" w:author="tao huang" w:date="2017-09-16T11:21:00Z">
          <w:r w:rsidRPr="00A60A57" w:rsidDel="006C4C08">
            <w:rPr>
              <w:rFonts w:cs="Times New Roman"/>
              <w:color w:val="0D0D0D" w:themeColor="text1" w:themeTint="F2"/>
              <w:sz w:val="22"/>
              <w:rPrChange w:id="6223" w:author="tao huang" w:date="2017-09-17T12:05:00Z">
                <w:rPr>
                  <w:rFonts w:cs="Times New Roman"/>
                  <w:color w:val="000000" w:themeColor="text1"/>
                  <w:szCs w:val="24"/>
                </w:rPr>
              </w:rPrChange>
            </w:rPr>
            <w:delText xml:space="preserve">Following the approach used by previous studies when comparing the performance of forecasting models </w:delText>
          </w:r>
        </w:del>
      </w:ins>
      <w:moveToRangeStart w:id="6224" w:author="Soopramanien, Didier" w:date="2017-09-06T21:24:00Z" w:name="move492496423"/>
      <w:moveTo w:id="6225" w:author="Soopramanien, Didier" w:date="2017-09-06T21:24:00Z">
        <w:del w:id="6226" w:author="tao huang" w:date="2017-09-16T11:21:00Z">
          <w:r w:rsidRPr="00A60A57" w:rsidDel="006C4C08">
            <w:rPr>
              <w:rFonts w:cs="Times New Roman"/>
              <w:color w:val="0D0D0D" w:themeColor="text1" w:themeTint="F2"/>
              <w:sz w:val="22"/>
              <w:rPrChange w:id="6227" w:author="tao huang" w:date="2017-09-17T12:05:00Z">
                <w:rPr>
                  <w:rFonts w:cs="Times New Roman"/>
                  <w:color w:val="000000" w:themeColor="text1"/>
                  <w:szCs w:val="24"/>
                </w:rPr>
              </w:rPrChange>
            </w:rPr>
            <w:fldChar w:fldCharType="begin"/>
          </w:r>
          <w:r w:rsidRPr="00A60A57" w:rsidDel="006C4C08">
            <w:rPr>
              <w:rFonts w:cs="Times New Roman"/>
              <w:color w:val="0D0D0D" w:themeColor="text1" w:themeTint="F2"/>
              <w:sz w:val="22"/>
              <w:rPrChange w:id="6228" w:author="tao huang" w:date="2017-09-17T12:05:00Z">
                <w:rPr>
                  <w:rFonts w:cs="Times New Roman"/>
                  <w:color w:val="000000" w:themeColor="text1"/>
                  <w:szCs w:val="24"/>
                </w:rPr>
              </w:rPrChange>
            </w:rPr>
            <w:delInstrText xml:space="preserve"> ADDIN EN.CITE </w:delInstrText>
          </w:r>
          <w:r w:rsidRPr="00A60A57" w:rsidDel="006C4C08">
            <w:rPr>
              <w:rFonts w:cs="Times New Roman"/>
              <w:color w:val="0D0D0D" w:themeColor="text1" w:themeTint="F2"/>
              <w:sz w:val="22"/>
              <w:rPrChange w:id="6229" w:author="tao huang" w:date="2017-09-17T12:05:00Z">
                <w:rPr>
                  <w:rFonts w:cs="Times New Roman"/>
                  <w:color w:val="000000" w:themeColor="text1"/>
                  <w:szCs w:val="24"/>
                </w:rPr>
              </w:rPrChange>
            </w:rPr>
            <w:fldChar w:fldCharType="begin"/>
          </w:r>
          <w:r w:rsidRPr="00A60A57" w:rsidDel="006C4C08">
            <w:rPr>
              <w:rFonts w:cs="Times New Roman"/>
              <w:color w:val="0D0D0D" w:themeColor="text1" w:themeTint="F2"/>
              <w:sz w:val="22"/>
              <w:rPrChange w:id="6230" w:author="tao huang" w:date="2017-09-17T12:05:00Z">
                <w:rPr>
                  <w:rFonts w:cs="Times New Roman"/>
                  <w:color w:val="000000" w:themeColor="text1"/>
                  <w:szCs w:val="24"/>
                </w:rPr>
              </w:rPrChange>
            </w:rPr>
            <w:delInstrText xml:space="preserve"> ADDIN EN.CITE.DATA </w:delInstrText>
          </w:r>
        </w:del>
      </w:moveTo>
      <w:ins w:id="6231" w:author="Soopramanien, Didier" w:date="2017-09-06T21:24:00Z">
        <w:del w:id="6232" w:author="tao huang" w:date="2017-09-16T11:21:00Z">
          <w:r w:rsidRPr="00A60A57" w:rsidDel="006C4C08">
            <w:rPr>
              <w:rFonts w:cs="Times New Roman"/>
              <w:color w:val="0D0D0D" w:themeColor="text1" w:themeTint="F2"/>
              <w:sz w:val="22"/>
              <w:rPrChange w:id="6233" w:author="tao huang" w:date="2017-09-17T12:05:00Z">
                <w:rPr>
                  <w:rFonts w:cs="Times New Roman"/>
                  <w:color w:val="000000" w:themeColor="text1"/>
                  <w:sz w:val="22"/>
                </w:rPr>
              </w:rPrChange>
            </w:rPr>
          </w:r>
        </w:del>
      </w:ins>
      <w:moveTo w:id="6234" w:author="Soopramanien, Didier" w:date="2017-09-06T21:24:00Z">
        <w:del w:id="6235" w:author="tao huang" w:date="2017-09-16T11:21:00Z">
          <w:r w:rsidRPr="00A60A57" w:rsidDel="006C4C08">
            <w:rPr>
              <w:rFonts w:cs="Times New Roman"/>
              <w:color w:val="0D0D0D" w:themeColor="text1" w:themeTint="F2"/>
              <w:sz w:val="22"/>
              <w:rPrChange w:id="6236" w:author="tao huang" w:date="2017-09-17T12:05:00Z">
                <w:rPr>
                  <w:rFonts w:cs="Times New Roman"/>
                  <w:color w:val="000000" w:themeColor="text1"/>
                  <w:szCs w:val="24"/>
                </w:rPr>
              </w:rPrChange>
            </w:rPr>
            <w:fldChar w:fldCharType="end"/>
          </w:r>
        </w:del>
      </w:moveTo>
      <w:ins w:id="6237" w:author="Soopramanien, Didier" w:date="2017-09-06T21:24:00Z">
        <w:del w:id="6238" w:author="tao huang" w:date="2017-09-16T11:21:00Z">
          <w:r w:rsidRPr="00A60A57" w:rsidDel="006C4C08">
            <w:rPr>
              <w:rFonts w:cs="Times New Roman"/>
              <w:color w:val="0D0D0D" w:themeColor="text1" w:themeTint="F2"/>
              <w:sz w:val="22"/>
              <w:rPrChange w:id="6239" w:author="tao huang" w:date="2017-09-17T12:05:00Z">
                <w:rPr>
                  <w:rFonts w:cs="Times New Roman"/>
                  <w:color w:val="000000" w:themeColor="text1"/>
                  <w:sz w:val="22"/>
                </w:rPr>
              </w:rPrChange>
            </w:rPr>
          </w:r>
        </w:del>
      </w:ins>
      <w:moveTo w:id="6240" w:author="Soopramanien, Didier" w:date="2017-09-06T21:24:00Z">
        <w:del w:id="6241" w:author="tao huang" w:date="2017-09-16T11:21:00Z">
          <w:r w:rsidRPr="00A60A57" w:rsidDel="006C4C08">
            <w:rPr>
              <w:rFonts w:cs="Times New Roman"/>
              <w:color w:val="0D0D0D" w:themeColor="text1" w:themeTint="F2"/>
              <w:sz w:val="22"/>
              <w:rPrChange w:id="6242" w:author="tao huang" w:date="2017-09-17T12:05:00Z">
                <w:rPr>
                  <w:rFonts w:cs="Times New Roman"/>
                  <w:color w:val="000000" w:themeColor="text1"/>
                  <w:szCs w:val="24"/>
                </w:rPr>
              </w:rPrChange>
            </w:rPr>
            <w:fldChar w:fldCharType="separate"/>
          </w:r>
          <w:r w:rsidRPr="00A60A57" w:rsidDel="006C4C08">
            <w:rPr>
              <w:rFonts w:cs="Times New Roman"/>
              <w:noProof/>
              <w:color w:val="0D0D0D" w:themeColor="text1" w:themeTint="F2"/>
              <w:sz w:val="22"/>
              <w:rPrChange w:id="6243" w:author="tao huang" w:date="2017-09-17T12:05:00Z">
                <w:rPr>
                  <w:rFonts w:cs="Times New Roman"/>
                  <w:noProof/>
                  <w:color w:val="000000" w:themeColor="text1"/>
                  <w:szCs w:val="24"/>
                </w:rPr>
              </w:rPrChange>
            </w:rPr>
            <w:delText xml:space="preserve">(e.g., </w:delText>
          </w:r>
        </w:del>
      </w:moveTo>
      <w:del w:id="6244" w:author="tao huang" w:date="2017-09-16T11:21:00Z">
        <w:r w:rsidR="00780FE2" w:rsidRPr="00A60A57" w:rsidDel="006C4C08">
          <w:rPr>
            <w:rFonts w:cs="Times New Roman"/>
            <w:noProof/>
            <w:color w:val="0D0D0D" w:themeColor="text1" w:themeTint="F2"/>
            <w:sz w:val="22"/>
            <w:rPrChange w:id="6245" w:author="tao huang" w:date="2017-09-17T12:05:00Z">
              <w:rPr>
                <w:rFonts w:cs="Times New Roman"/>
                <w:noProof/>
                <w:color w:val="000000" w:themeColor="text1"/>
                <w:szCs w:val="24"/>
              </w:rPr>
            </w:rPrChange>
          </w:rPr>
          <w:fldChar w:fldCharType="begin"/>
        </w:r>
        <w:r w:rsidR="00780FE2" w:rsidRPr="00A60A57" w:rsidDel="006C4C08">
          <w:rPr>
            <w:rFonts w:cs="Times New Roman"/>
            <w:noProof/>
            <w:color w:val="0D0D0D" w:themeColor="text1" w:themeTint="F2"/>
            <w:sz w:val="22"/>
            <w:rPrChange w:id="6246" w:author="tao huang" w:date="2017-09-17T12:05:00Z">
              <w:rPr>
                <w:rFonts w:cs="Times New Roman"/>
                <w:noProof/>
                <w:color w:val="000000" w:themeColor="text1"/>
                <w:szCs w:val="24"/>
              </w:rPr>
            </w:rPrChange>
          </w:rPr>
          <w:delInstrText xml:space="preserve"> HYPERLINK \l "_ENREF_39" \o "Gür Ali, 2009 #715" </w:delInstrText>
        </w:r>
        <w:r w:rsidR="00780FE2" w:rsidRPr="00A60A57" w:rsidDel="006C4C08">
          <w:rPr>
            <w:rFonts w:cs="Times New Roman"/>
            <w:noProof/>
            <w:color w:val="0D0D0D" w:themeColor="text1" w:themeTint="F2"/>
            <w:sz w:val="22"/>
            <w:rPrChange w:id="6247" w:author="tao huang" w:date="2017-09-17T12:05:00Z">
              <w:rPr>
                <w:rFonts w:cs="Times New Roman"/>
                <w:noProof/>
                <w:color w:val="000000" w:themeColor="text1"/>
                <w:szCs w:val="24"/>
              </w:rPr>
            </w:rPrChange>
          </w:rPr>
          <w:fldChar w:fldCharType="separate"/>
        </w:r>
      </w:del>
      <w:moveTo w:id="6248" w:author="Soopramanien, Didier" w:date="2017-09-06T21:24:00Z">
        <w:del w:id="6249" w:author="tao huang" w:date="2017-09-16T11:21:00Z">
          <w:r w:rsidR="00780FE2" w:rsidRPr="00A60A57" w:rsidDel="006C4C08">
            <w:rPr>
              <w:rFonts w:cs="Times New Roman"/>
              <w:noProof/>
              <w:color w:val="0D0D0D" w:themeColor="text1" w:themeTint="F2"/>
              <w:sz w:val="22"/>
              <w:rPrChange w:id="6250" w:author="tao huang" w:date="2017-09-17T12:05:00Z">
                <w:rPr>
                  <w:rFonts w:cs="Times New Roman"/>
                  <w:noProof/>
                  <w:color w:val="000000" w:themeColor="text1"/>
                  <w:szCs w:val="24"/>
                </w:rPr>
              </w:rPrChange>
            </w:rPr>
            <w:delText>Gür Ali, SayIn et al. 2009</w:delText>
          </w:r>
        </w:del>
      </w:moveTo>
      <w:del w:id="6251" w:author="tao huang" w:date="2017-09-16T11:21:00Z">
        <w:r w:rsidR="00780FE2" w:rsidRPr="00A60A57" w:rsidDel="006C4C08">
          <w:rPr>
            <w:rFonts w:cs="Times New Roman"/>
            <w:noProof/>
            <w:color w:val="0D0D0D" w:themeColor="text1" w:themeTint="F2"/>
            <w:sz w:val="22"/>
            <w:rPrChange w:id="6252" w:author="tao huang" w:date="2017-09-17T12:05:00Z">
              <w:rPr>
                <w:rFonts w:cs="Times New Roman"/>
                <w:noProof/>
                <w:color w:val="000000" w:themeColor="text1"/>
                <w:szCs w:val="24"/>
              </w:rPr>
            </w:rPrChange>
          </w:rPr>
          <w:fldChar w:fldCharType="end"/>
        </w:r>
      </w:del>
      <w:moveTo w:id="6253" w:author="Soopramanien, Didier" w:date="2017-09-06T21:24:00Z">
        <w:del w:id="6254" w:author="tao huang" w:date="2017-09-16T11:21:00Z">
          <w:r w:rsidRPr="00A60A57" w:rsidDel="006C4C08">
            <w:rPr>
              <w:rFonts w:cs="Times New Roman"/>
              <w:noProof/>
              <w:color w:val="0D0D0D" w:themeColor="text1" w:themeTint="F2"/>
              <w:sz w:val="22"/>
              <w:rPrChange w:id="6255" w:author="tao huang" w:date="2017-09-17T12:05:00Z">
                <w:rPr>
                  <w:rFonts w:cs="Times New Roman"/>
                  <w:noProof/>
                  <w:color w:val="000000" w:themeColor="text1"/>
                  <w:szCs w:val="24"/>
                </w:rPr>
              </w:rPrChange>
            </w:rPr>
            <w:delText xml:space="preserve">, </w:delText>
          </w:r>
        </w:del>
      </w:moveTo>
      <w:del w:id="6256" w:author="tao huang" w:date="2017-09-16T11:21:00Z">
        <w:r w:rsidR="00780FE2" w:rsidRPr="00A60A57" w:rsidDel="006C4C08">
          <w:rPr>
            <w:rFonts w:cs="Times New Roman"/>
            <w:noProof/>
            <w:color w:val="0D0D0D" w:themeColor="text1" w:themeTint="F2"/>
            <w:sz w:val="22"/>
            <w:rPrChange w:id="6257" w:author="tao huang" w:date="2017-09-17T12:05:00Z">
              <w:rPr>
                <w:rFonts w:cs="Times New Roman"/>
                <w:noProof/>
                <w:color w:val="000000" w:themeColor="text1"/>
                <w:szCs w:val="24"/>
              </w:rPr>
            </w:rPrChange>
          </w:rPr>
          <w:fldChar w:fldCharType="begin"/>
        </w:r>
        <w:r w:rsidR="00780FE2" w:rsidRPr="00A60A57" w:rsidDel="006C4C08">
          <w:rPr>
            <w:rFonts w:cs="Times New Roman"/>
            <w:noProof/>
            <w:color w:val="0D0D0D" w:themeColor="text1" w:themeTint="F2"/>
            <w:sz w:val="22"/>
            <w:rPrChange w:id="6258" w:author="tao huang" w:date="2017-09-17T12:05:00Z">
              <w:rPr>
                <w:rFonts w:cs="Times New Roman"/>
                <w:noProof/>
                <w:color w:val="000000" w:themeColor="text1"/>
                <w:szCs w:val="24"/>
              </w:rPr>
            </w:rPrChange>
          </w:rPr>
          <w:delInstrText xml:space="preserve"> HYPERLINK \l "_ENREF_42" \o "Huang, 2014 #732" </w:delInstrText>
        </w:r>
        <w:r w:rsidR="00780FE2" w:rsidRPr="00A60A57" w:rsidDel="006C4C08">
          <w:rPr>
            <w:rFonts w:cs="Times New Roman"/>
            <w:noProof/>
            <w:color w:val="0D0D0D" w:themeColor="text1" w:themeTint="F2"/>
            <w:sz w:val="22"/>
            <w:rPrChange w:id="6259" w:author="tao huang" w:date="2017-09-17T12:05:00Z">
              <w:rPr>
                <w:rFonts w:cs="Times New Roman"/>
                <w:noProof/>
                <w:color w:val="000000" w:themeColor="text1"/>
                <w:szCs w:val="24"/>
              </w:rPr>
            </w:rPrChange>
          </w:rPr>
          <w:fldChar w:fldCharType="separate"/>
        </w:r>
      </w:del>
      <w:moveTo w:id="6260" w:author="Soopramanien, Didier" w:date="2017-09-06T21:24:00Z">
        <w:del w:id="6261" w:author="tao huang" w:date="2017-09-16T11:21:00Z">
          <w:r w:rsidR="00780FE2" w:rsidRPr="00A60A57" w:rsidDel="006C4C08">
            <w:rPr>
              <w:rFonts w:cs="Times New Roman"/>
              <w:noProof/>
              <w:color w:val="0D0D0D" w:themeColor="text1" w:themeTint="F2"/>
              <w:sz w:val="22"/>
              <w:rPrChange w:id="6262" w:author="tao huang" w:date="2017-09-17T12:05:00Z">
                <w:rPr>
                  <w:rFonts w:cs="Times New Roman"/>
                  <w:noProof/>
                  <w:color w:val="000000" w:themeColor="text1"/>
                  <w:szCs w:val="24"/>
                </w:rPr>
              </w:rPrChange>
            </w:rPr>
            <w:delText>Huang, Fildes et al. 2014</w:delText>
          </w:r>
        </w:del>
      </w:moveTo>
      <w:del w:id="6263" w:author="tao huang" w:date="2017-09-16T11:21:00Z">
        <w:r w:rsidR="00780FE2" w:rsidRPr="00A60A57" w:rsidDel="006C4C08">
          <w:rPr>
            <w:rFonts w:cs="Times New Roman"/>
            <w:noProof/>
            <w:color w:val="0D0D0D" w:themeColor="text1" w:themeTint="F2"/>
            <w:sz w:val="22"/>
            <w:rPrChange w:id="6264" w:author="tao huang" w:date="2017-09-17T12:05:00Z">
              <w:rPr>
                <w:rFonts w:cs="Times New Roman"/>
                <w:noProof/>
                <w:color w:val="000000" w:themeColor="text1"/>
                <w:szCs w:val="24"/>
              </w:rPr>
            </w:rPrChange>
          </w:rPr>
          <w:fldChar w:fldCharType="end"/>
        </w:r>
      </w:del>
      <w:moveTo w:id="6265" w:author="Soopramanien, Didier" w:date="2017-09-06T21:24:00Z">
        <w:del w:id="6266" w:author="tao huang" w:date="2017-09-16T11:21:00Z">
          <w:r w:rsidRPr="00A60A57" w:rsidDel="006C4C08">
            <w:rPr>
              <w:rFonts w:cs="Times New Roman"/>
              <w:noProof/>
              <w:color w:val="0D0D0D" w:themeColor="text1" w:themeTint="F2"/>
              <w:sz w:val="22"/>
              <w:rPrChange w:id="6267" w:author="tao huang" w:date="2017-09-17T12:05:00Z">
                <w:rPr>
                  <w:rFonts w:cs="Times New Roman"/>
                  <w:noProof/>
                  <w:color w:val="000000" w:themeColor="text1"/>
                  <w:szCs w:val="24"/>
                </w:rPr>
              </w:rPrChange>
            </w:rPr>
            <w:delText xml:space="preserve">, </w:delText>
          </w:r>
        </w:del>
      </w:moveTo>
      <w:del w:id="6268" w:author="tao huang" w:date="2017-09-16T11:21:00Z">
        <w:r w:rsidR="00780FE2" w:rsidRPr="00A60A57" w:rsidDel="006C4C08">
          <w:rPr>
            <w:rFonts w:cs="Times New Roman"/>
            <w:noProof/>
            <w:color w:val="0D0D0D" w:themeColor="text1" w:themeTint="F2"/>
            <w:sz w:val="22"/>
            <w:rPrChange w:id="6269" w:author="tao huang" w:date="2017-09-17T12:05:00Z">
              <w:rPr>
                <w:rFonts w:cs="Times New Roman"/>
                <w:noProof/>
                <w:color w:val="000000" w:themeColor="text1"/>
                <w:szCs w:val="24"/>
              </w:rPr>
            </w:rPrChange>
          </w:rPr>
          <w:fldChar w:fldCharType="begin"/>
        </w:r>
        <w:r w:rsidR="00780FE2" w:rsidRPr="00A60A57" w:rsidDel="006C4C08">
          <w:rPr>
            <w:rFonts w:cs="Times New Roman"/>
            <w:noProof/>
            <w:color w:val="0D0D0D" w:themeColor="text1" w:themeTint="F2"/>
            <w:sz w:val="22"/>
            <w:rPrChange w:id="6270" w:author="tao huang" w:date="2017-09-17T12:05:00Z">
              <w:rPr>
                <w:rFonts w:cs="Times New Roman"/>
                <w:noProof/>
                <w:color w:val="000000" w:themeColor="text1"/>
                <w:szCs w:val="24"/>
              </w:rPr>
            </w:rPrChange>
          </w:rPr>
          <w:delInstrText xml:space="preserve"> HYPERLINK \l "_ENREF_47" \o "Ma, 2016 #733" </w:delInstrText>
        </w:r>
        <w:r w:rsidR="00780FE2" w:rsidRPr="00A60A57" w:rsidDel="006C4C08">
          <w:rPr>
            <w:rFonts w:cs="Times New Roman"/>
            <w:noProof/>
            <w:color w:val="0D0D0D" w:themeColor="text1" w:themeTint="F2"/>
            <w:sz w:val="22"/>
            <w:rPrChange w:id="6271" w:author="tao huang" w:date="2017-09-17T12:05:00Z">
              <w:rPr>
                <w:rFonts w:cs="Times New Roman"/>
                <w:noProof/>
                <w:color w:val="000000" w:themeColor="text1"/>
                <w:szCs w:val="24"/>
              </w:rPr>
            </w:rPrChange>
          </w:rPr>
          <w:fldChar w:fldCharType="separate"/>
        </w:r>
      </w:del>
      <w:moveTo w:id="6272" w:author="Soopramanien, Didier" w:date="2017-09-06T21:24:00Z">
        <w:del w:id="6273" w:author="tao huang" w:date="2017-09-16T11:21:00Z">
          <w:r w:rsidR="00780FE2" w:rsidRPr="00A60A57" w:rsidDel="006C4C08">
            <w:rPr>
              <w:rFonts w:cs="Times New Roman"/>
              <w:noProof/>
              <w:color w:val="0D0D0D" w:themeColor="text1" w:themeTint="F2"/>
              <w:sz w:val="22"/>
              <w:rPrChange w:id="6274" w:author="tao huang" w:date="2017-09-17T12:05:00Z">
                <w:rPr>
                  <w:rFonts w:cs="Times New Roman"/>
                  <w:noProof/>
                  <w:color w:val="000000" w:themeColor="text1"/>
                  <w:szCs w:val="24"/>
                </w:rPr>
              </w:rPrChange>
            </w:rPr>
            <w:delText>Ma, Fildes et al. 2016</w:delText>
          </w:r>
        </w:del>
      </w:moveTo>
      <w:del w:id="6275" w:author="tao huang" w:date="2017-09-16T11:21:00Z">
        <w:r w:rsidR="00780FE2" w:rsidRPr="00A60A57" w:rsidDel="006C4C08">
          <w:rPr>
            <w:rFonts w:cs="Times New Roman"/>
            <w:noProof/>
            <w:color w:val="0D0D0D" w:themeColor="text1" w:themeTint="F2"/>
            <w:sz w:val="22"/>
            <w:rPrChange w:id="6276" w:author="tao huang" w:date="2017-09-17T12:05:00Z">
              <w:rPr>
                <w:rFonts w:cs="Times New Roman"/>
                <w:noProof/>
                <w:color w:val="000000" w:themeColor="text1"/>
                <w:szCs w:val="24"/>
              </w:rPr>
            </w:rPrChange>
          </w:rPr>
          <w:fldChar w:fldCharType="end"/>
        </w:r>
      </w:del>
      <w:moveTo w:id="6277" w:author="Soopramanien, Didier" w:date="2017-09-06T21:24:00Z">
        <w:del w:id="6278" w:author="tao huang" w:date="2017-09-16T11:21:00Z">
          <w:r w:rsidRPr="00A60A57" w:rsidDel="006C4C08">
            <w:rPr>
              <w:rFonts w:cs="Times New Roman"/>
              <w:noProof/>
              <w:color w:val="0D0D0D" w:themeColor="text1" w:themeTint="F2"/>
              <w:sz w:val="22"/>
              <w:rPrChange w:id="6279" w:author="tao huang" w:date="2017-09-17T12:05:00Z">
                <w:rPr>
                  <w:rFonts w:cs="Times New Roman"/>
                  <w:noProof/>
                  <w:color w:val="000000" w:themeColor="text1"/>
                  <w:szCs w:val="24"/>
                </w:rPr>
              </w:rPrChange>
            </w:rPr>
            <w:delText>)</w:delText>
          </w:r>
          <w:r w:rsidRPr="00A60A57" w:rsidDel="006C4C08">
            <w:rPr>
              <w:rFonts w:cs="Times New Roman"/>
              <w:color w:val="0D0D0D" w:themeColor="text1" w:themeTint="F2"/>
              <w:sz w:val="22"/>
              <w:rPrChange w:id="6280" w:author="tao huang" w:date="2017-09-17T12:05:00Z">
                <w:rPr>
                  <w:rFonts w:cs="Times New Roman"/>
                  <w:color w:val="000000" w:themeColor="text1"/>
                  <w:szCs w:val="24"/>
                </w:rPr>
              </w:rPrChange>
            </w:rPr>
            <w:fldChar w:fldCharType="end"/>
          </w:r>
        </w:del>
      </w:moveTo>
      <w:moveToRangeEnd w:id="6224"/>
      <w:ins w:id="6281" w:author="Soopramanien, Didier" w:date="2017-09-06T21:24:00Z">
        <w:del w:id="6282" w:author="tao huang" w:date="2017-09-16T11:21:00Z">
          <w:r w:rsidRPr="00A60A57" w:rsidDel="006C4C08">
            <w:rPr>
              <w:rFonts w:cs="Times New Roman"/>
              <w:color w:val="0D0D0D" w:themeColor="text1" w:themeTint="F2"/>
              <w:sz w:val="22"/>
              <w:rPrChange w:id="6283" w:author="tao huang" w:date="2017-09-17T12:05:00Z">
                <w:rPr>
                  <w:rFonts w:cs="Times New Roman"/>
                  <w:color w:val="000000" w:themeColor="text1"/>
                  <w:szCs w:val="24"/>
                </w:rPr>
              </w:rPrChange>
            </w:rPr>
            <w:delText>, w</w:delText>
          </w:r>
        </w:del>
      </w:ins>
      <w:del w:id="6284" w:author="tao huang" w:date="2017-09-16T11:21:00Z">
        <w:r w:rsidR="00461ABC" w:rsidRPr="00A60A57" w:rsidDel="006C4C08">
          <w:rPr>
            <w:rFonts w:cs="Times New Roman"/>
            <w:color w:val="0D0D0D" w:themeColor="text1" w:themeTint="F2"/>
            <w:sz w:val="22"/>
            <w:rPrChange w:id="6285" w:author="tao huang" w:date="2017-09-17T12:05:00Z">
              <w:rPr>
                <w:rFonts w:cs="Times New Roman"/>
                <w:color w:val="000000" w:themeColor="text1"/>
                <w:szCs w:val="24"/>
              </w:rPr>
            </w:rPrChange>
          </w:rPr>
          <w:delText>W</w:delText>
        </w:r>
        <w:r w:rsidR="006F2E5A" w:rsidRPr="00A60A57" w:rsidDel="006C4C08">
          <w:rPr>
            <w:rFonts w:cs="Times New Roman"/>
            <w:color w:val="0D0D0D" w:themeColor="text1" w:themeTint="F2"/>
            <w:sz w:val="22"/>
            <w:rPrChange w:id="6286" w:author="tao huang" w:date="2017-09-17T12:05:00Z">
              <w:rPr>
                <w:rFonts w:cs="Times New Roman"/>
                <w:color w:val="000000" w:themeColor="text1"/>
                <w:szCs w:val="24"/>
              </w:rPr>
            </w:rPrChange>
          </w:rPr>
          <w:delText>e include t</w:delText>
        </w:r>
        <w:r w:rsidR="009A5D14" w:rsidRPr="00A60A57" w:rsidDel="006C4C08">
          <w:rPr>
            <w:rFonts w:cs="Times New Roman"/>
            <w:color w:val="0D0D0D" w:themeColor="text1" w:themeTint="F2"/>
            <w:sz w:val="22"/>
            <w:rPrChange w:id="6287" w:author="tao huang" w:date="2017-09-17T12:05:00Z">
              <w:rPr>
                <w:rFonts w:cs="Times New Roman"/>
                <w:color w:val="000000" w:themeColor="text1"/>
                <w:szCs w:val="24"/>
              </w:rPr>
            </w:rPrChange>
          </w:rPr>
          <w:delText xml:space="preserve">he </w:delText>
        </w:r>
        <w:r w:rsidR="00EF2C7F" w:rsidRPr="00A60A57" w:rsidDel="006C4C08">
          <w:rPr>
            <w:rFonts w:cs="Times New Roman"/>
            <w:noProof/>
            <w:color w:val="0D0D0D" w:themeColor="text1" w:themeTint="F2"/>
            <w:sz w:val="22"/>
            <w:rPrChange w:id="6288" w:author="tao huang" w:date="2017-09-17T12:05:00Z">
              <w:rPr>
                <w:rFonts w:cs="Times New Roman"/>
                <w:noProof/>
                <w:color w:val="000000" w:themeColor="text1"/>
                <w:szCs w:val="24"/>
              </w:rPr>
            </w:rPrChange>
          </w:rPr>
          <w:delText>B</w:delText>
        </w:r>
        <w:r w:rsidR="00D9545B" w:rsidRPr="00A60A57" w:rsidDel="006C4C08">
          <w:rPr>
            <w:rFonts w:cs="Times New Roman"/>
            <w:noProof/>
            <w:color w:val="0D0D0D" w:themeColor="text1" w:themeTint="F2"/>
            <w:sz w:val="22"/>
            <w:rPrChange w:id="6289" w:author="tao huang" w:date="2017-09-17T12:05:00Z">
              <w:rPr>
                <w:rFonts w:cs="Times New Roman"/>
                <w:noProof/>
                <w:color w:val="000000" w:themeColor="text1"/>
                <w:szCs w:val="24"/>
              </w:rPr>
            </w:rPrChange>
          </w:rPr>
          <w:delText>ase-lift</w:delText>
        </w:r>
        <w:r w:rsidR="009A5D14" w:rsidRPr="00A60A57" w:rsidDel="006C4C08">
          <w:rPr>
            <w:rFonts w:cs="Times New Roman"/>
            <w:color w:val="0D0D0D" w:themeColor="text1" w:themeTint="F2"/>
            <w:sz w:val="22"/>
            <w:rPrChange w:id="6290" w:author="tao huang" w:date="2017-09-17T12:05:00Z">
              <w:rPr>
                <w:rFonts w:cs="Times New Roman"/>
                <w:color w:val="000000" w:themeColor="text1"/>
                <w:szCs w:val="24"/>
              </w:rPr>
            </w:rPrChange>
          </w:rPr>
          <w:delText xml:space="preserve"> </w:delText>
        </w:r>
        <w:r w:rsidR="009F59F5" w:rsidRPr="00A60A57" w:rsidDel="006C4C08">
          <w:rPr>
            <w:rFonts w:cs="Times New Roman"/>
            <w:color w:val="0D0D0D" w:themeColor="text1" w:themeTint="F2"/>
            <w:sz w:val="22"/>
            <w:rPrChange w:id="6291" w:author="tao huang" w:date="2017-09-17T12:05:00Z">
              <w:rPr>
                <w:rFonts w:cs="Times New Roman"/>
                <w:color w:val="000000" w:themeColor="text1"/>
                <w:szCs w:val="24"/>
              </w:rPr>
            </w:rPrChange>
          </w:rPr>
          <w:delText xml:space="preserve">method </w:delText>
        </w:r>
        <w:r w:rsidR="006F2E5A" w:rsidRPr="00A60A57" w:rsidDel="006C4C08">
          <w:rPr>
            <w:rFonts w:cs="Times New Roman"/>
            <w:color w:val="0D0D0D" w:themeColor="text1" w:themeTint="F2"/>
            <w:sz w:val="22"/>
            <w:rPrChange w:id="6292" w:author="tao huang" w:date="2017-09-17T12:05:00Z">
              <w:rPr>
                <w:rFonts w:cs="Times New Roman"/>
                <w:color w:val="000000" w:themeColor="text1"/>
                <w:szCs w:val="24"/>
              </w:rPr>
            </w:rPrChange>
          </w:rPr>
          <w:delText xml:space="preserve">as </w:delText>
        </w:r>
        <w:r w:rsidR="00EF1DC0" w:rsidRPr="00A60A57" w:rsidDel="006C4C08">
          <w:rPr>
            <w:rFonts w:cs="Times New Roman"/>
            <w:color w:val="0D0D0D" w:themeColor="text1" w:themeTint="F2"/>
            <w:sz w:val="22"/>
            <w:rPrChange w:id="6293" w:author="tao huang" w:date="2017-09-17T12:05:00Z">
              <w:rPr>
                <w:rFonts w:cs="Times New Roman"/>
                <w:color w:val="000000" w:themeColor="text1"/>
                <w:szCs w:val="24"/>
              </w:rPr>
            </w:rPrChange>
          </w:rPr>
          <w:delText xml:space="preserve">one of </w:delText>
        </w:r>
        <w:r w:rsidR="00EF764F" w:rsidRPr="00A60A57" w:rsidDel="006C4C08">
          <w:rPr>
            <w:rFonts w:cs="Times New Roman"/>
            <w:color w:val="0D0D0D" w:themeColor="text1" w:themeTint="F2"/>
            <w:sz w:val="22"/>
            <w:rPrChange w:id="6294" w:author="tao huang" w:date="2017-09-17T12:05:00Z">
              <w:rPr>
                <w:rFonts w:cs="Times New Roman"/>
                <w:color w:val="000000" w:themeColor="text1"/>
                <w:szCs w:val="24"/>
              </w:rPr>
            </w:rPrChange>
          </w:rPr>
          <w:delText>the</w:delText>
        </w:r>
        <w:r w:rsidR="005A7F37" w:rsidRPr="00A60A57" w:rsidDel="006C4C08">
          <w:rPr>
            <w:rFonts w:cs="Times New Roman"/>
            <w:color w:val="0D0D0D" w:themeColor="text1" w:themeTint="F2"/>
            <w:sz w:val="22"/>
            <w:rPrChange w:id="6295" w:author="tao huang" w:date="2017-09-17T12:05:00Z">
              <w:rPr>
                <w:rFonts w:cs="Times New Roman"/>
                <w:color w:val="000000" w:themeColor="text1"/>
                <w:szCs w:val="24"/>
              </w:rPr>
            </w:rPrChange>
          </w:rPr>
          <w:delText xml:space="preserve"> benchmark </w:delText>
        </w:r>
        <w:commentRangeStart w:id="6296"/>
        <w:commentRangeStart w:id="6297"/>
        <w:r w:rsidR="005A7F37" w:rsidRPr="00A60A57" w:rsidDel="006C4C08">
          <w:rPr>
            <w:rFonts w:cs="Times New Roman"/>
            <w:color w:val="0D0D0D" w:themeColor="text1" w:themeTint="F2"/>
            <w:sz w:val="22"/>
            <w:rPrChange w:id="6298" w:author="tao huang" w:date="2017-09-17T12:05:00Z">
              <w:rPr>
                <w:rFonts w:cs="Times New Roman"/>
                <w:color w:val="000000" w:themeColor="text1"/>
                <w:szCs w:val="24"/>
              </w:rPr>
            </w:rPrChange>
          </w:rPr>
          <w:delText>model</w:delText>
        </w:r>
        <w:r w:rsidR="00EF1DC0" w:rsidRPr="00A60A57" w:rsidDel="006C4C08">
          <w:rPr>
            <w:rFonts w:cs="Times New Roman"/>
            <w:color w:val="0D0D0D" w:themeColor="text1" w:themeTint="F2"/>
            <w:sz w:val="22"/>
            <w:rPrChange w:id="6299" w:author="tao huang" w:date="2017-09-17T12:05:00Z">
              <w:rPr>
                <w:rFonts w:cs="Times New Roman"/>
                <w:color w:val="000000" w:themeColor="text1"/>
                <w:szCs w:val="24"/>
              </w:rPr>
            </w:rPrChange>
          </w:rPr>
          <w:delText>s</w:delText>
        </w:r>
        <w:commentRangeEnd w:id="6296"/>
        <w:r w:rsidR="000764D5" w:rsidRPr="00A60A57" w:rsidDel="006C4C08">
          <w:rPr>
            <w:rStyle w:val="CommentReference"/>
            <w:color w:val="0D0D0D" w:themeColor="text1" w:themeTint="F2"/>
            <w:sz w:val="22"/>
            <w:szCs w:val="22"/>
            <w:rPrChange w:id="6300" w:author="tao huang" w:date="2017-09-17T12:05:00Z">
              <w:rPr>
                <w:rStyle w:val="CommentReference"/>
              </w:rPr>
            </w:rPrChange>
          </w:rPr>
          <w:commentReference w:id="6296"/>
        </w:r>
        <w:commentRangeEnd w:id="6297"/>
        <w:r w:rsidR="00746FE9" w:rsidRPr="00A60A57" w:rsidDel="006C4C08">
          <w:rPr>
            <w:rStyle w:val="CommentReference"/>
            <w:color w:val="0D0D0D" w:themeColor="text1" w:themeTint="F2"/>
            <w:sz w:val="22"/>
            <w:szCs w:val="22"/>
            <w:rPrChange w:id="6301" w:author="tao huang" w:date="2017-09-17T12:05:00Z">
              <w:rPr>
                <w:rStyle w:val="CommentReference"/>
              </w:rPr>
            </w:rPrChange>
          </w:rPr>
          <w:commentReference w:id="6297"/>
        </w:r>
        <w:r w:rsidR="00534AB3" w:rsidRPr="00A60A57" w:rsidDel="006C4C08">
          <w:rPr>
            <w:rFonts w:cs="Times New Roman"/>
            <w:color w:val="0D0D0D" w:themeColor="text1" w:themeTint="F2"/>
            <w:sz w:val="22"/>
            <w:rPrChange w:id="6302" w:author="tao huang" w:date="2017-09-17T12:05:00Z">
              <w:rPr>
                <w:rFonts w:cs="Times New Roman"/>
                <w:color w:val="000000" w:themeColor="text1"/>
                <w:szCs w:val="24"/>
              </w:rPr>
            </w:rPrChange>
          </w:rPr>
          <w:delText xml:space="preserve"> following </w:delText>
        </w:r>
        <w:r w:rsidR="00E946B9" w:rsidRPr="00A60A57" w:rsidDel="006C4C08">
          <w:rPr>
            <w:rFonts w:cs="Times New Roman"/>
            <w:color w:val="0D0D0D" w:themeColor="text1" w:themeTint="F2"/>
            <w:sz w:val="22"/>
            <w:rPrChange w:id="6303" w:author="tao huang" w:date="2017-09-17T12:05:00Z">
              <w:rPr>
                <w:rFonts w:cs="Times New Roman"/>
                <w:color w:val="000000" w:themeColor="text1"/>
                <w:szCs w:val="24"/>
              </w:rPr>
            </w:rPrChange>
          </w:rPr>
          <w:delText>previous studies</w:delText>
        </w:r>
      </w:del>
      <w:moveFromRangeStart w:id="6304" w:author="Soopramanien, Didier" w:date="2017-09-06T21:24:00Z" w:name="move492496423"/>
      <w:moveFrom w:id="6305" w:author="Soopramanien, Didier" w:date="2017-09-06T21:24:00Z">
        <w:del w:id="6306" w:author="tao huang" w:date="2017-09-16T11:21:00Z">
          <w:r w:rsidR="00E946B9" w:rsidRPr="00A60A57" w:rsidDel="006C4C08">
            <w:rPr>
              <w:rFonts w:cs="Times New Roman"/>
              <w:color w:val="0D0D0D" w:themeColor="text1" w:themeTint="F2"/>
              <w:sz w:val="22"/>
              <w:rPrChange w:id="6307" w:author="tao huang" w:date="2017-09-17T12:05:00Z">
                <w:rPr>
                  <w:rFonts w:cs="Times New Roman"/>
                  <w:color w:val="000000" w:themeColor="text1"/>
                  <w:szCs w:val="24"/>
                </w:rPr>
              </w:rPrChange>
            </w:rPr>
            <w:delText xml:space="preserve"> </w:delText>
          </w:r>
          <w:r w:rsidR="00E946B9" w:rsidRPr="00A60A57" w:rsidDel="006C4C08">
            <w:rPr>
              <w:rFonts w:cs="Times New Roman"/>
              <w:color w:val="0D0D0D" w:themeColor="text1" w:themeTint="F2"/>
              <w:sz w:val="22"/>
              <w:rPrChange w:id="6308" w:author="tao huang" w:date="2017-09-17T12:05:00Z">
                <w:rPr>
                  <w:rFonts w:cs="Times New Roman"/>
                  <w:color w:val="000000" w:themeColor="text1"/>
                  <w:szCs w:val="24"/>
                </w:rPr>
              </w:rPrChange>
            </w:rPr>
            <w:fldChar w:fldCharType="begin"/>
          </w:r>
          <w:r w:rsidR="00E946B9" w:rsidRPr="00A60A57" w:rsidDel="006C4C08">
            <w:rPr>
              <w:rFonts w:cs="Times New Roman"/>
              <w:color w:val="0D0D0D" w:themeColor="text1" w:themeTint="F2"/>
              <w:sz w:val="22"/>
              <w:rPrChange w:id="6309" w:author="tao huang" w:date="2017-09-17T12:05:00Z">
                <w:rPr>
                  <w:rFonts w:cs="Times New Roman"/>
                  <w:color w:val="000000" w:themeColor="text1"/>
                  <w:szCs w:val="24"/>
                </w:rPr>
              </w:rPrChange>
            </w:rPr>
            <w:delInstrText xml:space="preserve"> ADDIN EN.CITE </w:delInstrText>
          </w:r>
          <w:r w:rsidR="00E946B9" w:rsidRPr="00A60A57" w:rsidDel="006C4C08">
            <w:rPr>
              <w:rFonts w:cs="Times New Roman"/>
              <w:color w:val="0D0D0D" w:themeColor="text1" w:themeTint="F2"/>
              <w:sz w:val="22"/>
              <w:rPrChange w:id="6310" w:author="tao huang" w:date="2017-09-17T12:05:00Z">
                <w:rPr>
                  <w:rFonts w:cs="Times New Roman"/>
                  <w:color w:val="000000" w:themeColor="text1"/>
                  <w:szCs w:val="24"/>
                </w:rPr>
              </w:rPrChange>
            </w:rPr>
            <w:fldChar w:fldCharType="begin"/>
          </w:r>
          <w:r w:rsidR="00E946B9" w:rsidRPr="00A60A57" w:rsidDel="006C4C08">
            <w:rPr>
              <w:rFonts w:cs="Times New Roman"/>
              <w:color w:val="0D0D0D" w:themeColor="text1" w:themeTint="F2"/>
              <w:sz w:val="22"/>
              <w:rPrChange w:id="6311" w:author="tao huang" w:date="2017-09-17T12:05:00Z">
                <w:rPr>
                  <w:rFonts w:cs="Times New Roman"/>
                  <w:color w:val="000000" w:themeColor="text1"/>
                  <w:szCs w:val="24"/>
                </w:rPr>
              </w:rPrChange>
            </w:rPr>
            <w:delInstrText xml:space="preserve"> ADDIN EN.CITE.DATA </w:delInstrText>
          </w:r>
        </w:del>
      </w:moveFrom>
      <w:del w:id="6312" w:author="Soopramanien, Didier" w:date="2017-09-06T21:24:00Z">
        <w:r w:rsidR="00E946B9" w:rsidRPr="00A60A57" w:rsidDel="006C4C08">
          <w:rPr>
            <w:rFonts w:cs="Times New Roman"/>
            <w:color w:val="0D0D0D" w:themeColor="text1" w:themeTint="F2"/>
            <w:sz w:val="22"/>
            <w:rPrChange w:id="6313" w:author="tao huang" w:date="2017-09-17T12:05:00Z">
              <w:rPr>
                <w:rFonts w:cs="Times New Roman"/>
                <w:color w:val="000000" w:themeColor="text1"/>
                <w:sz w:val="22"/>
              </w:rPr>
            </w:rPrChange>
          </w:rPr>
        </w:r>
      </w:del>
      <w:moveFrom w:id="6314" w:author="Soopramanien, Didier" w:date="2017-09-06T21:24:00Z">
        <w:del w:id="6315" w:author="tao huang" w:date="2017-09-16T11:21:00Z">
          <w:r w:rsidR="00E946B9" w:rsidRPr="00A60A57" w:rsidDel="006C4C08">
            <w:rPr>
              <w:rFonts w:cs="Times New Roman"/>
              <w:color w:val="0D0D0D" w:themeColor="text1" w:themeTint="F2"/>
              <w:sz w:val="22"/>
              <w:rPrChange w:id="6316" w:author="tao huang" w:date="2017-09-17T12:05:00Z">
                <w:rPr>
                  <w:rFonts w:cs="Times New Roman"/>
                  <w:color w:val="000000" w:themeColor="text1"/>
                  <w:szCs w:val="24"/>
                </w:rPr>
              </w:rPrChange>
            </w:rPr>
            <w:fldChar w:fldCharType="end"/>
          </w:r>
        </w:del>
      </w:moveFrom>
      <w:del w:id="6317" w:author="Soopramanien, Didier" w:date="2017-09-06T21:24:00Z">
        <w:r w:rsidR="00E946B9" w:rsidRPr="00A60A57" w:rsidDel="006C4C08">
          <w:rPr>
            <w:rFonts w:cs="Times New Roman"/>
            <w:color w:val="0D0D0D" w:themeColor="text1" w:themeTint="F2"/>
            <w:sz w:val="22"/>
            <w:rPrChange w:id="6318" w:author="tao huang" w:date="2017-09-17T12:05:00Z">
              <w:rPr>
                <w:rFonts w:cs="Times New Roman"/>
                <w:color w:val="000000" w:themeColor="text1"/>
                <w:sz w:val="22"/>
              </w:rPr>
            </w:rPrChange>
          </w:rPr>
        </w:r>
      </w:del>
      <w:moveFrom w:id="6319" w:author="Soopramanien, Didier" w:date="2017-09-06T21:24:00Z">
        <w:del w:id="6320" w:author="tao huang" w:date="2017-09-16T11:21:00Z">
          <w:r w:rsidR="00E946B9" w:rsidRPr="00A60A57" w:rsidDel="006C4C08">
            <w:rPr>
              <w:rFonts w:cs="Times New Roman"/>
              <w:color w:val="0D0D0D" w:themeColor="text1" w:themeTint="F2"/>
              <w:sz w:val="22"/>
              <w:rPrChange w:id="6321" w:author="tao huang" w:date="2017-09-17T12:05:00Z">
                <w:rPr>
                  <w:rFonts w:cs="Times New Roman"/>
                  <w:color w:val="000000" w:themeColor="text1"/>
                  <w:szCs w:val="24"/>
                </w:rPr>
              </w:rPrChange>
            </w:rPr>
            <w:fldChar w:fldCharType="separate"/>
          </w:r>
          <w:r w:rsidR="00E946B9" w:rsidRPr="00A60A57" w:rsidDel="006C4C08">
            <w:rPr>
              <w:rFonts w:cs="Times New Roman"/>
              <w:noProof/>
              <w:color w:val="0D0D0D" w:themeColor="text1" w:themeTint="F2"/>
              <w:sz w:val="22"/>
              <w:rPrChange w:id="6322" w:author="tao huang" w:date="2017-09-17T12:05:00Z">
                <w:rPr>
                  <w:rFonts w:cs="Times New Roman"/>
                  <w:noProof/>
                  <w:color w:val="000000" w:themeColor="text1"/>
                  <w:szCs w:val="24"/>
                </w:rPr>
              </w:rPrChange>
            </w:rPr>
            <w:delText xml:space="preserve">(e.g., </w:delText>
          </w:r>
          <w:r w:rsidR="001A4B92" w:rsidRPr="00A60A57" w:rsidDel="006C4C08">
            <w:rPr>
              <w:color w:val="0D0D0D" w:themeColor="text1" w:themeTint="F2"/>
              <w:sz w:val="22"/>
              <w:rPrChange w:id="6323" w:author="tao huang" w:date="2017-09-17T12:05:00Z">
                <w:rPr/>
              </w:rPrChange>
            </w:rPr>
            <w:fldChar w:fldCharType="begin"/>
          </w:r>
          <w:r w:rsidR="001A4B92" w:rsidRPr="00A60A57" w:rsidDel="006C4C08">
            <w:rPr>
              <w:color w:val="0D0D0D" w:themeColor="text1" w:themeTint="F2"/>
              <w:sz w:val="22"/>
              <w:rPrChange w:id="6324" w:author="tao huang" w:date="2017-09-17T12:05:00Z">
                <w:rPr/>
              </w:rPrChange>
            </w:rPr>
            <w:delInstrText xml:space="preserve"> HYPERLINK \l "_ENREF_38" \o "Gür Ali, 2009 #715" </w:delInstrText>
          </w:r>
          <w:r w:rsidR="001A4B92" w:rsidRPr="00A60A57" w:rsidDel="006C4C08">
            <w:rPr>
              <w:color w:val="0D0D0D" w:themeColor="text1" w:themeTint="F2"/>
              <w:sz w:val="22"/>
              <w:rPrChange w:id="6325" w:author="tao huang" w:date="2017-09-17T12:05:00Z">
                <w:rPr>
                  <w:rFonts w:cs="Times New Roman"/>
                  <w:noProof/>
                  <w:color w:val="000000" w:themeColor="text1"/>
                  <w:szCs w:val="24"/>
                </w:rPr>
              </w:rPrChange>
            </w:rPr>
            <w:fldChar w:fldCharType="separate"/>
          </w:r>
          <w:r w:rsidR="00C2301E" w:rsidRPr="00A60A57" w:rsidDel="006C4C08">
            <w:rPr>
              <w:rFonts w:cs="Times New Roman"/>
              <w:noProof/>
              <w:color w:val="0D0D0D" w:themeColor="text1" w:themeTint="F2"/>
              <w:sz w:val="22"/>
              <w:rPrChange w:id="6326" w:author="tao huang" w:date="2017-09-17T12:05:00Z">
                <w:rPr>
                  <w:rFonts w:cs="Times New Roman"/>
                  <w:noProof/>
                  <w:color w:val="000000" w:themeColor="text1"/>
                  <w:szCs w:val="24"/>
                </w:rPr>
              </w:rPrChange>
            </w:rPr>
            <w:delText>Gür Ali, SayIn et al. 2009</w:delText>
          </w:r>
          <w:r w:rsidR="001A4B92" w:rsidRPr="00A60A57" w:rsidDel="006C4C08">
            <w:rPr>
              <w:rFonts w:cs="Times New Roman"/>
              <w:noProof/>
              <w:color w:val="0D0D0D" w:themeColor="text1" w:themeTint="F2"/>
              <w:sz w:val="22"/>
              <w:rPrChange w:id="6327" w:author="tao huang" w:date="2017-09-17T12:05:00Z">
                <w:rPr>
                  <w:rFonts w:cs="Times New Roman"/>
                  <w:noProof/>
                  <w:color w:val="000000" w:themeColor="text1"/>
                  <w:szCs w:val="24"/>
                </w:rPr>
              </w:rPrChange>
            </w:rPr>
            <w:fldChar w:fldCharType="end"/>
          </w:r>
          <w:r w:rsidR="00E946B9" w:rsidRPr="00A60A57" w:rsidDel="006C4C08">
            <w:rPr>
              <w:rFonts w:cs="Times New Roman"/>
              <w:noProof/>
              <w:color w:val="0D0D0D" w:themeColor="text1" w:themeTint="F2"/>
              <w:sz w:val="22"/>
              <w:rPrChange w:id="6328" w:author="tao huang" w:date="2017-09-17T12:05:00Z">
                <w:rPr>
                  <w:rFonts w:cs="Times New Roman"/>
                  <w:noProof/>
                  <w:color w:val="000000" w:themeColor="text1"/>
                  <w:szCs w:val="24"/>
                </w:rPr>
              </w:rPrChange>
            </w:rPr>
            <w:delText xml:space="preserve">, </w:delText>
          </w:r>
          <w:r w:rsidR="001A4B92" w:rsidRPr="00A60A57" w:rsidDel="006C4C08">
            <w:rPr>
              <w:color w:val="0D0D0D" w:themeColor="text1" w:themeTint="F2"/>
              <w:sz w:val="22"/>
              <w:rPrChange w:id="6329" w:author="tao huang" w:date="2017-09-17T12:05:00Z">
                <w:rPr/>
              </w:rPrChange>
            </w:rPr>
            <w:fldChar w:fldCharType="begin"/>
          </w:r>
          <w:r w:rsidR="001A4B92" w:rsidRPr="00A60A57" w:rsidDel="006C4C08">
            <w:rPr>
              <w:color w:val="0D0D0D" w:themeColor="text1" w:themeTint="F2"/>
              <w:sz w:val="22"/>
              <w:rPrChange w:id="6330" w:author="tao huang" w:date="2017-09-17T12:05:00Z">
                <w:rPr/>
              </w:rPrChange>
            </w:rPr>
            <w:delInstrText xml:space="preserve"> HYPERLINK \l "_ENREF_41" \o "Huang, 2014 #732" </w:delInstrText>
          </w:r>
          <w:r w:rsidR="001A4B92" w:rsidRPr="00A60A57" w:rsidDel="006C4C08">
            <w:rPr>
              <w:color w:val="0D0D0D" w:themeColor="text1" w:themeTint="F2"/>
              <w:sz w:val="22"/>
              <w:rPrChange w:id="6331" w:author="tao huang" w:date="2017-09-17T12:05:00Z">
                <w:rPr>
                  <w:rFonts w:cs="Times New Roman"/>
                  <w:noProof/>
                  <w:color w:val="000000" w:themeColor="text1"/>
                  <w:szCs w:val="24"/>
                </w:rPr>
              </w:rPrChange>
            </w:rPr>
            <w:fldChar w:fldCharType="separate"/>
          </w:r>
          <w:r w:rsidR="00C2301E" w:rsidRPr="00A60A57" w:rsidDel="006C4C08">
            <w:rPr>
              <w:rFonts w:cs="Times New Roman"/>
              <w:noProof/>
              <w:color w:val="0D0D0D" w:themeColor="text1" w:themeTint="F2"/>
              <w:sz w:val="22"/>
              <w:rPrChange w:id="6332" w:author="tao huang" w:date="2017-09-17T12:05:00Z">
                <w:rPr>
                  <w:rFonts w:cs="Times New Roman"/>
                  <w:noProof/>
                  <w:color w:val="000000" w:themeColor="text1"/>
                  <w:szCs w:val="24"/>
                </w:rPr>
              </w:rPrChange>
            </w:rPr>
            <w:delText>Huang, Fildes et al. 2014</w:delText>
          </w:r>
          <w:r w:rsidR="001A4B92" w:rsidRPr="00A60A57" w:rsidDel="006C4C08">
            <w:rPr>
              <w:rFonts w:cs="Times New Roman"/>
              <w:noProof/>
              <w:color w:val="0D0D0D" w:themeColor="text1" w:themeTint="F2"/>
              <w:sz w:val="22"/>
              <w:rPrChange w:id="6333" w:author="tao huang" w:date="2017-09-17T12:05:00Z">
                <w:rPr>
                  <w:rFonts w:cs="Times New Roman"/>
                  <w:noProof/>
                  <w:color w:val="000000" w:themeColor="text1"/>
                  <w:szCs w:val="24"/>
                </w:rPr>
              </w:rPrChange>
            </w:rPr>
            <w:fldChar w:fldCharType="end"/>
          </w:r>
          <w:r w:rsidR="00E946B9" w:rsidRPr="00A60A57" w:rsidDel="006C4C08">
            <w:rPr>
              <w:rFonts w:cs="Times New Roman"/>
              <w:noProof/>
              <w:color w:val="0D0D0D" w:themeColor="text1" w:themeTint="F2"/>
              <w:sz w:val="22"/>
              <w:rPrChange w:id="6334" w:author="tao huang" w:date="2017-09-17T12:05:00Z">
                <w:rPr>
                  <w:rFonts w:cs="Times New Roman"/>
                  <w:noProof/>
                  <w:color w:val="000000" w:themeColor="text1"/>
                  <w:szCs w:val="24"/>
                </w:rPr>
              </w:rPrChange>
            </w:rPr>
            <w:delText xml:space="preserve">, </w:delText>
          </w:r>
          <w:r w:rsidR="001A4B92" w:rsidRPr="00A60A57" w:rsidDel="006C4C08">
            <w:rPr>
              <w:color w:val="0D0D0D" w:themeColor="text1" w:themeTint="F2"/>
              <w:sz w:val="22"/>
              <w:rPrChange w:id="6335" w:author="tao huang" w:date="2017-09-17T12:05:00Z">
                <w:rPr/>
              </w:rPrChange>
            </w:rPr>
            <w:fldChar w:fldCharType="begin"/>
          </w:r>
          <w:r w:rsidR="001A4B92" w:rsidRPr="00A60A57" w:rsidDel="006C4C08">
            <w:rPr>
              <w:color w:val="0D0D0D" w:themeColor="text1" w:themeTint="F2"/>
              <w:sz w:val="22"/>
              <w:rPrChange w:id="6336" w:author="tao huang" w:date="2017-09-17T12:05:00Z">
                <w:rPr/>
              </w:rPrChange>
            </w:rPr>
            <w:delInstrText xml:space="preserve"> HYPERLINK \l "_ENREF_46" \o "Ma, 2016 #733" </w:delInstrText>
          </w:r>
          <w:r w:rsidR="001A4B92" w:rsidRPr="00A60A57" w:rsidDel="006C4C08">
            <w:rPr>
              <w:color w:val="0D0D0D" w:themeColor="text1" w:themeTint="F2"/>
              <w:sz w:val="22"/>
              <w:rPrChange w:id="6337" w:author="tao huang" w:date="2017-09-17T12:05:00Z">
                <w:rPr>
                  <w:rFonts w:cs="Times New Roman"/>
                  <w:noProof/>
                  <w:color w:val="000000" w:themeColor="text1"/>
                  <w:szCs w:val="24"/>
                </w:rPr>
              </w:rPrChange>
            </w:rPr>
            <w:fldChar w:fldCharType="separate"/>
          </w:r>
          <w:r w:rsidR="00C2301E" w:rsidRPr="00A60A57" w:rsidDel="006C4C08">
            <w:rPr>
              <w:rFonts w:cs="Times New Roman"/>
              <w:noProof/>
              <w:color w:val="0D0D0D" w:themeColor="text1" w:themeTint="F2"/>
              <w:sz w:val="22"/>
              <w:rPrChange w:id="6338" w:author="tao huang" w:date="2017-09-17T12:05:00Z">
                <w:rPr>
                  <w:rFonts w:cs="Times New Roman"/>
                  <w:noProof/>
                  <w:color w:val="000000" w:themeColor="text1"/>
                  <w:szCs w:val="24"/>
                </w:rPr>
              </w:rPrChange>
            </w:rPr>
            <w:delText>Ma, Fildes et al. 2016</w:delText>
          </w:r>
          <w:r w:rsidR="001A4B92" w:rsidRPr="00A60A57" w:rsidDel="006C4C08">
            <w:rPr>
              <w:rFonts w:cs="Times New Roman"/>
              <w:noProof/>
              <w:color w:val="0D0D0D" w:themeColor="text1" w:themeTint="F2"/>
              <w:sz w:val="22"/>
              <w:rPrChange w:id="6339" w:author="tao huang" w:date="2017-09-17T12:05:00Z">
                <w:rPr>
                  <w:rFonts w:cs="Times New Roman"/>
                  <w:noProof/>
                  <w:color w:val="000000" w:themeColor="text1"/>
                  <w:szCs w:val="24"/>
                </w:rPr>
              </w:rPrChange>
            </w:rPr>
            <w:fldChar w:fldCharType="end"/>
          </w:r>
          <w:r w:rsidR="00E946B9" w:rsidRPr="00A60A57" w:rsidDel="006C4C08">
            <w:rPr>
              <w:rFonts w:cs="Times New Roman"/>
              <w:noProof/>
              <w:color w:val="0D0D0D" w:themeColor="text1" w:themeTint="F2"/>
              <w:sz w:val="22"/>
              <w:rPrChange w:id="6340" w:author="tao huang" w:date="2017-09-17T12:05:00Z">
                <w:rPr>
                  <w:rFonts w:cs="Times New Roman"/>
                  <w:noProof/>
                  <w:color w:val="000000" w:themeColor="text1"/>
                  <w:szCs w:val="24"/>
                </w:rPr>
              </w:rPrChange>
            </w:rPr>
            <w:delText>)</w:delText>
          </w:r>
          <w:r w:rsidR="00E946B9" w:rsidRPr="00A60A57" w:rsidDel="006C4C08">
            <w:rPr>
              <w:rFonts w:cs="Times New Roman"/>
              <w:color w:val="0D0D0D" w:themeColor="text1" w:themeTint="F2"/>
              <w:sz w:val="22"/>
              <w:rPrChange w:id="6341" w:author="tao huang" w:date="2017-09-17T12:05:00Z">
                <w:rPr>
                  <w:rFonts w:cs="Times New Roman"/>
                  <w:color w:val="000000" w:themeColor="text1"/>
                  <w:szCs w:val="24"/>
                </w:rPr>
              </w:rPrChange>
            </w:rPr>
            <w:fldChar w:fldCharType="end"/>
          </w:r>
        </w:del>
      </w:moveFrom>
      <w:moveFromRangeEnd w:id="6304"/>
      <w:del w:id="6342" w:author="tao huang" w:date="2017-09-16T11:21:00Z">
        <w:r w:rsidR="00E946B9" w:rsidRPr="00A60A57" w:rsidDel="006C4C08">
          <w:rPr>
            <w:rFonts w:cs="Times New Roman"/>
            <w:color w:val="0D0D0D" w:themeColor="text1" w:themeTint="F2"/>
            <w:sz w:val="22"/>
            <w:rPrChange w:id="6343" w:author="tao huang" w:date="2017-09-17T12:05:00Z">
              <w:rPr>
                <w:rFonts w:cs="Times New Roman"/>
                <w:color w:val="000000" w:themeColor="text1"/>
                <w:szCs w:val="24"/>
              </w:rPr>
            </w:rPrChange>
          </w:rPr>
          <w:delText>. Th</w:delText>
        </w:r>
      </w:del>
      <w:ins w:id="6344" w:author="Soopramanien, Didier" w:date="2017-09-06T21:25:00Z">
        <w:del w:id="6345" w:author="tao huang" w:date="2017-09-16T11:21:00Z">
          <w:r w:rsidRPr="00A60A57" w:rsidDel="006C4C08">
            <w:rPr>
              <w:rFonts w:cs="Times New Roman"/>
              <w:color w:val="0D0D0D" w:themeColor="text1" w:themeTint="F2"/>
              <w:sz w:val="22"/>
              <w:rPrChange w:id="6346" w:author="tao huang" w:date="2017-09-17T12:05:00Z">
                <w:rPr>
                  <w:rFonts w:cs="Times New Roman"/>
                  <w:color w:val="000000" w:themeColor="text1"/>
                  <w:szCs w:val="24"/>
                </w:rPr>
              </w:rPrChange>
            </w:rPr>
            <w:delText>is</w:delText>
          </w:r>
        </w:del>
      </w:ins>
      <w:del w:id="6347" w:author="tao huang" w:date="2017-09-16T11:21:00Z">
        <w:r w:rsidR="00E946B9" w:rsidRPr="00A60A57" w:rsidDel="006C4C08">
          <w:rPr>
            <w:rFonts w:cs="Times New Roman"/>
            <w:color w:val="0D0D0D" w:themeColor="text1" w:themeTint="F2"/>
            <w:sz w:val="22"/>
            <w:rPrChange w:id="6348" w:author="tao huang" w:date="2017-09-17T12:05:00Z">
              <w:rPr>
                <w:rFonts w:cs="Times New Roman"/>
                <w:color w:val="000000" w:themeColor="text1"/>
                <w:szCs w:val="24"/>
              </w:rPr>
            </w:rPrChange>
          </w:rPr>
          <w:delText xml:space="preserve">e </w:delText>
        </w:r>
        <w:r w:rsidR="005A7F37" w:rsidRPr="00A60A57" w:rsidDel="006C4C08">
          <w:rPr>
            <w:rFonts w:cs="Times New Roman"/>
            <w:color w:val="0D0D0D" w:themeColor="text1" w:themeTint="F2"/>
            <w:sz w:val="22"/>
            <w:rPrChange w:id="6349" w:author="tao huang" w:date="2017-09-17T12:05:00Z">
              <w:rPr>
                <w:rFonts w:cs="Times New Roman"/>
                <w:color w:val="000000" w:themeColor="text1"/>
                <w:szCs w:val="24"/>
              </w:rPr>
            </w:rPrChange>
          </w:rPr>
          <w:delText xml:space="preserve">method </w:delText>
        </w:r>
      </w:del>
      <w:ins w:id="6350" w:author="Soopramanien, Didier" w:date="2017-09-08T14:34:00Z">
        <w:del w:id="6351" w:author="tao huang" w:date="2017-09-16T11:21:00Z">
          <w:r w:rsidR="002424D9" w:rsidRPr="00A60A57" w:rsidDel="006C4C08">
            <w:rPr>
              <w:rFonts w:cs="Times New Roman"/>
              <w:color w:val="0D0D0D" w:themeColor="text1" w:themeTint="F2"/>
              <w:sz w:val="22"/>
              <w:rPrChange w:id="6352" w:author="tao huang" w:date="2017-09-17T12:05:00Z">
                <w:rPr>
                  <w:rFonts w:cs="Times New Roman"/>
                  <w:color w:val="000000" w:themeColor="text1"/>
                  <w:szCs w:val="24"/>
                </w:rPr>
              </w:rPrChange>
            </w:rPr>
            <w:delText xml:space="preserve">is </w:delText>
          </w:r>
        </w:del>
      </w:ins>
      <w:del w:id="6353" w:author="tao huang" w:date="2017-09-16T11:21:00Z">
        <w:r w:rsidR="007A0AEE" w:rsidRPr="00A60A57" w:rsidDel="006C4C08">
          <w:rPr>
            <w:rFonts w:cs="Times New Roman"/>
            <w:color w:val="0D0D0D" w:themeColor="text1" w:themeTint="F2"/>
            <w:sz w:val="22"/>
            <w:rPrChange w:id="6354" w:author="tao huang" w:date="2017-09-17T12:05:00Z">
              <w:rPr>
                <w:rFonts w:cs="Times New Roman"/>
                <w:color w:val="000000" w:themeColor="text1"/>
                <w:szCs w:val="24"/>
              </w:rPr>
            </w:rPrChange>
          </w:rPr>
          <w:delText xml:space="preserve">has been </w:delText>
        </w:r>
        <w:r w:rsidR="006F2E5A" w:rsidRPr="00A60A57" w:rsidDel="006C4C08">
          <w:rPr>
            <w:rFonts w:cs="Times New Roman"/>
            <w:color w:val="0D0D0D" w:themeColor="text1" w:themeTint="F2"/>
            <w:sz w:val="22"/>
            <w:rPrChange w:id="6355" w:author="tao huang" w:date="2017-09-17T12:05:00Z">
              <w:rPr>
                <w:rFonts w:cs="Times New Roman"/>
                <w:color w:val="000000" w:themeColor="text1"/>
                <w:szCs w:val="24"/>
              </w:rPr>
            </w:rPrChange>
          </w:rPr>
          <w:delText xml:space="preserve">widely </w:delText>
        </w:r>
        <w:r w:rsidR="007A0AEE" w:rsidRPr="00A60A57" w:rsidDel="006C4C08">
          <w:rPr>
            <w:rFonts w:cs="Times New Roman"/>
            <w:color w:val="0D0D0D" w:themeColor="text1" w:themeTint="F2"/>
            <w:sz w:val="22"/>
            <w:rPrChange w:id="6356" w:author="tao huang" w:date="2017-09-17T12:05:00Z">
              <w:rPr>
                <w:rFonts w:cs="Times New Roman"/>
                <w:color w:val="000000" w:themeColor="text1"/>
                <w:szCs w:val="24"/>
              </w:rPr>
            </w:rPrChange>
          </w:rPr>
          <w:delText xml:space="preserve">used by retailers </w:delText>
        </w:r>
        <w:r w:rsidR="009F59F5" w:rsidRPr="00A60A57" w:rsidDel="006C4C08">
          <w:rPr>
            <w:rFonts w:cs="Times New Roman"/>
            <w:color w:val="0D0D0D" w:themeColor="text1" w:themeTint="F2"/>
            <w:sz w:val="22"/>
            <w:rPrChange w:id="6357" w:author="tao huang" w:date="2017-09-17T12:05:00Z">
              <w:rPr>
                <w:rFonts w:cs="Times New Roman"/>
                <w:color w:val="000000" w:themeColor="text1"/>
                <w:szCs w:val="24"/>
              </w:rPr>
            </w:rPrChange>
          </w:rPr>
          <w:delText xml:space="preserve">to </w:delText>
        </w:r>
        <w:r w:rsidR="00300C8E" w:rsidRPr="00A60A57" w:rsidDel="006C4C08">
          <w:rPr>
            <w:rFonts w:cs="Times New Roman"/>
            <w:color w:val="0D0D0D" w:themeColor="text1" w:themeTint="F2"/>
            <w:sz w:val="22"/>
            <w:rPrChange w:id="6358" w:author="tao huang" w:date="2017-09-17T12:05:00Z">
              <w:rPr>
                <w:rFonts w:cs="Times New Roman"/>
                <w:color w:val="000000" w:themeColor="text1"/>
                <w:szCs w:val="24"/>
              </w:rPr>
            </w:rPrChange>
          </w:rPr>
          <w:delText xml:space="preserve">forecast </w:delText>
        </w:r>
        <w:r w:rsidR="007A0AEE" w:rsidRPr="00A60A57" w:rsidDel="006C4C08">
          <w:rPr>
            <w:rFonts w:cs="Times New Roman"/>
            <w:color w:val="0D0D0D" w:themeColor="text1" w:themeTint="F2"/>
            <w:sz w:val="22"/>
            <w:rPrChange w:id="6359" w:author="tao huang" w:date="2017-09-17T12:05:00Z">
              <w:rPr>
                <w:rFonts w:cs="Times New Roman"/>
                <w:color w:val="000000" w:themeColor="text1"/>
                <w:szCs w:val="24"/>
              </w:rPr>
            </w:rPrChange>
          </w:rPr>
          <w:delText xml:space="preserve">product sales </w:delText>
        </w:r>
        <w:r w:rsidR="00B25507" w:rsidRPr="00A60A57" w:rsidDel="006C4C08">
          <w:rPr>
            <w:rFonts w:cs="Times New Roman"/>
            <w:color w:val="0D0D0D" w:themeColor="text1" w:themeTint="F2"/>
            <w:sz w:val="22"/>
            <w:rPrChange w:id="6360" w:author="tao huang" w:date="2017-09-17T12:05:00Z">
              <w:rPr>
                <w:rFonts w:cs="Times New Roman"/>
                <w:color w:val="000000" w:themeColor="text1"/>
                <w:szCs w:val="24"/>
              </w:rPr>
            </w:rPrChange>
          </w:rPr>
          <w:delText xml:space="preserve">at SKU </w:delText>
        </w:r>
        <w:r w:rsidR="007A0AEE" w:rsidRPr="00A60A57" w:rsidDel="006C4C08">
          <w:rPr>
            <w:rFonts w:cs="Times New Roman"/>
            <w:color w:val="0D0D0D" w:themeColor="text1" w:themeTint="F2"/>
            <w:sz w:val="22"/>
            <w:rPrChange w:id="6361" w:author="tao huang" w:date="2017-09-17T12:05:00Z">
              <w:rPr>
                <w:rFonts w:cs="Times New Roman"/>
                <w:color w:val="000000" w:themeColor="text1"/>
                <w:szCs w:val="24"/>
              </w:rPr>
            </w:rPrChange>
          </w:rPr>
          <w:delText>level</w:delText>
        </w:r>
        <w:r w:rsidR="005957EF" w:rsidRPr="00A60A57" w:rsidDel="006C4C08">
          <w:rPr>
            <w:rFonts w:cs="Times New Roman"/>
            <w:color w:val="0D0D0D" w:themeColor="text1" w:themeTint="F2"/>
            <w:sz w:val="22"/>
            <w:rPrChange w:id="6362" w:author="tao huang" w:date="2017-09-17T12:05:00Z">
              <w:rPr>
                <w:rFonts w:cs="Times New Roman"/>
                <w:color w:val="000000" w:themeColor="text1"/>
                <w:szCs w:val="24"/>
              </w:rPr>
            </w:rPrChange>
          </w:rPr>
          <w:delText xml:space="preserve"> </w:delText>
        </w:r>
        <w:r w:rsidR="005957EF" w:rsidRPr="00A60A57" w:rsidDel="006C4C08">
          <w:rPr>
            <w:rFonts w:cs="Times New Roman"/>
            <w:color w:val="0D0D0D" w:themeColor="text1" w:themeTint="F2"/>
            <w:sz w:val="22"/>
            <w:rPrChange w:id="6363" w:author="tao huang" w:date="2017-09-17T12:05:00Z">
              <w:rPr>
                <w:rFonts w:cs="Times New Roman"/>
                <w:color w:val="000000" w:themeColor="text1"/>
                <w:szCs w:val="24"/>
              </w:rPr>
            </w:rPrChange>
          </w:rPr>
          <w:fldChar w:fldCharType="begin"/>
        </w:r>
        <w:r w:rsidR="005957EF" w:rsidRPr="00A60A57" w:rsidDel="006C4C08">
          <w:rPr>
            <w:rFonts w:cs="Times New Roman"/>
            <w:color w:val="0D0D0D" w:themeColor="text1" w:themeTint="F2"/>
            <w:sz w:val="22"/>
            <w:rPrChange w:id="6364" w:author="tao huang" w:date="2017-09-17T12:05:00Z">
              <w:rPr>
                <w:rFonts w:cs="Times New Roman"/>
                <w:color w:val="000000" w:themeColor="text1"/>
                <w:szCs w:val="24"/>
              </w:rPr>
            </w:rPrChange>
          </w:rPr>
          <w:delInstrText xml:space="preserve"> ADDIN EN.CITE &lt;EndNote&gt;&lt;Cite&gt;&lt;Author&gt;Cooper&lt;/Author&gt;&lt;Year&gt;1999&lt;/Year&gt;&lt;RecNum&gt;662&lt;/RecNum&gt;&lt;DisplayText&gt;(Cooper, Baron et al. 1999)&lt;/DisplayText&gt;&lt;record&gt;&lt;rec-number&gt;662&lt;/rec-number&gt;&lt;foreign-keys&gt;&lt;key app="EN" db-id="fwzpfdt205x9v6eprsvv25dpxftedxv0z0a9" timestamp="0"&gt;662&lt;/key&gt;&lt;/foreign-keys&gt;&lt;ref-type name="Journal Article"&gt;17&lt;/ref-type&gt;&lt;contributors&gt;&lt;authors&gt;&lt;author&gt;Lee G. Cooper&lt;/author&gt;&lt;author&gt;Penny Baron&lt;/author&gt;&lt;author&gt;Wayne Levy&lt;/author&gt;&lt;author&gt;Michael Swisher&lt;/author&gt;&lt;author&gt;Paris Gogos&lt;/author&gt;&lt;/authors&gt;&lt;/contributors&gt;&lt;titles&gt;&lt;title&gt;Promocast&amp;quot;: a New Forecasting Method for Promotion Planning&lt;/title&gt;&lt;secondary-title&gt;Marketing Science&lt;/secondary-title&gt;&lt;/titles&gt;&lt;periodical&gt;&lt;full-title&gt;Marketing Science&lt;/full-title&gt;&lt;/periodical&gt;&lt;pages&gt;301-316&lt;/pages&gt;&lt;volume&gt;18&lt;/volume&gt;&lt;number&gt;3&lt;/number&gt;&lt;dates&gt;&lt;year&gt;1999&lt;/year&gt;&lt;/dates&gt;&lt;publisher&gt;INFORMS&lt;/publisher&gt;&lt;isbn&gt;1526-548X&lt;/isbn&gt;&lt;urls&gt;&lt;/urls&gt;&lt;custom1&gt;768413&lt;/custom1&gt;&lt;electronic-resource-num&gt;http://dx.doi.org/10.1287/mksc.18.3.301&lt;/electronic-resource-num&gt;&lt;/record&gt;&lt;/Cite&gt;&lt;/EndNote&gt;</w:delInstrText>
        </w:r>
        <w:r w:rsidR="005957EF" w:rsidRPr="00A60A57" w:rsidDel="006C4C08">
          <w:rPr>
            <w:rFonts w:cs="Times New Roman"/>
            <w:color w:val="0D0D0D" w:themeColor="text1" w:themeTint="F2"/>
            <w:sz w:val="22"/>
            <w:rPrChange w:id="6365" w:author="tao huang" w:date="2017-09-17T12:05:00Z">
              <w:rPr>
                <w:rFonts w:cs="Times New Roman"/>
                <w:color w:val="000000" w:themeColor="text1"/>
                <w:szCs w:val="24"/>
              </w:rPr>
            </w:rPrChange>
          </w:rPr>
          <w:fldChar w:fldCharType="separate"/>
        </w:r>
        <w:r w:rsidR="005957EF" w:rsidRPr="00A60A57" w:rsidDel="006C4C08">
          <w:rPr>
            <w:rFonts w:cs="Times New Roman"/>
            <w:noProof/>
            <w:color w:val="0D0D0D" w:themeColor="text1" w:themeTint="F2"/>
            <w:sz w:val="22"/>
            <w:rPrChange w:id="6366" w:author="tao huang" w:date="2017-09-17T12:05:00Z">
              <w:rPr>
                <w:rFonts w:cs="Times New Roman"/>
                <w:noProof/>
                <w:color w:val="000000" w:themeColor="text1"/>
                <w:szCs w:val="24"/>
              </w:rPr>
            </w:rPrChange>
          </w:rPr>
          <w:delText>(</w:delText>
        </w:r>
        <w:r w:rsidR="00192EBD" w:rsidRPr="00A60A57" w:rsidDel="006C4C08">
          <w:rPr>
            <w:color w:val="0D0D0D" w:themeColor="text1" w:themeTint="F2"/>
            <w:sz w:val="22"/>
            <w:rPrChange w:id="6367" w:author="tao huang" w:date="2017-09-17T12:05:00Z">
              <w:rPr/>
            </w:rPrChange>
          </w:rPr>
          <w:fldChar w:fldCharType="begin"/>
        </w:r>
        <w:r w:rsidR="00192EBD" w:rsidRPr="00A60A57" w:rsidDel="006C4C08">
          <w:rPr>
            <w:color w:val="0D0D0D" w:themeColor="text1" w:themeTint="F2"/>
            <w:sz w:val="22"/>
            <w:rPrChange w:id="6368" w:author="tao huang" w:date="2017-09-17T12:05:00Z">
              <w:rPr/>
            </w:rPrChange>
          </w:rPr>
          <w:delInstrText xml:space="preserve"> HYPERLINK \l "_ENREF_23" \o "Cooper, 1999 #662" </w:delInstrText>
        </w:r>
        <w:r w:rsidR="00192EBD" w:rsidRPr="00A60A57" w:rsidDel="006C4C08">
          <w:rPr>
            <w:color w:val="0D0D0D" w:themeColor="text1" w:themeTint="F2"/>
            <w:sz w:val="22"/>
            <w:rPrChange w:id="6369" w:author="tao huang" w:date="2017-09-17T12:05:00Z">
              <w:rPr>
                <w:rFonts w:cs="Times New Roman"/>
                <w:noProof/>
                <w:color w:val="000000" w:themeColor="text1"/>
                <w:szCs w:val="24"/>
              </w:rPr>
            </w:rPrChange>
          </w:rPr>
          <w:fldChar w:fldCharType="separate"/>
        </w:r>
        <w:r w:rsidR="00780FE2" w:rsidRPr="00A60A57" w:rsidDel="006C4C08">
          <w:rPr>
            <w:rFonts w:cs="Times New Roman"/>
            <w:noProof/>
            <w:color w:val="0D0D0D" w:themeColor="text1" w:themeTint="F2"/>
            <w:sz w:val="22"/>
            <w:rPrChange w:id="6370" w:author="tao huang" w:date="2017-09-17T12:05:00Z">
              <w:rPr>
                <w:rFonts w:cs="Times New Roman"/>
                <w:noProof/>
                <w:color w:val="000000" w:themeColor="text1"/>
                <w:szCs w:val="24"/>
              </w:rPr>
            </w:rPrChange>
          </w:rPr>
          <w:delText>Cooper, Baron et al. 1999</w:delText>
        </w:r>
        <w:r w:rsidR="00192EBD" w:rsidRPr="00A60A57" w:rsidDel="006C4C08">
          <w:rPr>
            <w:rFonts w:cs="Times New Roman"/>
            <w:noProof/>
            <w:color w:val="0D0D0D" w:themeColor="text1" w:themeTint="F2"/>
            <w:sz w:val="22"/>
            <w:rPrChange w:id="6371" w:author="tao huang" w:date="2017-09-17T12:05:00Z">
              <w:rPr>
                <w:rFonts w:cs="Times New Roman"/>
                <w:noProof/>
                <w:color w:val="000000" w:themeColor="text1"/>
                <w:szCs w:val="24"/>
              </w:rPr>
            </w:rPrChange>
          </w:rPr>
          <w:fldChar w:fldCharType="end"/>
        </w:r>
        <w:r w:rsidR="005957EF" w:rsidRPr="00A60A57" w:rsidDel="006C4C08">
          <w:rPr>
            <w:rFonts w:cs="Times New Roman"/>
            <w:noProof/>
            <w:color w:val="0D0D0D" w:themeColor="text1" w:themeTint="F2"/>
            <w:sz w:val="22"/>
            <w:rPrChange w:id="6372" w:author="tao huang" w:date="2017-09-17T12:05:00Z">
              <w:rPr>
                <w:rFonts w:cs="Times New Roman"/>
                <w:noProof/>
                <w:color w:val="000000" w:themeColor="text1"/>
                <w:szCs w:val="24"/>
              </w:rPr>
            </w:rPrChange>
          </w:rPr>
          <w:delText>)</w:delText>
        </w:r>
        <w:r w:rsidR="005957EF" w:rsidRPr="00A60A57" w:rsidDel="006C4C08">
          <w:rPr>
            <w:rFonts w:cs="Times New Roman"/>
            <w:color w:val="0D0D0D" w:themeColor="text1" w:themeTint="F2"/>
            <w:sz w:val="22"/>
            <w:rPrChange w:id="6373" w:author="tao huang" w:date="2017-09-17T12:05:00Z">
              <w:rPr>
                <w:rFonts w:cs="Times New Roman"/>
                <w:color w:val="000000" w:themeColor="text1"/>
                <w:szCs w:val="24"/>
              </w:rPr>
            </w:rPrChange>
          </w:rPr>
          <w:fldChar w:fldCharType="end"/>
        </w:r>
        <w:r w:rsidR="007E774D" w:rsidRPr="00A60A57" w:rsidDel="006C4C08">
          <w:rPr>
            <w:rFonts w:cs="Times New Roman"/>
            <w:color w:val="0D0D0D" w:themeColor="text1" w:themeTint="F2"/>
            <w:sz w:val="22"/>
            <w:rPrChange w:id="6374" w:author="tao huang" w:date="2017-09-17T12:05:00Z">
              <w:rPr>
                <w:rFonts w:cs="Times New Roman"/>
                <w:color w:val="000000" w:themeColor="text1"/>
                <w:szCs w:val="24"/>
              </w:rPr>
            </w:rPrChange>
          </w:rPr>
          <w:delText>. It</w:delText>
        </w:r>
        <w:r w:rsidR="009F59F5" w:rsidRPr="00A60A57" w:rsidDel="006C4C08">
          <w:rPr>
            <w:rFonts w:cs="Times New Roman"/>
            <w:color w:val="0D0D0D" w:themeColor="text1" w:themeTint="F2"/>
            <w:sz w:val="22"/>
            <w:rPrChange w:id="6375" w:author="tao huang" w:date="2017-09-17T12:05:00Z">
              <w:rPr>
                <w:rFonts w:cs="Times New Roman"/>
                <w:color w:val="000000" w:themeColor="text1"/>
                <w:szCs w:val="24"/>
              </w:rPr>
            </w:rPrChange>
          </w:rPr>
          <w:delText xml:space="preserve"> generates baseline forecast</w:delText>
        </w:r>
        <w:r w:rsidR="00C74D06" w:rsidRPr="00A60A57" w:rsidDel="006C4C08">
          <w:rPr>
            <w:rFonts w:cs="Times New Roman"/>
            <w:color w:val="0D0D0D" w:themeColor="text1" w:themeTint="F2"/>
            <w:sz w:val="22"/>
            <w:rPrChange w:id="6376" w:author="tao huang" w:date="2017-09-17T12:05:00Z">
              <w:rPr>
                <w:rFonts w:cs="Times New Roman"/>
                <w:color w:val="000000" w:themeColor="text1"/>
                <w:szCs w:val="24"/>
              </w:rPr>
            </w:rPrChange>
          </w:rPr>
          <w:delText xml:space="preserve">s </w:delText>
        </w:r>
        <w:r w:rsidR="008538D2" w:rsidRPr="00A60A57" w:rsidDel="006C4C08">
          <w:rPr>
            <w:rFonts w:cs="Times New Roman"/>
            <w:color w:val="0D0D0D" w:themeColor="text1" w:themeTint="F2"/>
            <w:sz w:val="22"/>
            <w:rPrChange w:id="6377" w:author="tao huang" w:date="2017-09-17T12:05:00Z">
              <w:rPr>
                <w:rFonts w:cs="Times New Roman"/>
                <w:color w:val="000000" w:themeColor="text1"/>
                <w:szCs w:val="24"/>
              </w:rPr>
            </w:rPrChange>
          </w:rPr>
          <w:delText>using</w:delText>
        </w:r>
        <w:r w:rsidR="00740ADA" w:rsidRPr="00A60A57" w:rsidDel="006C4C08">
          <w:rPr>
            <w:rFonts w:cs="Times New Roman"/>
            <w:color w:val="0D0D0D" w:themeColor="text1" w:themeTint="F2"/>
            <w:sz w:val="22"/>
            <w:rPrChange w:id="6378" w:author="tao huang" w:date="2017-09-17T12:05:00Z">
              <w:rPr>
                <w:rFonts w:cs="Times New Roman"/>
                <w:color w:val="000000" w:themeColor="text1"/>
                <w:szCs w:val="24"/>
              </w:rPr>
            </w:rPrChange>
          </w:rPr>
          <w:delText xml:space="preserve"> simple exponential smoothing</w:delText>
        </w:r>
        <w:r w:rsidR="00ED4D33" w:rsidRPr="00A60A57" w:rsidDel="006C4C08">
          <w:rPr>
            <w:rFonts w:cs="Times New Roman"/>
            <w:color w:val="0D0D0D" w:themeColor="text1" w:themeTint="F2"/>
            <w:sz w:val="22"/>
            <w:rPrChange w:id="6379" w:author="tao huang" w:date="2017-09-17T12:05:00Z">
              <w:rPr>
                <w:rFonts w:cs="Times New Roman"/>
                <w:color w:val="000000" w:themeColor="text1"/>
                <w:szCs w:val="24"/>
              </w:rPr>
            </w:rPrChange>
          </w:rPr>
          <w:delText xml:space="preserve"> </w:delText>
        </w:r>
        <w:r w:rsidR="008538D2" w:rsidRPr="00A60A57" w:rsidDel="006C4C08">
          <w:rPr>
            <w:rFonts w:cs="Times New Roman"/>
            <w:color w:val="0D0D0D" w:themeColor="text1" w:themeTint="F2"/>
            <w:sz w:val="22"/>
            <w:rPrChange w:id="6380" w:author="tao huang" w:date="2017-09-17T12:05:00Z">
              <w:rPr>
                <w:rFonts w:cs="Times New Roman"/>
                <w:color w:val="000000" w:themeColor="text1"/>
                <w:szCs w:val="24"/>
              </w:rPr>
            </w:rPrChange>
          </w:rPr>
          <w:delText>method</w:delText>
        </w:r>
        <w:r w:rsidR="00EF1DC0" w:rsidRPr="00A60A57" w:rsidDel="006C4C08">
          <w:rPr>
            <w:rFonts w:cs="Times New Roman"/>
            <w:color w:val="0D0D0D" w:themeColor="text1" w:themeTint="F2"/>
            <w:sz w:val="22"/>
            <w:rPrChange w:id="6381" w:author="tao huang" w:date="2017-09-17T12:05:00Z">
              <w:rPr>
                <w:rFonts w:cs="Times New Roman"/>
                <w:color w:val="000000" w:themeColor="text1"/>
                <w:szCs w:val="24"/>
              </w:rPr>
            </w:rPrChange>
          </w:rPr>
          <w:delText xml:space="preserve"> and </w:delText>
        </w:r>
        <w:r w:rsidR="00ED4D33" w:rsidRPr="00A60A57" w:rsidDel="006C4C08">
          <w:rPr>
            <w:rFonts w:cs="Times New Roman"/>
            <w:color w:val="0D0D0D" w:themeColor="text1" w:themeTint="F2"/>
            <w:sz w:val="22"/>
            <w:rPrChange w:id="6382" w:author="tao huang" w:date="2017-09-17T12:05:00Z">
              <w:rPr>
                <w:rFonts w:cs="Times New Roman"/>
                <w:color w:val="000000" w:themeColor="text1"/>
                <w:szCs w:val="24"/>
              </w:rPr>
            </w:rPrChange>
          </w:rPr>
          <w:delText xml:space="preserve">makes </w:delText>
        </w:r>
        <w:r w:rsidR="00740ADA" w:rsidRPr="00A60A57" w:rsidDel="006C4C08">
          <w:rPr>
            <w:rFonts w:cs="Times New Roman"/>
            <w:color w:val="0D0D0D" w:themeColor="text1" w:themeTint="F2"/>
            <w:sz w:val="22"/>
            <w:rPrChange w:id="6383" w:author="tao huang" w:date="2017-09-17T12:05:00Z">
              <w:rPr>
                <w:rFonts w:cs="Times New Roman"/>
                <w:color w:val="000000" w:themeColor="text1"/>
                <w:szCs w:val="24"/>
              </w:rPr>
            </w:rPrChange>
          </w:rPr>
          <w:delText>adjustment</w:delText>
        </w:r>
        <w:r w:rsidR="00ED4D33" w:rsidRPr="00A60A57" w:rsidDel="006C4C08">
          <w:rPr>
            <w:rFonts w:cs="Times New Roman"/>
            <w:color w:val="0D0D0D" w:themeColor="text1" w:themeTint="F2"/>
            <w:sz w:val="22"/>
            <w:rPrChange w:id="6384" w:author="tao huang" w:date="2017-09-17T12:05:00Z">
              <w:rPr>
                <w:rFonts w:cs="Times New Roman"/>
                <w:color w:val="000000" w:themeColor="text1"/>
                <w:szCs w:val="24"/>
              </w:rPr>
            </w:rPrChange>
          </w:rPr>
          <w:delText>s</w:delText>
        </w:r>
        <w:r w:rsidR="00740ADA" w:rsidRPr="00A60A57" w:rsidDel="006C4C08">
          <w:rPr>
            <w:rFonts w:cs="Times New Roman"/>
            <w:color w:val="0D0D0D" w:themeColor="text1" w:themeTint="F2"/>
            <w:sz w:val="22"/>
            <w:rPrChange w:id="6385" w:author="tao huang" w:date="2017-09-17T12:05:00Z">
              <w:rPr>
                <w:rFonts w:cs="Times New Roman"/>
                <w:color w:val="000000" w:themeColor="text1"/>
                <w:szCs w:val="24"/>
              </w:rPr>
            </w:rPrChange>
          </w:rPr>
          <w:delText xml:space="preserve"> </w:delText>
        </w:r>
        <w:r w:rsidR="009A5D14" w:rsidRPr="00A60A57" w:rsidDel="006C4C08">
          <w:rPr>
            <w:rFonts w:cs="Times New Roman"/>
            <w:color w:val="0D0D0D" w:themeColor="text1" w:themeTint="F2"/>
            <w:sz w:val="22"/>
            <w:rPrChange w:id="6386" w:author="tao huang" w:date="2017-09-17T12:05:00Z">
              <w:rPr>
                <w:rFonts w:cs="Times New Roman"/>
                <w:color w:val="000000" w:themeColor="text1"/>
                <w:szCs w:val="24"/>
              </w:rPr>
            </w:rPrChange>
          </w:rPr>
          <w:delText>for</w:delText>
        </w:r>
        <w:r w:rsidR="008538D2" w:rsidRPr="00A60A57" w:rsidDel="006C4C08">
          <w:rPr>
            <w:rFonts w:cs="Times New Roman"/>
            <w:color w:val="0D0D0D" w:themeColor="text1" w:themeTint="F2"/>
            <w:sz w:val="22"/>
            <w:rPrChange w:id="6387" w:author="tao huang" w:date="2017-09-17T12:05:00Z">
              <w:rPr>
                <w:rFonts w:cs="Times New Roman"/>
                <w:color w:val="000000" w:themeColor="text1"/>
                <w:szCs w:val="24"/>
              </w:rPr>
            </w:rPrChange>
          </w:rPr>
          <w:delText xml:space="preserve"> any incoming promotional event based on the lift effect by the most recent promotional event</w:delText>
        </w:r>
        <w:r w:rsidR="00C74D06" w:rsidRPr="00A60A57" w:rsidDel="006C4C08">
          <w:rPr>
            <w:rFonts w:cs="Times New Roman"/>
            <w:color w:val="0D0D0D" w:themeColor="text1" w:themeTint="F2"/>
            <w:sz w:val="22"/>
            <w:rPrChange w:id="6388" w:author="tao huang" w:date="2017-09-17T12:05:00Z">
              <w:rPr>
                <w:rFonts w:cs="Times New Roman"/>
                <w:color w:val="000000" w:themeColor="text1"/>
                <w:szCs w:val="24"/>
              </w:rPr>
            </w:rPrChange>
          </w:rPr>
          <w:delText>.</w:delText>
        </w:r>
        <w:r w:rsidR="00EF2C7F" w:rsidRPr="00A60A57" w:rsidDel="006C4C08">
          <w:rPr>
            <w:rFonts w:cs="Times New Roman"/>
            <w:color w:val="0D0D0D" w:themeColor="text1" w:themeTint="F2"/>
            <w:sz w:val="22"/>
            <w:rPrChange w:id="6389" w:author="tao huang" w:date="2017-09-17T12:05:00Z">
              <w:rPr>
                <w:rFonts w:cs="Times New Roman"/>
                <w:color w:val="000000" w:themeColor="text1"/>
                <w:szCs w:val="24"/>
              </w:rPr>
            </w:rPrChange>
          </w:rPr>
          <w:delText xml:space="preserve"> </w:delText>
        </w:r>
      </w:del>
      <w:ins w:id="6390" w:author="Soopramanien, Didier" w:date="2017-09-06T21:25:00Z">
        <w:del w:id="6391" w:author="tao huang" w:date="2017-09-16T11:21:00Z">
          <w:r w:rsidRPr="00A60A57" w:rsidDel="006C4C08">
            <w:rPr>
              <w:rFonts w:cs="Times New Roman"/>
              <w:color w:val="0D0D0D" w:themeColor="text1" w:themeTint="F2"/>
              <w:sz w:val="22"/>
              <w:rPrChange w:id="6392" w:author="tao huang" w:date="2017-09-17T12:05:00Z">
                <w:rPr>
                  <w:rFonts w:cs="Times New Roman"/>
                  <w:color w:val="000000" w:themeColor="text1"/>
                  <w:szCs w:val="24"/>
                </w:rPr>
              </w:rPrChange>
            </w:rPr>
            <w:delText xml:space="preserve">A more detailed description of the base lift approach can be found in </w:delText>
          </w:r>
        </w:del>
      </w:ins>
      <w:del w:id="6393" w:author="tao huang" w:date="2017-09-16T11:21:00Z">
        <w:r w:rsidR="00EF2C7F" w:rsidRPr="00A60A57" w:rsidDel="006C4C08">
          <w:rPr>
            <w:rFonts w:cs="Times New Roman"/>
            <w:color w:val="0D0D0D" w:themeColor="text1" w:themeTint="F2"/>
            <w:sz w:val="22"/>
            <w:rPrChange w:id="6394" w:author="tao huang" w:date="2017-09-17T12:05:00Z">
              <w:rPr>
                <w:rFonts w:cs="Times New Roman"/>
                <w:color w:val="000000" w:themeColor="text1"/>
                <w:szCs w:val="24"/>
              </w:rPr>
            </w:rPrChange>
          </w:rPr>
          <w:delText>Details of the Base-lift model can be found in Huang et al. (2014).</w:delText>
        </w:r>
        <w:r w:rsidR="00534AB3" w:rsidRPr="00A60A57" w:rsidDel="006C4C08">
          <w:rPr>
            <w:rFonts w:cs="Times New Roman"/>
            <w:color w:val="0D0D0D" w:themeColor="text1" w:themeTint="F2"/>
            <w:sz w:val="22"/>
            <w:rPrChange w:id="6395" w:author="tao huang" w:date="2017-09-17T12:05:00Z">
              <w:rPr>
                <w:rFonts w:cs="Times New Roman"/>
                <w:color w:val="000000" w:themeColor="text1"/>
                <w:szCs w:val="24"/>
              </w:rPr>
            </w:rPrChange>
          </w:rPr>
          <w:delText xml:space="preserve"> </w:delText>
        </w:r>
        <w:r w:rsidR="00EF2C7F" w:rsidRPr="00A60A57" w:rsidDel="006C4C08">
          <w:rPr>
            <w:rFonts w:cs="Times New Roman"/>
            <w:color w:val="0D0D0D" w:themeColor="text1" w:themeTint="F2"/>
            <w:sz w:val="22"/>
            <w:rPrChange w:id="6396" w:author="tao huang" w:date="2017-09-17T12:05:00Z">
              <w:rPr>
                <w:rFonts w:cs="Times New Roman"/>
                <w:color w:val="000000" w:themeColor="text1"/>
                <w:szCs w:val="24"/>
              </w:rPr>
            </w:rPrChange>
          </w:rPr>
          <w:delText xml:space="preserve"> </w:delText>
        </w:r>
        <w:r w:rsidR="00A8282A" w:rsidRPr="00A60A57" w:rsidDel="006C4C08">
          <w:rPr>
            <w:rFonts w:cs="Times New Roman"/>
            <w:color w:val="0D0D0D" w:themeColor="text1" w:themeTint="F2"/>
            <w:sz w:val="22"/>
            <w:rPrChange w:id="6397" w:author="tao huang" w:date="2017-09-17T12:05:00Z">
              <w:rPr>
                <w:rFonts w:cs="Times New Roman"/>
                <w:color w:val="000000" w:themeColor="text1"/>
                <w:szCs w:val="24"/>
              </w:rPr>
            </w:rPrChange>
          </w:rPr>
          <w:delText xml:space="preserve"> </w:delText>
        </w:r>
      </w:del>
      <w:ins w:id="6398" w:author="tao huang" w:date="2017-09-16T11:21:00Z">
        <w:r w:rsidR="006C4C08" w:rsidRPr="00A60A57">
          <w:rPr>
            <w:rFonts w:cs="Times New Roman"/>
            <w:color w:val="0D0D0D" w:themeColor="text1" w:themeTint="F2"/>
            <w:sz w:val="22"/>
            <w:rPrChange w:id="6399" w:author="tao huang" w:date="2017-09-17T12:05:00Z">
              <w:rPr>
                <w:rFonts w:cs="Times New Roman"/>
                <w:color w:val="000000" w:themeColor="text1"/>
                <w:sz w:val="22"/>
              </w:rPr>
            </w:rPrChange>
          </w:rPr>
          <w:t xml:space="preserve"> </w:t>
        </w:r>
      </w:ins>
    </w:p>
    <w:p w14:paraId="170D9DBA" w14:textId="4EF31BA1" w:rsidR="00D80B9F" w:rsidRPr="00A60A57" w:rsidRDefault="00D80B9F">
      <w:pPr>
        <w:spacing w:after="0" w:line="360" w:lineRule="auto"/>
        <w:rPr>
          <w:rFonts w:cs="Times New Roman"/>
          <w:color w:val="0D0D0D" w:themeColor="text1" w:themeTint="F2"/>
          <w:sz w:val="22"/>
          <w:rPrChange w:id="6400" w:author="tao huang" w:date="2017-09-17T12:05:00Z">
            <w:rPr>
              <w:rFonts w:cs="Times New Roman"/>
              <w:color w:val="000000" w:themeColor="text1"/>
              <w:szCs w:val="24"/>
            </w:rPr>
          </w:rPrChange>
        </w:rPr>
      </w:pPr>
    </w:p>
    <w:p w14:paraId="0068B048" w14:textId="101B2E87" w:rsidR="005E2371" w:rsidRPr="00A60A57" w:rsidRDefault="00D80B9F">
      <w:pPr>
        <w:spacing w:after="0" w:line="360" w:lineRule="auto"/>
        <w:rPr>
          <w:color w:val="0D0D0D" w:themeColor="text1" w:themeTint="F2"/>
          <w:sz w:val="22"/>
          <w:rPrChange w:id="6401" w:author="tao huang" w:date="2017-09-17T12:05:00Z">
            <w:rPr>
              <w:color w:val="000000" w:themeColor="text1"/>
              <w:szCs w:val="24"/>
            </w:rPr>
          </w:rPrChange>
        </w:rPr>
      </w:pPr>
      <w:del w:id="6402" w:author="Soopramanien, Didier" w:date="2017-09-08T20:42:00Z">
        <w:r w:rsidRPr="00A60A57" w:rsidDel="000764D5">
          <w:rPr>
            <w:rFonts w:cs="Times New Roman"/>
            <w:color w:val="0D0D0D" w:themeColor="text1" w:themeTint="F2"/>
            <w:sz w:val="22"/>
            <w:rPrChange w:id="6403" w:author="tao huang" w:date="2017-09-17T12:05:00Z">
              <w:rPr>
                <w:rFonts w:cs="Times New Roman"/>
                <w:color w:val="000000" w:themeColor="text1"/>
                <w:szCs w:val="24"/>
              </w:rPr>
            </w:rPrChange>
          </w:rPr>
          <w:delText xml:space="preserve">In this study, we propose new effective </w:delText>
        </w:r>
        <w:r w:rsidR="002F2A1E" w:rsidRPr="00A60A57" w:rsidDel="000764D5">
          <w:rPr>
            <w:rFonts w:cs="Times New Roman"/>
            <w:color w:val="0D0D0D" w:themeColor="text1" w:themeTint="F2"/>
            <w:sz w:val="22"/>
            <w:rPrChange w:id="6404" w:author="tao huang" w:date="2017-09-17T12:05:00Z">
              <w:rPr>
                <w:rFonts w:cs="Times New Roman"/>
                <w:color w:val="000000" w:themeColor="text1"/>
                <w:szCs w:val="24"/>
              </w:rPr>
            </w:rPrChange>
          </w:rPr>
          <w:delText>methods</w:delText>
        </w:r>
        <w:r w:rsidRPr="00A60A57" w:rsidDel="000764D5">
          <w:rPr>
            <w:rFonts w:cs="Times New Roman"/>
            <w:color w:val="0D0D0D" w:themeColor="text1" w:themeTint="F2"/>
            <w:sz w:val="22"/>
            <w:rPrChange w:id="6405" w:author="tao huang" w:date="2017-09-17T12:05:00Z">
              <w:rPr>
                <w:rFonts w:cs="Times New Roman"/>
                <w:color w:val="000000" w:themeColor="text1"/>
                <w:szCs w:val="24"/>
              </w:rPr>
            </w:rPrChange>
          </w:rPr>
          <w:delText xml:space="preserve"> which generate more accurate forecasts </w:delText>
        </w:r>
        <w:r w:rsidR="00450CAF" w:rsidRPr="00A60A57" w:rsidDel="000764D5">
          <w:rPr>
            <w:rFonts w:cs="Times New Roman"/>
            <w:color w:val="0D0D0D" w:themeColor="text1" w:themeTint="F2"/>
            <w:sz w:val="22"/>
            <w:rPrChange w:id="6406" w:author="tao huang" w:date="2017-09-17T12:05:00Z">
              <w:rPr>
                <w:rFonts w:cs="Times New Roman"/>
                <w:color w:val="000000" w:themeColor="text1"/>
                <w:szCs w:val="24"/>
              </w:rPr>
            </w:rPrChange>
          </w:rPr>
          <w:delText xml:space="preserve">by taking into account the </w:delText>
        </w:r>
        <w:r w:rsidR="004C3DE7" w:rsidRPr="00A60A57" w:rsidDel="000764D5">
          <w:rPr>
            <w:rFonts w:cs="Times New Roman"/>
            <w:color w:val="0D0D0D" w:themeColor="text1" w:themeTint="F2"/>
            <w:sz w:val="22"/>
            <w:rPrChange w:id="6407" w:author="tao huang" w:date="2017-09-17T12:05:00Z">
              <w:rPr>
                <w:rFonts w:cs="Times New Roman"/>
                <w:color w:val="000000" w:themeColor="text1"/>
                <w:szCs w:val="24"/>
              </w:rPr>
            </w:rPrChange>
          </w:rPr>
          <w:delText xml:space="preserve">issue of structural break and forecast bias. </w:delText>
        </w:r>
      </w:del>
      <w:ins w:id="6408" w:author="Soopramanien, Didier" w:date="2017-09-08T20:42:00Z">
        <w:del w:id="6409" w:author="tao huang" w:date="2017-09-16T11:38:00Z">
          <w:r w:rsidR="000764D5" w:rsidRPr="00A60A57" w:rsidDel="004B2925">
            <w:rPr>
              <w:rFonts w:cs="Times New Roman"/>
              <w:color w:val="0D0D0D" w:themeColor="text1" w:themeTint="F2"/>
              <w:sz w:val="22"/>
              <w:rPrChange w:id="6410" w:author="tao huang" w:date="2017-09-17T12:05:00Z">
                <w:rPr>
                  <w:rFonts w:cs="Times New Roman"/>
                  <w:color w:val="000000" w:themeColor="text1"/>
                  <w:szCs w:val="24"/>
                </w:rPr>
              </w:rPrChange>
            </w:rPr>
            <w:delText xml:space="preserve">Our proposed </w:delText>
          </w:r>
        </w:del>
        <w:del w:id="6411" w:author="tao huang" w:date="2017-09-16T11:27:00Z">
          <w:r w:rsidR="000764D5" w:rsidRPr="00A60A57" w:rsidDel="00496705">
            <w:rPr>
              <w:rFonts w:cs="Times New Roman"/>
              <w:color w:val="0D0D0D" w:themeColor="text1" w:themeTint="F2"/>
              <w:sz w:val="22"/>
              <w:rPrChange w:id="6412" w:author="tao huang" w:date="2017-09-17T12:05:00Z">
                <w:rPr>
                  <w:rFonts w:cs="Times New Roman"/>
                  <w:color w:val="000000" w:themeColor="text1"/>
                  <w:szCs w:val="24"/>
                </w:rPr>
              </w:rPrChange>
            </w:rPr>
            <w:delText>approach</w:delText>
          </w:r>
        </w:del>
        <w:del w:id="6413" w:author="tao huang" w:date="2017-09-16T11:38:00Z">
          <w:r w:rsidR="000764D5" w:rsidRPr="00A60A57" w:rsidDel="004B2925">
            <w:rPr>
              <w:rFonts w:cs="Times New Roman"/>
              <w:color w:val="0D0D0D" w:themeColor="text1" w:themeTint="F2"/>
              <w:sz w:val="22"/>
              <w:rPrChange w:id="6414" w:author="tao huang" w:date="2017-09-17T12:05:00Z">
                <w:rPr>
                  <w:rFonts w:cs="Times New Roman"/>
                  <w:color w:val="000000" w:themeColor="text1"/>
                  <w:szCs w:val="24"/>
                </w:rPr>
              </w:rPrChange>
            </w:rPr>
            <w:delText xml:space="preserve"> consists</w:delText>
          </w:r>
        </w:del>
      </w:ins>
      <w:ins w:id="6415" w:author="tao huang" w:date="2017-09-16T11:38:00Z">
        <w:r w:rsidR="004B2925" w:rsidRPr="00A60A57">
          <w:rPr>
            <w:rFonts w:cs="Times New Roman"/>
            <w:color w:val="0D0D0D" w:themeColor="text1" w:themeTint="F2"/>
            <w:sz w:val="22"/>
            <w:rPrChange w:id="6416" w:author="tao huang" w:date="2017-09-17T12:05:00Z">
              <w:rPr>
                <w:rFonts w:cs="Times New Roman"/>
                <w:color w:val="000000" w:themeColor="text1"/>
                <w:sz w:val="22"/>
              </w:rPr>
            </w:rPrChange>
          </w:rPr>
          <w:t xml:space="preserve">In this study, we propose </w:t>
        </w:r>
        <w:r w:rsidR="0077205B" w:rsidRPr="00A60A57">
          <w:rPr>
            <w:rFonts w:cs="Times New Roman"/>
            <w:color w:val="0D0D0D" w:themeColor="text1" w:themeTint="F2"/>
            <w:sz w:val="22"/>
            <w:rPrChange w:id="6417" w:author="tao huang" w:date="2017-09-17T12:05:00Z">
              <w:rPr>
                <w:rFonts w:cs="Times New Roman"/>
                <w:color w:val="000000" w:themeColor="text1"/>
                <w:sz w:val="22"/>
              </w:rPr>
            </w:rPrChange>
          </w:rPr>
          <w:t>new fore</w:t>
        </w:r>
      </w:ins>
      <w:ins w:id="6418" w:author="tao huang" w:date="2017-09-16T11:39:00Z">
        <w:r w:rsidR="0077205B" w:rsidRPr="00A60A57">
          <w:rPr>
            <w:rFonts w:cs="Times New Roman"/>
            <w:color w:val="0D0D0D" w:themeColor="text1" w:themeTint="F2"/>
            <w:sz w:val="22"/>
            <w:rPrChange w:id="6419" w:author="tao huang" w:date="2017-09-17T12:05:00Z">
              <w:rPr>
                <w:rFonts w:cs="Times New Roman"/>
                <w:color w:val="000000" w:themeColor="text1"/>
                <w:sz w:val="22"/>
              </w:rPr>
            </w:rPrChange>
          </w:rPr>
          <w:t>casting methods which consist</w:t>
        </w:r>
      </w:ins>
      <w:ins w:id="6420" w:author="Soopramanien, Didier" w:date="2017-09-08T20:42:00Z">
        <w:r w:rsidR="000764D5" w:rsidRPr="00A60A57">
          <w:rPr>
            <w:rFonts w:cs="Times New Roman"/>
            <w:color w:val="0D0D0D" w:themeColor="text1" w:themeTint="F2"/>
            <w:sz w:val="22"/>
            <w:rPrChange w:id="6421" w:author="tao huang" w:date="2017-09-17T12:05:00Z">
              <w:rPr>
                <w:rFonts w:cs="Times New Roman"/>
                <w:color w:val="000000" w:themeColor="text1"/>
                <w:szCs w:val="24"/>
              </w:rPr>
            </w:rPrChange>
          </w:rPr>
          <w:t xml:space="preserve"> of</w:t>
        </w:r>
      </w:ins>
      <w:del w:id="6422" w:author="Soopramanien, Didier" w:date="2017-09-08T20:42:00Z">
        <w:r w:rsidR="004C3DE7" w:rsidRPr="00A60A57" w:rsidDel="000764D5">
          <w:rPr>
            <w:rFonts w:cs="Times New Roman"/>
            <w:color w:val="0D0D0D" w:themeColor="text1" w:themeTint="F2"/>
            <w:sz w:val="22"/>
            <w:rPrChange w:id="6423" w:author="tao huang" w:date="2017-09-17T12:05:00Z">
              <w:rPr>
                <w:rFonts w:cs="Times New Roman"/>
                <w:color w:val="000000" w:themeColor="text1"/>
                <w:szCs w:val="24"/>
              </w:rPr>
            </w:rPrChange>
          </w:rPr>
          <w:delText>Our method contains</w:delText>
        </w:r>
      </w:del>
      <w:r w:rsidR="004C3DE7" w:rsidRPr="00A60A57">
        <w:rPr>
          <w:rFonts w:cs="Times New Roman"/>
          <w:color w:val="0D0D0D" w:themeColor="text1" w:themeTint="F2"/>
          <w:sz w:val="22"/>
          <w:rPrChange w:id="6424" w:author="tao huang" w:date="2017-09-17T12:05:00Z">
            <w:rPr>
              <w:rFonts w:cs="Times New Roman"/>
              <w:color w:val="000000" w:themeColor="text1"/>
              <w:szCs w:val="24"/>
            </w:rPr>
          </w:rPrChange>
        </w:rPr>
        <w:t xml:space="preserve"> three stages. </w:t>
      </w:r>
      <w:ins w:id="6425" w:author="Soopramanien, Didier" w:date="2017-09-06T21:26:00Z">
        <w:del w:id="6426" w:author="tao huang" w:date="2017-09-16T11:39:00Z">
          <w:r w:rsidR="00433845" w:rsidRPr="00A60A57" w:rsidDel="0077205B">
            <w:rPr>
              <w:rFonts w:cs="Times New Roman"/>
              <w:color w:val="0D0D0D" w:themeColor="text1" w:themeTint="F2"/>
              <w:sz w:val="22"/>
              <w:rPrChange w:id="6427" w:author="tao huang" w:date="2017-09-17T12:05:00Z">
                <w:rPr>
                  <w:rFonts w:cs="Times New Roman"/>
                  <w:color w:val="000000" w:themeColor="text1"/>
                  <w:szCs w:val="24"/>
                </w:rPr>
              </w:rPrChange>
            </w:rPr>
            <w:delText>I</w:delText>
          </w:r>
        </w:del>
      </w:ins>
      <w:del w:id="6428" w:author="tao huang" w:date="2017-09-16T11:39:00Z">
        <w:r w:rsidR="004C3DE7" w:rsidRPr="00A60A57" w:rsidDel="0077205B">
          <w:rPr>
            <w:rFonts w:cs="Times New Roman"/>
            <w:color w:val="0D0D0D" w:themeColor="text1" w:themeTint="F2"/>
            <w:sz w:val="22"/>
            <w:rPrChange w:id="6429" w:author="tao huang" w:date="2017-09-17T12:05:00Z">
              <w:rPr>
                <w:rFonts w:cs="Times New Roman"/>
                <w:color w:val="000000" w:themeColor="text1"/>
                <w:szCs w:val="24"/>
              </w:rPr>
            </w:rPrChange>
          </w:rPr>
          <w:delText>At</w:delText>
        </w:r>
      </w:del>
      <w:ins w:id="6430" w:author="tao huang" w:date="2017-09-16T11:39:00Z">
        <w:r w:rsidR="0077205B" w:rsidRPr="00A60A57">
          <w:rPr>
            <w:rFonts w:cs="Times New Roman"/>
            <w:color w:val="0D0D0D" w:themeColor="text1" w:themeTint="F2"/>
            <w:sz w:val="22"/>
            <w:rPrChange w:id="6431" w:author="tao huang" w:date="2017-09-17T12:05:00Z">
              <w:rPr>
                <w:rFonts w:cs="Times New Roman"/>
                <w:color w:val="000000" w:themeColor="text1"/>
                <w:sz w:val="22"/>
              </w:rPr>
            </w:rPrChange>
          </w:rPr>
          <w:t>At</w:t>
        </w:r>
      </w:ins>
      <w:r w:rsidR="004C3DE7" w:rsidRPr="00A60A57">
        <w:rPr>
          <w:rFonts w:cs="Times New Roman"/>
          <w:color w:val="0D0D0D" w:themeColor="text1" w:themeTint="F2"/>
          <w:sz w:val="22"/>
          <w:rPrChange w:id="6432" w:author="tao huang" w:date="2017-09-17T12:05:00Z">
            <w:rPr>
              <w:rFonts w:cs="Times New Roman"/>
              <w:color w:val="000000" w:themeColor="text1"/>
              <w:szCs w:val="24"/>
            </w:rPr>
          </w:rPrChange>
        </w:rPr>
        <w:t xml:space="preserve"> the first stage, we</w:t>
      </w:r>
      <w:r w:rsidR="005A2360" w:rsidRPr="00A60A57">
        <w:rPr>
          <w:rFonts w:cs="Times New Roman"/>
          <w:color w:val="0D0D0D" w:themeColor="text1" w:themeTint="F2"/>
          <w:sz w:val="22"/>
          <w:rPrChange w:id="6433" w:author="tao huang" w:date="2017-09-17T12:05:00Z">
            <w:rPr>
              <w:rFonts w:cs="Times New Roman"/>
              <w:color w:val="000000" w:themeColor="text1"/>
              <w:szCs w:val="24"/>
            </w:rPr>
          </w:rPrChange>
        </w:rPr>
        <w:t xml:space="preserve"> </w:t>
      </w:r>
      <w:r w:rsidR="005A2360" w:rsidRPr="00A60A57">
        <w:rPr>
          <w:color w:val="0D0D0D" w:themeColor="text1" w:themeTint="F2"/>
          <w:sz w:val="22"/>
          <w:rPrChange w:id="6434" w:author="tao huang" w:date="2017-09-17T12:05:00Z">
            <w:rPr>
              <w:color w:val="000000" w:themeColor="text1"/>
              <w:szCs w:val="24"/>
            </w:rPr>
          </w:rPrChange>
        </w:rPr>
        <w:t>identify the most informative competitive explanatory variables</w:t>
      </w:r>
      <w:r w:rsidR="00882BB3" w:rsidRPr="00A60A57">
        <w:rPr>
          <w:color w:val="0D0D0D" w:themeColor="text1" w:themeTint="F2"/>
          <w:sz w:val="22"/>
          <w:rPrChange w:id="6435" w:author="tao huang" w:date="2017-09-17T12:05:00Z">
            <w:rPr>
              <w:color w:val="000000" w:themeColor="text1"/>
              <w:szCs w:val="24"/>
            </w:rPr>
          </w:rPrChange>
        </w:rPr>
        <w:t xml:space="preserve"> for the focal product</w:t>
      </w:r>
      <w:r w:rsidR="00420BC9" w:rsidRPr="00A60A57">
        <w:rPr>
          <w:color w:val="0D0D0D" w:themeColor="text1" w:themeTint="F2"/>
          <w:sz w:val="22"/>
          <w:rPrChange w:id="6436" w:author="tao huang" w:date="2017-09-17T12:05:00Z">
            <w:rPr>
              <w:color w:val="000000" w:themeColor="text1"/>
              <w:szCs w:val="24"/>
            </w:rPr>
          </w:rPrChange>
        </w:rPr>
        <w:t>.</w:t>
      </w:r>
      <w:r w:rsidR="00EC7180" w:rsidRPr="00A60A57">
        <w:rPr>
          <w:color w:val="0D0D0D" w:themeColor="text1" w:themeTint="F2"/>
          <w:sz w:val="22"/>
          <w:rPrChange w:id="6437" w:author="tao huang" w:date="2017-09-17T12:05:00Z">
            <w:rPr>
              <w:color w:val="000000" w:themeColor="text1"/>
              <w:szCs w:val="24"/>
            </w:rPr>
          </w:rPrChange>
        </w:rPr>
        <w:t xml:space="preserve"> </w:t>
      </w:r>
      <w:r w:rsidR="0077598D" w:rsidRPr="00A60A57">
        <w:rPr>
          <w:color w:val="0D0D0D" w:themeColor="text1" w:themeTint="F2"/>
          <w:sz w:val="22"/>
          <w:rPrChange w:id="6438" w:author="tao huang" w:date="2017-09-17T12:05:00Z">
            <w:rPr>
              <w:color w:val="000000" w:themeColor="text1"/>
              <w:szCs w:val="24"/>
            </w:rPr>
          </w:rPrChange>
        </w:rPr>
        <w:t>Grocery r</w:t>
      </w:r>
      <w:r w:rsidR="00F21B80" w:rsidRPr="00A60A57">
        <w:rPr>
          <w:color w:val="0D0D0D" w:themeColor="text1" w:themeTint="F2"/>
          <w:sz w:val="22"/>
          <w:rPrChange w:id="6439" w:author="tao huang" w:date="2017-09-17T12:05:00Z">
            <w:rPr>
              <w:color w:val="000000" w:themeColor="text1"/>
              <w:szCs w:val="24"/>
            </w:rPr>
          </w:rPrChange>
        </w:rPr>
        <w:t>etailers typically sell hundreds of SKU’s and this leads to hundreds of potential competitive explanatory variables for the focal product</w:t>
      </w:r>
      <w:r w:rsidR="00882BB3" w:rsidRPr="00A60A57">
        <w:rPr>
          <w:color w:val="0D0D0D" w:themeColor="text1" w:themeTint="F2"/>
          <w:sz w:val="22"/>
          <w:rPrChange w:id="6440" w:author="tao huang" w:date="2017-09-17T12:05:00Z">
            <w:rPr>
              <w:color w:val="000000" w:themeColor="text1"/>
              <w:szCs w:val="24"/>
            </w:rPr>
          </w:rPrChange>
        </w:rPr>
        <w:t xml:space="preserve">. Incorporating all the variables into </w:t>
      </w:r>
      <w:r w:rsidR="005D65F3" w:rsidRPr="00A60A57">
        <w:rPr>
          <w:color w:val="0D0D0D" w:themeColor="text1" w:themeTint="F2"/>
          <w:sz w:val="22"/>
          <w:rPrChange w:id="6441" w:author="tao huang" w:date="2017-09-17T12:05:00Z">
            <w:rPr>
              <w:color w:val="000000" w:themeColor="text1"/>
              <w:szCs w:val="24"/>
            </w:rPr>
          </w:rPrChange>
        </w:rPr>
        <w:t>t</w:t>
      </w:r>
      <w:r w:rsidR="00882BB3" w:rsidRPr="00A60A57">
        <w:rPr>
          <w:color w:val="0D0D0D" w:themeColor="text1" w:themeTint="F2"/>
          <w:sz w:val="22"/>
          <w:rPrChange w:id="6442" w:author="tao huang" w:date="2017-09-17T12:05:00Z">
            <w:rPr>
              <w:color w:val="000000" w:themeColor="text1"/>
              <w:szCs w:val="24"/>
            </w:rPr>
          </w:rPrChange>
        </w:rPr>
        <w:t>he model</w:t>
      </w:r>
      <w:r w:rsidR="005D65F3" w:rsidRPr="00A60A57">
        <w:rPr>
          <w:color w:val="0D0D0D" w:themeColor="text1" w:themeTint="F2"/>
          <w:sz w:val="22"/>
          <w:rPrChange w:id="6443" w:author="tao huang" w:date="2017-09-17T12:05:00Z">
            <w:rPr>
              <w:color w:val="000000" w:themeColor="text1"/>
              <w:szCs w:val="24"/>
            </w:rPr>
          </w:rPrChange>
        </w:rPr>
        <w:t xml:space="preserve"> would easily </w:t>
      </w:r>
      <w:r w:rsidR="00A377BC" w:rsidRPr="00A60A57">
        <w:rPr>
          <w:color w:val="0D0D0D" w:themeColor="text1" w:themeTint="F2"/>
          <w:sz w:val="22"/>
          <w:rPrChange w:id="6444" w:author="tao huang" w:date="2017-09-17T12:05:00Z">
            <w:rPr>
              <w:color w:val="000000" w:themeColor="text1"/>
              <w:szCs w:val="24"/>
            </w:rPr>
          </w:rPrChange>
        </w:rPr>
        <w:t>overfit the model</w:t>
      </w:r>
      <w:r w:rsidR="005D65F3" w:rsidRPr="00A60A57">
        <w:rPr>
          <w:color w:val="0D0D0D" w:themeColor="text1" w:themeTint="F2"/>
          <w:sz w:val="22"/>
          <w:rPrChange w:id="6445" w:author="tao huang" w:date="2017-09-17T12:05:00Z">
            <w:rPr>
              <w:color w:val="000000" w:themeColor="text1"/>
              <w:szCs w:val="24"/>
            </w:rPr>
          </w:rPrChange>
        </w:rPr>
        <w:t xml:space="preserve"> and even make </w:t>
      </w:r>
      <w:r w:rsidR="0077598D" w:rsidRPr="00A60A57">
        <w:rPr>
          <w:color w:val="0D0D0D" w:themeColor="text1" w:themeTint="F2"/>
          <w:sz w:val="22"/>
          <w:rPrChange w:id="6446" w:author="tao huang" w:date="2017-09-17T12:05:00Z">
            <w:rPr>
              <w:color w:val="000000" w:themeColor="text1"/>
              <w:szCs w:val="24"/>
            </w:rPr>
          </w:rPrChange>
        </w:rPr>
        <w:t xml:space="preserve">the estimation infeasible </w:t>
      </w:r>
      <w:r w:rsidR="0077598D" w:rsidRPr="00A60A57">
        <w:rPr>
          <w:color w:val="0D0D0D" w:themeColor="text1" w:themeTint="F2"/>
          <w:sz w:val="22"/>
          <w:rPrChange w:id="6447" w:author="tao huang" w:date="2017-09-17T12:05:00Z">
            <w:rPr>
              <w:color w:val="000000" w:themeColor="text1"/>
              <w:szCs w:val="24"/>
            </w:rPr>
          </w:rPrChange>
        </w:rPr>
        <w:fldChar w:fldCharType="begin"/>
      </w:r>
      <w:r w:rsidR="006016F1">
        <w:rPr>
          <w:color w:val="0D0D0D" w:themeColor="text1" w:themeTint="F2"/>
          <w:sz w:val="22"/>
        </w:rPr>
        <w:instrText xml:space="preserve"> ADDIN EN.CITE &lt;EndNote&gt;&lt;Cite&gt;&lt;Author&gt;Martin&lt;/Author&gt;&lt;Year&gt;2009&lt;/Year&gt;&lt;RecNum&gt;623&lt;/RecNum&gt;&lt;DisplayText&gt;(Martin &amp;amp; Kolassa, 2009)&lt;/DisplayText&gt;&lt;record&gt;&lt;rec-number&gt;623&lt;/rec-number&gt;&lt;foreign-keys&gt;&lt;key app="EN" db-id="fwzpfdt205x9v6eprsvv25dpxftedxv0z0a9" timestamp="0"&gt;623&lt;/key&gt;&lt;/foreign-keys&gt;&lt;ref-type name="Conference Proceedings"&gt;10&lt;/ref-type&gt;&lt;contributors&gt;&lt;authors&gt;&lt;author&gt;Roland Martin&lt;/author&gt;&lt;author&gt;Stephan Kolassa&lt;/author&gt;&lt;/authors&gt;&lt;/contributors&gt;&lt;titles&gt;&lt;title&gt;Challenges of Automated Forecasting in Retail&lt;/title&gt;&lt;secondary-title&gt;International Symposium on Forecasting&lt;/secondary-title&gt;&lt;/titles&gt;&lt;volume&gt;30&lt;/volume&gt;&lt;dates&gt;&lt;year&gt;2009&lt;/year&gt;&lt;/dates&gt;&lt;pub-location&gt;Hong Kong&lt;/pub-location&gt;&lt;urls&gt;&lt;/urls&gt;&lt;/record&gt;&lt;/Cite&gt;&lt;/EndNote&gt;</w:instrText>
      </w:r>
      <w:r w:rsidR="0077598D" w:rsidRPr="00A60A57">
        <w:rPr>
          <w:color w:val="0D0D0D" w:themeColor="text1" w:themeTint="F2"/>
          <w:sz w:val="22"/>
          <w:rPrChange w:id="6448" w:author="tao huang" w:date="2017-09-17T12:05:00Z">
            <w:rPr>
              <w:color w:val="000000" w:themeColor="text1"/>
              <w:szCs w:val="24"/>
            </w:rPr>
          </w:rPrChange>
        </w:rPr>
        <w:fldChar w:fldCharType="separate"/>
      </w:r>
      <w:r w:rsidR="006016F1">
        <w:rPr>
          <w:noProof/>
          <w:color w:val="0D0D0D" w:themeColor="text1" w:themeTint="F2"/>
          <w:sz w:val="22"/>
        </w:rPr>
        <w:t>(</w:t>
      </w:r>
      <w:hyperlink w:anchor="_ENREF_49" w:tooltip="Martin, 2009 #623" w:history="1">
        <w:r w:rsidR="00F75C33">
          <w:rPr>
            <w:noProof/>
            <w:color w:val="0D0D0D" w:themeColor="text1" w:themeTint="F2"/>
            <w:sz w:val="22"/>
          </w:rPr>
          <w:t>Martin &amp; Kolassa, 2009</w:t>
        </w:r>
      </w:hyperlink>
      <w:r w:rsidR="006016F1">
        <w:rPr>
          <w:noProof/>
          <w:color w:val="0D0D0D" w:themeColor="text1" w:themeTint="F2"/>
          <w:sz w:val="22"/>
        </w:rPr>
        <w:t>)</w:t>
      </w:r>
      <w:r w:rsidR="0077598D" w:rsidRPr="00A60A57">
        <w:rPr>
          <w:color w:val="0D0D0D" w:themeColor="text1" w:themeTint="F2"/>
          <w:sz w:val="22"/>
          <w:rPrChange w:id="6449" w:author="tao huang" w:date="2017-09-17T12:05:00Z">
            <w:rPr>
              <w:color w:val="000000" w:themeColor="text1"/>
              <w:szCs w:val="24"/>
            </w:rPr>
          </w:rPrChange>
        </w:rPr>
        <w:fldChar w:fldCharType="end"/>
      </w:r>
      <w:r w:rsidR="00B200CA" w:rsidRPr="00A60A57">
        <w:rPr>
          <w:color w:val="0D0D0D" w:themeColor="text1" w:themeTint="F2"/>
          <w:sz w:val="22"/>
          <w:rPrChange w:id="6450" w:author="tao huang" w:date="2017-09-17T12:05:00Z">
            <w:rPr>
              <w:color w:val="000000" w:themeColor="text1"/>
              <w:szCs w:val="24"/>
            </w:rPr>
          </w:rPrChange>
        </w:rPr>
        <w:t>. Therefore, w</w:t>
      </w:r>
      <w:r w:rsidRPr="00A60A57">
        <w:rPr>
          <w:color w:val="0D0D0D" w:themeColor="text1" w:themeTint="F2"/>
          <w:sz w:val="22"/>
          <w:rPrChange w:id="6451" w:author="tao huang" w:date="2017-09-17T12:05:00Z">
            <w:rPr>
              <w:color w:val="000000" w:themeColor="text1"/>
              <w:szCs w:val="24"/>
            </w:rPr>
          </w:rPrChange>
        </w:rPr>
        <w:t xml:space="preserve">e </w:t>
      </w:r>
      <w:r w:rsidR="007B11DD" w:rsidRPr="00A60A57">
        <w:rPr>
          <w:color w:val="0D0D0D" w:themeColor="text1" w:themeTint="F2"/>
          <w:sz w:val="22"/>
          <w:rPrChange w:id="6452" w:author="tao huang" w:date="2017-09-17T12:05:00Z">
            <w:rPr>
              <w:color w:val="000000" w:themeColor="text1"/>
              <w:szCs w:val="24"/>
            </w:rPr>
          </w:rPrChange>
        </w:rPr>
        <w:t>select</w:t>
      </w:r>
      <w:r w:rsidRPr="00A60A57">
        <w:rPr>
          <w:color w:val="0D0D0D" w:themeColor="text1" w:themeTint="F2"/>
          <w:sz w:val="22"/>
          <w:rPrChange w:id="6453" w:author="tao huang" w:date="2017-09-17T12:05:00Z">
            <w:rPr>
              <w:color w:val="000000" w:themeColor="text1"/>
              <w:szCs w:val="24"/>
            </w:rPr>
          </w:rPrChange>
        </w:rPr>
        <w:t xml:space="preserve"> the </w:t>
      </w:r>
      <w:r w:rsidR="007B11DD" w:rsidRPr="00A60A57">
        <w:rPr>
          <w:color w:val="0D0D0D" w:themeColor="text1" w:themeTint="F2"/>
          <w:sz w:val="22"/>
          <w:rPrChange w:id="6454" w:author="tao huang" w:date="2017-09-17T12:05:00Z">
            <w:rPr>
              <w:color w:val="000000" w:themeColor="text1"/>
              <w:szCs w:val="24"/>
            </w:rPr>
          </w:rPrChange>
        </w:rPr>
        <w:t>variables</w:t>
      </w:r>
      <w:r w:rsidRPr="00A60A57">
        <w:rPr>
          <w:color w:val="0D0D0D" w:themeColor="text1" w:themeTint="F2"/>
          <w:sz w:val="22"/>
          <w:rPrChange w:id="6455" w:author="tao huang" w:date="2017-09-17T12:05:00Z">
            <w:rPr>
              <w:color w:val="000000" w:themeColor="text1"/>
              <w:szCs w:val="24"/>
            </w:rPr>
          </w:rPrChange>
        </w:rPr>
        <w:t xml:space="preserve"> </w:t>
      </w:r>
      <w:r w:rsidR="00B200CA" w:rsidRPr="00A60A57">
        <w:rPr>
          <w:color w:val="0D0D0D" w:themeColor="text1" w:themeTint="F2"/>
          <w:sz w:val="22"/>
          <w:rPrChange w:id="6456" w:author="tao huang" w:date="2017-09-17T12:05:00Z">
            <w:rPr>
              <w:color w:val="000000" w:themeColor="text1"/>
              <w:szCs w:val="24"/>
            </w:rPr>
          </w:rPrChange>
        </w:rPr>
        <w:t>using</w:t>
      </w:r>
      <w:r w:rsidRPr="00A60A57">
        <w:rPr>
          <w:color w:val="0D0D0D" w:themeColor="text1" w:themeTint="F2"/>
          <w:sz w:val="22"/>
          <w:rPrChange w:id="6457" w:author="tao huang" w:date="2017-09-17T12:05:00Z">
            <w:rPr>
              <w:color w:val="000000" w:themeColor="text1"/>
              <w:szCs w:val="24"/>
            </w:rPr>
          </w:rPrChange>
        </w:rPr>
        <w:t xml:space="preserve"> the Least Absolute Shrinkage and Selection Operator (LASSO) </w:t>
      </w:r>
      <w:r w:rsidR="00A80552" w:rsidRPr="00A60A57">
        <w:rPr>
          <w:color w:val="0D0D0D" w:themeColor="text1" w:themeTint="F2"/>
          <w:sz w:val="22"/>
          <w:rPrChange w:id="6458" w:author="tao huang" w:date="2017-09-17T12:05:00Z">
            <w:rPr>
              <w:color w:val="000000" w:themeColor="text1"/>
              <w:szCs w:val="24"/>
            </w:rPr>
          </w:rPrChange>
        </w:rPr>
        <w:fldChar w:fldCharType="begin"/>
      </w:r>
      <w:r w:rsidR="006016F1">
        <w:rPr>
          <w:color w:val="0D0D0D" w:themeColor="text1" w:themeTint="F2"/>
          <w:sz w:val="22"/>
        </w:rPr>
        <w:instrText xml:space="preserve"> ADDIN EN.CITE &lt;EndNote&gt;&lt;Cite&gt;&lt;Author&gt;Tibshirani&lt;/Author&gt;&lt;Year&gt;1996&lt;/Year&gt;&lt;RecNum&gt;672&lt;/RecNum&gt;&lt;DisplayText&gt;(Tibshirani, 1996)&lt;/DisplayText&gt;&lt;record&gt;&lt;rec-number&gt;672&lt;/rec-number&gt;&lt;foreign-keys&gt;&lt;key app="EN" db-id="fwzpfdt205x9v6eprsvv25dpxftedxv0z0a9" timestamp="0"&gt;672&lt;/key&gt;&lt;/foreign-keys&gt;&lt;ref-type name="Journal Article"&gt;17&lt;/ref-type&gt;&lt;contributors&gt;&lt;authors&gt;&lt;author&gt;Tibshirani, Robert&lt;/author&gt;&lt;/authors&gt;&lt;/contributors&gt;&lt;titles&gt;&lt;title&gt;Regression Shrinkage and Selection via the Lasso&lt;/title&gt;&lt;secondary-title&gt;Journal of the Royal Statistical Society. Series B (Methodological)&lt;/secondary-title&gt;&lt;/titles&gt;&lt;pages&gt;267-288&lt;/pages&gt;&lt;volume&gt;58&lt;/volume&gt;&lt;number&gt;1&lt;/number&gt;&lt;dates&gt;&lt;year&gt;1996&lt;/year&gt;&lt;/dates&gt;&lt;publisher&gt;Blackwell Publishing for the Royal Statistical Society&lt;/publisher&gt;&lt;isbn&gt;00359246&lt;/isbn&gt;&lt;urls&gt;&lt;/urls&gt;&lt;/record&gt;&lt;/Cite&gt;&lt;/EndNote&gt;</w:instrText>
      </w:r>
      <w:r w:rsidR="00A80552" w:rsidRPr="00A60A57">
        <w:rPr>
          <w:color w:val="0D0D0D" w:themeColor="text1" w:themeTint="F2"/>
          <w:sz w:val="22"/>
          <w:rPrChange w:id="6459" w:author="tao huang" w:date="2017-09-17T12:05:00Z">
            <w:rPr>
              <w:color w:val="000000" w:themeColor="text1"/>
              <w:szCs w:val="24"/>
            </w:rPr>
          </w:rPrChange>
        </w:rPr>
        <w:fldChar w:fldCharType="separate"/>
      </w:r>
      <w:r w:rsidR="006016F1">
        <w:rPr>
          <w:noProof/>
          <w:color w:val="0D0D0D" w:themeColor="text1" w:themeTint="F2"/>
          <w:sz w:val="22"/>
        </w:rPr>
        <w:t>(</w:t>
      </w:r>
      <w:hyperlink w:anchor="_ENREF_70" w:tooltip="Tibshirani, 1996 #672" w:history="1">
        <w:r w:rsidR="00F75C33">
          <w:rPr>
            <w:noProof/>
            <w:color w:val="0D0D0D" w:themeColor="text1" w:themeTint="F2"/>
            <w:sz w:val="22"/>
          </w:rPr>
          <w:t>Tibshirani, 1996</w:t>
        </w:r>
      </w:hyperlink>
      <w:r w:rsidR="006016F1">
        <w:rPr>
          <w:noProof/>
          <w:color w:val="0D0D0D" w:themeColor="text1" w:themeTint="F2"/>
          <w:sz w:val="22"/>
        </w:rPr>
        <w:t>)</w:t>
      </w:r>
      <w:r w:rsidR="00A80552" w:rsidRPr="00A60A57">
        <w:rPr>
          <w:color w:val="0D0D0D" w:themeColor="text1" w:themeTint="F2"/>
          <w:sz w:val="22"/>
          <w:rPrChange w:id="6460" w:author="tao huang" w:date="2017-09-17T12:05:00Z">
            <w:rPr>
              <w:color w:val="000000" w:themeColor="text1"/>
              <w:szCs w:val="24"/>
            </w:rPr>
          </w:rPrChange>
        </w:rPr>
        <w:fldChar w:fldCharType="end"/>
      </w:r>
      <w:r w:rsidR="00A80552" w:rsidRPr="00A60A57">
        <w:rPr>
          <w:color w:val="0D0D0D" w:themeColor="text1" w:themeTint="F2"/>
          <w:sz w:val="22"/>
          <w:rPrChange w:id="6461" w:author="tao huang" w:date="2017-09-17T12:05:00Z">
            <w:rPr>
              <w:color w:val="000000" w:themeColor="text1"/>
              <w:szCs w:val="24"/>
            </w:rPr>
          </w:rPrChange>
        </w:rPr>
        <w:t xml:space="preserve">. </w:t>
      </w:r>
      <w:r w:rsidR="005E2371" w:rsidRPr="00A60A57">
        <w:rPr>
          <w:color w:val="0D0D0D" w:themeColor="text1" w:themeTint="F2"/>
          <w:sz w:val="22"/>
          <w:rPrChange w:id="6462" w:author="tao huang" w:date="2017-09-17T12:05:00Z">
            <w:rPr>
              <w:color w:val="000000" w:themeColor="text1"/>
              <w:szCs w:val="24"/>
            </w:rPr>
          </w:rPrChange>
        </w:rPr>
        <w:t>For example, we have the following model:</w:t>
      </w:r>
    </w:p>
    <w:p w14:paraId="4B3F671D" w14:textId="77777777" w:rsidR="00D80B9F" w:rsidRPr="00A60A57" w:rsidRDefault="00F65496">
      <w:pPr>
        <w:spacing w:after="0" w:line="360" w:lineRule="auto"/>
        <w:jc w:val="center"/>
        <w:rPr>
          <w:color w:val="0D0D0D" w:themeColor="text1" w:themeTint="F2"/>
          <w:sz w:val="22"/>
          <w:rPrChange w:id="6463" w:author="tao huang" w:date="2017-09-17T12:05:00Z">
            <w:rPr>
              <w:color w:val="000000" w:themeColor="text1"/>
              <w:szCs w:val="24"/>
            </w:rPr>
          </w:rPrChange>
        </w:rPr>
      </w:pPr>
      <m:oMathPara>
        <m:oMath>
          <m:sSub>
            <m:sSubPr>
              <m:ctrlPr>
                <w:rPr>
                  <w:rFonts w:ascii="Cambria Math" w:hAnsi="Cambria Math"/>
                  <w:i/>
                  <w:color w:val="0D0D0D" w:themeColor="text1" w:themeTint="F2"/>
                  <w:sz w:val="22"/>
                  <w:rPrChange w:id="6464" w:author="tao huang" w:date="2017-09-17T12:05:00Z">
                    <w:rPr>
                      <w:rFonts w:ascii="Cambria Math" w:hAnsi="Cambria Math"/>
                      <w:i/>
                      <w:color w:val="385623" w:themeColor="accent6" w:themeShade="80"/>
                      <w:sz w:val="22"/>
                    </w:rPr>
                  </w:rPrChange>
                </w:rPr>
              </m:ctrlPr>
            </m:sSubPr>
            <m:e>
              <m:r>
                <m:rPr>
                  <m:sty m:val="p"/>
                </m:rPr>
                <w:rPr>
                  <w:rFonts w:ascii="Cambria Math" w:hAnsi="Cambria Math"/>
                  <w:color w:val="0D0D0D" w:themeColor="text1" w:themeTint="F2"/>
                  <w:sz w:val="22"/>
                  <w:rPrChange w:id="6465" w:author="tao huang" w:date="2017-09-17T12:05:00Z">
                    <w:rPr>
                      <w:rFonts w:ascii="Cambria Math" w:hAnsi="Cambria Math"/>
                      <w:color w:val="000000" w:themeColor="text1"/>
                      <w:szCs w:val="24"/>
                    </w:rPr>
                  </w:rPrChange>
                </w:rPr>
                <m:t>ln⁡</m:t>
              </m:r>
              <m:r>
                <w:rPr>
                  <w:rFonts w:ascii="Cambria Math" w:hAnsi="Cambria Math"/>
                  <w:color w:val="0D0D0D" w:themeColor="text1" w:themeTint="F2"/>
                  <w:sz w:val="22"/>
                  <w:rPrChange w:id="6466" w:author="tao huang" w:date="2017-09-17T12:05:00Z">
                    <w:rPr>
                      <w:rFonts w:ascii="Cambria Math" w:hAnsi="Cambria Math"/>
                      <w:color w:val="000000" w:themeColor="text1"/>
                      <w:szCs w:val="24"/>
                    </w:rPr>
                  </w:rPrChange>
                </w:rPr>
                <m:t>(y</m:t>
              </m:r>
            </m:e>
            <m:sub>
              <m:r>
                <w:rPr>
                  <w:rFonts w:ascii="Cambria Math" w:hAnsi="Cambria Math"/>
                  <w:color w:val="0D0D0D" w:themeColor="text1" w:themeTint="F2"/>
                  <w:sz w:val="22"/>
                  <w:rPrChange w:id="6467" w:author="tao huang" w:date="2017-09-17T12:05:00Z">
                    <w:rPr>
                      <w:rFonts w:ascii="Cambria Math" w:hAnsi="Cambria Math"/>
                      <w:color w:val="000000" w:themeColor="text1"/>
                      <w:szCs w:val="24"/>
                    </w:rPr>
                  </w:rPrChange>
                </w:rPr>
                <m:t>0,t</m:t>
              </m:r>
            </m:sub>
          </m:sSub>
          <m:r>
            <w:rPr>
              <w:rFonts w:ascii="Cambria Math" w:hAnsi="Cambria Math"/>
              <w:color w:val="0D0D0D" w:themeColor="text1" w:themeTint="F2"/>
              <w:sz w:val="22"/>
              <w:rPrChange w:id="6468" w:author="tao huang" w:date="2017-09-17T12:05:00Z">
                <w:rPr>
                  <w:rFonts w:ascii="Cambria Math" w:hAnsi="Cambria Math"/>
                  <w:color w:val="000000" w:themeColor="text1"/>
                  <w:szCs w:val="24"/>
                </w:rPr>
              </w:rPrChange>
            </w:rPr>
            <m:t>)</m:t>
          </m:r>
          <m:r>
            <w:rPr>
              <w:rFonts w:ascii="Cambria Math" w:hAnsi="Cambria Math"/>
              <w:noProof/>
              <w:color w:val="0D0D0D" w:themeColor="text1" w:themeTint="F2"/>
              <w:sz w:val="22"/>
              <w:rPrChange w:id="6469" w:author="tao huang" w:date="2017-09-17T12:05:00Z">
                <w:rPr>
                  <w:rFonts w:ascii="Cambria Math" w:hAnsi="Cambria Math"/>
                  <w:noProof/>
                  <w:color w:val="000000" w:themeColor="text1"/>
                  <w:szCs w:val="24"/>
                </w:rPr>
              </w:rPrChange>
            </w:rPr>
            <m:t xml:space="preserve">=Xβ+u, subject to </m:t>
          </m:r>
          <m:nary>
            <m:naryPr>
              <m:chr m:val="∑"/>
              <m:limLoc m:val="undOvr"/>
              <m:ctrlPr>
                <w:rPr>
                  <w:rFonts w:ascii="Cambria Math" w:hAnsi="Cambria Math"/>
                  <w:i/>
                  <w:noProof/>
                  <w:color w:val="0D0D0D" w:themeColor="text1" w:themeTint="F2"/>
                  <w:sz w:val="22"/>
                  <w:rPrChange w:id="6470" w:author="tao huang" w:date="2017-09-17T12:05:00Z">
                    <w:rPr>
                      <w:rFonts w:ascii="Cambria Math" w:hAnsi="Cambria Math"/>
                      <w:i/>
                      <w:noProof/>
                      <w:color w:val="385623" w:themeColor="accent6" w:themeShade="80"/>
                      <w:sz w:val="22"/>
                    </w:rPr>
                  </w:rPrChange>
                </w:rPr>
              </m:ctrlPr>
            </m:naryPr>
            <m:sub>
              <m:r>
                <w:rPr>
                  <w:rFonts w:ascii="Cambria Math" w:hAnsi="Cambria Math"/>
                  <w:noProof/>
                  <w:color w:val="0D0D0D" w:themeColor="text1" w:themeTint="F2"/>
                  <w:sz w:val="22"/>
                  <w:rPrChange w:id="6471" w:author="tao huang" w:date="2017-09-17T12:05:00Z">
                    <w:rPr>
                      <w:rFonts w:ascii="Cambria Math" w:hAnsi="Cambria Math"/>
                      <w:noProof/>
                      <w:color w:val="000000" w:themeColor="text1"/>
                      <w:szCs w:val="24"/>
                    </w:rPr>
                  </w:rPrChange>
                </w:rPr>
                <m:t>j=1</m:t>
              </m:r>
            </m:sub>
            <m:sup>
              <m:r>
                <w:rPr>
                  <w:rFonts w:ascii="Cambria Math" w:hAnsi="Cambria Math"/>
                  <w:noProof/>
                  <w:color w:val="0D0D0D" w:themeColor="text1" w:themeTint="F2"/>
                  <w:sz w:val="22"/>
                  <w:rPrChange w:id="6472" w:author="tao huang" w:date="2017-09-17T12:05:00Z">
                    <w:rPr>
                      <w:rFonts w:ascii="Cambria Math" w:hAnsi="Cambria Math"/>
                      <w:noProof/>
                      <w:color w:val="000000" w:themeColor="text1"/>
                      <w:szCs w:val="24"/>
                    </w:rPr>
                  </w:rPrChange>
                </w:rPr>
                <m:t>N</m:t>
              </m:r>
            </m:sup>
            <m:e>
              <m:d>
                <m:dPr>
                  <m:begChr m:val="|"/>
                  <m:endChr m:val="|"/>
                  <m:ctrlPr>
                    <w:rPr>
                      <w:rFonts w:ascii="Cambria Math" w:hAnsi="Cambria Math"/>
                      <w:i/>
                      <w:noProof/>
                      <w:color w:val="0D0D0D" w:themeColor="text1" w:themeTint="F2"/>
                      <w:sz w:val="22"/>
                      <w:rPrChange w:id="6473" w:author="tao huang" w:date="2017-09-17T12:05:00Z">
                        <w:rPr>
                          <w:rFonts w:ascii="Cambria Math" w:hAnsi="Cambria Math"/>
                          <w:i/>
                          <w:noProof/>
                          <w:color w:val="385623" w:themeColor="accent6" w:themeShade="80"/>
                          <w:sz w:val="22"/>
                        </w:rPr>
                      </w:rPrChange>
                    </w:rPr>
                  </m:ctrlPr>
                </m:dPr>
                <m:e>
                  <m:sSub>
                    <m:sSubPr>
                      <m:ctrlPr>
                        <w:rPr>
                          <w:rFonts w:ascii="Cambria Math" w:hAnsi="Cambria Math"/>
                          <w:i/>
                          <w:noProof/>
                          <w:color w:val="0D0D0D" w:themeColor="text1" w:themeTint="F2"/>
                          <w:sz w:val="22"/>
                          <w:rPrChange w:id="6474" w:author="tao huang" w:date="2017-09-17T12:05:00Z">
                            <w:rPr>
                              <w:rFonts w:ascii="Cambria Math" w:hAnsi="Cambria Math"/>
                              <w:i/>
                              <w:noProof/>
                              <w:color w:val="385623" w:themeColor="accent6" w:themeShade="80"/>
                              <w:sz w:val="22"/>
                            </w:rPr>
                          </w:rPrChange>
                        </w:rPr>
                      </m:ctrlPr>
                    </m:sSubPr>
                    <m:e>
                      <m:r>
                        <w:rPr>
                          <w:rFonts w:ascii="Cambria Math" w:hAnsi="Cambria Math"/>
                          <w:noProof/>
                          <w:color w:val="0D0D0D" w:themeColor="text1" w:themeTint="F2"/>
                          <w:sz w:val="22"/>
                          <w:rPrChange w:id="6475" w:author="tao huang" w:date="2017-09-17T12:05:00Z">
                            <w:rPr>
                              <w:rFonts w:ascii="Cambria Math" w:hAnsi="Cambria Math"/>
                              <w:noProof/>
                              <w:color w:val="000000" w:themeColor="text1"/>
                              <w:szCs w:val="24"/>
                            </w:rPr>
                          </w:rPrChange>
                        </w:rPr>
                        <m:t>β</m:t>
                      </m:r>
                    </m:e>
                    <m:sub>
                      <m:r>
                        <w:rPr>
                          <w:rFonts w:ascii="Cambria Math" w:hAnsi="Cambria Math"/>
                          <w:noProof/>
                          <w:color w:val="0D0D0D" w:themeColor="text1" w:themeTint="F2"/>
                          <w:sz w:val="22"/>
                          <w:rPrChange w:id="6476" w:author="tao huang" w:date="2017-09-17T12:05:00Z">
                            <w:rPr>
                              <w:rFonts w:ascii="Cambria Math" w:hAnsi="Cambria Math"/>
                              <w:noProof/>
                              <w:color w:val="000000" w:themeColor="text1"/>
                              <w:szCs w:val="24"/>
                            </w:rPr>
                          </w:rPrChange>
                        </w:rPr>
                        <m:t>j</m:t>
                      </m:r>
                    </m:sub>
                  </m:sSub>
                </m:e>
              </m:d>
              <m:r>
                <w:rPr>
                  <w:rFonts w:ascii="Cambria Math" w:hAnsi="Cambria Math"/>
                  <w:noProof/>
                  <w:color w:val="0D0D0D" w:themeColor="text1" w:themeTint="F2"/>
                  <w:sz w:val="22"/>
                  <w:rPrChange w:id="6477" w:author="tao huang" w:date="2017-09-17T12:05:00Z">
                    <w:rPr>
                      <w:rFonts w:ascii="Cambria Math" w:hAnsi="Cambria Math"/>
                      <w:noProof/>
                      <w:color w:val="000000" w:themeColor="text1"/>
                      <w:szCs w:val="24"/>
                    </w:rPr>
                  </w:rPrChange>
                </w:rPr>
                <m:t>=η</m:t>
              </m:r>
            </m:e>
          </m:nary>
          <m:r>
            <w:rPr>
              <w:rFonts w:ascii="Cambria Math" w:hAnsi="Cambria Math"/>
              <w:color w:val="0D0D0D" w:themeColor="text1" w:themeTint="F2"/>
              <w:sz w:val="22"/>
              <w:rPrChange w:id="6478" w:author="tao huang" w:date="2017-09-17T12:05:00Z">
                <w:rPr>
                  <w:rFonts w:ascii="Cambria Math" w:hAnsi="Cambria Math"/>
                  <w:color w:val="000000" w:themeColor="text1"/>
                  <w:szCs w:val="24"/>
                </w:rPr>
              </w:rPrChange>
            </w:rPr>
            <m:t xml:space="preserve">, </m:t>
          </m:r>
          <m:r>
            <w:rPr>
              <w:rFonts w:ascii="Cambria Math" w:hAnsi="Cambria Math"/>
              <w:noProof/>
              <w:color w:val="0D0D0D" w:themeColor="text1" w:themeTint="F2"/>
              <w:sz w:val="22"/>
              <w:rPrChange w:id="6479" w:author="tao huang" w:date="2017-09-17T12:05:00Z">
                <w:rPr>
                  <w:rFonts w:ascii="Cambria Math" w:hAnsi="Cambria Math"/>
                  <w:noProof/>
                  <w:color w:val="000000" w:themeColor="text1"/>
                  <w:szCs w:val="24"/>
                </w:rPr>
              </w:rPrChange>
            </w:rPr>
            <m:t>η</m:t>
          </m:r>
          <m:r>
            <w:rPr>
              <w:rFonts w:ascii="Cambria Math" w:hAnsi="Cambria Math" w:hint="eastAsia"/>
              <w:noProof/>
              <w:color w:val="0D0D0D" w:themeColor="text1" w:themeTint="F2"/>
              <w:sz w:val="22"/>
              <w:rPrChange w:id="6480" w:author="tao huang" w:date="2017-09-17T12:05:00Z">
                <w:rPr>
                  <w:rFonts w:ascii="Cambria Math" w:hAnsi="Cambria Math" w:hint="eastAsia"/>
                  <w:noProof/>
                  <w:color w:val="000000" w:themeColor="text1"/>
                  <w:szCs w:val="24"/>
                </w:rPr>
              </w:rPrChange>
            </w:rPr>
            <m:t>≤</m:t>
          </m:r>
          <m:sSub>
            <m:sSubPr>
              <m:ctrlPr>
                <w:rPr>
                  <w:rFonts w:ascii="Cambria Math" w:hAnsi="Cambria Math"/>
                  <w:i/>
                  <w:noProof/>
                  <w:color w:val="0D0D0D" w:themeColor="text1" w:themeTint="F2"/>
                  <w:sz w:val="22"/>
                  <w:rPrChange w:id="6481" w:author="tao huang" w:date="2017-09-17T12:05:00Z">
                    <w:rPr>
                      <w:rFonts w:ascii="Cambria Math" w:hAnsi="Cambria Math"/>
                      <w:i/>
                      <w:noProof/>
                      <w:color w:val="385623" w:themeColor="accent6" w:themeShade="80"/>
                      <w:sz w:val="22"/>
                    </w:rPr>
                  </w:rPrChange>
                </w:rPr>
              </m:ctrlPr>
            </m:sSubPr>
            <m:e>
              <m:r>
                <w:rPr>
                  <w:rFonts w:ascii="Cambria Math" w:hAnsi="Cambria Math"/>
                  <w:noProof/>
                  <w:color w:val="0D0D0D" w:themeColor="text1" w:themeTint="F2"/>
                  <w:sz w:val="22"/>
                  <w:rPrChange w:id="6482" w:author="tao huang" w:date="2017-09-17T12:05:00Z">
                    <w:rPr>
                      <w:rFonts w:ascii="Cambria Math" w:hAnsi="Cambria Math"/>
                      <w:noProof/>
                      <w:color w:val="000000" w:themeColor="text1"/>
                      <w:szCs w:val="24"/>
                    </w:rPr>
                  </w:rPrChange>
                </w:rPr>
                <m:t>η</m:t>
              </m:r>
            </m:e>
            <m:sub>
              <m:r>
                <w:rPr>
                  <w:rFonts w:ascii="Cambria Math" w:hAnsi="Cambria Math"/>
                  <w:noProof/>
                  <w:color w:val="0D0D0D" w:themeColor="text1" w:themeTint="F2"/>
                  <w:sz w:val="22"/>
                  <w:rPrChange w:id="6483" w:author="tao huang" w:date="2017-09-17T12:05:00Z">
                    <w:rPr>
                      <w:rFonts w:ascii="Cambria Math" w:hAnsi="Cambria Math"/>
                      <w:noProof/>
                      <w:color w:val="000000" w:themeColor="text1"/>
                      <w:szCs w:val="24"/>
                    </w:rPr>
                  </w:rPrChange>
                </w:rPr>
                <m:t>0</m:t>
              </m:r>
            </m:sub>
          </m:sSub>
        </m:oMath>
      </m:oMathPara>
    </w:p>
    <w:p w14:paraId="5A639CC6" w14:textId="77777777" w:rsidR="00D80B9F" w:rsidRPr="00A60A57" w:rsidRDefault="00D80B9F">
      <w:pPr>
        <w:spacing w:after="0" w:line="360" w:lineRule="auto"/>
        <w:rPr>
          <w:noProof/>
          <w:color w:val="0D0D0D" w:themeColor="text1" w:themeTint="F2"/>
          <w:sz w:val="22"/>
          <w:rPrChange w:id="6484" w:author="tao huang" w:date="2017-09-17T12:05:00Z">
            <w:rPr>
              <w:noProof/>
              <w:color w:val="000000" w:themeColor="text1"/>
              <w:szCs w:val="24"/>
            </w:rPr>
          </w:rPrChange>
        </w:rPr>
      </w:pPr>
      <w:r w:rsidRPr="00A60A57">
        <w:rPr>
          <w:noProof/>
          <w:color w:val="0D0D0D" w:themeColor="text1" w:themeTint="F2"/>
          <w:sz w:val="22"/>
          <w:rPrChange w:id="6485" w:author="tao huang" w:date="2017-09-17T12:05:00Z">
            <w:rPr>
              <w:noProof/>
              <w:color w:val="000000" w:themeColor="text1"/>
              <w:szCs w:val="24"/>
            </w:rPr>
          </w:rPrChange>
        </w:rPr>
        <w:t>where</w:t>
      </w:r>
    </w:p>
    <w:p w14:paraId="3A824CF8" w14:textId="77777777" w:rsidR="00D80B9F" w:rsidRPr="00A60A57" w:rsidRDefault="00D80B9F">
      <w:pPr>
        <w:spacing w:after="0" w:line="360" w:lineRule="auto"/>
        <w:rPr>
          <w:noProof/>
          <w:color w:val="0D0D0D" w:themeColor="text1" w:themeTint="F2"/>
          <w:sz w:val="22"/>
          <w:rPrChange w:id="6486" w:author="tao huang" w:date="2017-09-17T12:05:00Z">
            <w:rPr>
              <w:noProof/>
              <w:color w:val="000000" w:themeColor="text1"/>
              <w:szCs w:val="24"/>
            </w:rPr>
          </w:rPrChange>
        </w:rPr>
      </w:pPr>
      <w:r w:rsidRPr="00A60A57">
        <w:rPr>
          <w:noProof/>
          <w:color w:val="0D0D0D" w:themeColor="text1" w:themeTint="F2"/>
          <w:sz w:val="22"/>
          <w:rPrChange w:id="6487" w:author="tao huang" w:date="2017-09-17T12:05:00Z">
            <w:rPr>
              <w:noProof/>
              <w:color w:val="000000" w:themeColor="text1"/>
              <w:szCs w:val="24"/>
            </w:rPr>
          </w:rPrChange>
        </w:rPr>
        <w:t xml:space="preserve"> </w:t>
      </w:r>
      <m:oMath>
        <m:sSub>
          <m:sSubPr>
            <m:ctrlPr>
              <w:rPr>
                <w:rFonts w:ascii="Cambria Math" w:hAnsi="Cambria Math"/>
                <w:i/>
                <w:color w:val="0D0D0D" w:themeColor="text1" w:themeTint="F2"/>
                <w:sz w:val="22"/>
                <w:rPrChange w:id="6488" w:author="tao huang" w:date="2017-09-17T12:05:00Z">
                  <w:rPr>
                    <w:rFonts w:ascii="Cambria Math" w:hAnsi="Cambria Math"/>
                    <w:i/>
                    <w:color w:val="385623" w:themeColor="accent6" w:themeShade="80"/>
                    <w:sz w:val="22"/>
                  </w:rPr>
                </w:rPrChange>
              </w:rPr>
            </m:ctrlPr>
          </m:sSubPr>
          <m:e>
            <m:r>
              <m:rPr>
                <m:sty m:val="p"/>
              </m:rPr>
              <w:rPr>
                <w:rFonts w:ascii="Cambria Math" w:hAnsi="Cambria Math"/>
                <w:color w:val="0D0D0D" w:themeColor="text1" w:themeTint="F2"/>
                <w:sz w:val="22"/>
                <w:rPrChange w:id="6489" w:author="tao huang" w:date="2017-09-17T12:05:00Z">
                  <w:rPr>
                    <w:rFonts w:ascii="Cambria Math" w:hAnsi="Cambria Math"/>
                    <w:color w:val="000000" w:themeColor="text1"/>
                    <w:szCs w:val="24"/>
                  </w:rPr>
                </w:rPrChange>
              </w:rPr>
              <m:t>ln⁡</m:t>
            </m:r>
            <m:r>
              <w:rPr>
                <w:rFonts w:ascii="Cambria Math" w:hAnsi="Cambria Math"/>
                <w:color w:val="0D0D0D" w:themeColor="text1" w:themeTint="F2"/>
                <w:sz w:val="22"/>
                <w:rPrChange w:id="6490" w:author="tao huang" w:date="2017-09-17T12:05:00Z">
                  <w:rPr>
                    <w:rFonts w:ascii="Cambria Math" w:hAnsi="Cambria Math"/>
                    <w:color w:val="000000" w:themeColor="text1"/>
                    <w:szCs w:val="24"/>
                  </w:rPr>
                </w:rPrChange>
              </w:rPr>
              <m:t>(y</m:t>
            </m:r>
          </m:e>
          <m:sub>
            <m:r>
              <w:rPr>
                <w:rFonts w:ascii="Cambria Math" w:hAnsi="Cambria Math"/>
                <w:color w:val="0D0D0D" w:themeColor="text1" w:themeTint="F2"/>
                <w:sz w:val="22"/>
                <w:rPrChange w:id="6491" w:author="tao huang" w:date="2017-09-17T12:05:00Z">
                  <w:rPr>
                    <w:rFonts w:ascii="Cambria Math" w:hAnsi="Cambria Math"/>
                    <w:color w:val="000000" w:themeColor="text1"/>
                    <w:szCs w:val="24"/>
                  </w:rPr>
                </w:rPrChange>
              </w:rPr>
              <m:t>0,t</m:t>
            </m:r>
          </m:sub>
        </m:sSub>
        <m:r>
          <w:rPr>
            <w:rFonts w:ascii="Cambria Math" w:hAnsi="Cambria Math"/>
            <w:color w:val="0D0D0D" w:themeColor="text1" w:themeTint="F2"/>
            <w:sz w:val="22"/>
            <w:rPrChange w:id="6492" w:author="tao huang" w:date="2017-09-17T12:05:00Z">
              <w:rPr>
                <w:rFonts w:ascii="Cambria Math" w:hAnsi="Cambria Math"/>
                <w:color w:val="000000" w:themeColor="text1"/>
                <w:szCs w:val="24"/>
              </w:rPr>
            </w:rPrChange>
          </w:rPr>
          <m:t>)</m:t>
        </m:r>
      </m:oMath>
      <w:r w:rsidR="005C69EC" w:rsidRPr="00A60A57">
        <w:rPr>
          <w:noProof/>
          <w:color w:val="0D0D0D" w:themeColor="text1" w:themeTint="F2"/>
          <w:sz w:val="22"/>
          <w:rPrChange w:id="6493" w:author="tao huang" w:date="2017-09-17T12:05:00Z">
            <w:rPr>
              <w:noProof/>
              <w:color w:val="000000" w:themeColor="text1"/>
              <w:szCs w:val="24"/>
            </w:rPr>
          </w:rPrChange>
        </w:rPr>
        <w:t xml:space="preserve"> represents log product sales of the focal product at week</w:t>
      </w:r>
      <w:r w:rsidR="005C69EC" w:rsidRPr="00A60A57">
        <w:rPr>
          <w:i/>
          <w:noProof/>
          <w:color w:val="0D0D0D" w:themeColor="text1" w:themeTint="F2"/>
          <w:sz w:val="22"/>
          <w:rPrChange w:id="6494" w:author="tao huang" w:date="2017-09-17T12:05:00Z">
            <w:rPr>
              <w:i/>
              <w:noProof/>
              <w:color w:val="000000" w:themeColor="text1"/>
              <w:szCs w:val="24"/>
            </w:rPr>
          </w:rPrChange>
        </w:rPr>
        <w:t xml:space="preserve"> t</w:t>
      </w:r>
      <w:r w:rsidRPr="00A60A57">
        <w:rPr>
          <w:noProof/>
          <w:color w:val="0D0D0D" w:themeColor="text1" w:themeTint="F2"/>
          <w:sz w:val="22"/>
          <w:rPrChange w:id="6495" w:author="tao huang" w:date="2017-09-17T12:05:00Z">
            <w:rPr>
              <w:noProof/>
              <w:color w:val="000000" w:themeColor="text1"/>
              <w:szCs w:val="24"/>
            </w:rPr>
          </w:rPrChange>
        </w:rPr>
        <w:br/>
      </w:r>
      <m:oMath>
        <m:r>
          <w:rPr>
            <w:rFonts w:ascii="Cambria Math" w:hAnsi="Cambria Math"/>
            <w:noProof/>
            <w:color w:val="0D0D0D" w:themeColor="text1" w:themeTint="F2"/>
            <w:sz w:val="22"/>
            <w:rPrChange w:id="6496" w:author="tao huang" w:date="2017-09-17T12:05:00Z">
              <w:rPr>
                <w:rFonts w:ascii="Cambria Math" w:hAnsi="Cambria Math"/>
                <w:noProof/>
                <w:color w:val="000000" w:themeColor="text1"/>
                <w:szCs w:val="24"/>
              </w:rPr>
            </w:rPrChange>
          </w:rPr>
          <m:t>X</m:t>
        </m:r>
      </m:oMath>
      <w:r w:rsidRPr="00A60A57">
        <w:rPr>
          <w:noProof/>
          <w:color w:val="0D0D0D" w:themeColor="text1" w:themeTint="F2"/>
          <w:sz w:val="22"/>
          <w:rPrChange w:id="6497" w:author="tao huang" w:date="2017-09-17T12:05:00Z">
            <w:rPr>
              <w:noProof/>
              <w:color w:val="000000" w:themeColor="text1"/>
              <w:szCs w:val="24"/>
            </w:rPr>
          </w:rPrChange>
        </w:rPr>
        <w:t xml:space="preserve"> represents </w:t>
      </w:r>
      <w:r w:rsidR="00AF1378" w:rsidRPr="00A60A57">
        <w:rPr>
          <w:noProof/>
          <w:color w:val="0D0D0D" w:themeColor="text1" w:themeTint="F2"/>
          <w:sz w:val="22"/>
          <w:rPrChange w:id="6498" w:author="tao huang" w:date="2017-09-17T12:05:00Z">
            <w:rPr>
              <w:noProof/>
              <w:color w:val="000000" w:themeColor="text1"/>
              <w:szCs w:val="24"/>
            </w:rPr>
          </w:rPrChange>
        </w:rPr>
        <w:t xml:space="preserve">the </w:t>
      </w:r>
      <w:r w:rsidR="003069F6" w:rsidRPr="00A60A57">
        <w:rPr>
          <w:noProof/>
          <w:color w:val="0D0D0D" w:themeColor="text1" w:themeTint="F2"/>
          <w:sz w:val="22"/>
          <w:rPrChange w:id="6499" w:author="tao huang" w:date="2017-09-17T12:05:00Z">
            <w:rPr>
              <w:noProof/>
              <w:color w:val="000000" w:themeColor="text1"/>
              <w:szCs w:val="24"/>
            </w:rPr>
          </w:rPrChange>
        </w:rPr>
        <w:t xml:space="preserve">matrix for the </w:t>
      </w:r>
      <w:r w:rsidR="00784099" w:rsidRPr="00A60A57">
        <w:rPr>
          <w:noProof/>
          <w:color w:val="0D0D0D" w:themeColor="text1" w:themeTint="F2"/>
          <w:sz w:val="22"/>
          <w:rPrChange w:id="6500" w:author="tao huang" w:date="2017-09-17T12:05:00Z">
            <w:rPr>
              <w:noProof/>
              <w:color w:val="000000" w:themeColor="text1"/>
              <w:szCs w:val="24"/>
            </w:rPr>
          </w:rPrChange>
        </w:rPr>
        <w:t xml:space="preserve">explanatory variables including </w:t>
      </w:r>
      <w:r w:rsidR="003069F6" w:rsidRPr="00A60A57">
        <w:rPr>
          <w:noProof/>
          <w:color w:val="0D0D0D" w:themeColor="text1" w:themeTint="F2"/>
          <w:sz w:val="22"/>
          <w:rPrChange w:id="6501" w:author="tao huang" w:date="2017-09-17T12:05:00Z">
            <w:rPr>
              <w:noProof/>
              <w:color w:val="000000" w:themeColor="text1"/>
              <w:szCs w:val="24"/>
            </w:rPr>
          </w:rPrChange>
        </w:rPr>
        <w:t xml:space="preserve">the </w:t>
      </w:r>
      <w:r w:rsidR="00784099" w:rsidRPr="00A60A57">
        <w:rPr>
          <w:noProof/>
          <w:color w:val="0D0D0D" w:themeColor="text1" w:themeTint="F2"/>
          <w:sz w:val="22"/>
          <w:rPrChange w:id="6502" w:author="tao huang" w:date="2017-09-17T12:05:00Z">
            <w:rPr>
              <w:noProof/>
              <w:color w:val="000000" w:themeColor="text1"/>
              <w:szCs w:val="24"/>
            </w:rPr>
          </w:rPrChange>
        </w:rPr>
        <w:t>product price, feature, and display</w:t>
      </w:r>
      <w:r w:rsidR="003069F6" w:rsidRPr="00A60A57">
        <w:rPr>
          <w:noProof/>
          <w:color w:val="0D0D0D" w:themeColor="text1" w:themeTint="F2"/>
          <w:sz w:val="22"/>
          <w:rPrChange w:id="6503" w:author="tao huang" w:date="2017-09-17T12:05:00Z">
            <w:rPr>
              <w:noProof/>
              <w:color w:val="000000" w:themeColor="text1"/>
              <w:szCs w:val="24"/>
            </w:rPr>
          </w:rPrChange>
        </w:rPr>
        <w:t xml:space="preserve"> of all the product</w:t>
      </w:r>
      <w:r w:rsidR="006C1A8C" w:rsidRPr="00A60A57">
        <w:rPr>
          <w:noProof/>
          <w:color w:val="0D0D0D" w:themeColor="text1" w:themeTint="F2"/>
          <w:sz w:val="22"/>
          <w:rPrChange w:id="6504" w:author="tao huang" w:date="2017-09-17T12:05:00Z">
            <w:rPr>
              <w:noProof/>
              <w:color w:val="000000" w:themeColor="text1"/>
              <w:szCs w:val="24"/>
            </w:rPr>
          </w:rPrChange>
        </w:rPr>
        <w:t>s</w:t>
      </w:r>
      <w:r w:rsidR="003069F6" w:rsidRPr="00A60A57">
        <w:rPr>
          <w:noProof/>
          <w:color w:val="0D0D0D" w:themeColor="text1" w:themeTint="F2"/>
          <w:sz w:val="22"/>
          <w:rPrChange w:id="6505" w:author="tao huang" w:date="2017-09-17T12:05:00Z">
            <w:rPr>
              <w:noProof/>
              <w:color w:val="000000" w:themeColor="text1"/>
              <w:szCs w:val="24"/>
            </w:rPr>
          </w:rPrChange>
        </w:rPr>
        <w:t xml:space="preserve"> in the same product category</w:t>
      </w:r>
    </w:p>
    <w:p w14:paraId="33CF954B" w14:textId="24397FD4" w:rsidR="00D80B9F" w:rsidRPr="00A60A57" w:rsidRDefault="00D80B9F">
      <w:pPr>
        <w:spacing w:after="0" w:line="360" w:lineRule="auto"/>
        <w:rPr>
          <w:noProof/>
          <w:color w:val="0D0D0D" w:themeColor="text1" w:themeTint="F2"/>
          <w:sz w:val="22"/>
          <w:rPrChange w:id="6506" w:author="tao huang" w:date="2017-09-17T12:05:00Z">
            <w:rPr>
              <w:noProof/>
              <w:color w:val="000000" w:themeColor="text1"/>
              <w:szCs w:val="24"/>
            </w:rPr>
          </w:rPrChange>
        </w:rPr>
      </w:pPr>
      <w:r w:rsidRPr="00A60A57">
        <w:rPr>
          <w:i/>
          <w:noProof/>
          <w:color w:val="0D0D0D" w:themeColor="text1" w:themeTint="F2"/>
          <w:sz w:val="22"/>
          <w:rPrChange w:id="6507" w:author="tao huang" w:date="2017-09-17T12:05:00Z">
            <w:rPr>
              <w:i/>
              <w:noProof/>
              <w:color w:val="000000" w:themeColor="text1"/>
              <w:szCs w:val="24"/>
            </w:rPr>
          </w:rPrChange>
        </w:rPr>
        <w:t>u</w:t>
      </w:r>
      <w:r w:rsidRPr="00A60A57">
        <w:rPr>
          <w:noProof/>
          <w:color w:val="0D0D0D" w:themeColor="text1" w:themeTint="F2"/>
          <w:sz w:val="22"/>
          <w:rPrChange w:id="6508" w:author="tao huang" w:date="2017-09-17T12:05:00Z">
            <w:rPr>
              <w:noProof/>
              <w:color w:val="000000" w:themeColor="text1"/>
              <w:szCs w:val="24"/>
            </w:rPr>
          </w:rPrChange>
        </w:rPr>
        <w:t xml:space="preserve"> </w:t>
      </w:r>
      <w:r w:rsidR="006C1A8C" w:rsidRPr="000A110D">
        <w:rPr>
          <w:noProof/>
          <w:color w:val="0D0D0D" w:themeColor="text1" w:themeTint="F2"/>
          <w:sz w:val="22"/>
          <w:rPrChange w:id="6509" w:author="tao huang" w:date="2017-09-17T12:16:00Z">
            <w:rPr>
              <w:noProof/>
              <w:color w:val="000000" w:themeColor="text1"/>
              <w:szCs w:val="24"/>
            </w:rPr>
          </w:rPrChange>
        </w:rPr>
        <w:t>represe</w:t>
      </w:r>
      <w:ins w:id="6510" w:author="tao huang" w:date="2017-09-17T12:16:00Z">
        <w:r w:rsidR="000A110D">
          <w:rPr>
            <w:noProof/>
            <w:color w:val="0D0D0D" w:themeColor="text1" w:themeTint="F2"/>
            <w:sz w:val="22"/>
          </w:rPr>
          <w:t>nts</w:t>
        </w:r>
      </w:ins>
      <w:del w:id="6511" w:author="tao huang" w:date="2017-09-17T12:16:00Z">
        <w:r w:rsidR="006C1A8C" w:rsidRPr="000A110D" w:rsidDel="000A110D">
          <w:rPr>
            <w:noProof/>
            <w:color w:val="0D0D0D" w:themeColor="text1" w:themeTint="F2"/>
            <w:sz w:val="22"/>
            <w:rPrChange w:id="6512" w:author="tao huang" w:date="2017-09-17T12:16:00Z">
              <w:rPr>
                <w:noProof/>
                <w:color w:val="000000" w:themeColor="text1"/>
                <w:szCs w:val="24"/>
              </w:rPr>
            </w:rPrChange>
          </w:rPr>
          <w:delText>snt</w:delText>
        </w:r>
      </w:del>
      <w:r w:rsidRPr="00A60A57">
        <w:rPr>
          <w:noProof/>
          <w:color w:val="0D0D0D" w:themeColor="text1" w:themeTint="F2"/>
          <w:sz w:val="22"/>
          <w:rPrChange w:id="6513" w:author="tao huang" w:date="2017-09-17T12:05:00Z">
            <w:rPr>
              <w:noProof/>
              <w:color w:val="000000" w:themeColor="text1"/>
              <w:szCs w:val="24"/>
            </w:rPr>
          </w:rPrChange>
        </w:rPr>
        <w:t xml:space="preserve"> the identically distributed error</w:t>
      </w:r>
      <w:r w:rsidR="006C1A8C" w:rsidRPr="00A60A57">
        <w:rPr>
          <w:noProof/>
          <w:color w:val="0D0D0D" w:themeColor="text1" w:themeTint="F2"/>
          <w:sz w:val="22"/>
          <w:rPrChange w:id="6514" w:author="tao huang" w:date="2017-09-17T12:05:00Z">
            <w:rPr>
              <w:noProof/>
              <w:color w:val="000000" w:themeColor="text1"/>
              <w:szCs w:val="24"/>
            </w:rPr>
          </w:rPrChange>
        </w:rPr>
        <w:t xml:space="preserve"> term</w:t>
      </w:r>
    </w:p>
    <w:p w14:paraId="3D9F37DC" w14:textId="77777777" w:rsidR="00D80B9F" w:rsidRPr="00A60A57" w:rsidRDefault="00D80B9F">
      <w:pPr>
        <w:spacing w:after="0" w:line="360" w:lineRule="auto"/>
        <w:rPr>
          <w:noProof/>
          <w:color w:val="0D0D0D" w:themeColor="text1" w:themeTint="F2"/>
          <w:sz w:val="22"/>
          <w:rPrChange w:id="6515" w:author="tao huang" w:date="2017-09-17T12:05:00Z">
            <w:rPr>
              <w:noProof/>
              <w:color w:val="000000" w:themeColor="text1"/>
              <w:szCs w:val="24"/>
            </w:rPr>
          </w:rPrChange>
        </w:rPr>
      </w:pPr>
      <m:oMath>
        <m:r>
          <w:rPr>
            <w:rFonts w:ascii="Cambria Math" w:hAnsi="Cambria Math"/>
            <w:noProof/>
            <w:color w:val="0D0D0D" w:themeColor="text1" w:themeTint="F2"/>
            <w:sz w:val="22"/>
            <w:rPrChange w:id="6516" w:author="tao huang" w:date="2017-09-17T12:05:00Z">
              <w:rPr>
                <w:rFonts w:ascii="Cambria Math" w:hAnsi="Cambria Math"/>
                <w:noProof/>
                <w:color w:val="000000" w:themeColor="text1"/>
                <w:szCs w:val="24"/>
              </w:rPr>
            </w:rPrChange>
          </w:rPr>
          <m:t>β</m:t>
        </m:r>
      </m:oMath>
      <w:r w:rsidRPr="00A60A57">
        <w:rPr>
          <w:noProof/>
          <w:color w:val="0D0D0D" w:themeColor="text1" w:themeTint="F2"/>
          <w:sz w:val="22"/>
          <w:rPrChange w:id="6517" w:author="tao huang" w:date="2017-09-17T12:05:00Z">
            <w:rPr>
              <w:noProof/>
              <w:color w:val="000000" w:themeColor="text1"/>
              <w:szCs w:val="24"/>
            </w:rPr>
          </w:rPrChange>
        </w:rPr>
        <w:t xml:space="preserve"> is the vector of the parameter coefficients</w:t>
      </w:r>
      <w:r w:rsidRPr="00A60A57">
        <w:rPr>
          <w:noProof/>
          <w:color w:val="0D0D0D" w:themeColor="text1" w:themeTint="F2"/>
          <w:sz w:val="22"/>
          <w:rPrChange w:id="6518" w:author="tao huang" w:date="2017-09-17T12:05:00Z">
            <w:rPr>
              <w:noProof/>
              <w:color w:val="000000" w:themeColor="text1"/>
              <w:szCs w:val="24"/>
            </w:rPr>
          </w:rPrChange>
        </w:rPr>
        <w:br/>
      </w:r>
      <w:r w:rsidRPr="00A60A57">
        <w:rPr>
          <w:i/>
          <w:noProof/>
          <w:color w:val="0D0D0D" w:themeColor="text1" w:themeTint="F2"/>
          <w:sz w:val="22"/>
          <w:rPrChange w:id="6519" w:author="tao huang" w:date="2017-09-17T12:05:00Z">
            <w:rPr>
              <w:i/>
              <w:noProof/>
              <w:color w:val="000000" w:themeColor="text1"/>
              <w:szCs w:val="24"/>
            </w:rPr>
          </w:rPrChange>
        </w:rPr>
        <w:t>N</w:t>
      </w:r>
      <w:r w:rsidRPr="00A60A57">
        <w:rPr>
          <w:noProof/>
          <w:color w:val="0D0D0D" w:themeColor="text1" w:themeTint="F2"/>
          <w:sz w:val="22"/>
          <w:rPrChange w:id="6520" w:author="tao huang" w:date="2017-09-17T12:05:00Z">
            <w:rPr>
              <w:noProof/>
              <w:color w:val="000000" w:themeColor="text1"/>
              <w:szCs w:val="24"/>
            </w:rPr>
          </w:rPrChange>
        </w:rPr>
        <w:t xml:space="preserve"> is the number of parameters</w:t>
      </w:r>
      <w:r w:rsidR="00D74556" w:rsidRPr="00A60A57">
        <w:rPr>
          <w:noProof/>
          <w:color w:val="0D0D0D" w:themeColor="text1" w:themeTint="F2"/>
          <w:sz w:val="22"/>
          <w:rPrChange w:id="6521" w:author="tao huang" w:date="2017-09-17T12:05:00Z">
            <w:rPr>
              <w:noProof/>
              <w:color w:val="000000" w:themeColor="text1"/>
              <w:szCs w:val="24"/>
            </w:rPr>
          </w:rPrChange>
        </w:rPr>
        <w:t xml:space="preserve"> which is the total number of SKUs for the category</w:t>
      </w:r>
      <w:r w:rsidRPr="00A60A57">
        <w:rPr>
          <w:noProof/>
          <w:color w:val="0D0D0D" w:themeColor="text1" w:themeTint="F2"/>
          <w:sz w:val="22"/>
          <w:rPrChange w:id="6522" w:author="tao huang" w:date="2017-09-17T12:05:00Z">
            <w:rPr>
              <w:noProof/>
              <w:color w:val="000000" w:themeColor="text1"/>
              <w:szCs w:val="24"/>
            </w:rPr>
          </w:rPrChange>
        </w:rPr>
        <w:br/>
      </w:r>
      <m:oMath>
        <m:sSub>
          <m:sSubPr>
            <m:ctrlPr>
              <w:rPr>
                <w:rFonts w:ascii="Cambria Math" w:hAnsi="Cambria Math"/>
                <w:i/>
                <w:noProof/>
                <w:color w:val="0D0D0D" w:themeColor="text1" w:themeTint="F2"/>
                <w:sz w:val="22"/>
                <w:rPrChange w:id="6523" w:author="tao huang" w:date="2017-09-17T12:05:00Z">
                  <w:rPr>
                    <w:rFonts w:ascii="Cambria Math" w:hAnsi="Cambria Math"/>
                    <w:i/>
                    <w:noProof/>
                    <w:color w:val="385623" w:themeColor="accent6" w:themeShade="80"/>
                    <w:sz w:val="22"/>
                  </w:rPr>
                </w:rPrChange>
              </w:rPr>
            </m:ctrlPr>
          </m:sSubPr>
          <m:e>
            <m:r>
              <w:rPr>
                <w:rFonts w:ascii="Cambria Math" w:hAnsi="Cambria Math"/>
                <w:noProof/>
                <w:color w:val="0D0D0D" w:themeColor="text1" w:themeTint="F2"/>
                <w:sz w:val="22"/>
                <w:rPrChange w:id="6524" w:author="tao huang" w:date="2017-09-17T12:05:00Z">
                  <w:rPr>
                    <w:rFonts w:ascii="Cambria Math" w:hAnsi="Cambria Math"/>
                    <w:noProof/>
                    <w:color w:val="000000" w:themeColor="text1"/>
                    <w:szCs w:val="24"/>
                  </w:rPr>
                </w:rPrChange>
              </w:rPr>
              <m:t>η</m:t>
            </m:r>
          </m:e>
          <m:sub>
            <m:r>
              <w:rPr>
                <w:rFonts w:ascii="Cambria Math" w:hAnsi="Cambria Math"/>
                <w:noProof/>
                <w:color w:val="0D0D0D" w:themeColor="text1" w:themeTint="F2"/>
                <w:sz w:val="22"/>
                <w:rPrChange w:id="6525" w:author="tao huang" w:date="2017-09-17T12:05:00Z">
                  <w:rPr>
                    <w:rFonts w:ascii="Cambria Math" w:hAnsi="Cambria Math"/>
                    <w:noProof/>
                    <w:color w:val="000000" w:themeColor="text1"/>
                    <w:szCs w:val="24"/>
                  </w:rPr>
                </w:rPrChange>
              </w:rPr>
              <m:t>0</m:t>
            </m:r>
          </m:sub>
        </m:sSub>
      </m:oMath>
      <w:r w:rsidRPr="00A60A57">
        <w:rPr>
          <w:noProof/>
          <w:color w:val="0D0D0D" w:themeColor="text1" w:themeTint="F2"/>
          <w:sz w:val="22"/>
          <w:rPrChange w:id="6526" w:author="tao huang" w:date="2017-09-17T12:05:00Z">
            <w:rPr>
              <w:noProof/>
              <w:color w:val="000000" w:themeColor="text1"/>
              <w:szCs w:val="24"/>
            </w:rPr>
          </w:rPrChange>
        </w:rPr>
        <w:t xml:space="preserve"> is the shrinkage factor</w:t>
      </w:r>
    </w:p>
    <w:p w14:paraId="202ED60E" w14:textId="77777777" w:rsidR="00D80B9F" w:rsidRPr="00A60A57" w:rsidRDefault="00D80B9F">
      <w:pPr>
        <w:spacing w:after="0" w:line="360" w:lineRule="auto"/>
        <w:rPr>
          <w:rFonts w:cs="Times New Roman"/>
          <w:color w:val="0D0D0D" w:themeColor="text1" w:themeTint="F2"/>
          <w:sz w:val="22"/>
          <w:rPrChange w:id="6527" w:author="tao huang" w:date="2017-09-17T12:05:00Z">
            <w:rPr>
              <w:rFonts w:cs="Times New Roman"/>
              <w:color w:val="000000" w:themeColor="text1"/>
              <w:szCs w:val="24"/>
            </w:rPr>
          </w:rPrChange>
        </w:rPr>
      </w:pPr>
      <w:r w:rsidRPr="00A60A57">
        <w:rPr>
          <w:rFonts w:cs="Times New Roman"/>
          <w:color w:val="0D0D0D" w:themeColor="text1" w:themeTint="F2"/>
          <w:sz w:val="22"/>
          <w:rPrChange w:id="6528" w:author="tao huang" w:date="2017-09-17T12:05:00Z">
            <w:rPr>
              <w:rFonts w:cs="Times New Roman"/>
              <w:color w:val="000000" w:themeColor="text1"/>
              <w:szCs w:val="24"/>
            </w:rPr>
          </w:rPrChange>
        </w:rPr>
        <w:lastRenderedPageBreak/>
        <w:t xml:space="preserve"> </w:t>
      </w:r>
    </w:p>
    <w:p w14:paraId="3FD6967A" w14:textId="5EB59F4F" w:rsidR="007D6CB6" w:rsidRPr="00A60A57" w:rsidRDefault="005E2371">
      <w:pPr>
        <w:spacing w:after="0" w:line="360" w:lineRule="auto"/>
        <w:rPr>
          <w:color w:val="0D0D0D" w:themeColor="text1" w:themeTint="F2"/>
          <w:sz w:val="22"/>
          <w:rPrChange w:id="6529" w:author="tao huang" w:date="2017-09-17T12:05:00Z">
            <w:rPr>
              <w:color w:val="000000" w:themeColor="text1"/>
              <w:szCs w:val="24"/>
            </w:rPr>
          </w:rPrChange>
        </w:rPr>
      </w:pPr>
      <w:r w:rsidRPr="00A60A57">
        <w:rPr>
          <w:color w:val="0D0D0D" w:themeColor="text1" w:themeTint="F2"/>
          <w:sz w:val="22"/>
          <w:rPrChange w:id="6530" w:author="tao huang" w:date="2017-09-17T12:05:00Z">
            <w:rPr>
              <w:color w:val="000000" w:themeColor="text1"/>
              <w:szCs w:val="24"/>
            </w:rPr>
          </w:rPrChange>
        </w:rPr>
        <w:t xml:space="preserve">The LASSO </w:t>
      </w:r>
      <w:r w:rsidR="00A80552" w:rsidRPr="00A60A57">
        <w:rPr>
          <w:color w:val="0D0D0D" w:themeColor="text1" w:themeTint="F2"/>
          <w:sz w:val="22"/>
          <w:rPrChange w:id="6531" w:author="tao huang" w:date="2017-09-17T12:05:00Z">
            <w:rPr>
              <w:color w:val="000000" w:themeColor="text1"/>
              <w:szCs w:val="24"/>
            </w:rPr>
          </w:rPrChange>
        </w:rPr>
        <w:t>procedure</w:t>
      </w:r>
      <w:r w:rsidRPr="00A60A57">
        <w:rPr>
          <w:color w:val="0D0D0D" w:themeColor="text1" w:themeTint="F2"/>
          <w:sz w:val="22"/>
          <w:rPrChange w:id="6532" w:author="tao huang" w:date="2017-09-17T12:05:00Z">
            <w:rPr>
              <w:color w:val="000000" w:themeColor="text1"/>
              <w:szCs w:val="24"/>
            </w:rPr>
          </w:rPrChange>
        </w:rPr>
        <w:t xml:space="preserve"> put</w:t>
      </w:r>
      <w:r w:rsidR="00272EA0" w:rsidRPr="00A60A57">
        <w:rPr>
          <w:color w:val="0D0D0D" w:themeColor="text1" w:themeTint="F2"/>
          <w:sz w:val="22"/>
          <w:rPrChange w:id="6533" w:author="tao huang" w:date="2017-09-17T12:05:00Z">
            <w:rPr>
              <w:color w:val="000000" w:themeColor="text1"/>
              <w:szCs w:val="24"/>
            </w:rPr>
          </w:rPrChange>
        </w:rPr>
        <w:t>s</w:t>
      </w:r>
      <w:r w:rsidRPr="00A60A57">
        <w:rPr>
          <w:color w:val="0D0D0D" w:themeColor="text1" w:themeTint="F2"/>
          <w:sz w:val="22"/>
          <w:rPrChange w:id="6534" w:author="tao huang" w:date="2017-09-17T12:05:00Z">
            <w:rPr>
              <w:color w:val="000000" w:themeColor="text1"/>
              <w:szCs w:val="24"/>
            </w:rPr>
          </w:rPrChange>
        </w:rPr>
        <w:t xml:space="preserve"> a constraint to the sum of the absolute values of all the parameter coefficients of the model</w:t>
      </w:r>
      <w:r w:rsidR="000453E2" w:rsidRPr="00A60A57">
        <w:rPr>
          <w:color w:val="0D0D0D" w:themeColor="text1" w:themeTint="F2"/>
          <w:sz w:val="22"/>
          <w:rPrChange w:id="6535" w:author="tao huang" w:date="2017-09-17T12:05:00Z">
            <w:rPr>
              <w:color w:val="000000" w:themeColor="text1"/>
              <w:szCs w:val="24"/>
            </w:rPr>
          </w:rPrChange>
        </w:rPr>
        <w:t xml:space="preserve">. Therefore, </w:t>
      </w:r>
      <w:r w:rsidR="00A80552" w:rsidRPr="00A60A57">
        <w:rPr>
          <w:color w:val="0D0D0D" w:themeColor="text1" w:themeTint="F2"/>
          <w:sz w:val="22"/>
          <w:rPrChange w:id="6536" w:author="tao huang" w:date="2017-09-17T12:05:00Z">
            <w:rPr>
              <w:color w:val="000000" w:themeColor="text1"/>
              <w:szCs w:val="24"/>
            </w:rPr>
          </w:rPrChange>
        </w:rPr>
        <w:t>the selection procedure</w:t>
      </w:r>
      <w:r w:rsidR="000453E2" w:rsidRPr="00A60A57">
        <w:rPr>
          <w:color w:val="0D0D0D" w:themeColor="text1" w:themeTint="F2"/>
          <w:sz w:val="22"/>
          <w:rPrChange w:id="6537" w:author="tao huang" w:date="2017-09-17T12:05:00Z">
            <w:rPr>
              <w:color w:val="000000" w:themeColor="text1"/>
              <w:szCs w:val="24"/>
            </w:rPr>
          </w:rPrChange>
        </w:rPr>
        <w:t xml:space="preserve"> removes </w:t>
      </w:r>
      <w:del w:id="6538" w:author="tao huang" w:date="2017-09-16T11:43:00Z">
        <w:r w:rsidR="000453E2" w:rsidRPr="00A60A57" w:rsidDel="008663FD">
          <w:rPr>
            <w:color w:val="0D0D0D" w:themeColor="text1" w:themeTint="F2"/>
            <w:sz w:val="22"/>
            <w:rPrChange w:id="6539" w:author="tao huang" w:date="2017-09-17T12:05:00Z">
              <w:rPr>
                <w:color w:val="000000" w:themeColor="text1"/>
                <w:szCs w:val="24"/>
              </w:rPr>
            </w:rPrChange>
          </w:rPr>
          <w:delText>some of the</w:delText>
        </w:r>
      </w:del>
      <w:ins w:id="6540" w:author="tao huang" w:date="2017-09-16T11:43:00Z">
        <w:r w:rsidR="008663FD" w:rsidRPr="00A60A57">
          <w:rPr>
            <w:color w:val="0D0D0D" w:themeColor="text1" w:themeTint="F2"/>
            <w:sz w:val="22"/>
            <w:rPrChange w:id="6541" w:author="tao huang" w:date="2017-09-17T12:05:00Z">
              <w:rPr>
                <w:color w:val="000000" w:themeColor="text1"/>
                <w:sz w:val="22"/>
              </w:rPr>
            </w:rPrChange>
          </w:rPr>
          <w:t xml:space="preserve">less </w:t>
        </w:r>
      </w:ins>
      <w:ins w:id="6542" w:author="tao huang" w:date="2017-09-16T11:44:00Z">
        <w:r w:rsidR="008663FD" w:rsidRPr="00A60A57">
          <w:rPr>
            <w:color w:val="0D0D0D" w:themeColor="text1" w:themeTint="F2"/>
            <w:sz w:val="22"/>
            <w:rPrChange w:id="6543" w:author="tao huang" w:date="2017-09-17T12:05:00Z">
              <w:rPr>
                <w:color w:val="000000" w:themeColor="text1"/>
                <w:sz w:val="22"/>
              </w:rPr>
            </w:rPrChange>
          </w:rPr>
          <w:t>relevant</w:t>
        </w:r>
      </w:ins>
      <w:r w:rsidR="000453E2" w:rsidRPr="00A60A57">
        <w:rPr>
          <w:color w:val="0D0D0D" w:themeColor="text1" w:themeTint="F2"/>
          <w:sz w:val="22"/>
          <w:rPrChange w:id="6544" w:author="tao huang" w:date="2017-09-17T12:05:00Z">
            <w:rPr>
              <w:color w:val="000000" w:themeColor="text1"/>
              <w:szCs w:val="24"/>
            </w:rPr>
          </w:rPrChange>
        </w:rPr>
        <w:t xml:space="preserve"> explanatory variables </w:t>
      </w:r>
      <w:r w:rsidR="00A80552" w:rsidRPr="00A60A57">
        <w:rPr>
          <w:color w:val="0D0D0D" w:themeColor="text1" w:themeTint="F2"/>
          <w:sz w:val="22"/>
          <w:rPrChange w:id="6545" w:author="tao huang" w:date="2017-09-17T12:05:00Z">
            <w:rPr>
              <w:color w:val="000000" w:themeColor="text1"/>
              <w:szCs w:val="24"/>
            </w:rPr>
          </w:rPrChange>
        </w:rPr>
        <w:t xml:space="preserve">by pushing </w:t>
      </w:r>
      <w:r w:rsidR="000453E2" w:rsidRPr="00A60A57">
        <w:rPr>
          <w:color w:val="0D0D0D" w:themeColor="text1" w:themeTint="F2"/>
          <w:sz w:val="22"/>
          <w:rPrChange w:id="6546" w:author="tao huang" w:date="2017-09-17T12:05:00Z">
            <w:rPr>
              <w:color w:val="000000" w:themeColor="text1"/>
              <w:szCs w:val="24"/>
            </w:rPr>
          </w:rPrChange>
        </w:rPr>
        <w:t xml:space="preserve">their parameters towards zero. </w:t>
      </w:r>
      <w:ins w:id="6547" w:author="tao huang" w:date="2017-09-17T11:03:00Z">
        <w:r w:rsidR="004A3665" w:rsidRPr="00A60A57">
          <w:rPr>
            <w:color w:val="0D0D0D" w:themeColor="text1" w:themeTint="F2"/>
            <w:sz w:val="22"/>
            <w:rPrChange w:id="6548" w:author="tao huang" w:date="2017-09-17T12:05:00Z">
              <w:rPr>
                <w:color w:val="385623" w:themeColor="accent6" w:themeShade="80"/>
                <w:sz w:val="22"/>
              </w:rPr>
            </w:rPrChange>
          </w:rPr>
          <w:t xml:space="preserve">We control </w:t>
        </w:r>
      </w:ins>
      <w:del w:id="6549" w:author="tao huang" w:date="2017-09-17T11:03:00Z">
        <w:r w:rsidR="007D6CB6" w:rsidRPr="00A60A57" w:rsidDel="004A3665">
          <w:rPr>
            <w:color w:val="0D0D0D" w:themeColor="text1" w:themeTint="F2"/>
            <w:sz w:val="22"/>
            <w:rPrChange w:id="6550" w:author="tao huang" w:date="2017-09-17T12:05:00Z">
              <w:rPr>
                <w:color w:val="000000" w:themeColor="text1"/>
                <w:szCs w:val="24"/>
              </w:rPr>
            </w:rPrChange>
          </w:rPr>
          <w:delText>T</w:delText>
        </w:r>
      </w:del>
      <w:ins w:id="6551" w:author="tao huang" w:date="2017-09-17T11:03:00Z">
        <w:r w:rsidR="004A3665" w:rsidRPr="00A60A57">
          <w:rPr>
            <w:color w:val="0D0D0D" w:themeColor="text1" w:themeTint="F2"/>
            <w:sz w:val="22"/>
            <w:rPrChange w:id="6552" w:author="tao huang" w:date="2017-09-17T12:05:00Z">
              <w:rPr>
                <w:color w:val="385623" w:themeColor="accent6" w:themeShade="80"/>
                <w:sz w:val="22"/>
              </w:rPr>
            </w:rPrChange>
          </w:rPr>
          <w:t>t</w:t>
        </w:r>
      </w:ins>
      <w:r w:rsidR="007D6CB6" w:rsidRPr="00A60A57">
        <w:rPr>
          <w:color w:val="0D0D0D" w:themeColor="text1" w:themeTint="F2"/>
          <w:sz w:val="22"/>
          <w:rPrChange w:id="6553" w:author="tao huang" w:date="2017-09-17T12:05:00Z">
            <w:rPr>
              <w:color w:val="000000" w:themeColor="text1"/>
              <w:szCs w:val="24"/>
            </w:rPr>
          </w:rPrChange>
        </w:rPr>
        <w:t xml:space="preserve">he model simplification process </w:t>
      </w:r>
      <w:del w:id="6554" w:author="tao huang" w:date="2017-09-17T11:03:00Z">
        <w:r w:rsidR="007D6CB6" w:rsidRPr="00A60A57" w:rsidDel="004A3665">
          <w:rPr>
            <w:color w:val="0D0D0D" w:themeColor="text1" w:themeTint="F2"/>
            <w:sz w:val="22"/>
            <w:rPrChange w:id="6555" w:author="tao huang" w:date="2017-09-17T12:05:00Z">
              <w:rPr>
                <w:color w:val="000000" w:themeColor="text1"/>
                <w:szCs w:val="24"/>
              </w:rPr>
            </w:rPrChange>
          </w:rPr>
          <w:delText xml:space="preserve">is controlled by </w:delText>
        </w:r>
      </w:del>
      <w:ins w:id="6556" w:author="tao huang" w:date="2017-09-17T11:03:00Z">
        <w:r w:rsidR="004A3665" w:rsidRPr="00A60A57">
          <w:rPr>
            <w:color w:val="0D0D0D" w:themeColor="text1" w:themeTint="F2"/>
            <w:sz w:val="22"/>
            <w:rPrChange w:id="6557" w:author="tao huang" w:date="2017-09-17T12:05:00Z">
              <w:rPr>
                <w:color w:val="385623" w:themeColor="accent6" w:themeShade="80"/>
                <w:sz w:val="22"/>
              </w:rPr>
            </w:rPrChange>
          </w:rPr>
          <w:t>using the</w:t>
        </w:r>
      </w:ins>
      <w:del w:id="6558" w:author="tao huang" w:date="2017-09-17T11:03:00Z">
        <w:r w:rsidR="007D6CB6" w:rsidRPr="00A60A57" w:rsidDel="004A3665">
          <w:rPr>
            <w:color w:val="0D0D0D" w:themeColor="text1" w:themeTint="F2"/>
            <w:sz w:val="22"/>
            <w:rPrChange w:id="6559" w:author="tao huang" w:date="2017-09-17T12:05:00Z">
              <w:rPr>
                <w:color w:val="000000" w:themeColor="text1"/>
                <w:szCs w:val="24"/>
              </w:rPr>
            </w:rPrChange>
          </w:rPr>
          <w:delText>a</w:delText>
        </w:r>
      </w:del>
      <w:r w:rsidR="007D6CB6" w:rsidRPr="00A60A57">
        <w:rPr>
          <w:color w:val="0D0D0D" w:themeColor="text1" w:themeTint="F2"/>
          <w:sz w:val="22"/>
          <w:rPrChange w:id="6560" w:author="tao huang" w:date="2017-09-17T12:05:00Z">
            <w:rPr>
              <w:color w:val="000000" w:themeColor="text1"/>
              <w:szCs w:val="24"/>
            </w:rPr>
          </w:rPrChange>
        </w:rPr>
        <w:t xml:space="preserve"> </w:t>
      </w:r>
      <w:r w:rsidR="007D6CB6" w:rsidRPr="00A60A57">
        <w:rPr>
          <w:noProof/>
          <w:color w:val="0D0D0D" w:themeColor="text1" w:themeTint="F2"/>
          <w:sz w:val="22"/>
          <w:rPrChange w:id="6561" w:author="tao huang" w:date="2017-09-17T12:05:00Z">
            <w:rPr>
              <w:noProof/>
              <w:color w:val="000000" w:themeColor="text1"/>
              <w:szCs w:val="24"/>
            </w:rPr>
          </w:rPrChange>
        </w:rPr>
        <w:t xml:space="preserve">shrinkage </w:t>
      </w:r>
      <w:r w:rsidR="007D6CB6" w:rsidRPr="00A60A57">
        <w:rPr>
          <w:color w:val="0D0D0D" w:themeColor="text1" w:themeTint="F2"/>
          <w:sz w:val="22"/>
          <w:rPrChange w:id="6562" w:author="tao huang" w:date="2017-09-17T12:05:00Z">
            <w:rPr>
              <w:color w:val="000000" w:themeColor="text1"/>
              <w:szCs w:val="24"/>
            </w:rPr>
          </w:rPrChange>
        </w:rPr>
        <w:t xml:space="preserve">factor </w:t>
      </w:r>
      <w:ins w:id="6563" w:author="tao huang" w:date="2017-09-17T10:59:00Z">
        <w:r w:rsidR="004C7165" w:rsidRPr="00A60A57">
          <w:rPr>
            <w:color w:val="0D0D0D" w:themeColor="text1" w:themeTint="F2"/>
            <w:sz w:val="22"/>
            <w:rPrChange w:id="6564" w:author="tao huang" w:date="2017-09-17T12:05:00Z">
              <w:rPr>
                <w:color w:val="385623" w:themeColor="accent6" w:themeShade="80"/>
                <w:sz w:val="22"/>
              </w:rPr>
            </w:rPrChange>
          </w:rPr>
          <w:t>based on</w:t>
        </w:r>
      </w:ins>
      <w:del w:id="6565" w:author="tao huang" w:date="2017-09-17T10:59:00Z">
        <w:r w:rsidR="007D6CB6" w:rsidRPr="00A60A57" w:rsidDel="004C7165">
          <w:rPr>
            <w:color w:val="0D0D0D" w:themeColor="text1" w:themeTint="F2"/>
            <w:sz w:val="22"/>
            <w:rPrChange w:id="6566" w:author="tao huang" w:date="2017-09-17T12:05:00Z">
              <w:rPr>
                <w:color w:val="000000" w:themeColor="text1"/>
                <w:szCs w:val="24"/>
              </w:rPr>
            </w:rPrChange>
          </w:rPr>
          <w:delText>based on</w:delText>
        </w:r>
      </w:del>
      <w:r w:rsidR="007D6CB6" w:rsidRPr="00A60A57">
        <w:rPr>
          <w:color w:val="0D0D0D" w:themeColor="text1" w:themeTint="F2"/>
          <w:sz w:val="22"/>
          <w:rPrChange w:id="6567" w:author="tao huang" w:date="2017-09-17T12:05:00Z">
            <w:rPr>
              <w:color w:val="000000" w:themeColor="text1"/>
              <w:szCs w:val="24"/>
            </w:rPr>
          </w:rPrChange>
        </w:rPr>
        <w:t xml:space="preserve"> </w:t>
      </w:r>
      <w:commentRangeStart w:id="6568"/>
      <w:commentRangeStart w:id="6569"/>
      <w:r w:rsidR="007D6CB6" w:rsidRPr="00A60A57">
        <w:rPr>
          <w:color w:val="0D0D0D" w:themeColor="text1" w:themeTint="F2"/>
          <w:sz w:val="22"/>
          <w:rPrChange w:id="6570" w:author="tao huang" w:date="2017-09-17T12:05:00Z">
            <w:rPr>
              <w:color w:val="000000" w:themeColor="text1"/>
              <w:szCs w:val="24"/>
            </w:rPr>
          </w:rPrChange>
        </w:rPr>
        <w:t xml:space="preserve">10-fold cross-validation </w:t>
      </w:r>
      <w:commentRangeEnd w:id="6568"/>
      <w:r w:rsidR="00E87A64" w:rsidRPr="00A60A57">
        <w:rPr>
          <w:rStyle w:val="CommentReference"/>
          <w:color w:val="0D0D0D" w:themeColor="text1" w:themeTint="F2"/>
          <w:sz w:val="22"/>
          <w:szCs w:val="22"/>
          <w:rPrChange w:id="6571" w:author="tao huang" w:date="2017-09-17T12:05:00Z">
            <w:rPr>
              <w:rStyle w:val="CommentReference"/>
            </w:rPr>
          </w:rPrChange>
        </w:rPr>
        <w:commentReference w:id="6568"/>
      </w:r>
      <w:commentRangeEnd w:id="6569"/>
      <w:r w:rsidR="004A3665" w:rsidRPr="00A60A57">
        <w:rPr>
          <w:rStyle w:val="CommentReference"/>
          <w:color w:val="0D0D0D" w:themeColor="text1" w:themeTint="F2"/>
          <w:rPrChange w:id="6572" w:author="tao huang" w:date="2017-09-17T12:05:00Z">
            <w:rPr>
              <w:rStyle w:val="CommentReference"/>
            </w:rPr>
          </w:rPrChange>
        </w:rPr>
        <w:commentReference w:id="6569"/>
      </w:r>
      <w:del w:id="6573" w:author="tao huang" w:date="2017-09-16T11:28:00Z">
        <w:r w:rsidR="007D6CB6" w:rsidRPr="00A60A57" w:rsidDel="00B7528B">
          <w:rPr>
            <w:color w:val="0D0D0D" w:themeColor="text1" w:themeTint="F2"/>
            <w:sz w:val="22"/>
            <w:rPrChange w:id="6574" w:author="tao huang" w:date="2017-09-17T12:05:00Z">
              <w:rPr>
                <w:color w:val="000000" w:themeColor="text1"/>
                <w:szCs w:val="24"/>
              </w:rPr>
            </w:rPrChange>
          </w:rPr>
          <w:delText xml:space="preserve">following </w:delText>
        </w:r>
      </w:del>
      <w:ins w:id="6575" w:author="tao huang" w:date="2017-09-16T11:28:00Z">
        <w:r w:rsidR="00B7528B" w:rsidRPr="00A60A57">
          <w:rPr>
            <w:color w:val="0D0D0D" w:themeColor="text1" w:themeTint="F2"/>
            <w:sz w:val="22"/>
            <w:rPrChange w:id="6576" w:author="tao huang" w:date="2017-09-17T12:05:00Z">
              <w:rPr>
                <w:color w:val="000000" w:themeColor="text1"/>
                <w:sz w:val="22"/>
              </w:rPr>
            </w:rPrChange>
          </w:rPr>
          <w:t>(</w:t>
        </w:r>
      </w:ins>
      <w:r w:rsidR="007D6CB6" w:rsidRPr="00A60A57">
        <w:rPr>
          <w:color w:val="0D0D0D" w:themeColor="text1" w:themeTint="F2"/>
          <w:sz w:val="22"/>
          <w:rPrChange w:id="6577" w:author="tao huang" w:date="2017-09-17T12:05:00Z">
            <w:rPr>
              <w:color w:val="000000" w:themeColor="text1"/>
              <w:szCs w:val="24"/>
            </w:rPr>
          </w:rPrChange>
        </w:rPr>
        <w:t>Ma et al.</w:t>
      </w:r>
      <w:ins w:id="6578" w:author="tao huang" w:date="2017-09-16T11:28:00Z">
        <w:r w:rsidR="00B7528B" w:rsidRPr="00A60A57">
          <w:rPr>
            <w:color w:val="0D0D0D" w:themeColor="text1" w:themeTint="F2"/>
            <w:sz w:val="22"/>
            <w:rPrChange w:id="6579" w:author="tao huang" w:date="2017-09-17T12:05:00Z">
              <w:rPr>
                <w:color w:val="000000" w:themeColor="text1"/>
                <w:sz w:val="22"/>
              </w:rPr>
            </w:rPrChange>
          </w:rPr>
          <w:t xml:space="preserve">, </w:t>
        </w:r>
      </w:ins>
      <w:del w:id="6580" w:author="tao huang" w:date="2017-09-16T11:28:00Z">
        <w:r w:rsidR="007D6CB6" w:rsidRPr="00A60A57" w:rsidDel="00B7528B">
          <w:rPr>
            <w:color w:val="0D0D0D" w:themeColor="text1" w:themeTint="F2"/>
            <w:sz w:val="22"/>
            <w:rPrChange w:id="6581" w:author="tao huang" w:date="2017-09-17T12:05:00Z">
              <w:rPr>
                <w:color w:val="000000" w:themeColor="text1"/>
                <w:szCs w:val="24"/>
              </w:rPr>
            </w:rPrChange>
          </w:rPr>
          <w:delText xml:space="preserve"> (</w:delText>
        </w:r>
      </w:del>
      <w:r w:rsidR="007D6CB6" w:rsidRPr="00A60A57">
        <w:rPr>
          <w:color w:val="0D0D0D" w:themeColor="text1" w:themeTint="F2"/>
          <w:sz w:val="22"/>
          <w:rPrChange w:id="6582" w:author="tao huang" w:date="2017-09-17T12:05:00Z">
            <w:rPr>
              <w:color w:val="000000" w:themeColor="text1"/>
              <w:szCs w:val="24"/>
            </w:rPr>
          </w:rPrChange>
        </w:rPr>
        <w:t>2016)</w:t>
      </w:r>
      <w:ins w:id="6583" w:author="tao huang" w:date="2017-09-17T11:07:00Z">
        <w:r w:rsidR="004A3665" w:rsidRPr="00A60A57">
          <w:rPr>
            <w:rStyle w:val="FootnoteReference"/>
            <w:color w:val="0D0D0D" w:themeColor="text1" w:themeTint="F2"/>
            <w:sz w:val="22"/>
            <w:rPrChange w:id="6584" w:author="tao huang" w:date="2017-09-17T12:05:00Z">
              <w:rPr>
                <w:rStyle w:val="FootnoteReference"/>
                <w:color w:val="385623" w:themeColor="accent6" w:themeShade="80"/>
                <w:sz w:val="22"/>
              </w:rPr>
            </w:rPrChange>
          </w:rPr>
          <w:footnoteReference w:id="10"/>
        </w:r>
      </w:ins>
      <w:r w:rsidR="007D6CB6" w:rsidRPr="00A60A57">
        <w:rPr>
          <w:color w:val="0D0D0D" w:themeColor="text1" w:themeTint="F2"/>
          <w:sz w:val="22"/>
          <w:rPrChange w:id="6588" w:author="tao huang" w:date="2017-09-17T12:05:00Z">
            <w:rPr>
              <w:color w:val="000000" w:themeColor="text1"/>
              <w:szCs w:val="24"/>
            </w:rPr>
          </w:rPrChange>
        </w:rPr>
        <w:t xml:space="preserve">. </w:t>
      </w:r>
      <w:ins w:id="6589" w:author="黄韬" w:date="2017-09-11T16:31:00Z">
        <w:del w:id="6590" w:author="tao huang" w:date="2017-09-17T11:08:00Z">
          <w:r w:rsidR="00746FE9" w:rsidRPr="00A60A57" w:rsidDel="004A3665">
            <w:rPr>
              <w:color w:val="0D0D0D" w:themeColor="text1" w:themeTint="F2"/>
              <w:sz w:val="22"/>
              <w:rPrChange w:id="6591" w:author="tao huang" w:date="2017-09-17T12:05:00Z">
                <w:rPr>
                  <w:color w:val="000000" w:themeColor="text1"/>
                  <w:szCs w:val="24"/>
                </w:rPr>
              </w:rPrChange>
            </w:rPr>
            <w:delText>A</w:delText>
          </w:r>
        </w:del>
      </w:ins>
      <w:ins w:id="6592" w:author="tao huang" w:date="2017-09-17T11:11:00Z">
        <w:r w:rsidR="004A3665" w:rsidRPr="00A60A57">
          <w:rPr>
            <w:color w:val="0D0D0D" w:themeColor="text1" w:themeTint="F2"/>
            <w:sz w:val="22"/>
            <w:rPrChange w:id="6593" w:author="tao huang" w:date="2017-09-17T12:05:00Z">
              <w:rPr>
                <w:color w:val="385623" w:themeColor="accent6" w:themeShade="80"/>
                <w:sz w:val="22"/>
              </w:rPr>
            </w:rPrChange>
          </w:rPr>
          <w:t>A</w:t>
        </w:r>
      </w:ins>
      <w:ins w:id="6594" w:author="黄韬" w:date="2017-09-11T16:31:00Z">
        <w:r w:rsidR="00746FE9" w:rsidRPr="00A60A57">
          <w:rPr>
            <w:color w:val="0D0D0D" w:themeColor="text1" w:themeTint="F2"/>
            <w:sz w:val="22"/>
            <w:rPrChange w:id="6595" w:author="tao huang" w:date="2017-09-17T12:05:00Z">
              <w:rPr>
                <w:color w:val="000000" w:themeColor="text1"/>
                <w:szCs w:val="24"/>
              </w:rPr>
            </w:rPrChange>
          </w:rPr>
          <w:t>lternative scheme</w:t>
        </w:r>
      </w:ins>
      <w:ins w:id="6596" w:author="黄韬" w:date="2017-09-11T16:32:00Z">
        <w:r w:rsidR="00746FE9" w:rsidRPr="00A60A57">
          <w:rPr>
            <w:color w:val="0D0D0D" w:themeColor="text1" w:themeTint="F2"/>
            <w:sz w:val="22"/>
            <w:rPrChange w:id="6597" w:author="tao huang" w:date="2017-09-17T12:05:00Z">
              <w:rPr>
                <w:color w:val="000000" w:themeColor="text1"/>
                <w:szCs w:val="24"/>
              </w:rPr>
            </w:rPrChange>
          </w:rPr>
          <w:t>s includ</w:t>
        </w:r>
      </w:ins>
      <w:ins w:id="6598" w:author="tao huang" w:date="2017-09-17T11:08:00Z">
        <w:r w:rsidR="004A3665" w:rsidRPr="00A60A57">
          <w:rPr>
            <w:color w:val="0D0D0D" w:themeColor="text1" w:themeTint="F2"/>
            <w:sz w:val="22"/>
            <w:rPrChange w:id="6599" w:author="tao huang" w:date="2017-09-17T12:05:00Z">
              <w:rPr>
                <w:color w:val="385623" w:themeColor="accent6" w:themeShade="80"/>
                <w:sz w:val="22"/>
              </w:rPr>
            </w:rPrChange>
          </w:rPr>
          <w:t>ing</w:t>
        </w:r>
      </w:ins>
      <w:ins w:id="6600" w:author="黄韬" w:date="2017-09-11T16:32:00Z">
        <w:del w:id="6601" w:author="tao huang" w:date="2017-09-17T11:08:00Z">
          <w:r w:rsidR="00746FE9" w:rsidRPr="00A60A57" w:rsidDel="004A3665">
            <w:rPr>
              <w:color w:val="0D0D0D" w:themeColor="text1" w:themeTint="F2"/>
              <w:sz w:val="22"/>
              <w:rPrChange w:id="6602" w:author="tao huang" w:date="2017-09-17T12:05:00Z">
                <w:rPr>
                  <w:color w:val="000000" w:themeColor="text1"/>
                  <w:szCs w:val="24"/>
                </w:rPr>
              </w:rPrChange>
            </w:rPr>
            <w:delText>e</w:delText>
          </w:r>
        </w:del>
        <w:r w:rsidR="00746FE9" w:rsidRPr="00A60A57">
          <w:rPr>
            <w:color w:val="0D0D0D" w:themeColor="text1" w:themeTint="F2"/>
            <w:sz w:val="22"/>
            <w:rPrChange w:id="6603" w:author="tao huang" w:date="2017-09-17T12:05:00Z">
              <w:rPr>
                <w:color w:val="000000" w:themeColor="text1"/>
                <w:szCs w:val="24"/>
              </w:rPr>
            </w:rPrChange>
          </w:rPr>
          <w:t xml:space="preserve"> information criteria</w:t>
        </w:r>
      </w:ins>
      <w:ins w:id="6604" w:author="tao huang" w:date="2017-09-17T11:11:00Z">
        <w:r w:rsidR="004A3665" w:rsidRPr="00A60A57">
          <w:rPr>
            <w:color w:val="0D0D0D" w:themeColor="text1" w:themeTint="F2"/>
            <w:sz w:val="22"/>
            <w:rPrChange w:id="6605" w:author="tao huang" w:date="2017-09-17T12:05:00Z">
              <w:rPr>
                <w:color w:val="385623" w:themeColor="accent6" w:themeShade="80"/>
                <w:sz w:val="22"/>
              </w:rPr>
            </w:rPrChange>
          </w:rPr>
          <w:t xml:space="preserve"> are also available</w:t>
        </w:r>
      </w:ins>
      <w:ins w:id="6606" w:author="tao huang" w:date="2017-09-17T11:08:00Z">
        <w:r w:rsidR="004A3665" w:rsidRPr="00A60A57">
          <w:rPr>
            <w:color w:val="0D0D0D" w:themeColor="text1" w:themeTint="F2"/>
            <w:sz w:val="22"/>
            <w:rPrChange w:id="6607" w:author="tao huang" w:date="2017-09-17T12:05:00Z">
              <w:rPr>
                <w:color w:val="385623" w:themeColor="accent6" w:themeShade="80"/>
                <w:sz w:val="22"/>
              </w:rPr>
            </w:rPrChange>
          </w:rPr>
          <w:t xml:space="preserve"> </w:t>
        </w:r>
      </w:ins>
      <w:ins w:id="6608" w:author="黄韬" w:date="2017-09-11T16:31:00Z">
        <w:del w:id="6609" w:author="tao huang" w:date="2017-09-17T11:10:00Z">
          <w:r w:rsidR="00746FE9" w:rsidRPr="00A60A57" w:rsidDel="004A3665">
            <w:rPr>
              <w:color w:val="0D0D0D" w:themeColor="text1" w:themeTint="F2"/>
              <w:sz w:val="22"/>
              <w:rPrChange w:id="6610" w:author="tao huang" w:date="2017-09-17T12:05:00Z">
                <w:rPr>
                  <w:color w:val="000000" w:themeColor="text1"/>
                  <w:szCs w:val="24"/>
                </w:rPr>
              </w:rPrChange>
            </w:rPr>
            <w:delText xml:space="preserve"> </w:delText>
          </w:r>
        </w:del>
      </w:ins>
      <w:ins w:id="6611" w:author="黄韬" w:date="2017-09-11T16:32:00Z">
        <w:r w:rsidR="00746FE9" w:rsidRPr="00A60A57">
          <w:rPr>
            <w:color w:val="0D0D0D" w:themeColor="text1" w:themeTint="F2"/>
            <w:sz w:val="22"/>
            <w:rPrChange w:id="6612" w:author="tao huang" w:date="2017-09-17T12:05:00Z">
              <w:rPr>
                <w:color w:val="000000" w:themeColor="text1"/>
                <w:szCs w:val="24"/>
              </w:rPr>
            </w:rPrChange>
          </w:rPr>
          <w:t>(e.g., Huang et al., 2014)</w:t>
        </w:r>
      </w:ins>
      <w:ins w:id="6613" w:author="黄韬" w:date="2017-09-11T16:33:00Z">
        <w:r w:rsidR="00746FE9" w:rsidRPr="00A60A57">
          <w:rPr>
            <w:rStyle w:val="FootnoteReference"/>
            <w:color w:val="0D0D0D" w:themeColor="text1" w:themeTint="F2"/>
            <w:sz w:val="22"/>
            <w:rPrChange w:id="6614" w:author="tao huang" w:date="2017-09-17T12:05:00Z">
              <w:rPr>
                <w:rStyle w:val="FootnoteReference"/>
                <w:color w:val="000000" w:themeColor="text1"/>
                <w:szCs w:val="24"/>
              </w:rPr>
            </w:rPrChange>
          </w:rPr>
          <w:footnoteReference w:id="11"/>
        </w:r>
      </w:ins>
      <w:ins w:id="6617" w:author="黄韬" w:date="2017-09-11T16:32:00Z">
        <w:r w:rsidR="00746FE9" w:rsidRPr="00A60A57">
          <w:rPr>
            <w:color w:val="0D0D0D" w:themeColor="text1" w:themeTint="F2"/>
            <w:sz w:val="22"/>
            <w:rPrChange w:id="6618" w:author="tao huang" w:date="2017-09-17T12:05:00Z">
              <w:rPr>
                <w:color w:val="000000" w:themeColor="text1"/>
                <w:szCs w:val="24"/>
              </w:rPr>
            </w:rPrChange>
          </w:rPr>
          <w:t>.</w:t>
        </w:r>
      </w:ins>
    </w:p>
    <w:p w14:paraId="2657936C" w14:textId="77777777" w:rsidR="007D6CB6" w:rsidRPr="00A60A57" w:rsidDel="00052B1F" w:rsidRDefault="007D6CB6">
      <w:pPr>
        <w:spacing w:after="0" w:line="360" w:lineRule="auto"/>
        <w:rPr>
          <w:del w:id="6619" w:author="Soopramanien, Didier" w:date="2017-09-06T21:26:00Z"/>
          <w:rFonts w:cs="Times New Roman"/>
          <w:color w:val="0D0D0D" w:themeColor="text1" w:themeTint="F2"/>
          <w:sz w:val="22"/>
          <w:rPrChange w:id="6620" w:author="tao huang" w:date="2017-09-17T12:05:00Z">
            <w:rPr>
              <w:del w:id="6621" w:author="Soopramanien, Didier" w:date="2017-09-06T21:26:00Z"/>
              <w:rFonts w:cs="Times New Roman"/>
              <w:color w:val="000000" w:themeColor="text1"/>
              <w:szCs w:val="24"/>
            </w:rPr>
          </w:rPrChange>
        </w:rPr>
      </w:pPr>
    </w:p>
    <w:p w14:paraId="08BF6C8E" w14:textId="77777777" w:rsidR="007D6CB6" w:rsidRPr="00A60A57" w:rsidRDefault="007D6CB6">
      <w:pPr>
        <w:spacing w:after="0" w:line="360" w:lineRule="auto"/>
        <w:rPr>
          <w:rFonts w:cs="Times New Roman"/>
          <w:color w:val="0D0D0D" w:themeColor="text1" w:themeTint="F2"/>
          <w:sz w:val="22"/>
          <w:rPrChange w:id="6622" w:author="tao huang" w:date="2017-09-17T12:05:00Z">
            <w:rPr>
              <w:rFonts w:cs="Times New Roman"/>
              <w:color w:val="000000" w:themeColor="text1"/>
              <w:szCs w:val="24"/>
            </w:rPr>
          </w:rPrChange>
        </w:rPr>
      </w:pPr>
    </w:p>
    <w:p w14:paraId="32B440A7" w14:textId="53FA3FF0" w:rsidR="00CA3798" w:rsidRPr="00A60A57" w:rsidRDefault="00052B1F">
      <w:pPr>
        <w:spacing w:after="0" w:line="360" w:lineRule="auto"/>
        <w:rPr>
          <w:color w:val="0D0D0D" w:themeColor="text1" w:themeTint="F2"/>
          <w:sz w:val="22"/>
          <w:rPrChange w:id="6623" w:author="tao huang" w:date="2017-09-17T12:05:00Z">
            <w:rPr>
              <w:color w:val="000000" w:themeColor="text1"/>
              <w:szCs w:val="24"/>
            </w:rPr>
          </w:rPrChange>
        </w:rPr>
      </w:pPr>
      <w:ins w:id="6624" w:author="Soopramanien, Didier" w:date="2017-09-06T21:26:00Z">
        <w:del w:id="6625" w:author="tao huang" w:date="2017-09-16T11:29:00Z">
          <w:r w:rsidRPr="00A60A57" w:rsidDel="00B006CD">
            <w:rPr>
              <w:rFonts w:cs="Times New Roman"/>
              <w:color w:val="0D0D0D" w:themeColor="text1" w:themeTint="F2"/>
              <w:sz w:val="22"/>
              <w:rPrChange w:id="6626" w:author="tao huang" w:date="2017-09-17T12:05:00Z">
                <w:rPr>
                  <w:rFonts w:cs="Times New Roman"/>
                  <w:color w:val="000000" w:themeColor="text1"/>
                  <w:szCs w:val="24"/>
                </w:rPr>
              </w:rPrChange>
            </w:rPr>
            <w:delText>I</w:delText>
          </w:r>
        </w:del>
      </w:ins>
      <w:del w:id="6627" w:author="tao huang" w:date="2017-09-16T11:29:00Z">
        <w:r w:rsidR="00E53F26" w:rsidRPr="00A60A57" w:rsidDel="00B006CD">
          <w:rPr>
            <w:rFonts w:cs="Times New Roman"/>
            <w:color w:val="0D0D0D" w:themeColor="text1" w:themeTint="F2"/>
            <w:sz w:val="22"/>
            <w:rPrChange w:id="6628" w:author="tao huang" w:date="2017-09-17T12:05:00Z">
              <w:rPr>
                <w:rFonts w:cs="Times New Roman"/>
                <w:color w:val="000000" w:themeColor="text1"/>
                <w:szCs w:val="24"/>
              </w:rPr>
            </w:rPrChange>
          </w:rPr>
          <w:delText>At</w:delText>
        </w:r>
      </w:del>
      <w:ins w:id="6629" w:author="tao huang" w:date="2017-09-16T11:44:00Z">
        <w:r w:rsidR="00B976C8" w:rsidRPr="00A60A57">
          <w:rPr>
            <w:rFonts w:cs="Times New Roman"/>
            <w:color w:val="0D0D0D" w:themeColor="text1" w:themeTint="F2"/>
            <w:sz w:val="22"/>
            <w:rPrChange w:id="6630" w:author="tao huang" w:date="2017-09-17T12:05:00Z">
              <w:rPr>
                <w:rFonts w:cs="Times New Roman"/>
                <w:color w:val="000000" w:themeColor="text1"/>
                <w:sz w:val="22"/>
              </w:rPr>
            </w:rPrChange>
          </w:rPr>
          <w:t>At</w:t>
        </w:r>
      </w:ins>
      <w:r w:rsidR="00E53F26" w:rsidRPr="00A60A57">
        <w:rPr>
          <w:rFonts w:cs="Times New Roman"/>
          <w:color w:val="0D0D0D" w:themeColor="text1" w:themeTint="F2"/>
          <w:sz w:val="22"/>
          <w:rPrChange w:id="6631" w:author="tao huang" w:date="2017-09-17T12:05:00Z">
            <w:rPr>
              <w:rFonts w:cs="Times New Roman"/>
              <w:color w:val="000000" w:themeColor="text1"/>
              <w:szCs w:val="24"/>
            </w:rPr>
          </w:rPrChange>
        </w:rPr>
        <w:t xml:space="preserve"> the second stage, we </w:t>
      </w:r>
      <w:r w:rsidR="008264A4" w:rsidRPr="00A60A57">
        <w:rPr>
          <w:rFonts w:cs="Times New Roman"/>
          <w:color w:val="0D0D0D" w:themeColor="text1" w:themeTint="F2"/>
          <w:sz w:val="22"/>
          <w:rPrChange w:id="6632" w:author="tao huang" w:date="2017-09-17T12:05:00Z">
            <w:rPr>
              <w:rFonts w:cs="Times New Roman"/>
              <w:color w:val="000000" w:themeColor="text1"/>
              <w:szCs w:val="24"/>
            </w:rPr>
          </w:rPrChange>
        </w:rPr>
        <w:t xml:space="preserve">construct </w:t>
      </w:r>
      <w:r w:rsidR="00493E31" w:rsidRPr="00A60A57">
        <w:rPr>
          <w:rFonts w:cs="Times New Roman"/>
          <w:color w:val="0D0D0D" w:themeColor="text1" w:themeTint="F2"/>
          <w:sz w:val="22"/>
          <w:rPrChange w:id="6633" w:author="tao huang" w:date="2017-09-17T12:05:00Z">
            <w:rPr>
              <w:rFonts w:cs="Times New Roman"/>
              <w:color w:val="000000" w:themeColor="text1"/>
              <w:szCs w:val="24"/>
            </w:rPr>
          </w:rPrChange>
        </w:rPr>
        <w:t xml:space="preserve">the </w:t>
      </w:r>
      <w:ins w:id="6634" w:author="tao huang" w:date="2017-09-16T11:29:00Z">
        <w:r w:rsidR="00132642" w:rsidRPr="00A60A57">
          <w:rPr>
            <w:rFonts w:cs="Times New Roman"/>
            <w:color w:val="0D0D0D" w:themeColor="text1" w:themeTint="F2"/>
            <w:sz w:val="22"/>
            <w:rPrChange w:id="6635" w:author="tao huang" w:date="2017-09-17T12:05:00Z">
              <w:rPr>
                <w:rFonts w:cs="Times New Roman"/>
                <w:color w:val="000000" w:themeColor="text1"/>
                <w:sz w:val="22"/>
              </w:rPr>
            </w:rPrChange>
          </w:rPr>
          <w:t xml:space="preserve">General </w:t>
        </w:r>
      </w:ins>
      <w:r w:rsidR="00493E31" w:rsidRPr="00A60A57">
        <w:rPr>
          <w:rFonts w:cs="Times New Roman"/>
          <w:color w:val="0D0D0D" w:themeColor="text1" w:themeTint="F2"/>
          <w:sz w:val="22"/>
          <w:rPrChange w:id="6636" w:author="tao huang" w:date="2017-09-17T12:05:00Z">
            <w:rPr>
              <w:rFonts w:cs="Times New Roman"/>
              <w:color w:val="000000" w:themeColor="text1"/>
              <w:szCs w:val="24"/>
            </w:rPr>
          </w:rPrChange>
        </w:rPr>
        <w:t>A</w:t>
      </w:r>
      <w:r w:rsidR="007E70B4" w:rsidRPr="00A60A57">
        <w:rPr>
          <w:rFonts w:cs="Times New Roman"/>
          <w:color w:val="0D0D0D" w:themeColor="text1" w:themeTint="F2"/>
          <w:sz w:val="22"/>
          <w:rPrChange w:id="6637" w:author="tao huang" w:date="2017-09-17T12:05:00Z">
            <w:rPr>
              <w:rFonts w:cs="Times New Roman"/>
              <w:color w:val="000000" w:themeColor="text1"/>
              <w:szCs w:val="24"/>
            </w:rPr>
          </w:rPrChange>
        </w:rPr>
        <w:t xml:space="preserve">utoregressive </w:t>
      </w:r>
      <w:r w:rsidR="00493E31" w:rsidRPr="00A60A57">
        <w:rPr>
          <w:rFonts w:cs="Times New Roman"/>
          <w:color w:val="0D0D0D" w:themeColor="text1" w:themeTint="F2"/>
          <w:sz w:val="22"/>
          <w:rPrChange w:id="6638" w:author="tao huang" w:date="2017-09-17T12:05:00Z">
            <w:rPr>
              <w:rFonts w:cs="Times New Roman"/>
              <w:color w:val="000000" w:themeColor="text1"/>
              <w:szCs w:val="24"/>
            </w:rPr>
          </w:rPrChange>
        </w:rPr>
        <w:t>D</w:t>
      </w:r>
      <w:r w:rsidR="007E70B4" w:rsidRPr="00A60A57">
        <w:rPr>
          <w:rFonts w:cs="Times New Roman"/>
          <w:color w:val="0D0D0D" w:themeColor="text1" w:themeTint="F2"/>
          <w:sz w:val="22"/>
          <w:rPrChange w:id="6639" w:author="tao huang" w:date="2017-09-17T12:05:00Z">
            <w:rPr>
              <w:rFonts w:cs="Times New Roman"/>
              <w:color w:val="000000" w:themeColor="text1"/>
              <w:szCs w:val="24"/>
            </w:rPr>
          </w:rPrChange>
        </w:rPr>
        <w:t xml:space="preserve">istributive </w:t>
      </w:r>
      <w:r w:rsidR="00493E31" w:rsidRPr="00A60A57">
        <w:rPr>
          <w:rFonts w:cs="Times New Roman"/>
          <w:color w:val="0D0D0D" w:themeColor="text1" w:themeTint="F2"/>
          <w:sz w:val="22"/>
          <w:rPrChange w:id="6640" w:author="tao huang" w:date="2017-09-17T12:05:00Z">
            <w:rPr>
              <w:rFonts w:cs="Times New Roman"/>
              <w:color w:val="000000" w:themeColor="text1"/>
              <w:szCs w:val="24"/>
            </w:rPr>
          </w:rPrChange>
        </w:rPr>
        <w:t>L</w:t>
      </w:r>
      <w:r w:rsidR="007E70B4" w:rsidRPr="00A60A57">
        <w:rPr>
          <w:rFonts w:cs="Times New Roman"/>
          <w:color w:val="0D0D0D" w:themeColor="text1" w:themeTint="F2"/>
          <w:sz w:val="22"/>
          <w:rPrChange w:id="6641" w:author="tao huang" w:date="2017-09-17T12:05:00Z">
            <w:rPr>
              <w:rFonts w:cs="Times New Roman"/>
              <w:color w:val="000000" w:themeColor="text1"/>
              <w:szCs w:val="24"/>
            </w:rPr>
          </w:rPrChange>
        </w:rPr>
        <w:t>ag</w:t>
      </w:r>
      <w:r w:rsidR="00493E31" w:rsidRPr="00A60A57">
        <w:rPr>
          <w:rFonts w:cs="Times New Roman"/>
          <w:color w:val="0D0D0D" w:themeColor="text1" w:themeTint="F2"/>
          <w:sz w:val="22"/>
          <w:rPrChange w:id="6642" w:author="tao huang" w:date="2017-09-17T12:05:00Z">
            <w:rPr>
              <w:rFonts w:cs="Times New Roman"/>
              <w:color w:val="000000" w:themeColor="text1"/>
              <w:szCs w:val="24"/>
            </w:rPr>
          </w:rPrChange>
        </w:rPr>
        <w:t xml:space="preserve"> </w:t>
      </w:r>
      <w:r w:rsidR="007E70B4" w:rsidRPr="00A60A57">
        <w:rPr>
          <w:rFonts w:cs="Times New Roman"/>
          <w:color w:val="0D0D0D" w:themeColor="text1" w:themeTint="F2"/>
          <w:sz w:val="22"/>
          <w:rPrChange w:id="6643" w:author="tao huang" w:date="2017-09-17T12:05:00Z">
            <w:rPr>
              <w:rFonts w:cs="Times New Roman"/>
              <w:color w:val="000000" w:themeColor="text1"/>
              <w:szCs w:val="24"/>
            </w:rPr>
          </w:rPrChange>
        </w:rPr>
        <w:t xml:space="preserve">(ADL) </w:t>
      </w:r>
      <w:r w:rsidR="00493E31" w:rsidRPr="00A60A57">
        <w:rPr>
          <w:rFonts w:cs="Times New Roman"/>
          <w:color w:val="0D0D0D" w:themeColor="text1" w:themeTint="F2"/>
          <w:sz w:val="22"/>
          <w:rPrChange w:id="6644" w:author="tao huang" w:date="2017-09-17T12:05:00Z">
            <w:rPr>
              <w:rFonts w:cs="Times New Roman"/>
              <w:color w:val="000000" w:themeColor="text1"/>
              <w:szCs w:val="24"/>
            </w:rPr>
          </w:rPrChange>
        </w:rPr>
        <w:t xml:space="preserve">model </w:t>
      </w:r>
      <w:r w:rsidR="00002559" w:rsidRPr="00A60A57">
        <w:rPr>
          <w:rFonts w:cs="Times New Roman"/>
          <w:color w:val="0D0D0D" w:themeColor="text1" w:themeTint="F2"/>
          <w:sz w:val="22"/>
          <w:rPrChange w:id="6645" w:author="tao huang" w:date="2017-09-17T12:05:00Z">
            <w:rPr>
              <w:rFonts w:cs="Times New Roman"/>
              <w:color w:val="000000" w:themeColor="text1"/>
              <w:szCs w:val="24"/>
            </w:rPr>
          </w:rPrChange>
        </w:rPr>
        <w:t>based on</w:t>
      </w:r>
      <w:r w:rsidR="00493E31" w:rsidRPr="00A60A57">
        <w:rPr>
          <w:rFonts w:cs="Times New Roman"/>
          <w:color w:val="0D0D0D" w:themeColor="text1" w:themeTint="F2"/>
          <w:sz w:val="22"/>
          <w:rPrChange w:id="6646" w:author="tao huang" w:date="2017-09-17T12:05:00Z">
            <w:rPr>
              <w:rFonts w:cs="Times New Roman"/>
              <w:color w:val="000000" w:themeColor="text1"/>
              <w:szCs w:val="24"/>
            </w:rPr>
          </w:rPrChange>
        </w:rPr>
        <w:t xml:space="preserve"> the </w:t>
      </w:r>
      <w:r w:rsidR="00A65737" w:rsidRPr="00A60A57">
        <w:rPr>
          <w:rFonts w:cs="Times New Roman"/>
          <w:color w:val="0D0D0D" w:themeColor="text1" w:themeTint="F2"/>
          <w:sz w:val="22"/>
          <w:rPrChange w:id="6647" w:author="tao huang" w:date="2017-09-17T12:05:00Z">
            <w:rPr>
              <w:rFonts w:cs="Times New Roman"/>
              <w:color w:val="000000" w:themeColor="text1"/>
              <w:szCs w:val="24"/>
            </w:rPr>
          </w:rPrChange>
        </w:rPr>
        <w:t xml:space="preserve">variables </w:t>
      </w:r>
      <w:r w:rsidR="00493E31" w:rsidRPr="00A60A57">
        <w:rPr>
          <w:rFonts w:cs="Times New Roman"/>
          <w:color w:val="0D0D0D" w:themeColor="text1" w:themeTint="F2"/>
          <w:sz w:val="22"/>
          <w:rPrChange w:id="6648" w:author="tao huang" w:date="2017-09-17T12:05:00Z">
            <w:rPr>
              <w:rFonts w:cs="Times New Roman"/>
              <w:color w:val="000000" w:themeColor="text1"/>
              <w:szCs w:val="24"/>
            </w:rPr>
          </w:rPrChange>
        </w:rPr>
        <w:t>retained by the LASSO procedure</w:t>
      </w:r>
      <w:r w:rsidR="00002559" w:rsidRPr="00A60A57">
        <w:rPr>
          <w:rFonts w:cs="Times New Roman"/>
          <w:color w:val="0D0D0D" w:themeColor="text1" w:themeTint="F2"/>
          <w:sz w:val="22"/>
          <w:rPrChange w:id="6649" w:author="tao huang" w:date="2017-09-17T12:05:00Z">
            <w:rPr>
              <w:rFonts w:cs="Times New Roman"/>
              <w:color w:val="000000" w:themeColor="text1"/>
              <w:szCs w:val="24"/>
            </w:rPr>
          </w:rPrChange>
        </w:rPr>
        <w:t xml:space="preserve"> with their dynamic terms</w:t>
      </w:r>
      <w:r w:rsidR="00CA3798" w:rsidRPr="00A60A57">
        <w:rPr>
          <w:rFonts w:cs="Times New Roman"/>
          <w:color w:val="0D0D0D" w:themeColor="text1" w:themeTint="F2"/>
          <w:sz w:val="22"/>
          <w:rPrChange w:id="6650" w:author="tao huang" w:date="2017-09-17T12:05:00Z">
            <w:rPr>
              <w:rFonts w:cs="Times New Roman"/>
              <w:color w:val="000000" w:themeColor="text1"/>
              <w:szCs w:val="24"/>
            </w:rPr>
          </w:rPrChange>
        </w:rPr>
        <w:t xml:space="preserve"> </w:t>
      </w:r>
      <w:del w:id="6651" w:author="tao huang" w:date="2017-09-16T11:29:00Z">
        <w:r w:rsidR="00CA3798" w:rsidRPr="00A60A57" w:rsidDel="00B006CD">
          <w:rPr>
            <w:color w:val="0D0D0D" w:themeColor="text1" w:themeTint="F2"/>
            <w:sz w:val="22"/>
            <w:rPrChange w:id="6652" w:author="tao huang" w:date="2017-09-17T12:05:00Z">
              <w:rPr>
                <w:color w:val="000000" w:themeColor="text1"/>
                <w:szCs w:val="24"/>
              </w:rPr>
            </w:rPrChange>
          </w:rPr>
          <w:delText xml:space="preserve">following Huang et al. </w:delText>
        </w:r>
      </w:del>
      <w:r w:rsidR="00CA3798" w:rsidRPr="00A60A57">
        <w:rPr>
          <w:color w:val="0D0D0D" w:themeColor="text1" w:themeTint="F2"/>
          <w:sz w:val="22"/>
          <w:rPrChange w:id="6653" w:author="tao huang" w:date="2017-09-17T12:05:00Z">
            <w:rPr>
              <w:color w:val="000000" w:themeColor="text1"/>
              <w:szCs w:val="24"/>
            </w:rPr>
          </w:rPrChange>
        </w:rPr>
        <w:t>(</w:t>
      </w:r>
      <w:ins w:id="6654" w:author="tao huang" w:date="2017-09-16T11:29:00Z">
        <w:r w:rsidR="00B006CD" w:rsidRPr="00A60A57">
          <w:rPr>
            <w:color w:val="0D0D0D" w:themeColor="text1" w:themeTint="F2"/>
            <w:sz w:val="22"/>
            <w:rPrChange w:id="6655" w:author="tao huang" w:date="2017-09-17T12:05:00Z">
              <w:rPr>
                <w:color w:val="000000" w:themeColor="text1"/>
                <w:sz w:val="22"/>
              </w:rPr>
            </w:rPrChange>
          </w:rPr>
          <w:t xml:space="preserve">Huang et al., </w:t>
        </w:r>
      </w:ins>
      <w:r w:rsidR="00CA3798" w:rsidRPr="00A60A57">
        <w:rPr>
          <w:color w:val="0D0D0D" w:themeColor="text1" w:themeTint="F2"/>
          <w:sz w:val="22"/>
          <w:rPrChange w:id="6656" w:author="tao huang" w:date="2017-09-17T12:05:00Z">
            <w:rPr>
              <w:color w:val="000000" w:themeColor="text1"/>
              <w:szCs w:val="24"/>
            </w:rPr>
          </w:rPrChange>
        </w:rPr>
        <w:t xml:space="preserve">2014). </w:t>
      </w:r>
      <w:ins w:id="6657" w:author="tao huang" w:date="2017-09-16T11:44:00Z">
        <w:r w:rsidR="00820117" w:rsidRPr="00A60A57">
          <w:rPr>
            <w:color w:val="0D0D0D" w:themeColor="text1" w:themeTint="F2"/>
            <w:sz w:val="22"/>
            <w:rPrChange w:id="6658" w:author="tao huang" w:date="2017-09-17T12:05:00Z">
              <w:rPr>
                <w:color w:val="000000" w:themeColor="text1"/>
                <w:sz w:val="22"/>
              </w:rPr>
            </w:rPrChange>
          </w:rPr>
          <w:t xml:space="preserve">The general ADL model </w:t>
        </w:r>
      </w:ins>
      <w:ins w:id="6659" w:author="tao huang" w:date="2017-09-16T11:45:00Z">
        <w:r w:rsidR="00820117" w:rsidRPr="00A60A57">
          <w:rPr>
            <w:color w:val="0D0D0D" w:themeColor="text1" w:themeTint="F2"/>
            <w:sz w:val="22"/>
            <w:rPrChange w:id="6660" w:author="tao huang" w:date="2017-09-17T12:05:00Z">
              <w:rPr>
                <w:color w:val="000000" w:themeColor="text1"/>
                <w:sz w:val="22"/>
              </w:rPr>
            </w:rPrChange>
          </w:rPr>
          <w:t xml:space="preserve">takes into account the dynamic effect of the (LASSO retained) marketing activities as well as </w:t>
        </w:r>
      </w:ins>
      <w:ins w:id="6661" w:author="tao huang" w:date="2017-09-16T11:46:00Z">
        <w:r w:rsidR="00A04414" w:rsidRPr="00A60A57">
          <w:rPr>
            <w:color w:val="0D0D0D" w:themeColor="text1" w:themeTint="F2"/>
            <w:sz w:val="22"/>
            <w:rPrChange w:id="6662" w:author="tao huang" w:date="2017-09-17T12:05:00Z">
              <w:rPr>
                <w:color w:val="000000" w:themeColor="text1"/>
                <w:sz w:val="22"/>
              </w:rPr>
            </w:rPrChange>
          </w:rPr>
          <w:t xml:space="preserve">potential trend, four-week </w:t>
        </w:r>
        <w:r w:rsidR="00820117" w:rsidRPr="00A60A57">
          <w:rPr>
            <w:color w:val="0D0D0D" w:themeColor="text1" w:themeTint="F2"/>
            <w:sz w:val="22"/>
            <w:rPrChange w:id="6663" w:author="tao huang" w:date="2017-09-17T12:05:00Z">
              <w:rPr>
                <w:color w:val="000000" w:themeColor="text1"/>
                <w:sz w:val="22"/>
              </w:rPr>
            </w:rPrChange>
          </w:rPr>
          <w:t>seasonality</w:t>
        </w:r>
        <w:r w:rsidR="00A04414" w:rsidRPr="00A60A57">
          <w:rPr>
            <w:color w:val="0D0D0D" w:themeColor="text1" w:themeTint="F2"/>
            <w:sz w:val="22"/>
            <w:rPrChange w:id="6664" w:author="tao huang" w:date="2017-09-17T12:05:00Z">
              <w:rPr>
                <w:color w:val="000000" w:themeColor="text1"/>
                <w:sz w:val="22"/>
              </w:rPr>
            </w:rPrChange>
          </w:rPr>
          <w:t>,</w:t>
        </w:r>
        <w:r w:rsidR="00820117" w:rsidRPr="00A60A57">
          <w:rPr>
            <w:color w:val="0D0D0D" w:themeColor="text1" w:themeTint="F2"/>
            <w:sz w:val="22"/>
            <w:rPrChange w:id="6665" w:author="tao huang" w:date="2017-09-17T12:05:00Z">
              <w:rPr>
                <w:color w:val="000000" w:themeColor="text1"/>
                <w:sz w:val="22"/>
              </w:rPr>
            </w:rPrChange>
          </w:rPr>
          <w:t xml:space="preserve"> and calendar events.</w:t>
        </w:r>
      </w:ins>
      <w:ins w:id="6666" w:author="tao huang" w:date="2017-09-16T11:47:00Z">
        <w:r w:rsidR="00A53490" w:rsidRPr="00A60A57">
          <w:rPr>
            <w:color w:val="0D0D0D" w:themeColor="text1" w:themeTint="F2"/>
            <w:sz w:val="22"/>
            <w:rPrChange w:id="6667" w:author="tao huang" w:date="2017-09-17T12:05:00Z">
              <w:rPr>
                <w:color w:val="000000" w:themeColor="text1"/>
                <w:sz w:val="22"/>
              </w:rPr>
            </w:rPrChange>
          </w:rPr>
          <w:t xml:space="preserve"> </w:t>
        </w:r>
      </w:ins>
      <w:del w:id="6668" w:author="tao huang" w:date="2017-09-16T11:30:00Z">
        <w:r w:rsidR="001710FC" w:rsidRPr="00A60A57" w:rsidDel="00132642">
          <w:rPr>
            <w:color w:val="0D0D0D" w:themeColor="text1" w:themeTint="F2"/>
            <w:sz w:val="22"/>
            <w:rPrChange w:id="6669" w:author="tao huang" w:date="2017-09-17T12:05:00Z">
              <w:rPr>
                <w:color w:val="000000" w:themeColor="text1"/>
                <w:szCs w:val="24"/>
              </w:rPr>
            </w:rPrChange>
          </w:rPr>
          <w:delText>For example, w</w:delText>
        </w:r>
        <w:r w:rsidR="00CA3798" w:rsidRPr="00A60A57" w:rsidDel="00132642">
          <w:rPr>
            <w:color w:val="0D0D0D" w:themeColor="text1" w:themeTint="F2"/>
            <w:sz w:val="22"/>
            <w:rPrChange w:id="6670" w:author="tao huang" w:date="2017-09-17T12:05:00Z">
              <w:rPr>
                <w:color w:val="000000" w:themeColor="text1"/>
                <w:szCs w:val="24"/>
              </w:rPr>
            </w:rPrChange>
          </w:rPr>
          <w:delText xml:space="preserve">e have the following </w:delText>
        </w:r>
        <w:r w:rsidR="00CA3798" w:rsidRPr="00A60A57" w:rsidDel="00132642">
          <w:rPr>
            <w:rFonts w:cs="Times New Roman"/>
            <w:color w:val="0D0D0D" w:themeColor="text1" w:themeTint="F2"/>
            <w:sz w:val="22"/>
            <w:rPrChange w:id="6671" w:author="tao huang" w:date="2017-09-17T12:05:00Z">
              <w:rPr>
                <w:rFonts w:cs="Times New Roman"/>
                <w:color w:val="000000" w:themeColor="text1"/>
                <w:szCs w:val="24"/>
              </w:rPr>
            </w:rPrChange>
          </w:rPr>
          <w:delText>model</w:delText>
        </w:r>
      </w:del>
      <w:ins w:id="6672" w:author="tao huang" w:date="2017-09-16T11:30:00Z">
        <w:r w:rsidR="00132642" w:rsidRPr="00A60A57">
          <w:rPr>
            <w:color w:val="0D0D0D" w:themeColor="text1" w:themeTint="F2"/>
            <w:sz w:val="22"/>
            <w:rPrChange w:id="6673" w:author="tao huang" w:date="2017-09-17T12:05:00Z">
              <w:rPr>
                <w:color w:val="000000" w:themeColor="text1"/>
                <w:sz w:val="22"/>
              </w:rPr>
            </w:rPrChange>
          </w:rPr>
          <w:t>The general ADL model can be represented as</w:t>
        </w:r>
      </w:ins>
      <w:r w:rsidR="00CA3798" w:rsidRPr="00A60A57">
        <w:rPr>
          <w:rFonts w:cs="Times New Roman"/>
          <w:color w:val="0D0D0D" w:themeColor="text1" w:themeTint="F2"/>
          <w:sz w:val="22"/>
          <w:rPrChange w:id="6674" w:author="tao huang" w:date="2017-09-17T12:05:00Z">
            <w:rPr>
              <w:rFonts w:cs="Times New Roman"/>
              <w:color w:val="000000" w:themeColor="text1"/>
              <w:szCs w:val="24"/>
            </w:rPr>
          </w:rPrChange>
        </w:rPr>
        <w:t>:</w:t>
      </w:r>
    </w:p>
    <w:p w14:paraId="482121EE" w14:textId="5E2408E0" w:rsidR="00CA3798" w:rsidRPr="00A60A57" w:rsidDel="00132642" w:rsidRDefault="00CA3798">
      <w:pPr>
        <w:spacing w:after="0" w:line="360" w:lineRule="auto"/>
        <w:rPr>
          <w:del w:id="6675" w:author="tao huang" w:date="2017-09-16T11:30:00Z"/>
          <w:color w:val="0D0D0D" w:themeColor="text1" w:themeTint="F2"/>
          <w:sz w:val="22"/>
          <w:rPrChange w:id="6676" w:author="tao huang" w:date="2017-09-17T12:05:00Z">
            <w:rPr>
              <w:del w:id="6677" w:author="tao huang" w:date="2017-09-16T11:30:00Z"/>
              <w:color w:val="000000" w:themeColor="text1"/>
              <w:szCs w:val="24"/>
            </w:rPr>
          </w:rPrChange>
        </w:rPr>
      </w:pPr>
    </w:p>
    <w:p w14:paraId="3A1F8A71" w14:textId="77777777" w:rsidR="00CA3798" w:rsidRPr="00A60A57" w:rsidRDefault="00F65496">
      <w:pPr>
        <w:spacing w:after="0" w:line="360" w:lineRule="auto"/>
        <w:rPr>
          <w:color w:val="0D0D0D" w:themeColor="text1" w:themeTint="F2"/>
          <w:sz w:val="22"/>
          <w:rPrChange w:id="6678" w:author="tao huang" w:date="2017-09-17T12:05:00Z">
            <w:rPr>
              <w:color w:val="000000" w:themeColor="text1"/>
              <w:szCs w:val="24"/>
            </w:rPr>
          </w:rPrChange>
        </w:rPr>
      </w:pPr>
      <m:oMathPara>
        <m:oMath>
          <m:sSub>
            <m:sSubPr>
              <m:ctrlPr>
                <w:rPr>
                  <w:rFonts w:ascii="Cambria Math" w:hAnsi="Cambria Math"/>
                  <w:i/>
                  <w:color w:val="0D0D0D" w:themeColor="text1" w:themeTint="F2"/>
                  <w:sz w:val="22"/>
                  <w:rPrChange w:id="6679" w:author="tao huang" w:date="2017-09-17T12:05:00Z">
                    <w:rPr>
                      <w:rFonts w:ascii="Cambria Math" w:hAnsi="Cambria Math"/>
                      <w:i/>
                      <w:color w:val="385623" w:themeColor="accent6" w:themeShade="80"/>
                      <w:sz w:val="22"/>
                    </w:rPr>
                  </w:rPrChange>
                </w:rPr>
              </m:ctrlPr>
            </m:sSubPr>
            <m:e>
              <m:r>
                <m:rPr>
                  <m:sty m:val="p"/>
                </m:rPr>
                <w:rPr>
                  <w:rFonts w:ascii="Cambria Math" w:hAnsi="Cambria Math"/>
                  <w:color w:val="0D0D0D" w:themeColor="text1" w:themeTint="F2"/>
                  <w:sz w:val="22"/>
                  <w:rPrChange w:id="6680" w:author="tao huang" w:date="2017-09-17T12:05:00Z">
                    <w:rPr>
                      <w:rFonts w:ascii="Cambria Math" w:hAnsi="Cambria Math"/>
                      <w:color w:val="000000" w:themeColor="text1"/>
                      <w:szCs w:val="24"/>
                    </w:rPr>
                  </w:rPrChange>
                </w:rPr>
                <m:t>ln⁡</m:t>
              </m:r>
              <m:r>
                <w:rPr>
                  <w:rFonts w:ascii="Cambria Math" w:hAnsi="Cambria Math"/>
                  <w:color w:val="0D0D0D" w:themeColor="text1" w:themeTint="F2"/>
                  <w:sz w:val="22"/>
                  <w:rPrChange w:id="6681" w:author="tao huang" w:date="2017-09-17T12:05:00Z">
                    <w:rPr>
                      <w:rFonts w:ascii="Cambria Math" w:hAnsi="Cambria Math"/>
                      <w:color w:val="000000" w:themeColor="text1"/>
                      <w:szCs w:val="24"/>
                    </w:rPr>
                  </w:rPrChange>
                </w:rPr>
                <m:t>(y</m:t>
              </m:r>
            </m:e>
            <m:sub>
              <m:r>
                <w:rPr>
                  <w:rFonts w:ascii="Cambria Math" w:hAnsi="Cambria Math"/>
                  <w:color w:val="0D0D0D" w:themeColor="text1" w:themeTint="F2"/>
                  <w:sz w:val="22"/>
                  <w:rPrChange w:id="6682" w:author="tao huang" w:date="2017-09-17T12:05:00Z">
                    <w:rPr>
                      <w:rFonts w:ascii="Cambria Math" w:hAnsi="Cambria Math"/>
                      <w:color w:val="000000" w:themeColor="text1"/>
                      <w:szCs w:val="24"/>
                    </w:rPr>
                  </w:rPrChange>
                </w:rPr>
                <m:t>0,t</m:t>
              </m:r>
            </m:sub>
          </m:sSub>
          <m:r>
            <w:rPr>
              <w:rFonts w:ascii="Cambria Math" w:hAnsi="Cambria Math"/>
              <w:color w:val="0D0D0D" w:themeColor="text1" w:themeTint="F2"/>
              <w:sz w:val="22"/>
              <w:rPrChange w:id="6683" w:author="tao huang" w:date="2017-09-17T12:05:00Z">
                <w:rPr>
                  <w:rFonts w:ascii="Cambria Math" w:hAnsi="Cambria Math"/>
                  <w:color w:val="000000" w:themeColor="text1"/>
                  <w:szCs w:val="24"/>
                </w:rPr>
              </w:rPrChange>
            </w:rPr>
            <m:t>)=intercept+τ*time+</m:t>
          </m:r>
          <m:nary>
            <m:naryPr>
              <m:chr m:val="∑"/>
              <m:limLoc m:val="undOvr"/>
              <m:ctrlPr>
                <w:rPr>
                  <w:rFonts w:ascii="Cambria Math" w:hAnsi="Cambria Math"/>
                  <w:i/>
                  <w:color w:val="0D0D0D" w:themeColor="text1" w:themeTint="F2"/>
                  <w:sz w:val="22"/>
                  <w:rPrChange w:id="6684" w:author="tao huang" w:date="2017-09-17T12:05:00Z">
                    <w:rPr>
                      <w:rFonts w:ascii="Cambria Math" w:hAnsi="Cambria Math"/>
                      <w:i/>
                      <w:color w:val="385623" w:themeColor="accent6" w:themeShade="80"/>
                      <w:sz w:val="22"/>
                    </w:rPr>
                  </w:rPrChange>
                </w:rPr>
              </m:ctrlPr>
            </m:naryPr>
            <m:sub>
              <m:r>
                <w:rPr>
                  <w:rFonts w:ascii="Cambria Math" w:hAnsi="Cambria Math"/>
                  <w:color w:val="0D0D0D" w:themeColor="text1" w:themeTint="F2"/>
                  <w:sz w:val="22"/>
                  <w:rPrChange w:id="6685" w:author="tao huang" w:date="2017-09-17T12:05:00Z">
                    <w:rPr>
                      <w:rFonts w:ascii="Cambria Math" w:hAnsi="Cambria Math"/>
                      <w:color w:val="000000" w:themeColor="text1"/>
                      <w:szCs w:val="24"/>
                    </w:rPr>
                  </w:rPrChange>
                </w:rPr>
                <m:t>j=1</m:t>
              </m:r>
            </m:sub>
            <m:sup>
              <m:r>
                <w:rPr>
                  <w:rFonts w:ascii="Cambria Math" w:hAnsi="Cambria Math"/>
                  <w:color w:val="0D0D0D" w:themeColor="text1" w:themeTint="F2"/>
                  <w:sz w:val="22"/>
                  <w:rPrChange w:id="6686" w:author="tao huang" w:date="2017-09-17T12:05:00Z">
                    <w:rPr>
                      <w:rFonts w:ascii="Cambria Math" w:hAnsi="Cambria Math"/>
                      <w:color w:val="000000" w:themeColor="text1"/>
                      <w:szCs w:val="24"/>
                    </w:rPr>
                  </w:rPrChange>
                </w:rPr>
                <m:t>L</m:t>
              </m:r>
            </m:sup>
            <m:e>
              <m:sSub>
                <m:sSubPr>
                  <m:ctrlPr>
                    <w:rPr>
                      <w:rFonts w:ascii="Cambria Math" w:hAnsi="Cambria Math"/>
                      <w:i/>
                      <w:color w:val="0D0D0D" w:themeColor="text1" w:themeTint="F2"/>
                      <w:sz w:val="22"/>
                      <w:rPrChange w:id="6687"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6688" w:author="tao huang" w:date="2017-09-17T12:05:00Z">
                        <w:rPr>
                          <w:rFonts w:ascii="Cambria Math" w:hAnsi="Cambria Math"/>
                          <w:color w:val="000000" w:themeColor="text1"/>
                          <w:szCs w:val="24"/>
                        </w:rPr>
                      </w:rPrChange>
                    </w:rPr>
                    <m:t>α</m:t>
                  </m:r>
                </m:e>
                <m:sub>
                  <m:r>
                    <w:rPr>
                      <w:rFonts w:ascii="Cambria Math" w:hAnsi="Cambria Math"/>
                      <w:color w:val="0D0D0D" w:themeColor="text1" w:themeTint="F2"/>
                      <w:sz w:val="22"/>
                      <w:rPrChange w:id="6689" w:author="tao huang" w:date="2017-09-17T12:05:00Z">
                        <w:rPr>
                          <w:rFonts w:ascii="Cambria Math" w:hAnsi="Cambria Math"/>
                          <w:color w:val="000000" w:themeColor="text1"/>
                          <w:szCs w:val="24"/>
                        </w:rPr>
                      </w:rPrChange>
                    </w:rPr>
                    <m:t>j</m:t>
                  </m:r>
                </m:sub>
              </m:sSub>
              <m:r>
                <m:rPr>
                  <m:sty m:val="p"/>
                </m:rPr>
                <w:rPr>
                  <w:rFonts w:ascii="Cambria Math" w:hAnsi="Cambria Math"/>
                  <w:color w:val="0D0D0D" w:themeColor="text1" w:themeTint="F2"/>
                  <w:sz w:val="22"/>
                  <w:rPrChange w:id="6690" w:author="tao huang" w:date="2017-09-17T12:05:00Z">
                    <w:rPr>
                      <w:rFonts w:ascii="Cambria Math" w:hAnsi="Cambria Math"/>
                      <w:color w:val="000000" w:themeColor="text1"/>
                      <w:szCs w:val="24"/>
                    </w:rPr>
                  </w:rPrChange>
                </w:rPr>
                <m:t>ln⁡</m:t>
              </m:r>
              <m:r>
                <w:rPr>
                  <w:rFonts w:ascii="Cambria Math" w:hAnsi="Cambria Math"/>
                  <w:color w:val="0D0D0D" w:themeColor="text1" w:themeTint="F2"/>
                  <w:sz w:val="22"/>
                  <w:rPrChange w:id="6691" w:author="tao huang" w:date="2017-09-17T12:05:00Z">
                    <w:rPr>
                      <w:rFonts w:ascii="Cambria Math" w:hAnsi="Cambria Math"/>
                      <w:color w:val="000000" w:themeColor="text1"/>
                      <w:szCs w:val="24"/>
                    </w:rPr>
                  </w:rPrChange>
                </w:rPr>
                <m:t>(</m:t>
              </m:r>
              <m:sSub>
                <m:sSubPr>
                  <m:ctrlPr>
                    <w:rPr>
                      <w:rFonts w:ascii="Cambria Math" w:hAnsi="Cambria Math"/>
                      <w:i/>
                      <w:color w:val="0D0D0D" w:themeColor="text1" w:themeTint="F2"/>
                      <w:sz w:val="22"/>
                      <w:rPrChange w:id="6692"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6693" w:author="tao huang" w:date="2017-09-17T12:05:00Z">
                        <w:rPr>
                          <w:rFonts w:ascii="Cambria Math" w:hAnsi="Cambria Math"/>
                          <w:color w:val="000000" w:themeColor="text1"/>
                          <w:szCs w:val="24"/>
                        </w:rPr>
                      </w:rPrChange>
                    </w:rPr>
                    <m:t>y</m:t>
                  </m:r>
                </m:e>
                <m:sub>
                  <m:r>
                    <w:rPr>
                      <w:rFonts w:ascii="Cambria Math" w:hAnsi="Cambria Math"/>
                      <w:color w:val="0D0D0D" w:themeColor="text1" w:themeTint="F2"/>
                      <w:sz w:val="22"/>
                      <w:rPrChange w:id="6694" w:author="tao huang" w:date="2017-09-17T12:05:00Z">
                        <w:rPr>
                          <w:rFonts w:ascii="Cambria Math" w:hAnsi="Cambria Math"/>
                          <w:color w:val="000000" w:themeColor="text1"/>
                          <w:szCs w:val="24"/>
                        </w:rPr>
                      </w:rPrChange>
                    </w:rPr>
                    <m:t>0, t-j</m:t>
                  </m:r>
                </m:sub>
              </m:sSub>
              <m:r>
                <w:rPr>
                  <w:rFonts w:ascii="Cambria Math" w:hAnsi="Cambria Math"/>
                  <w:color w:val="0D0D0D" w:themeColor="text1" w:themeTint="F2"/>
                  <w:sz w:val="22"/>
                  <w:rPrChange w:id="6695" w:author="tao huang" w:date="2017-09-17T12:05:00Z">
                    <w:rPr>
                      <w:rFonts w:ascii="Cambria Math" w:hAnsi="Cambria Math"/>
                      <w:color w:val="000000" w:themeColor="text1"/>
                      <w:szCs w:val="24"/>
                    </w:rPr>
                  </w:rPrChange>
                </w:rPr>
                <m:t>)</m:t>
              </m:r>
            </m:e>
          </m:nary>
          <m:r>
            <w:rPr>
              <w:rFonts w:ascii="Cambria Math" w:hAnsi="Cambria Math"/>
              <w:color w:val="0D0D0D" w:themeColor="text1" w:themeTint="F2"/>
              <w:sz w:val="22"/>
              <w:rPrChange w:id="6696" w:author="tao huang" w:date="2017-09-17T12:05:00Z">
                <w:rPr>
                  <w:rFonts w:ascii="Cambria Math" w:hAnsi="Cambria Math"/>
                  <w:color w:val="000000" w:themeColor="text1"/>
                  <w:szCs w:val="24"/>
                </w:rPr>
              </w:rPrChange>
            </w:rPr>
            <m:t>+</m:t>
          </m:r>
          <m:nary>
            <m:naryPr>
              <m:chr m:val="∑"/>
              <m:limLoc m:val="undOvr"/>
              <m:ctrlPr>
                <w:rPr>
                  <w:rFonts w:ascii="Cambria Math" w:hAnsi="Cambria Math"/>
                  <w:i/>
                  <w:color w:val="0D0D0D" w:themeColor="text1" w:themeTint="F2"/>
                  <w:sz w:val="22"/>
                  <w:rPrChange w:id="6697" w:author="tao huang" w:date="2017-09-17T12:05:00Z">
                    <w:rPr>
                      <w:rFonts w:ascii="Cambria Math" w:hAnsi="Cambria Math"/>
                      <w:i/>
                      <w:color w:val="385623" w:themeColor="accent6" w:themeShade="80"/>
                      <w:sz w:val="22"/>
                    </w:rPr>
                  </w:rPrChange>
                </w:rPr>
              </m:ctrlPr>
            </m:naryPr>
            <m:sub>
              <m:r>
                <w:rPr>
                  <w:rFonts w:ascii="Cambria Math" w:hAnsi="Cambria Math"/>
                  <w:color w:val="0D0D0D" w:themeColor="text1" w:themeTint="F2"/>
                  <w:sz w:val="22"/>
                  <w:rPrChange w:id="6698" w:author="tao huang" w:date="2017-09-17T12:05:00Z">
                    <w:rPr>
                      <w:rFonts w:ascii="Cambria Math" w:hAnsi="Cambria Math"/>
                      <w:color w:val="000000" w:themeColor="text1"/>
                      <w:szCs w:val="24"/>
                    </w:rPr>
                  </w:rPrChange>
                </w:rPr>
                <m:t>j=0</m:t>
              </m:r>
            </m:sub>
            <m:sup>
              <m:r>
                <w:rPr>
                  <w:rFonts w:ascii="Cambria Math" w:hAnsi="Cambria Math"/>
                  <w:color w:val="0D0D0D" w:themeColor="text1" w:themeTint="F2"/>
                  <w:sz w:val="22"/>
                  <w:rPrChange w:id="6699" w:author="tao huang" w:date="2017-09-17T12:05:00Z">
                    <w:rPr>
                      <w:rFonts w:ascii="Cambria Math" w:hAnsi="Cambria Math"/>
                      <w:color w:val="000000" w:themeColor="text1"/>
                      <w:szCs w:val="24"/>
                    </w:rPr>
                  </w:rPrChange>
                </w:rPr>
                <m:t>L</m:t>
              </m:r>
            </m:sup>
            <m:e>
              <m:sSub>
                <m:sSubPr>
                  <m:ctrlPr>
                    <w:rPr>
                      <w:rFonts w:ascii="Cambria Math" w:hAnsi="Cambria Math"/>
                      <w:i/>
                      <w:color w:val="0D0D0D" w:themeColor="text1" w:themeTint="F2"/>
                      <w:sz w:val="22"/>
                      <w:rPrChange w:id="6700"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6701" w:author="tao huang" w:date="2017-09-17T12:05:00Z">
                        <w:rPr>
                          <w:rFonts w:ascii="Cambria Math" w:hAnsi="Cambria Math"/>
                          <w:color w:val="000000" w:themeColor="text1"/>
                          <w:szCs w:val="24"/>
                        </w:rPr>
                      </w:rPrChange>
                    </w:rPr>
                    <m:t>β</m:t>
                  </m:r>
                </m:e>
                <m:sub>
                  <m:r>
                    <w:rPr>
                      <w:rFonts w:ascii="Cambria Math" w:hAnsi="Cambria Math"/>
                      <w:color w:val="0D0D0D" w:themeColor="text1" w:themeTint="F2"/>
                      <w:sz w:val="22"/>
                      <w:rPrChange w:id="6702" w:author="tao huang" w:date="2017-09-17T12:05:00Z">
                        <w:rPr>
                          <w:rFonts w:ascii="Cambria Math" w:hAnsi="Cambria Math"/>
                          <w:color w:val="000000" w:themeColor="text1"/>
                          <w:szCs w:val="24"/>
                        </w:rPr>
                      </w:rPrChange>
                    </w:rPr>
                    <m:t>0,j</m:t>
                  </m:r>
                </m:sub>
              </m:sSub>
              <m:r>
                <m:rPr>
                  <m:sty m:val="p"/>
                </m:rPr>
                <w:rPr>
                  <w:rFonts w:ascii="Cambria Math" w:hAnsi="Cambria Math"/>
                  <w:color w:val="0D0D0D" w:themeColor="text1" w:themeTint="F2"/>
                  <w:sz w:val="22"/>
                  <w:rPrChange w:id="6703" w:author="tao huang" w:date="2017-09-17T12:05:00Z">
                    <w:rPr>
                      <w:rFonts w:ascii="Cambria Math" w:hAnsi="Cambria Math"/>
                      <w:color w:val="000000" w:themeColor="text1"/>
                      <w:szCs w:val="24"/>
                    </w:rPr>
                  </w:rPrChange>
                </w:rPr>
                <m:t>ln⁡</m:t>
              </m:r>
              <m:r>
                <w:rPr>
                  <w:rFonts w:ascii="Cambria Math" w:hAnsi="Cambria Math"/>
                  <w:color w:val="0D0D0D" w:themeColor="text1" w:themeTint="F2"/>
                  <w:sz w:val="22"/>
                  <w:rPrChange w:id="6704" w:author="tao huang" w:date="2017-09-17T12:05:00Z">
                    <w:rPr>
                      <w:rFonts w:ascii="Cambria Math" w:hAnsi="Cambria Math"/>
                      <w:color w:val="000000" w:themeColor="text1"/>
                      <w:szCs w:val="24"/>
                    </w:rPr>
                  </w:rPrChange>
                </w:rPr>
                <m:t>(</m:t>
              </m:r>
              <m:sSub>
                <m:sSubPr>
                  <m:ctrlPr>
                    <w:rPr>
                      <w:rFonts w:ascii="Cambria Math" w:hAnsi="Cambria Math"/>
                      <w:i/>
                      <w:color w:val="0D0D0D" w:themeColor="text1" w:themeTint="F2"/>
                      <w:sz w:val="22"/>
                      <w:rPrChange w:id="6705"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6706" w:author="tao huang" w:date="2017-09-17T12:05:00Z">
                        <w:rPr>
                          <w:rFonts w:ascii="Cambria Math" w:hAnsi="Cambria Math"/>
                          <w:color w:val="000000" w:themeColor="text1"/>
                          <w:szCs w:val="24"/>
                        </w:rPr>
                      </w:rPrChange>
                    </w:rPr>
                    <m:t>p</m:t>
                  </m:r>
                </m:e>
                <m:sub>
                  <m:r>
                    <w:rPr>
                      <w:rFonts w:ascii="Cambria Math" w:hAnsi="Cambria Math"/>
                      <w:color w:val="0D0D0D" w:themeColor="text1" w:themeTint="F2"/>
                      <w:sz w:val="22"/>
                      <w:rPrChange w:id="6707" w:author="tao huang" w:date="2017-09-17T12:05:00Z">
                        <w:rPr>
                          <w:rFonts w:ascii="Cambria Math" w:hAnsi="Cambria Math"/>
                          <w:color w:val="000000" w:themeColor="text1"/>
                          <w:szCs w:val="24"/>
                        </w:rPr>
                      </w:rPrChange>
                    </w:rPr>
                    <m:t>0,t-j</m:t>
                  </m:r>
                </m:sub>
              </m:sSub>
              <m:r>
                <w:rPr>
                  <w:rFonts w:ascii="Cambria Math" w:hAnsi="Cambria Math"/>
                  <w:color w:val="0D0D0D" w:themeColor="text1" w:themeTint="F2"/>
                  <w:sz w:val="22"/>
                  <w:rPrChange w:id="6708" w:author="tao huang" w:date="2017-09-17T12:05:00Z">
                    <w:rPr>
                      <w:rFonts w:ascii="Cambria Math" w:hAnsi="Cambria Math"/>
                      <w:color w:val="000000" w:themeColor="text1"/>
                      <w:szCs w:val="24"/>
                    </w:rPr>
                  </w:rPrChange>
                </w:rPr>
                <m:t>)</m:t>
              </m:r>
            </m:e>
          </m:nary>
          <m:r>
            <w:rPr>
              <w:rFonts w:ascii="Cambria Math" w:hAnsi="Cambria Math"/>
              <w:color w:val="0D0D0D" w:themeColor="text1" w:themeTint="F2"/>
              <w:sz w:val="22"/>
              <w:rPrChange w:id="6709" w:author="tao huang" w:date="2017-09-17T12:05:00Z">
                <w:rPr>
                  <w:rFonts w:ascii="Cambria Math" w:hAnsi="Cambria Math"/>
                  <w:color w:val="000000" w:themeColor="text1"/>
                  <w:szCs w:val="24"/>
                </w:rPr>
              </w:rPrChange>
            </w:rPr>
            <m:t>+</m:t>
          </m:r>
          <m:nary>
            <m:naryPr>
              <m:chr m:val="∑"/>
              <m:limLoc m:val="undOvr"/>
              <m:ctrlPr>
                <w:rPr>
                  <w:rFonts w:ascii="Cambria Math" w:hAnsi="Cambria Math"/>
                  <w:i/>
                  <w:color w:val="0D0D0D" w:themeColor="text1" w:themeTint="F2"/>
                  <w:sz w:val="22"/>
                  <w:rPrChange w:id="6710" w:author="tao huang" w:date="2017-09-17T12:05:00Z">
                    <w:rPr>
                      <w:rFonts w:ascii="Cambria Math" w:hAnsi="Cambria Math"/>
                      <w:i/>
                      <w:color w:val="385623" w:themeColor="accent6" w:themeShade="80"/>
                      <w:sz w:val="22"/>
                    </w:rPr>
                  </w:rPrChange>
                </w:rPr>
              </m:ctrlPr>
            </m:naryPr>
            <m:sub>
              <m:r>
                <w:rPr>
                  <w:rFonts w:ascii="Cambria Math" w:hAnsi="Cambria Math"/>
                  <w:color w:val="0D0D0D" w:themeColor="text1" w:themeTint="F2"/>
                  <w:sz w:val="22"/>
                  <w:rPrChange w:id="6711" w:author="tao huang" w:date="2017-09-17T12:05:00Z">
                    <w:rPr>
                      <w:rFonts w:ascii="Cambria Math" w:hAnsi="Cambria Math"/>
                      <w:color w:val="000000" w:themeColor="text1"/>
                      <w:szCs w:val="24"/>
                    </w:rPr>
                  </w:rPrChange>
                </w:rPr>
                <m:t>j=0</m:t>
              </m:r>
            </m:sub>
            <m:sup>
              <m:r>
                <w:rPr>
                  <w:rFonts w:ascii="Cambria Math" w:hAnsi="Cambria Math"/>
                  <w:color w:val="0D0D0D" w:themeColor="text1" w:themeTint="F2"/>
                  <w:sz w:val="22"/>
                  <w:rPrChange w:id="6712" w:author="tao huang" w:date="2017-09-17T12:05:00Z">
                    <w:rPr>
                      <w:rFonts w:ascii="Cambria Math" w:hAnsi="Cambria Math"/>
                      <w:color w:val="000000" w:themeColor="text1"/>
                      <w:szCs w:val="24"/>
                    </w:rPr>
                  </w:rPrChange>
                </w:rPr>
                <m:t>L</m:t>
              </m:r>
            </m:sup>
            <m:e>
              <m:sSub>
                <m:sSubPr>
                  <m:ctrlPr>
                    <w:rPr>
                      <w:rFonts w:ascii="Cambria Math" w:hAnsi="Cambria Math"/>
                      <w:i/>
                      <w:color w:val="0D0D0D" w:themeColor="text1" w:themeTint="F2"/>
                      <w:sz w:val="22"/>
                      <w:rPrChange w:id="6713"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6714" w:author="tao huang" w:date="2017-09-17T12:05:00Z">
                        <w:rPr>
                          <w:rFonts w:ascii="Cambria Math" w:hAnsi="Cambria Math"/>
                          <w:color w:val="000000" w:themeColor="text1"/>
                          <w:szCs w:val="24"/>
                        </w:rPr>
                      </w:rPrChange>
                    </w:rPr>
                    <m:t>γ</m:t>
                  </m:r>
                </m:e>
                <m:sub>
                  <m:r>
                    <w:rPr>
                      <w:rFonts w:ascii="Cambria Math" w:hAnsi="Cambria Math"/>
                      <w:color w:val="0D0D0D" w:themeColor="text1" w:themeTint="F2"/>
                      <w:sz w:val="22"/>
                      <w:rPrChange w:id="6715" w:author="tao huang" w:date="2017-09-17T12:05:00Z">
                        <w:rPr>
                          <w:rFonts w:ascii="Cambria Math" w:hAnsi="Cambria Math"/>
                          <w:color w:val="000000" w:themeColor="text1"/>
                          <w:szCs w:val="24"/>
                        </w:rPr>
                      </w:rPrChange>
                    </w:rPr>
                    <m:t>0,j</m:t>
                  </m:r>
                </m:sub>
              </m:sSub>
              <m:sSub>
                <m:sSubPr>
                  <m:ctrlPr>
                    <w:rPr>
                      <w:rFonts w:ascii="Cambria Math" w:hAnsi="Cambria Math"/>
                      <w:i/>
                      <w:color w:val="0D0D0D" w:themeColor="text1" w:themeTint="F2"/>
                      <w:sz w:val="22"/>
                      <w:rPrChange w:id="6716"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6717" w:author="tao huang" w:date="2017-09-17T12:05:00Z">
                        <w:rPr>
                          <w:rFonts w:ascii="Cambria Math" w:hAnsi="Cambria Math"/>
                          <w:color w:val="000000" w:themeColor="text1"/>
                          <w:szCs w:val="24"/>
                        </w:rPr>
                      </w:rPrChange>
                    </w:rPr>
                    <m:t>Feature</m:t>
                  </m:r>
                </m:e>
                <m:sub>
                  <m:r>
                    <w:rPr>
                      <w:rFonts w:ascii="Cambria Math" w:hAnsi="Cambria Math"/>
                      <w:color w:val="0D0D0D" w:themeColor="text1" w:themeTint="F2"/>
                      <w:sz w:val="22"/>
                      <w:rPrChange w:id="6718" w:author="tao huang" w:date="2017-09-17T12:05:00Z">
                        <w:rPr>
                          <w:rFonts w:ascii="Cambria Math" w:hAnsi="Cambria Math"/>
                          <w:color w:val="000000" w:themeColor="text1"/>
                          <w:szCs w:val="24"/>
                        </w:rPr>
                      </w:rPrChange>
                    </w:rPr>
                    <m:t>0,t-j</m:t>
                  </m:r>
                </m:sub>
              </m:sSub>
            </m:e>
          </m:nary>
          <m:r>
            <w:rPr>
              <w:rFonts w:ascii="Cambria Math" w:hAnsi="Cambria Math"/>
              <w:color w:val="0D0D0D" w:themeColor="text1" w:themeTint="F2"/>
              <w:sz w:val="22"/>
              <w:rPrChange w:id="6719" w:author="tao huang" w:date="2017-09-17T12:05:00Z">
                <w:rPr>
                  <w:rFonts w:ascii="Cambria Math" w:hAnsi="Cambria Math"/>
                  <w:color w:val="000000" w:themeColor="text1"/>
                  <w:szCs w:val="24"/>
                </w:rPr>
              </w:rPrChange>
            </w:rPr>
            <m:t>+</m:t>
          </m:r>
          <m:nary>
            <m:naryPr>
              <m:chr m:val="∑"/>
              <m:limLoc m:val="undOvr"/>
              <m:ctrlPr>
                <w:rPr>
                  <w:rFonts w:ascii="Cambria Math" w:hAnsi="Cambria Math"/>
                  <w:i/>
                  <w:color w:val="0D0D0D" w:themeColor="text1" w:themeTint="F2"/>
                  <w:sz w:val="22"/>
                  <w:rPrChange w:id="6720" w:author="tao huang" w:date="2017-09-17T12:05:00Z">
                    <w:rPr>
                      <w:rFonts w:ascii="Cambria Math" w:hAnsi="Cambria Math"/>
                      <w:i/>
                      <w:color w:val="385623" w:themeColor="accent6" w:themeShade="80"/>
                      <w:sz w:val="22"/>
                    </w:rPr>
                  </w:rPrChange>
                </w:rPr>
              </m:ctrlPr>
            </m:naryPr>
            <m:sub>
              <m:r>
                <w:rPr>
                  <w:rFonts w:ascii="Cambria Math" w:hAnsi="Cambria Math"/>
                  <w:color w:val="0D0D0D" w:themeColor="text1" w:themeTint="F2"/>
                  <w:sz w:val="22"/>
                  <w:rPrChange w:id="6721" w:author="tao huang" w:date="2017-09-17T12:05:00Z">
                    <w:rPr>
                      <w:rFonts w:ascii="Cambria Math" w:hAnsi="Cambria Math"/>
                      <w:color w:val="000000" w:themeColor="text1"/>
                      <w:szCs w:val="24"/>
                    </w:rPr>
                  </w:rPrChange>
                </w:rPr>
                <m:t>j=0</m:t>
              </m:r>
            </m:sub>
            <m:sup>
              <m:r>
                <w:rPr>
                  <w:rFonts w:ascii="Cambria Math" w:hAnsi="Cambria Math"/>
                  <w:color w:val="0D0D0D" w:themeColor="text1" w:themeTint="F2"/>
                  <w:sz w:val="22"/>
                  <w:rPrChange w:id="6722" w:author="tao huang" w:date="2017-09-17T12:05:00Z">
                    <w:rPr>
                      <w:rFonts w:ascii="Cambria Math" w:hAnsi="Cambria Math"/>
                      <w:color w:val="000000" w:themeColor="text1"/>
                      <w:szCs w:val="24"/>
                    </w:rPr>
                  </w:rPrChange>
                </w:rPr>
                <m:t>L</m:t>
              </m:r>
            </m:sup>
            <m:e>
              <m:sSub>
                <m:sSubPr>
                  <m:ctrlPr>
                    <w:rPr>
                      <w:rFonts w:ascii="Cambria Math" w:hAnsi="Cambria Math"/>
                      <w:i/>
                      <w:color w:val="0D0D0D" w:themeColor="text1" w:themeTint="F2"/>
                      <w:sz w:val="22"/>
                      <w:rPrChange w:id="6723"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6724" w:author="tao huang" w:date="2017-09-17T12:05:00Z">
                        <w:rPr>
                          <w:rFonts w:ascii="Cambria Math" w:hAnsi="Cambria Math"/>
                          <w:color w:val="000000" w:themeColor="text1"/>
                          <w:szCs w:val="24"/>
                        </w:rPr>
                      </w:rPrChange>
                    </w:rPr>
                    <m:t>γ</m:t>
                  </m:r>
                </m:e>
                <m:sub>
                  <m:r>
                    <w:rPr>
                      <w:rFonts w:ascii="Cambria Math" w:hAnsi="Cambria Math"/>
                      <w:color w:val="0D0D0D" w:themeColor="text1" w:themeTint="F2"/>
                      <w:sz w:val="22"/>
                      <w:rPrChange w:id="6725" w:author="tao huang" w:date="2017-09-17T12:05:00Z">
                        <w:rPr>
                          <w:rFonts w:ascii="Cambria Math" w:hAnsi="Cambria Math"/>
                          <w:color w:val="000000" w:themeColor="text1"/>
                          <w:szCs w:val="24"/>
                        </w:rPr>
                      </w:rPrChange>
                    </w:rPr>
                    <m:t>0,j</m:t>
                  </m:r>
                </m:sub>
              </m:sSub>
              <m:sSub>
                <m:sSubPr>
                  <m:ctrlPr>
                    <w:rPr>
                      <w:rFonts w:ascii="Cambria Math" w:hAnsi="Cambria Math"/>
                      <w:i/>
                      <w:color w:val="0D0D0D" w:themeColor="text1" w:themeTint="F2"/>
                      <w:sz w:val="22"/>
                      <w:rPrChange w:id="6726"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6727" w:author="tao huang" w:date="2017-09-17T12:05:00Z">
                        <w:rPr>
                          <w:rFonts w:ascii="Cambria Math" w:hAnsi="Cambria Math"/>
                          <w:color w:val="000000" w:themeColor="text1"/>
                          <w:szCs w:val="24"/>
                        </w:rPr>
                      </w:rPrChange>
                    </w:rPr>
                    <m:t>Display</m:t>
                  </m:r>
                </m:e>
                <m:sub>
                  <m:r>
                    <w:rPr>
                      <w:rFonts w:ascii="Cambria Math" w:hAnsi="Cambria Math"/>
                      <w:color w:val="0D0D0D" w:themeColor="text1" w:themeTint="F2"/>
                      <w:sz w:val="22"/>
                      <w:rPrChange w:id="6728" w:author="tao huang" w:date="2017-09-17T12:05:00Z">
                        <w:rPr>
                          <w:rFonts w:ascii="Cambria Math" w:hAnsi="Cambria Math"/>
                          <w:color w:val="000000" w:themeColor="text1"/>
                          <w:szCs w:val="24"/>
                        </w:rPr>
                      </w:rPrChange>
                    </w:rPr>
                    <m:t>0,t-j</m:t>
                  </m:r>
                </m:sub>
              </m:sSub>
            </m:e>
          </m:nary>
          <m:r>
            <w:rPr>
              <w:rFonts w:ascii="Cambria Math" w:hAnsi="Cambria Math"/>
              <w:color w:val="0D0D0D" w:themeColor="text1" w:themeTint="F2"/>
              <w:sz w:val="22"/>
              <w:rPrChange w:id="6729" w:author="tao huang" w:date="2017-09-17T12:05:00Z">
                <w:rPr>
                  <w:rFonts w:ascii="Cambria Math" w:hAnsi="Cambria Math"/>
                  <w:color w:val="000000" w:themeColor="text1"/>
                  <w:szCs w:val="24"/>
                </w:rPr>
              </w:rPrChange>
            </w:rPr>
            <m:t>+</m:t>
          </m:r>
          <m:nary>
            <m:naryPr>
              <m:chr m:val="∑"/>
              <m:limLoc m:val="undOvr"/>
              <m:ctrlPr>
                <w:rPr>
                  <w:rFonts w:ascii="Cambria Math" w:hAnsi="Cambria Math"/>
                  <w:i/>
                  <w:color w:val="0D0D0D" w:themeColor="text1" w:themeTint="F2"/>
                  <w:sz w:val="22"/>
                  <w:rPrChange w:id="6730" w:author="tao huang" w:date="2017-09-17T12:05:00Z">
                    <w:rPr>
                      <w:rFonts w:ascii="Cambria Math" w:hAnsi="Cambria Math"/>
                      <w:i/>
                      <w:color w:val="385623" w:themeColor="accent6" w:themeShade="80"/>
                      <w:sz w:val="22"/>
                    </w:rPr>
                  </w:rPrChange>
                </w:rPr>
              </m:ctrlPr>
            </m:naryPr>
            <m:sub>
              <m:r>
                <w:rPr>
                  <w:rFonts w:ascii="Cambria Math" w:hAnsi="Cambria Math"/>
                  <w:color w:val="0D0D0D" w:themeColor="text1" w:themeTint="F2"/>
                  <w:sz w:val="22"/>
                  <w:rPrChange w:id="6731" w:author="tao huang" w:date="2017-09-17T12:05:00Z">
                    <w:rPr>
                      <w:rFonts w:ascii="Cambria Math" w:hAnsi="Cambria Math"/>
                      <w:color w:val="000000" w:themeColor="text1"/>
                      <w:szCs w:val="24"/>
                    </w:rPr>
                  </w:rPrChange>
                </w:rPr>
                <m:t>m=1</m:t>
              </m:r>
            </m:sub>
            <m:sup>
              <m:r>
                <w:rPr>
                  <w:rFonts w:ascii="Cambria Math" w:hAnsi="Cambria Math"/>
                  <w:color w:val="0D0D0D" w:themeColor="text1" w:themeTint="F2"/>
                  <w:sz w:val="22"/>
                  <w:rPrChange w:id="6732" w:author="tao huang" w:date="2017-09-17T12:05:00Z">
                    <w:rPr>
                      <w:rFonts w:ascii="Cambria Math" w:hAnsi="Cambria Math"/>
                      <w:color w:val="000000" w:themeColor="text1"/>
                      <w:szCs w:val="24"/>
                    </w:rPr>
                  </w:rPrChange>
                </w:rPr>
                <m:t>M</m:t>
              </m:r>
            </m:sup>
            <m:e>
              <m:nary>
                <m:naryPr>
                  <m:chr m:val="∑"/>
                  <m:limLoc m:val="undOvr"/>
                  <m:ctrlPr>
                    <w:rPr>
                      <w:rFonts w:ascii="Cambria Math" w:hAnsi="Cambria Math"/>
                      <w:i/>
                      <w:color w:val="0D0D0D" w:themeColor="text1" w:themeTint="F2"/>
                      <w:sz w:val="22"/>
                      <w:rPrChange w:id="6733" w:author="tao huang" w:date="2017-09-17T12:05:00Z">
                        <w:rPr>
                          <w:rFonts w:ascii="Cambria Math" w:hAnsi="Cambria Math"/>
                          <w:i/>
                          <w:color w:val="385623" w:themeColor="accent6" w:themeShade="80"/>
                          <w:sz w:val="22"/>
                        </w:rPr>
                      </w:rPrChange>
                    </w:rPr>
                  </m:ctrlPr>
                </m:naryPr>
                <m:sub>
                  <m:r>
                    <w:rPr>
                      <w:rFonts w:ascii="Cambria Math" w:hAnsi="Cambria Math"/>
                      <w:color w:val="0D0D0D" w:themeColor="text1" w:themeTint="F2"/>
                      <w:sz w:val="22"/>
                      <w:rPrChange w:id="6734" w:author="tao huang" w:date="2017-09-17T12:05:00Z">
                        <w:rPr>
                          <w:rFonts w:ascii="Cambria Math" w:hAnsi="Cambria Math"/>
                          <w:color w:val="000000" w:themeColor="text1"/>
                          <w:szCs w:val="24"/>
                        </w:rPr>
                      </w:rPrChange>
                    </w:rPr>
                    <m:t>j=0</m:t>
                  </m:r>
                </m:sub>
                <m:sup>
                  <m:r>
                    <w:rPr>
                      <w:rFonts w:ascii="Cambria Math" w:hAnsi="Cambria Math"/>
                      <w:color w:val="0D0D0D" w:themeColor="text1" w:themeTint="F2"/>
                      <w:sz w:val="22"/>
                      <w:rPrChange w:id="6735" w:author="tao huang" w:date="2017-09-17T12:05:00Z">
                        <w:rPr>
                          <w:rFonts w:ascii="Cambria Math" w:hAnsi="Cambria Math"/>
                          <w:color w:val="000000" w:themeColor="text1"/>
                          <w:szCs w:val="24"/>
                        </w:rPr>
                      </w:rPrChange>
                    </w:rPr>
                    <m:t>L</m:t>
                  </m:r>
                </m:sup>
                <m:e>
                  <m:sSub>
                    <m:sSubPr>
                      <m:ctrlPr>
                        <w:rPr>
                          <w:rFonts w:ascii="Cambria Math" w:hAnsi="Cambria Math"/>
                          <w:i/>
                          <w:color w:val="0D0D0D" w:themeColor="text1" w:themeTint="F2"/>
                          <w:sz w:val="22"/>
                          <w:rPrChange w:id="6736"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6737" w:author="tao huang" w:date="2017-09-17T12:05:00Z">
                            <w:rPr>
                              <w:rFonts w:ascii="Cambria Math" w:hAnsi="Cambria Math"/>
                              <w:color w:val="000000" w:themeColor="text1"/>
                              <w:szCs w:val="24"/>
                            </w:rPr>
                          </w:rPrChange>
                        </w:rPr>
                        <m:t>β</m:t>
                      </m:r>
                    </m:e>
                    <m:sub>
                      <m:r>
                        <w:rPr>
                          <w:rFonts w:ascii="Cambria Math" w:hAnsi="Cambria Math"/>
                          <w:color w:val="0D0D0D" w:themeColor="text1" w:themeTint="F2"/>
                          <w:sz w:val="22"/>
                          <w:rPrChange w:id="6738" w:author="tao huang" w:date="2017-09-17T12:05:00Z">
                            <w:rPr>
                              <w:rFonts w:ascii="Cambria Math" w:hAnsi="Cambria Math"/>
                              <w:color w:val="000000" w:themeColor="text1"/>
                              <w:szCs w:val="24"/>
                            </w:rPr>
                          </w:rPrChange>
                        </w:rPr>
                        <m:t>m,j</m:t>
                      </m:r>
                    </m:sub>
                  </m:sSub>
                  <m:r>
                    <m:rPr>
                      <m:sty m:val="p"/>
                    </m:rPr>
                    <w:rPr>
                      <w:rFonts w:ascii="Cambria Math" w:hAnsi="Cambria Math"/>
                      <w:color w:val="0D0D0D" w:themeColor="text1" w:themeTint="F2"/>
                      <w:sz w:val="22"/>
                      <w:rPrChange w:id="6739" w:author="tao huang" w:date="2017-09-17T12:05:00Z">
                        <w:rPr>
                          <w:rFonts w:ascii="Cambria Math" w:hAnsi="Cambria Math"/>
                          <w:color w:val="000000" w:themeColor="text1"/>
                          <w:szCs w:val="24"/>
                        </w:rPr>
                      </w:rPrChange>
                    </w:rPr>
                    <m:t>ln⁡</m:t>
                  </m:r>
                  <m:r>
                    <w:rPr>
                      <w:rFonts w:ascii="Cambria Math" w:hAnsi="Cambria Math"/>
                      <w:color w:val="0D0D0D" w:themeColor="text1" w:themeTint="F2"/>
                      <w:sz w:val="22"/>
                      <w:rPrChange w:id="6740" w:author="tao huang" w:date="2017-09-17T12:05:00Z">
                        <w:rPr>
                          <w:rFonts w:ascii="Cambria Math" w:hAnsi="Cambria Math"/>
                          <w:color w:val="000000" w:themeColor="text1"/>
                          <w:szCs w:val="24"/>
                        </w:rPr>
                      </w:rPrChange>
                    </w:rPr>
                    <m:t>(</m:t>
                  </m:r>
                  <m:sSub>
                    <m:sSubPr>
                      <m:ctrlPr>
                        <w:rPr>
                          <w:rFonts w:ascii="Cambria Math" w:hAnsi="Cambria Math"/>
                          <w:i/>
                          <w:color w:val="0D0D0D" w:themeColor="text1" w:themeTint="F2"/>
                          <w:sz w:val="22"/>
                          <w:rPrChange w:id="6741"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6742" w:author="tao huang" w:date="2017-09-17T12:05:00Z">
                            <w:rPr>
                              <w:rFonts w:ascii="Cambria Math" w:hAnsi="Cambria Math"/>
                              <w:color w:val="000000" w:themeColor="text1"/>
                              <w:szCs w:val="24"/>
                            </w:rPr>
                          </w:rPrChange>
                        </w:rPr>
                        <m:t>p</m:t>
                      </m:r>
                    </m:e>
                    <m:sub>
                      <m:r>
                        <w:rPr>
                          <w:rFonts w:ascii="Cambria Math" w:hAnsi="Cambria Math"/>
                          <w:color w:val="0D0D0D" w:themeColor="text1" w:themeTint="F2"/>
                          <w:sz w:val="22"/>
                          <w:rPrChange w:id="6743" w:author="tao huang" w:date="2017-09-17T12:05:00Z">
                            <w:rPr>
                              <w:rFonts w:ascii="Cambria Math" w:hAnsi="Cambria Math"/>
                              <w:color w:val="000000" w:themeColor="text1"/>
                              <w:szCs w:val="24"/>
                            </w:rPr>
                          </w:rPrChange>
                        </w:rPr>
                        <m:t>m,t-j</m:t>
                      </m:r>
                    </m:sub>
                  </m:sSub>
                  <m:r>
                    <w:rPr>
                      <w:rFonts w:ascii="Cambria Math" w:hAnsi="Cambria Math"/>
                      <w:color w:val="0D0D0D" w:themeColor="text1" w:themeTint="F2"/>
                      <w:sz w:val="22"/>
                      <w:rPrChange w:id="6744" w:author="tao huang" w:date="2017-09-17T12:05:00Z">
                        <w:rPr>
                          <w:rFonts w:ascii="Cambria Math" w:hAnsi="Cambria Math"/>
                          <w:color w:val="000000" w:themeColor="text1"/>
                          <w:szCs w:val="24"/>
                        </w:rPr>
                      </w:rPrChange>
                    </w:rPr>
                    <m:t>)</m:t>
                  </m:r>
                </m:e>
              </m:nary>
            </m:e>
          </m:nary>
          <m:r>
            <w:rPr>
              <w:rFonts w:ascii="Cambria Math" w:hAnsi="Cambria Math"/>
              <w:color w:val="0D0D0D" w:themeColor="text1" w:themeTint="F2"/>
              <w:sz w:val="22"/>
              <w:rPrChange w:id="6745" w:author="tao huang" w:date="2017-09-17T12:05:00Z">
                <w:rPr>
                  <w:rFonts w:ascii="Cambria Math" w:hAnsi="Cambria Math"/>
                  <w:color w:val="000000" w:themeColor="text1"/>
                  <w:szCs w:val="24"/>
                </w:rPr>
              </w:rPrChange>
            </w:rPr>
            <m:t>+</m:t>
          </m:r>
          <m:nary>
            <m:naryPr>
              <m:chr m:val="∑"/>
              <m:limLoc m:val="undOvr"/>
              <m:ctrlPr>
                <w:rPr>
                  <w:rFonts w:ascii="Cambria Math" w:hAnsi="Cambria Math"/>
                  <w:i/>
                  <w:color w:val="0D0D0D" w:themeColor="text1" w:themeTint="F2"/>
                  <w:sz w:val="22"/>
                  <w:rPrChange w:id="6746" w:author="tao huang" w:date="2017-09-17T12:05:00Z">
                    <w:rPr>
                      <w:rFonts w:ascii="Cambria Math" w:hAnsi="Cambria Math"/>
                      <w:i/>
                      <w:color w:val="385623" w:themeColor="accent6" w:themeShade="80"/>
                      <w:sz w:val="22"/>
                    </w:rPr>
                  </w:rPrChange>
                </w:rPr>
              </m:ctrlPr>
            </m:naryPr>
            <m:sub>
              <m:r>
                <w:rPr>
                  <w:rFonts w:ascii="Cambria Math" w:hAnsi="Cambria Math"/>
                  <w:color w:val="0D0D0D" w:themeColor="text1" w:themeTint="F2"/>
                  <w:sz w:val="22"/>
                  <w:rPrChange w:id="6747" w:author="tao huang" w:date="2017-09-17T12:05:00Z">
                    <w:rPr>
                      <w:rFonts w:ascii="Cambria Math" w:hAnsi="Cambria Math"/>
                      <w:color w:val="000000" w:themeColor="text1"/>
                      <w:szCs w:val="24"/>
                    </w:rPr>
                  </w:rPrChange>
                </w:rPr>
                <m:t>n=1</m:t>
              </m:r>
            </m:sub>
            <m:sup>
              <m:r>
                <w:rPr>
                  <w:rFonts w:ascii="Cambria Math" w:hAnsi="Cambria Math"/>
                  <w:color w:val="0D0D0D" w:themeColor="text1" w:themeTint="F2"/>
                  <w:sz w:val="22"/>
                  <w:rPrChange w:id="6748" w:author="tao huang" w:date="2017-09-17T12:05:00Z">
                    <w:rPr>
                      <w:rFonts w:ascii="Cambria Math" w:hAnsi="Cambria Math"/>
                      <w:color w:val="000000" w:themeColor="text1"/>
                      <w:szCs w:val="24"/>
                    </w:rPr>
                  </w:rPrChange>
                </w:rPr>
                <m:t>N</m:t>
              </m:r>
            </m:sup>
            <m:e>
              <m:nary>
                <m:naryPr>
                  <m:chr m:val="∑"/>
                  <m:limLoc m:val="undOvr"/>
                  <m:ctrlPr>
                    <w:rPr>
                      <w:rFonts w:ascii="Cambria Math" w:hAnsi="Cambria Math"/>
                      <w:i/>
                      <w:color w:val="0D0D0D" w:themeColor="text1" w:themeTint="F2"/>
                      <w:sz w:val="22"/>
                      <w:rPrChange w:id="6749" w:author="tao huang" w:date="2017-09-17T12:05:00Z">
                        <w:rPr>
                          <w:rFonts w:ascii="Cambria Math" w:hAnsi="Cambria Math"/>
                          <w:i/>
                          <w:color w:val="385623" w:themeColor="accent6" w:themeShade="80"/>
                          <w:sz w:val="22"/>
                        </w:rPr>
                      </w:rPrChange>
                    </w:rPr>
                  </m:ctrlPr>
                </m:naryPr>
                <m:sub>
                  <m:r>
                    <w:rPr>
                      <w:rFonts w:ascii="Cambria Math" w:hAnsi="Cambria Math"/>
                      <w:color w:val="0D0D0D" w:themeColor="text1" w:themeTint="F2"/>
                      <w:sz w:val="22"/>
                      <w:rPrChange w:id="6750" w:author="tao huang" w:date="2017-09-17T12:05:00Z">
                        <w:rPr>
                          <w:rFonts w:ascii="Cambria Math" w:hAnsi="Cambria Math"/>
                          <w:color w:val="000000" w:themeColor="text1"/>
                          <w:szCs w:val="24"/>
                        </w:rPr>
                      </w:rPrChange>
                    </w:rPr>
                    <m:t>j=0</m:t>
                  </m:r>
                </m:sub>
                <m:sup>
                  <m:r>
                    <w:rPr>
                      <w:rFonts w:ascii="Cambria Math" w:hAnsi="Cambria Math"/>
                      <w:color w:val="0D0D0D" w:themeColor="text1" w:themeTint="F2"/>
                      <w:sz w:val="22"/>
                      <w:rPrChange w:id="6751" w:author="tao huang" w:date="2017-09-17T12:05:00Z">
                        <w:rPr>
                          <w:rFonts w:ascii="Cambria Math" w:hAnsi="Cambria Math"/>
                          <w:color w:val="000000" w:themeColor="text1"/>
                          <w:szCs w:val="24"/>
                        </w:rPr>
                      </w:rPrChange>
                    </w:rPr>
                    <m:t>L</m:t>
                  </m:r>
                </m:sup>
                <m:e>
                  <m:sSub>
                    <m:sSubPr>
                      <m:ctrlPr>
                        <w:rPr>
                          <w:rFonts w:ascii="Cambria Math" w:hAnsi="Cambria Math"/>
                          <w:i/>
                          <w:color w:val="0D0D0D" w:themeColor="text1" w:themeTint="F2"/>
                          <w:sz w:val="22"/>
                          <w:rPrChange w:id="6752"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6753" w:author="tao huang" w:date="2017-09-17T12:05:00Z">
                            <w:rPr>
                              <w:rFonts w:ascii="Cambria Math" w:hAnsi="Cambria Math"/>
                              <w:color w:val="000000" w:themeColor="text1"/>
                              <w:szCs w:val="24"/>
                            </w:rPr>
                          </w:rPrChange>
                        </w:rPr>
                        <m:t>γ</m:t>
                      </m:r>
                    </m:e>
                    <m:sub>
                      <m:r>
                        <w:rPr>
                          <w:rFonts w:ascii="Cambria Math" w:hAnsi="Cambria Math"/>
                          <w:color w:val="0D0D0D" w:themeColor="text1" w:themeTint="F2"/>
                          <w:sz w:val="22"/>
                          <w:rPrChange w:id="6754" w:author="tao huang" w:date="2017-09-17T12:05:00Z">
                            <w:rPr>
                              <w:rFonts w:ascii="Cambria Math" w:hAnsi="Cambria Math"/>
                              <w:color w:val="000000" w:themeColor="text1"/>
                              <w:szCs w:val="24"/>
                            </w:rPr>
                          </w:rPrChange>
                        </w:rPr>
                        <m:t>n,j</m:t>
                      </m:r>
                    </m:sub>
                  </m:sSub>
                  <m:sSub>
                    <m:sSubPr>
                      <m:ctrlPr>
                        <w:rPr>
                          <w:rFonts w:ascii="Cambria Math" w:hAnsi="Cambria Math"/>
                          <w:i/>
                          <w:color w:val="0D0D0D" w:themeColor="text1" w:themeTint="F2"/>
                          <w:sz w:val="22"/>
                          <w:rPrChange w:id="6755"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6756" w:author="tao huang" w:date="2017-09-17T12:05:00Z">
                            <w:rPr>
                              <w:rFonts w:ascii="Cambria Math" w:hAnsi="Cambria Math"/>
                              <w:color w:val="000000" w:themeColor="text1"/>
                              <w:szCs w:val="24"/>
                            </w:rPr>
                          </w:rPrChange>
                        </w:rPr>
                        <m:t>Feature</m:t>
                      </m:r>
                    </m:e>
                    <m:sub>
                      <m:r>
                        <w:rPr>
                          <w:rFonts w:ascii="Cambria Math" w:hAnsi="Cambria Math"/>
                          <w:color w:val="0D0D0D" w:themeColor="text1" w:themeTint="F2"/>
                          <w:sz w:val="22"/>
                          <w:rPrChange w:id="6757" w:author="tao huang" w:date="2017-09-17T12:05:00Z">
                            <w:rPr>
                              <w:rFonts w:ascii="Cambria Math" w:hAnsi="Cambria Math"/>
                              <w:color w:val="000000" w:themeColor="text1"/>
                              <w:szCs w:val="24"/>
                            </w:rPr>
                          </w:rPrChange>
                        </w:rPr>
                        <m:t>n,t-j</m:t>
                      </m:r>
                    </m:sub>
                  </m:sSub>
                </m:e>
              </m:nary>
            </m:e>
          </m:nary>
          <m:nary>
            <m:naryPr>
              <m:chr m:val="∑"/>
              <m:limLoc m:val="undOvr"/>
              <m:ctrlPr>
                <w:rPr>
                  <w:rFonts w:ascii="Cambria Math" w:hAnsi="Cambria Math"/>
                  <w:i/>
                  <w:color w:val="0D0D0D" w:themeColor="text1" w:themeTint="F2"/>
                  <w:sz w:val="22"/>
                  <w:rPrChange w:id="6758" w:author="tao huang" w:date="2017-09-17T12:05:00Z">
                    <w:rPr>
                      <w:rFonts w:ascii="Cambria Math" w:hAnsi="Cambria Math"/>
                      <w:i/>
                      <w:color w:val="385623" w:themeColor="accent6" w:themeShade="80"/>
                      <w:sz w:val="22"/>
                    </w:rPr>
                  </w:rPrChange>
                </w:rPr>
              </m:ctrlPr>
            </m:naryPr>
            <m:sub>
              <m:r>
                <w:rPr>
                  <w:rFonts w:ascii="Cambria Math" w:hAnsi="Cambria Math"/>
                  <w:color w:val="0D0D0D" w:themeColor="text1" w:themeTint="F2"/>
                  <w:sz w:val="22"/>
                  <w:rPrChange w:id="6759" w:author="tao huang" w:date="2017-09-17T12:05:00Z">
                    <w:rPr>
                      <w:rFonts w:ascii="Cambria Math" w:hAnsi="Cambria Math"/>
                      <w:color w:val="000000" w:themeColor="text1"/>
                      <w:szCs w:val="24"/>
                    </w:rPr>
                  </w:rPrChange>
                </w:rPr>
                <m:t>n=1</m:t>
              </m:r>
            </m:sub>
            <m:sup>
              <m:r>
                <w:rPr>
                  <w:rFonts w:ascii="Cambria Math" w:hAnsi="Cambria Math"/>
                  <w:color w:val="0D0D0D" w:themeColor="text1" w:themeTint="F2"/>
                  <w:sz w:val="22"/>
                  <w:rPrChange w:id="6760" w:author="tao huang" w:date="2017-09-17T12:05:00Z">
                    <w:rPr>
                      <w:rFonts w:ascii="Cambria Math" w:hAnsi="Cambria Math"/>
                      <w:color w:val="000000" w:themeColor="text1"/>
                      <w:szCs w:val="24"/>
                    </w:rPr>
                  </w:rPrChange>
                </w:rPr>
                <m:t>P</m:t>
              </m:r>
            </m:sup>
            <m:e>
              <m:nary>
                <m:naryPr>
                  <m:chr m:val="∑"/>
                  <m:limLoc m:val="undOvr"/>
                  <m:ctrlPr>
                    <w:rPr>
                      <w:rFonts w:ascii="Cambria Math" w:hAnsi="Cambria Math"/>
                      <w:i/>
                      <w:color w:val="0D0D0D" w:themeColor="text1" w:themeTint="F2"/>
                      <w:sz w:val="22"/>
                      <w:rPrChange w:id="6761" w:author="tao huang" w:date="2017-09-17T12:05:00Z">
                        <w:rPr>
                          <w:rFonts w:ascii="Cambria Math" w:hAnsi="Cambria Math"/>
                          <w:i/>
                          <w:color w:val="385623" w:themeColor="accent6" w:themeShade="80"/>
                          <w:sz w:val="22"/>
                        </w:rPr>
                      </w:rPrChange>
                    </w:rPr>
                  </m:ctrlPr>
                </m:naryPr>
                <m:sub>
                  <m:r>
                    <w:rPr>
                      <w:rFonts w:ascii="Cambria Math" w:hAnsi="Cambria Math"/>
                      <w:color w:val="0D0D0D" w:themeColor="text1" w:themeTint="F2"/>
                      <w:sz w:val="22"/>
                      <w:rPrChange w:id="6762" w:author="tao huang" w:date="2017-09-17T12:05:00Z">
                        <w:rPr>
                          <w:rFonts w:ascii="Cambria Math" w:hAnsi="Cambria Math"/>
                          <w:color w:val="000000" w:themeColor="text1"/>
                          <w:szCs w:val="24"/>
                        </w:rPr>
                      </w:rPrChange>
                    </w:rPr>
                    <m:t>j=0</m:t>
                  </m:r>
                </m:sub>
                <m:sup>
                  <m:r>
                    <w:rPr>
                      <w:rFonts w:ascii="Cambria Math" w:hAnsi="Cambria Math"/>
                      <w:color w:val="0D0D0D" w:themeColor="text1" w:themeTint="F2"/>
                      <w:sz w:val="22"/>
                      <w:rPrChange w:id="6763" w:author="tao huang" w:date="2017-09-17T12:05:00Z">
                        <w:rPr>
                          <w:rFonts w:ascii="Cambria Math" w:hAnsi="Cambria Math"/>
                          <w:color w:val="000000" w:themeColor="text1"/>
                          <w:szCs w:val="24"/>
                        </w:rPr>
                      </w:rPrChange>
                    </w:rPr>
                    <m:t>L</m:t>
                  </m:r>
                </m:sup>
                <m:e>
                  <m:sSub>
                    <m:sSubPr>
                      <m:ctrlPr>
                        <w:rPr>
                          <w:rFonts w:ascii="Cambria Math" w:hAnsi="Cambria Math"/>
                          <w:i/>
                          <w:color w:val="0D0D0D" w:themeColor="text1" w:themeTint="F2"/>
                          <w:sz w:val="22"/>
                          <w:rPrChange w:id="6764"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6765" w:author="tao huang" w:date="2017-09-17T12:05:00Z">
                            <w:rPr>
                              <w:rFonts w:ascii="Cambria Math" w:hAnsi="Cambria Math"/>
                              <w:color w:val="000000" w:themeColor="text1"/>
                              <w:szCs w:val="24"/>
                            </w:rPr>
                          </w:rPrChange>
                        </w:rPr>
                        <m:t>γ</m:t>
                      </m:r>
                    </m:e>
                    <m:sub>
                      <m:r>
                        <w:rPr>
                          <w:rFonts w:ascii="Cambria Math" w:hAnsi="Cambria Math"/>
                          <w:color w:val="0D0D0D" w:themeColor="text1" w:themeTint="F2"/>
                          <w:sz w:val="22"/>
                          <w:rPrChange w:id="6766" w:author="tao huang" w:date="2017-09-17T12:05:00Z">
                            <w:rPr>
                              <w:rFonts w:ascii="Cambria Math" w:hAnsi="Cambria Math"/>
                              <w:color w:val="000000" w:themeColor="text1"/>
                              <w:szCs w:val="24"/>
                            </w:rPr>
                          </w:rPrChange>
                        </w:rPr>
                        <m:t>n,j</m:t>
                      </m:r>
                    </m:sub>
                  </m:sSub>
                  <m:sSub>
                    <m:sSubPr>
                      <m:ctrlPr>
                        <w:rPr>
                          <w:rFonts w:ascii="Cambria Math" w:hAnsi="Cambria Math"/>
                          <w:i/>
                          <w:color w:val="0D0D0D" w:themeColor="text1" w:themeTint="F2"/>
                          <w:sz w:val="22"/>
                          <w:rPrChange w:id="6767"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6768" w:author="tao huang" w:date="2017-09-17T12:05:00Z">
                            <w:rPr>
                              <w:rFonts w:ascii="Cambria Math" w:hAnsi="Cambria Math"/>
                              <w:color w:val="000000" w:themeColor="text1"/>
                              <w:szCs w:val="24"/>
                            </w:rPr>
                          </w:rPrChange>
                        </w:rPr>
                        <m:t>Display</m:t>
                      </m:r>
                    </m:e>
                    <m:sub>
                      <m:r>
                        <w:rPr>
                          <w:rFonts w:ascii="Cambria Math" w:hAnsi="Cambria Math"/>
                          <w:color w:val="0D0D0D" w:themeColor="text1" w:themeTint="F2"/>
                          <w:sz w:val="22"/>
                          <w:rPrChange w:id="6769" w:author="tao huang" w:date="2017-09-17T12:05:00Z">
                            <w:rPr>
                              <w:rFonts w:ascii="Cambria Math" w:hAnsi="Cambria Math"/>
                              <w:color w:val="000000" w:themeColor="text1"/>
                              <w:szCs w:val="24"/>
                            </w:rPr>
                          </w:rPrChange>
                        </w:rPr>
                        <m:t>n,t-j</m:t>
                      </m:r>
                    </m:sub>
                  </m:sSub>
                </m:e>
              </m:nary>
            </m:e>
          </m:nary>
          <m:r>
            <w:rPr>
              <w:rFonts w:ascii="Cambria Math" w:hAnsi="Cambria Math"/>
              <w:color w:val="0D0D0D" w:themeColor="text1" w:themeTint="F2"/>
              <w:sz w:val="22"/>
              <w:rPrChange w:id="6770" w:author="tao huang" w:date="2017-09-17T12:05:00Z">
                <w:rPr>
                  <w:rFonts w:ascii="Cambria Math" w:hAnsi="Cambria Math"/>
                  <w:color w:val="000000" w:themeColor="text1"/>
                  <w:szCs w:val="24"/>
                </w:rPr>
              </w:rPrChange>
            </w:rPr>
            <m:t>+</m:t>
          </m:r>
          <m:nary>
            <m:naryPr>
              <m:chr m:val="∑"/>
              <m:limLoc m:val="undOvr"/>
              <m:ctrlPr>
                <w:rPr>
                  <w:rFonts w:ascii="Cambria Math" w:hAnsi="Cambria Math"/>
                  <w:i/>
                  <w:color w:val="0D0D0D" w:themeColor="text1" w:themeTint="F2"/>
                  <w:sz w:val="22"/>
                  <w:rPrChange w:id="6771" w:author="tao huang" w:date="2017-09-17T12:05:00Z">
                    <w:rPr>
                      <w:rFonts w:ascii="Cambria Math" w:hAnsi="Cambria Math"/>
                      <w:i/>
                      <w:color w:val="385623" w:themeColor="accent6" w:themeShade="80"/>
                      <w:sz w:val="22"/>
                    </w:rPr>
                  </w:rPrChange>
                </w:rPr>
              </m:ctrlPr>
            </m:naryPr>
            <m:sub>
              <m:r>
                <w:rPr>
                  <w:rFonts w:ascii="Cambria Math" w:hAnsi="Cambria Math"/>
                  <w:color w:val="0D0D0D" w:themeColor="text1" w:themeTint="F2"/>
                  <w:sz w:val="22"/>
                  <w:rPrChange w:id="6772" w:author="tao huang" w:date="2017-09-17T12:05:00Z">
                    <w:rPr>
                      <w:rFonts w:ascii="Cambria Math" w:hAnsi="Cambria Math"/>
                      <w:color w:val="000000" w:themeColor="text1"/>
                      <w:szCs w:val="24"/>
                    </w:rPr>
                  </w:rPrChange>
                </w:rPr>
                <m:t>d=1</m:t>
              </m:r>
            </m:sub>
            <m:sup>
              <m:r>
                <w:rPr>
                  <w:rFonts w:ascii="Cambria Math" w:hAnsi="Cambria Math"/>
                  <w:color w:val="0D0D0D" w:themeColor="text1" w:themeTint="F2"/>
                  <w:sz w:val="22"/>
                  <w:rPrChange w:id="6773" w:author="tao huang" w:date="2017-09-17T12:05:00Z">
                    <w:rPr>
                      <w:rFonts w:ascii="Cambria Math" w:hAnsi="Cambria Math"/>
                      <w:color w:val="000000" w:themeColor="text1"/>
                      <w:szCs w:val="24"/>
                    </w:rPr>
                  </w:rPrChange>
                </w:rPr>
                <m:t>12</m:t>
              </m:r>
            </m:sup>
            <m:e>
              <m:sSub>
                <m:sSubPr>
                  <m:ctrlPr>
                    <w:rPr>
                      <w:rFonts w:ascii="Cambria Math" w:hAnsi="Cambria Math"/>
                      <w:i/>
                      <w:color w:val="0D0D0D" w:themeColor="text1" w:themeTint="F2"/>
                      <w:sz w:val="22"/>
                      <w:rPrChange w:id="6774" w:author="tao huang" w:date="2017-09-17T12:05:00Z">
                        <w:rPr>
                          <w:rFonts w:ascii="Cambria Math" w:hAnsi="Cambria Math"/>
                          <w:i/>
                          <w:color w:val="385623" w:themeColor="accent6" w:themeShade="80"/>
                          <w:sz w:val="22"/>
                        </w:rPr>
                      </w:rPrChange>
                    </w:rPr>
                  </m:ctrlPr>
                </m:sSubPr>
                <m:e>
                  <m:sSub>
                    <m:sSubPr>
                      <m:ctrlPr>
                        <w:rPr>
                          <w:rFonts w:ascii="Cambria Math" w:hAnsi="Cambria Math"/>
                          <w:i/>
                          <w:color w:val="0D0D0D" w:themeColor="text1" w:themeTint="F2"/>
                          <w:sz w:val="22"/>
                          <w:rPrChange w:id="6775"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6776" w:author="tao huang" w:date="2017-09-17T12:05:00Z">
                            <w:rPr>
                              <w:rFonts w:ascii="Cambria Math" w:hAnsi="Cambria Math"/>
                              <w:color w:val="000000" w:themeColor="text1"/>
                              <w:szCs w:val="24"/>
                            </w:rPr>
                          </w:rPrChange>
                        </w:rPr>
                        <m:t>θ</m:t>
                      </m:r>
                    </m:e>
                    <m:sub>
                      <m:r>
                        <w:rPr>
                          <w:rFonts w:ascii="Cambria Math" w:hAnsi="Cambria Math"/>
                          <w:color w:val="0D0D0D" w:themeColor="text1" w:themeTint="F2"/>
                          <w:sz w:val="22"/>
                          <w:rPrChange w:id="6777" w:author="tao huang" w:date="2017-09-17T12:05:00Z">
                            <w:rPr>
                              <w:rFonts w:ascii="Cambria Math" w:hAnsi="Cambria Math"/>
                              <w:color w:val="000000" w:themeColor="text1"/>
                              <w:szCs w:val="24"/>
                            </w:rPr>
                          </w:rPrChange>
                        </w:rPr>
                        <m:t>d</m:t>
                      </m:r>
                    </m:sub>
                  </m:sSub>
                  <m:r>
                    <w:rPr>
                      <w:rFonts w:ascii="Cambria Math" w:hAnsi="Cambria Math"/>
                      <w:color w:val="0D0D0D" w:themeColor="text1" w:themeTint="F2"/>
                      <w:sz w:val="22"/>
                      <w:rPrChange w:id="6778" w:author="tao huang" w:date="2017-09-17T12:05:00Z">
                        <w:rPr>
                          <w:rFonts w:ascii="Cambria Math" w:hAnsi="Cambria Math"/>
                          <w:color w:val="000000" w:themeColor="text1"/>
                          <w:szCs w:val="24"/>
                        </w:rPr>
                      </w:rPrChange>
                    </w:rPr>
                    <m:t>Four_week_dummy</m:t>
                  </m:r>
                </m:e>
                <m:sub>
                  <m:r>
                    <w:rPr>
                      <w:rFonts w:ascii="Cambria Math" w:hAnsi="Cambria Math"/>
                      <w:color w:val="0D0D0D" w:themeColor="text1" w:themeTint="F2"/>
                      <w:sz w:val="22"/>
                      <w:rPrChange w:id="6779" w:author="tao huang" w:date="2017-09-17T12:05:00Z">
                        <w:rPr>
                          <w:rFonts w:ascii="Cambria Math" w:hAnsi="Cambria Math"/>
                          <w:color w:val="000000" w:themeColor="text1"/>
                          <w:szCs w:val="24"/>
                        </w:rPr>
                      </w:rPrChange>
                    </w:rPr>
                    <m:t>d</m:t>
                  </m:r>
                </m:sub>
              </m:sSub>
            </m:e>
          </m:nary>
          <m:r>
            <w:rPr>
              <w:rFonts w:ascii="Cambria Math" w:hAnsi="Cambria Math"/>
              <w:color w:val="0D0D0D" w:themeColor="text1" w:themeTint="F2"/>
              <w:sz w:val="22"/>
              <w:rPrChange w:id="6780" w:author="tao huang" w:date="2017-09-17T12:05:00Z">
                <w:rPr>
                  <w:rFonts w:ascii="Cambria Math" w:hAnsi="Cambria Math"/>
                  <w:color w:val="000000" w:themeColor="text1"/>
                  <w:szCs w:val="24"/>
                </w:rPr>
              </w:rPrChange>
            </w:rPr>
            <m:t>+</m:t>
          </m:r>
          <m:nary>
            <m:naryPr>
              <m:chr m:val="∑"/>
              <m:limLoc m:val="undOvr"/>
              <m:ctrlPr>
                <w:rPr>
                  <w:rFonts w:ascii="Cambria Math" w:hAnsi="Cambria Math"/>
                  <w:i/>
                  <w:color w:val="0D0D0D" w:themeColor="text1" w:themeTint="F2"/>
                  <w:sz w:val="22"/>
                  <w:rPrChange w:id="6781" w:author="tao huang" w:date="2017-09-17T12:05:00Z">
                    <w:rPr>
                      <w:rFonts w:ascii="Cambria Math" w:hAnsi="Cambria Math"/>
                      <w:i/>
                      <w:color w:val="385623" w:themeColor="accent6" w:themeShade="80"/>
                      <w:sz w:val="22"/>
                    </w:rPr>
                  </w:rPrChange>
                </w:rPr>
              </m:ctrlPr>
            </m:naryPr>
            <m:sub>
              <m:r>
                <w:rPr>
                  <w:rFonts w:ascii="Cambria Math" w:hAnsi="Cambria Math"/>
                  <w:color w:val="0D0D0D" w:themeColor="text1" w:themeTint="F2"/>
                  <w:sz w:val="22"/>
                  <w:rPrChange w:id="6782" w:author="tao huang" w:date="2017-09-17T12:05:00Z">
                    <w:rPr>
                      <w:rFonts w:ascii="Cambria Math" w:hAnsi="Cambria Math"/>
                      <w:color w:val="000000" w:themeColor="text1"/>
                      <w:szCs w:val="24"/>
                    </w:rPr>
                  </w:rPrChange>
                </w:rPr>
                <m:t>c=1</m:t>
              </m:r>
            </m:sub>
            <m:sup>
              <m:r>
                <w:rPr>
                  <w:rFonts w:ascii="Cambria Math" w:hAnsi="Cambria Math"/>
                  <w:color w:val="0D0D0D" w:themeColor="text1" w:themeTint="F2"/>
                  <w:sz w:val="22"/>
                  <w:rPrChange w:id="6783" w:author="tao huang" w:date="2017-09-17T12:05:00Z">
                    <w:rPr>
                      <w:rFonts w:ascii="Cambria Math" w:hAnsi="Cambria Math"/>
                      <w:color w:val="000000" w:themeColor="text1"/>
                      <w:szCs w:val="24"/>
                    </w:rPr>
                  </w:rPrChange>
                </w:rPr>
                <m:t>9</m:t>
              </m:r>
            </m:sup>
            <m:e>
              <m:nary>
                <m:naryPr>
                  <m:chr m:val="∑"/>
                  <m:limLoc m:val="undOvr"/>
                  <m:ctrlPr>
                    <w:rPr>
                      <w:rFonts w:ascii="Cambria Math" w:hAnsi="Cambria Math"/>
                      <w:i/>
                      <w:color w:val="0D0D0D" w:themeColor="text1" w:themeTint="F2"/>
                      <w:sz w:val="22"/>
                      <w:rPrChange w:id="6784" w:author="tao huang" w:date="2017-09-17T12:05:00Z">
                        <w:rPr>
                          <w:rFonts w:ascii="Cambria Math" w:hAnsi="Cambria Math"/>
                          <w:i/>
                          <w:color w:val="385623" w:themeColor="accent6" w:themeShade="80"/>
                          <w:sz w:val="22"/>
                        </w:rPr>
                      </w:rPrChange>
                    </w:rPr>
                  </m:ctrlPr>
                </m:naryPr>
                <m:sub>
                  <m:r>
                    <w:rPr>
                      <w:rFonts w:ascii="Cambria Math" w:hAnsi="Cambria Math"/>
                      <w:color w:val="0D0D0D" w:themeColor="text1" w:themeTint="F2"/>
                      <w:sz w:val="22"/>
                      <w:rPrChange w:id="6785" w:author="tao huang" w:date="2017-09-17T12:05:00Z">
                        <w:rPr>
                          <w:rFonts w:ascii="Cambria Math" w:hAnsi="Cambria Math"/>
                          <w:color w:val="000000" w:themeColor="text1"/>
                          <w:szCs w:val="24"/>
                        </w:rPr>
                      </w:rPrChange>
                    </w:rPr>
                    <m:t>v=0</m:t>
                  </m:r>
                </m:sub>
                <m:sup>
                  <m:r>
                    <w:rPr>
                      <w:rFonts w:ascii="Cambria Math" w:hAnsi="Cambria Math"/>
                      <w:color w:val="0D0D0D" w:themeColor="text1" w:themeTint="F2"/>
                      <w:sz w:val="22"/>
                      <w:rPrChange w:id="6786" w:author="tao huang" w:date="2017-09-17T12:05:00Z">
                        <w:rPr>
                          <w:rFonts w:ascii="Cambria Math" w:hAnsi="Cambria Math"/>
                          <w:color w:val="000000" w:themeColor="text1"/>
                          <w:szCs w:val="24"/>
                        </w:rPr>
                      </w:rPrChange>
                    </w:rPr>
                    <m:t>1</m:t>
                  </m:r>
                </m:sup>
                <m:e>
                  <m:sSub>
                    <m:sSubPr>
                      <m:ctrlPr>
                        <w:rPr>
                          <w:rFonts w:ascii="Cambria Math" w:hAnsi="Cambria Math"/>
                          <w:i/>
                          <w:color w:val="0D0D0D" w:themeColor="text1" w:themeTint="F2"/>
                          <w:sz w:val="22"/>
                          <w:rPrChange w:id="6787"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6788" w:author="tao huang" w:date="2017-09-17T12:05:00Z">
                            <w:rPr>
                              <w:rFonts w:ascii="Cambria Math" w:hAnsi="Cambria Math"/>
                              <w:color w:val="000000" w:themeColor="text1"/>
                              <w:szCs w:val="24"/>
                            </w:rPr>
                          </w:rPrChange>
                        </w:rPr>
                        <m:t>δ</m:t>
                      </m:r>
                    </m:e>
                    <m:sub>
                      <m:r>
                        <w:rPr>
                          <w:rFonts w:ascii="Cambria Math" w:hAnsi="Cambria Math"/>
                          <w:color w:val="0D0D0D" w:themeColor="text1" w:themeTint="F2"/>
                          <w:sz w:val="22"/>
                          <w:rPrChange w:id="6789" w:author="tao huang" w:date="2017-09-17T12:05:00Z">
                            <w:rPr>
                              <w:rFonts w:ascii="Cambria Math" w:hAnsi="Cambria Math"/>
                              <w:color w:val="000000" w:themeColor="text1"/>
                              <w:szCs w:val="24"/>
                            </w:rPr>
                          </w:rPrChange>
                        </w:rPr>
                        <m:t>c,v</m:t>
                      </m:r>
                    </m:sub>
                  </m:sSub>
                  <m:sSub>
                    <m:sSubPr>
                      <m:ctrlPr>
                        <w:rPr>
                          <w:rFonts w:ascii="Cambria Math" w:hAnsi="Cambria Math"/>
                          <w:i/>
                          <w:color w:val="0D0D0D" w:themeColor="text1" w:themeTint="F2"/>
                          <w:sz w:val="22"/>
                          <w:rPrChange w:id="6790"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6791" w:author="tao huang" w:date="2017-09-17T12:05:00Z">
                            <w:rPr>
                              <w:rFonts w:ascii="Cambria Math" w:hAnsi="Cambria Math"/>
                              <w:color w:val="000000" w:themeColor="text1"/>
                              <w:szCs w:val="24"/>
                            </w:rPr>
                          </w:rPrChange>
                        </w:rPr>
                        <m:t>CalendarEvent</m:t>
                      </m:r>
                    </m:e>
                    <m:sub>
                      <m:r>
                        <w:rPr>
                          <w:rFonts w:ascii="Cambria Math" w:hAnsi="Cambria Math"/>
                          <w:color w:val="0D0D0D" w:themeColor="text1" w:themeTint="F2"/>
                          <w:sz w:val="22"/>
                          <w:rPrChange w:id="6792" w:author="tao huang" w:date="2017-09-17T12:05:00Z">
                            <w:rPr>
                              <w:rFonts w:ascii="Cambria Math" w:hAnsi="Cambria Math"/>
                              <w:color w:val="000000" w:themeColor="text1"/>
                              <w:szCs w:val="24"/>
                            </w:rPr>
                          </w:rPrChange>
                        </w:rPr>
                        <m:t>c,t-v</m:t>
                      </m:r>
                    </m:sub>
                  </m:sSub>
                </m:e>
              </m:nary>
            </m:e>
          </m:nary>
          <m:r>
            <w:rPr>
              <w:rFonts w:ascii="Cambria Math" w:hAnsi="Cambria Math"/>
              <w:color w:val="0D0D0D" w:themeColor="text1" w:themeTint="F2"/>
              <w:sz w:val="22"/>
              <w:rPrChange w:id="6793" w:author="tao huang" w:date="2017-09-17T12:05:00Z">
                <w:rPr>
                  <w:rFonts w:ascii="Cambria Math" w:hAnsi="Cambria Math"/>
                  <w:color w:val="000000" w:themeColor="text1"/>
                  <w:szCs w:val="24"/>
                </w:rPr>
              </w:rPrChange>
            </w:rPr>
            <m:t>+</m:t>
          </m:r>
          <m:sSub>
            <m:sSubPr>
              <m:ctrlPr>
                <w:rPr>
                  <w:rFonts w:ascii="Cambria Math" w:hAnsi="Cambria Math"/>
                  <w:i/>
                  <w:color w:val="0D0D0D" w:themeColor="text1" w:themeTint="F2"/>
                  <w:sz w:val="22"/>
                  <w:rPrChange w:id="6794"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6795" w:author="tao huang" w:date="2017-09-17T12:05:00Z">
                    <w:rPr>
                      <w:rFonts w:ascii="Cambria Math" w:hAnsi="Cambria Math"/>
                      <w:color w:val="000000" w:themeColor="text1"/>
                      <w:szCs w:val="24"/>
                    </w:rPr>
                  </w:rPrChange>
                </w:rPr>
                <m:t>ε</m:t>
              </m:r>
            </m:e>
            <m:sub>
              <m:r>
                <w:rPr>
                  <w:rFonts w:ascii="Cambria Math" w:hAnsi="Cambria Math"/>
                  <w:color w:val="0D0D0D" w:themeColor="text1" w:themeTint="F2"/>
                  <w:sz w:val="22"/>
                  <w:rPrChange w:id="6796" w:author="tao huang" w:date="2017-09-17T12:05:00Z">
                    <w:rPr>
                      <w:rFonts w:ascii="Cambria Math" w:hAnsi="Cambria Math"/>
                      <w:color w:val="000000" w:themeColor="text1"/>
                      <w:szCs w:val="24"/>
                    </w:rPr>
                  </w:rPrChange>
                </w:rPr>
                <m:t>t</m:t>
              </m:r>
            </m:sub>
          </m:sSub>
          <m:r>
            <w:rPr>
              <w:rFonts w:ascii="Cambria Math" w:hAnsi="Cambria Math"/>
              <w:color w:val="0D0D0D" w:themeColor="text1" w:themeTint="F2"/>
              <w:sz w:val="22"/>
              <w:rPrChange w:id="6797" w:author="tao huang" w:date="2017-09-17T12:05:00Z">
                <w:rPr>
                  <w:rFonts w:ascii="Cambria Math" w:hAnsi="Cambria Math"/>
                  <w:color w:val="000000" w:themeColor="text1"/>
                  <w:szCs w:val="24"/>
                </w:rPr>
              </w:rPrChange>
            </w:rPr>
            <m:t xml:space="preserve">                      </m:t>
          </m:r>
        </m:oMath>
      </m:oMathPara>
    </w:p>
    <w:p w14:paraId="670EE8DD" w14:textId="77777777" w:rsidR="00CA3798" w:rsidRPr="00A60A57" w:rsidRDefault="00CA3798">
      <w:pPr>
        <w:pStyle w:val="ListParagraph"/>
        <w:spacing w:after="0" w:line="360" w:lineRule="auto"/>
        <w:ind w:left="0"/>
        <w:rPr>
          <w:color w:val="0D0D0D" w:themeColor="text1" w:themeTint="F2"/>
          <w:sz w:val="22"/>
          <w:rPrChange w:id="6798" w:author="tao huang" w:date="2017-09-17T12:05:00Z">
            <w:rPr>
              <w:color w:val="000000" w:themeColor="text1"/>
              <w:szCs w:val="24"/>
            </w:rPr>
          </w:rPrChange>
        </w:rPr>
      </w:pPr>
      <w:r w:rsidRPr="00A60A57">
        <w:rPr>
          <w:color w:val="0D0D0D" w:themeColor="text1" w:themeTint="F2"/>
          <w:sz w:val="22"/>
          <w:rPrChange w:id="6799" w:author="tao huang" w:date="2017-09-17T12:05:00Z">
            <w:rPr>
              <w:color w:val="000000" w:themeColor="text1"/>
              <w:szCs w:val="24"/>
            </w:rPr>
          </w:rPrChange>
        </w:rPr>
        <w:t xml:space="preserve">where </w:t>
      </w:r>
    </w:p>
    <w:p w14:paraId="420861FE" w14:textId="77777777" w:rsidR="008B6932" w:rsidRPr="00A60A57" w:rsidRDefault="008B6932">
      <w:pPr>
        <w:pStyle w:val="ListParagraph"/>
        <w:spacing w:after="0" w:line="360" w:lineRule="auto"/>
        <w:ind w:left="0"/>
        <w:rPr>
          <w:color w:val="0D0D0D" w:themeColor="text1" w:themeTint="F2"/>
          <w:sz w:val="22"/>
          <w:rPrChange w:id="6800" w:author="tao huang" w:date="2017-09-17T12:05:00Z">
            <w:rPr>
              <w:color w:val="000000" w:themeColor="text1"/>
              <w:szCs w:val="24"/>
            </w:rPr>
          </w:rPrChange>
        </w:rPr>
      </w:pPr>
      <m:oMath>
        <m:r>
          <m:rPr>
            <m:sty m:val="p"/>
          </m:rPr>
          <w:rPr>
            <w:rFonts w:ascii="Cambria Math" w:hAnsi="Cambria Math"/>
            <w:color w:val="0D0D0D" w:themeColor="text1" w:themeTint="F2"/>
            <w:sz w:val="22"/>
            <w:rPrChange w:id="6801" w:author="tao huang" w:date="2017-09-17T12:05:00Z">
              <w:rPr>
                <w:rFonts w:ascii="Cambria Math" w:hAnsi="Cambria Math"/>
                <w:color w:val="000000" w:themeColor="text1"/>
                <w:szCs w:val="24"/>
              </w:rPr>
            </w:rPrChange>
          </w:rPr>
          <m:t>ln⁡</m:t>
        </m:r>
        <m:r>
          <w:rPr>
            <w:rFonts w:ascii="Cambria Math" w:hAnsi="Cambria Math"/>
            <w:color w:val="0D0D0D" w:themeColor="text1" w:themeTint="F2"/>
            <w:sz w:val="22"/>
            <w:rPrChange w:id="6802" w:author="tao huang" w:date="2017-09-17T12:05:00Z">
              <w:rPr>
                <w:rFonts w:ascii="Cambria Math" w:hAnsi="Cambria Math"/>
                <w:color w:val="000000" w:themeColor="text1"/>
                <w:szCs w:val="24"/>
              </w:rPr>
            </w:rPrChange>
          </w:rPr>
          <m:t>(</m:t>
        </m:r>
        <m:sSub>
          <m:sSubPr>
            <m:ctrlPr>
              <w:rPr>
                <w:rFonts w:ascii="Cambria Math" w:hAnsi="Cambria Math"/>
                <w:i/>
                <w:color w:val="0D0D0D" w:themeColor="text1" w:themeTint="F2"/>
                <w:sz w:val="22"/>
                <w:rPrChange w:id="6803"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6804" w:author="tao huang" w:date="2017-09-17T12:05:00Z">
                  <w:rPr>
                    <w:rFonts w:ascii="Cambria Math" w:hAnsi="Cambria Math"/>
                    <w:color w:val="000000" w:themeColor="text1"/>
                    <w:szCs w:val="24"/>
                  </w:rPr>
                </w:rPrChange>
              </w:rPr>
              <m:t>y</m:t>
            </m:r>
          </m:e>
          <m:sub>
            <m:r>
              <w:rPr>
                <w:rFonts w:ascii="Cambria Math" w:hAnsi="Cambria Math"/>
                <w:color w:val="0D0D0D" w:themeColor="text1" w:themeTint="F2"/>
                <w:sz w:val="22"/>
                <w:rPrChange w:id="6805" w:author="tao huang" w:date="2017-09-17T12:05:00Z">
                  <w:rPr>
                    <w:rFonts w:ascii="Cambria Math" w:hAnsi="Cambria Math"/>
                    <w:color w:val="000000" w:themeColor="text1"/>
                    <w:szCs w:val="24"/>
                  </w:rPr>
                </w:rPrChange>
              </w:rPr>
              <m:t>0,t</m:t>
            </m:r>
          </m:sub>
        </m:sSub>
        <m:r>
          <w:rPr>
            <w:rFonts w:ascii="Cambria Math" w:hAnsi="Cambria Math"/>
            <w:color w:val="0D0D0D" w:themeColor="text1" w:themeTint="F2"/>
            <w:sz w:val="22"/>
            <w:rPrChange w:id="6806" w:author="tao huang" w:date="2017-09-17T12:05:00Z">
              <w:rPr>
                <w:rFonts w:ascii="Cambria Math" w:hAnsi="Cambria Math"/>
                <w:color w:val="000000" w:themeColor="text1"/>
                <w:szCs w:val="24"/>
              </w:rPr>
            </w:rPrChange>
          </w:rPr>
          <m:t>)</m:t>
        </m:r>
      </m:oMath>
      <w:r w:rsidRPr="00A60A57">
        <w:rPr>
          <w:color w:val="0D0D0D" w:themeColor="text1" w:themeTint="F2"/>
          <w:sz w:val="22"/>
          <w:rPrChange w:id="6807" w:author="tao huang" w:date="2017-09-17T12:05:00Z">
            <w:rPr>
              <w:color w:val="000000" w:themeColor="text1"/>
              <w:szCs w:val="24"/>
            </w:rPr>
          </w:rPrChange>
        </w:rPr>
        <w:t xml:space="preserve"> is the log sales of the focal product at week </w:t>
      </w:r>
      <m:oMath>
        <m:r>
          <w:rPr>
            <w:rFonts w:ascii="Cambria Math" w:hAnsi="Cambria Math"/>
            <w:color w:val="0D0D0D" w:themeColor="text1" w:themeTint="F2"/>
            <w:sz w:val="22"/>
            <w:rPrChange w:id="6808" w:author="tao huang" w:date="2017-09-17T12:05:00Z">
              <w:rPr>
                <w:rFonts w:ascii="Cambria Math" w:hAnsi="Cambria Math"/>
                <w:color w:val="000000" w:themeColor="text1"/>
                <w:szCs w:val="24"/>
              </w:rPr>
            </w:rPrChange>
          </w:rPr>
          <m:t>t</m:t>
        </m:r>
      </m:oMath>
    </w:p>
    <w:p w14:paraId="56A422D7" w14:textId="676AC6E8" w:rsidR="008B6932" w:rsidRPr="00A60A57" w:rsidRDefault="008B6932">
      <w:pPr>
        <w:pStyle w:val="ListParagraph"/>
        <w:spacing w:after="0" w:line="360" w:lineRule="auto"/>
        <w:ind w:left="0"/>
        <w:rPr>
          <w:color w:val="0D0D0D" w:themeColor="text1" w:themeTint="F2"/>
          <w:sz w:val="22"/>
          <w:rPrChange w:id="6809" w:author="tao huang" w:date="2017-09-17T12:05:00Z">
            <w:rPr>
              <w:color w:val="000000" w:themeColor="text1"/>
              <w:szCs w:val="24"/>
            </w:rPr>
          </w:rPrChange>
        </w:rPr>
      </w:pPr>
      <m:oMath>
        <m:r>
          <w:rPr>
            <w:rFonts w:ascii="Cambria Math" w:hAnsi="Cambria Math"/>
            <w:color w:val="0D0D0D" w:themeColor="text1" w:themeTint="F2"/>
            <w:sz w:val="22"/>
            <w:rPrChange w:id="6810" w:author="tao huang" w:date="2017-09-17T12:05:00Z">
              <w:rPr>
                <w:rFonts w:ascii="Cambria Math" w:hAnsi="Cambria Math"/>
                <w:color w:val="000000" w:themeColor="text1"/>
                <w:szCs w:val="24"/>
              </w:rPr>
            </w:rPrChange>
          </w:rPr>
          <m:t>time</m:t>
        </m:r>
      </m:oMath>
      <w:r w:rsidRPr="00A60A57">
        <w:rPr>
          <w:color w:val="0D0D0D" w:themeColor="text1" w:themeTint="F2"/>
          <w:sz w:val="22"/>
          <w:rPrChange w:id="6811" w:author="tao huang" w:date="2017-09-17T12:05:00Z">
            <w:rPr>
              <w:color w:val="000000" w:themeColor="text1"/>
              <w:szCs w:val="24"/>
            </w:rPr>
          </w:rPrChange>
        </w:rPr>
        <w:t xml:space="preserve"> is the term for the determinist</w:t>
      </w:r>
      <w:r w:rsidR="001710FC" w:rsidRPr="00A60A57">
        <w:rPr>
          <w:color w:val="0D0D0D" w:themeColor="text1" w:themeTint="F2"/>
          <w:sz w:val="22"/>
          <w:rPrChange w:id="6812" w:author="tao huang" w:date="2017-09-17T12:05:00Z">
            <w:rPr>
              <w:color w:val="000000" w:themeColor="text1"/>
              <w:szCs w:val="24"/>
            </w:rPr>
          </w:rPrChange>
        </w:rPr>
        <w:t>ic</w:t>
      </w:r>
      <w:r w:rsidRPr="00A60A57">
        <w:rPr>
          <w:color w:val="0D0D0D" w:themeColor="text1" w:themeTint="F2"/>
          <w:sz w:val="22"/>
          <w:rPrChange w:id="6813" w:author="tao huang" w:date="2017-09-17T12:05:00Z">
            <w:rPr>
              <w:color w:val="000000" w:themeColor="text1"/>
              <w:szCs w:val="24"/>
            </w:rPr>
          </w:rPrChange>
        </w:rPr>
        <w:t xml:space="preserve"> trend which captures any potential steady change during the estimation period </w:t>
      </w:r>
      <w:r w:rsidRPr="00A60A57">
        <w:rPr>
          <w:color w:val="0D0D0D" w:themeColor="text1" w:themeTint="F2"/>
          <w:sz w:val="22"/>
          <w:rPrChange w:id="6814" w:author="tao huang" w:date="2017-09-17T12:05:00Z">
            <w:rPr>
              <w:color w:val="000000" w:themeColor="text1"/>
              <w:szCs w:val="24"/>
            </w:rPr>
          </w:rPrChange>
        </w:rPr>
        <w:fldChar w:fldCharType="begin"/>
      </w:r>
      <w:r w:rsidR="006016F1">
        <w:rPr>
          <w:color w:val="0D0D0D" w:themeColor="text1" w:themeTint="F2"/>
          <w:sz w:val="22"/>
        </w:rPr>
        <w:instrText xml:space="preserve"> ADDIN EN.CITE &lt;EndNote&gt;&lt;Cite&gt;&lt;Author&gt;Song&lt;/Author&gt;&lt;Year&gt;2003&lt;/Year&gt;&lt;RecNum&gt;267&lt;/RecNum&gt;&lt;DisplayText&gt;(Song &amp;amp; Witt, 2003)&lt;/DisplayText&gt;&lt;record&gt;&lt;rec-number&gt;267&lt;/rec-number&gt;&lt;foreign-keys&gt;&lt;key app="EN" db-id="fwzpfdt205x9v6eprsvv25dpxftedxv0z0a9" timestamp="0"&gt;267&lt;/key&gt;&lt;/foreign-keys&gt;&lt;ref-type name="Journal Article"&gt;17&lt;/ref-type&gt;&lt;contributors&gt;&lt;authors&gt;&lt;author&gt;Haiyan Song&lt;/author&gt;&lt;author&gt;Stephen F. Witt&lt;/author&gt;&lt;/authors&gt;&lt;/contributors&gt;&lt;titles&gt;&lt;title&gt;Tourism Forecasting: The General-to-Specific Approach&lt;/title&gt;&lt;secondary-title&gt;Journal of Travel Research&lt;/secondary-title&gt;&lt;/titles&gt;&lt;pages&gt;65-74&lt;/pages&gt;&lt;volume&gt;42&lt;/volume&gt;&lt;dates&gt;&lt;year&gt;2003&lt;/year&gt;&lt;/dates&gt;&lt;urls&gt;&lt;/urls&gt;&lt;/record&gt;&lt;/Cite&gt;&lt;/EndNote&gt;</w:instrText>
      </w:r>
      <w:r w:rsidRPr="00A60A57">
        <w:rPr>
          <w:color w:val="0D0D0D" w:themeColor="text1" w:themeTint="F2"/>
          <w:sz w:val="22"/>
          <w:rPrChange w:id="6815" w:author="tao huang" w:date="2017-09-17T12:05:00Z">
            <w:rPr>
              <w:color w:val="000000" w:themeColor="text1"/>
              <w:szCs w:val="24"/>
            </w:rPr>
          </w:rPrChange>
        </w:rPr>
        <w:fldChar w:fldCharType="separate"/>
      </w:r>
      <w:r w:rsidR="006016F1">
        <w:rPr>
          <w:noProof/>
          <w:color w:val="0D0D0D" w:themeColor="text1" w:themeTint="F2"/>
          <w:sz w:val="22"/>
        </w:rPr>
        <w:t>(</w:t>
      </w:r>
      <w:hyperlink w:anchor="_ENREF_67" w:tooltip="Song, 2003 #267" w:history="1">
        <w:r w:rsidR="00F75C33">
          <w:rPr>
            <w:noProof/>
            <w:color w:val="0D0D0D" w:themeColor="text1" w:themeTint="F2"/>
            <w:sz w:val="22"/>
          </w:rPr>
          <w:t>Song &amp; Witt, 2003</w:t>
        </w:r>
      </w:hyperlink>
      <w:r w:rsidR="006016F1">
        <w:rPr>
          <w:noProof/>
          <w:color w:val="0D0D0D" w:themeColor="text1" w:themeTint="F2"/>
          <w:sz w:val="22"/>
        </w:rPr>
        <w:t>)</w:t>
      </w:r>
      <w:r w:rsidRPr="00A60A57">
        <w:rPr>
          <w:color w:val="0D0D0D" w:themeColor="text1" w:themeTint="F2"/>
          <w:sz w:val="22"/>
          <w:rPrChange w:id="6816" w:author="tao huang" w:date="2017-09-17T12:05:00Z">
            <w:rPr>
              <w:color w:val="000000" w:themeColor="text1"/>
              <w:szCs w:val="24"/>
            </w:rPr>
          </w:rPrChange>
        </w:rPr>
        <w:fldChar w:fldCharType="end"/>
      </w:r>
      <w:r w:rsidRPr="00A60A57">
        <w:rPr>
          <w:color w:val="0D0D0D" w:themeColor="text1" w:themeTint="F2"/>
          <w:sz w:val="22"/>
          <w:rPrChange w:id="6817" w:author="tao huang" w:date="2017-09-17T12:05:00Z">
            <w:rPr>
              <w:color w:val="000000" w:themeColor="text1"/>
              <w:szCs w:val="24"/>
            </w:rPr>
          </w:rPrChange>
        </w:rPr>
        <w:t>.</w:t>
      </w:r>
    </w:p>
    <w:p w14:paraId="71D97C93" w14:textId="77777777" w:rsidR="008B6932" w:rsidRPr="00A60A57" w:rsidRDefault="008B6932">
      <w:pPr>
        <w:pStyle w:val="ListParagraph"/>
        <w:spacing w:after="0" w:line="360" w:lineRule="auto"/>
        <w:ind w:left="0"/>
        <w:rPr>
          <w:i/>
          <w:color w:val="0D0D0D" w:themeColor="text1" w:themeTint="F2"/>
          <w:sz w:val="22"/>
          <w:rPrChange w:id="6818" w:author="tao huang" w:date="2017-09-17T12:05:00Z">
            <w:rPr>
              <w:i/>
              <w:color w:val="000000" w:themeColor="text1"/>
              <w:szCs w:val="24"/>
            </w:rPr>
          </w:rPrChange>
        </w:rPr>
      </w:pPr>
      <m:oMath>
        <m:r>
          <m:rPr>
            <m:sty m:val="p"/>
          </m:rPr>
          <w:rPr>
            <w:rFonts w:ascii="Cambria Math" w:hAnsi="Cambria Math"/>
            <w:color w:val="0D0D0D" w:themeColor="text1" w:themeTint="F2"/>
            <w:sz w:val="22"/>
            <w:rPrChange w:id="6819" w:author="tao huang" w:date="2017-09-17T12:05:00Z">
              <w:rPr>
                <w:rFonts w:ascii="Cambria Math" w:hAnsi="Cambria Math"/>
                <w:color w:val="000000" w:themeColor="text1"/>
                <w:szCs w:val="24"/>
              </w:rPr>
            </w:rPrChange>
          </w:rPr>
          <m:t>ln⁡</m:t>
        </m:r>
        <m:r>
          <w:rPr>
            <w:rFonts w:ascii="Cambria Math" w:hAnsi="Cambria Math"/>
            <w:color w:val="0D0D0D" w:themeColor="text1" w:themeTint="F2"/>
            <w:sz w:val="22"/>
            <w:rPrChange w:id="6820" w:author="tao huang" w:date="2017-09-17T12:05:00Z">
              <w:rPr>
                <w:rFonts w:ascii="Cambria Math" w:hAnsi="Cambria Math"/>
                <w:color w:val="000000" w:themeColor="text1"/>
                <w:szCs w:val="24"/>
              </w:rPr>
            </w:rPrChange>
          </w:rPr>
          <m:t>(</m:t>
        </m:r>
        <m:sSub>
          <m:sSubPr>
            <m:ctrlPr>
              <w:rPr>
                <w:rFonts w:ascii="Cambria Math" w:hAnsi="Cambria Math"/>
                <w:i/>
                <w:color w:val="0D0D0D" w:themeColor="text1" w:themeTint="F2"/>
                <w:sz w:val="22"/>
                <w:rPrChange w:id="6821"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6822" w:author="tao huang" w:date="2017-09-17T12:05:00Z">
                  <w:rPr>
                    <w:rFonts w:ascii="Cambria Math" w:hAnsi="Cambria Math"/>
                    <w:color w:val="000000" w:themeColor="text1"/>
                    <w:szCs w:val="24"/>
                  </w:rPr>
                </w:rPrChange>
              </w:rPr>
              <m:t>p</m:t>
            </m:r>
          </m:e>
          <m:sub>
            <m:r>
              <w:rPr>
                <w:rFonts w:ascii="Cambria Math" w:hAnsi="Cambria Math"/>
                <w:color w:val="0D0D0D" w:themeColor="text1" w:themeTint="F2"/>
                <w:sz w:val="22"/>
                <w:rPrChange w:id="6823" w:author="tao huang" w:date="2017-09-17T12:05:00Z">
                  <w:rPr>
                    <w:rFonts w:ascii="Cambria Math" w:hAnsi="Cambria Math"/>
                    <w:color w:val="000000" w:themeColor="text1"/>
                    <w:szCs w:val="24"/>
                  </w:rPr>
                </w:rPrChange>
              </w:rPr>
              <m:t>0,t-j</m:t>
            </m:r>
          </m:sub>
        </m:sSub>
        <m:r>
          <w:rPr>
            <w:rFonts w:ascii="Cambria Math" w:hAnsi="Cambria Math"/>
            <w:color w:val="0D0D0D" w:themeColor="text1" w:themeTint="F2"/>
            <w:sz w:val="22"/>
            <w:rPrChange w:id="6824" w:author="tao huang" w:date="2017-09-17T12:05:00Z">
              <w:rPr>
                <w:rFonts w:ascii="Cambria Math" w:hAnsi="Cambria Math"/>
                <w:color w:val="000000" w:themeColor="text1"/>
                <w:szCs w:val="24"/>
              </w:rPr>
            </w:rPrChange>
          </w:rPr>
          <m:t>)</m:t>
        </m:r>
      </m:oMath>
      <w:r w:rsidRPr="00A60A57">
        <w:rPr>
          <w:color w:val="0D0D0D" w:themeColor="text1" w:themeTint="F2"/>
          <w:sz w:val="22"/>
          <w:rPrChange w:id="6825" w:author="tao huang" w:date="2017-09-17T12:05:00Z">
            <w:rPr>
              <w:color w:val="000000" w:themeColor="text1"/>
              <w:szCs w:val="24"/>
            </w:rPr>
          </w:rPrChange>
        </w:rPr>
        <w:t xml:space="preserve"> </w:t>
      </w:r>
      <w:r w:rsidR="00867C40" w:rsidRPr="00A60A57">
        <w:rPr>
          <w:color w:val="0D0D0D" w:themeColor="text1" w:themeTint="F2"/>
          <w:sz w:val="22"/>
          <w:rPrChange w:id="6826" w:author="tao huang" w:date="2017-09-17T12:05:00Z">
            <w:rPr>
              <w:color w:val="000000" w:themeColor="text1"/>
              <w:szCs w:val="24"/>
            </w:rPr>
          </w:rPrChange>
        </w:rPr>
        <w:t xml:space="preserve">and </w:t>
      </w:r>
      <m:oMath>
        <m:r>
          <m:rPr>
            <m:sty m:val="p"/>
          </m:rPr>
          <w:rPr>
            <w:rFonts w:ascii="Cambria Math" w:hAnsi="Cambria Math"/>
            <w:color w:val="0D0D0D" w:themeColor="text1" w:themeTint="F2"/>
            <w:sz w:val="22"/>
            <w:rPrChange w:id="6827" w:author="tao huang" w:date="2017-09-17T12:05:00Z">
              <w:rPr>
                <w:rFonts w:ascii="Cambria Math" w:hAnsi="Cambria Math"/>
                <w:color w:val="000000" w:themeColor="text1"/>
                <w:szCs w:val="24"/>
              </w:rPr>
            </w:rPrChange>
          </w:rPr>
          <m:t>ln⁡</m:t>
        </m:r>
        <m:r>
          <w:rPr>
            <w:rFonts w:ascii="Cambria Math" w:hAnsi="Cambria Math"/>
            <w:color w:val="0D0D0D" w:themeColor="text1" w:themeTint="F2"/>
            <w:sz w:val="22"/>
            <w:rPrChange w:id="6828" w:author="tao huang" w:date="2017-09-17T12:05:00Z">
              <w:rPr>
                <w:rFonts w:ascii="Cambria Math" w:hAnsi="Cambria Math"/>
                <w:color w:val="000000" w:themeColor="text1"/>
                <w:szCs w:val="24"/>
              </w:rPr>
            </w:rPrChange>
          </w:rPr>
          <m:t>(</m:t>
        </m:r>
        <m:sSub>
          <m:sSubPr>
            <m:ctrlPr>
              <w:rPr>
                <w:rFonts w:ascii="Cambria Math" w:hAnsi="Cambria Math"/>
                <w:i/>
                <w:color w:val="0D0D0D" w:themeColor="text1" w:themeTint="F2"/>
                <w:sz w:val="22"/>
                <w:rPrChange w:id="6829"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6830" w:author="tao huang" w:date="2017-09-17T12:05:00Z">
                  <w:rPr>
                    <w:rFonts w:ascii="Cambria Math" w:hAnsi="Cambria Math"/>
                    <w:color w:val="000000" w:themeColor="text1"/>
                    <w:szCs w:val="24"/>
                  </w:rPr>
                </w:rPrChange>
              </w:rPr>
              <m:t>p</m:t>
            </m:r>
          </m:e>
          <m:sub>
            <m:r>
              <w:rPr>
                <w:rFonts w:ascii="Cambria Math" w:hAnsi="Cambria Math"/>
                <w:color w:val="0D0D0D" w:themeColor="text1" w:themeTint="F2"/>
                <w:sz w:val="22"/>
                <w:rPrChange w:id="6831" w:author="tao huang" w:date="2017-09-17T12:05:00Z">
                  <w:rPr>
                    <w:rFonts w:ascii="Cambria Math" w:hAnsi="Cambria Math"/>
                    <w:color w:val="000000" w:themeColor="text1"/>
                    <w:szCs w:val="24"/>
                  </w:rPr>
                </w:rPrChange>
              </w:rPr>
              <m:t>m,t-j</m:t>
            </m:r>
          </m:sub>
        </m:sSub>
        <m:r>
          <w:rPr>
            <w:rFonts w:ascii="Cambria Math" w:hAnsi="Cambria Math"/>
            <w:color w:val="0D0D0D" w:themeColor="text1" w:themeTint="F2"/>
            <w:sz w:val="22"/>
            <w:rPrChange w:id="6832" w:author="tao huang" w:date="2017-09-17T12:05:00Z">
              <w:rPr>
                <w:rFonts w:ascii="Cambria Math" w:hAnsi="Cambria Math"/>
                <w:color w:val="000000" w:themeColor="text1"/>
                <w:szCs w:val="24"/>
              </w:rPr>
            </w:rPrChange>
          </w:rPr>
          <m:t>)</m:t>
        </m:r>
      </m:oMath>
      <w:r w:rsidR="00867C40" w:rsidRPr="00A60A57">
        <w:rPr>
          <w:color w:val="0D0D0D" w:themeColor="text1" w:themeTint="F2"/>
          <w:sz w:val="22"/>
          <w:rPrChange w:id="6833" w:author="tao huang" w:date="2017-09-17T12:05:00Z">
            <w:rPr>
              <w:color w:val="000000" w:themeColor="text1"/>
              <w:szCs w:val="24"/>
            </w:rPr>
          </w:rPrChange>
        </w:rPr>
        <w:t xml:space="preserve"> represent </w:t>
      </w:r>
      <w:r w:rsidRPr="00A60A57">
        <w:rPr>
          <w:color w:val="0D0D0D" w:themeColor="text1" w:themeTint="F2"/>
          <w:sz w:val="22"/>
          <w:rPrChange w:id="6834" w:author="tao huang" w:date="2017-09-17T12:05:00Z">
            <w:rPr>
              <w:color w:val="000000" w:themeColor="text1"/>
              <w:szCs w:val="24"/>
            </w:rPr>
          </w:rPrChange>
        </w:rPr>
        <w:t xml:space="preserve">the log price of the focal product </w:t>
      </w:r>
      <w:r w:rsidR="00867C40" w:rsidRPr="00A60A57">
        <w:rPr>
          <w:color w:val="0D0D0D" w:themeColor="text1" w:themeTint="F2"/>
          <w:sz w:val="22"/>
          <w:rPrChange w:id="6835" w:author="tao huang" w:date="2017-09-17T12:05:00Z">
            <w:rPr>
              <w:color w:val="000000" w:themeColor="text1"/>
              <w:szCs w:val="24"/>
            </w:rPr>
          </w:rPrChange>
        </w:rPr>
        <w:t xml:space="preserve">and the competitive product </w:t>
      </w:r>
      <w:r w:rsidRPr="00A60A57">
        <w:rPr>
          <w:color w:val="0D0D0D" w:themeColor="text1" w:themeTint="F2"/>
          <w:sz w:val="22"/>
          <w:rPrChange w:id="6836" w:author="tao huang" w:date="2017-09-17T12:05:00Z">
            <w:rPr>
              <w:color w:val="000000" w:themeColor="text1"/>
              <w:szCs w:val="24"/>
            </w:rPr>
          </w:rPrChange>
        </w:rPr>
        <w:t xml:space="preserve">at week </w:t>
      </w:r>
      <m:oMath>
        <m:r>
          <w:rPr>
            <w:rFonts w:ascii="Cambria Math" w:hAnsi="Cambria Math"/>
            <w:color w:val="0D0D0D" w:themeColor="text1" w:themeTint="F2"/>
            <w:sz w:val="22"/>
            <w:rPrChange w:id="6837" w:author="tao huang" w:date="2017-09-17T12:05:00Z">
              <w:rPr>
                <w:rFonts w:ascii="Cambria Math" w:hAnsi="Cambria Math"/>
                <w:color w:val="000000" w:themeColor="text1"/>
                <w:szCs w:val="24"/>
              </w:rPr>
            </w:rPrChange>
          </w:rPr>
          <m:t>t-j</m:t>
        </m:r>
      </m:oMath>
    </w:p>
    <w:p w14:paraId="3F8D17E0" w14:textId="77777777" w:rsidR="008B6932" w:rsidRPr="00A60A57" w:rsidRDefault="00F65496">
      <w:pPr>
        <w:pStyle w:val="ListParagraph"/>
        <w:spacing w:after="0" w:line="360" w:lineRule="auto"/>
        <w:ind w:left="0"/>
        <w:rPr>
          <w:color w:val="0D0D0D" w:themeColor="text1" w:themeTint="F2"/>
          <w:sz w:val="22"/>
          <w:rPrChange w:id="6838" w:author="tao huang" w:date="2017-09-17T12:05:00Z">
            <w:rPr>
              <w:color w:val="000000" w:themeColor="text1"/>
              <w:szCs w:val="24"/>
            </w:rPr>
          </w:rPrChange>
        </w:rPr>
      </w:pPr>
      <m:oMath>
        <m:sSub>
          <m:sSubPr>
            <m:ctrlPr>
              <w:rPr>
                <w:rFonts w:ascii="Cambria Math" w:hAnsi="Cambria Math"/>
                <w:i/>
                <w:color w:val="0D0D0D" w:themeColor="text1" w:themeTint="F2"/>
                <w:sz w:val="22"/>
                <w:rPrChange w:id="6839"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6840" w:author="tao huang" w:date="2017-09-17T12:05:00Z">
                  <w:rPr>
                    <w:rFonts w:ascii="Cambria Math" w:hAnsi="Cambria Math"/>
                    <w:color w:val="000000" w:themeColor="text1"/>
                    <w:szCs w:val="24"/>
                  </w:rPr>
                </w:rPrChange>
              </w:rPr>
              <m:t>Feature</m:t>
            </m:r>
          </m:e>
          <m:sub>
            <m:r>
              <w:rPr>
                <w:rFonts w:ascii="Cambria Math" w:hAnsi="Cambria Math"/>
                <w:color w:val="0D0D0D" w:themeColor="text1" w:themeTint="F2"/>
                <w:sz w:val="22"/>
                <w:rPrChange w:id="6841" w:author="tao huang" w:date="2017-09-17T12:05:00Z">
                  <w:rPr>
                    <w:rFonts w:ascii="Cambria Math" w:hAnsi="Cambria Math"/>
                    <w:color w:val="000000" w:themeColor="text1"/>
                    <w:szCs w:val="24"/>
                  </w:rPr>
                </w:rPrChange>
              </w:rPr>
              <m:t>0,t-j</m:t>
            </m:r>
          </m:sub>
        </m:sSub>
      </m:oMath>
      <w:r w:rsidR="003E42BE" w:rsidRPr="00A60A57">
        <w:rPr>
          <w:color w:val="0D0D0D" w:themeColor="text1" w:themeTint="F2"/>
          <w:sz w:val="22"/>
          <w:rPrChange w:id="6842" w:author="tao huang" w:date="2017-09-17T12:05:00Z">
            <w:rPr>
              <w:color w:val="000000" w:themeColor="text1"/>
              <w:szCs w:val="24"/>
            </w:rPr>
          </w:rPrChange>
        </w:rPr>
        <w:t xml:space="preserve"> and </w:t>
      </w:r>
      <m:oMath>
        <m:sSub>
          <m:sSubPr>
            <m:ctrlPr>
              <w:rPr>
                <w:rFonts w:ascii="Cambria Math" w:hAnsi="Cambria Math"/>
                <w:i/>
                <w:color w:val="0D0D0D" w:themeColor="text1" w:themeTint="F2"/>
                <w:sz w:val="22"/>
                <w:rPrChange w:id="6843"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6844" w:author="tao huang" w:date="2017-09-17T12:05:00Z">
                  <w:rPr>
                    <w:rFonts w:ascii="Cambria Math" w:hAnsi="Cambria Math"/>
                    <w:color w:val="000000" w:themeColor="text1"/>
                    <w:szCs w:val="24"/>
                  </w:rPr>
                </w:rPrChange>
              </w:rPr>
              <m:t>Display</m:t>
            </m:r>
          </m:e>
          <m:sub>
            <m:r>
              <w:rPr>
                <w:rFonts w:ascii="Cambria Math" w:hAnsi="Cambria Math"/>
                <w:color w:val="0D0D0D" w:themeColor="text1" w:themeTint="F2"/>
                <w:sz w:val="22"/>
                <w:rPrChange w:id="6845" w:author="tao huang" w:date="2017-09-17T12:05:00Z">
                  <w:rPr>
                    <w:rFonts w:ascii="Cambria Math" w:hAnsi="Cambria Math"/>
                    <w:color w:val="000000" w:themeColor="text1"/>
                    <w:szCs w:val="24"/>
                  </w:rPr>
                </w:rPrChange>
              </w:rPr>
              <m:t>0,t-j</m:t>
            </m:r>
          </m:sub>
        </m:sSub>
      </m:oMath>
      <w:r w:rsidR="003E42BE" w:rsidRPr="00A60A57">
        <w:rPr>
          <w:color w:val="0D0D0D" w:themeColor="text1" w:themeTint="F2"/>
          <w:sz w:val="22"/>
          <w:rPrChange w:id="6846" w:author="tao huang" w:date="2017-09-17T12:05:00Z">
            <w:rPr>
              <w:color w:val="000000" w:themeColor="text1"/>
              <w:szCs w:val="24"/>
            </w:rPr>
          </w:rPrChange>
        </w:rPr>
        <w:t xml:space="preserve"> represents the Feature dummy for</w:t>
      </w:r>
      <w:r w:rsidR="008B6932" w:rsidRPr="00A60A57">
        <w:rPr>
          <w:color w:val="0D0D0D" w:themeColor="text1" w:themeTint="F2"/>
          <w:sz w:val="22"/>
          <w:rPrChange w:id="6847" w:author="tao huang" w:date="2017-09-17T12:05:00Z">
            <w:rPr>
              <w:color w:val="000000" w:themeColor="text1"/>
              <w:szCs w:val="24"/>
            </w:rPr>
          </w:rPrChange>
        </w:rPr>
        <w:t xml:space="preserve"> the focal product at week </w:t>
      </w:r>
      <m:oMath>
        <m:r>
          <w:rPr>
            <w:rFonts w:ascii="Cambria Math" w:hAnsi="Cambria Math"/>
            <w:color w:val="0D0D0D" w:themeColor="text1" w:themeTint="F2"/>
            <w:sz w:val="22"/>
            <w:rPrChange w:id="6848" w:author="tao huang" w:date="2017-09-17T12:05:00Z">
              <w:rPr>
                <w:rFonts w:ascii="Cambria Math" w:hAnsi="Cambria Math"/>
                <w:color w:val="000000" w:themeColor="text1"/>
                <w:szCs w:val="24"/>
              </w:rPr>
            </w:rPrChange>
          </w:rPr>
          <m:t>t-j</m:t>
        </m:r>
      </m:oMath>
    </w:p>
    <w:p w14:paraId="22D9CB9C" w14:textId="77777777" w:rsidR="008B6932" w:rsidRPr="00A60A57" w:rsidRDefault="00F65496">
      <w:pPr>
        <w:pStyle w:val="ListParagraph"/>
        <w:spacing w:after="0" w:line="360" w:lineRule="auto"/>
        <w:ind w:left="0"/>
        <w:rPr>
          <w:color w:val="0D0D0D" w:themeColor="text1" w:themeTint="F2"/>
          <w:sz w:val="22"/>
          <w:rPrChange w:id="6849" w:author="tao huang" w:date="2017-09-17T12:05:00Z">
            <w:rPr>
              <w:color w:val="000000" w:themeColor="text1"/>
              <w:szCs w:val="24"/>
            </w:rPr>
          </w:rPrChange>
        </w:rPr>
      </w:pPr>
      <m:oMath>
        <m:sSub>
          <m:sSubPr>
            <m:ctrlPr>
              <w:rPr>
                <w:rFonts w:ascii="Cambria Math" w:hAnsi="Cambria Math"/>
                <w:i/>
                <w:color w:val="0D0D0D" w:themeColor="text1" w:themeTint="F2"/>
                <w:sz w:val="22"/>
                <w:rPrChange w:id="6850"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6851" w:author="tao huang" w:date="2017-09-17T12:05:00Z">
                  <w:rPr>
                    <w:rFonts w:ascii="Cambria Math" w:hAnsi="Cambria Math"/>
                    <w:color w:val="000000" w:themeColor="text1"/>
                    <w:szCs w:val="24"/>
                  </w:rPr>
                </w:rPrChange>
              </w:rPr>
              <m:t>Four_week_dummy</m:t>
            </m:r>
          </m:e>
          <m:sub>
            <m:r>
              <w:rPr>
                <w:rFonts w:ascii="Cambria Math" w:hAnsi="Cambria Math"/>
                <w:color w:val="0D0D0D" w:themeColor="text1" w:themeTint="F2"/>
                <w:sz w:val="22"/>
                <w:rPrChange w:id="6852" w:author="tao huang" w:date="2017-09-17T12:05:00Z">
                  <w:rPr>
                    <w:rFonts w:ascii="Cambria Math" w:hAnsi="Cambria Math"/>
                    <w:color w:val="000000" w:themeColor="text1"/>
                    <w:szCs w:val="24"/>
                  </w:rPr>
                </w:rPrChange>
              </w:rPr>
              <m:t>d</m:t>
            </m:r>
          </m:sub>
        </m:sSub>
      </m:oMath>
      <w:r w:rsidR="008B6932" w:rsidRPr="00A60A57">
        <w:rPr>
          <w:color w:val="0D0D0D" w:themeColor="text1" w:themeTint="F2"/>
          <w:sz w:val="22"/>
          <w:rPrChange w:id="6853" w:author="tao huang" w:date="2017-09-17T12:05:00Z">
            <w:rPr>
              <w:color w:val="000000" w:themeColor="text1"/>
              <w:szCs w:val="24"/>
            </w:rPr>
          </w:rPrChange>
        </w:rPr>
        <w:t xml:space="preserve"> is the </w:t>
      </w:r>
      <m:oMath>
        <m:sSup>
          <m:sSupPr>
            <m:ctrlPr>
              <w:rPr>
                <w:rFonts w:ascii="Cambria Math" w:hAnsi="Cambria Math"/>
                <w:i/>
                <w:color w:val="0D0D0D" w:themeColor="text1" w:themeTint="F2"/>
                <w:sz w:val="22"/>
                <w:rPrChange w:id="6854" w:author="tao huang" w:date="2017-09-17T12:05:00Z">
                  <w:rPr>
                    <w:rFonts w:ascii="Cambria Math" w:hAnsi="Cambria Math"/>
                    <w:i/>
                    <w:color w:val="385623" w:themeColor="accent6" w:themeShade="80"/>
                    <w:sz w:val="22"/>
                  </w:rPr>
                </w:rPrChange>
              </w:rPr>
            </m:ctrlPr>
          </m:sSupPr>
          <m:e>
            <m:r>
              <w:rPr>
                <w:rFonts w:ascii="Cambria Math" w:hAnsi="Cambria Math"/>
                <w:color w:val="0D0D0D" w:themeColor="text1" w:themeTint="F2"/>
                <w:sz w:val="22"/>
                <w:rPrChange w:id="6855" w:author="tao huang" w:date="2017-09-17T12:05:00Z">
                  <w:rPr>
                    <w:rFonts w:ascii="Cambria Math" w:hAnsi="Cambria Math"/>
                    <w:color w:val="000000" w:themeColor="text1"/>
                    <w:szCs w:val="24"/>
                  </w:rPr>
                </w:rPrChange>
              </w:rPr>
              <m:t>d</m:t>
            </m:r>
          </m:e>
          <m:sup>
            <m:r>
              <w:rPr>
                <w:rFonts w:ascii="Cambria Math" w:hAnsi="Cambria Math"/>
                <w:color w:val="0D0D0D" w:themeColor="text1" w:themeTint="F2"/>
                <w:sz w:val="22"/>
                <w:rPrChange w:id="6856" w:author="tao huang" w:date="2017-09-17T12:05:00Z">
                  <w:rPr>
                    <w:rFonts w:ascii="Cambria Math" w:hAnsi="Cambria Math"/>
                    <w:color w:val="000000" w:themeColor="text1"/>
                    <w:szCs w:val="24"/>
                  </w:rPr>
                </w:rPrChange>
              </w:rPr>
              <m:t>th</m:t>
            </m:r>
          </m:sup>
        </m:sSup>
      </m:oMath>
      <w:r w:rsidR="008B6932" w:rsidRPr="00A60A57">
        <w:rPr>
          <w:color w:val="0D0D0D" w:themeColor="text1" w:themeTint="F2"/>
          <w:sz w:val="22"/>
          <w:rPrChange w:id="6857" w:author="tao huang" w:date="2017-09-17T12:05:00Z">
            <w:rPr>
              <w:color w:val="000000" w:themeColor="text1"/>
              <w:szCs w:val="24"/>
            </w:rPr>
          </w:rPrChange>
        </w:rPr>
        <w:t xml:space="preserve"> four-week-dummy variable</w:t>
      </w:r>
      <w:r w:rsidR="008B6932" w:rsidRPr="00A60A57">
        <w:rPr>
          <w:color w:val="0D0D0D" w:themeColor="text1" w:themeTint="F2"/>
          <w:sz w:val="22"/>
          <w:rPrChange w:id="6858" w:author="tao huang" w:date="2017-09-17T12:05:00Z">
            <w:rPr>
              <w:color w:val="000000" w:themeColor="text1"/>
              <w:szCs w:val="24"/>
            </w:rPr>
          </w:rPrChange>
        </w:rPr>
        <w:br/>
      </w:r>
      <m:oMath>
        <m:sSub>
          <m:sSubPr>
            <m:ctrlPr>
              <w:rPr>
                <w:rFonts w:ascii="Cambria Math" w:hAnsi="Cambria Math"/>
                <w:i/>
                <w:color w:val="0D0D0D" w:themeColor="text1" w:themeTint="F2"/>
                <w:sz w:val="22"/>
                <w:rPrChange w:id="6859"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6860" w:author="tao huang" w:date="2017-09-17T12:05:00Z">
                  <w:rPr>
                    <w:rFonts w:ascii="Cambria Math" w:hAnsi="Cambria Math"/>
                    <w:color w:val="000000" w:themeColor="text1"/>
                    <w:szCs w:val="24"/>
                  </w:rPr>
                </w:rPrChange>
              </w:rPr>
              <m:t>CalendarEvent</m:t>
            </m:r>
          </m:e>
          <m:sub>
            <m:r>
              <w:rPr>
                <w:rFonts w:ascii="Cambria Math" w:hAnsi="Cambria Math"/>
                <w:color w:val="0D0D0D" w:themeColor="text1" w:themeTint="F2"/>
                <w:sz w:val="22"/>
                <w:rPrChange w:id="6861" w:author="tao huang" w:date="2017-09-17T12:05:00Z">
                  <w:rPr>
                    <w:rFonts w:ascii="Cambria Math" w:hAnsi="Cambria Math"/>
                    <w:color w:val="000000" w:themeColor="text1"/>
                    <w:szCs w:val="24"/>
                  </w:rPr>
                </w:rPrChange>
              </w:rPr>
              <m:t>c, t-v</m:t>
            </m:r>
          </m:sub>
        </m:sSub>
      </m:oMath>
      <w:r w:rsidR="008B6932" w:rsidRPr="00A60A57">
        <w:rPr>
          <w:color w:val="0D0D0D" w:themeColor="text1" w:themeTint="F2"/>
          <w:sz w:val="22"/>
          <w:rPrChange w:id="6862" w:author="tao huang" w:date="2017-09-17T12:05:00Z">
            <w:rPr>
              <w:color w:val="000000" w:themeColor="text1"/>
              <w:szCs w:val="24"/>
            </w:rPr>
          </w:rPrChange>
        </w:rPr>
        <w:t xml:space="preserve"> is the dummy variable for the </w:t>
      </w:r>
      <m:oMath>
        <m:sSup>
          <m:sSupPr>
            <m:ctrlPr>
              <w:rPr>
                <w:rFonts w:ascii="Cambria Math" w:hAnsi="Cambria Math"/>
                <w:i/>
                <w:color w:val="0D0D0D" w:themeColor="text1" w:themeTint="F2"/>
                <w:sz w:val="22"/>
                <w:rPrChange w:id="6863" w:author="tao huang" w:date="2017-09-17T12:05:00Z">
                  <w:rPr>
                    <w:rFonts w:ascii="Cambria Math" w:hAnsi="Cambria Math"/>
                    <w:i/>
                    <w:color w:val="385623" w:themeColor="accent6" w:themeShade="80"/>
                    <w:sz w:val="22"/>
                  </w:rPr>
                </w:rPrChange>
              </w:rPr>
            </m:ctrlPr>
          </m:sSupPr>
          <m:e>
            <m:r>
              <w:rPr>
                <w:rFonts w:ascii="Cambria Math" w:hAnsi="Cambria Math"/>
                <w:color w:val="0D0D0D" w:themeColor="text1" w:themeTint="F2"/>
                <w:sz w:val="22"/>
                <w:rPrChange w:id="6864" w:author="tao huang" w:date="2017-09-17T12:05:00Z">
                  <w:rPr>
                    <w:rFonts w:ascii="Cambria Math" w:hAnsi="Cambria Math"/>
                    <w:color w:val="000000" w:themeColor="text1"/>
                    <w:szCs w:val="24"/>
                  </w:rPr>
                </w:rPrChange>
              </w:rPr>
              <m:t>c</m:t>
            </m:r>
          </m:e>
          <m:sup>
            <m:r>
              <w:rPr>
                <w:rFonts w:ascii="Cambria Math" w:hAnsi="Cambria Math"/>
                <w:color w:val="0D0D0D" w:themeColor="text1" w:themeTint="F2"/>
                <w:sz w:val="22"/>
                <w:rPrChange w:id="6865" w:author="tao huang" w:date="2017-09-17T12:05:00Z">
                  <w:rPr>
                    <w:rFonts w:ascii="Cambria Math" w:hAnsi="Cambria Math"/>
                    <w:color w:val="000000" w:themeColor="text1"/>
                    <w:szCs w:val="24"/>
                  </w:rPr>
                </w:rPrChange>
              </w:rPr>
              <m:t>th</m:t>
            </m:r>
          </m:sup>
        </m:sSup>
      </m:oMath>
      <w:r w:rsidR="008B6932" w:rsidRPr="00A60A57" w:rsidDel="002F64BB">
        <w:rPr>
          <w:color w:val="0D0D0D" w:themeColor="text1" w:themeTint="F2"/>
          <w:sz w:val="22"/>
          <w:rPrChange w:id="6866" w:author="tao huang" w:date="2017-09-17T12:05:00Z">
            <w:rPr>
              <w:color w:val="000000" w:themeColor="text1"/>
              <w:szCs w:val="24"/>
            </w:rPr>
          </w:rPrChange>
        </w:rPr>
        <w:t xml:space="preserve"> </w:t>
      </w:r>
      <w:r w:rsidR="008B6932" w:rsidRPr="00A60A57">
        <w:rPr>
          <w:color w:val="0D0D0D" w:themeColor="text1" w:themeTint="F2"/>
          <w:sz w:val="22"/>
          <w:rPrChange w:id="6867" w:author="tao huang" w:date="2017-09-17T12:05:00Z">
            <w:rPr>
              <w:color w:val="000000" w:themeColor="text1"/>
              <w:szCs w:val="24"/>
            </w:rPr>
          </w:rPrChange>
        </w:rPr>
        <w:t xml:space="preserve">calendar event at week </w:t>
      </w:r>
      <m:oMath>
        <m:r>
          <w:rPr>
            <w:rFonts w:ascii="Cambria Math" w:hAnsi="Cambria Math"/>
            <w:color w:val="0D0D0D" w:themeColor="text1" w:themeTint="F2"/>
            <w:sz w:val="22"/>
            <w:rPrChange w:id="6868" w:author="tao huang" w:date="2017-09-17T12:05:00Z">
              <w:rPr>
                <w:rFonts w:ascii="Cambria Math" w:hAnsi="Cambria Math"/>
                <w:color w:val="000000" w:themeColor="text1"/>
                <w:szCs w:val="24"/>
              </w:rPr>
            </w:rPrChange>
          </w:rPr>
          <m:t>t-v</m:t>
        </m:r>
      </m:oMath>
      <w:r w:rsidR="008B6932" w:rsidRPr="00A60A57">
        <w:rPr>
          <w:color w:val="0D0D0D" w:themeColor="text1" w:themeTint="F2"/>
          <w:sz w:val="22"/>
          <w:rPrChange w:id="6869" w:author="tao huang" w:date="2017-09-17T12:05:00Z">
            <w:rPr>
              <w:color w:val="000000" w:themeColor="text1"/>
              <w:szCs w:val="24"/>
            </w:rPr>
          </w:rPrChange>
        </w:rPr>
        <w:t xml:space="preserve">. The dummy </w:t>
      </w:r>
      <w:r w:rsidR="008B6932" w:rsidRPr="00A60A57">
        <w:rPr>
          <w:color w:val="0D0D0D" w:themeColor="text1" w:themeTint="F2"/>
          <w:sz w:val="22"/>
          <w:rPrChange w:id="6870" w:author="tao huang" w:date="2017-09-17T12:05:00Z">
            <w:rPr>
              <w:color w:val="000000" w:themeColor="text1"/>
              <w:szCs w:val="24"/>
            </w:rPr>
          </w:rPrChange>
        </w:rPr>
        <w:lastRenderedPageBreak/>
        <w:t xml:space="preserve">variable represents the week of the calendar event when </w:t>
      </w:r>
      <m:oMath>
        <m:r>
          <w:rPr>
            <w:rFonts w:ascii="Cambria Math" w:hAnsi="Cambria Math"/>
            <w:color w:val="0D0D0D" w:themeColor="text1" w:themeTint="F2"/>
            <w:sz w:val="22"/>
            <w:rPrChange w:id="6871" w:author="tao huang" w:date="2017-09-17T12:05:00Z">
              <w:rPr>
                <w:rFonts w:ascii="Cambria Math" w:hAnsi="Cambria Math"/>
                <w:color w:val="000000" w:themeColor="text1"/>
                <w:szCs w:val="24"/>
              </w:rPr>
            </w:rPrChange>
          </w:rPr>
          <m:t>v=0</m:t>
        </m:r>
      </m:oMath>
      <w:r w:rsidR="008B6932" w:rsidRPr="00A60A57">
        <w:rPr>
          <w:color w:val="0D0D0D" w:themeColor="text1" w:themeTint="F2"/>
          <w:sz w:val="22"/>
          <w:rPrChange w:id="6872" w:author="tao huang" w:date="2017-09-17T12:05:00Z">
            <w:rPr>
              <w:color w:val="000000" w:themeColor="text1"/>
              <w:szCs w:val="24"/>
            </w:rPr>
          </w:rPrChange>
        </w:rPr>
        <w:t xml:space="preserve">, , and the week before the event if </w:t>
      </w:r>
      <m:oMath>
        <m:r>
          <w:rPr>
            <w:rFonts w:ascii="Cambria Math" w:hAnsi="Cambria Math"/>
            <w:color w:val="0D0D0D" w:themeColor="text1" w:themeTint="F2"/>
            <w:sz w:val="22"/>
            <w:rPrChange w:id="6873" w:author="tao huang" w:date="2017-09-17T12:05:00Z">
              <w:rPr>
                <w:rFonts w:ascii="Cambria Math" w:hAnsi="Cambria Math"/>
                <w:color w:val="000000" w:themeColor="text1"/>
                <w:szCs w:val="24"/>
              </w:rPr>
            </w:rPrChange>
          </w:rPr>
          <m:t>v=1</m:t>
        </m:r>
      </m:oMath>
      <w:r w:rsidR="008B6932" w:rsidRPr="00A60A57">
        <w:rPr>
          <w:color w:val="0D0D0D" w:themeColor="text1" w:themeTint="F2"/>
          <w:sz w:val="22"/>
          <w:rPrChange w:id="6874" w:author="tao huang" w:date="2017-09-17T12:05:00Z">
            <w:rPr>
              <w:color w:val="000000" w:themeColor="text1"/>
              <w:szCs w:val="24"/>
            </w:rPr>
          </w:rPrChange>
        </w:rPr>
        <w:t xml:space="preserve">. </w:t>
      </w:r>
      <m:oMath>
        <m:r>
          <w:rPr>
            <w:rFonts w:ascii="Cambria Math" w:hAnsi="Cambria Math"/>
            <w:color w:val="0D0D0D" w:themeColor="text1" w:themeTint="F2"/>
            <w:sz w:val="22"/>
            <w:rPrChange w:id="6875" w:author="tao huang" w:date="2017-09-17T12:05:00Z">
              <w:rPr>
                <w:rFonts w:ascii="Cambria Math" w:hAnsi="Cambria Math"/>
                <w:color w:val="000000" w:themeColor="text1"/>
                <w:szCs w:val="24"/>
              </w:rPr>
            </w:rPrChange>
          </w:rPr>
          <m:t>c</m:t>
        </m:r>
      </m:oMath>
      <w:r w:rsidR="008B6932" w:rsidRPr="00A60A57">
        <w:rPr>
          <w:color w:val="0D0D0D" w:themeColor="text1" w:themeTint="F2"/>
          <w:sz w:val="22"/>
          <w:rPrChange w:id="6876" w:author="tao huang" w:date="2017-09-17T12:05:00Z">
            <w:rPr>
              <w:color w:val="000000" w:themeColor="text1"/>
              <w:szCs w:val="24"/>
            </w:rPr>
          </w:rPrChange>
        </w:rPr>
        <w:t xml:space="preserve"> takes the values from 1 to 9 representing all the calendar events </w:t>
      </w:r>
      <w:r w:rsidR="008B6932" w:rsidRPr="00A60A57">
        <w:rPr>
          <w:rStyle w:val="FootnoteReference"/>
          <w:i/>
          <w:color w:val="0D0D0D" w:themeColor="text1" w:themeTint="F2"/>
          <w:sz w:val="22"/>
          <w:rPrChange w:id="6877" w:author="tao huang" w:date="2017-09-17T12:05:00Z">
            <w:rPr>
              <w:rStyle w:val="FootnoteReference"/>
              <w:i/>
              <w:color w:val="000000" w:themeColor="text1"/>
              <w:szCs w:val="24"/>
            </w:rPr>
          </w:rPrChange>
        </w:rPr>
        <w:footnoteReference w:id="12"/>
      </w:r>
    </w:p>
    <w:p w14:paraId="1864F458" w14:textId="77777777" w:rsidR="008B6932" w:rsidRPr="00A60A57" w:rsidRDefault="00F65496">
      <w:pPr>
        <w:pStyle w:val="ListParagraph"/>
        <w:spacing w:after="0" w:line="360" w:lineRule="auto"/>
        <w:ind w:left="0"/>
        <w:rPr>
          <w:color w:val="0D0D0D" w:themeColor="text1" w:themeTint="F2"/>
          <w:sz w:val="22"/>
          <w:rPrChange w:id="6878" w:author="tao huang" w:date="2017-09-17T12:05:00Z">
            <w:rPr>
              <w:color w:val="000000" w:themeColor="text1"/>
              <w:szCs w:val="24"/>
            </w:rPr>
          </w:rPrChange>
        </w:rPr>
      </w:pPr>
      <m:oMath>
        <m:sSub>
          <m:sSubPr>
            <m:ctrlPr>
              <w:rPr>
                <w:rFonts w:ascii="Cambria Math" w:hAnsi="Cambria Math"/>
                <w:i/>
                <w:color w:val="0D0D0D" w:themeColor="text1" w:themeTint="F2"/>
                <w:sz w:val="22"/>
                <w:rPrChange w:id="6879"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6880" w:author="tao huang" w:date="2017-09-17T12:05:00Z">
                  <w:rPr>
                    <w:rFonts w:ascii="Cambria Math" w:hAnsi="Cambria Math"/>
                    <w:color w:val="000000" w:themeColor="text1"/>
                    <w:szCs w:val="24"/>
                  </w:rPr>
                </w:rPrChange>
              </w:rPr>
              <m:t>α</m:t>
            </m:r>
          </m:e>
          <m:sub>
            <m:r>
              <w:rPr>
                <w:rFonts w:ascii="Cambria Math" w:hAnsi="Cambria Math"/>
                <w:color w:val="0D0D0D" w:themeColor="text1" w:themeTint="F2"/>
                <w:sz w:val="22"/>
                <w:rPrChange w:id="6881" w:author="tao huang" w:date="2017-09-17T12:05:00Z">
                  <w:rPr>
                    <w:rFonts w:ascii="Cambria Math" w:hAnsi="Cambria Math"/>
                    <w:color w:val="000000" w:themeColor="text1"/>
                    <w:szCs w:val="24"/>
                  </w:rPr>
                </w:rPrChange>
              </w:rPr>
              <m:t>j</m:t>
            </m:r>
          </m:sub>
        </m:sSub>
        <m:r>
          <w:rPr>
            <w:rFonts w:ascii="Cambria Math" w:hAnsi="Cambria Math"/>
            <w:color w:val="0D0D0D" w:themeColor="text1" w:themeTint="F2"/>
            <w:sz w:val="22"/>
            <w:rPrChange w:id="6882" w:author="tao huang" w:date="2017-09-17T12:05:00Z">
              <w:rPr>
                <w:rFonts w:ascii="Cambria Math" w:hAnsi="Cambria Math"/>
                <w:color w:val="000000" w:themeColor="text1"/>
                <w:szCs w:val="24"/>
              </w:rPr>
            </w:rPrChange>
          </w:rPr>
          <m:t xml:space="preserve">, </m:t>
        </m:r>
        <m:sSub>
          <m:sSubPr>
            <m:ctrlPr>
              <w:rPr>
                <w:rFonts w:ascii="Cambria Math" w:hAnsi="Cambria Math"/>
                <w:i/>
                <w:color w:val="0D0D0D" w:themeColor="text1" w:themeTint="F2"/>
                <w:sz w:val="22"/>
                <w:rPrChange w:id="6883"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6884" w:author="tao huang" w:date="2017-09-17T12:05:00Z">
                  <w:rPr>
                    <w:rFonts w:ascii="Cambria Math" w:hAnsi="Cambria Math"/>
                    <w:color w:val="000000" w:themeColor="text1"/>
                    <w:szCs w:val="24"/>
                  </w:rPr>
                </w:rPrChange>
              </w:rPr>
              <m:t>β</m:t>
            </m:r>
          </m:e>
          <m:sub>
            <m:r>
              <w:rPr>
                <w:rFonts w:ascii="Cambria Math" w:hAnsi="Cambria Math"/>
                <w:color w:val="0D0D0D" w:themeColor="text1" w:themeTint="F2"/>
                <w:sz w:val="22"/>
                <w:rPrChange w:id="6885" w:author="tao huang" w:date="2017-09-17T12:05:00Z">
                  <w:rPr>
                    <w:rFonts w:ascii="Cambria Math" w:hAnsi="Cambria Math"/>
                    <w:color w:val="000000" w:themeColor="text1"/>
                    <w:szCs w:val="24"/>
                  </w:rPr>
                </w:rPrChange>
              </w:rPr>
              <m:t>0,j</m:t>
            </m:r>
          </m:sub>
        </m:sSub>
        <m:r>
          <w:rPr>
            <w:rFonts w:ascii="Cambria Math" w:hAnsi="Cambria Math"/>
            <w:color w:val="0D0D0D" w:themeColor="text1" w:themeTint="F2"/>
            <w:sz w:val="22"/>
            <w:rPrChange w:id="6886" w:author="tao huang" w:date="2017-09-17T12:05:00Z">
              <w:rPr>
                <w:rFonts w:ascii="Cambria Math" w:hAnsi="Cambria Math"/>
                <w:color w:val="000000" w:themeColor="text1"/>
                <w:szCs w:val="24"/>
              </w:rPr>
            </w:rPrChange>
          </w:rPr>
          <m:t xml:space="preserve">, </m:t>
        </m:r>
        <m:sSub>
          <m:sSubPr>
            <m:ctrlPr>
              <w:rPr>
                <w:rFonts w:ascii="Cambria Math" w:hAnsi="Cambria Math"/>
                <w:i/>
                <w:color w:val="0D0D0D" w:themeColor="text1" w:themeTint="F2"/>
                <w:sz w:val="22"/>
                <w:rPrChange w:id="6887"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6888" w:author="tao huang" w:date="2017-09-17T12:05:00Z">
                  <w:rPr>
                    <w:rFonts w:ascii="Cambria Math" w:hAnsi="Cambria Math"/>
                    <w:color w:val="000000" w:themeColor="text1"/>
                    <w:szCs w:val="24"/>
                  </w:rPr>
                </w:rPrChange>
              </w:rPr>
              <m:t>γ</m:t>
            </m:r>
          </m:e>
          <m:sub>
            <m:r>
              <w:rPr>
                <w:rFonts w:ascii="Cambria Math" w:hAnsi="Cambria Math"/>
                <w:color w:val="0D0D0D" w:themeColor="text1" w:themeTint="F2"/>
                <w:sz w:val="22"/>
                <w:rPrChange w:id="6889" w:author="tao huang" w:date="2017-09-17T12:05:00Z">
                  <w:rPr>
                    <w:rFonts w:ascii="Cambria Math" w:hAnsi="Cambria Math"/>
                    <w:color w:val="000000" w:themeColor="text1"/>
                    <w:szCs w:val="24"/>
                  </w:rPr>
                </w:rPrChange>
              </w:rPr>
              <m:t>0,j</m:t>
            </m:r>
          </m:sub>
        </m:sSub>
        <m:r>
          <w:rPr>
            <w:rFonts w:ascii="Cambria Math" w:hAnsi="Cambria Math"/>
            <w:color w:val="0D0D0D" w:themeColor="text1" w:themeTint="F2"/>
            <w:sz w:val="22"/>
            <w:rPrChange w:id="6890" w:author="tao huang" w:date="2017-09-17T12:05:00Z">
              <w:rPr>
                <w:rFonts w:ascii="Cambria Math" w:hAnsi="Cambria Math"/>
                <w:color w:val="000000" w:themeColor="text1"/>
                <w:szCs w:val="24"/>
              </w:rPr>
            </w:rPrChange>
          </w:rPr>
          <m:t>,</m:t>
        </m:r>
        <m:sSub>
          <m:sSubPr>
            <m:ctrlPr>
              <w:rPr>
                <w:rFonts w:ascii="Cambria Math" w:hAnsi="Cambria Math"/>
                <w:i/>
                <w:color w:val="0D0D0D" w:themeColor="text1" w:themeTint="F2"/>
                <w:sz w:val="22"/>
                <w:rPrChange w:id="6891"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6892" w:author="tao huang" w:date="2017-09-17T12:05:00Z">
                  <w:rPr>
                    <w:rFonts w:ascii="Cambria Math" w:hAnsi="Cambria Math"/>
                    <w:color w:val="000000" w:themeColor="text1"/>
                    <w:szCs w:val="24"/>
                  </w:rPr>
                </w:rPrChange>
              </w:rPr>
              <m:t>β</m:t>
            </m:r>
          </m:e>
          <m:sub>
            <m:r>
              <w:rPr>
                <w:rFonts w:ascii="Cambria Math" w:hAnsi="Cambria Math"/>
                <w:color w:val="0D0D0D" w:themeColor="text1" w:themeTint="F2"/>
                <w:sz w:val="22"/>
                <w:rPrChange w:id="6893" w:author="tao huang" w:date="2017-09-17T12:05:00Z">
                  <w:rPr>
                    <w:rFonts w:ascii="Cambria Math" w:hAnsi="Cambria Math"/>
                    <w:color w:val="000000" w:themeColor="text1"/>
                    <w:szCs w:val="24"/>
                  </w:rPr>
                </w:rPrChange>
              </w:rPr>
              <m:t>m,j</m:t>
            </m:r>
          </m:sub>
        </m:sSub>
        <m:r>
          <w:rPr>
            <w:rFonts w:ascii="Cambria Math" w:hAnsi="Cambria Math"/>
            <w:color w:val="0D0D0D" w:themeColor="text1" w:themeTint="F2"/>
            <w:sz w:val="22"/>
            <w:rPrChange w:id="6894" w:author="tao huang" w:date="2017-09-17T12:05:00Z">
              <w:rPr>
                <w:rFonts w:ascii="Cambria Math" w:hAnsi="Cambria Math"/>
                <w:color w:val="000000" w:themeColor="text1"/>
                <w:szCs w:val="24"/>
              </w:rPr>
            </w:rPrChange>
          </w:rPr>
          <m:t xml:space="preserve">, </m:t>
        </m:r>
        <m:sSub>
          <m:sSubPr>
            <m:ctrlPr>
              <w:rPr>
                <w:rFonts w:ascii="Cambria Math" w:hAnsi="Cambria Math"/>
                <w:i/>
                <w:color w:val="0D0D0D" w:themeColor="text1" w:themeTint="F2"/>
                <w:sz w:val="22"/>
                <w:rPrChange w:id="6895"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6896" w:author="tao huang" w:date="2017-09-17T12:05:00Z">
                  <w:rPr>
                    <w:rFonts w:ascii="Cambria Math" w:hAnsi="Cambria Math"/>
                    <w:color w:val="000000" w:themeColor="text1"/>
                    <w:szCs w:val="24"/>
                  </w:rPr>
                </w:rPrChange>
              </w:rPr>
              <m:t>γ</m:t>
            </m:r>
          </m:e>
          <m:sub>
            <m:r>
              <w:rPr>
                <w:rFonts w:ascii="Cambria Math" w:hAnsi="Cambria Math"/>
                <w:color w:val="0D0D0D" w:themeColor="text1" w:themeTint="F2"/>
                <w:sz w:val="22"/>
                <w:rPrChange w:id="6897" w:author="tao huang" w:date="2017-09-17T12:05:00Z">
                  <w:rPr>
                    <w:rFonts w:ascii="Cambria Math" w:hAnsi="Cambria Math"/>
                    <w:color w:val="000000" w:themeColor="text1"/>
                    <w:szCs w:val="24"/>
                  </w:rPr>
                </w:rPrChange>
              </w:rPr>
              <m:t>n,j</m:t>
            </m:r>
          </m:sub>
        </m:sSub>
        <m:r>
          <w:rPr>
            <w:rFonts w:ascii="Cambria Math" w:hAnsi="Cambria Math"/>
            <w:color w:val="0D0D0D" w:themeColor="text1" w:themeTint="F2"/>
            <w:sz w:val="22"/>
            <w:rPrChange w:id="6898" w:author="tao huang" w:date="2017-09-17T12:05:00Z">
              <w:rPr>
                <w:rFonts w:ascii="Cambria Math" w:hAnsi="Cambria Math"/>
                <w:color w:val="000000" w:themeColor="text1"/>
                <w:szCs w:val="24"/>
              </w:rPr>
            </w:rPrChange>
          </w:rPr>
          <m:t xml:space="preserve">, </m:t>
        </m:r>
        <m:sSub>
          <m:sSubPr>
            <m:ctrlPr>
              <w:rPr>
                <w:rFonts w:ascii="Cambria Math" w:hAnsi="Cambria Math"/>
                <w:i/>
                <w:color w:val="0D0D0D" w:themeColor="text1" w:themeTint="F2"/>
                <w:sz w:val="22"/>
                <w:rPrChange w:id="6899"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6900" w:author="tao huang" w:date="2017-09-17T12:05:00Z">
                  <w:rPr>
                    <w:rFonts w:ascii="Cambria Math" w:hAnsi="Cambria Math"/>
                    <w:color w:val="000000" w:themeColor="text1"/>
                    <w:szCs w:val="24"/>
                  </w:rPr>
                </w:rPrChange>
              </w:rPr>
              <m:t>θ</m:t>
            </m:r>
          </m:e>
          <m:sub>
            <m:r>
              <w:rPr>
                <w:rFonts w:ascii="Cambria Math" w:hAnsi="Cambria Math"/>
                <w:color w:val="0D0D0D" w:themeColor="text1" w:themeTint="F2"/>
                <w:sz w:val="22"/>
                <w:rPrChange w:id="6901" w:author="tao huang" w:date="2017-09-17T12:05:00Z">
                  <w:rPr>
                    <w:rFonts w:ascii="Cambria Math" w:hAnsi="Cambria Math"/>
                    <w:color w:val="000000" w:themeColor="text1"/>
                    <w:szCs w:val="24"/>
                  </w:rPr>
                </w:rPrChange>
              </w:rPr>
              <m:t>d</m:t>
            </m:r>
          </m:sub>
        </m:sSub>
        <m:r>
          <w:rPr>
            <w:rFonts w:ascii="Cambria Math" w:hAnsi="Cambria Math"/>
            <w:color w:val="0D0D0D" w:themeColor="text1" w:themeTint="F2"/>
            <w:sz w:val="22"/>
            <w:rPrChange w:id="6902" w:author="tao huang" w:date="2017-09-17T12:05:00Z">
              <w:rPr>
                <w:rFonts w:ascii="Cambria Math" w:hAnsi="Cambria Math"/>
                <w:color w:val="000000" w:themeColor="text1"/>
                <w:szCs w:val="24"/>
              </w:rPr>
            </w:rPrChange>
          </w:rPr>
          <m:t xml:space="preserve">, </m:t>
        </m:r>
        <m:sSub>
          <m:sSubPr>
            <m:ctrlPr>
              <w:rPr>
                <w:rFonts w:ascii="Cambria Math" w:hAnsi="Cambria Math"/>
                <w:i/>
                <w:color w:val="0D0D0D" w:themeColor="text1" w:themeTint="F2"/>
                <w:sz w:val="22"/>
                <w:rPrChange w:id="6903"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6904" w:author="tao huang" w:date="2017-09-17T12:05:00Z">
                  <w:rPr>
                    <w:rFonts w:ascii="Cambria Math" w:hAnsi="Cambria Math"/>
                    <w:color w:val="000000" w:themeColor="text1"/>
                    <w:szCs w:val="24"/>
                  </w:rPr>
                </w:rPrChange>
              </w:rPr>
              <m:t>δ</m:t>
            </m:r>
          </m:e>
          <m:sub>
            <m:r>
              <w:rPr>
                <w:rFonts w:ascii="Cambria Math" w:hAnsi="Cambria Math"/>
                <w:color w:val="0D0D0D" w:themeColor="text1" w:themeTint="F2"/>
                <w:sz w:val="22"/>
                <w:rPrChange w:id="6905" w:author="tao huang" w:date="2017-09-17T12:05:00Z">
                  <w:rPr>
                    <w:rFonts w:ascii="Cambria Math" w:hAnsi="Cambria Math"/>
                    <w:color w:val="000000" w:themeColor="text1"/>
                    <w:szCs w:val="24"/>
                  </w:rPr>
                </w:rPrChange>
              </w:rPr>
              <m:t>c,v</m:t>
            </m:r>
          </m:sub>
        </m:sSub>
        <m:r>
          <w:rPr>
            <w:rFonts w:ascii="Cambria Math" w:hAnsi="Cambria Math"/>
            <w:color w:val="0D0D0D" w:themeColor="text1" w:themeTint="F2"/>
            <w:sz w:val="22"/>
            <w:rPrChange w:id="6906" w:author="tao huang" w:date="2017-09-17T12:05:00Z">
              <w:rPr>
                <w:rFonts w:ascii="Cambria Math" w:hAnsi="Cambria Math"/>
                <w:color w:val="000000" w:themeColor="text1"/>
                <w:szCs w:val="24"/>
              </w:rPr>
            </w:rPrChange>
          </w:rPr>
          <m:t>,τ</m:t>
        </m:r>
      </m:oMath>
      <w:r w:rsidR="008B6932" w:rsidRPr="00A60A57">
        <w:rPr>
          <w:color w:val="0D0D0D" w:themeColor="text1" w:themeTint="F2"/>
          <w:sz w:val="22"/>
          <w:rPrChange w:id="6907" w:author="tao huang" w:date="2017-09-17T12:05:00Z">
            <w:rPr>
              <w:color w:val="000000" w:themeColor="text1"/>
              <w:szCs w:val="24"/>
            </w:rPr>
          </w:rPrChange>
        </w:rPr>
        <w:t xml:space="preserve"> are the parameters</w:t>
      </w:r>
      <w:r w:rsidR="008B6932" w:rsidRPr="00A60A57">
        <w:rPr>
          <w:color w:val="0D0D0D" w:themeColor="text1" w:themeTint="F2"/>
          <w:sz w:val="22"/>
          <w:rPrChange w:id="6908" w:author="tao huang" w:date="2017-09-17T12:05:00Z">
            <w:rPr>
              <w:color w:val="000000" w:themeColor="text1"/>
              <w:szCs w:val="24"/>
            </w:rPr>
          </w:rPrChange>
        </w:rPr>
        <w:br/>
      </w:r>
      <m:oMath>
        <m:sSub>
          <m:sSubPr>
            <m:ctrlPr>
              <w:rPr>
                <w:rFonts w:ascii="Cambria Math" w:hAnsi="Cambria Math"/>
                <w:i/>
                <w:color w:val="0D0D0D" w:themeColor="text1" w:themeTint="F2"/>
                <w:sz w:val="22"/>
                <w:rPrChange w:id="6909"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6910" w:author="tao huang" w:date="2017-09-17T12:05:00Z">
                  <w:rPr>
                    <w:rFonts w:ascii="Cambria Math" w:hAnsi="Cambria Math"/>
                    <w:color w:val="000000" w:themeColor="text1"/>
                    <w:szCs w:val="24"/>
                  </w:rPr>
                </w:rPrChange>
              </w:rPr>
              <m:t>ε</m:t>
            </m:r>
          </m:e>
          <m:sub>
            <m:r>
              <w:rPr>
                <w:rFonts w:ascii="Cambria Math" w:hAnsi="Cambria Math"/>
                <w:color w:val="0D0D0D" w:themeColor="text1" w:themeTint="F2"/>
                <w:sz w:val="22"/>
                <w:rPrChange w:id="6911" w:author="tao huang" w:date="2017-09-17T12:05:00Z">
                  <w:rPr>
                    <w:rFonts w:ascii="Cambria Math" w:hAnsi="Cambria Math"/>
                    <w:color w:val="000000" w:themeColor="text1"/>
                    <w:szCs w:val="24"/>
                  </w:rPr>
                </w:rPrChange>
              </w:rPr>
              <m:t>t</m:t>
            </m:r>
          </m:sub>
        </m:sSub>
      </m:oMath>
      <w:r w:rsidR="008B6932" w:rsidRPr="00A60A57">
        <w:rPr>
          <w:color w:val="0D0D0D" w:themeColor="text1" w:themeTint="F2"/>
          <w:sz w:val="22"/>
          <w:rPrChange w:id="6912" w:author="tao huang" w:date="2017-09-17T12:05:00Z">
            <w:rPr>
              <w:color w:val="000000" w:themeColor="text1"/>
              <w:szCs w:val="24"/>
            </w:rPr>
          </w:rPrChange>
        </w:rPr>
        <w:t xml:space="preserve"> is the error term and we assume </w:t>
      </w:r>
      <m:oMath>
        <m:sSub>
          <m:sSubPr>
            <m:ctrlPr>
              <w:rPr>
                <w:rFonts w:ascii="Cambria Math" w:hAnsi="Cambria Math"/>
                <w:i/>
                <w:color w:val="0D0D0D" w:themeColor="text1" w:themeTint="F2"/>
                <w:sz w:val="22"/>
                <w:rPrChange w:id="6913"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6914" w:author="tao huang" w:date="2017-09-17T12:05:00Z">
                  <w:rPr>
                    <w:rFonts w:ascii="Cambria Math" w:hAnsi="Cambria Math"/>
                    <w:color w:val="000000" w:themeColor="text1"/>
                    <w:szCs w:val="24"/>
                  </w:rPr>
                </w:rPrChange>
              </w:rPr>
              <m:t>ε</m:t>
            </m:r>
          </m:e>
          <m:sub>
            <m:r>
              <w:rPr>
                <w:rFonts w:ascii="Cambria Math" w:hAnsi="Cambria Math"/>
                <w:color w:val="0D0D0D" w:themeColor="text1" w:themeTint="F2"/>
                <w:sz w:val="22"/>
                <w:rPrChange w:id="6915" w:author="tao huang" w:date="2017-09-17T12:05:00Z">
                  <w:rPr>
                    <w:rFonts w:ascii="Cambria Math" w:hAnsi="Cambria Math"/>
                    <w:color w:val="000000" w:themeColor="text1"/>
                    <w:szCs w:val="24"/>
                  </w:rPr>
                </w:rPrChange>
              </w:rPr>
              <m:t>t</m:t>
            </m:r>
          </m:sub>
        </m:sSub>
        <m:r>
          <w:rPr>
            <w:rFonts w:ascii="Cambria Math" w:hAnsi="Cambria Math"/>
            <w:color w:val="0D0D0D" w:themeColor="text1" w:themeTint="F2"/>
            <w:sz w:val="22"/>
            <w:rPrChange w:id="6916" w:author="tao huang" w:date="2017-09-17T12:05:00Z">
              <w:rPr>
                <w:rFonts w:ascii="Cambria Math" w:hAnsi="Cambria Math"/>
                <w:color w:val="000000" w:themeColor="text1"/>
                <w:szCs w:val="24"/>
              </w:rPr>
            </w:rPrChange>
          </w:rPr>
          <m:t>~iid</m:t>
        </m:r>
        <m:d>
          <m:dPr>
            <m:ctrlPr>
              <w:rPr>
                <w:rFonts w:ascii="Cambria Math" w:hAnsi="Cambria Math"/>
                <w:i/>
                <w:color w:val="0D0D0D" w:themeColor="text1" w:themeTint="F2"/>
                <w:sz w:val="22"/>
                <w:rPrChange w:id="6917" w:author="tao huang" w:date="2017-09-17T12:05:00Z">
                  <w:rPr>
                    <w:rFonts w:ascii="Cambria Math" w:hAnsi="Cambria Math"/>
                    <w:i/>
                    <w:color w:val="385623" w:themeColor="accent6" w:themeShade="80"/>
                    <w:sz w:val="22"/>
                  </w:rPr>
                </w:rPrChange>
              </w:rPr>
            </m:ctrlPr>
          </m:dPr>
          <m:e>
            <m:r>
              <w:rPr>
                <w:rFonts w:ascii="Cambria Math" w:hAnsi="Cambria Math"/>
                <w:color w:val="0D0D0D" w:themeColor="text1" w:themeTint="F2"/>
                <w:sz w:val="22"/>
                <w:rPrChange w:id="6918" w:author="tao huang" w:date="2017-09-17T12:05:00Z">
                  <w:rPr>
                    <w:rFonts w:ascii="Cambria Math" w:hAnsi="Cambria Math"/>
                    <w:color w:val="000000" w:themeColor="text1"/>
                    <w:szCs w:val="24"/>
                  </w:rPr>
                </w:rPrChange>
              </w:rPr>
              <m:t>0,</m:t>
            </m:r>
            <m:sSup>
              <m:sSupPr>
                <m:ctrlPr>
                  <w:rPr>
                    <w:rFonts w:ascii="Cambria Math" w:hAnsi="Cambria Math"/>
                    <w:i/>
                    <w:color w:val="0D0D0D" w:themeColor="text1" w:themeTint="F2"/>
                    <w:sz w:val="22"/>
                    <w:rPrChange w:id="6919" w:author="tao huang" w:date="2017-09-17T12:05:00Z">
                      <w:rPr>
                        <w:rFonts w:ascii="Cambria Math" w:hAnsi="Cambria Math"/>
                        <w:i/>
                        <w:color w:val="385623" w:themeColor="accent6" w:themeShade="80"/>
                        <w:sz w:val="22"/>
                      </w:rPr>
                    </w:rPrChange>
                  </w:rPr>
                </m:ctrlPr>
              </m:sSupPr>
              <m:e>
                <m:r>
                  <w:rPr>
                    <w:rFonts w:ascii="Cambria Math" w:hAnsi="Cambria Math"/>
                    <w:color w:val="0D0D0D" w:themeColor="text1" w:themeTint="F2"/>
                    <w:sz w:val="22"/>
                    <w:rPrChange w:id="6920" w:author="tao huang" w:date="2017-09-17T12:05:00Z">
                      <w:rPr>
                        <w:rFonts w:ascii="Cambria Math" w:hAnsi="Cambria Math"/>
                        <w:color w:val="000000" w:themeColor="text1"/>
                        <w:szCs w:val="24"/>
                      </w:rPr>
                    </w:rPrChange>
                  </w:rPr>
                  <m:t>σ</m:t>
                </m:r>
              </m:e>
              <m:sup>
                <m:r>
                  <w:rPr>
                    <w:rFonts w:ascii="Cambria Math" w:hAnsi="Cambria Math"/>
                    <w:color w:val="0D0D0D" w:themeColor="text1" w:themeTint="F2"/>
                    <w:sz w:val="22"/>
                    <w:rPrChange w:id="6921" w:author="tao huang" w:date="2017-09-17T12:05:00Z">
                      <w:rPr>
                        <w:rFonts w:ascii="Cambria Math" w:hAnsi="Cambria Math"/>
                        <w:color w:val="000000" w:themeColor="text1"/>
                        <w:szCs w:val="24"/>
                      </w:rPr>
                    </w:rPrChange>
                  </w:rPr>
                  <m:t>2</m:t>
                </m:r>
              </m:sup>
            </m:sSup>
          </m:e>
        </m:d>
      </m:oMath>
    </w:p>
    <w:p w14:paraId="73FE912F" w14:textId="77777777" w:rsidR="00CA3798" w:rsidRPr="00A60A57" w:rsidRDefault="008B6932">
      <w:pPr>
        <w:pStyle w:val="ListParagraph"/>
        <w:spacing w:after="0" w:line="360" w:lineRule="auto"/>
        <w:ind w:left="0"/>
        <w:rPr>
          <w:color w:val="0D0D0D" w:themeColor="text1" w:themeTint="F2"/>
          <w:sz w:val="22"/>
          <w:rPrChange w:id="6922" w:author="tao huang" w:date="2017-09-17T12:05:00Z">
            <w:rPr>
              <w:color w:val="000000" w:themeColor="text1"/>
              <w:szCs w:val="24"/>
            </w:rPr>
          </w:rPrChange>
        </w:rPr>
      </w:pPr>
      <m:oMath>
        <m:r>
          <w:rPr>
            <w:rFonts w:ascii="Cambria Math" w:hAnsi="Cambria Math"/>
            <w:color w:val="0D0D0D" w:themeColor="text1" w:themeTint="F2"/>
            <w:sz w:val="22"/>
            <w:rPrChange w:id="6923" w:author="tao huang" w:date="2017-09-17T12:05:00Z">
              <w:rPr>
                <w:rFonts w:ascii="Cambria Math" w:hAnsi="Cambria Math"/>
                <w:color w:val="000000" w:themeColor="text1"/>
                <w:szCs w:val="24"/>
              </w:rPr>
            </w:rPrChange>
          </w:rPr>
          <m:t>L</m:t>
        </m:r>
      </m:oMath>
      <w:r w:rsidRPr="00A60A57">
        <w:rPr>
          <w:color w:val="0D0D0D" w:themeColor="text1" w:themeTint="F2"/>
          <w:sz w:val="22"/>
          <w:rPrChange w:id="6924" w:author="tao huang" w:date="2017-09-17T12:05:00Z">
            <w:rPr>
              <w:color w:val="000000" w:themeColor="text1"/>
              <w:szCs w:val="24"/>
            </w:rPr>
          </w:rPrChange>
        </w:rPr>
        <w:t xml:space="preserve"> is the order of the lags and is set to as 2</w:t>
      </w:r>
      <w:r w:rsidR="00867C40" w:rsidRPr="00A60A57">
        <w:rPr>
          <w:color w:val="0D0D0D" w:themeColor="text1" w:themeTint="F2"/>
          <w:sz w:val="22"/>
          <w:rPrChange w:id="6925" w:author="tao huang" w:date="2017-09-17T12:05:00Z">
            <w:rPr>
              <w:color w:val="000000" w:themeColor="text1"/>
              <w:szCs w:val="24"/>
            </w:rPr>
          </w:rPrChange>
        </w:rPr>
        <w:t>.</w:t>
      </w:r>
    </w:p>
    <w:p w14:paraId="0814A147" w14:textId="77777777" w:rsidR="00CA3798" w:rsidRPr="00A60A57" w:rsidRDefault="00CA3798">
      <w:pPr>
        <w:pStyle w:val="ListParagraph"/>
        <w:spacing w:after="0" w:line="360" w:lineRule="auto"/>
        <w:ind w:left="0"/>
        <w:rPr>
          <w:color w:val="0D0D0D" w:themeColor="text1" w:themeTint="F2"/>
          <w:sz w:val="22"/>
          <w:rPrChange w:id="6926" w:author="tao huang" w:date="2017-09-17T12:05:00Z">
            <w:rPr>
              <w:color w:val="000000" w:themeColor="text1"/>
              <w:szCs w:val="24"/>
            </w:rPr>
          </w:rPrChange>
        </w:rPr>
      </w:pPr>
      <m:oMath>
        <m:r>
          <w:rPr>
            <w:rFonts w:ascii="Cambria Math" w:hAnsi="Cambria Math"/>
            <w:color w:val="0D0D0D" w:themeColor="text1" w:themeTint="F2"/>
            <w:sz w:val="22"/>
            <w:rPrChange w:id="6927" w:author="tao huang" w:date="2017-09-17T12:05:00Z">
              <w:rPr>
                <w:rFonts w:ascii="Cambria Math" w:hAnsi="Cambria Math"/>
                <w:color w:val="000000" w:themeColor="text1"/>
                <w:szCs w:val="24"/>
              </w:rPr>
            </w:rPrChange>
          </w:rPr>
          <m:t>M</m:t>
        </m:r>
      </m:oMath>
      <w:r w:rsidR="00867C40" w:rsidRPr="00A60A57">
        <w:rPr>
          <w:i/>
          <w:color w:val="0D0D0D" w:themeColor="text1" w:themeTint="F2"/>
          <w:sz w:val="22"/>
          <w:rPrChange w:id="6928" w:author="tao huang" w:date="2017-09-17T12:05:00Z">
            <w:rPr>
              <w:i/>
              <w:color w:val="000000" w:themeColor="text1"/>
              <w:szCs w:val="24"/>
            </w:rPr>
          </w:rPrChange>
        </w:rPr>
        <w:t xml:space="preserve">, </w:t>
      </w:r>
      <m:oMath>
        <m:r>
          <w:rPr>
            <w:rFonts w:ascii="Cambria Math" w:hAnsi="Cambria Math"/>
            <w:color w:val="0D0D0D" w:themeColor="text1" w:themeTint="F2"/>
            <w:sz w:val="22"/>
            <w:rPrChange w:id="6929" w:author="tao huang" w:date="2017-09-17T12:05:00Z">
              <w:rPr>
                <w:rFonts w:ascii="Cambria Math" w:hAnsi="Cambria Math"/>
                <w:color w:val="000000" w:themeColor="text1"/>
                <w:szCs w:val="24"/>
              </w:rPr>
            </w:rPrChange>
          </w:rPr>
          <m:t>N</m:t>
        </m:r>
      </m:oMath>
      <w:r w:rsidR="00867C40" w:rsidRPr="00A60A57">
        <w:rPr>
          <w:i/>
          <w:color w:val="0D0D0D" w:themeColor="text1" w:themeTint="F2"/>
          <w:sz w:val="22"/>
          <w:rPrChange w:id="6930" w:author="tao huang" w:date="2017-09-17T12:05:00Z">
            <w:rPr>
              <w:i/>
              <w:color w:val="000000" w:themeColor="text1"/>
              <w:szCs w:val="24"/>
            </w:rPr>
          </w:rPrChange>
        </w:rPr>
        <w:t xml:space="preserve">, </w:t>
      </w:r>
      <w:r w:rsidR="00867C40" w:rsidRPr="00A60A57">
        <w:rPr>
          <w:color w:val="0D0D0D" w:themeColor="text1" w:themeTint="F2"/>
          <w:sz w:val="22"/>
          <w:rPrChange w:id="6931" w:author="tao huang" w:date="2017-09-17T12:05:00Z">
            <w:rPr>
              <w:color w:val="000000" w:themeColor="text1"/>
              <w:szCs w:val="24"/>
            </w:rPr>
          </w:rPrChange>
        </w:rPr>
        <w:t>and</w:t>
      </w:r>
      <w:r w:rsidR="00867C40" w:rsidRPr="00A60A57">
        <w:rPr>
          <w:i/>
          <w:color w:val="0D0D0D" w:themeColor="text1" w:themeTint="F2"/>
          <w:sz w:val="22"/>
          <w:rPrChange w:id="6932" w:author="tao huang" w:date="2017-09-17T12:05:00Z">
            <w:rPr>
              <w:i/>
              <w:color w:val="000000" w:themeColor="text1"/>
              <w:szCs w:val="24"/>
            </w:rPr>
          </w:rPrChange>
        </w:rPr>
        <w:t xml:space="preserve"> </w:t>
      </w:r>
      <m:oMath>
        <m:r>
          <w:rPr>
            <w:rFonts w:ascii="Cambria Math" w:hAnsi="Cambria Math"/>
            <w:color w:val="0D0D0D" w:themeColor="text1" w:themeTint="F2"/>
            <w:sz w:val="22"/>
            <w:rPrChange w:id="6933" w:author="tao huang" w:date="2017-09-17T12:05:00Z">
              <w:rPr>
                <w:rFonts w:ascii="Cambria Math" w:hAnsi="Cambria Math"/>
                <w:color w:val="000000" w:themeColor="text1"/>
                <w:szCs w:val="24"/>
              </w:rPr>
            </w:rPrChange>
          </w:rPr>
          <m:t>P</m:t>
        </m:r>
      </m:oMath>
      <w:r w:rsidR="00867C40" w:rsidRPr="00A60A57">
        <w:rPr>
          <w:color w:val="0D0D0D" w:themeColor="text1" w:themeTint="F2"/>
          <w:sz w:val="22"/>
          <w:rPrChange w:id="6934" w:author="tao huang" w:date="2017-09-17T12:05:00Z">
            <w:rPr>
              <w:color w:val="000000" w:themeColor="text1"/>
              <w:szCs w:val="24"/>
            </w:rPr>
          </w:rPrChange>
        </w:rPr>
        <w:t xml:space="preserve"> are</w:t>
      </w:r>
      <w:r w:rsidRPr="00A60A57">
        <w:rPr>
          <w:color w:val="0D0D0D" w:themeColor="text1" w:themeTint="F2"/>
          <w:sz w:val="22"/>
          <w:rPrChange w:id="6935" w:author="tao huang" w:date="2017-09-17T12:05:00Z">
            <w:rPr>
              <w:color w:val="000000" w:themeColor="text1"/>
              <w:szCs w:val="24"/>
            </w:rPr>
          </w:rPrChange>
        </w:rPr>
        <w:t xml:space="preserve"> the number</w:t>
      </w:r>
      <w:r w:rsidR="00867C40" w:rsidRPr="00A60A57">
        <w:rPr>
          <w:color w:val="0D0D0D" w:themeColor="text1" w:themeTint="F2"/>
          <w:sz w:val="22"/>
          <w:rPrChange w:id="6936" w:author="tao huang" w:date="2017-09-17T12:05:00Z">
            <w:rPr>
              <w:color w:val="000000" w:themeColor="text1"/>
              <w:szCs w:val="24"/>
            </w:rPr>
          </w:rPrChange>
        </w:rPr>
        <w:t>s</w:t>
      </w:r>
      <w:r w:rsidRPr="00A60A57">
        <w:rPr>
          <w:color w:val="0D0D0D" w:themeColor="text1" w:themeTint="F2"/>
          <w:sz w:val="22"/>
          <w:rPrChange w:id="6937" w:author="tao huang" w:date="2017-09-17T12:05:00Z">
            <w:rPr>
              <w:color w:val="000000" w:themeColor="text1"/>
              <w:szCs w:val="24"/>
            </w:rPr>
          </w:rPrChange>
        </w:rPr>
        <w:t xml:space="preserve"> of selected </w:t>
      </w:r>
      <w:r w:rsidR="00867C40" w:rsidRPr="00A60A57">
        <w:rPr>
          <w:color w:val="0D0D0D" w:themeColor="text1" w:themeTint="F2"/>
          <w:sz w:val="22"/>
          <w:rPrChange w:id="6938" w:author="tao huang" w:date="2017-09-17T12:05:00Z">
            <w:rPr>
              <w:color w:val="000000" w:themeColor="text1"/>
              <w:szCs w:val="24"/>
            </w:rPr>
          </w:rPrChange>
        </w:rPr>
        <w:t>competitive price, Feature, and Display variables for</w:t>
      </w:r>
      <w:r w:rsidRPr="00A60A57">
        <w:rPr>
          <w:color w:val="0D0D0D" w:themeColor="text1" w:themeTint="F2"/>
          <w:sz w:val="22"/>
          <w:rPrChange w:id="6939" w:author="tao huang" w:date="2017-09-17T12:05:00Z">
            <w:rPr>
              <w:color w:val="000000" w:themeColor="text1"/>
              <w:szCs w:val="24"/>
            </w:rPr>
          </w:rPrChange>
        </w:rPr>
        <w:t xml:space="preserve"> the product category.</w:t>
      </w:r>
    </w:p>
    <w:p w14:paraId="1A7BD52C" w14:textId="77777777" w:rsidR="00CA3798" w:rsidRPr="00A60A57" w:rsidRDefault="00867C40">
      <w:pPr>
        <w:pStyle w:val="ListParagraph"/>
        <w:spacing w:after="0" w:line="360" w:lineRule="auto"/>
        <w:ind w:left="0"/>
        <w:rPr>
          <w:color w:val="0D0D0D" w:themeColor="text1" w:themeTint="F2"/>
          <w:sz w:val="22"/>
          <w:rPrChange w:id="6940" w:author="tao huang" w:date="2017-09-17T12:05:00Z">
            <w:rPr>
              <w:color w:val="000000" w:themeColor="text1"/>
              <w:szCs w:val="24"/>
            </w:rPr>
          </w:rPrChange>
        </w:rPr>
      </w:pPr>
      <m:oMathPara>
        <m:oMathParaPr>
          <m:jc m:val="left"/>
        </m:oMathParaPr>
        <m:oMath>
          <m:r>
            <w:rPr>
              <w:rFonts w:ascii="Cambria Math" w:hAnsi="Cambria Math"/>
              <w:color w:val="0D0D0D" w:themeColor="text1" w:themeTint="F2"/>
              <w:sz w:val="22"/>
              <w:rPrChange w:id="6941" w:author="tao huang" w:date="2017-09-17T12:05:00Z">
                <w:rPr>
                  <w:rFonts w:ascii="Cambria Math" w:hAnsi="Cambria Math"/>
                  <w:color w:val="000000" w:themeColor="text1"/>
                  <w:szCs w:val="24"/>
                </w:rPr>
              </w:rPrChange>
            </w:rPr>
            <m:t xml:space="preserve"> </m:t>
          </m:r>
        </m:oMath>
      </m:oMathPara>
    </w:p>
    <w:p w14:paraId="1BADAB30" w14:textId="60513743" w:rsidR="005A7819" w:rsidRPr="00A60A57" w:rsidRDefault="00D376A5">
      <w:pPr>
        <w:spacing w:after="0" w:line="360" w:lineRule="auto"/>
        <w:rPr>
          <w:color w:val="0D0D0D" w:themeColor="text1" w:themeTint="F2"/>
          <w:sz w:val="22"/>
          <w:rPrChange w:id="6942" w:author="tao huang" w:date="2017-09-17T12:05:00Z">
            <w:rPr>
              <w:color w:val="000000" w:themeColor="text1"/>
              <w:szCs w:val="24"/>
            </w:rPr>
          </w:rPrChange>
        </w:rPr>
      </w:pPr>
      <w:ins w:id="6943" w:author="tao huang" w:date="2017-09-16T11:47:00Z">
        <w:r w:rsidRPr="00A60A57">
          <w:rPr>
            <w:color w:val="0D0D0D" w:themeColor="text1" w:themeTint="F2"/>
            <w:sz w:val="22"/>
            <w:rPrChange w:id="6944" w:author="tao huang" w:date="2017-09-17T12:05:00Z">
              <w:rPr>
                <w:color w:val="000000" w:themeColor="text1"/>
                <w:sz w:val="22"/>
              </w:rPr>
            </w:rPrChange>
          </w:rPr>
          <w:t xml:space="preserve">We further </w:t>
        </w:r>
      </w:ins>
      <w:del w:id="6945" w:author="tao huang" w:date="2017-09-16T11:47:00Z">
        <w:r w:rsidR="0040442B" w:rsidRPr="00A60A57" w:rsidDel="00D376A5">
          <w:rPr>
            <w:color w:val="0D0D0D" w:themeColor="text1" w:themeTint="F2"/>
            <w:sz w:val="22"/>
            <w:rPrChange w:id="6946" w:author="tao huang" w:date="2017-09-17T12:05:00Z">
              <w:rPr>
                <w:color w:val="000000" w:themeColor="text1"/>
                <w:szCs w:val="24"/>
              </w:rPr>
            </w:rPrChange>
          </w:rPr>
          <w:delText xml:space="preserve">The model is then </w:delText>
        </w:r>
      </w:del>
      <w:r w:rsidR="0040442B" w:rsidRPr="00A60A57">
        <w:rPr>
          <w:color w:val="0D0D0D" w:themeColor="text1" w:themeTint="F2"/>
          <w:sz w:val="22"/>
          <w:rPrChange w:id="6947" w:author="tao huang" w:date="2017-09-17T12:05:00Z">
            <w:rPr>
              <w:color w:val="000000" w:themeColor="text1"/>
              <w:szCs w:val="24"/>
            </w:rPr>
          </w:rPrChange>
        </w:rPr>
        <w:t>simplif</w:t>
      </w:r>
      <w:ins w:id="6948" w:author="tao huang" w:date="2017-09-16T11:47:00Z">
        <w:r w:rsidRPr="00A60A57">
          <w:rPr>
            <w:color w:val="0D0D0D" w:themeColor="text1" w:themeTint="F2"/>
            <w:sz w:val="22"/>
            <w:rPrChange w:id="6949" w:author="tao huang" w:date="2017-09-17T12:05:00Z">
              <w:rPr>
                <w:color w:val="000000" w:themeColor="text1"/>
                <w:sz w:val="22"/>
              </w:rPr>
            </w:rPrChange>
          </w:rPr>
          <w:t>y the general ADL model</w:t>
        </w:r>
      </w:ins>
      <w:del w:id="6950" w:author="tao huang" w:date="2017-09-16T11:47:00Z">
        <w:r w:rsidR="0040442B" w:rsidRPr="00A60A57" w:rsidDel="00D376A5">
          <w:rPr>
            <w:color w:val="0D0D0D" w:themeColor="text1" w:themeTint="F2"/>
            <w:sz w:val="22"/>
            <w:rPrChange w:id="6951" w:author="tao huang" w:date="2017-09-17T12:05:00Z">
              <w:rPr>
                <w:color w:val="000000" w:themeColor="text1"/>
                <w:szCs w:val="24"/>
              </w:rPr>
            </w:rPrChange>
          </w:rPr>
          <w:delText>ied</w:delText>
        </w:r>
      </w:del>
      <w:r w:rsidR="0040442B" w:rsidRPr="00A60A57">
        <w:rPr>
          <w:color w:val="0D0D0D" w:themeColor="text1" w:themeTint="F2"/>
          <w:sz w:val="22"/>
          <w:rPrChange w:id="6952" w:author="tao huang" w:date="2017-09-17T12:05:00Z">
            <w:rPr>
              <w:color w:val="000000" w:themeColor="text1"/>
              <w:szCs w:val="24"/>
            </w:rPr>
          </w:rPrChange>
        </w:rPr>
        <w:t xml:space="preserve"> </w:t>
      </w:r>
      <w:r w:rsidR="00CA3798" w:rsidRPr="00A60A57">
        <w:rPr>
          <w:color w:val="0D0D0D" w:themeColor="text1" w:themeTint="F2"/>
          <w:sz w:val="22"/>
          <w:rPrChange w:id="6953" w:author="tao huang" w:date="2017-09-17T12:05:00Z">
            <w:rPr>
              <w:color w:val="000000" w:themeColor="text1"/>
              <w:szCs w:val="24"/>
            </w:rPr>
          </w:rPrChange>
        </w:rPr>
        <w:t xml:space="preserve">using </w:t>
      </w:r>
      <w:r w:rsidR="0040442B" w:rsidRPr="00A60A57">
        <w:rPr>
          <w:color w:val="0D0D0D" w:themeColor="text1" w:themeTint="F2"/>
          <w:sz w:val="22"/>
          <w:rPrChange w:id="6954" w:author="tao huang" w:date="2017-09-17T12:05:00Z">
            <w:rPr>
              <w:color w:val="000000" w:themeColor="text1"/>
              <w:szCs w:val="24"/>
            </w:rPr>
          </w:rPrChange>
        </w:rPr>
        <w:t>the LASSO procedure</w:t>
      </w:r>
      <w:ins w:id="6955" w:author="tao huang" w:date="2017-09-16T11:51:00Z">
        <w:r w:rsidR="00382E73" w:rsidRPr="00A60A57">
          <w:rPr>
            <w:color w:val="0D0D0D" w:themeColor="text1" w:themeTint="F2"/>
            <w:sz w:val="22"/>
            <w:rPrChange w:id="6956" w:author="tao huang" w:date="2017-09-17T12:05:00Z">
              <w:rPr>
                <w:color w:val="000000" w:themeColor="text1"/>
                <w:sz w:val="22"/>
              </w:rPr>
            </w:rPrChange>
          </w:rPr>
          <w:t xml:space="preserve"> (we refer this simplified model as the ADL-</w:t>
        </w:r>
        <w:r w:rsidR="00382E73" w:rsidRPr="00A60A57">
          <w:rPr>
            <w:noProof/>
            <w:color w:val="0D0D0D" w:themeColor="text1" w:themeTint="F2"/>
            <w:sz w:val="22"/>
            <w:rPrChange w:id="6957" w:author="tao huang" w:date="2017-09-17T12:05:00Z">
              <w:rPr>
                <w:noProof/>
                <w:color w:val="000000" w:themeColor="text1"/>
                <w:sz w:val="22"/>
              </w:rPr>
            </w:rPrChange>
          </w:rPr>
          <w:t>raw model thereafter)</w:t>
        </w:r>
      </w:ins>
      <w:ins w:id="6958" w:author="tao huang" w:date="2017-09-16T11:47:00Z">
        <w:r w:rsidR="00E82C86" w:rsidRPr="00A60A57">
          <w:rPr>
            <w:color w:val="0D0D0D" w:themeColor="text1" w:themeTint="F2"/>
            <w:sz w:val="22"/>
            <w:rPrChange w:id="6959" w:author="tao huang" w:date="2017-09-17T12:05:00Z">
              <w:rPr>
                <w:color w:val="000000" w:themeColor="text1"/>
                <w:sz w:val="22"/>
              </w:rPr>
            </w:rPrChange>
          </w:rPr>
          <w:t xml:space="preserve">. </w:t>
        </w:r>
      </w:ins>
      <w:del w:id="6960" w:author="tao huang" w:date="2017-09-16T11:47:00Z">
        <w:r w:rsidR="00C75BE8" w:rsidRPr="00A60A57" w:rsidDel="00E82C86">
          <w:rPr>
            <w:color w:val="0D0D0D" w:themeColor="text1" w:themeTint="F2"/>
            <w:sz w:val="22"/>
            <w:rPrChange w:id="6961" w:author="tao huang" w:date="2017-09-17T12:05:00Z">
              <w:rPr>
                <w:color w:val="000000" w:themeColor="text1"/>
                <w:szCs w:val="24"/>
              </w:rPr>
            </w:rPrChange>
          </w:rPr>
          <w:delText xml:space="preserve"> (the simplified model is referred as the ADL-intra-raw model)</w:delText>
        </w:r>
        <w:r w:rsidR="0040442B" w:rsidRPr="00A60A57" w:rsidDel="00E82C86">
          <w:rPr>
            <w:color w:val="0D0D0D" w:themeColor="text1" w:themeTint="F2"/>
            <w:sz w:val="22"/>
            <w:rPrChange w:id="6962" w:author="tao huang" w:date="2017-09-17T12:05:00Z">
              <w:rPr>
                <w:color w:val="000000" w:themeColor="text1"/>
                <w:szCs w:val="24"/>
              </w:rPr>
            </w:rPrChange>
          </w:rPr>
          <w:delText xml:space="preserve">. </w:delText>
        </w:r>
      </w:del>
      <w:r w:rsidR="009654C4" w:rsidRPr="00A60A57">
        <w:rPr>
          <w:color w:val="0D0D0D" w:themeColor="text1" w:themeTint="F2"/>
          <w:sz w:val="22"/>
          <w:rPrChange w:id="6963" w:author="tao huang" w:date="2017-09-17T12:05:00Z">
            <w:rPr>
              <w:color w:val="000000" w:themeColor="text1"/>
              <w:szCs w:val="24"/>
            </w:rPr>
          </w:rPrChange>
        </w:rPr>
        <w:t xml:space="preserve">Previous studies show that models </w:t>
      </w:r>
      <w:del w:id="6964" w:author="tao huang" w:date="2017-09-16T11:48:00Z">
        <w:r w:rsidR="009654C4" w:rsidRPr="00A60A57" w:rsidDel="00E82C86">
          <w:rPr>
            <w:color w:val="0D0D0D" w:themeColor="text1" w:themeTint="F2"/>
            <w:sz w:val="22"/>
            <w:rPrChange w:id="6965" w:author="tao huang" w:date="2017-09-17T12:05:00Z">
              <w:rPr>
                <w:color w:val="000000" w:themeColor="text1"/>
                <w:szCs w:val="24"/>
              </w:rPr>
            </w:rPrChange>
          </w:rPr>
          <w:delText xml:space="preserve">specified </w:delText>
        </w:r>
      </w:del>
      <w:ins w:id="6966" w:author="tao huang" w:date="2017-09-16T11:48:00Z">
        <w:r w:rsidR="00E82C86" w:rsidRPr="00A60A57">
          <w:rPr>
            <w:color w:val="0D0D0D" w:themeColor="text1" w:themeTint="F2"/>
            <w:sz w:val="22"/>
            <w:rPrChange w:id="6967" w:author="tao huang" w:date="2017-09-17T12:05:00Z">
              <w:rPr>
                <w:color w:val="000000" w:themeColor="text1"/>
                <w:sz w:val="22"/>
              </w:rPr>
            </w:rPrChange>
          </w:rPr>
          <w:t>simplified</w:t>
        </w:r>
        <w:r w:rsidR="00E82C86" w:rsidRPr="00A60A57">
          <w:rPr>
            <w:color w:val="0D0D0D" w:themeColor="text1" w:themeTint="F2"/>
            <w:sz w:val="22"/>
            <w:rPrChange w:id="6968" w:author="tao huang" w:date="2017-09-17T12:05:00Z">
              <w:rPr>
                <w:color w:val="000000" w:themeColor="text1"/>
                <w:szCs w:val="24"/>
              </w:rPr>
            </w:rPrChange>
          </w:rPr>
          <w:t xml:space="preserve"> </w:t>
        </w:r>
      </w:ins>
      <w:r w:rsidR="009654C4" w:rsidRPr="00A60A57">
        <w:rPr>
          <w:color w:val="0D0D0D" w:themeColor="text1" w:themeTint="F2"/>
          <w:sz w:val="22"/>
          <w:rPrChange w:id="6969" w:author="tao huang" w:date="2017-09-17T12:05:00Z">
            <w:rPr>
              <w:color w:val="000000" w:themeColor="text1"/>
              <w:szCs w:val="24"/>
            </w:rPr>
          </w:rPrChange>
        </w:rPr>
        <w:t>by the LASSO procedure have</w:t>
      </w:r>
      <w:del w:id="6970" w:author="tao huang" w:date="2017-09-16T11:48:00Z">
        <w:r w:rsidR="009654C4" w:rsidRPr="00A60A57" w:rsidDel="00E82C86">
          <w:rPr>
            <w:color w:val="0D0D0D" w:themeColor="text1" w:themeTint="F2"/>
            <w:sz w:val="22"/>
            <w:rPrChange w:id="6971" w:author="tao huang" w:date="2017-09-17T12:05:00Z">
              <w:rPr>
                <w:color w:val="000000" w:themeColor="text1"/>
                <w:szCs w:val="24"/>
              </w:rPr>
            </w:rPrChange>
          </w:rPr>
          <w:delText xml:space="preserve"> </w:delText>
        </w:r>
      </w:del>
      <w:ins w:id="6972" w:author="Soopramanien, Didier" w:date="2017-09-06T21:27:00Z">
        <w:del w:id="6973" w:author="tao huang" w:date="2017-09-16T11:48:00Z">
          <w:r w:rsidR="00052B1F" w:rsidRPr="00A60A57" w:rsidDel="00E82C86">
            <w:rPr>
              <w:color w:val="0D0D0D" w:themeColor="text1" w:themeTint="F2"/>
              <w:sz w:val="22"/>
              <w:rPrChange w:id="6974" w:author="tao huang" w:date="2017-09-17T12:05:00Z">
                <w:rPr>
                  <w:color w:val="000000" w:themeColor="text1"/>
                  <w:szCs w:val="24"/>
                </w:rPr>
              </w:rPrChange>
            </w:rPr>
            <w:delText>a</w:delText>
          </w:r>
        </w:del>
        <w:r w:rsidR="00052B1F" w:rsidRPr="00A60A57">
          <w:rPr>
            <w:color w:val="0D0D0D" w:themeColor="text1" w:themeTint="F2"/>
            <w:sz w:val="22"/>
            <w:rPrChange w:id="6975" w:author="tao huang" w:date="2017-09-17T12:05:00Z">
              <w:rPr>
                <w:color w:val="000000" w:themeColor="text1"/>
                <w:szCs w:val="24"/>
              </w:rPr>
            </w:rPrChange>
          </w:rPr>
          <w:t xml:space="preserve"> </w:t>
        </w:r>
      </w:ins>
      <w:r w:rsidR="009654C4" w:rsidRPr="00A60A57">
        <w:rPr>
          <w:color w:val="0D0D0D" w:themeColor="text1" w:themeTint="F2"/>
          <w:sz w:val="22"/>
          <w:rPrChange w:id="6976" w:author="tao huang" w:date="2017-09-17T12:05:00Z">
            <w:rPr>
              <w:color w:val="000000" w:themeColor="text1"/>
              <w:szCs w:val="24"/>
            </w:rPr>
          </w:rPrChange>
        </w:rPr>
        <w:t xml:space="preserve">good forecasting performance and </w:t>
      </w:r>
      <w:del w:id="6977" w:author="tao huang" w:date="2017-09-16T11:48:00Z">
        <w:r w:rsidR="009654C4" w:rsidRPr="00A60A57" w:rsidDel="00E82C86">
          <w:rPr>
            <w:color w:val="0D0D0D" w:themeColor="text1" w:themeTint="F2"/>
            <w:sz w:val="22"/>
            <w:rPrChange w:id="6978" w:author="tao huang" w:date="2017-09-17T12:05:00Z">
              <w:rPr>
                <w:color w:val="000000" w:themeColor="text1"/>
                <w:szCs w:val="24"/>
              </w:rPr>
            </w:rPrChange>
          </w:rPr>
          <w:delText xml:space="preserve">may </w:delText>
        </w:r>
      </w:del>
      <w:r w:rsidR="009654C4" w:rsidRPr="00A60A57">
        <w:rPr>
          <w:color w:val="0D0D0D" w:themeColor="text1" w:themeTint="F2"/>
          <w:sz w:val="22"/>
          <w:rPrChange w:id="6979" w:author="tao huang" w:date="2017-09-17T12:05:00Z">
            <w:rPr>
              <w:color w:val="000000" w:themeColor="text1"/>
              <w:szCs w:val="24"/>
            </w:rPr>
          </w:rPrChange>
        </w:rPr>
        <w:t xml:space="preserve">outperform traditional </w:t>
      </w:r>
      <w:del w:id="6980" w:author="tao huang" w:date="2017-09-16T11:49:00Z">
        <w:r w:rsidR="009654C4" w:rsidRPr="00A60A57" w:rsidDel="006D1001">
          <w:rPr>
            <w:color w:val="0D0D0D" w:themeColor="text1" w:themeTint="F2"/>
            <w:sz w:val="22"/>
            <w:rPrChange w:id="6981" w:author="tao huang" w:date="2017-09-17T12:05:00Z">
              <w:rPr>
                <w:color w:val="000000" w:themeColor="text1"/>
                <w:szCs w:val="24"/>
              </w:rPr>
            </w:rPrChange>
          </w:rPr>
          <w:delText xml:space="preserve">methods </w:delText>
        </w:r>
      </w:del>
      <w:ins w:id="6982" w:author="tao huang" w:date="2017-09-16T11:49:00Z">
        <w:r w:rsidR="006D1001" w:rsidRPr="00A60A57">
          <w:rPr>
            <w:color w:val="0D0D0D" w:themeColor="text1" w:themeTint="F2"/>
            <w:sz w:val="22"/>
            <w:rPrChange w:id="6983" w:author="tao huang" w:date="2017-09-17T12:05:00Z">
              <w:rPr>
                <w:color w:val="000000" w:themeColor="text1"/>
                <w:sz w:val="22"/>
              </w:rPr>
            </w:rPrChange>
          </w:rPr>
          <w:t>models</w:t>
        </w:r>
        <w:r w:rsidR="006D1001" w:rsidRPr="00A60A57">
          <w:rPr>
            <w:color w:val="0D0D0D" w:themeColor="text1" w:themeTint="F2"/>
            <w:sz w:val="22"/>
            <w:rPrChange w:id="6984" w:author="tao huang" w:date="2017-09-17T12:05:00Z">
              <w:rPr>
                <w:color w:val="000000" w:themeColor="text1"/>
                <w:szCs w:val="24"/>
              </w:rPr>
            </w:rPrChange>
          </w:rPr>
          <w:t xml:space="preserve"> </w:t>
        </w:r>
      </w:ins>
      <w:del w:id="6985" w:author="tao huang" w:date="2017-09-16T11:48:00Z">
        <w:r w:rsidR="009654C4" w:rsidRPr="00A60A57" w:rsidDel="00E82C86">
          <w:rPr>
            <w:color w:val="0D0D0D" w:themeColor="text1" w:themeTint="F2"/>
            <w:sz w:val="22"/>
            <w:rPrChange w:id="6986" w:author="tao huang" w:date="2017-09-17T12:05:00Z">
              <w:rPr>
                <w:color w:val="000000" w:themeColor="text1"/>
                <w:szCs w:val="24"/>
              </w:rPr>
            </w:rPrChange>
          </w:rPr>
          <w:delText>based on</w:delText>
        </w:r>
      </w:del>
      <w:ins w:id="6987" w:author="tao huang" w:date="2017-09-16T11:48:00Z">
        <w:r w:rsidR="00E82C86" w:rsidRPr="00A60A57">
          <w:rPr>
            <w:color w:val="0D0D0D" w:themeColor="text1" w:themeTint="F2"/>
            <w:sz w:val="22"/>
            <w:rPrChange w:id="6988" w:author="tao huang" w:date="2017-09-17T12:05:00Z">
              <w:rPr>
                <w:color w:val="000000" w:themeColor="text1"/>
                <w:sz w:val="22"/>
              </w:rPr>
            </w:rPrChange>
          </w:rPr>
          <w:t>specified based on</w:t>
        </w:r>
      </w:ins>
      <w:r w:rsidR="009654C4" w:rsidRPr="00A60A57">
        <w:rPr>
          <w:color w:val="0D0D0D" w:themeColor="text1" w:themeTint="F2"/>
          <w:sz w:val="22"/>
          <w:rPrChange w:id="6989" w:author="tao huang" w:date="2017-09-17T12:05:00Z">
            <w:rPr>
              <w:color w:val="000000" w:themeColor="text1"/>
              <w:szCs w:val="24"/>
            </w:rPr>
          </w:rPrChange>
        </w:rPr>
        <w:t xml:space="preserve"> statistical significance </w:t>
      </w:r>
      <w:r w:rsidR="009654C4" w:rsidRPr="00A60A57">
        <w:rPr>
          <w:color w:val="0D0D0D" w:themeColor="text1" w:themeTint="F2"/>
          <w:sz w:val="22"/>
          <w:rPrChange w:id="6990" w:author="tao huang" w:date="2017-09-17T12:05:00Z">
            <w:rPr>
              <w:color w:val="000000" w:themeColor="text1"/>
              <w:szCs w:val="24"/>
            </w:rPr>
          </w:rPrChange>
        </w:rPr>
        <w:fldChar w:fldCharType="begin">
          <w:fldData xml:space="preserve">PEVuZE5vdGU+PENpdGU+PEF1dGhvcj5FcHByZWNodDwvQXV0aG9yPjxZZWFyPjIwMTM8L1llYXI+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</w:fldData>
        </w:fldChar>
      </w:r>
      <w:r w:rsidR="00F75C33">
        <w:rPr>
          <w:color w:val="0D0D0D" w:themeColor="text1" w:themeTint="F2"/>
          <w:sz w:val="22"/>
        </w:rPr>
        <w:instrText xml:space="preserve"> ADDIN EN.CITE </w:instrText>
      </w:r>
      <w:r w:rsidR="00F75C33">
        <w:rPr>
          <w:color w:val="0D0D0D" w:themeColor="text1" w:themeTint="F2"/>
          <w:sz w:val="22"/>
        </w:rPr>
        <w:fldChar w:fldCharType="begin">
          <w:fldData xml:space="preserve">PEVuZE5vdGU+PENpdGU+PEF1dGhvcj5FcHByZWNodDwvQXV0aG9yPjxZZWFyPjIwMTM8L1llYXI+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</w:fldData>
        </w:fldChar>
      </w:r>
      <w:r w:rsidR="00F75C33">
        <w:rPr>
          <w:color w:val="0D0D0D" w:themeColor="text1" w:themeTint="F2"/>
          <w:sz w:val="22"/>
        </w:rPr>
        <w:instrText xml:space="preserve"> ADDIN EN.CITE.DATA </w:instrText>
      </w:r>
      <w:r w:rsidR="00F75C33">
        <w:rPr>
          <w:color w:val="0D0D0D" w:themeColor="text1" w:themeTint="F2"/>
          <w:sz w:val="22"/>
        </w:rPr>
      </w:r>
      <w:r w:rsidR="00F75C33">
        <w:rPr>
          <w:color w:val="0D0D0D" w:themeColor="text1" w:themeTint="F2"/>
          <w:sz w:val="22"/>
        </w:rPr>
        <w:fldChar w:fldCharType="end"/>
      </w:r>
      <w:r w:rsidR="009654C4" w:rsidRPr="00A60A57">
        <w:rPr>
          <w:color w:val="0D0D0D" w:themeColor="text1" w:themeTint="F2"/>
          <w:sz w:val="22"/>
          <w:rPrChange w:id="6991" w:author="tao huang" w:date="2017-09-17T12:05:00Z">
            <w:rPr>
              <w:color w:val="000000" w:themeColor="text1"/>
              <w:szCs w:val="24"/>
            </w:rPr>
          </w:rPrChange>
        </w:rPr>
        <w:fldChar w:fldCharType="separate"/>
      </w:r>
      <w:r w:rsidR="00F75C33">
        <w:rPr>
          <w:noProof/>
          <w:color w:val="0D0D0D" w:themeColor="text1" w:themeTint="F2"/>
          <w:sz w:val="22"/>
        </w:rPr>
        <w:t>(</w:t>
      </w:r>
      <w:hyperlink w:anchor="_ENREF_29" w:tooltip="Epprecht, 2013 #755" w:history="1">
        <w:r w:rsidR="00F75C33">
          <w:rPr>
            <w:noProof/>
            <w:color w:val="0D0D0D" w:themeColor="text1" w:themeTint="F2"/>
            <w:sz w:val="22"/>
          </w:rPr>
          <w:t>Epprecht, Guegan, &amp; Veiga, 2013</w:t>
        </w:r>
      </w:hyperlink>
      <w:r w:rsidR="00F75C33">
        <w:rPr>
          <w:noProof/>
          <w:color w:val="0D0D0D" w:themeColor="text1" w:themeTint="F2"/>
          <w:sz w:val="22"/>
        </w:rPr>
        <w:t xml:space="preserve">; </w:t>
      </w:r>
      <w:hyperlink w:anchor="_ENREF_46" w:tooltip="Ma, 2016 #733" w:history="1">
        <w:r w:rsidR="00F75C33">
          <w:rPr>
            <w:noProof/>
            <w:color w:val="0D0D0D" w:themeColor="text1" w:themeTint="F2"/>
            <w:sz w:val="22"/>
          </w:rPr>
          <w:t>Ma et al., 2016</w:t>
        </w:r>
      </w:hyperlink>
      <w:r w:rsidR="00F75C33">
        <w:rPr>
          <w:noProof/>
          <w:color w:val="0D0D0D" w:themeColor="text1" w:themeTint="F2"/>
          <w:sz w:val="22"/>
        </w:rPr>
        <w:t>)</w:t>
      </w:r>
      <w:r w:rsidR="009654C4" w:rsidRPr="00A60A57">
        <w:rPr>
          <w:color w:val="0D0D0D" w:themeColor="text1" w:themeTint="F2"/>
          <w:sz w:val="22"/>
          <w:rPrChange w:id="6992" w:author="tao huang" w:date="2017-09-17T12:05:00Z">
            <w:rPr>
              <w:color w:val="000000" w:themeColor="text1"/>
              <w:szCs w:val="24"/>
            </w:rPr>
          </w:rPrChange>
        </w:rPr>
        <w:fldChar w:fldCharType="end"/>
      </w:r>
      <w:r w:rsidR="009654C4" w:rsidRPr="00A60A57">
        <w:rPr>
          <w:color w:val="0D0D0D" w:themeColor="text1" w:themeTint="F2"/>
          <w:sz w:val="22"/>
          <w:rPrChange w:id="6993" w:author="tao huang" w:date="2017-09-17T12:05:00Z">
            <w:rPr>
              <w:color w:val="000000" w:themeColor="text1"/>
              <w:szCs w:val="24"/>
            </w:rPr>
          </w:rPrChange>
        </w:rPr>
        <w:t xml:space="preserve">. </w:t>
      </w:r>
      <w:del w:id="6994" w:author="tao huang" w:date="2017-09-16T11:50:00Z">
        <w:r w:rsidR="00870F73" w:rsidRPr="00A60A57" w:rsidDel="006D1001">
          <w:rPr>
            <w:color w:val="0D0D0D" w:themeColor="text1" w:themeTint="F2"/>
            <w:sz w:val="22"/>
            <w:highlight w:val="yellow"/>
            <w:rPrChange w:id="6995" w:author="tao huang" w:date="2017-09-17T12:05:00Z">
              <w:rPr>
                <w:color w:val="000000" w:themeColor="text1"/>
                <w:szCs w:val="24"/>
                <w:highlight w:val="yellow"/>
              </w:rPr>
            </w:rPrChange>
          </w:rPr>
          <w:delText>However</w:delText>
        </w:r>
      </w:del>
      <w:ins w:id="6996" w:author="tao huang" w:date="2017-09-16T11:50:00Z">
        <w:r w:rsidR="006D1001" w:rsidRPr="00A60A57">
          <w:rPr>
            <w:color w:val="0D0D0D" w:themeColor="text1" w:themeTint="F2"/>
            <w:sz w:val="22"/>
            <w:rPrChange w:id="6997" w:author="tao huang" w:date="2017-09-17T12:05:00Z">
              <w:rPr>
                <w:color w:val="000000" w:themeColor="text1"/>
                <w:sz w:val="22"/>
              </w:rPr>
            </w:rPrChange>
          </w:rPr>
          <w:t>One limitation for</w:t>
        </w:r>
      </w:ins>
      <w:del w:id="6998" w:author="tao huang" w:date="2017-09-16T11:50:00Z">
        <w:r w:rsidR="00870F73" w:rsidRPr="00A60A57" w:rsidDel="006D1001">
          <w:rPr>
            <w:color w:val="0D0D0D" w:themeColor="text1" w:themeTint="F2"/>
            <w:sz w:val="22"/>
            <w:rPrChange w:id="6999" w:author="tao huang" w:date="2017-09-17T12:05:00Z">
              <w:rPr>
                <w:color w:val="000000" w:themeColor="text1"/>
                <w:szCs w:val="24"/>
              </w:rPr>
            </w:rPrChange>
          </w:rPr>
          <w:delText xml:space="preserve">, </w:delText>
        </w:r>
      </w:del>
      <w:ins w:id="7000" w:author="tao huang" w:date="2017-09-16T11:50:00Z">
        <w:r w:rsidR="006D1001" w:rsidRPr="00A60A57">
          <w:rPr>
            <w:color w:val="0D0D0D" w:themeColor="text1" w:themeTint="F2"/>
            <w:sz w:val="22"/>
            <w:rPrChange w:id="7001" w:author="tao huang" w:date="2017-09-17T12:05:00Z">
              <w:rPr>
                <w:color w:val="000000" w:themeColor="text1"/>
                <w:sz w:val="22"/>
              </w:rPr>
            </w:rPrChange>
          </w:rPr>
          <w:t xml:space="preserve"> </w:t>
        </w:r>
      </w:ins>
      <w:r w:rsidR="00870F73" w:rsidRPr="00A60A57">
        <w:rPr>
          <w:color w:val="0D0D0D" w:themeColor="text1" w:themeTint="F2"/>
          <w:sz w:val="22"/>
          <w:rPrChange w:id="7002" w:author="tao huang" w:date="2017-09-17T12:05:00Z">
            <w:rPr>
              <w:color w:val="000000" w:themeColor="text1"/>
              <w:szCs w:val="24"/>
            </w:rPr>
          </w:rPrChange>
        </w:rPr>
        <w:t xml:space="preserve">the LASSO procedure is </w:t>
      </w:r>
      <w:del w:id="7003" w:author="tao huang" w:date="2017-09-16T11:50:00Z">
        <w:r w:rsidR="00870F73" w:rsidRPr="00A60A57" w:rsidDel="006D1001">
          <w:rPr>
            <w:color w:val="0D0D0D" w:themeColor="text1" w:themeTint="F2"/>
            <w:sz w:val="22"/>
            <w:rPrChange w:id="7004" w:author="tao huang" w:date="2017-09-17T12:05:00Z">
              <w:rPr>
                <w:color w:val="000000" w:themeColor="text1"/>
                <w:szCs w:val="24"/>
              </w:rPr>
            </w:rPrChange>
          </w:rPr>
          <w:delText>subject to the limitation of</w:delText>
        </w:r>
      </w:del>
      <w:ins w:id="7005" w:author="tao huang" w:date="2017-09-16T11:50:00Z">
        <w:r w:rsidR="006D1001" w:rsidRPr="00A60A57">
          <w:rPr>
            <w:color w:val="0D0D0D" w:themeColor="text1" w:themeTint="F2"/>
            <w:sz w:val="22"/>
            <w:rPrChange w:id="7006" w:author="tao huang" w:date="2017-09-17T12:05:00Z">
              <w:rPr>
                <w:color w:val="000000" w:themeColor="text1"/>
                <w:sz w:val="22"/>
              </w:rPr>
            </w:rPrChange>
          </w:rPr>
          <w:t>that it may</w:t>
        </w:r>
      </w:ins>
      <w:r w:rsidR="00870F73" w:rsidRPr="00A60A57">
        <w:rPr>
          <w:color w:val="0D0D0D" w:themeColor="text1" w:themeTint="F2"/>
          <w:sz w:val="22"/>
          <w:rPrChange w:id="7007" w:author="tao huang" w:date="2017-09-17T12:05:00Z">
            <w:rPr>
              <w:color w:val="000000" w:themeColor="text1"/>
              <w:szCs w:val="24"/>
            </w:rPr>
          </w:rPrChange>
        </w:rPr>
        <w:t xml:space="preserve"> potentially miss</w:t>
      </w:r>
      <w:del w:id="7008" w:author="tao huang" w:date="2017-09-16T11:50:00Z">
        <w:r w:rsidR="00870F73" w:rsidRPr="00A60A57" w:rsidDel="006D1001">
          <w:rPr>
            <w:color w:val="0D0D0D" w:themeColor="text1" w:themeTint="F2"/>
            <w:sz w:val="22"/>
            <w:rPrChange w:id="7009" w:author="tao huang" w:date="2017-09-17T12:05:00Z">
              <w:rPr>
                <w:color w:val="000000" w:themeColor="text1"/>
                <w:szCs w:val="24"/>
              </w:rPr>
            </w:rPrChange>
          </w:rPr>
          <w:delText>ing</w:delText>
        </w:r>
      </w:del>
      <w:r w:rsidR="00870F73" w:rsidRPr="00A60A57">
        <w:rPr>
          <w:color w:val="0D0D0D" w:themeColor="text1" w:themeTint="F2"/>
          <w:sz w:val="22"/>
          <w:rPrChange w:id="7010" w:author="tao huang" w:date="2017-09-17T12:05:00Z">
            <w:rPr>
              <w:color w:val="000000" w:themeColor="text1"/>
              <w:szCs w:val="24"/>
            </w:rPr>
          </w:rPrChange>
        </w:rPr>
        <w:t xml:space="preserve"> important variables under the condition </w:t>
      </w:r>
      <w:r w:rsidR="00613A79" w:rsidRPr="00A60A57">
        <w:rPr>
          <w:color w:val="0D0D0D" w:themeColor="text1" w:themeTint="F2"/>
          <w:sz w:val="22"/>
          <w:rPrChange w:id="7011" w:author="tao huang" w:date="2017-09-17T12:05:00Z">
            <w:rPr>
              <w:color w:val="000000" w:themeColor="text1"/>
              <w:szCs w:val="24"/>
            </w:rPr>
          </w:rPrChange>
        </w:rPr>
        <w:t xml:space="preserve">of </w:t>
      </w:r>
      <w:r w:rsidR="009654C4" w:rsidRPr="00A60A57">
        <w:rPr>
          <w:color w:val="0D0D0D" w:themeColor="text1" w:themeTint="F2"/>
          <w:sz w:val="22"/>
          <w:rPrChange w:id="7012" w:author="tao huang" w:date="2017-09-17T12:05:00Z">
            <w:rPr>
              <w:color w:val="000000" w:themeColor="text1"/>
              <w:szCs w:val="24"/>
            </w:rPr>
          </w:rPrChange>
        </w:rPr>
        <w:t xml:space="preserve">high </w:t>
      </w:r>
      <w:r w:rsidR="00870F73" w:rsidRPr="00A60A57">
        <w:rPr>
          <w:color w:val="0D0D0D" w:themeColor="text1" w:themeTint="F2"/>
          <w:sz w:val="22"/>
          <w:rPrChange w:id="7013" w:author="tao huang" w:date="2017-09-17T12:05:00Z">
            <w:rPr>
              <w:color w:val="000000" w:themeColor="text1"/>
              <w:szCs w:val="24"/>
            </w:rPr>
          </w:rPrChange>
        </w:rPr>
        <w:t xml:space="preserve">multicollinearity </w:t>
      </w:r>
      <w:r w:rsidR="00870F73" w:rsidRPr="00A60A57">
        <w:rPr>
          <w:color w:val="0D0D0D" w:themeColor="text1" w:themeTint="F2"/>
          <w:sz w:val="22"/>
          <w:rPrChange w:id="7014" w:author="tao huang" w:date="2017-09-17T12:05:00Z">
            <w:rPr>
              <w:color w:val="000000" w:themeColor="text1"/>
              <w:szCs w:val="24"/>
            </w:rPr>
          </w:rPrChange>
        </w:rPr>
        <w:fldChar w:fldCharType="begin"/>
      </w:r>
      <w:r w:rsidR="00F75C33">
        <w:rPr>
          <w:color w:val="0D0D0D" w:themeColor="text1" w:themeTint="F2"/>
          <w:sz w:val="22"/>
        </w:rPr>
        <w:instrText xml:space="preserve"> ADDIN EN.CITE &lt;EndNote&gt;&lt;Cite&gt;&lt;Author&gt;Fan&lt;/Author&gt;&lt;Year&gt;2008&lt;/Year&gt;&lt;RecNum&gt;751&lt;/RecNum&gt;&lt;DisplayText&gt;(Fan &amp;amp; Lv, 2008; Ma et al., 2016)&lt;/DisplayText&gt;&lt;record&gt;&lt;rec-number&gt;751&lt;/rec-number&gt;&lt;foreign-keys&gt;&lt;key app="EN" db-id="fwzpfdt205x9v6eprsvv25dpxftedxv0z0a9" timestamp="1500930250"&gt;751&lt;/key&gt;&lt;/foreign-keys&gt;&lt;ref-type name="Journal Article"&gt;17&lt;/ref-type&gt;&lt;contributors&gt;&lt;authors&gt;&lt;author&gt;Jianqing Fan&lt;/author&gt;&lt;author&gt;Jinchi Lv&lt;/author&gt;&lt;/authors&gt;&lt;/contributors&gt;&lt;titles&gt;&lt;title&gt;Sure independence screening for ultrahigh dimensional feature space (with discussion)&lt;/title&gt;&lt;secondary-title&gt; Journal of Royal Statistical Society&lt;/secondary-title&gt;&lt;/titles&gt;&lt;pages&gt;849–911&lt;/pages&gt;&lt;volume&gt;70&lt;/volume&gt;&lt;number&gt;Series B&lt;/number&gt;&lt;dates&gt;&lt;year&gt;2008&lt;/year&gt;&lt;/dates&gt;&lt;urls&gt;&lt;/urls&gt;&lt;/record&gt;&lt;/Cite&gt;&lt;Cite&gt;&lt;Author&gt;Ma&lt;/Author&gt;&lt;Year&gt;2016&lt;/Year&gt;&lt;RecNum&gt;733&lt;/RecNum&gt;&lt;record&gt;&lt;rec-number&gt;733&lt;/rec-number&gt;&lt;foreign-keys&gt;&lt;key app="EN" db-id="fwzpfdt205x9v6eprsvv25dpxftedxv0z0a9" timestamp="0"&gt;733&lt;/key&gt;&lt;/foreign-keys&gt;&lt;ref-type name="Journal Article"&gt;17&lt;/ref-type&gt;&lt;contributors&gt;&lt;authors&gt;&lt;author&gt;Ma, Shaohui&lt;/author&gt;&lt;author&gt;Fildes, Robert&lt;/author&gt;&lt;author&gt;Huang, Tao&lt;/author&gt;&lt;/authors&gt;&lt;/contributors&gt;&lt;titles&gt;&lt;title&gt;Demand forecasting with high dimensional data: The case of SKU retail sales forecasting with intra- and inter-category promotional information&lt;/title&gt;&lt;secondary-title&gt;European Journal of Operational Research&lt;/secondary-title&gt;&lt;/titles&gt;&lt;periodical&gt;&lt;full-title&gt;European Journal of Operational Research&lt;/full-title&gt;&lt;/periodical&gt;&lt;pages&gt;245-257&lt;/pages&gt;&lt;volume&gt;249&lt;/volume&gt;&lt;number&gt;1&lt;/number&gt;&lt;dates&gt;&lt;year&gt;2016&lt;/year&gt;&lt;pub-dates&gt;&lt;date&gt;2/16/&lt;/date&gt;&lt;/pub-dates&gt;&lt;/dates&gt;&lt;isbn&gt;0377-2217&lt;/isbn&gt;&lt;urls&gt;&lt;related-urls&gt;&lt;url&gt;http://www.sciencedirect.com/science/article/pii/S0377221715007845&lt;/url&gt;&lt;/related-urls&gt;&lt;/urls&gt;&lt;electronic-resource-num&gt;http://dx.doi.org/10.1016/j.ejor.2015.08.029&lt;/electronic-resource-num&gt;&lt;/record&gt;&lt;/Cite&gt;&lt;/EndNote&gt;</w:instrText>
      </w:r>
      <w:r w:rsidR="00870F73" w:rsidRPr="00A60A57">
        <w:rPr>
          <w:color w:val="0D0D0D" w:themeColor="text1" w:themeTint="F2"/>
          <w:sz w:val="22"/>
          <w:rPrChange w:id="7015" w:author="tao huang" w:date="2017-09-17T12:05:00Z">
            <w:rPr>
              <w:color w:val="000000" w:themeColor="text1"/>
              <w:szCs w:val="24"/>
            </w:rPr>
          </w:rPrChange>
        </w:rPr>
        <w:fldChar w:fldCharType="separate"/>
      </w:r>
      <w:r w:rsidR="00F75C33">
        <w:rPr>
          <w:noProof/>
          <w:color w:val="0D0D0D" w:themeColor="text1" w:themeTint="F2"/>
          <w:sz w:val="22"/>
        </w:rPr>
        <w:t>(</w:t>
      </w:r>
      <w:hyperlink w:anchor="_ENREF_30" w:tooltip="Fan, 2008 #751" w:history="1">
        <w:r w:rsidR="00F75C33">
          <w:rPr>
            <w:noProof/>
            <w:color w:val="0D0D0D" w:themeColor="text1" w:themeTint="F2"/>
            <w:sz w:val="22"/>
          </w:rPr>
          <w:t>Fan &amp; Lv, 2008</w:t>
        </w:r>
      </w:hyperlink>
      <w:r w:rsidR="00F75C33">
        <w:rPr>
          <w:noProof/>
          <w:color w:val="0D0D0D" w:themeColor="text1" w:themeTint="F2"/>
          <w:sz w:val="22"/>
        </w:rPr>
        <w:t xml:space="preserve">; </w:t>
      </w:r>
      <w:hyperlink w:anchor="_ENREF_46" w:tooltip="Ma, 2016 #733" w:history="1">
        <w:r w:rsidR="00F75C33">
          <w:rPr>
            <w:noProof/>
            <w:color w:val="0D0D0D" w:themeColor="text1" w:themeTint="F2"/>
            <w:sz w:val="22"/>
          </w:rPr>
          <w:t>Ma et al., 2016</w:t>
        </w:r>
      </w:hyperlink>
      <w:r w:rsidR="00F75C33">
        <w:rPr>
          <w:noProof/>
          <w:color w:val="0D0D0D" w:themeColor="text1" w:themeTint="F2"/>
          <w:sz w:val="22"/>
        </w:rPr>
        <w:t>)</w:t>
      </w:r>
      <w:r w:rsidR="00870F73" w:rsidRPr="00A60A57">
        <w:rPr>
          <w:color w:val="0D0D0D" w:themeColor="text1" w:themeTint="F2"/>
          <w:sz w:val="22"/>
          <w:rPrChange w:id="7016" w:author="tao huang" w:date="2017-09-17T12:05:00Z">
            <w:rPr>
              <w:color w:val="000000" w:themeColor="text1"/>
              <w:szCs w:val="24"/>
            </w:rPr>
          </w:rPrChange>
        </w:rPr>
        <w:fldChar w:fldCharType="end"/>
      </w:r>
      <w:r w:rsidR="00870F73" w:rsidRPr="00A60A57">
        <w:rPr>
          <w:color w:val="0D0D0D" w:themeColor="text1" w:themeTint="F2"/>
          <w:sz w:val="22"/>
          <w:rPrChange w:id="7017" w:author="tao huang" w:date="2017-09-17T12:05:00Z">
            <w:rPr>
              <w:color w:val="000000" w:themeColor="text1"/>
              <w:szCs w:val="24"/>
            </w:rPr>
          </w:rPrChange>
        </w:rPr>
        <w:t>.</w:t>
      </w:r>
      <w:r w:rsidR="005B7B09" w:rsidRPr="00A60A57">
        <w:rPr>
          <w:color w:val="0D0D0D" w:themeColor="text1" w:themeTint="F2"/>
          <w:sz w:val="22"/>
          <w:rPrChange w:id="7018" w:author="tao huang" w:date="2017-09-17T12:05:00Z">
            <w:rPr>
              <w:color w:val="000000" w:themeColor="text1"/>
              <w:szCs w:val="24"/>
            </w:rPr>
          </w:rPrChange>
        </w:rPr>
        <w:t xml:space="preserve"> </w:t>
      </w:r>
      <w:r w:rsidR="005A7819" w:rsidRPr="00A60A57">
        <w:rPr>
          <w:color w:val="0D0D0D" w:themeColor="text1" w:themeTint="F2"/>
          <w:sz w:val="22"/>
          <w:rPrChange w:id="7019" w:author="tao huang" w:date="2017-09-17T12:05:00Z">
            <w:rPr>
              <w:color w:val="000000" w:themeColor="text1"/>
              <w:szCs w:val="24"/>
            </w:rPr>
          </w:rPrChange>
        </w:rPr>
        <w:t xml:space="preserve">In practice, retailers tend to promote relevant products at the same time, which may </w:t>
      </w:r>
      <w:r w:rsidR="00575C65" w:rsidRPr="00A60A57">
        <w:rPr>
          <w:color w:val="0D0D0D" w:themeColor="text1" w:themeTint="F2"/>
          <w:sz w:val="22"/>
          <w:rPrChange w:id="7020" w:author="tao huang" w:date="2017-09-17T12:05:00Z">
            <w:rPr>
              <w:color w:val="000000" w:themeColor="text1"/>
              <w:szCs w:val="24"/>
            </w:rPr>
          </w:rPrChange>
        </w:rPr>
        <w:t xml:space="preserve">even </w:t>
      </w:r>
      <w:r w:rsidR="001E38D1" w:rsidRPr="00A60A57">
        <w:rPr>
          <w:color w:val="0D0D0D" w:themeColor="text1" w:themeTint="F2"/>
          <w:sz w:val="22"/>
          <w:rPrChange w:id="7021" w:author="tao huang" w:date="2017-09-17T12:05:00Z">
            <w:rPr>
              <w:color w:val="000000" w:themeColor="text1"/>
              <w:szCs w:val="24"/>
            </w:rPr>
          </w:rPrChange>
        </w:rPr>
        <w:t>increase</w:t>
      </w:r>
      <w:r w:rsidR="005A7819" w:rsidRPr="00A60A57">
        <w:rPr>
          <w:color w:val="0D0D0D" w:themeColor="text1" w:themeTint="F2"/>
          <w:sz w:val="22"/>
          <w:rPrChange w:id="7022" w:author="tao huang" w:date="2017-09-17T12:05:00Z">
            <w:rPr>
              <w:color w:val="000000" w:themeColor="text1"/>
              <w:szCs w:val="24"/>
            </w:rPr>
          </w:rPrChange>
        </w:rPr>
        <w:t xml:space="preserve"> the </w:t>
      </w:r>
      <w:r w:rsidR="00B26018" w:rsidRPr="00A60A57">
        <w:rPr>
          <w:color w:val="0D0D0D" w:themeColor="text1" w:themeTint="F2"/>
          <w:sz w:val="22"/>
          <w:rPrChange w:id="7023" w:author="tao huang" w:date="2017-09-17T12:05:00Z">
            <w:rPr>
              <w:color w:val="000000" w:themeColor="text1"/>
              <w:szCs w:val="24"/>
            </w:rPr>
          </w:rPrChange>
        </w:rPr>
        <w:t>multicollinearity</w:t>
      </w:r>
      <w:r w:rsidR="005A7819" w:rsidRPr="00A60A57">
        <w:rPr>
          <w:color w:val="0D0D0D" w:themeColor="text1" w:themeTint="F2"/>
          <w:sz w:val="22"/>
          <w:rPrChange w:id="7024" w:author="tao huang" w:date="2017-09-17T12:05:00Z">
            <w:rPr>
              <w:color w:val="000000" w:themeColor="text1"/>
              <w:szCs w:val="24"/>
            </w:rPr>
          </w:rPrChange>
        </w:rPr>
        <w:t>.</w:t>
      </w:r>
      <w:r w:rsidR="00B26018" w:rsidRPr="00A60A57">
        <w:rPr>
          <w:color w:val="0D0D0D" w:themeColor="text1" w:themeTint="F2"/>
          <w:sz w:val="22"/>
          <w:rPrChange w:id="7025" w:author="tao huang" w:date="2017-09-17T12:05:00Z">
            <w:rPr>
              <w:color w:val="000000" w:themeColor="text1"/>
              <w:szCs w:val="24"/>
            </w:rPr>
          </w:rPrChange>
        </w:rPr>
        <w:t xml:space="preserve"> </w:t>
      </w:r>
      <w:r w:rsidR="00E76584" w:rsidRPr="00A60A57">
        <w:rPr>
          <w:color w:val="0D0D0D" w:themeColor="text1" w:themeTint="F2"/>
          <w:sz w:val="22"/>
          <w:rPrChange w:id="7026" w:author="tao huang" w:date="2017-09-17T12:05:00Z">
            <w:rPr>
              <w:color w:val="000000" w:themeColor="text1"/>
              <w:szCs w:val="24"/>
            </w:rPr>
          </w:rPrChange>
        </w:rPr>
        <w:t>To mitigate the issue</w:t>
      </w:r>
      <w:r w:rsidR="005A7819" w:rsidRPr="00A60A57">
        <w:rPr>
          <w:color w:val="0D0D0D" w:themeColor="text1" w:themeTint="F2"/>
          <w:sz w:val="22"/>
          <w:rPrChange w:id="7027" w:author="tao huang" w:date="2017-09-17T12:05:00Z">
            <w:rPr>
              <w:color w:val="000000" w:themeColor="text1"/>
              <w:szCs w:val="24"/>
            </w:rPr>
          </w:rPrChange>
        </w:rPr>
        <w:t xml:space="preserve">, we construct a </w:t>
      </w:r>
      <w:r w:rsidR="00E82FFA" w:rsidRPr="00A60A57">
        <w:rPr>
          <w:color w:val="0D0D0D" w:themeColor="text1" w:themeTint="F2"/>
          <w:sz w:val="22"/>
          <w:rPrChange w:id="7028" w:author="tao huang" w:date="2017-09-17T12:05:00Z">
            <w:rPr>
              <w:color w:val="000000" w:themeColor="text1"/>
              <w:szCs w:val="24"/>
            </w:rPr>
          </w:rPrChange>
        </w:rPr>
        <w:t xml:space="preserve">supplementary </w:t>
      </w:r>
      <w:r w:rsidR="005A7819" w:rsidRPr="00A60A57">
        <w:rPr>
          <w:color w:val="0D0D0D" w:themeColor="text1" w:themeTint="F2"/>
          <w:sz w:val="22"/>
          <w:rPrChange w:id="7029" w:author="tao huang" w:date="2017-09-17T12:05:00Z">
            <w:rPr>
              <w:color w:val="000000" w:themeColor="text1"/>
              <w:szCs w:val="24"/>
            </w:rPr>
          </w:rPrChange>
        </w:rPr>
        <w:t>parallel model which only include the price and promotion variables of the focal product. For example,</w:t>
      </w:r>
      <w:r w:rsidR="00B67BAC" w:rsidRPr="00A60A57">
        <w:rPr>
          <w:color w:val="0D0D0D" w:themeColor="text1" w:themeTint="F2"/>
          <w:sz w:val="22"/>
          <w:rPrChange w:id="7030" w:author="tao huang" w:date="2017-09-17T12:05:00Z">
            <w:rPr>
              <w:color w:val="000000" w:themeColor="text1"/>
              <w:szCs w:val="24"/>
            </w:rPr>
          </w:rPrChange>
        </w:rPr>
        <w:t xml:space="preserve"> </w:t>
      </w:r>
    </w:p>
    <w:p w14:paraId="708D1EBC" w14:textId="77777777" w:rsidR="008B6932" w:rsidRPr="00A60A57" w:rsidRDefault="005A7819">
      <w:pPr>
        <w:spacing w:after="0" w:line="360" w:lineRule="auto"/>
        <w:rPr>
          <w:color w:val="0D0D0D" w:themeColor="text1" w:themeTint="F2"/>
          <w:sz w:val="22"/>
          <w:rPrChange w:id="7031" w:author="tao huang" w:date="2017-09-17T12:05:00Z">
            <w:rPr>
              <w:color w:val="000000" w:themeColor="text1"/>
              <w:szCs w:val="24"/>
            </w:rPr>
          </w:rPrChange>
        </w:rPr>
      </w:pPr>
      <w:r w:rsidRPr="00A60A57">
        <w:rPr>
          <w:color w:val="0D0D0D" w:themeColor="text1" w:themeTint="F2"/>
          <w:sz w:val="22"/>
          <w:rPrChange w:id="7032" w:author="tao huang" w:date="2017-09-17T12:05:00Z">
            <w:rPr>
              <w:color w:val="000000" w:themeColor="text1"/>
              <w:szCs w:val="24"/>
            </w:rPr>
          </w:rPrChange>
        </w:rPr>
        <w:t xml:space="preserve"> </w:t>
      </w:r>
    </w:p>
    <w:p w14:paraId="70E10B61" w14:textId="77777777" w:rsidR="008B6932" w:rsidRPr="00A60A57" w:rsidRDefault="00F65496">
      <w:pPr>
        <w:spacing w:after="0" w:line="360" w:lineRule="auto"/>
        <w:rPr>
          <w:rFonts w:cs="Times New Roman"/>
          <w:color w:val="0D0D0D" w:themeColor="text1" w:themeTint="F2"/>
          <w:sz w:val="22"/>
          <w:rPrChange w:id="7033" w:author="tao huang" w:date="2017-09-17T12:05:00Z">
            <w:rPr>
              <w:rFonts w:cs="Times New Roman"/>
              <w:color w:val="000000" w:themeColor="text1"/>
              <w:szCs w:val="24"/>
            </w:rPr>
          </w:rPrChange>
        </w:rPr>
      </w:pPr>
      <m:oMathPara>
        <m:oMath>
          <m:sSub>
            <m:sSubPr>
              <m:ctrlPr>
                <w:rPr>
                  <w:rFonts w:ascii="Cambria Math" w:hAnsi="Cambria Math"/>
                  <w:i/>
                  <w:color w:val="0D0D0D" w:themeColor="text1" w:themeTint="F2"/>
                  <w:sz w:val="22"/>
                  <w:rPrChange w:id="7034" w:author="tao huang" w:date="2017-09-17T12:05:00Z">
                    <w:rPr>
                      <w:rFonts w:ascii="Cambria Math" w:hAnsi="Cambria Math"/>
                      <w:i/>
                      <w:color w:val="385623" w:themeColor="accent6" w:themeShade="80"/>
                      <w:sz w:val="22"/>
                    </w:rPr>
                  </w:rPrChange>
                </w:rPr>
              </m:ctrlPr>
            </m:sSubPr>
            <m:e>
              <m:r>
                <m:rPr>
                  <m:sty m:val="p"/>
                </m:rPr>
                <w:rPr>
                  <w:rFonts w:ascii="Cambria Math" w:hAnsi="Cambria Math"/>
                  <w:color w:val="0D0D0D" w:themeColor="text1" w:themeTint="F2"/>
                  <w:sz w:val="22"/>
                  <w:rPrChange w:id="7035" w:author="tao huang" w:date="2017-09-17T12:05:00Z">
                    <w:rPr>
                      <w:rFonts w:ascii="Cambria Math" w:hAnsi="Cambria Math"/>
                      <w:color w:val="000000" w:themeColor="text1"/>
                      <w:szCs w:val="24"/>
                    </w:rPr>
                  </w:rPrChange>
                </w:rPr>
                <m:t>ln⁡</m:t>
              </m:r>
              <m:r>
                <w:rPr>
                  <w:rFonts w:ascii="Cambria Math" w:hAnsi="Cambria Math"/>
                  <w:color w:val="0D0D0D" w:themeColor="text1" w:themeTint="F2"/>
                  <w:sz w:val="22"/>
                  <w:rPrChange w:id="7036" w:author="tao huang" w:date="2017-09-17T12:05:00Z">
                    <w:rPr>
                      <w:rFonts w:ascii="Cambria Math" w:hAnsi="Cambria Math"/>
                      <w:color w:val="000000" w:themeColor="text1"/>
                      <w:szCs w:val="24"/>
                    </w:rPr>
                  </w:rPrChange>
                </w:rPr>
                <m:t>(y</m:t>
              </m:r>
            </m:e>
            <m:sub>
              <m:r>
                <w:rPr>
                  <w:rFonts w:ascii="Cambria Math" w:hAnsi="Cambria Math"/>
                  <w:color w:val="0D0D0D" w:themeColor="text1" w:themeTint="F2"/>
                  <w:sz w:val="22"/>
                  <w:rPrChange w:id="7037" w:author="tao huang" w:date="2017-09-17T12:05:00Z">
                    <w:rPr>
                      <w:rFonts w:ascii="Cambria Math" w:hAnsi="Cambria Math"/>
                      <w:color w:val="000000" w:themeColor="text1"/>
                      <w:szCs w:val="24"/>
                    </w:rPr>
                  </w:rPrChange>
                </w:rPr>
                <m:t>0,t</m:t>
              </m:r>
            </m:sub>
          </m:sSub>
          <m:r>
            <w:rPr>
              <w:rFonts w:ascii="Cambria Math" w:hAnsi="Cambria Math"/>
              <w:color w:val="0D0D0D" w:themeColor="text1" w:themeTint="F2"/>
              <w:sz w:val="22"/>
              <w:rPrChange w:id="7038" w:author="tao huang" w:date="2017-09-17T12:05:00Z">
                <w:rPr>
                  <w:rFonts w:ascii="Cambria Math" w:hAnsi="Cambria Math"/>
                  <w:color w:val="000000" w:themeColor="text1"/>
                  <w:szCs w:val="24"/>
                </w:rPr>
              </w:rPrChange>
            </w:rPr>
            <m:t>)=intercept+τ*time+</m:t>
          </m:r>
          <m:nary>
            <m:naryPr>
              <m:chr m:val="∑"/>
              <m:limLoc m:val="undOvr"/>
              <m:ctrlPr>
                <w:rPr>
                  <w:rFonts w:ascii="Cambria Math" w:hAnsi="Cambria Math"/>
                  <w:i/>
                  <w:color w:val="0D0D0D" w:themeColor="text1" w:themeTint="F2"/>
                  <w:sz w:val="22"/>
                  <w:rPrChange w:id="7039" w:author="tao huang" w:date="2017-09-17T12:05:00Z">
                    <w:rPr>
                      <w:rFonts w:ascii="Cambria Math" w:hAnsi="Cambria Math"/>
                      <w:i/>
                      <w:color w:val="385623" w:themeColor="accent6" w:themeShade="80"/>
                      <w:sz w:val="22"/>
                    </w:rPr>
                  </w:rPrChange>
                </w:rPr>
              </m:ctrlPr>
            </m:naryPr>
            <m:sub>
              <m:r>
                <w:rPr>
                  <w:rFonts w:ascii="Cambria Math" w:hAnsi="Cambria Math"/>
                  <w:color w:val="0D0D0D" w:themeColor="text1" w:themeTint="F2"/>
                  <w:sz w:val="22"/>
                  <w:rPrChange w:id="7040" w:author="tao huang" w:date="2017-09-17T12:05:00Z">
                    <w:rPr>
                      <w:rFonts w:ascii="Cambria Math" w:hAnsi="Cambria Math"/>
                      <w:color w:val="000000" w:themeColor="text1"/>
                      <w:szCs w:val="24"/>
                    </w:rPr>
                  </w:rPrChange>
                </w:rPr>
                <m:t>j=1</m:t>
              </m:r>
            </m:sub>
            <m:sup>
              <m:r>
                <w:rPr>
                  <w:rFonts w:ascii="Cambria Math" w:hAnsi="Cambria Math"/>
                  <w:color w:val="0D0D0D" w:themeColor="text1" w:themeTint="F2"/>
                  <w:sz w:val="22"/>
                  <w:rPrChange w:id="7041" w:author="tao huang" w:date="2017-09-17T12:05:00Z">
                    <w:rPr>
                      <w:rFonts w:ascii="Cambria Math" w:hAnsi="Cambria Math"/>
                      <w:color w:val="000000" w:themeColor="text1"/>
                      <w:szCs w:val="24"/>
                    </w:rPr>
                  </w:rPrChange>
                </w:rPr>
                <m:t>L</m:t>
              </m:r>
            </m:sup>
            <m:e>
              <m:sSub>
                <m:sSubPr>
                  <m:ctrlPr>
                    <w:rPr>
                      <w:rFonts w:ascii="Cambria Math" w:hAnsi="Cambria Math"/>
                      <w:i/>
                      <w:color w:val="0D0D0D" w:themeColor="text1" w:themeTint="F2"/>
                      <w:sz w:val="22"/>
                      <w:rPrChange w:id="7042"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7043" w:author="tao huang" w:date="2017-09-17T12:05:00Z">
                        <w:rPr>
                          <w:rFonts w:ascii="Cambria Math" w:hAnsi="Cambria Math"/>
                          <w:color w:val="000000" w:themeColor="text1"/>
                          <w:szCs w:val="24"/>
                        </w:rPr>
                      </w:rPrChange>
                    </w:rPr>
                    <m:t>α</m:t>
                  </m:r>
                </m:e>
                <m:sub>
                  <m:r>
                    <w:rPr>
                      <w:rFonts w:ascii="Cambria Math" w:hAnsi="Cambria Math"/>
                      <w:color w:val="0D0D0D" w:themeColor="text1" w:themeTint="F2"/>
                      <w:sz w:val="22"/>
                      <w:rPrChange w:id="7044" w:author="tao huang" w:date="2017-09-17T12:05:00Z">
                        <w:rPr>
                          <w:rFonts w:ascii="Cambria Math" w:hAnsi="Cambria Math"/>
                          <w:color w:val="000000" w:themeColor="text1"/>
                          <w:szCs w:val="24"/>
                        </w:rPr>
                      </w:rPrChange>
                    </w:rPr>
                    <m:t>j</m:t>
                  </m:r>
                </m:sub>
              </m:sSub>
              <m:r>
                <m:rPr>
                  <m:sty m:val="p"/>
                </m:rPr>
                <w:rPr>
                  <w:rFonts w:ascii="Cambria Math" w:hAnsi="Cambria Math"/>
                  <w:color w:val="0D0D0D" w:themeColor="text1" w:themeTint="F2"/>
                  <w:sz w:val="22"/>
                  <w:rPrChange w:id="7045" w:author="tao huang" w:date="2017-09-17T12:05:00Z">
                    <w:rPr>
                      <w:rFonts w:ascii="Cambria Math" w:hAnsi="Cambria Math"/>
                      <w:color w:val="000000" w:themeColor="text1"/>
                      <w:szCs w:val="24"/>
                    </w:rPr>
                  </w:rPrChange>
                </w:rPr>
                <m:t>ln⁡</m:t>
              </m:r>
              <m:r>
                <w:rPr>
                  <w:rFonts w:ascii="Cambria Math" w:hAnsi="Cambria Math"/>
                  <w:color w:val="0D0D0D" w:themeColor="text1" w:themeTint="F2"/>
                  <w:sz w:val="22"/>
                  <w:rPrChange w:id="7046" w:author="tao huang" w:date="2017-09-17T12:05:00Z">
                    <w:rPr>
                      <w:rFonts w:ascii="Cambria Math" w:hAnsi="Cambria Math"/>
                      <w:color w:val="000000" w:themeColor="text1"/>
                      <w:szCs w:val="24"/>
                    </w:rPr>
                  </w:rPrChange>
                </w:rPr>
                <m:t>(</m:t>
              </m:r>
              <m:sSub>
                <m:sSubPr>
                  <m:ctrlPr>
                    <w:rPr>
                      <w:rFonts w:ascii="Cambria Math" w:hAnsi="Cambria Math"/>
                      <w:i/>
                      <w:color w:val="0D0D0D" w:themeColor="text1" w:themeTint="F2"/>
                      <w:sz w:val="22"/>
                      <w:rPrChange w:id="7047"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7048" w:author="tao huang" w:date="2017-09-17T12:05:00Z">
                        <w:rPr>
                          <w:rFonts w:ascii="Cambria Math" w:hAnsi="Cambria Math"/>
                          <w:color w:val="000000" w:themeColor="text1"/>
                          <w:szCs w:val="24"/>
                        </w:rPr>
                      </w:rPrChange>
                    </w:rPr>
                    <m:t>y</m:t>
                  </m:r>
                </m:e>
                <m:sub>
                  <m:r>
                    <w:rPr>
                      <w:rFonts w:ascii="Cambria Math" w:hAnsi="Cambria Math"/>
                      <w:color w:val="0D0D0D" w:themeColor="text1" w:themeTint="F2"/>
                      <w:sz w:val="22"/>
                      <w:rPrChange w:id="7049" w:author="tao huang" w:date="2017-09-17T12:05:00Z">
                        <w:rPr>
                          <w:rFonts w:ascii="Cambria Math" w:hAnsi="Cambria Math"/>
                          <w:color w:val="000000" w:themeColor="text1"/>
                          <w:szCs w:val="24"/>
                        </w:rPr>
                      </w:rPrChange>
                    </w:rPr>
                    <m:t>0, t-j</m:t>
                  </m:r>
                </m:sub>
              </m:sSub>
              <m:r>
                <w:rPr>
                  <w:rFonts w:ascii="Cambria Math" w:hAnsi="Cambria Math"/>
                  <w:color w:val="0D0D0D" w:themeColor="text1" w:themeTint="F2"/>
                  <w:sz w:val="22"/>
                  <w:rPrChange w:id="7050" w:author="tao huang" w:date="2017-09-17T12:05:00Z">
                    <w:rPr>
                      <w:rFonts w:ascii="Cambria Math" w:hAnsi="Cambria Math"/>
                      <w:color w:val="000000" w:themeColor="text1"/>
                      <w:szCs w:val="24"/>
                    </w:rPr>
                  </w:rPrChange>
                </w:rPr>
                <m:t>)</m:t>
              </m:r>
            </m:e>
          </m:nary>
          <m:r>
            <w:rPr>
              <w:rFonts w:ascii="Cambria Math" w:hAnsi="Cambria Math"/>
              <w:color w:val="0D0D0D" w:themeColor="text1" w:themeTint="F2"/>
              <w:sz w:val="22"/>
              <w:rPrChange w:id="7051" w:author="tao huang" w:date="2017-09-17T12:05:00Z">
                <w:rPr>
                  <w:rFonts w:ascii="Cambria Math" w:hAnsi="Cambria Math"/>
                  <w:color w:val="000000" w:themeColor="text1"/>
                  <w:szCs w:val="24"/>
                </w:rPr>
              </w:rPrChange>
            </w:rPr>
            <m:t>+</m:t>
          </m:r>
          <m:nary>
            <m:naryPr>
              <m:chr m:val="∑"/>
              <m:limLoc m:val="undOvr"/>
              <m:ctrlPr>
                <w:rPr>
                  <w:rFonts w:ascii="Cambria Math" w:hAnsi="Cambria Math"/>
                  <w:i/>
                  <w:color w:val="0D0D0D" w:themeColor="text1" w:themeTint="F2"/>
                  <w:sz w:val="22"/>
                  <w:rPrChange w:id="7052" w:author="tao huang" w:date="2017-09-17T12:05:00Z">
                    <w:rPr>
                      <w:rFonts w:ascii="Cambria Math" w:hAnsi="Cambria Math"/>
                      <w:i/>
                      <w:color w:val="385623" w:themeColor="accent6" w:themeShade="80"/>
                      <w:sz w:val="22"/>
                    </w:rPr>
                  </w:rPrChange>
                </w:rPr>
              </m:ctrlPr>
            </m:naryPr>
            <m:sub>
              <m:r>
                <w:rPr>
                  <w:rFonts w:ascii="Cambria Math" w:hAnsi="Cambria Math"/>
                  <w:color w:val="0D0D0D" w:themeColor="text1" w:themeTint="F2"/>
                  <w:sz w:val="22"/>
                  <w:rPrChange w:id="7053" w:author="tao huang" w:date="2017-09-17T12:05:00Z">
                    <w:rPr>
                      <w:rFonts w:ascii="Cambria Math" w:hAnsi="Cambria Math"/>
                      <w:color w:val="000000" w:themeColor="text1"/>
                      <w:szCs w:val="24"/>
                    </w:rPr>
                  </w:rPrChange>
                </w:rPr>
                <m:t>j=0</m:t>
              </m:r>
            </m:sub>
            <m:sup>
              <m:r>
                <w:rPr>
                  <w:rFonts w:ascii="Cambria Math" w:hAnsi="Cambria Math"/>
                  <w:color w:val="0D0D0D" w:themeColor="text1" w:themeTint="F2"/>
                  <w:sz w:val="22"/>
                  <w:rPrChange w:id="7054" w:author="tao huang" w:date="2017-09-17T12:05:00Z">
                    <w:rPr>
                      <w:rFonts w:ascii="Cambria Math" w:hAnsi="Cambria Math"/>
                      <w:color w:val="000000" w:themeColor="text1"/>
                      <w:szCs w:val="24"/>
                    </w:rPr>
                  </w:rPrChange>
                </w:rPr>
                <m:t>L</m:t>
              </m:r>
            </m:sup>
            <m:e>
              <m:sSub>
                <m:sSubPr>
                  <m:ctrlPr>
                    <w:rPr>
                      <w:rFonts w:ascii="Cambria Math" w:hAnsi="Cambria Math"/>
                      <w:i/>
                      <w:color w:val="0D0D0D" w:themeColor="text1" w:themeTint="F2"/>
                      <w:sz w:val="22"/>
                      <w:rPrChange w:id="7055"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7056" w:author="tao huang" w:date="2017-09-17T12:05:00Z">
                        <w:rPr>
                          <w:rFonts w:ascii="Cambria Math" w:hAnsi="Cambria Math"/>
                          <w:color w:val="000000" w:themeColor="text1"/>
                          <w:szCs w:val="24"/>
                        </w:rPr>
                      </w:rPrChange>
                    </w:rPr>
                    <m:t>β</m:t>
                  </m:r>
                </m:e>
                <m:sub>
                  <m:r>
                    <w:rPr>
                      <w:rFonts w:ascii="Cambria Math" w:hAnsi="Cambria Math"/>
                      <w:color w:val="0D0D0D" w:themeColor="text1" w:themeTint="F2"/>
                      <w:sz w:val="22"/>
                      <w:rPrChange w:id="7057" w:author="tao huang" w:date="2017-09-17T12:05:00Z">
                        <w:rPr>
                          <w:rFonts w:ascii="Cambria Math" w:hAnsi="Cambria Math"/>
                          <w:color w:val="000000" w:themeColor="text1"/>
                          <w:szCs w:val="24"/>
                        </w:rPr>
                      </w:rPrChange>
                    </w:rPr>
                    <m:t>0,j</m:t>
                  </m:r>
                </m:sub>
              </m:sSub>
              <m:r>
                <m:rPr>
                  <m:sty m:val="p"/>
                </m:rPr>
                <w:rPr>
                  <w:rFonts w:ascii="Cambria Math" w:hAnsi="Cambria Math"/>
                  <w:color w:val="0D0D0D" w:themeColor="text1" w:themeTint="F2"/>
                  <w:sz w:val="22"/>
                  <w:rPrChange w:id="7058" w:author="tao huang" w:date="2017-09-17T12:05:00Z">
                    <w:rPr>
                      <w:rFonts w:ascii="Cambria Math" w:hAnsi="Cambria Math"/>
                      <w:color w:val="000000" w:themeColor="text1"/>
                      <w:szCs w:val="24"/>
                    </w:rPr>
                  </w:rPrChange>
                </w:rPr>
                <m:t>ln⁡</m:t>
              </m:r>
              <m:r>
                <w:rPr>
                  <w:rFonts w:ascii="Cambria Math" w:hAnsi="Cambria Math"/>
                  <w:color w:val="0D0D0D" w:themeColor="text1" w:themeTint="F2"/>
                  <w:sz w:val="22"/>
                  <w:rPrChange w:id="7059" w:author="tao huang" w:date="2017-09-17T12:05:00Z">
                    <w:rPr>
                      <w:rFonts w:ascii="Cambria Math" w:hAnsi="Cambria Math"/>
                      <w:color w:val="000000" w:themeColor="text1"/>
                      <w:szCs w:val="24"/>
                    </w:rPr>
                  </w:rPrChange>
                </w:rPr>
                <m:t>(</m:t>
              </m:r>
              <m:sSub>
                <m:sSubPr>
                  <m:ctrlPr>
                    <w:rPr>
                      <w:rFonts w:ascii="Cambria Math" w:hAnsi="Cambria Math"/>
                      <w:i/>
                      <w:color w:val="0D0D0D" w:themeColor="text1" w:themeTint="F2"/>
                      <w:sz w:val="22"/>
                      <w:rPrChange w:id="7060"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7061" w:author="tao huang" w:date="2017-09-17T12:05:00Z">
                        <w:rPr>
                          <w:rFonts w:ascii="Cambria Math" w:hAnsi="Cambria Math"/>
                          <w:color w:val="000000" w:themeColor="text1"/>
                          <w:szCs w:val="24"/>
                        </w:rPr>
                      </w:rPrChange>
                    </w:rPr>
                    <m:t>p</m:t>
                  </m:r>
                </m:e>
                <m:sub>
                  <m:r>
                    <w:rPr>
                      <w:rFonts w:ascii="Cambria Math" w:hAnsi="Cambria Math"/>
                      <w:color w:val="0D0D0D" w:themeColor="text1" w:themeTint="F2"/>
                      <w:sz w:val="22"/>
                      <w:rPrChange w:id="7062" w:author="tao huang" w:date="2017-09-17T12:05:00Z">
                        <w:rPr>
                          <w:rFonts w:ascii="Cambria Math" w:hAnsi="Cambria Math"/>
                          <w:color w:val="000000" w:themeColor="text1"/>
                          <w:szCs w:val="24"/>
                        </w:rPr>
                      </w:rPrChange>
                    </w:rPr>
                    <m:t>0,t-j</m:t>
                  </m:r>
                </m:sub>
              </m:sSub>
              <m:r>
                <w:rPr>
                  <w:rFonts w:ascii="Cambria Math" w:hAnsi="Cambria Math"/>
                  <w:color w:val="0D0D0D" w:themeColor="text1" w:themeTint="F2"/>
                  <w:sz w:val="22"/>
                  <w:rPrChange w:id="7063" w:author="tao huang" w:date="2017-09-17T12:05:00Z">
                    <w:rPr>
                      <w:rFonts w:ascii="Cambria Math" w:hAnsi="Cambria Math"/>
                      <w:color w:val="000000" w:themeColor="text1"/>
                      <w:szCs w:val="24"/>
                    </w:rPr>
                  </w:rPrChange>
                </w:rPr>
                <m:t>)</m:t>
              </m:r>
            </m:e>
          </m:nary>
          <m:r>
            <w:rPr>
              <w:rFonts w:ascii="Cambria Math" w:hAnsi="Cambria Math"/>
              <w:color w:val="0D0D0D" w:themeColor="text1" w:themeTint="F2"/>
              <w:sz w:val="22"/>
              <w:rPrChange w:id="7064" w:author="tao huang" w:date="2017-09-17T12:05:00Z">
                <w:rPr>
                  <w:rFonts w:ascii="Cambria Math" w:hAnsi="Cambria Math"/>
                  <w:color w:val="000000" w:themeColor="text1"/>
                  <w:szCs w:val="24"/>
                </w:rPr>
              </w:rPrChange>
            </w:rPr>
            <m:t>+</m:t>
          </m:r>
          <m:nary>
            <m:naryPr>
              <m:chr m:val="∑"/>
              <m:limLoc m:val="undOvr"/>
              <m:ctrlPr>
                <w:rPr>
                  <w:rFonts w:ascii="Cambria Math" w:hAnsi="Cambria Math"/>
                  <w:i/>
                  <w:color w:val="0D0D0D" w:themeColor="text1" w:themeTint="F2"/>
                  <w:sz w:val="22"/>
                  <w:rPrChange w:id="7065" w:author="tao huang" w:date="2017-09-17T12:05:00Z">
                    <w:rPr>
                      <w:rFonts w:ascii="Cambria Math" w:hAnsi="Cambria Math"/>
                      <w:i/>
                      <w:color w:val="385623" w:themeColor="accent6" w:themeShade="80"/>
                      <w:sz w:val="22"/>
                    </w:rPr>
                  </w:rPrChange>
                </w:rPr>
              </m:ctrlPr>
            </m:naryPr>
            <m:sub>
              <m:r>
                <w:rPr>
                  <w:rFonts w:ascii="Cambria Math" w:hAnsi="Cambria Math"/>
                  <w:color w:val="0D0D0D" w:themeColor="text1" w:themeTint="F2"/>
                  <w:sz w:val="22"/>
                  <w:rPrChange w:id="7066" w:author="tao huang" w:date="2017-09-17T12:05:00Z">
                    <w:rPr>
                      <w:rFonts w:ascii="Cambria Math" w:hAnsi="Cambria Math"/>
                      <w:color w:val="000000" w:themeColor="text1"/>
                      <w:szCs w:val="24"/>
                    </w:rPr>
                  </w:rPrChange>
                </w:rPr>
                <m:t>j=0</m:t>
              </m:r>
            </m:sub>
            <m:sup>
              <m:r>
                <w:rPr>
                  <w:rFonts w:ascii="Cambria Math" w:hAnsi="Cambria Math"/>
                  <w:color w:val="0D0D0D" w:themeColor="text1" w:themeTint="F2"/>
                  <w:sz w:val="22"/>
                  <w:rPrChange w:id="7067" w:author="tao huang" w:date="2017-09-17T12:05:00Z">
                    <w:rPr>
                      <w:rFonts w:ascii="Cambria Math" w:hAnsi="Cambria Math"/>
                      <w:color w:val="000000" w:themeColor="text1"/>
                      <w:szCs w:val="24"/>
                    </w:rPr>
                  </w:rPrChange>
                </w:rPr>
                <m:t>L</m:t>
              </m:r>
            </m:sup>
            <m:e>
              <m:sSub>
                <m:sSubPr>
                  <m:ctrlPr>
                    <w:rPr>
                      <w:rFonts w:ascii="Cambria Math" w:hAnsi="Cambria Math"/>
                      <w:i/>
                      <w:color w:val="0D0D0D" w:themeColor="text1" w:themeTint="F2"/>
                      <w:sz w:val="22"/>
                      <w:rPrChange w:id="7068"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7069" w:author="tao huang" w:date="2017-09-17T12:05:00Z">
                        <w:rPr>
                          <w:rFonts w:ascii="Cambria Math" w:hAnsi="Cambria Math"/>
                          <w:color w:val="000000" w:themeColor="text1"/>
                          <w:szCs w:val="24"/>
                        </w:rPr>
                      </w:rPrChange>
                    </w:rPr>
                    <m:t>γ</m:t>
                  </m:r>
                </m:e>
                <m:sub>
                  <m:r>
                    <w:rPr>
                      <w:rFonts w:ascii="Cambria Math" w:hAnsi="Cambria Math"/>
                      <w:color w:val="0D0D0D" w:themeColor="text1" w:themeTint="F2"/>
                      <w:sz w:val="22"/>
                      <w:rPrChange w:id="7070" w:author="tao huang" w:date="2017-09-17T12:05:00Z">
                        <w:rPr>
                          <w:rFonts w:ascii="Cambria Math" w:hAnsi="Cambria Math"/>
                          <w:color w:val="000000" w:themeColor="text1"/>
                          <w:szCs w:val="24"/>
                        </w:rPr>
                      </w:rPrChange>
                    </w:rPr>
                    <m:t>0,j</m:t>
                  </m:r>
                </m:sub>
              </m:sSub>
              <m:sSub>
                <m:sSubPr>
                  <m:ctrlPr>
                    <w:rPr>
                      <w:rFonts w:ascii="Cambria Math" w:hAnsi="Cambria Math"/>
                      <w:i/>
                      <w:color w:val="0D0D0D" w:themeColor="text1" w:themeTint="F2"/>
                      <w:sz w:val="22"/>
                      <w:rPrChange w:id="7071"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7072" w:author="tao huang" w:date="2017-09-17T12:05:00Z">
                        <w:rPr>
                          <w:rFonts w:ascii="Cambria Math" w:hAnsi="Cambria Math"/>
                          <w:color w:val="000000" w:themeColor="text1"/>
                          <w:szCs w:val="24"/>
                        </w:rPr>
                      </w:rPrChange>
                    </w:rPr>
                    <m:t>Feature</m:t>
                  </m:r>
                </m:e>
                <m:sub>
                  <m:r>
                    <w:rPr>
                      <w:rFonts w:ascii="Cambria Math" w:hAnsi="Cambria Math"/>
                      <w:color w:val="0D0D0D" w:themeColor="text1" w:themeTint="F2"/>
                      <w:sz w:val="22"/>
                      <w:rPrChange w:id="7073" w:author="tao huang" w:date="2017-09-17T12:05:00Z">
                        <w:rPr>
                          <w:rFonts w:ascii="Cambria Math" w:hAnsi="Cambria Math"/>
                          <w:color w:val="000000" w:themeColor="text1"/>
                          <w:szCs w:val="24"/>
                        </w:rPr>
                      </w:rPrChange>
                    </w:rPr>
                    <m:t>0,t-j</m:t>
                  </m:r>
                </m:sub>
              </m:sSub>
            </m:e>
          </m:nary>
          <m:r>
            <w:rPr>
              <w:rFonts w:ascii="Cambria Math" w:hAnsi="Cambria Math"/>
              <w:color w:val="0D0D0D" w:themeColor="text1" w:themeTint="F2"/>
              <w:sz w:val="22"/>
              <w:rPrChange w:id="7074" w:author="tao huang" w:date="2017-09-17T12:05:00Z">
                <w:rPr>
                  <w:rFonts w:ascii="Cambria Math" w:hAnsi="Cambria Math"/>
                  <w:color w:val="000000" w:themeColor="text1"/>
                  <w:szCs w:val="24"/>
                </w:rPr>
              </w:rPrChange>
            </w:rPr>
            <m:t>+</m:t>
          </m:r>
          <m:nary>
            <m:naryPr>
              <m:chr m:val="∑"/>
              <m:limLoc m:val="undOvr"/>
              <m:ctrlPr>
                <w:rPr>
                  <w:rFonts w:ascii="Cambria Math" w:hAnsi="Cambria Math"/>
                  <w:i/>
                  <w:color w:val="0D0D0D" w:themeColor="text1" w:themeTint="F2"/>
                  <w:sz w:val="22"/>
                  <w:rPrChange w:id="7075" w:author="tao huang" w:date="2017-09-17T12:05:00Z">
                    <w:rPr>
                      <w:rFonts w:ascii="Cambria Math" w:hAnsi="Cambria Math"/>
                      <w:i/>
                      <w:color w:val="385623" w:themeColor="accent6" w:themeShade="80"/>
                      <w:sz w:val="22"/>
                    </w:rPr>
                  </w:rPrChange>
                </w:rPr>
              </m:ctrlPr>
            </m:naryPr>
            <m:sub>
              <m:r>
                <w:rPr>
                  <w:rFonts w:ascii="Cambria Math" w:hAnsi="Cambria Math"/>
                  <w:color w:val="0D0D0D" w:themeColor="text1" w:themeTint="F2"/>
                  <w:sz w:val="22"/>
                  <w:rPrChange w:id="7076" w:author="tao huang" w:date="2017-09-17T12:05:00Z">
                    <w:rPr>
                      <w:rFonts w:ascii="Cambria Math" w:hAnsi="Cambria Math"/>
                      <w:color w:val="000000" w:themeColor="text1"/>
                      <w:szCs w:val="24"/>
                    </w:rPr>
                  </w:rPrChange>
                </w:rPr>
                <m:t>j=0</m:t>
              </m:r>
            </m:sub>
            <m:sup>
              <m:r>
                <w:rPr>
                  <w:rFonts w:ascii="Cambria Math" w:hAnsi="Cambria Math"/>
                  <w:color w:val="0D0D0D" w:themeColor="text1" w:themeTint="F2"/>
                  <w:sz w:val="22"/>
                  <w:rPrChange w:id="7077" w:author="tao huang" w:date="2017-09-17T12:05:00Z">
                    <w:rPr>
                      <w:rFonts w:ascii="Cambria Math" w:hAnsi="Cambria Math"/>
                      <w:color w:val="000000" w:themeColor="text1"/>
                      <w:szCs w:val="24"/>
                    </w:rPr>
                  </w:rPrChange>
                </w:rPr>
                <m:t>L</m:t>
              </m:r>
            </m:sup>
            <m:e>
              <m:sSub>
                <m:sSubPr>
                  <m:ctrlPr>
                    <w:rPr>
                      <w:rFonts w:ascii="Cambria Math" w:hAnsi="Cambria Math"/>
                      <w:i/>
                      <w:color w:val="0D0D0D" w:themeColor="text1" w:themeTint="F2"/>
                      <w:sz w:val="22"/>
                      <w:rPrChange w:id="7078"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7079" w:author="tao huang" w:date="2017-09-17T12:05:00Z">
                        <w:rPr>
                          <w:rFonts w:ascii="Cambria Math" w:hAnsi="Cambria Math"/>
                          <w:color w:val="000000" w:themeColor="text1"/>
                          <w:szCs w:val="24"/>
                        </w:rPr>
                      </w:rPrChange>
                    </w:rPr>
                    <m:t>γ</m:t>
                  </m:r>
                </m:e>
                <m:sub>
                  <m:r>
                    <w:rPr>
                      <w:rFonts w:ascii="Cambria Math" w:hAnsi="Cambria Math"/>
                      <w:color w:val="0D0D0D" w:themeColor="text1" w:themeTint="F2"/>
                      <w:sz w:val="22"/>
                      <w:rPrChange w:id="7080" w:author="tao huang" w:date="2017-09-17T12:05:00Z">
                        <w:rPr>
                          <w:rFonts w:ascii="Cambria Math" w:hAnsi="Cambria Math"/>
                          <w:color w:val="000000" w:themeColor="text1"/>
                          <w:szCs w:val="24"/>
                        </w:rPr>
                      </w:rPrChange>
                    </w:rPr>
                    <m:t>0,j</m:t>
                  </m:r>
                </m:sub>
              </m:sSub>
              <m:sSub>
                <m:sSubPr>
                  <m:ctrlPr>
                    <w:rPr>
                      <w:rFonts w:ascii="Cambria Math" w:hAnsi="Cambria Math"/>
                      <w:i/>
                      <w:color w:val="0D0D0D" w:themeColor="text1" w:themeTint="F2"/>
                      <w:sz w:val="22"/>
                      <w:rPrChange w:id="7081"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7082" w:author="tao huang" w:date="2017-09-17T12:05:00Z">
                        <w:rPr>
                          <w:rFonts w:ascii="Cambria Math" w:hAnsi="Cambria Math"/>
                          <w:color w:val="000000" w:themeColor="text1"/>
                          <w:szCs w:val="24"/>
                        </w:rPr>
                      </w:rPrChange>
                    </w:rPr>
                    <m:t>Display</m:t>
                  </m:r>
                </m:e>
                <m:sub>
                  <m:r>
                    <w:rPr>
                      <w:rFonts w:ascii="Cambria Math" w:hAnsi="Cambria Math"/>
                      <w:color w:val="0D0D0D" w:themeColor="text1" w:themeTint="F2"/>
                      <w:sz w:val="22"/>
                      <w:rPrChange w:id="7083" w:author="tao huang" w:date="2017-09-17T12:05:00Z">
                        <w:rPr>
                          <w:rFonts w:ascii="Cambria Math" w:hAnsi="Cambria Math"/>
                          <w:color w:val="000000" w:themeColor="text1"/>
                          <w:szCs w:val="24"/>
                        </w:rPr>
                      </w:rPrChange>
                    </w:rPr>
                    <m:t>0,t-j</m:t>
                  </m:r>
                </m:sub>
              </m:sSub>
            </m:e>
          </m:nary>
          <m:r>
            <w:rPr>
              <w:rFonts w:ascii="Cambria Math" w:hAnsi="Cambria Math"/>
              <w:color w:val="0D0D0D" w:themeColor="text1" w:themeTint="F2"/>
              <w:sz w:val="22"/>
              <w:rPrChange w:id="7084" w:author="tao huang" w:date="2017-09-17T12:05:00Z">
                <w:rPr>
                  <w:rFonts w:ascii="Cambria Math" w:hAnsi="Cambria Math"/>
                  <w:color w:val="000000" w:themeColor="text1"/>
                  <w:szCs w:val="24"/>
                </w:rPr>
              </w:rPrChange>
            </w:rPr>
            <m:t>+</m:t>
          </m:r>
          <m:nary>
            <m:naryPr>
              <m:chr m:val="∑"/>
              <m:limLoc m:val="undOvr"/>
              <m:ctrlPr>
                <w:rPr>
                  <w:rFonts w:ascii="Cambria Math" w:hAnsi="Cambria Math"/>
                  <w:i/>
                  <w:color w:val="0D0D0D" w:themeColor="text1" w:themeTint="F2"/>
                  <w:sz w:val="22"/>
                  <w:rPrChange w:id="7085" w:author="tao huang" w:date="2017-09-17T12:05:00Z">
                    <w:rPr>
                      <w:rFonts w:ascii="Cambria Math" w:hAnsi="Cambria Math"/>
                      <w:i/>
                      <w:color w:val="385623" w:themeColor="accent6" w:themeShade="80"/>
                      <w:sz w:val="22"/>
                    </w:rPr>
                  </w:rPrChange>
                </w:rPr>
              </m:ctrlPr>
            </m:naryPr>
            <m:sub>
              <m:r>
                <w:rPr>
                  <w:rFonts w:ascii="Cambria Math" w:hAnsi="Cambria Math"/>
                  <w:color w:val="0D0D0D" w:themeColor="text1" w:themeTint="F2"/>
                  <w:sz w:val="22"/>
                  <w:rPrChange w:id="7086" w:author="tao huang" w:date="2017-09-17T12:05:00Z">
                    <w:rPr>
                      <w:rFonts w:ascii="Cambria Math" w:hAnsi="Cambria Math"/>
                      <w:color w:val="000000" w:themeColor="text1"/>
                      <w:szCs w:val="24"/>
                    </w:rPr>
                  </w:rPrChange>
                </w:rPr>
                <m:t>d=1</m:t>
              </m:r>
            </m:sub>
            <m:sup>
              <m:r>
                <w:rPr>
                  <w:rFonts w:ascii="Cambria Math" w:hAnsi="Cambria Math"/>
                  <w:color w:val="0D0D0D" w:themeColor="text1" w:themeTint="F2"/>
                  <w:sz w:val="22"/>
                  <w:rPrChange w:id="7087" w:author="tao huang" w:date="2017-09-17T12:05:00Z">
                    <w:rPr>
                      <w:rFonts w:ascii="Cambria Math" w:hAnsi="Cambria Math"/>
                      <w:color w:val="000000" w:themeColor="text1"/>
                      <w:szCs w:val="24"/>
                    </w:rPr>
                  </w:rPrChange>
                </w:rPr>
                <m:t>12</m:t>
              </m:r>
            </m:sup>
            <m:e>
              <m:sSub>
                <m:sSubPr>
                  <m:ctrlPr>
                    <w:rPr>
                      <w:rFonts w:ascii="Cambria Math" w:hAnsi="Cambria Math"/>
                      <w:i/>
                      <w:color w:val="0D0D0D" w:themeColor="text1" w:themeTint="F2"/>
                      <w:sz w:val="22"/>
                      <w:rPrChange w:id="7088" w:author="tao huang" w:date="2017-09-17T12:05:00Z">
                        <w:rPr>
                          <w:rFonts w:ascii="Cambria Math" w:hAnsi="Cambria Math"/>
                          <w:i/>
                          <w:color w:val="385623" w:themeColor="accent6" w:themeShade="80"/>
                          <w:sz w:val="22"/>
                        </w:rPr>
                      </w:rPrChange>
                    </w:rPr>
                  </m:ctrlPr>
                </m:sSubPr>
                <m:e>
                  <m:sSub>
                    <m:sSubPr>
                      <m:ctrlPr>
                        <w:rPr>
                          <w:rFonts w:ascii="Cambria Math" w:hAnsi="Cambria Math"/>
                          <w:i/>
                          <w:color w:val="0D0D0D" w:themeColor="text1" w:themeTint="F2"/>
                          <w:sz w:val="22"/>
                          <w:rPrChange w:id="7089"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7090" w:author="tao huang" w:date="2017-09-17T12:05:00Z">
                            <w:rPr>
                              <w:rFonts w:ascii="Cambria Math" w:hAnsi="Cambria Math"/>
                              <w:color w:val="000000" w:themeColor="text1"/>
                              <w:szCs w:val="24"/>
                            </w:rPr>
                          </w:rPrChange>
                        </w:rPr>
                        <m:t>θ</m:t>
                      </m:r>
                    </m:e>
                    <m:sub>
                      <m:r>
                        <w:rPr>
                          <w:rFonts w:ascii="Cambria Math" w:hAnsi="Cambria Math"/>
                          <w:color w:val="0D0D0D" w:themeColor="text1" w:themeTint="F2"/>
                          <w:sz w:val="22"/>
                          <w:rPrChange w:id="7091" w:author="tao huang" w:date="2017-09-17T12:05:00Z">
                            <w:rPr>
                              <w:rFonts w:ascii="Cambria Math" w:hAnsi="Cambria Math"/>
                              <w:color w:val="000000" w:themeColor="text1"/>
                              <w:szCs w:val="24"/>
                            </w:rPr>
                          </w:rPrChange>
                        </w:rPr>
                        <m:t>d</m:t>
                      </m:r>
                    </m:sub>
                  </m:sSub>
                  <m:r>
                    <w:rPr>
                      <w:rFonts w:ascii="Cambria Math" w:hAnsi="Cambria Math"/>
                      <w:color w:val="0D0D0D" w:themeColor="text1" w:themeTint="F2"/>
                      <w:sz w:val="22"/>
                      <w:rPrChange w:id="7092" w:author="tao huang" w:date="2017-09-17T12:05:00Z">
                        <w:rPr>
                          <w:rFonts w:ascii="Cambria Math" w:hAnsi="Cambria Math"/>
                          <w:color w:val="000000" w:themeColor="text1"/>
                          <w:szCs w:val="24"/>
                        </w:rPr>
                      </w:rPrChange>
                    </w:rPr>
                    <m:t>Four_week_dummy</m:t>
                  </m:r>
                </m:e>
                <m:sub>
                  <m:r>
                    <w:rPr>
                      <w:rFonts w:ascii="Cambria Math" w:hAnsi="Cambria Math"/>
                      <w:color w:val="0D0D0D" w:themeColor="text1" w:themeTint="F2"/>
                      <w:sz w:val="22"/>
                      <w:rPrChange w:id="7093" w:author="tao huang" w:date="2017-09-17T12:05:00Z">
                        <w:rPr>
                          <w:rFonts w:ascii="Cambria Math" w:hAnsi="Cambria Math"/>
                          <w:color w:val="000000" w:themeColor="text1"/>
                          <w:szCs w:val="24"/>
                        </w:rPr>
                      </w:rPrChange>
                    </w:rPr>
                    <m:t>d</m:t>
                  </m:r>
                </m:sub>
              </m:sSub>
            </m:e>
          </m:nary>
          <m:r>
            <w:rPr>
              <w:rFonts w:ascii="Cambria Math" w:hAnsi="Cambria Math"/>
              <w:color w:val="0D0D0D" w:themeColor="text1" w:themeTint="F2"/>
              <w:sz w:val="22"/>
              <w:rPrChange w:id="7094" w:author="tao huang" w:date="2017-09-17T12:05:00Z">
                <w:rPr>
                  <w:rFonts w:ascii="Cambria Math" w:hAnsi="Cambria Math"/>
                  <w:color w:val="000000" w:themeColor="text1"/>
                  <w:szCs w:val="24"/>
                </w:rPr>
              </w:rPrChange>
            </w:rPr>
            <m:t>+</m:t>
          </m:r>
          <m:nary>
            <m:naryPr>
              <m:chr m:val="∑"/>
              <m:limLoc m:val="undOvr"/>
              <m:ctrlPr>
                <w:rPr>
                  <w:rFonts w:ascii="Cambria Math" w:hAnsi="Cambria Math"/>
                  <w:i/>
                  <w:color w:val="0D0D0D" w:themeColor="text1" w:themeTint="F2"/>
                  <w:sz w:val="22"/>
                  <w:rPrChange w:id="7095" w:author="tao huang" w:date="2017-09-17T12:05:00Z">
                    <w:rPr>
                      <w:rFonts w:ascii="Cambria Math" w:hAnsi="Cambria Math"/>
                      <w:i/>
                      <w:color w:val="385623" w:themeColor="accent6" w:themeShade="80"/>
                      <w:sz w:val="22"/>
                    </w:rPr>
                  </w:rPrChange>
                </w:rPr>
              </m:ctrlPr>
            </m:naryPr>
            <m:sub>
              <m:r>
                <w:rPr>
                  <w:rFonts w:ascii="Cambria Math" w:hAnsi="Cambria Math"/>
                  <w:color w:val="0D0D0D" w:themeColor="text1" w:themeTint="F2"/>
                  <w:sz w:val="22"/>
                  <w:rPrChange w:id="7096" w:author="tao huang" w:date="2017-09-17T12:05:00Z">
                    <w:rPr>
                      <w:rFonts w:ascii="Cambria Math" w:hAnsi="Cambria Math"/>
                      <w:color w:val="000000" w:themeColor="text1"/>
                      <w:szCs w:val="24"/>
                    </w:rPr>
                  </w:rPrChange>
                </w:rPr>
                <m:t>c=1</m:t>
              </m:r>
            </m:sub>
            <m:sup>
              <m:r>
                <w:rPr>
                  <w:rFonts w:ascii="Cambria Math" w:hAnsi="Cambria Math"/>
                  <w:color w:val="0D0D0D" w:themeColor="text1" w:themeTint="F2"/>
                  <w:sz w:val="22"/>
                  <w:rPrChange w:id="7097" w:author="tao huang" w:date="2017-09-17T12:05:00Z">
                    <w:rPr>
                      <w:rFonts w:ascii="Cambria Math" w:hAnsi="Cambria Math"/>
                      <w:color w:val="000000" w:themeColor="text1"/>
                      <w:szCs w:val="24"/>
                    </w:rPr>
                  </w:rPrChange>
                </w:rPr>
                <m:t>9</m:t>
              </m:r>
            </m:sup>
            <m:e>
              <m:nary>
                <m:naryPr>
                  <m:chr m:val="∑"/>
                  <m:limLoc m:val="undOvr"/>
                  <m:ctrlPr>
                    <w:rPr>
                      <w:rFonts w:ascii="Cambria Math" w:hAnsi="Cambria Math"/>
                      <w:i/>
                      <w:color w:val="0D0D0D" w:themeColor="text1" w:themeTint="F2"/>
                      <w:sz w:val="22"/>
                      <w:rPrChange w:id="7098" w:author="tao huang" w:date="2017-09-17T12:05:00Z">
                        <w:rPr>
                          <w:rFonts w:ascii="Cambria Math" w:hAnsi="Cambria Math"/>
                          <w:i/>
                          <w:color w:val="385623" w:themeColor="accent6" w:themeShade="80"/>
                          <w:sz w:val="22"/>
                        </w:rPr>
                      </w:rPrChange>
                    </w:rPr>
                  </m:ctrlPr>
                </m:naryPr>
                <m:sub>
                  <m:r>
                    <w:rPr>
                      <w:rFonts w:ascii="Cambria Math" w:hAnsi="Cambria Math"/>
                      <w:color w:val="0D0D0D" w:themeColor="text1" w:themeTint="F2"/>
                      <w:sz w:val="22"/>
                      <w:rPrChange w:id="7099" w:author="tao huang" w:date="2017-09-17T12:05:00Z">
                        <w:rPr>
                          <w:rFonts w:ascii="Cambria Math" w:hAnsi="Cambria Math"/>
                          <w:color w:val="000000" w:themeColor="text1"/>
                          <w:szCs w:val="24"/>
                        </w:rPr>
                      </w:rPrChange>
                    </w:rPr>
                    <m:t>v=0</m:t>
                  </m:r>
                </m:sub>
                <m:sup>
                  <m:r>
                    <w:rPr>
                      <w:rFonts w:ascii="Cambria Math" w:hAnsi="Cambria Math"/>
                      <w:color w:val="0D0D0D" w:themeColor="text1" w:themeTint="F2"/>
                      <w:sz w:val="22"/>
                      <w:rPrChange w:id="7100" w:author="tao huang" w:date="2017-09-17T12:05:00Z">
                        <w:rPr>
                          <w:rFonts w:ascii="Cambria Math" w:hAnsi="Cambria Math"/>
                          <w:color w:val="000000" w:themeColor="text1"/>
                          <w:szCs w:val="24"/>
                        </w:rPr>
                      </w:rPrChange>
                    </w:rPr>
                    <m:t>1</m:t>
                  </m:r>
                </m:sup>
                <m:e>
                  <m:sSub>
                    <m:sSubPr>
                      <m:ctrlPr>
                        <w:rPr>
                          <w:rFonts w:ascii="Cambria Math" w:hAnsi="Cambria Math"/>
                          <w:i/>
                          <w:color w:val="0D0D0D" w:themeColor="text1" w:themeTint="F2"/>
                          <w:sz w:val="22"/>
                          <w:rPrChange w:id="7101"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7102" w:author="tao huang" w:date="2017-09-17T12:05:00Z">
                            <w:rPr>
                              <w:rFonts w:ascii="Cambria Math" w:hAnsi="Cambria Math"/>
                              <w:color w:val="000000" w:themeColor="text1"/>
                              <w:szCs w:val="24"/>
                            </w:rPr>
                          </w:rPrChange>
                        </w:rPr>
                        <m:t>δ</m:t>
                      </m:r>
                    </m:e>
                    <m:sub>
                      <m:r>
                        <w:rPr>
                          <w:rFonts w:ascii="Cambria Math" w:hAnsi="Cambria Math"/>
                          <w:color w:val="0D0D0D" w:themeColor="text1" w:themeTint="F2"/>
                          <w:sz w:val="22"/>
                          <w:rPrChange w:id="7103" w:author="tao huang" w:date="2017-09-17T12:05:00Z">
                            <w:rPr>
                              <w:rFonts w:ascii="Cambria Math" w:hAnsi="Cambria Math"/>
                              <w:color w:val="000000" w:themeColor="text1"/>
                              <w:szCs w:val="24"/>
                            </w:rPr>
                          </w:rPrChange>
                        </w:rPr>
                        <m:t>c,v</m:t>
                      </m:r>
                    </m:sub>
                  </m:sSub>
                  <m:sSub>
                    <m:sSubPr>
                      <m:ctrlPr>
                        <w:rPr>
                          <w:rFonts w:ascii="Cambria Math" w:hAnsi="Cambria Math"/>
                          <w:i/>
                          <w:color w:val="0D0D0D" w:themeColor="text1" w:themeTint="F2"/>
                          <w:sz w:val="22"/>
                          <w:rPrChange w:id="7104"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7105" w:author="tao huang" w:date="2017-09-17T12:05:00Z">
                            <w:rPr>
                              <w:rFonts w:ascii="Cambria Math" w:hAnsi="Cambria Math"/>
                              <w:color w:val="000000" w:themeColor="text1"/>
                              <w:szCs w:val="24"/>
                            </w:rPr>
                          </w:rPrChange>
                        </w:rPr>
                        <m:t>CalendarEvent</m:t>
                      </m:r>
                    </m:e>
                    <m:sub>
                      <m:r>
                        <w:rPr>
                          <w:rFonts w:ascii="Cambria Math" w:hAnsi="Cambria Math"/>
                          <w:color w:val="0D0D0D" w:themeColor="text1" w:themeTint="F2"/>
                          <w:sz w:val="22"/>
                          <w:rPrChange w:id="7106" w:author="tao huang" w:date="2017-09-17T12:05:00Z">
                            <w:rPr>
                              <w:rFonts w:ascii="Cambria Math" w:hAnsi="Cambria Math"/>
                              <w:color w:val="000000" w:themeColor="text1"/>
                              <w:szCs w:val="24"/>
                            </w:rPr>
                          </w:rPrChange>
                        </w:rPr>
                        <m:t>c,t-v</m:t>
                      </m:r>
                    </m:sub>
                  </m:sSub>
                </m:e>
              </m:nary>
            </m:e>
          </m:nary>
          <m:r>
            <w:rPr>
              <w:rFonts w:ascii="Cambria Math" w:hAnsi="Cambria Math"/>
              <w:color w:val="0D0D0D" w:themeColor="text1" w:themeTint="F2"/>
              <w:sz w:val="22"/>
              <w:rPrChange w:id="7107" w:author="tao huang" w:date="2017-09-17T12:05:00Z">
                <w:rPr>
                  <w:rFonts w:ascii="Cambria Math" w:hAnsi="Cambria Math"/>
                  <w:color w:val="000000" w:themeColor="text1"/>
                  <w:szCs w:val="24"/>
                </w:rPr>
              </w:rPrChange>
            </w:rPr>
            <m:t>+</m:t>
          </m:r>
          <m:sSub>
            <m:sSubPr>
              <m:ctrlPr>
                <w:rPr>
                  <w:rFonts w:ascii="Cambria Math" w:hAnsi="Cambria Math"/>
                  <w:i/>
                  <w:color w:val="0D0D0D" w:themeColor="text1" w:themeTint="F2"/>
                  <w:sz w:val="22"/>
                  <w:rPrChange w:id="7108"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7109" w:author="tao huang" w:date="2017-09-17T12:05:00Z">
                    <w:rPr>
                      <w:rFonts w:ascii="Cambria Math" w:hAnsi="Cambria Math"/>
                      <w:color w:val="000000" w:themeColor="text1"/>
                      <w:szCs w:val="24"/>
                    </w:rPr>
                  </w:rPrChange>
                </w:rPr>
                <m:t>ε</m:t>
              </m:r>
            </m:e>
            <m:sub>
              <m:r>
                <w:rPr>
                  <w:rFonts w:ascii="Cambria Math" w:hAnsi="Cambria Math"/>
                  <w:color w:val="0D0D0D" w:themeColor="text1" w:themeTint="F2"/>
                  <w:sz w:val="22"/>
                  <w:rPrChange w:id="7110" w:author="tao huang" w:date="2017-09-17T12:05:00Z">
                    <w:rPr>
                      <w:rFonts w:ascii="Cambria Math" w:hAnsi="Cambria Math"/>
                      <w:color w:val="000000" w:themeColor="text1"/>
                      <w:szCs w:val="24"/>
                    </w:rPr>
                  </w:rPrChange>
                </w:rPr>
                <m:t>t</m:t>
              </m:r>
            </m:sub>
          </m:sSub>
          <m:r>
            <w:rPr>
              <w:rFonts w:ascii="Cambria Math" w:hAnsi="Cambria Math"/>
              <w:color w:val="0D0D0D" w:themeColor="text1" w:themeTint="F2"/>
              <w:sz w:val="22"/>
              <w:rPrChange w:id="7111" w:author="tao huang" w:date="2017-09-17T12:05:00Z">
                <w:rPr>
                  <w:rFonts w:ascii="Cambria Math" w:hAnsi="Cambria Math"/>
                  <w:color w:val="000000" w:themeColor="text1"/>
                  <w:szCs w:val="24"/>
                </w:rPr>
              </w:rPrChange>
            </w:rPr>
            <m:t xml:space="preserve">                      </m:t>
          </m:r>
        </m:oMath>
      </m:oMathPara>
    </w:p>
    <w:p w14:paraId="047E7676" w14:textId="77777777" w:rsidR="008B6932" w:rsidRPr="00A60A57" w:rsidRDefault="0091639B">
      <w:pPr>
        <w:pStyle w:val="ListParagraph"/>
        <w:spacing w:after="0" w:line="360" w:lineRule="auto"/>
        <w:ind w:left="0"/>
        <w:rPr>
          <w:color w:val="0D0D0D" w:themeColor="text1" w:themeTint="F2"/>
          <w:sz w:val="22"/>
          <w:rPrChange w:id="7112" w:author="tao huang" w:date="2017-09-17T12:05:00Z">
            <w:rPr>
              <w:color w:val="000000" w:themeColor="text1"/>
              <w:szCs w:val="24"/>
            </w:rPr>
          </w:rPrChange>
        </w:rPr>
      </w:pPr>
      <w:r w:rsidRPr="00A60A57">
        <w:rPr>
          <w:rFonts w:cs="Times New Roman"/>
          <w:color w:val="0D0D0D" w:themeColor="text1" w:themeTint="F2"/>
          <w:sz w:val="22"/>
          <w:rPrChange w:id="7113" w:author="tao huang" w:date="2017-09-17T12:05:00Z">
            <w:rPr>
              <w:rFonts w:cs="Times New Roman"/>
              <w:color w:val="000000" w:themeColor="text1"/>
              <w:szCs w:val="24"/>
            </w:rPr>
          </w:rPrChange>
        </w:rPr>
        <w:t xml:space="preserve"> </w:t>
      </w:r>
    </w:p>
    <w:p w14:paraId="029347D7" w14:textId="2D73EDD5" w:rsidR="00655121" w:rsidRPr="00A60A57" w:rsidRDefault="0091639B">
      <w:pPr>
        <w:spacing w:after="0" w:line="360" w:lineRule="auto"/>
        <w:rPr>
          <w:color w:val="0D0D0D" w:themeColor="text1" w:themeTint="F2"/>
          <w:sz w:val="22"/>
          <w:rPrChange w:id="7114" w:author="tao huang" w:date="2017-09-17T12:05:00Z">
            <w:rPr>
              <w:color w:val="000000" w:themeColor="text1"/>
              <w:szCs w:val="24"/>
            </w:rPr>
          </w:rPrChange>
        </w:rPr>
      </w:pPr>
      <w:r w:rsidRPr="00A60A57">
        <w:rPr>
          <w:color w:val="0D0D0D" w:themeColor="text1" w:themeTint="F2"/>
          <w:sz w:val="22"/>
          <w:rPrChange w:id="7115" w:author="tao huang" w:date="2017-09-17T12:05:00Z">
            <w:rPr>
              <w:color w:val="000000" w:themeColor="text1"/>
              <w:szCs w:val="24"/>
            </w:rPr>
          </w:rPrChange>
        </w:rPr>
        <w:t xml:space="preserve">We </w:t>
      </w:r>
      <w:r w:rsidR="001E38D1" w:rsidRPr="00A60A57">
        <w:rPr>
          <w:color w:val="0D0D0D" w:themeColor="text1" w:themeTint="F2"/>
          <w:sz w:val="22"/>
          <w:rPrChange w:id="7116" w:author="tao huang" w:date="2017-09-17T12:05:00Z">
            <w:rPr>
              <w:color w:val="000000" w:themeColor="text1"/>
              <w:szCs w:val="24"/>
            </w:rPr>
          </w:rPrChange>
        </w:rPr>
        <w:t xml:space="preserve">also </w:t>
      </w:r>
      <w:r w:rsidRPr="00A60A57">
        <w:rPr>
          <w:color w:val="0D0D0D" w:themeColor="text1" w:themeTint="F2"/>
          <w:sz w:val="22"/>
          <w:rPrChange w:id="7117" w:author="tao huang" w:date="2017-09-17T12:05:00Z">
            <w:rPr>
              <w:color w:val="000000" w:themeColor="text1"/>
              <w:szCs w:val="24"/>
            </w:rPr>
          </w:rPrChange>
        </w:rPr>
        <w:t>simplify th</w:t>
      </w:r>
      <w:r w:rsidR="00A32E5C" w:rsidRPr="00A60A57">
        <w:rPr>
          <w:color w:val="0D0D0D" w:themeColor="text1" w:themeTint="F2"/>
          <w:sz w:val="22"/>
          <w:rPrChange w:id="7118" w:author="tao huang" w:date="2017-09-17T12:05:00Z">
            <w:rPr>
              <w:color w:val="000000" w:themeColor="text1"/>
              <w:szCs w:val="24"/>
            </w:rPr>
          </w:rPrChange>
        </w:rPr>
        <w:t xml:space="preserve">is </w:t>
      </w:r>
      <w:r w:rsidRPr="00A60A57">
        <w:rPr>
          <w:color w:val="0D0D0D" w:themeColor="text1" w:themeTint="F2"/>
          <w:sz w:val="22"/>
          <w:rPrChange w:id="7119" w:author="tao huang" w:date="2017-09-17T12:05:00Z">
            <w:rPr>
              <w:color w:val="000000" w:themeColor="text1"/>
              <w:szCs w:val="24"/>
            </w:rPr>
          </w:rPrChange>
        </w:rPr>
        <w:t>model using the LASSO procedure</w:t>
      </w:r>
      <w:r w:rsidR="00146C26" w:rsidRPr="00A60A57">
        <w:rPr>
          <w:color w:val="0D0D0D" w:themeColor="text1" w:themeTint="F2"/>
          <w:sz w:val="22"/>
          <w:rPrChange w:id="7120" w:author="tao huang" w:date="2017-09-17T12:05:00Z">
            <w:rPr>
              <w:color w:val="000000" w:themeColor="text1"/>
              <w:szCs w:val="24"/>
            </w:rPr>
          </w:rPrChange>
        </w:rPr>
        <w:t xml:space="preserve"> (we refer this simplified model as the ADL-</w:t>
      </w:r>
      <w:r w:rsidR="00146C26" w:rsidRPr="00A60A57">
        <w:rPr>
          <w:noProof/>
          <w:color w:val="0D0D0D" w:themeColor="text1" w:themeTint="F2"/>
          <w:sz w:val="22"/>
          <w:rPrChange w:id="7121" w:author="tao huang" w:date="2017-09-17T12:05:00Z">
            <w:rPr>
              <w:noProof/>
              <w:color w:val="000000" w:themeColor="text1"/>
              <w:szCs w:val="24"/>
            </w:rPr>
          </w:rPrChange>
        </w:rPr>
        <w:t>own model</w:t>
      </w:r>
      <w:r w:rsidR="000F4DA6" w:rsidRPr="00A60A57">
        <w:rPr>
          <w:noProof/>
          <w:color w:val="0D0D0D" w:themeColor="text1" w:themeTint="F2"/>
          <w:sz w:val="22"/>
          <w:rPrChange w:id="7122" w:author="tao huang" w:date="2017-09-17T12:05:00Z">
            <w:rPr>
              <w:noProof/>
              <w:color w:val="000000" w:themeColor="text1"/>
              <w:szCs w:val="24"/>
            </w:rPr>
          </w:rPrChange>
        </w:rPr>
        <w:t xml:space="preserve"> thereafter</w:t>
      </w:r>
      <w:r w:rsidR="00146C26" w:rsidRPr="00A60A57">
        <w:rPr>
          <w:color w:val="0D0D0D" w:themeColor="text1" w:themeTint="F2"/>
          <w:sz w:val="22"/>
          <w:rPrChange w:id="7123" w:author="tao huang" w:date="2017-09-17T12:05:00Z">
            <w:rPr>
              <w:color w:val="000000" w:themeColor="text1"/>
              <w:szCs w:val="24"/>
            </w:rPr>
          </w:rPrChange>
        </w:rPr>
        <w:t xml:space="preserve">). </w:t>
      </w:r>
      <w:r w:rsidR="00CD1541" w:rsidRPr="00A60A57">
        <w:rPr>
          <w:color w:val="0D0D0D" w:themeColor="text1" w:themeTint="F2"/>
          <w:sz w:val="22"/>
          <w:rPrChange w:id="7124" w:author="tao huang" w:date="2017-09-17T12:05:00Z">
            <w:rPr>
              <w:color w:val="000000" w:themeColor="text1"/>
              <w:szCs w:val="24"/>
            </w:rPr>
          </w:rPrChange>
        </w:rPr>
        <w:t>We then combine the variables in the ADL-</w:t>
      </w:r>
      <w:del w:id="7125" w:author="tao huang" w:date="2017-09-16T11:52:00Z">
        <w:r w:rsidR="00CD1541" w:rsidRPr="00A60A57" w:rsidDel="00841D45">
          <w:rPr>
            <w:color w:val="0D0D0D" w:themeColor="text1" w:themeTint="F2"/>
            <w:sz w:val="22"/>
            <w:rPrChange w:id="7126" w:author="tao huang" w:date="2017-09-17T12:05:00Z">
              <w:rPr>
                <w:color w:val="000000" w:themeColor="text1"/>
                <w:szCs w:val="24"/>
              </w:rPr>
            </w:rPrChange>
          </w:rPr>
          <w:delText>intra-</w:delText>
        </w:r>
      </w:del>
      <w:r w:rsidR="00CD1541" w:rsidRPr="00A60A57">
        <w:rPr>
          <w:color w:val="0D0D0D" w:themeColor="text1" w:themeTint="F2"/>
          <w:sz w:val="22"/>
          <w:rPrChange w:id="7127" w:author="tao huang" w:date="2017-09-17T12:05:00Z">
            <w:rPr>
              <w:color w:val="000000" w:themeColor="text1"/>
              <w:szCs w:val="24"/>
            </w:rPr>
          </w:rPrChange>
        </w:rPr>
        <w:t>raw model and the variables in the ADL-own model</w:t>
      </w:r>
      <w:r w:rsidR="001E38D1" w:rsidRPr="00A60A57">
        <w:rPr>
          <w:color w:val="0D0D0D" w:themeColor="text1" w:themeTint="F2"/>
          <w:sz w:val="22"/>
          <w:rPrChange w:id="7128" w:author="tao huang" w:date="2017-09-17T12:05:00Z">
            <w:rPr>
              <w:color w:val="000000" w:themeColor="text1"/>
              <w:szCs w:val="24"/>
            </w:rPr>
          </w:rPrChange>
        </w:rPr>
        <w:t>, and w</w:t>
      </w:r>
      <w:r w:rsidR="00CD1541" w:rsidRPr="00A60A57">
        <w:rPr>
          <w:color w:val="0D0D0D" w:themeColor="text1" w:themeTint="F2"/>
          <w:sz w:val="22"/>
          <w:rPrChange w:id="7129" w:author="tao huang" w:date="2017-09-17T12:05:00Z">
            <w:rPr>
              <w:color w:val="000000" w:themeColor="text1"/>
              <w:szCs w:val="24"/>
            </w:rPr>
          </w:rPrChange>
        </w:rPr>
        <w:t xml:space="preserve">e refer the </w:t>
      </w:r>
      <w:del w:id="7130" w:author="tao huang" w:date="2017-09-16T11:52:00Z">
        <w:r w:rsidR="00CD1541" w:rsidRPr="00A60A57" w:rsidDel="00F9283B">
          <w:rPr>
            <w:color w:val="0D0D0D" w:themeColor="text1" w:themeTint="F2"/>
            <w:sz w:val="22"/>
            <w:rPrChange w:id="7131" w:author="tao huang" w:date="2017-09-17T12:05:00Z">
              <w:rPr>
                <w:color w:val="000000" w:themeColor="text1"/>
                <w:szCs w:val="24"/>
              </w:rPr>
            </w:rPrChange>
          </w:rPr>
          <w:delText xml:space="preserve">new </w:delText>
        </w:r>
      </w:del>
      <w:r w:rsidR="00CD1541" w:rsidRPr="00A60A57">
        <w:rPr>
          <w:color w:val="0D0D0D" w:themeColor="text1" w:themeTint="F2"/>
          <w:sz w:val="22"/>
          <w:rPrChange w:id="7132" w:author="tao huang" w:date="2017-09-17T12:05:00Z">
            <w:rPr>
              <w:color w:val="000000" w:themeColor="text1"/>
              <w:szCs w:val="24"/>
            </w:rPr>
          </w:rPrChange>
        </w:rPr>
        <w:t>model</w:t>
      </w:r>
      <w:ins w:id="7133" w:author="tao huang" w:date="2017-09-16T11:52:00Z">
        <w:r w:rsidR="00F9283B" w:rsidRPr="00A60A57">
          <w:rPr>
            <w:color w:val="0D0D0D" w:themeColor="text1" w:themeTint="F2"/>
            <w:sz w:val="22"/>
            <w:rPrChange w:id="7134" w:author="tao huang" w:date="2017-09-17T12:05:00Z">
              <w:rPr>
                <w:color w:val="000000" w:themeColor="text1"/>
                <w:sz w:val="22"/>
              </w:rPr>
            </w:rPrChange>
          </w:rPr>
          <w:t xml:space="preserve"> with all the combined variables</w:t>
        </w:r>
      </w:ins>
      <w:r w:rsidR="00CD1541" w:rsidRPr="00A60A57">
        <w:rPr>
          <w:color w:val="0D0D0D" w:themeColor="text1" w:themeTint="F2"/>
          <w:sz w:val="22"/>
          <w:rPrChange w:id="7135" w:author="tao huang" w:date="2017-09-17T12:05:00Z">
            <w:rPr>
              <w:color w:val="000000" w:themeColor="text1"/>
              <w:szCs w:val="24"/>
            </w:rPr>
          </w:rPrChange>
        </w:rPr>
        <w:t xml:space="preserve"> as the ADL-</w:t>
      </w:r>
      <w:r w:rsidR="00CD1541" w:rsidRPr="000A110D">
        <w:rPr>
          <w:noProof/>
          <w:color w:val="0D0D0D" w:themeColor="text1" w:themeTint="F2"/>
          <w:sz w:val="22"/>
          <w:rPrChange w:id="7136" w:author="tao huang" w:date="2017-09-17T12:16:00Z">
            <w:rPr>
              <w:color w:val="000000" w:themeColor="text1"/>
              <w:szCs w:val="24"/>
            </w:rPr>
          </w:rPrChange>
        </w:rPr>
        <w:t>intra</w:t>
      </w:r>
      <w:r w:rsidR="00CD1541" w:rsidRPr="00A60A57">
        <w:rPr>
          <w:color w:val="0D0D0D" w:themeColor="text1" w:themeTint="F2"/>
          <w:sz w:val="22"/>
          <w:rPrChange w:id="7137" w:author="tao huang" w:date="2017-09-17T12:05:00Z">
            <w:rPr>
              <w:color w:val="000000" w:themeColor="text1"/>
              <w:szCs w:val="24"/>
            </w:rPr>
          </w:rPrChange>
        </w:rPr>
        <w:t xml:space="preserve"> model. We use the ADL-own model as a parallel model</w:t>
      </w:r>
      <w:r w:rsidR="00161F6F" w:rsidRPr="00A60A57">
        <w:rPr>
          <w:color w:val="0D0D0D" w:themeColor="text1" w:themeTint="F2"/>
          <w:sz w:val="22"/>
          <w:rPrChange w:id="7138" w:author="tao huang" w:date="2017-09-17T12:05:00Z">
            <w:rPr>
              <w:color w:val="000000" w:themeColor="text1"/>
              <w:szCs w:val="24"/>
            </w:rPr>
          </w:rPrChange>
        </w:rPr>
        <w:t xml:space="preserve"> because previous studies suggest that own promotional variables are </w:t>
      </w:r>
      <w:r w:rsidR="00CD1541" w:rsidRPr="00A60A57">
        <w:rPr>
          <w:color w:val="0D0D0D" w:themeColor="text1" w:themeTint="F2"/>
          <w:sz w:val="22"/>
          <w:rPrChange w:id="7139" w:author="tao huang" w:date="2017-09-17T12:05:00Z">
            <w:rPr>
              <w:color w:val="000000" w:themeColor="text1"/>
              <w:szCs w:val="24"/>
            </w:rPr>
          </w:rPrChange>
        </w:rPr>
        <w:t xml:space="preserve">usually </w:t>
      </w:r>
      <w:r w:rsidR="00161F6F" w:rsidRPr="00A60A57">
        <w:rPr>
          <w:color w:val="0D0D0D" w:themeColor="text1" w:themeTint="F2"/>
          <w:sz w:val="22"/>
          <w:rPrChange w:id="7140" w:author="tao huang" w:date="2017-09-17T12:05:00Z">
            <w:rPr>
              <w:color w:val="000000" w:themeColor="text1"/>
              <w:szCs w:val="24"/>
            </w:rPr>
          </w:rPrChange>
        </w:rPr>
        <w:t xml:space="preserve">more important compared to variables of other products </w:t>
      </w:r>
      <w:r w:rsidR="00161F6F" w:rsidRPr="00A60A57">
        <w:rPr>
          <w:color w:val="0D0D0D" w:themeColor="text1" w:themeTint="F2"/>
          <w:sz w:val="22"/>
          <w:rPrChange w:id="7141" w:author="tao huang" w:date="2017-09-17T12:05:00Z">
            <w:rPr>
              <w:color w:val="000000" w:themeColor="text1"/>
              <w:szCs w:val="24"/>
            </w:rPr>
          </w:rPrChange>
        </w:rPr>
        <w:fldChar w:fldCharType="begin"/>
      </w:r>
      <w:r w:rsidR="006016F1">
        <w:rPr>
          <w:color w:val="0D0D0D" w:themeColor="text1" w:themeTint="F2"/>
          <w:sz w:val="22"/>
        </w:rPr>
        <w:instrText xml:space="preserve"> ADDIN EN.CITE &lt;EndNote&gt;&lt;Cite&gt;&lt;Author&gt;Bucklin&lt;/Author&gt;&lt;Year&gt;1998&lt;/Year&gt;&lt;RecNum&gt;752&lt;/RecNum&gt;&lt;DisplayText&gt;(Bucklin, Gupta, &amp;amp; Siddarth, 1998)&lt;/DisplayText&gt;&lt;record&gt;&lt;rec-number&gt;752&lt;/rec-number&gt;&lt;foreign-keys&gt;&lt;key app="EN" db-id="fwzpfdt205x9v6eprsvv25dpxftedxv0z0a9" timestamp="1500931233"&gt;752&lt;/key&gt;&lt;/foreign-keys&gt;&lt;ref-type name="Journal Article"&gt;17&lt;/ref-type&gt;&lt;contributors&gt;&lt;authors&gt;&lt;author&gt;Bucklin, Randolph E.&lt;/author&gt;&lt;author&gt;Gupta, Sunil&lt;/author&gt;&lt;author&gt;Siddarth, S.&lt;/author&gt;&lt;/authors&gt;&lt;/contributors&gt;&lt;titles&gt;&lt;title&gt;Determining Segmentation in Sales Response across Consumer Purchase Behaviors&lt;/title&gt;&lt;secondary-title&gt;Journal of Marketing Research&lt;/secondary-title&gt;&lt;/titles&gt;&lt;periodical&gt;&lt;full-title&gt;Journal of Marketing Research&lt;/full-title&gt;&lt;/periodical&gt;&lt;pages&gt;189-197&lt;/pages&gt;&lt;volume&gt;35&lt;/volume&gt;&lt;number&gt;2&lt;/number&gt;&lt;dates&gt;&lt;year&gt;1998&lt;/year&gt;&lt;/dates&gt;&lt;publisher&gt;American Marketing Association&lt;/publisher&gt;&lt;isbn&gt;00222437&lt;/isbn&gt;&lt;urls&gt;&lt;related-urls&gt;&lt;url&gt;http://www.jstor.org/stable/3151847&lt;/url&gt;&lt;/related-urls&gt;&lt;/urls&gt;&lt;custom1&gt;Full publication date: May, 1998&lt;/custom1&gt;&lt;electronic-resource-num&gt;10.2307/3151847&lt;/electronic-resource-num&gt;&lt;/record&gt;&lt;/Cite&gt;&lt;/EndNote&gt;</w:instrText>
      </w:r>
      <w:r w:rsidR="00161F6F" w:rsidRPr="00A60A57">
        <w:rPr>
          <w:color w:val="0D0D0D" w:themeColor="text1" w:themeTint="F2"/>
          <w:sz w:val="22"/>
          <w:rPrChange w:id="7142" w:author="tao huang" w:date="2017-09-17T12:05:00Z">
            <w:rPr>
              <w:color w:val="000000" w:themeColor="text1"/>
              <w:szCs w:val="24"/>
            </w:rPr>
          </w:rPrChange>
        </w:rPr>
        <w:fldChar w:fldCharType="separate"/>
      </w:r>
      <w:r w:rsidR="006016F1">
        <w:rPr>
          <w:noProof/>
          <w:color w:val="0D0D0D" w:themeColor="text1" w:themeTint="F2"/>
          <w:sz w:val="22"/>
        </w:rPr>
        <w:t>(</w:t>
      </w:r>
      <w:hyperlink w:anchor="_ENREF_13" w:tooltip="Bucklin, 1998 #752" w:history="1">
        <w:r w:rsidR="00F75C33">
          <w:rPr>
            <w:noProof/>
            <w:color w:val="0D0D0D" w:themeColor="text1" w:themeTint="F2"/>
            <w:sz w:val="22"/>
          </w:rPr>
          <w:t>Bucklin, Gupta, &amp; Siddarth, 1998</w:t>
        </w:r>
      </w:hyperlink>
      <w:r w:rsidR="006016F1">
        <w:rPr>
          <w:noProof/>
          <w:color w:val="0D0D0D" w:themeColor="text1" w:themeTint="F2"/>
          <w:sz w:val="22"/>
        </w:rPr>
        <w:t>)</w:t>
      </w:r>
      <w:r w:rsidR="00161F6F" w:rsidRPr="00A60A57">
        <w:rPr>
          <w:color w:val="0D0D0D" w:themeColor="text1" w:themeTint="F2"/>
          <w:sz w:val="22"/>
          <w:rPrChange w:id="7143" w:author="tao huang" w:date="2017-09-17T12:05:00Z">
            <w:rPr>
              <w:color w:val="000000" w:themeColor="text1"/>
              <w:szCs w:val="24"/>
            </w:rPr>
          </w:rPrChange>
        </w:rPr>
        <w:fldChar w:fldCharType="end"/>
      </w:r>
      <w:r w:rsidR="00161F6F" w:rsidRPr="00A60A57">
        <w:rPr>
          <w:color w:val="0D0D0D" w:themeColor="text1" w:themeTint="F2"/>
          <w:sz w:val="22"/>
          <w:rPrChange w:id="7144" w:author="tao huang" w:date="2017-09-17T12:05:00Z">
            <w:rPr>
              <w:color w:val="000000" w:themeColor="text1"/>
              <w:szCs w:val="24"/>
            </w:rPr>
          </w:rPrChange>
        </w:rPr>
        <w:t>.</w:t>
      </w:r>
      <w:r w:rsidR="00655121" w:rsidRPr="00A60A57">
        <w:rPr>
          <w:color w:val="0D0D0D" w:themeColor="text1" w:themeTint="F2"/>
          <w:sz w:val="22"/>
          <w:rPrChange w:id="7145" w:author="tao huang" w:date="2017-09-17T12:05:00Z">
            <w:rPr>
              <w:color w:val="000000" w:themeColor="text1"/>
              <w:szCs w:val="24"/>
            </w:rPr>
          </w:rPrChange>
        </w:rPr>
        <w:t xml:space="preserve"> </w:t>
      </w:r>
      <w:r w:rsidR="00655121" w:rsidRPr="000A110D">
        <w:rPr>
          <w:noProof/>
          <w:color w:val="0D0D0D" w:themeColor="text1" w:themeTint="F2"/>
          <w:sz w:val="22"/>
          <w:rPrChange w:id="7146" w:author="tao huang" w:date="2017-09-17T12:16:00Z">
            <w:rPr>
              <w:color w:val="000000" w:themeColor="text1"/>
              <w:szCs w:val="24"/>
            </w:rPr>
          </w:rPrChange>
        </w:rPr>
        <w:t>We</w:t>
      </w:r>
      <w:ins w:id="7147" w:author="tao huang" w:date="2017-09-17T12:16:00Z">
        <w:r w:rsidR="000A110D">
          <w:rPr>
            <w:noProof/>
            <w:color w:val="0D0D0D" w:themeColor="text1" w:themeTint="F2"/>
            <w:sz w:val="22"/>
          </w:rPr>
          <w:t>, therefore,</w:t>
        </w:r>
      </w:ins>
      <w:del w:id="7148" w:author="tao huang" w:date="2017-09-17T12:16:00Z">
        <w:r w:rsidR="00655121" w:rsidRPr="000A110D" w:rsidDel="000A110D">
          <w:rPr>
            <w:noProof/>
            <w:color w:val="0D0D0D" w:themeColor="text1" w:themeTint="F2"/>
            <w:sz w:val="22"/>
            <w:rPrChange w:id="7149" w:author="tao huang" w:date="2017-09-17T12:16:00Z">
              <w:rPr>
                <w:color w:val="000000" w:themeColor="text1"/>
                <w:szCs w:val="24"/>
              </w:rPr>
            </w:rPrChange>
          </w:rPr>
          <w:delText xml:space="preserve"> therefore</w:delText>
        </w:r>
      </w:del>
      <w:r w:rsidR="00655121" w:rsidRPr="00A60A57">
        <w:rPr>
          <w:color w:val="0D0D0D" w:themeColor="text1" w:themeTint="F2"/>
          <w:sz w:val="22"/>
          <w:rPrChange w:id="7150" w:author="tao huang" w:date="2017-09-17T12:05:00Z">
            <w:rPr>
              <w:color w:val="000000" w:themeColor="text1"/>
              <w:szCs w:val="24"/>
            </w:rPr>
          </w:rPrChange>
        </w:rPr>
        <w:t xml:space="preserve"> </w:t>
      </w:r>
      <w:r w:rsidR="001E38D1" w:rsidRPr="00A60A57">
        <w:rPr>
          <w:color w:val="0D0D0D" w:themeColor="text1" w:themeTint="F2"/>
          <w:sz w:val="22"/>
          <w:rPrChange w:id="7151" w:author="tao huang" w:date="2017-09-17T12:05:00Z">
            <w:rPr>
              <w:color w:val="000000" w:themeColor="text1"/>
              <w:szCs w:val="24"/>
            </w:rPr>
          </w:rPrChange>
        </w:rPr>
        <w:t>reduce</w:t>
      </w:r>
      <w:r w:rsidR="00540AF1" w:rsidRPr="00A60A57">
        <w:rPr>
          <w:color w:val="0D0D0D" w:themeColor="text1" w:themeTint="F2"/>
          <w:sz w:val="22"/>
          <w:rPrChange w:id="7152" w:author="tao huang" w:date="2017-09-17T12:05:00Z">
            <w:rPr>
              <w:color w:val="000000" w:themeColor="text1"/>
              <w:szCs w:val="24"/>
            </w:rPr>
          </w:rPrChange>
        </w:rPr>
        <w:t xml:space="preserve"> the probability </w:t>
      </w:r>
      <w:r w:rsidR="001E38D1" w:rsidRPr="00A60A57">
        <w:rPr>
          <w:color w:val="0D0D0D" w:themeColor="text1" w:themeTint="F2"/>
          <w:sz w:val="22"/>
          <w:rPrChange w:id="7153" w:author="tao huang" w:date="2017-09-17T12:05:00Z">
            <w:rPr>
              <w:color w:val="000000" w:themeColor="text1"/>
              <w:szCs w:val="24"/>
            </w:rPr>
          </w:rPrChange>
        </w:rPr>
        <w:t xml:space="preserve">of (wrongfully) discard them </w:t>
      </w:r>
      <w:r w:rsidR="00540AF1" w:rsidRPr="00A60A57">
        <w:rPr>
          <w:color w:val="0D0D0D" w:themeColor="text1" w:themeTint="F2"/>
          <w:sz w:val="22"/>
          <w:rPrChange w:id="7154" w:author="tao huang" w:date="2017-09-17T12:05:00Z">
            <w:rPr>
              <w:color w:val="000000" w:themeColor="text1"/>
              <w:szCs w:val="24"/>
            </w:rPr>
          </w:rPrChange>
        </w:rPr>
        <w:t xml:space="preserve">at </w:t>
      </w:r>
      <w:r w:rsidR="00655121" w:rsidRPr="00A60A57">
        <w:rPr>
          <w:color w:val="0D0D0D" w:themeColor="text1" w:themeTint="F2"/>
          <w:sz w:val="22"/>
          <w:rPrChange w:id="7155" w:author="tao huang" w:date="2017-09-17T12:05:00Z">
            <w:rPr>
              <w:color w:val="000000" w:themeColor="text1"/>
              <w:szCs w:val="24"/>
            </w:rPr>
          </w:rPrChange>
        </w:rPr>
        <w:t xml:space="preserve">a cost of </w:t>
      </w:r>
      <w:r w:rsidR="00CD1541" w:rsidRPr="00A60A57">
        <w:rPr>
          <w:color w:val="0D0D0D" w:themeColor="text1" w:themeTint="F2"/>
          <w:sz w:val="22"/>
          <w:rPrChange w:id="7156" w:author="tao huang" w:date="2017-09-17T12:05:00Z">
            <w:rPr>
              <w:color w:val="000000" w:themeColor="text1"/>
              <w:szCs w:val="24"/>
            </w:rPr>
          </w:rPrChange>
        </w:rPr>
        <w:t>efficiency.</w:t>
      </w:r>
    </w:p>
    <w:p w14:paraId="6737B4B5" w14:textId="77777777" w:rsidR="005A7819" w:rsidRPr="00A60A57" w:rsidRDefault="005A7819">
      <w:pPr>
        <w:spacing w:after="0" w:line="360" w:lineRule="auto"/>
        <w:rPr>
          <w:color w:val="0D0D0D" w:themeColor="text1" w:themeTint="F2"/>
          <w:sz w:val="22"/>
          <w:rPrChange w:id="7157" w:author="tao huang" w:date="2017-09-17T12:05:00Z">
            <w:rPr>
              <w:color w:val="000000" w:themeColor="text1"/>
              <w:szCs w:val="24"/>
            </w:rPr>
          </w:rPrChange>
        </w:rPr>
      </w:pPr>
    </w:p>
    <w:p w14:paraId="5F1C6709" w14:textId="1FEE73EF" w:rsidR="00DA58C0" w:rsidRPr="00A60A57" w:rsidRDefault="00DA58C0">
      <w:pPr>
        <w:spacing w:after="0" w:line="360" w:lineRule="auto"/>
        <w:jc w:val="center"/>
        <w:rPr>
          <w:color w:val="0D0D0D" w:themeColor="text1" w:themeTint="F2"/>
          <w:sz w:val="22"/>
          <w:rPrChange w:id="7158" w:author="tao huang" w:date="2017-09-17T12:05:00Z">
            <w:rPr>
              <w:color w:val="000000" w:themeColor="text1"/>
              <w:szCs w:val="24"/>
            </w:rPr>
          </w:rPrChange>
        </w:rPr>
      </w:pPr>
      <w:r w:rsidRPr="00A60A57">
        <w:rPr>
          <w:color w:val="0D0D0D" w:themeColor="text1" w:themeTint="F2"/>
          <w:sz w:val="22"/>
          <w:rPrChange w:id="7159" w:author="tao huang" w:date="2017-09-17T12:05:00Z">
            <w:rPr>
              <w:color w:val="000000" w:themeColor="text1"/>
              <w:szCs w:val="24"/>
            </w:rPr>
          </w:rPrChange>
        </w:rPr>
        <w:t xml:space="preserve">Figure </w:t>
      </w:r>
      <w:del w:id="7160" w:author="tao huang" w:date="2017-09-17T11:50:00Z">
        <w:r w:rsidRPr="00A60A57" w:rsidDel="00E834F1">
          <w:rPr>
            <w:color w:val="0D0D0D" w:themeColor="text1" w:themeTint="F2"/>
            <w:sz w:val="22"/>
            <w:rPrChange w:id="7161" w:author="tao huang" w:date="2017-09-17T12:05:00Z">
              <w:rPr>
                <w:color w:val="000000" w:themeColor="text1"/>
                <w:szCs w:val="24"/>
              </w:rPr>
            </w:rPrChange>
          </w:rPr>
          <w:delText>7</w:delText>
        </w:r>
      </w:del>
      <w:ins w:id="7162" w:author="tao huang" w:date="2017-09-17T11:50:00Z">
        <w:r w:rsidR="00E834F1" w:rsidRPr="00A60A57">
          <w:rPr>
            <w:color w:val="0D0D0D" w:themeColor="text1" w:themeTint="F2"/>
            <w:sz w:val="22"/>
            <w:rPrChange w:id="7163" w:author="tao huang" w:date="2017-09-17T12:05:00Z">
              <w:rPr>
                <w:color w:val="000000" w:themeColor="text1"/>
                <w:sz w:val="22"/>
              </w:rPr>
            </w:rPrChange>
          </w:rPr>
          <w:t>2</w:t>
        </w:r>
      </w:ins>
      <w:r w:rsidRPr="00A60A57">
        <w:rPr>
          <w:color w:val="0D0D0D" w:themeColor="text1" w:themeTint="F2"/>
          <w:sz w:val="22"/>
          <w:rPrChange w:id="7164" w:author="tao huang" w:date="2017-09-17T12:05:00Z">
            <w:rPr>
              <w:color w:val="000000" w:themeColor="text1"/>
              <w:szCs w:val="24"/>
            </w:rPr>
          </w:rPrChange>
        </w:rPr>
        <w:t>.</w:t>
      </w:r>
      <w:r w:rsidRPr="00A60A57">
        <w:rPr>
          <w:color w:val="0D0D0D" w:themeColor="text1" w:themeTint="F2"/>
          <w:sz w:val="22"/>
          <w:rPrChange w:id="7165" w:author="tao huang" w:date="2017-09-17T12:05:00Z">
            <w:rPr>
              <w:color w:val="000000" w:themeColor="text1"/>
              <w:szCs w:val="24"/>
            </w:rPr>
          </w:rPrChange>
        </w:rPr>
        <w:tab/>
        <w:t>An illustration for the three-stage ADL-</w:t>
      </w:r>
      <w:r w:rsidRPr="000A110D">
        <w:rPr>
          <w:noProof/>
          <w:color w:val="0D0D0D" w:themeColor="text1" w:themeTint="F2"/>
          <w:sz w:val="22"/>
          <w:rPrChange w:id="7166" w:author="tao huang" w:date="2017-09-17T12:16:00Z">
            <w:rPr>
              <w:color w:val="000000" w:themeColor="text1"/>
              <w:szCs w:val="24"/>
            </w:rPr>
          </w:rPrChange>
        </w:rPr>
        <w:t>intra</w:t>
      </w:r>
      <w:r w:rsidRPr="00A60A57">
        <w:rPr>
          <w:color w:val="0D0D0D" w:themeColor="text1" w:themeTint="F2"/>
          <w:sz w:val="22"/>
          <w:rPrChange w:id="7167" w:author="tao huang" w:date="2017-09-17T12:05:00Z">
            <w:rPr>
              <w:color w:val="000000" w:themeColor="text1"/>
              <w:szCs w:val="24"/>
            </w:rPr>
          </w:rPrChange>
        </w:rPr>
        <w:t>-EWC and the three-stage ADL-intra-IC models</w:t>
      </w:r>
    </w:p>
    <w:p w14:paraId="5FA9A899" w14:textId="77777777" w:rsidR="00DA58C0" w:rsidRPr="00A60A57" w:rsidRDefault="00DA58C0">
      <w:pPr>
        <w:spacing w:after="0" w:line="360" w:lineRule="auto"/>
        <w:rPr>
          <w:color w:val="0D0D0D" w:themeColor="text1" w:themeTint="F2"/>
          <w:sz w:val="22"/>
          <w:rPrChange w:id="7168" w:author="tao huang" w:date="2017-09-17T12:05:00Z">
            <w:rPr>
              <w:color w:val="000000" w:themeColor="text1"/>
              <w:szCs w:val="24"/>
            </w:rPr>
          </w:rPrChange>
        </w:rPr>
      </w:pPr>
    </w:p>
    <w:p w14:paraId="0AB5D7BE" w14:textId="77777777" w:rsidR="00CA3798" w:rsidRPr="00A60A57" w:rsidRDefault="00655121">
      <w:pPr>
        <w:spacing w:after="0" w:line="360" w:lineRule="auto"/>
        <w:rPr>
          <w:color w:val="0D0D0D" w:themeColor="text1" w:themeTint="F2"/>
          <w:sz w:val="22"/>
          <w:rPrChange w:id="7169" w:author="tao huang" w:date="2017-09-17T12:05:00Z">
            <w:rPr>
              <w:color w:val="000000" w:themeColor="text1"/>
              <w:szCs w:val="24"/>
            </w:rPr>
          </w:rPrChange>
        </w:rPr>
      </w:pPr>
      <w:r w:rsidRPr="00A60A57">
        <w:rPr>
          <w:color w:val="0D0D0D" w:themeColor="text1" w:themeTint="F2"/>
          <w:sz w:val="22"/>
          <w:rPrChange w:id="7170" w:author="tao huang" w:date="2017-09-17T12:05:00Z">
            <w:rPr>
              <w:color w:val="000000" w:themeColor="text1"/>
              <w:szCs w:val="24"/>
            </w:rPr>
          </w:rPrChange>
        </w:rPr>
        <w:t xml:space="preserve"> </w:t>
      </w:r>
    </w:p>
    <w:p w14:paraId="7D22458C" w14:textId="0FB7FDE9" w:rsidR="00E61359" w:rsidRPr="00A60A57" w:rsidDel="007226A7" w:rsidRDefault="0021711A">
      <w:pPr>
        <w:spacing w:after="0" w:line="360" w:lineRule="auto"/>
        <w:rPr>
          <w:del w:id="7171" w:author="tao huang" w:date="2017-09-16T12:52:00Z"/>
          <w:color w:val="0D0D0D" w:themeColor="text1" w:themeTint="F2"/>
          <w:sz w:val="22"/>
          <w:rPrChange w:id="7172" w:author="tao huang" w:date="2017-09-17T12:05:00Z">
            <w:rPr>
              <w:del w:id="7173" w:author="tao huang" w:date="2017-09-16T12:52:00Z"/>
              <w:color w:val="000000" w:themeColor="text1"/>
              <w:szCs w:val="24"/>
            </w:rPr>
          </w:rPrChange>
        </w:rPr>
      </w:pPr>
      <w:r w:rsidRPr="00A60A57">
        <w:rPr>
          <w:rFonts w:cs="Times New Roman"/>
          <w:color w:val="0D0D0D" w:themeColor="text1" w:themeTint="F2"/>
          <w:sz w:val="22"/>
          <w:rPrChange w:id="7174" w:author="tao huang" w:date="2017-09-17T12:05:00Z">
            <w:rPr>
              <w:rFonts w:cs="Times New Roman"/>
              <w:color w:val="000000" w:themeColor="text1"/>
              <w:szCs w:val="24"/>
            </w:rPr>
          </w:rPrChange>
        </w:rPr>
        <w:t xml:space="preserve"> </w:t>
      </w:r>
    </w:p>
    <w:p w14:paraId="26D30E89" w14:textId="53B75667" w:rsidR="001F0046" w:rsidRPr="00A60A57" w:rsidDel="007226A7" w:rsidRDefault="001F0046">
      <w:pPr>
        <w:spacing w:after="0" w:line="360" w:lineRule="auto"/>
        <w:rPr>
          <w:del w:id="7175" w:author="tao huang" w:date="2017-09-16T12:52:00Z"/>
          <w:color w:val="0D0D0D" w:themeColor="text1" w:themeTint="F2"/>
          <w:sz w:val="22"/>
          <w:rPrChange w:id="7176" w:author="tao huang" w:date="2017-09-17T12:05:00Z">
            <w:rPr>
              <w:del w:id="7177" w:author="tao huang" w:date="2017-09-16T12:52:00Z"/>
              <w:color w:val="000000" w:themeColor="text1"/>
              <w:szCs w:val="24"/>
            </w:rPr>
          </w:rPrChange>
        </w:rPr>
      </w:pPr>
    </w:p>
    <w:p w14:paraId="09E16F38" w14:textId="3B7AA202" w:rsidR="000533A2" w:rsidRPr="00A60A57" w:rsidDel="007226A7" w:rsidRDefault="000533A2">
      <w:pPr>
        <w:spacing w:after="0" w:line="360" w:lineRule="auto"/>
        <w:rPr>
          <w:del w:id="7178" w:author="tao huang" w:date="2017-09-16T12:52:00Z"/>
          <w:color w:val="0D0D0D" w:themeColor="text1" w:themeTint="F2"/>
          <w:sz w:val="22"/>
          <w:rPrChange w:id="7179" w:author="tao huang" w:date="2017-09-17T12:05:00Z">
            <w:rPr>
              <w:del w:id="7180" w:author="tao huang" w:date="2017-09-16T12:52:00Z"/>
              <w:color w:val="000000" w:themeColor="text1"/>
              <w:szCs w:val="24"/>
            </w:rPr>
          </w:rPrChange>
        </w:rPr>
      </w:pPr>
    </w:p>
    <w:p w14:paraId="28747BD4" w14:textId="6AA5F27A" w:rsidR="00D12B4B" w:rsidRPr="00A60A57" w:rsidDel="007226A7" w:rsidRDefault="00D12B4B">
      <w:pPr>
        <w:spacing w:after="0" w:line="360" w:lineRule="auto"/>
        <w:jc w:val="center"/>
        <w:rPr>
          <w:del w:id="7181" w:author="tao huang" w:date="2017-09-16T12:52:00Z"/>
          <w:color w:val="0D0D0D" w:themeColor="text1" w:themeTint="F2"/>
          <w:sz w:val="22"/>
          <w:rPrChange w:id="7182" w:author="tao huang" w:date="2017-09-17T12:05:00Z">
            <w:rPr>
              <w:del w:id="7183" w:author="tao huang" w:date="2017-09-16T12:52:00Z"/>
              <w:color w:val="000000" w:themeColor="text1"/>
              <w:szCs w:val="24"/>
            </w:rPr>
          </w:rPrChange>
        </w:rPr>
      </w:pPr>
    </w:p>
    <w:p w14:paraId="17BF4E9B" w14:textId="051F1F4F" w:rsidR="00D12B4B" w:rsidRPr="00A60A57" w:rsidDel="007226A7" w:rsidRDefault="00D12B4B">
      <w:pPr>
        <w:spacing w:after="0" w:line="360" w:lineRule="auto"/>
        <w:jc w:val="center"/>
        <w:rPr>
          <w:del w:id="7184" w:author="tao huang" w:date="2017-09-16T12:52:00Z"/>
          <w:color w:val="0D0D0D" w:themeColor="text1" w:themeTint="F2"/>
          <w:sz w:val="22"/>
          <w:rPrChange w:id="7185" w:author="tao huang" w:date="2017-09-17T12:05:00Z">
            <w:rPr>
              <w:del w:id="7186" w:author="tao huang" w:date="2017-09-16T12:52:00Z"/>
              <w:color w:val="000000" w:themeColor="text1"/>
              <w:szCs w:val="24"/>
            </w:rPr>
          </w:rPrChange>
        </w:rPr>
      </w:pPr>
    </w:p>
    <w:p w14:paraId="21375AF0" w14:textId="77777777" w:rsidR="000533A2" w:rsidRPr="00A60A57" w:rsidRDefault="000533A2">
      <w:pPr>
        <w:spacing w:after="0" w:line="360" w:lineRule="auto"/>
        <w:ind w:left="-1134"/>
        <w:jc w:val="center"/>
        <w:rPr>
          <w:color w:val="0D0D0D" w:themeColor="text1" w:themeTint="F2"/>
          <w:sz w:val="22"/>
          <w:rPrChange w:id="7187" w:author="tao huang" w:date="2017-09-17T12:05:00Z">
            <w:rPr>
              <w:color w:val="000000" w:themeColor="text1"/>
              <w:szCs w:val="24"/>
            </w:rPr>
          </w:rPrChange>
        </w:rPr>
      </w:pPr>
    </w:p>
    <w:p w14:paraId="63A87FBA" w14:textId="77777777" w:rsidR="0070085A" w:rsidRPr="00A60A57" w:rsidRDefault="00D82CDA">
      <w:pPr>
        <w:spacing w:after="0" w:line="360" w:lineRule="auto"/>
        <w:ind w:left="-426"/>
        <w:rPr>
          <w:color w:val="0D0D0D" w:themeColor="text1" w:themeTint="F2"/>
          <w:sz w:val="22"/>
          <w:rPrChange w:id="7188" w:author="tao huang" w:date="2017-09-17T12:05:00Z">
            <w:rPr>
              <w:color w:val="000000" w:themeColor="text1"/>
              <w:szCs w:val="24"/>
            </w:rPr>
          </w:rPrChange>
        </w:rPr>
      </w:pPr>
      <w:r w:rsidRPr="00A60A57">
        <w:rPr>
          <w:noProof/>
          <w:color w:val="0D0D0D" w:themeColor="text1" w:themeTint="F2"/>
          <w:sz w:val="22"/>
          <w:lang w:eastAsia="en-GB"/>
          <w:rPrChange w:id="7189" w:author="tao huang" w:date="2017-09-17T12:05:00Z">
            <w:rPr>
              <w:noProof/>
              <w:color w:val="000000" w:themeColor="text1"/>
              <w:szCs w:val="24"/>
              <w:lang w:eastAsia="en-GB"/>
            </w:rPr>
          </w:rPrChange>
        </w:rPr>
        <w:drawing>
          <wp:inline distT="0" distB="0" distL="0" distR="0" wp14:anchorId="1B108A40" wp14:editId="64947318">
            <wp:extent cx="5961790" cy="474345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8790" cy="4749020"/>
                    </a:xfrm>
                    <a:prstGeom prst="rect">
                      <a:avLst/>
                    </a:prstGeom>
                    <a:noFill/>
                  </pic:spPr>
                </pic:pic>
              </a:graphicData>
            </a:graphic>
          </wp:inline>
        </w:drawing>
      </w:r>
    </w:p>
    <w:p w14:paraId="5238FAE8" w14:textId="77777777" w:rsidR="0070085A" w:rsidRPr="00A60A57" w:rsidRDefault="0070085A">
      <w:pPr>
        <w:spacing w:after="0" w:line="360" w:lineRule="auto"/>
        <w:rPr>
          <w:color w:val="0D0D0D" w:themeColor="text1" w:themeTint="F2"/>
          <w:sz w:val="22"/>
          <w:rPrChange w:id="7190" w:author="tao huang" w:date="2017-09-17T12:05:00Z">
            <w:rPr>
              <w:color w:val="000000" w:themeColor="text1"/>
              <w:szCs w:val="24"/>
            </w:rPr>
          </w:rPrChange>
        </w:rPr>
      </w:pPr>
    </w:p>
    <w:p w14:paraId="28D4920D" w14:textId="3E0BEDB9" w:rsidR="00323467" w:rsidRPr="00A60A57" w:rsidRDefault="000764D5">
      <w:pPr>
        <w:spacing w:after="0" w:line="360" w:lineRule="auto"/>
        <w:rPr>
          <w:ins w:id="7191" w:author="tao huang" w:date="2017-09-16T12:17:00Z"/>
          <w:color w:val="0D0D0D" w:themeColor="text1" w:themeTint="F2"/>
          <w:sz w:val="22"/>
          <w:rPrChange w:id="7192" w:author="tao huang" w:date="2017-09-17T12:05:00Z">
            <w:rPr>
              <w:ins w:id="7193" w:author="tao huang" w:date="2017-09-16T12:17:00Z"/>
              <w:color w:val="000000" w:themeColor="text1"/>
              <w:sz w:val="22"/>
            </w:rPr>
          </w:rPrChange>
        </w:rPr>
      </w:pPr>
      <w:ins w:id="7194" w:author="Soopramanien, Didier" w:date="2017-09-08T20:43:00Z">
        <w:del w:id="7195" w:author="tao huang" w:date="2017-09-16T11:53:00Z">
          <w:r w:rsidRPr="00A60A57" w:rsidDel="00824A89">
            <w:rPr>
              <w:color w:val="0D0D0D" w:themeColor="text1" w:themeTint="F2"/>
              <w:sz w:val="22"/>
              <w:rPrChange w:id="7196" w:author="tao huang" w:date="2017-09-17T12:05:00Z">
                <w:rPr>
                  <w:color w:val="000000" w:themeColor="text1"/>
                  <w:szCs w:val="24"/>
                </w:rPr>
              </w:rPrChange>
            </w:rPr>
            <w:delText>In</w:delText>
          </w:r>
        </w:del>
      </w:ins>
      <w:ins w:id="7197" w:author="tao huang" w:date="2017-09-16T11:53:00Z">
        <w:r w:rsidR="00824A89" w:rsidRPr="00A60A57">
          <w:rPr>
            <w:color w:val="0D0D0D" w:themeColor="text1" w:themeTint="F2"/>
            <w:sz w:val="22"/>
            <w:rPrChange w:id="7198" w:author="tao huang" w:date="2017-09-17T12:05:00Z">
              <w:rPr>
                <w:color w:val="000000" w:themeColor="text1"/>
                <w:sz w:val="22"/>
              </w:rPr>
            </w:rPrChange>
          </w:rPr>
          <w:t>At</w:t>
        </w:r>
      </w:ins>
      <w:ins w:id="7199" w:author="Soopramanien, Didier" w:date="2017-09-08T20:43:00Z">
        <w:del w:id="7200" w:author="tao huang" w:date="2017-09-16T11:53:00Z">
          <w:r w:rsidRPr="00A60A57" w:rsidDel="00824A89">
            <w:rPr>
              <w:color w:val="0D0D0D" w:themeColor="text1" w:themeTint="F2"/>
              <w:sz w:val="22"/>
              <w:rPrChange w:id="7201" w:author="tao huang" w:date="2017-09-17T12:05:00Z">
                <w:rPr>
                  <w:color w:val="000000" w:themeColor="text1"/>
                  <w:szCs w:val="24"/>
                </w:rPr>
              </w:rPrChange>
            </w:rPr>
            <w:delText xml:space="preserve"> </w:delText>
          </w:r>
        </w:del>
      </w:ins>
      <w:del w:id="7202" w:author="Soopramanien, Didier" w:date="2017-09-08T20:43:00Z">
        <w:r w:rsidR="000D5D29" w:rsidRPr="00A60A57" w:rsidDel="000764D5">
          <w:rPr>
            <w:color w:val="0D0D0D" w:themeColor="text1" w:themeTint="F2"/>
            <w:sz w:val="22"/>
            <w:rPrChange w:id="7203" w:author="tao huang" w:date="2017-09-17T12:05:00Z">
              <w:rPr>
                <w:color w:val="000000" w:themeColor="text1"/>
                <w:szCs w:val="24"/>
              </w:rPr>
            </w:rPrChange>
          </w:rPr>
          <w:delText>At</w:delText>
        </w:r>
      </w:del>
      <w:r w:rsidR="000D5D29" w:rsidRPr="00A60A57">
        <w:rPr>
          <w:color w:val="0D0D0D" w:themeColor="text1" w:themeTint="F2"/>
          <w:sz w:val="22"/>
          <w:rPrChange w:id="7204" w:author="tao huang" w:date="2017-09-17T12:05:00Z">
            <w:rPr>
              <w:color w:val="000000" w:themeColor="text1"/>
              <w:szCs w:val="24"/>
            </w:rPr>
          </w:rPrChange>
        </w:rPr>
        <w:t xml:space="preserve"> the final stage, we integrate the ADL-</w:t>
      </w:r>
      <w:r w:rsidR="000D5D29" w:rsidRPr="000A110D">
        <w:rPr>
          <w:noProof/>
          <w:color w:val="0D0D0D" w:themeColor="text1" w:themeTint="F2"/>
          <w:sz w:val="22"/>
          <w:rPrChange w:id="7205" w:author="tao huang" w:date="2017-09-17T12:16:00Z">
            <w:rPr>
              <w:color w:val="000000" w:themeColor="text1"/>
              <w:szCs w:val="24"/>
            </w:rPr>
          </w:rPrChange>
        </w:rPr>
        <w:t>intra</w:t>
      </w:r>
      <w:r w:rsidR="000D5D29" w:rsidRPr="00A60A57">
        <w:rPr>
          <w:color w:val="0D0D0D" w:themeColor="text1" w:themeTint="F2"/>
          <w:sz w:val="22"/>
          <w:rPrChange w:id="7206" w:author="tao huang" w:date="2017-09-17T12:05:00Z">
            <w:rPr>
              <w:color w:val="000000" w:themeColor="text1"/>
              <w:szCs w:val="24"/>
            </w:rPr>
          </w:rPrChange>
        </w:rPr>
        <w:t xml:space="preserve"> model with the EWC method and the IC method </w:t>
      </w:r>
      <w:ins w:id="7207" w:author="tao huang" w:date="2017-09-16T12:15:00Z">
        <w:r w:rsidR="007124A0" w:rsidRPr="00A60A57">
          <w:rPr>
            <w:color w:val="0D0D0D" w:themeColor="text1" w:themeTint="F2"/>
            <w:sz w:val="22"/>
            <w:rPrChange w:id="7208" w:author="tao huang" w:date="2017-09-17T12:05:00Z">
              <w:rPr>
                <w:color w:val="000000" w:themeColor="text1"/>
                <w:sz w:val="22"/>
              </w:rPr>
            </w:rPrChange>
          </w:rPr>
          <w:t xml:space="preserve">respectively </w:t>
        </w:r>
      </w:ins>
      <w:r w:rsidR="000D5D29" w:rsidRPr="00A60A57">
        <w:rPr>
          <w:color w:val="0D0D0D" w:themeColor="text1" w:themeTint="F2"/>
          <w:sz w:val="22"/>
          <w:rPrChange w:id="7209" w:author="tao huang" w:date="2017-09-17T12:05:00Z">
            <w:rPr>
              <w:color w:val="000000" w:themeColor="text1"/>
              <w:szCs w:val="24"/>
            </w:rPr>
          </w:rPrChange>
        </w:rPr>
        <w:t xml:space="preserve">to take into account the </w:t>
      </w:r>
      <w:del w:id="7210" w:author="tao huang" w:date="2017-09-16T12:15:00Z">
        <w:r w:rsidR="000D5D29" w:rsidRPr="00A60A57" w:rsidDel="007124A0">
          <w:rPr>
            <w:color w:val="0D0D0D" w:themeColor="text1" w:themeTint="F2"/>
            <w:sz w:val="22"/>
            <w:rPrChange w:id="7211" w:author="tao huang" w:date="2017-09-17T12:05:00Z">
              <w:rPr>
                <w:color w:val="000000" w:themeColor="text1"/>
                <w:szCs w:val="24"/>
              </w:rPr>
            </w:rPrChange>
          </w:rPr>
          <w:delText xml:space="preserve">issue </w:delText>
        </w:r>
      </w:del>
      <w:ins w:id="7212" w:author="tao huang" w:date="2017-09-16T12:15:00Z">
        <w:r w:rsidR="007124A0" w:rsidRPr="00A60A57">
          <w:rPr>
            <w:color w:val="0D0D0D" w:themeColor="text1" w:themeTint="F2"/>
            <w:sz w:val="22"/>
            <w:rPrChange w:id="7213" w:author="tao huang" w:date="2017-09-17T12:05:00Z">
              <w:rPr>
                <w:color w:val="000000" w:themeColor="text1"/>
                <w:sz w:val="22"/>
              </w:rPr>
            </w:rPrChange>
          </w:rPr>
          <w:t>problem</w:t>
        </w:r>
        <w:r w:rsidR="007124A0" w:rsidRPr="00A60A57">
          <w:rPr>
            <w:color w:val="0D0D0D" w:themeColor="text1" w:themeTint="F2"/>
            <w:sz w:val="22"/>
            <w:rPrChange w:id="7214" w:author="tao huang" w:date="2017-09-17T12:05:00Z">
              <w:rPr>
                <w:color w:val="000000" w:themeColor="text1"/>
                <w:szCs w:val="24"/>
              </w:rPr>
            </w:rPrChange>
          </w:rPr>
          <w:t xml:space="preserve"> </w:t>
        </w:r>
      </w:ins>
      <w:r w:rsidR="000D5D29" w:rsidRPr="00A60A57">
        <w:rPr>
          <w:color w:val="0D0D0D" w:themeColor="text1" w:themeTint="F2"/>
          <w:sz w:val="22"/>
          <w:rPrChange w:id="7215" w:author="tao huang" w:date="2017-09-17T12:05:00Z">
            <w:rPr>
              <w:color w:val="000000" w:themeColor="text1"/>
              <w:szCs w:val="24"/>
            </w:rPr>
          </w:rPrChange>
        </w:rPr>
        <w:t xml:space="preserve">of </w:t>
      </w:r>
      <w:r w:rsidR="000D5D29" w:rsidRPr="000A110D">
        <w:rPr>
          <w:noProof/>
          <w:color w:val="0D0D0D" w:themeColor="text1" w:themeTint="F2"/>
          <w:sz w:val="22"/>
          <w:rPrChange w:id="7216" w:author="tao huang" w:date="2017-09-17T12:16:00Z">
            <w:rPr>
              <w:color w:val="000000" w:themeColor="text1"/>
              <w:szCs w:val="24"/>
            </w:rPr>
          </w:rPrChange>
        </w:rPr>
        <w:t>structural</w:t>
      </w:r>
      <w:r w:rsidR="000D5D29" w:rsidRPr="00A60A57">
        <w:rPr>
          <w:color w:val="0D0D0D" w:themeColor="text1" w:themeTint="F2"/>
          <w:sz w:val="22"/>
          <w:rPrChange w:id="7217" w:author="tao huang" w:date="2017-09-17T12:05:00Z">
            <w:rPr>
              <w:color w:val="000000" w:themeColor="text1"/>
              <w:szCs w:val="24"/>
            </w:rPr>
          </w:rPrChange>
        </w:rPr>
        <w:t xml:space="preserve"> break</w:t>
      </w:r>
      <w:del w:id="7218" w:author="tao huang" w:date="2017-09-16T12:15:00Z">
        <w:r w:rsidR="000D5D29" w:rsidRPr="00A60A57" w:rsidDel="007124A0">
          <w:rPr>
            <w:color w:val="0D0D0D" w:themeColor="text1" w:themeTint="F2"/>
            <w:sz w:val="22"/>
            <w:rPrChange w:id="7219" w:author="tao huang" w:date="2017-09-17T12:05:00Z">
              <w:rPr>
                <w:color w:val="000000" w:themeColor="text1"/>
                <w:szCs w:val="24"/>
              </w:rPr>
            </w:rPrChange>
          </w:rPr>
          <w:delText>s</w:delText>
        </w:r>
      </w:del>
      <w:r w:rsidR="000476A0" w:rsidRPr="00A60A57">
        <w:rPr>
          <w:color w:val="0D0D0D" w:themeColor="text1" w:themeTint="F2"/>
          <w:sz w:val="22"/>
          <w:rPrChange w:id="7220" w:author="tao huang" w:date="2017-09-17T12:05:00Z">
            <w:rPr>
              <w:color w:val="000000" w:themeColor="text1"/>
              <w:szCs w:val="24"/>
            </w:rPr>
          </w:rPrChange>
        </w:rPr>
        <w:t xml:space="preserve">. </w:t>
      </w:r>
      <w:r w:rsidR="000476A0" w:rsidRPr="00A60A57">
        <w:rPr>
          <w:rFonts w:cs="Times New Roman"/>
          <w:color w:val="0D0D0D" w:themeColor="text1" w:themeTint="F2"/>
          <w:sz w:val="22"/>
          <w:rPrChange w:id="7221" w:author="tao huang" w:date="2017-09-17T12:05:00Z">
            <w:rPr>
              <w:rFonts w:cs="Times New Roman"/>
              <w:color w:val="000000" w:themeColor="text1"/>
              <w:szCs w:val="24"/>
            </w:rPr>
          </w:rPrChange>
        </w:rPr>
        <w:t>We implement the EWC method and the IC method to the ADL-</w:t>
      </w:r>
      <w:r w:rsidR="000476A0" w:rsidRPr="000A110D">
        <w:rPr>
          <w:rFonts w:cs="Times New Roman"/>
          <w:noProof/>
          <w:color w:val="0D0D0D" w:themeColor="text1" w:themeTint="F2"/>
          <w:sz w:val="22"/>
          <w:rPrChange w:id="7222" w:author="tao huang" w:date="2017-09-17T12:16:00Z">
            <w:rPr>
              <w:rFonts w:cs="Times New Roman"/>
              <w:color w:val="000000" w:themeColor="text1"/>
              <w:szCs w:val="24"/>
            </w:rPr>
          </w:rPrChange>
        </w:rPr>
        <w:t>intra</w:t>
      </w:r>
      <w:r w:rsidR="000476A0" w:rsidRPr="00A60A57">
        <w:rPr>
          <w:rFonts w:cs="Times New Roman"/>
          <w:color w:val="0D0D0D" w:themeColor="text1" w:themeTint="F2"/>
          <w:sz w:val="22"/>
          <w:rPrChange w:id="7223" w:author="tao huang" w:date="2017-09-17T12:05:00Z">
            <w:rPr>
              <w:rFonts w:cs="Times New Roman"/>
              <w:color w:val="000000" w:themeColor="text1"/>
              <w:szCs w:val="24"/>
            </w:rPr>
          </w:rPrChange>
        </w:rPr>
        <w:t xml:space="preserve"> model based on the ADL-</w:t>
      </w:r>
      <w:r w:rsidR="000476A0" w:rsidRPr="000A110D">
        <w:rPr>
          <w:rFonts w:cs="Times New Roman"/>
          <w:noProof/>
          <w:color w:val="0D0D0D" w:themeColor="text1" w:themeTint="F2"/>
          <w:sz w:val="22"/>
          <w:rPrChange w:id="7224" w:author="tao huang" w:date="2017-09-17T12:16:00Z">
            <w:rPr>
              <w:rFonts w:cs="Times New Roman"/>
              <w:color w:val="000000" w:themeColor="text1"/>
              <w:szCs w:val="24"/>
            </w:rPr>
          </w:rPrChange>
        </w:rPr>
        <w:t>intra</w:t>
      </w:r>
      <w:r w:rsidR="000476A0" w:rsidRPr="00A60A57">
        <w:rPr>
          <w:rFonts w:cs="Times New Roman"/>
          <w:color w:val="0D0D0D" w:themeColor="text1" w:themeTint="F2"/>
          <w:sz w:val="22"/>
          <w:rPrChange w:id="7225" w:author="tao huang" w:date="2017-09-17T12:05:00Z">
            <w:rPr>
              <w:rFonts w:cs="Times New Roman"/>
              <w:color w:val="000000" w:themeColor="text1"/>
              <w:szCs w:val="24"/>
            </w:rPr>
          </w:rPrChange>
        </w:rPr>
        <w:t xml:space="preserve"> model if the sequential Chow test rejects the null hypothesis of no structural break</w:t>
      </w:r>
      <w:ins w:id="7226" w:author="tao huang" w:date="2017-09-16T12:16:00Z">
        <w:r w:rsidR="00D13810" w:rsidRPr="00A60A57">
          <w:rPr>
            <w:rFonts w:cs="Times New Roman"/>
            <w:color w:val="0D0D0D" w:themeColor="text1" w:themeTint="F2"/>
            <w:sz w:val="22"/>
            <w:rPrChange w:id="7227" w:author="tao huang" w:date="2017-09-17T12:05:00Z">
              <w:rPr>
                <w:rFonts w:cs="Times New Roman"/>
                <w:color w:val="000000" w:themeColor="text1"/>
                <w:sz w:val="22"/>
              </w:rPr>
            </w:rPrChange>
          </w:rPr>
          <w:t xml:space="preserve">. </w:t>
        </w:r>
      </w:ins>
      <w:del w:id="7228" w:author="tao huang" w:date="2017-09-16T12:16:00Z">
        <w:r w:rsidR="00E073DA" w:rsidRPr="000A110D" w:rsidDel="00D13810">
          <w:rPr>
            <w:rFonts w:cs="Times New Roman"/>
            <w:noProof/>
            <w:color w:val="0D0D0D" w:themeColor="text1" w:themeTint="F2"/>
            <w:sz w:val="22"/>
            <w:rPrChange w:id="7229" w:author="tao huang" w:date="2017-09-17T12:16:00Z">
              <w:rPr>
                <w:rFonts w:cs="Times New Roman"/>
                <w:color w:val="000000" w:themeColor="text1"/>
                <w:szCs w:val="24"/>
              </w:rPr>
            </w:rPrChange>
          </w:rPr>
          <w:delText xml:space="preserve"> and o</w:delText>
        </w:r>
      </w:del>
      <w:ins w:id="7230" w:author="tao huang" w:date="2017-09-16T12:16:00Z">
        <w:r w:rsidR="00D13810" w:rsidRPr="000A110D">
          <w:rPr>
            <w:rFonts w:cs="Times New Roman"/>
            <w:noProof/>
            <w:color w:val="0D0D0D" w:themeColor="text1" w:themeTint="F2"/>
            <w:sz w:val="22"/>
            <w:rPrChange w:id="7231" w:author="tao huang" w:date="2017-09-17T12:16:00Z">
              <w:rPr>
                <w:rFonts w:cs="Times New Roman"/>
                <w:color w:val="000000" w:themeColor="text1"/>
                <w:sz w:val="22"/>
              </w:rPr>
            </w:rPrChange>
          </w:rPr>
          <w:t>O</w:t>
        </w:r>
      </w:ins>
      <w:r w:rsidR="00E073DA" w:rsidRPr="000A110D">
        <w:rPr>
          <w:rFonts w:cs="Times New Roman"/>
          <w:noProof/>
          <w:color w:val="0D0D0D" w:themeColor="text1" w:themeTint="F2"/>
          <w:sz w:val="22"/>
          <w:rPrChange w:id="7232" w:author="tao huang" w:date="2017-09-17T12:16:00Z">
            <w:rPr>
              <w:rFonts w:cs="Times New Roman"/>
              <w:color w:val="000000" w:themeColor="text1"/>
              <w:szCs w:val="24"/>
            </w:rPr>
          </w:rPrChange>
        </w:rPr>
        <w:t>therwise</w:t>
      </w:r>
      <w:ins w:id="7233" w:author="tao huang" w:date="2017-09-17T12:16:00Z">
        <w:r w:rsidR="000A110D">
          <w:rPr>
            <w:rFonts w:cs="Times New Roman"/>
            <w:noProof/>
            <w:color w:val="0D0D0D" w:themeColor="text1" w:themeTint="F2"/>
            <w:sz w:val="22"/>
          </w:rPr>
          <w:t>,</w:t>
        </w:r>
      </w:ins>
      <w:r w:rsidR="00E073DA" w:rsidRPr="00A60A57">
        <w:rPr>
          <w:rFonts w:cs="Times New Roman"/>
          <w:color w:val="0D0D0D" w:themeColor="text1" w:themeTint="F2"/>
          <w:sz w:val="22"/>
          <w:rPrChange w:id="7234" w:author="tao huang" w:date="2017-09-17T12:05:00Z">
            <w:rPr>
              <w:rFonts w:cs="Times New Roman"/>
              <w:color w:val="000000" w:themeColor="text1"/>
              <w:szCs w:val="24"/>
            </w:rPr>
          </w:rPrChange>
        </w:rPr>
        <w:t xml:space="preserve"> </w:t>
      </w:r>
      <w:ins w:id="7235" w:author="tao huang" w:date="2017-09-16T12:16:00Z">
        <w:r w:rsidR="00D13810" w:rsidRPr="00A60A57">
          <w:rPr>
            <w:rFonts w:cs="Times New Roman"/>
            <w:color w:val="0D0D0D" w:themeColor="text1" w:themeTint="F2"/>
            <w:sz w:val="22"/>
            <w:rPrChange w:id="7236" w:author="tao huang" w:date="2017-09-17T12:05:00Z">
              <w:rPr>
                <w:rFonts w:cs="Times New Roman"/>
                <w:color w:val="000000" w:themeColor="text1"/>
                <w:sz w:val="22"/>
              </w:rPr>
            </w:rPrChange>
          </w:rPr>
          <w:t xml:space="preserve">we </w:t>
        </w:r>
      </w:ins>
      <w:r w:rsidR="00E073DA" w:rsidRPr="00A60A57">
        <w:rPr>
          <w:rFonts w:cs="Times New Roman"/>
          <w:color w:val="0D0D0D" w:themeColor="text1" w:themeTint="F2"/>
          <w:sz w:val="22"/>
          <w:rPrChange w:id="7237" w:author="tao huang" w:date="2017-09-17T12:05:00Z">
            <w:rPr>
              <w:rFonts w:cs="Times New Roman"/>
              <w:color w:val="000000" w:themeColor="text1"/>
              <w:szCs w:val="24"/>
            </w:rPr>
          </w:rPrChange>
        </w:rPr>
        <w:t xml:space="preserve">keep the forecasts </w:t>
      </w:r>
      <w:del w:id="7238" w:author="tao huang" w:date="2017-09-16T12:16:00Z">
        <w:r w:rsidR="00E073DA" w:rsidRPr="00A60A57" w:rsidDel="00D13810">
          <w:rPr>
            <w:rFonts w:cs="Times New Roman"/>
            <w:color w:val="0D0D0D" w:themeColor="text1" w:themeTint="F2"/>
            <w:sz w:val="22"/>
            <w:rPrChange w:id="7239" w:author="tao huang" w:date="2017-09-17T12:05:00Z">
              <w:rPr>
                <w:rFonts w:cs="Times New Roman"/>
                <w:color w:val="000000" w:themeColor="text1"/>
                <w:szCs w:val="24"/>
              </w:rPr>
            </w:rPrChange>
          </w:rPr>
          <w:delText xml:space="preserve">of </w:delText>
        </w:r>
      </w:del>
      <w:ins w:id="7240" w:author="tao huang" w:date="2017-09-16T12:16:00Z">
        <w:r w:rsidR="00D13810" w:rsidRPr="00A60A57">
          <w:rPr>
            <w:rFonts w:cs="Times New Roman"/>
            <w:color w:val="0D0D0D" w:themeColor="text1" w:themeTint="F2"/>
            <w:sz w:val="22"/>
            <w:rPrChange w:id="7241" w:author="tao huang" w:date="2017-09-17T12:05:00Z">
              <w:rPr>
                <w:rFonts w:cs="Times New Roman"/>
                <w:color w:val="000000" w:themeColor="text1"/>
                <w:sz w:val="22"/>
              </w:rPr>
            </w:rPrChange>
          </w:rPr>
          <w:t>generated by</w:t>
        </w:r>
        <w:r w:rsidR="00D13810" w:rsidRPr="00A60A57">
          <w:rPr>
            <w:rFonts w:cs="Times New Roman"/>
            <w:color w:val="0D0D0D" w:themeColor="text1" w:themeTint="F2"/>
            <w:sz w:val="22"/>
            <w:rPrChange w:id="7242" w:author="tao huang" w:date="2017-09-17T12:05:00Z">
              <w:rPr>
                <w:rFonts w:cs="Times New Roman"/>
                <w:color w:val="000000" w:themeColor="text1"/>
                <w:szCs w:val="24"/>
              </w:rPr>
            </w:rPrChange>
          </w:rPr>
          <w:t xml:space="preserve"> </w:t>
        </w:r>
      </w:ins>
      <w:r w:rsidR="00E073DA" w:rsidRPr="00A60A57">
        <w:rPr>
          <w:rFonts w:cs="Times New Roman"/>
          <w:color w:val="0D0D0D" w:themeColor="text1" w:themeTint="F2"/>
          <w:sz w:val="22"/>
          <w:rPrChange w:id="7243" w:author="tao huang" w:date="2017-09-17T12:05:00Z">
            <w:rPr>
              <w:rFonts w:cs="Times New Roman"/>
              <w:color w:val="000000" w:themeColor="text1"/>
              <w:szCs w:val="24"/>
            </w:rPr>
          </w:rPrChange>
        </w:rPr>
        <w:t>the ADL-</w:t>
      </w:r>
      <w:r w:rsidR="00E073DA" w:rsidRPr="000A110D">
        <w:rPr>
          <w:rFonts w:cs="Times New Roman"/>
          <w:noProof/>
          <w:color w:val="0D0D0D" w:themeColor="text1" w:themeTint="F2"/>
          <w:sz w:val="22"/>
          <w:rPrChange w:id="7244" w:author="tao huang" w:date="2017-09-17T12:16:00Z">
            <w:rPr>
              <w:rFonts w:cs="Times New Roman"/>
              <w:color w:val="000000" w:themeColor="text1"/>
              <w:szCs w:val="24"/>
            </w:rPr>
          </w:rPrChange>
        </w:rPr>
        <w:t>intra</w:t>
      </w:r>
      <w:r w:rsidR="00E073DA" w:rsidRPr="00A60A57">
        <w:rPr>
          <w:rFonts w:cs="Times New Roman"/>
          <w:color w:val="0D0D0D" w:themeColor="text1" w:themeTint="F2"/>
          <w:sz w:val="22"/>
          <w:rPrChange w:id="7245" w:author="tao huang" w:date="2017-09-17T12:05:00Z">
            <w:rPr>
              <w:rFonts w:cs="Times New Roman"/>
              <w:color w:val="000000" w:themeColor="text1"/>
              <w:szCs w:val="24"/>
            </w:rPr>
          </w:rPrChange>
        </w:rPr>
        <w:t xml:space="preserve"> model as the final forecasts</w:t>
      </w:r>
      <w:r w:rsidR="00537728" w:rsidRPr="00A60A57">
        <w:rPr>
          <w:rFonts w:cs="Times New Roman"/>
          <w:color w:val="0D0D0D" w:themeColor="text1" w:themeTint="F2"/>
          <w:sz w:val="22"/>
          <w:rPrChange w:id="7246" w:author="tao huang" w:date="2017-09-17T12:05:00Z">
            <w:rPr>
              <w:rFonts w:cs="Times New Roman"/>
              <w:color w:val="000000" w:themeColor="text1"/>
              <w:szCs w:val="24"/>
            </w:rPr>
          </w:rPrChange>
        </w:rPr>
        <w:t xml:space="preserve">. </w:t>
      </w:r>
      <w:moveToRangeStart w:id="7247" w:author="tao huang" w:date="2017-09-16T12:17:00Z" w:name="move493327560"/>
      <w:moveTo w:id="7248" w:author="tao huang" w:date="2017-09-16T12:17:00Z">
        <w:r w:rsidR="00323467" w:rsidRPr="00A60A57">
          <w:rPr>
            <w:rFonts w:cs="Times New Roman"/>
            <w:color w:val="0D0D0D" w:themeColor="text1" w:themeTint="F2"/>
            <w:sz w:val="22"/>
            <w:rPrChange w:id="7249" w:author="tao huang" w:date="2017-09-17T12:05:00Z">
              <w:rPr>
                <w:rFonts w:cs="Times New Roman"/>
                <w:color w:val="000000" w:themeColor="text1"/>
                <w:sz w:val="22"/>
              </w:rPr>
            </w:rPrChange>
          </w:rPr>
          <w:t>W</w:t>
        </w:r>
        <w:r w:rsidR="00323467" w:rsidRPr="00A60A57">
          <w:rPr>
            <w:color w:val="0D0D0D" w:themeColor="text1" w:themeTint="F2"/>
            <w:sz w:val="22"/>
            <w:rPrChange w:id="7250" w:author="tao huang" w:date="2017-09-17T12:05:00Z">
              <w:rPr>
                <w:color w:val="000000" w:themeColor="text1"/>
                <w:sz w:val="22"/>
              </w:rPr>
            </w:rPrChange>
          </w:rPr>
          <w:t>e refer the models at this final stage as the ADL-</w:t>
        </w:r>
        <w:r w:rsidR="00323467" w:rsidRPr="000A110D">
          <w:rPr>
            <w:noProof/>
            <w:color w:val="0D0D0D" w:themeColor="text1" w:themeTint="F2"/>
            <w:sz w:val="22"/>
            <w:rPrChange w:id="7251" w:author="tao huang" w:date="2017-09-17T12:16:00Z">
              <w:rPr>
                <w:noProof/>
                <w:color w:val="000000" w:themeColor="text1"/>
                <w:sz w:val="22"/>
              </w:rPr>
            </w:rPrChange>
          </w:rPr>
          <w:t>intra</w:t>
        </w:r>
        <w:r w:rsidR="00323467" w:rsidRPr="00A60A57">
          <w:rPr>
            <w:noProof/>
            <w:color w:val="0D0D0D" w:themeColor="text1" w:themeTint="F2"/>
            <w:sz w:val="22"/>
            <w:rPrChange w:id="7252" w:author="tao huang" w:date="2017-09-17T12:05:00Z">
              <w:rPr>
                <w:noProof/>
                <w:color w:val="000000" w:themeColor="text1"/>
                <w:sz w:val="22"/>
              </w:rPr>
            </w:rPrChange>
          </w:rPr>
          <w:t>-EWC model and the ADL-intra-IC model</w:t>
        </w:r>
      </w:moveTo>
      <w:ins w:id="7253" w:author="tao huang" w:date="2017-09-16T12:17:00Z">
        <w:r w:rsidR="00323467" w:rsidRPr="00A60A57">
          <w:rPr>
            <w:noProof/>
            <w:color w:val="0D0D0D" w:themeColor="text1" w:themeTint="F2"/>
            <w:sz w:val="22"/>
            <w:rPrChange w:id="7254" w:author="tao huang" w:date="2017-09-17T12:05:00Z">
              <w:rPr>
                <w:noProof/>
                <w:color w:val="000000" w:themeColor="text1"/>
                <w:sz w:val="22"/>
              </w:rPr>
            </w:rPrChange>
          </w:rPr>
          <w:t xml:space="preserve"> respectively</w:t>
        </w:r>
      </w:ins>
      <w:moveTo w:id="7255" w:author="tao huang" w:date="2017-09-16T12:17:00Z">
        <w:r w:rsidR="00323467" w:rsidRPr="00A60A57">
          <w:rPr>
            <w:color w:val="0D0D0D" w:themeColor="text1" w:themeTint="F2"/>
            <w:sz w:val="22"/>
            <w:rPrChange w:id="7256" w:author="tao huang" w:date="2017-09-17T12:05:00Z">
              <w:rPr>
                <w:color w:val="000000" w:themeColor="text1"/>
                <w:sz w:val="22"/>
              </w:rPr>
            </w:rPrChange>
          </w:rPr>
          <w:t xml:space="preserve">. </w:t>
        </w:r>
      </w:moveTo>
      <w:ins w:id="7257" w:author="tao huang" w:date="2017-09-16T16:26:00Z">
        <w:r w:rsidR="00EE7E4D" w:rsidRPr="00A60A57">
          <w:rPr>
            <w:color w:val="0D0D0D" w:themeColor="text1" w:themeTint="F2"/>
            <w:sz w:val="22"/>
            <w:rPrChange w:id="7258" w:author="tao huang" w:date="2017-09-17T12:05:00Z">
              <w:rPr>
                <w:color w:val="385623" w:themeColor="accent6" w:themeShade="80"/>
                <w:sz w:val="22"/>
              </w:rPr>
            </w:rPrChange>
          </w:rPr>
          <w:t>The ADL-</w:t>
        </w:r>
        <w:r w:rsidR="00EE7E4D" w:rsidRPr="000A110D">
          <w:rPr>
            <w:noProof/>
            <w:color w:val="0D0D0D" w:themeColor="text1" w:themeTint="F2"/>
            <w:sz w:val="22"/>
            <w:rPrChange w:id="7259" w:author="tao huang" w:date="2017-09-17T12:16:00Z">
              <w:rPr>
                <w:noProof/>
                <w:color w:val="385623" w:themeColor="accent6" w:themeShade="80"/>
                <w:sz w:val="22"/>
              </w:rPr>
            </w:rPrChange>
          </w:rPr>
          <w:t>intra</w:t>
        </w:r>
        <w:r w:rsidR="00EE7E4D" w:rsidRPr="00A60A57">
          <w:rPr>
            <w:noProof/>
            <w:color w:val="0D0D0D" w:themeColor="text1" w:themeTint="F2"/>
            <w:sz w:val="22"/>
            <w:rPrChange w:id="7260" w:author="tao huang" w:date="2017-09-17T12:05:00Z">
              <w:rPr>
                <w:noProof/>
                <w:color w:val="385623" w:themeColor="accent6" w:themeShade="80"/>
                <w:sz w:val="22"/>
              </w:rPr>
            </w:rPrChange>
          </w:rPr>
          <w:t xml:space="preserve">-EWC model and the ADL-intra-IC model may </w:t>
        </w:r>
      </w:ins>
      <w:ins w:id="7261" w:author="tao huang" w:date="2017-09-16T16:27:00Z">
        <w:r w:rsidR="00EE7E4D" w:rsidRPr="00A60A57">
          <w:rPr>
            <w:noProof/>
            <w:color w:val="0D0D0D" w:themeColor="text1" w:themeTint="F2"/>
            <w:sz w:val="22"/>
            <w:rPrChange w:id="7262" w:author="tao huang" w:date="2017-09-17T12:05:00Z">
              <w:rPr>
                <w:noProof/>
                <w:color w:val="385623" w:themeColor="accent6" w:themeShade="80"/>
                <w:sz w:val="22"/>
              </w:rPr>
            </w:rPrChange>
          </w:rPr>
          <w:t xml:space="preserve">generate more accurate forecasts by taking into </w:t>
        </w:r>
        <w:r w:rsidR="00EE7E4D" w:rsidRPr="000A110D">
          <w:rPr>
            <w:noProof/>
            <w:color w:val="0D0D0D" w:themeColor="text1" w:themeTint="F2"/>
            <w:sz w:val="22"/>
            <w:rPrChange w:id="7263" w:author="tao huang" w:date="2017-09-17T12:16:00Z">
              <w:rPr>
                <w:noProof/>
                <w:color w:val="385623" w:themeColor="accent6" w:themeShade="80"/>
                <w:sz w:val="22"/>
              </w:rPr>
            </w:rPrChange>
          </w:rPr>
          <w:t>acount</w:t>
        </w:r>
        <w:r w:rsidR="00EE7E4D" w:rsidRPr="00A60A57">
          <w:rPr>
            <w:noProof/>
            <w:color w:val="0D0D0D" w:themeColor="text1" w:themeTint="F2"/>
            <w:sz w:val="22"/>
            <w:rPrChange w:id="7264" w:author="tao huang" w:date="2017-09-17T12:05:00Z">
              <w:rPr>
                <w:noProof/>
                <w:color w:val="385623" w:themeColor="accent6" w:themeShade="80"/>
                <w:sz w:val="22"/>
              </w:rPr>
            </w:rPrChange>
          </w:rPr>
          <w:t xml:space="preserve"> the problem of </w:t>
        </w:r>
        <w:r w:rsidR="00EE7E4D" w:rsidRPr="000A110D">
          <w:rPr>
            <w:noProof/>
            <w:color w:val="0D0D0D" w:themeColor="text1" w:themeTint="F2"/>
            <w:sz w:val="22"/>
            <w:rPrChange w:id="7265" w:author="tao huang" w:date="2017-09-17T12:16:00Z">
              <w:rPr>
                <w:noProof/>
                <w:color w:val="385623" w:themeColor="accent6" w:themeShade="80"/>
                <w:sz w:val="22"/>
              </w:rPr>
            </w:rPrChange>
          </w:rPr>
          <w:t>structrual</w:t>
        </w:r>
        <w:r w:rsidR="00EE7E4D" w:rsidRPr="00A60A57">
          <w:rPr>
            <w:noProof/>
            <w:color w:val="0D0D0D" w:themeColor="text1" w:themeTint="F2"/>
            <w:sz w:val="22"/>
            <w:rPrChange w:id="7266" w:author="tao huang" w:date="2017-09-17T12:05:00Z">
              <w:rPr>
                <w:noProof/>
                <w:color w:val="385623" w:themeColor="accent6" w:themeShade="80"/>
                <w:sz w:val="22"/>
              </w:rPr>
            </w:rPrChange>
          </w:rPr>
          <w:t xml:space="preserve"> break.</w:t>
        </w:r>
        <w:r w:rsidR="00FE0F8C" w:rsidRPr="00A60A57">
          <w:rPr>
            <w:noProof/>
            <w:color w:val="0D0D0D" w:themeColor="text1" w:themeTint="F2"/>
            <w:sz w:val="22"/>
            <w:rPrChange w:id="7267" w:author="tao huang" w:date="2017-09-17T12:05:00Z">
              <w:rPr>
                <w:noProof/>
                <w:color w:val="385623" w:themeColor="accent6" w:themeShade="80"/>
                <w:sz w:val="22"/>
              </w:rPr>
            </w:rPrChange>
          </w:rPr>
          <w:t xml:space="preserve"> </w:t>
        </w:r>
      </w:ins>
      <w:moveTo w:id="7268" w:author="tao huang" w:date="2017-09-16T12:17:00Z">
        <w:r w:rsidR="00323467" w:rsidRPr="00A60A57">
          <w:rPr>
            <w:color w:val="0D0D0D" w:themeColor="text1" w:themeTint="F2"/>
            <w:sz w:val="22"/>
            <w:rPrChange w:id="7269" w:author="tao huang" w:date="2017-09-17T12:05:00Z">
              <w:rPr>
                <w:color w:val="000000" w:themeColor="text1"/>
                <w:sz w:val="22"/>
              </w:rPr>
            </w:rPrChange>
          </w:rPr>
          <w:t xml:space="preserve">Figure </w:t>
        </w:r>
        <w:del w:id="7270" w:author="tao huang" w:date="2017-09-17T11:50:00Z">
          <w:r w:rsidR="00323467" w:rsidRPr="00A60A57" w:rsidDel="00E834F1">
            <w:rPr>
              <w:color w:val="0D0D0D" w:themeColor="text1" w:themeTint="F2"/>
              <w:sz w:val="22"/>
              <w:rPrChange w:id="7271" w:author="tao huang" w:date="2017-09-17T12:05:00Z">
                <w:rPr>
                  <w:color w:val="000000" w:themeColor="text1"/>
                  <w:sz w:val="22"/>
                </w:rPr>
              </w:rPrChange>
            </w:rPr>
            <w:delText>7</w:delText>
          </w:r>
        </w:del>
      </w:moveTo>
      <w:ins w:id="7272" w:author="tao huang" w:date="2017-09-17T11:50:00Z">
        <w:r w:rsidR="00E834F1" w:rsidRPr="00A60A57">
          <w:rPr>
            <w:color w:val="0D0D0D" w:themeColor="text1" w:themeTint="F2"/>
            <w:sz w:val="22"/>
            <w:rPrChange w:id="7273" w:author="tao huang" w:date="2017-09-17T12:05:00Z">
              <w:rPr>
                <w:color w:val="385623" w:themeColor="accent6" w:themeShade="80"/>
                <w:sz w:val="22"/>
              </w:rPr>
            </w:rPrChange>
          </w:rPr>
          <w:t>2</w:t>
        </w:r>
      </w:ins>
      <w:moveTo w:id="7274" w:author="tao huang" w:date="2017-09-16T12:17:00Z">
        <w:r w:rsidR="00323467" w:rsidRPr="00A60A57">
          <w:rPr>
            <w:color w:val="0D0D0D" w:themeColor="text1" w:themeTint="F2"/>
            <w:sz w:val="22"/>
            <w:rPrChange w:id="7275" w:author="tao huang" w:date="2017-09-17T12:05:00Z">
              <w:rPr>
                <w:color w:val="000000" w:themeColor="text1"/>
                <w:sz w:val="22"/>
              </w:rPr>
            </w:rPrChange>
          </w:rPr>
          <w:t xml:space="preserve"> </w:t>
        </w:r>
      </w:moveTo>
      <w:ins w:id="7276" w:author="tao huang" w:date="2017-09-16T12:17:00Z">
        <w:r w:rsidR="00323467" w:rsidRPr="00A60A57">
          <w:rPr>
            <w:color w:val="0D0D0D" w:themeColor="text1" w:themeTint="F2"/>
            <w:sz w:val="22"/>
            <w:rPrChange w:id="7277" w:author="tao huang" w:date="2017-09-17T12:05:00Z">
              <w:rPr>
                <w:color w:val="000000" w:themeColor="text1"/>
                <w:sz w:val="22"/>
              </w:rPr>
            </w:rPrChange>
          </w:rPr>
          <w:t xml:space="preserve">provides a guide to </w:t>
        </w:r>
        <w:r w:rsidR="00323467" w:rsidRPr="000A110D">
          <w:rPr>
            <w:noProof/>
            <w:color w:val="0D0D0D" w:themeColor="text1" w:themeTint="F2"/>
            <w:sz w:val="22"/>
            <w:rPrChange w:id="7278" w:author="tao huang" w:date="2017-09-17T12:16:00Z">
              <w:rPr>
                <w:color w:val="000000" w:themeColor="text1"/>
                <w:sz w:val="22"/>
              </w:rPr>
            </w:rPrChange>
          </w:rPr>
          <w:t>implement</w:t>
        </w:r>
      </w:ins>
      <w:ins w:id="7279" w:author="tao huang" w:date="2017-09-17T12:16:00Z">
        <w:r w:rsidR="000A110D">
          <w:rPr>
            <w:noProof/>
            <w:color w:val="0D0D0D" w:themeColor="text1" w:themeTint="F2"/>
            <w:sz w:val="22"/>
          </w:rPr>
          <w:t>ing</w:t>
        </w:r>
      </w:ins>
      <w:ins w:id="7280" w:author="tao huang" w:date="2017-09-16T12:17:00Z">
        <w:r w:rsidR="00323467" w:rsidRPr="00A60A57">
          <w:rPr>
            <w:color w:val="0D0D0D" w:themeColor="text1" w:themeTint="F2"/>
            <w:sz w:val="22"/>
            <w:rPrChange w:id="7281" w:author="tao huang" w:date="2017-09-17T12:05:00Z">
              <w:rPr>
                <w:color w:val="000000" w:themeColor="text1"/>
                <w:sz w:val="22"/>
              </w:rPr>
            </w:rPrChange>
          </w:rPr>
          <w:t xml:space="preserve"> </w:t>
        </w:r>
      </w:ins>
      <w:moveTo w:id="7282" w:author="tao huang" w:date="2017-09-16T12:17:00Z">
        <w:del w:id="7283" w:author="tao huang" w:date="2017-09-16T12:17:00Z">
          <w:r w:rsidR="00323467" w:rsidRPr="00A60A57" w:rsidDel="00323467">
            <w:rPr>
              <w:color w:val="0D0D0D" w:themeColor="text1" w:themeTint="F2"/>
              <w:sz w:val="22"/>
              <w:rPrChange w:id="7284" w:author="tao huang" w:date="2017-09-17T12:05:00Z">
                <w:rPr>
                  <w:color w:val="000000" w:themeColor="text1"/>
                  <w:sz w:val="22"/>
                </w:rPr>
              </w:rPrChange>
            </w:rPr>
            <w:delText xml:space="preserve">illustrates the steps </w:delText>
          </w:r>
        </w:del>
      </w:moveTo>
      <w:ins w:id="7285" w:author="tao huang" w:date="2017-09-16T12:17:00Z">
        <w:r w:rsidR="00323467" w:rsidRPr="00A60A57">
          <w:rPr>
            <w:color w:val="0D0D0D" w:themeColor="text1" w:themeTint="F2"/>
            <w:sz w:val="22"/>
            <w:rPrChange w:id="7286" w:author="tao huang" w:date="2017-09-17T12:05:00Z">
              <w:rPr>
                <w:color w:val="000000" w:themeColor="text1"/>
                <w:sz w:val="22"/>
              </w:rPr>
            </w:rPrChange>
          </w:rPr>
          <w:t>the ADL-</w:t>
        </w:r>
        <w:r w:rsidR="00323467" w:rsidRPr="000A110D">
          <w:rPr>
            <w:noProof/>
            <w:color w:val="0D0D0D" w:themeColor="text1" w:themeTint="F2"/>
            <w:sz w:val="22"/>
            <w:rPrChange w:id="7287" w:author="tao huang" w:date="2017-09-17T12:16:00Z">
              <w:rPr>
                <w:noProof/>
                <w:color w:val="000000" w:themeColor="text1"/>
                <w:sz w:val="22"/>
              </w:rPr>
            </w:rPrChange>
          </w:rPr>
          <w:t>intra</w:t>
        </w:r>
        <w:r w:rsidR="00323467" w:rsidRPr="00A60A57">
          <w:rPr>
            <w:noProof/>
            <w:color w:val="0D0D0D" w:themeColor="text1" w:themeTint="F2"/>
            <w:sz w:val="22"/>
            <w:rPrChange w:id="7288" w:author="tao huang" w:date="2017-09-17T12:05:00Z">
              <w:rPr>
                <w:noProof/>
                <w:color w:val="000000" w:themeColor="text1"/>
                <w:sz w:val="22"/>
              </w:rPr>
            </w:rPrChange>
          </w:rPr>
          <w:t>-EWC model and the ADL-intra-IC model.</w:t>
        </w:r>
      </w:ins>
      <w:moveTo w:id="7289" w:author="tao huang" w:date="2017-09-16T12:17:00Z">
        <w:del w:id="7290" w:author="tao huang" w:date="2017-09-16T12:17:00Z">
          <w:r w:rsidR="00323467" w:rsidRPr="00A60A57" w:rsidDel="00323467">
            <w:rPr>
              <w:color w:val="0D0D0D" w:themeColor="text1" w:themeTint="F2"/>
              <w:sz w:val="22"/>
              <w:rPrChange w:id="7291" w:author="tao huang" w:date="2017-09-17T12:05:00Z">
                <w:rPr>
                  <w:color w:val="000000" w:themeColor="text1"/>
                  <w:sz w:val="22"/>
                </w:rPr>
              </w:rPrChange>
            </w:rPr>
            <w:delText>for the two methods.</w:delText>
          </w:r>
        </w:del>
      </w:moveTo>
      <w:moveToRangeEnd w:id="7247"/>
    </w:p>
    <w:p w14:paraId="0DC28A51" w14:textId="77777777" w:rsidR="000F7AD9" w:rsidRPr="00A60A57" w:rsidRDefault="000F7AD9">
      <w:pPr>
        <w:spacing w:after="0" w:line="360" w:lineRule="auto"/>
        <w:rPr>
          <w:ins w:id="7292" w:author="tao huang" w:date="2017-09-16T12:18:00Z"/>
          <w:rFonts w:cs="Times New Roman"/>
          <w:color w:val="0D0D0D" w:themeColor="text1" w:themeTint="F2"/>
          <w:sz w:val="22"/>
          <w:rPrChange w:id="7293" w:author="tao huang" w:date="2017-09-17T12:05:00Z">
            <w:rPr>
              <w:ins w:id="7294" w:author="tao huang" w:date="2017-09-16T12:18:00Z"/>
              <w:rFonts w:cs="Times New Roman"/>
              <w:color w:val="000000" w:themeColor="text1"/>
              <w:sz w:val="22"/>
            </w:rPr>
          </w:rPrChange>
        </w:rPr>
      </w:pPr>
    </w:p>
    <w:p w14:paraId="196C7723" w14:textId="168C0764" w:rsidR="00A67BFF" w:rsidRPr="00A60A57" w:rsidRDefault="000F7AD9">
      <w:pPr>
        <w:spacing w:after="0" w:line="360" w:lineRule="auto"/>
        <w:rPr>
          <w:ins w:id="7295" w:author="tao huang" w:date="2017-09-17T12:02:00Z"/>
          <w:rFonts w:cs="Times New Roman"/>
          <w:color w:val="0D0D0D" w:themeColor="text1" w:themeTint="F2"/>
          <w:sz w:val="22"/>
          <w:rPrChange w:id="7296" w:author="tao huang" w:date="2017-09-17T12:05:00Z">
            <w:rPr>
              <w:ins w:id="7297" w:author="tao huang" w:date="2017-09-17T12:02:00Z"/>
              <w:rFonts w:cs="Times New Roman"/>
              <w:color w:val="385623" w:themeColor="accent6" w:themeShade="80"/>
              <w:sz w:val="22"/>
            </w:rPr>
          </w:rPrChange>
        </w:rPr>
      </w:pPr>
      <w:moveToRangeStart w:id="7298" w:author="tao huang" w:date="2017-09-16T12:18:00Z" w:name="move493327609"/>
      <w:moveTo w:id="7299" w:author="tao huang" w:date="2017-09-16T12:18:00Z">
        <w:r w:rsidRPr="00A60A57">
          <w:rPr>
            <w:rFonts w:cs="Times New Roman"/>
            <w:color w:val="0D0D0D" w:themeColor="text1" w:themeTint="F2"/>
            <w:sz w:val="22"/>
            <w:rPrChange w:id="7300" w:author="tao huang" w:date="2017-09-17T12:05:00Z">
              <w:rPr>
                <w:rFonts w:cs="Times New Roman"/>
                <w:color w:val="000000" w:themeColor="text1"/>
                <w:sz w:val="22"/>
              </w:rPr>
            </w:rPrChange>
          </w:rPr>
          <w:lastRenderedPageBreak/>
          <w:t xml:space="preserve">Compared to Huang et al. (2014) where the </w:t>
        </w:r>
      </w:moveTo>
      <w:ins w:id="7301" w:author="tao huang" w:date="2017-09-16T12:18:00Z">
        <w:r w:rsidR="008D4ED3" w:rsidRPr="00A60A57">
          <w:rPr>
            <w:rFonts w:cs="Times New Roman"/>
            <w:color w:val="0D0D0D" w:themeColor="text1" w:themeTint="F2"/>
            <w:sz w:val="22"/>
            <w:rPrChange w:id="7302" w:author="tao huang" w:date="2017-09-17T12:05:00Z">
              <w:rPr>
                <w:rFonts w:cs="Times New Roman"/>
                <w:color w:val="000000" w:themeColor="text1"/>
                <w:sz w:val="22"/>
              </w:rPr>
            </w:rPrChange>
          </w:rPr>
          <w:t>g</w:t>
        </w:r>
      </w:ins>
      <w:moveTo w:id="7303" w:author="tao huang" w:date="2017-09-16T12:18:00Z">
        <w:del w:id="7304" w:author="tao huang" w:date="2017-09-16T12:18:00Z">
          <w:r w:rsidRPr="00A60A57" w:rsidDel="008D4ED3">
            <w:rPr>
              <w:rFonts w:cs="Times New Roman"/>
              <w:color w:val="0D0D0D" w:themeColor="text1" w:themeTint="F2"/>
              <w:sz w:val="22"/>
              <w:rPrChange w:id="7305" w:author="tao huang" w:date="2017-09-17T12:05:00Z">
                <w:rPr>
                  <w:rFonts w:cs="Times New Roman"/>
                  <w:color w:val="000000" w:themeColor="text1"/>
                  <w:sz w:val="22"/>
                </w:rPr>
              </w:rPrChange>
            </w:rPr>
            <w:delText>g</w:delText>
          </w:r>
        </w:del>
        <w:r w:rsidRPr="00A60A57">
          <w:rPr>
            <w:rFonts w:cs="Times New Roman"/>
            <w:color w:val="0D0D0D" w:themeColor="text1" w:themeTint="F2"/>
            <w:sz w:val="22"/>
            <w:rPrChange w:id="7306" w:author="tao huang" w:date="2017-09-17T12:05:00Z">
              <w:rPr>
                <w:rFonts w:cs="Times New Roman"/>
                <w:color w:val="000000" w:themeColor="text1"/>
                <w:sz w:val="22"/>
              </w:rPr>
            </w:rPrChange>
          </w:rPr>
          <w:t>eneral</w:t>
        </w:r>
      </w:moveTo>
      <w:ins w:id="7307" w:author="tao huang" w:date="2017-09-16T12:18:00Z">
        <w:r w:rsidR="008D4ED3" w:rsidRPr="00A60A57">
          <w:rPr>
            <w:rFonts w:cs="Times New Roman"/>
            <w:color w:val="0D0D0D" w:themeColor="text1" w:themeTint="F2"/>
            <w:sz w:val="22"/>
            <w:rPrChange w:id="7308" w:author="tao huang" w:date="2017-09-17T12:05:00Z">
              <w:rPr>
                <w:rFonts w:cs="Times New Roman"/>
                <w:color w:val="000000" w:themeColor="text1"/>
                <w:sz w:val="22"/>
              </w:rPr>
            </w:rPrChange>
          </w:rPr>
          <w:t xml:space="preserve"> ADL</w:t>
        </w:r>
      </w:ins>
      <w:moveTo w:id="7309" w:author="tao huang" w:date="2017-09-16T12:18:00Z">
        <w:del w:id="7310" w:author="tao huang" w:date="2017-09-16T12:18:00Z">
          <w:r w:rsidRPr="00A60A57" w:rsidDel="008D4ED3">
            <w:rPr>
              <w:rFonts w:cs="Times New Roman"/>
              <w:color w:val="0D0D0D" w:themeColor="text1" w:themeTint="F2"/>
              <w:sz w:val="22"/>
              <w:rPrChange w:id="7311" w:author="tao huang" w:date="2017-09-17T12:05:00Z">
                <w:rPr>
                  <w:rFonts w:cs="Times New Roman"/>
                  <w:color w:val="000000" w:themeColor="text1"/>
                  <w:sz w:val="22"/>
                </w:rPr>
              </w:rPrChange>
            </w:rPr>
            <w:delText>-to-specific</w:delText>
          </w:r>
        </w:del>
        <w:r w:rsidRPr="00A60A57">
          <w:rPr>
            <w:rFonts w:cs="Times New Roman"/>
            <w:color w:val="0D0D0D" w:themeColor="text1" w:themeTint="F2"/>
            <w:sz w:val="22"/>
            <w:rPrChange w:id="7312" w:author="tao huang" w:date="2017-09-17T12:05:00Z">
              <w:rPr>
                <w:rFonts w:cs="Times New Roman"/>
                <w:color w:val="000000" w:themeColor="text1"/>
                <w:sz w:val="22"/>
              </w:rPr>
            </w:rPrChange>
          </w:rPr>
          <w:t xml:space="preserve"> models were </w:t>
        </w:r>
        <w:del w:id="7313" w:author="tao huang" w:date="2017-09-16T12:18:00Z">
          <w:r w:rsidRPr="00A60A57" w:rsidDel="008D4ED3">
            <w:rPr>
              <w:rFonts w:cs="Times New Roman"/>
              <w:color w:val="0D0D0D" w:themeColor="text1" w:themeTint="F2"/>
              <w:sz w:val="22"/>
              <w:rPrChange w:id="7314" w:author="tao huang" w:date="2017-09-17T12:05:00Z">
                <w:rPr>
                  <w:rFonts w:cs="Times New Roman"/>
                  <w:color w:val="000000" w:themeColor="text1"/>
                  <w:sz w:val="22"/>
                </w:rPr>
              </w:rPrChange>
            </w:rPr>
            <w:delText>specified</w:delText>
          </w:r>
        </w:del>
      </w:moveTo>
      <w:ins w:id="7315" w:author="tao huang" w:date="2017-09-16T12:18:00Z">
        <w:r w:rsidR="008D4ED3" w:rsidRPr="00A60A57">
          <w:rPr>
            <w:rFonts w:cs="Times New Roman"/>
            <w:color w:val="0D0D0D" w:themeColor="text1" w:themeTint="F2"/>
            <w:sz w:val="22"/>
            <w:rPrChange w:id="7316" w:author="tao huang" w:date="2017-09-17T12:05:00Z">
              <w:rPr>
                <w:rFonts w:cs="Times New Roman"/>
                <w:color w:val="000000" w:themeColor="text1"/>
                <w:sz w:val="22"/>
              </w:rPr>
            </w:rPrChange>
          </w:rPr>
          <w:t>simplified</w:t>
        </w:r>
      </w:ins>
      <w:moveTo w:id="7317" w:author="tao huang" w:date="2017-09-16T12:18:00Z">
        <w:r w:rsidRPr="00A60A57">
          <w:rPr>
            <w:rFonts w:cs="Times New Roman"/>
            <w:color w:val="0D0D0D" w:themeColor="text1" w:themeTint="F2"/>
            <w:sz w:val="22"/>
            <w:rPrChange w:id="7318" w:author="tao huang" w:date="2017-09-17T12:05:00Z">
              <w:rPr>
                <w:rFonts w:cs="Times New Roman"/>
                <w:color w:val="000000" w:themeColor="text1"/>
                <w:sz w:val="22"/>
              </w:rPr>
            </w:rPrChange>
          </w:rPr>
          <w:t xml:space="preserve"> manually</w:t>
        </w:r>
      </w:moveTo>
      <w:ins w:id="7319" w:author="tao huang" w:date="2017-09-16T12:18:00Z">
        <w:r w:rsidR="008D4ED3" w:rsidRPr="00A60A57">
          <w:rPr>
            <w:rFonts w:cs="Times New Roman"/>
            <w:color w:val="0D0D0D" w:themeColor="text1" w:themeTint="F2"/>
            <w:sz w:val="22"/>
            <w:rPrChange w:id="7320" w:author="tao huang" w:date="2017-09-17T12:05:00Z">
              <w:rPr>
                <w:rFonts w:cs="Times New Roman"/>
                <w:color w:val="000000" w:themeColor="text1"/>
                <w:sz w:val="22"/>
              </w:rPr>
            </w:rPrChange>
          </w:rPr>
          <w:t xml:space="preserve"> based on statistical significance</w:t>
        </w:r>
      </w:ins>
      <w:moveTo w:id="7321" w:author="tao huang" w:date="2017-09-16T12:18:00Z">
        <w:r w:rsidRPr="00A60A57">
          <w:rPr>
            <w:rFonts w:cs="Times New Roman"/>
            <w:color w:val="0D0D0D" w:themeColor="text1" w:themeTint="F2"/>
            <w:sz w:val="22"/>
            <w:rPrChange w:id="7322" w:author="tao huang" w:date="2017-09-17T12:05:00Z">
              <w:rPr>
                <w:rFonts w:cs="Times New Roman"/>
                <w:color w:val="000000" w:themeColor="text1"/>
                <w:sz w:val="22"/>
              </w:rPr>
            </w:rPrChange>
          </w:rPr>
          <w:t xml:space="preserve">, all the models we propose in this study are specified automatically using the LASSO procedure in SAS 9.4. The automation of the statistical forecasting procedure becomes essential as typically grocery retailers have </w:t>
        </w:r>
        <w:del w:id="7323" w:author="tao huang" w:date="2017-09-16T12:19:00Z">
          <w:r w:rsidRPr="00A60A57" w:rsidDel="008D4ED3">
            <w:rPr>
              <w:rFonts w:cs="Times New Roman"/>
              <w:color w:val="0D0D0D" w:themeColor="text1" w:themeTint="F2"/>
              <w:sz w:val="22"/>
              <w:rPrChange w:id="7324" w:author="tao huang" w:date="2017-09-17T12:05:00Z">
                <w:rPr>
                  <w:rFonts w:cs="Times New Roman"/>
                  <w:color w:val="000000" w:themeColor="text1"/>
                  <w:sz w:val="22"/>
                </w:rPr>
              </w:rPrChange>
            </w:rPr>
            <w:delText>more than 30,000</w:delText>
          </w:r>
        </w:del>
      </w:moveTo>
      <w:ins w:id="7325" w:author="tao huang" w:date="2017-09-16T12:19:00Z">
        <w:r w:rsidR="008D4ED3" w:rsidRPr="00A60A57">
          <w:rPr>
            <w:rFonts w:cs="Times New Roman"/>
            <w:color w:val="0D0D0D" w:themeColor="text1" w:themeTint="F2"/>
            <w:sz w:val="22"/>
            <w:rPrChange w:id="7326" w:author="tao huang" w:date="2017-09-17T12:05:00Z">
              <w:rPr>
                <w:rFonts w:cs="Times New Roman"/>
                <w:color w:val="000000" w:themeColor="text1"/>
                <w:sz w:val="22"/>
              </w:rPr>
            </w:rPrChange>
          </w:rPr>
          <w:t>tremendous amount of</w:t>
        </w:r>
      </w:ins>
      <w:moveTo w:id="7327" w:author="tao huang" w:date="2017-09-16T12:18:00Z">
        <w:r w:rsidRPr="00A60A57">
          <w:rPr>
            <w:rFonts w:cs="Times New Roman"/>
            <w:color w:val="0D0D0D" w:themeColor="text1" w:themeTint="F2"/>
            <w:sz w:val="22"/>
            <w:rPrChange w:id="7328" w:author="tao huang" w:date="2017-09-17T12:05:00Z">
              <w:rPr>
                <w:rFonts w:cs="Times New Roman"/>
                <w:color w:val="000000" w:themeColor="text1"/>
                <w:sz w:val="22"/>
              </w:rPr>
            </w:rPrChange>
          </w:rPr>
          <w:t xml:space="preserve"> SKUs </w:t>
        </w:r>
      </w:moveTo>
      <w:r w:rsidR="00A67BFF" w:rsidRPr="00A60A57">
        <w:rPr>
          <w:rFonts w:cs="Times New Roman"/>
          <w:color w:val="0D0D0D" w:themeColor="text1" w:themeTint="F2"/>
          <w:sz w:val="22"/>
          <w:rPrChange w:id="7329" w:author="tao huang" w:date="2017-09-17T12:05:00Z">
            <w:rPr>
              <w:rFonts w:cs="Times New Roman"/>
              <w:color w:val="385623" w:themeColor="accent6" w:themeShade="80"/>
              <w:sz w:val="22"/>
            </w:rPr>
          </w:rPrChange>
        </w:rPr>
        <w:fldChar w:fldCharType="begin"/>
      </w:r>
      <w:r w:rsidR="00F75C33">
        <w:rPr>
          <w:rFonts w:cs="Times New Roman"/>
          <w:color w:val="0D0D0D" w:themeColor="text1" w:themeTint="F2"/>
          <w:sz w:val="22"/>
        </w:rPr>
        <w:instrText xml:space="preserve"> ADDIN EN.CITE &lt;EndNote&gt;&lt;Cite&gt;&lt;Author&gt;Cooper&lt;/Author&gt;&lt;Year&gt;1999&lt;/Year&gt;&lt;RecNum&gt;662&lt;/RecNum&gt;&lt;DisplayText&gt;(L. G. Cooper et al., 1999)&lt;/DisplayText&gt;&lt;record&gt;&lt;rec-number&gt;662&lt;/rec-number&gt;&lt;foreign-keys&gt;&lt;key app="EN" db-id="fwzpfdt205x9v6eprsvv25dpxftedxv0z0a9" timestamp="0"&gt;662&lt;/key&gt;&lt;/foreign-keys&gt;&lt;ref-type name="Journal Article"&gt;17&lt;/ref-type&gt;&lt;contributors&gt;&lt;authors&gt;&lt;author&gt;Lee G. Cooper&lt;/author&gt;&lt;author&gt;Penny Baron&lt;/author&gt;&lt;author&gt;Wayne Levy&lt;/author&gt;&lt;author&gt;Michael Swisher&lt;/author&gt;&lt;author&gt;Paris Gogos&lt;/author&gt;&lt;/authors&gt;&lt;/contributors&gt;&lt;titles&gt;&lt;title&gt;Promocast&amp;quot;: a New Forecasting Method for Promotion Planning&lt;/title&gt;&lt;secondary-title&gt;Marketing Science&lt;/secondary-title&gt;&lt;/titles&gt;&lt;periodical&gt;&lt;full-title&gt;Marketing Science&lt;/full-title&gt;&lt;/periodical&gt;&lt;pages&gt;301-316&lt;/pages&gt;&lt;volume&gt;18&lt;/volume&gt;&lt;number&gt;3&lt;/number&gt;&lt;dates&gt;&lt;year&gt;1999&lt;/year&gt;&lt;/dates&gt;&lt;publisher&gt;INFORMS&lt;/publisher&gt;&lt;isbn&gt;1526-548X&lt;/isbn&gt;&lt;urls&gt;&lt;/urls&gt;&lt;custom1&gt;768413&lt;/custom1&gt;&lt;electronic-resource-num&gt;http://dx.doi.org/10.1287/mksc.18.3.301&lt;/electronic-resource-num&gt;&lt;/record&gt;&lt;/Cite&gt;&lt;/EndNote&gt;</w:instrText>
      </w:r>
      <w:r w:rsidR="00A67BFF" w:rsidRPr="00A60A57">
        <w:rPr>
          <w:rFonts w:cs="Times New Roman"/>
          <w:color w:val="0D0D0D" w:themeColor="text1" w:themeTint="F2"/>
          <w:sz w:val="22"/>
          <w:rPrChange w:id="7330" w:author="tao huang" w:date="2017-09-17T12:05:00Z">
            <w:rPr>
              <w:rFonts w:cs="Times New Roman"/>
              <w:color w:val="385623" w:themeColor="accent6" w:themeShade="80"/>
              <w:sz w:val="22"/>
            </w:rPr>
          </w:rPrChange>
        </w:rPr>
        <w:fldChar w:fldCharType="separate"/>
      </w:r>
      <w:r w:rsidR="00F75C33">
        <w:rPr>
          <w:rFonts w:cs="Times New Roman"/>
          <w:noProof/>
          <w:color w:val="0D0D0D" w:themeColor="text1" w:themeTint="F2"/>
          <w:sz w:val="22"/>
        </w:rPr>
        <w:t>(</w:t>
      </w:r>
      <w:r w:rsidR="00F75C33">
        <w:rPr>
          <w:rFonts w:cs="Times New Roman"/>
          <w:noProof/>
          <w:color w:val="0D0D0D" w:themeColor="text1" w:themeTint="F2"/>
          <w:sz w:val="22"/>
        </w:rPr>
        <w:fldChar w:fldCharType="begin"/>
      </w:r>
      <w:r w:rsidR="00F75C33">
        <w:rPr>
          <w:rFonts w:cs="Times New Roman"/>
          <w:noProof/>
          <w:color w:val="0D0D0D" w:themeColor="text1" w:themeTint="F2"/>
          <w:sz w:val="22"/>
        </w:rPr>
        <w:instrText xml:space="preserve"> HYPERLINK \l "_ENREF_23" \o "Cooper, 1999 #662" </w:instrText>
      </w:r>
      <w:r w:rsidR="00F75C33">
        <w:rPr>
          <w:rFonts w:cs="Times New Roman"/>
          <w:noProof/>
          <w:color w:val="0D0D0D" w:themeColor="text1" w:themeTint="F2"/>
          <w:sz w:val="22"/>
        </w:rPr>
      </w:r>
      <w:r w:rsidR="00F75C33">
        <w:rPr>
          <w:rFonts w:cs="Times New Roman"/>
          <w:noProof/>
          <w:color w:val="0D0D0D" w:themeColor="text1" w:themeTint="F2"/>
          <w:sz w:val="22"/>
        </w:rPr>
        <w:fldChar w:fldCharType="separate"/>
      </w:r>
      <w:r w:rsidR="00F75C33">
        <w:rPr>
          <w:rFonts w:cs="Times New Roman"/>
          <w:noProof/>
          <w:color w:val="0D0D0D" w:themeColor="text1" w:themeTint="F2"/>
          <w:sz w:val="22"/>
        </w:rPr>
        <w:t>L. G. Cooper et al., 1999</w:t>
      </w:r>
      <w:r w:rsidR="00F75C33">
        <w:rPr>
          <w:rFonts w:cs="Times New Roman"/>
          <w:noProof/>
          <w:color w:val="0D0D0D" w:themeColor="text1" w:themeTint="F2"/>
          <w:sz w:val="22"/>
        </w:rPr>
        <w:fldChar w:fldCharType="end"/>
      </w:r>
      <w:r w:rsidR="00F75C33">
        <w:rPr>
          <w:rFonts w:cs="Times New Roman"/>
          <w:noProof/>
          <w:color w:val="0D0D0D" w:themeColor="text1" w:themeTint="F2"/>
          <w:sz w:val="22"/>
        </w:rPr>
        <w:t>)</w:t>
      </w:r>
      <w:r w:rsidR="00A67BFF" w:rsidRPr="00A60A57">
        <w:rPr>
          <w:rFonts w:cs="Times New Roman"/>
          <w:color w:val="0D0D0D" w:themeColor="text1" w:themeTint="F2"/>
          <w:sz w:val="22"/>
          <w:rPrChange w:id="7331" w:author="tao huang" w:date="2017-09-17T12:05:00Z">
            <w:rPr>
              <w:rFonts w:cs="Times New Roman"/>
              <w:color w:val="385623" w:themeColor="accent6" w:themeShade="80"/>
              <w:sz w:val="22"/>
            </w:rPr>
          </w:rPrChange>
        </w:rPr>
        <w:fldChar w:fldCharType="end"/>
      </w:r>
    </w:p>
    <w:p w14:paraId="3E1E3894" w14:textId="26DFE77C" w:rsidR="000F7AD9" w:rsidRPr="00A60A57" w:rsidDel="009D1BBF" w:rsidRDefault="000F7AD9">
      <w:pPr>
        <w:spacing w:after="0" w:line="360" w:lineRule="auto"/>
        <w:rPr>
          <w:del w:id="7332" w:author="tao huang" w:date="2017-09-17T19:46:00Z"/>
          <w:moveTo w:id="7333" w:author="tao huang" w:date="2017-09-16T12:18:00Z"/>
          <w:color w:val="0D0D0D" w:themeColor="text1" w:themeTint="F2"/>
          <w:sz w:val="22"/>
          <w:rPrChange w:id="7334" w:author="tao huang" w:date="2017-09-17T12:05:00Z">
            <w:rPr>
              <w:del w:id="7335" w:author="tao huang" w:date="2017-09-17T19:46:00Z"/>
              <w:moveTo w:id="7336" w:author="tao huang" w:date="2017-09-16T12:18:00Z"/>
              <w:color w:val="000000" w:themeColor="text1"/>
              <w:sz w:val="22"/>
            </w:rPr>
          </w:rPrChange>
        </w:rPr>
      </w:pPr>
      <w:moveTo w:id="7337" w:author="tao huang" w:date="2017-09-16T12:18:00Z">
        <w:del w:id="7338" w:author="tao huang" w:date="2017-09-17T12:02:00Z">
          <w:r w:rsidRPr="00A60A57" w:rsidDel="00A67BFF">
            <w:rPr>
              <w:rFonts w:cs="Times New Roman"/>
              <w:color w:val="0D0D0D" w:themeColor="text1" w:themeTint="F2"/>
              <w:sz w:val="22"/>
              <w:rPrChange w:id="7339" w:author="tao huang" w:date="2017-09-17T12:05:00Z">
                <w:rPr>
                  <w:rFonts w:cs="Times New Roman"/>
                  <w:color w:val="000000" w:themeColor="text1"/>
                  <w:sz w:val="22"/>
                </w:rPr>
              </w:rPrChange>
            </w:rPr>
            <w:fldChar w:fldCharType="begin"/>
          </w:r>
        </w:del>
      </w:moveTo>
      <w:del w:id="7340" w:author="tao huang" w:date="2017-09-17T12:02:00Z">
        <w:r w:rsidR="00A67BFF" w:rsidRPr="00A60A57" w:rsidDel="00A67BFF">
          <w:rPr>
            <w:rFonts w:cs="Times New Roman"/>
            <w:color w:val="0D0D0D" w:themeColor="text1" w:themeTint="F2"/>
            <w:sz w:val="22"/>
            <w:rPrChange w:id="7341" w:author="tao huang" w:date="2017-09-17T12:05:00Z">
              <w:rPr>
                <w:rFonts w:cs="Times New Roman"/>
                <w:color w:val="385623" w:themeColor="accent6" w:themeShade="80"/>
                <w:sz w:val="22"/>
              </w:rPr>
            </w:rPrChange>
          </w:rPr>
          <w:delInstrText xml:space="preserve"> ADDIN EN.CITE &lt;EndNote&gt;&lt;Cite&gt;&lt;Author&gt;!!! INVALID CITATION !!! (Cooper, Baron et al. 1999, Petropoulos, Makridakis et al. 2014)&lt;/Author&gt;&lt;RecNum&gt;0&lt;/RecNum&gt;&lt;DisplayText&gt;(!!! INVALID CITATION !!! (Cooper, Baron et al. 1999, Petropoulos, Makridakis et al. 2014))&lt;/DisplayText&gt;&lt;record&gt;&lt;dates&gt;&lt;year&gt;!!! INVALID CITATION !!! (Cooper, Baron et al. 1999, Petropoulos, Makridakis et al. 2014)&lt;/year&gt;&lt;/dates&gt;&lt;/record&gt;&lt;/Cite&gt;&lt;/EndNote&gt;</w:delInstrText>
        </w:r>
      </w:del>
      <w:moveTo w:id="7342" w:author="tao huang" w:date="2017-09-16T12:18:00Z">
        <w:del w:id="7343" w:author="tao huang" w:date="2017-09-17T12:02:00Z">
          <w:r w:rsidRPr="00A60A57" w:rsidDel="00A67BFF">
            <w:rPr>
              <w:rFonts w:cs="Times New Roman"/>
              <w:color w:val="0D0D0D" w:themeColor="text1" w:themeTint="F2"/>
              <w:sz w:val="22"/>
              <w:rPrChange w:id="7344" w:author="tao huang" w:date="2017-09-17T12:05:00Z">
                <w:rPr>
                  <w:rFonts w:cs="Times New Roman"/>
                  <w:color w:val="000000" w:themeColor="text1"/>
                  <w:sz w:val="22"/>
                </w:rPr>
              </w:rPrChange>
            </w:rPr>
            <w:fldChar w:fldCharType="separate"/>
          </w:r>
        </w:del>
      </w:moveTo>
      <w:del w:id="7345" w:author="tao huang" w:date="2017-09-17T12:02:00Z">
        <w:r w:rsidR="00A67BFF" w:rsidRPr="00A60A57" w:rsidDel="00A67BFF">
          <w:rPr>
            <w:rFonts w:cs="Times New Roman"/>
            <w:noProof/>
            <w:color w:val="0D0D0D" w:themeColor="text1" w:themeTint="F2"/>
            <w:sz w:val="22"/>
            <w:rPrChange w:id="7346" w:author="tao huang" w:date="2017-09-17T12:05:00Z">
              <w:rPr>
                <w:rFonts w:cs="Times New Roman"/>
                <w:noProof/>
                <w:color w:val="385623" w:themeColor="accent6" w:themeShade="80"/>
                <w:sz w:val="22"/>
              </w:rPr>
            </w:rPrChange>
          </w:rPr>
          <w:delText>(</w:delText>
        </w:r>
        <w:r w:rsidR="00A67BFF" w:rsidRPr="00A60A57" w:rsidDel="00A67BFF">
          <w:rPr>
            <w:rFonts w:cs="Times New Roman"/>
            <w:noProof/>
            <w:color w:val="0D0D0D" w:themeColor="text1" w:themeTint="F2"/>
            <w:sz w:val="22"/>
            <w:rPrChange w:id="7347" w:author="tao huang" w:date="2017-09-17T12:05:00Z">
              <w:rPr>
                <w:rFonts w:cs="Times New Roman"/>
                <w:noProof/>
                <w:color w:val="385623" w:themeColor="accent6" w:themeShade="80"/>
                <w:sz w:val="22"/>
              </w:rPr>
            </w:rPrChange>
          </w:rPr>
          <w:fldChar w:fldCharType="begin"/>
        </w:r>
        <w:r w:rsidR="00A67BFF" w:rsidRPr="00A60A57" w:rsidDel="00A67BFF">
          <w:rPr>
            <w:rFonts w:cs="Times New Roman"/>
            <w:noProof/>
            <w:color w:val="0D0D0D" w:themeColor="text1" w:themeTint="F2"/>
            <w:sz w:val="22"/>
            <w:rPrChange w:id="7348" w:author="tao huang" w:date="2017-09-17T12:05:00Z">
              <w:rPr>
                <w:rFonts w:cs="Times New Roman"/>
                <w:noProof/>
                <w:color w:val="385623" w:themeColor="accent6" w:themeShade="80"/>
                <w:sz w:val="22"/>
              </w:rPr>
            </w:rPrChange>
          </w:rPr>
          <w:delInstrText xml:space="preserve"> HYPERLINK \l "_ENREF_1" \o ", !!! INVALID CITATION !!! (Cooper, Baron et al. 1999, Petropoulos, Makridakis et al. 2014)" </w:delInstrText>
        </w:r>
        <w:r w:rsidR="00A67BFF" w:rsidRPr="00A60A57" w:rsidDel="00A67BFF">
          <w:rPr>
            <w:rFonts w:cs="Times New Roman"/>
            <w:noProof/>
            <w:color w:val="0D0D0D" w:themeColor="text1" w:themeTint="F2"/>
            <w:sz w:val="22"/>
            <w:rPrChange w:id="7349" w:author="tao huang" w:date="2017-09-17T12:05:00Z">
              <w:rPr>
                <w:rFonts w:cs="Times New Roman"/>
                <w:noProof/>
                <w:color w:val="385623" w:themeColor="accent6" w:themeShade="80"/>
                <w:sz w:val="22"/>
              </w:rPr>
            </w:rPrChange>
          </w:rPr>
        </w:r>
        <w:r w:rsidR="00A67BFF" w:rsidRPr="00A60A57" w:rsidDel="00A67BFF">
          <w:rPr>
            <w:rFonts w:cs="Times New Roman"/>
            <w:noProof/>
            <w:color w:val="0D0D0D" w:themeColor="text1" w:themeTint="F2"/>
            <w:sz w:val="22"/>
            <w:rPrChange w:id="7350" w:author="tao huang" w:date="2017-09-17T12:05:00Z">
              <w:rPr>
                <w:rFonts w:cs="Times New Roman"/>
                <w:noProof/>
                <w:color w:val="385623" w:themeColor="accent6" w:themeShade="80"/>
                <w:sz w:val="22"/>
              </w:rPr>
            </w:rPrChange>
          </w:rPr>
          <w:fldChar w:fldCharType="separate"/>
        </w:r>
        <w:r w:rsidR="00A67BFF" w:rsidRPr="00A60A57" w:rsidDel="00A67BFF">
          <w:rPr>
            <w:rFonts w:cs="Times New Roman"/>
            <w:noProof/>
            <w:color w:val="0D0D0D" w:themeColor="text1" w:themeTint="F2"/>
            <w:sz w:val="22"/>
            <w:rPrChange w:id="7351" w:author="tao huang" w:date="2017-09-17T12:05:00Z">
              <w:rPr>
                <w:rFonts w:cs="Times New Roman"/>
                <w:noProof/>
                <w:color w:val="385623" w:themeColor="accent6" w:themeShade="80"/>
                <w:sz w:val="22"/>
              </w:rPr>
            </w:rPrChange>
          </w:rPr>
          <w:delText>!!! INVALID CITATION !!! (Cooper, Baron et al. 1999, Petropoulos, Makridakis et al. 2014)</w:delText>
        </w:r>
        <w:r w:rsidR="00A67BFF" w:rsidRPr="00A60A57" w:rsidDel="00A67BFF">
          <w:rPr>
            <w:rFonts w:cs="Times New Roman"/>
            <w:noProof/>
            <w:color w:val="0D0D0D" w:themeColor="text1" w:themeTint="F2"/>
            <w:sz w:val="22"/>
            <w:rPrChange w:id="7352" w:author="tao huang" w:date="2017-09-17T12:05:00Z">
              <w:rPr>
                <w:rFonts w:cs="Times New Roman"/>
                <w:noProof/>
                <w:color w:val="385623" w:themeColor="accent6" w:themeShade="80"/>
                <w:sz w:val="22"/>
              </w:rPr>
            </w:rPrChange>
          </w:rPr>
          <w:fldChar w:fldCharType="end"/>
        </w:r>
        <w:r w:rsidR="00A67BFF" w:rsidRPr="00A60A57" w:rsidDel="00A67BFF">
          <w:rPr>
            <w:rFonts w:cs="Times New Roman"/>
            <w:noProof/>
            <w:color w:val="0D0D0D" w:themeColor="text1" w:themeTint="F2"/>
            <w:sz w:val="22"/>
            <w:rPrChange w:id="7353" w:author="tao huang" w:date="2017-09-17T12:05:00Z">
              <w:rPr>
                <w:rFonts w:cs="Times New Roman"/>
                <w:noProof/>
                <w:color w:val="385623" w:themeColor="accent6" w:themeShade="80"/>
                <w:sz w:val="22"/>
              </w:rPr>
            </w:rPrChange>
          </w:rPr>
          <w:delText>)</w:delText>
        </w:r>
      </w:del>
      <w:moveTo w:id="7354" w:author="tao huang" w:date="2017-09-16T12:18:00Z">
        <w:del w:id="7355" w:author="tao huang" w:date="2017-09-17T12:02:00Z">
          <w:r w:rsidRPr="00A60A57" w:rsidDel="00A67BFF">
            <w:rPr>
              <w:rFonts w:cs="Times New Roman"/>
              <w:color w:val="0D0D0D" w:themeColor="text1" w:themeTint="F2"/>
              <w:sz w:val="22"/>
              <w:rPrChange w:id="7356" w:author="tao huang" w:date="2017-09-17T12:05:00Z">
                <w:rPr>
                  <w:rFonts w:cs="Times New Roman"/>
                  <w:color w:val="000000" w:themeColor="text1"/>
                  <w:sz w:val="22"/>
                </w:rPr>
              </w:rPrChange>
            </w:rPr>
            <w:fldChar w:fldCharType="end"/>
          </w:r>
          <w:r w:rsidRPr="00A60A57" w:rsidDel="00A67BFF">
            <w:rPr>
              <w:rFonts w:cs="Times New Roman"/>
              <w:color w:val="0D0D0D" w:themeColor="text1" w:themeTint="F2"/>
              <w:sz w:val="22"/>
              <w:rPrChange w:id="7357" w:author="tao huang" w:date="2017-09-17T12:05:00Z">
                <w:rPr>
                  <w:rFonts w:cs="Times New Roman"/>
                  <w:color w:val="000000" w:themeColor="text1"/>
                  <w:sz w:val="22"/>
                </w:rPr>
              </w:rPrChange>
            </w:rPr>
            <w:delText>.</w:delText>
          </w:r>
          <w:r w:rsidRPr="00A60A57" w:rsidDel="00A67BFF">
            <w:rPr>
              <w:color w:val="0D0D0D" w:themeColor="text1" w:themeTint="F2"/>
              <w:sz w:val="22"/>
              <w:rPrChange w:id="7358" w:author="tao huang" w:date="2017-09-17T12:05:00Z">
                <w:rPr>
                  <w:color w:val="000000" w:themeColor="text1"/>
                  <w:sz w:val="22"/>
                </w:rPr>
              </w:rPrChange>
            </w:rPr>
            <w:delText xml:space="preserve"> </w:delText>
          </w:r>
        </w:del>
      </w:moveTo>
    </w:p>
    <w:moveToRangeEnd w:id="7298"/>
    <w:p w14:paraId="4E7F3834" w14:textId="77777777" w:rsidR="00323467" w:rsidRPr="00A60A57" w:rsidRDefault="00323467">
      <w:pPr>
        <w:spacing w:after="0" w:line="360" w:lineRule="auto"/>
        <w:rPr>
          <w:ins w:id="7359" w:author="tao huang" w:date="2017-09-16T12:17:00Z"/>
          <w:color w:val="0D0D0D" w:themeColor="text1" w:themeTint="F2"/>
          <w:sz w:val="22"/>
          <w:rPrChange w:id="7360" w:author="tao huang" w:date="2017-09-17T12:05:00Z">
            <w:rPr>
              <w:ins w:id="7361" w:author="tao huang" w:date="2017-09-16T12:17:00Z"/>
              <w:color w:val="000000" w:themeColor="text1"/>
              <w:sz w:val="22"/>
            </w:rPr>
          </w:rPrChange>
        </w:rPr>
      </w:pPr>
    </w:p>
    <w:p w14:paraId="6EFE652E" w14:textId="55567678" w:rsidR="003E4EBE" w:rsidRPr="00A60A57" w:rsidDel="00E15BDE" w:rsidRDefault="00537728">
      <w:pPr>
        <w:spacing w:after="0" w:line="360" w:lineRule="auto"/>
        <w:rPr>
          <w:del w:id="7362" w:author="tao huang" w:date="2017-09-16T12:19:00Z"/>
          <w:color w:val="0D0D0D" w:themeColor="text1" w:themeTint="F2"/>
          <w:sz w:val="22"/>
          <w:rPrChange w:id="7363" w:author="tao huang" w:date="2017-09-17T12:05:00Z">
            <w:rPr>
              <w:del w:id="7364" w:author="tao huang" w:date="2017-09-16T12:19:00Z"/>
              <w:color w:val="000000" w:themeColor="text1"/>
              <w:szCs w:val="24"/>
            </w:rPr>
          </w:rPrChange>
        </w:rPr>
      </w:pPr>
      <w:del w:id="7365" w:author="tao huang" w:date="2017-09-16T12:19:00Z">
        <w:r w:rsidRPr="00A60A57" w:rsidDel="00E15BDE">
          <w:rPr>
            <w:rFonts w:cs="Times New Roman"/>
            <w:color w:val="0D0D0D" w:themeColor="text1" w:themeTint="F2"/>
            <w:sz w:val="22"/>
            <w:rPrChange w:id="7366" w:author="tao huang" w:date="2017-09-17T12:05:00Z">
              <w:rPr>
                <w:rFonts w:cs="Times New Roman"/>
                <w:color w:val="000000" w:themeColor="text1"/>
                <w:szCs w:val="24"/>
              </w:rPr>
            </w:rPrChange>
          </w:rPr>
          <w:delText xml:space="preserve">To implement the EWC method, </w:delText>
        </w:r>
        <w:r w:rsidR="000476A0" w:rsidRPr="00A60A57" w:rsidDel="00E15BDE">
          <w:rPr>
            <w:rFonts w:cs="Times New Roman"/>
            <w:color w:val="0D0D0D" w:themeColor="text1" w:themeTint="F2"/>
            <w:sz w:val="22"/>
            <w:rPrChange w:id="7367" w:author="tao huang" w:date="2017-09-17T12:05:00Z">
              <w:rPr>
                <w:rFonts w:cs="Times New Roman"/>
                <w:color w:val="000000" w:themeColor="text1"/>
                <w:szCs w:val="24"/>
              </w:rPr>
            </w:rPrChange>
          </w:rPr>
          <w:delText>we re-estimate the ADL-</w:delText>
        </w:r>
        <w:r w:rsidR="000476A0" w:rsidRPr="00A60A57" w:rsidDel="00E15BDE">
          <w:rPr>
            <w:rFonts w:cs="Times New Roman"/>
            <w:noProof/>
            <w:color w:val="0D0D0D" w:themeColor="text1" w:themeTint="F2"/>
            <w:sz w:val="22"/>
            <w:rPrChange w:id="7368" w:author="tao huang" w:date="2017-09-17T12:05:00Z">
              <w:rPr>
                <w:rFonts w:cs="Times New Roman"/>
                <w:noProof/>
                <w:color w:val="000000" w:themeColor="text1"/>
                <w:szCs w:val="24"/>
              </w:rPr>
            </w:rPrChange>
          </w:rPr>
          <w:delText>intra model</w:delText>
        </w:r>
        <w:r w:rsidR="000476A0" w:rsidRPr="00A60A57" w:rsidDel="00E15BDE">
          <w:rPr>
            <w:rFonts w:cs="Times New Roman"/>
            <w:color w:val="0D0D0D" w:themeColor="text1" w:themeTint="F2"/>
            <w:sz w:val="22"/>
            <w:rPrChange w:id="7369" w:author="tao huang" w:date="2017-09-17T12:05:00Z">
              <w:rPr>
                <w:rFonts w:cs="Times New Roman"/>
                <w:color w:val="000000" w:themeColor="text1"/>
                <w:szCs w:val="24"/>
              </w:rPr>
            </w:rPrChange>
          </w:rPr>
          <w:delText xml:space="preserve"> with </w:delText>
        </w:r>
        <w:r w:rsidR="000453DB" w:rsidRPr="00A60A57" w:rsidDel="00E15BDE">
          <w:rPr>
            <w:rFonts w:cs="Times New Roman"/>
            <w:color w:val="0D0D0D" w:themeColor="text1" w:themeTint="F2"/>
            <w:sz w:val="22"/>
            <w:rPrChange w:id="7370" w:author="tao huang" w:date="2017-09-17T12:05:00Z">
              <w:rPr>
                <w:rFonts w:cs="Times New Roman"/>
                <w:color w:val="000000" w:themeColor="text1"/>
                <w:szCs w:val="24"/>
              </w:rPr>
            </w:rPrChange>
          </w:rPr>
          <w:delText>ten</w:delText>
        </w:r>
        <w:r w:rsidR="000476A0" w:rsidRPr="00A60A57" w:rsidDel="00E15BDE">
          <w:rPr>
            <w:rFonts w:cs="Times New Roman"/>
            <w:color w:val="0D0D0D" w:themeColor="text1" w:themeTint="F2"/>
            <w:sz w:val="22"/>
            <w:rPrChange w:id="7371" w:author="tao huang" w:date="2017-09-17T12:05:00Z">
              <w:rPr>
                <w:rFonts w:cs="Times New Roman"/>
                <w:color w:val="000000" w:themeColor="text1"/>
                <w:szCs w:val="24"/>
              </w:rPr>
            </w:rPrChange>
          </w:rPr>
          <w:delText xml:space="preserve"> estimation windows with different lengths (e.g., </w:delText>
        </w:r>
        <w:r w:rsidR="00457A0E" w:rsidRPr="00A60A57" w:rsidDel="00E15BDE">
          <w:rPr>
            <w:rFonts w:cs="Times New Roman"/>
            <w:color w:val="0D0D0D" w:themeColor="text1" w:themeTint="F2"/>
            <w:sz w:val="22"/>
            <w:rPrChange w:id="7372" w:author="tao huang" w:date="2017-09-17T12:05:00Z">
              <w:rPr>
                <w:rFonts w:cs="Times New Roman"/>
                <w:color w:val="000000" w:themeColor="text1"/>
                <w:szCs w:val="24"/>
              </w:rPr>
            </w:rPrChange>
          </w:rPr>
          <w:delText>[</w:delText>
        </w:r>
        <w:r w:rsidR="000476A0" w:rsidRPr="00A60A57" w:rsidDel="00E15BDE">
          <w:rPr>
            <w:rFonts w:cs="Times New Roman"/>
            <w:color w:val="0D0D0D" w:themeColor="text1" w:themeTint="F2"/>
            <w:sz w:val="22"/>
            <w:rPrChange w:id="7373" w:author="tao huang" w:date="2017-09-17T12:05:00Z">
              <w:rPr>
                <w:rFonts w:cs="Times New Roman"/>
                <w:color w:val="000000" w:themeColor="text1"/>
                <w:szCs w:val="24"/>
              </w:rPr>
            </w:rPrChange>
          </w:rPr>
          <w:delText>1</w:delText>
        </w:r>
        <w:r w:rsidR="00457A0E" w:rsidRPr="00A60A57" w:rsidDel="00E15BDE">
          <w:rPr>
            <w:rFonts w:cs="Times New Roman"/>
            <w:color w:val="0D0D0D" w:themeColor="text1" w:themeTint="F2"/>
            <w:sz w:val="22"/>
            <w:rPrChange w:id="7374" w:author="tao huang" w:date="2017-09-17T12:05:00Z">
              <w:rPr>
                <w:rFonts w:cs="Times New Roman"/>
                <w:color w:val="000000" w:themeColor="text1"/>
                <w:szCs w:val="24"/>
              </w:rPr>
            </w:rPrChange>
          </w:rPr>
          <w:delText>, 1</w:delText>
        </w:r>
        <w:r w:rsidR="000476A0" w:rsidRPr="00A60A57" w:rsidDel="00E15BDE">
          <w:rPr>
            <w:rFonts w:cs="Times New Roman"/>
            <w:color w:val="0D0D0D" w:themeColor="text1" w:themeTint="F2"/>
            <w:sz w:val="22"/>
            <w:rPrChange w:id="7375" w:author="tao huang" w:date="2017-09-17T12:05:00Z">
              <w:rPr>
                <w:rFonts w:cs="Times New Roman"/>
                <w:color w:val="000000" w:themeColor="text1"/>
                <w:szCs w:val="24"/>
              </w:rPr>
            </w:rPrChange>
          </w:rPr>
          <w:delText>60</w:delText>
        </w:r>
        <w:r w:rsidR="00457A0E" w:rsidRPr="00A60A57" w:rsidDel="00E15BDE">
          <w:rPr>
            <w:rFonts w:cs="Times New Roman"/>
            <w:color w:val="0D0D0D" w:themeColor="text1" w:themeTint="F2"/>
            <w:sz w:val="22"/>
            <w:rPrChange w:id="7376" w:author="tao huang" w:date="2017-09-17T12:05:00Z">
              <w:rPr>
                <w:rFonts w:cs="Times New Roman"/>
                <w:color w:val="000000" w:themeColor="text1"/>
                <w:szCs w:val="24"/>
              </w:rPr>
            </w:rPrChange>
          </w:rPr>
          <w:delText>]</w:delText>
        </w:r>
        <w:r w:rsidR="000476A0" w:rsidRPr="00A60A57" w:rsidDel="00E15BDE">
          <w:rPr>
            <w:rFonts w:cs="Times New Roman"/>
            <w:color w:val="0D0D0D" w:themeColor="text1" w:themeTint="F2"/>
            <w:sz w:val="22"/>
            <w:rPrChange w:id="7377" w:author="tao huang" w:date="2017-09-17T12:05:00Z">
              <w:rPr>
                <w:rFonts w:cs="Times New Roman"/>
                <w:color w:val="000000" w:themeColor="text1"/>
                <w:szCs w:val="24"/>
              </w:rPr>
            </w:rPrChange>
          </w:rPr>
          <w:delText xml:space="preserve">, </w:delText>
        </w:r>
        <w:r w:rsidR="00457A0E" w:rsidRPr="00A60A57" w:rsidDel="00E15BDE">
          <w:rPr>
            <w:rFonts w:cs="Times New Roman"/>
            <w:color w:val="0D0D0D" w:themeColor="text1" w:themeTint="F2"/>
            <w:sz w:val="22"/>
            <w:rPrChange w:id="7378" w:author="tao huang" w:date="2017-09-17T12:05:00Z">
              <w:rPr>
                <w:rFonts w:cs="Times New Roman"/>
                <w:color w:val="000000" w:themeColor="text1"/>
                <w:szCs w:val="24"/>
              </w:rPr>
            </w:rPrChange>
          </w:rPr>
          <w:delText>[</w:delText>
        </w:r>
        <w:r w:rsidR="000453DB" w:rsidRPr="00A60A57" w:rsidDel="00E15BDE">
          <w:rPr>
            <w:rFonts w:cs="Times New Roman"/>
            <w:color w:val="0D0D0D" w:themeColor="text1" w:themeTint="F2"/>
            <w:sz w:val="22"/>
            <w:rPrChange w:id="7379" w:author="tao huang" w:date="2017-09-17T12:05:00Z">
              <w:rPr>
                <w:rFonts w:cs="Times New Roman"/>
                <w:color w:val="000000" w:themeColor="text1"/>
                <w:szCs w:val="24"/>
              </w:rPr>
            </w:rPrChange>
          </w:rPr>
          <w:delText>3</w:delText>
        </w:r>
        <w:r w:rsidR="00457A0E" w:rsidRPr="00A60A57" w:rsidDel="00E15BDE">
          <w:rPr>
            <w:rFonts w:cs="Times New Roman"/>
            <w:color w:val="0D0D0D" w:themeColor="text1" w:themeTint="F2"/>
            <w:sz w:val="22"/>
            <w:rPrChange w:id="7380" w:author="tao huang" w:date="2017-09-17T12:05:00Z">
              <w:rPr>
                <w:rFonts w:cs="Times New Roman"/>
                <w:color w:val="000000" w:themeColor="text1"/>
                <w:szCs w:val="24"/>
              </w:rPr>
            </w:rPrChange>
          </w:rPr>
          <w:delText xml:space="preserve">, 160], </w:delText>
        </w:r>
        <w:r w:rsidR="000453DB" w:rsidRPr="00A60A57" w:rsidDel="00E15BDE">
          <w:rPr>
            <w:rFonts w:cs="Times New Roman"/>
            <w:color w:val="0D0D0D" w:themeColor="text1" w:themeTint="F2"/>
            <w:sz w:val="22"/>
            <w:rPrChange w:id="7381" w:author="tao huang" w:date="2017-09-17T12:05:00Z">
              <w:rPr>
                <w:rFonts w:cs="Times New Roman"/>
                <w:color w:val="000000" w:themeColor="text1"/>
                <w:szCs w:val="24"/>
              </w:rPr>
            </w:rPrChange>
          </w:rPr>
          <w:delText xml:space="preserve">and </w:delText>
        </w:r>
        <w:r w:rsidR="00457A0E" w:rsidRPr="00A60A57" w:rsidDel="00E15BDE">
          <w:rPr>
            <w:rFonts w:cs="Times New Roman"/>
            <w:color w:val="0D0D0D" w:themeColor="text1" w:themeTint="F2"/>
            <w:sz w:val="22"/>
            <w:rPrChange w:id="7382" w:author="tao huang" w:date="2017-09-17T12:05:00Z">
              <w:rPr>
                <w:rFonts w:cs="Times New Roman"/>
                <w:color w:val="000000" w:themeColor="text1"/>
                <w:szCs w:val="24"/>
              </w:rPr>
            </w:rPrChange>
          </w:rPr>
          <w:delText>[</w:delText>
        </w:r>
        <w:r w:rsidR="000453DB" w:rsidRPr="00A60A57" w:rsidDel="00E15BDE">
          <w:rPr>
            <w:rFonts w:cs="Times New Roman"/>
            <w:color w:val="0D0D0D" w:themeColor="text1" w:themeTint="F2"/>
            <w:sz w:val="22"/>
            <w:rPrChange w:id="7383" w:author="tao huang" w:date="2017-09-17T12:05:00Z">
              <w:rPr>
                <w:rFonts w:cs="Times New Roman"/>
                <w:color w:val="000000" w:themeColor="text1"/>
                <w:szCs w:val="24"/>
              </w:rPr>
            </w:rPrChange>
          </w:rPr>
          <w:delText>5</w:delText>
        </w:r>
        <w:r w:rsidR="00457A0E" w:rsidRPr="00A60A57" w:rsidDel="00E15BDE">
          <w:rPr>
            <w:rFonts w:cs="Times New Roman"/>
            <w:color w:val="0D0D0D" w:themeColor="text1" w:themeTint="F2"/>
            <w:sz w:val="22"/>
            <w:rPrChange w:id="7384" w:author="tao huang" w:date="2017-09-17T12:05:00Z">
              <w:rPr>
                <w:rFonts w:cs="Times New Roman"/>
                <w:color w:val="000000" w:themeColor="text1"/>
                <w:szCs w:val="24"/>
              </w:rPr>
            </w:rPrChange>
          </w:rPr>
          <w:delText xml:space="preserve"> </w:delText>
        </w:r>
        <w:r w:rsidR="000476A0" w:rsidRPr="00A60A57" w:rsidDel="00E15BDE">
          <w:rPr>
            <w:rFonts w:cs="Times New Roman"/>
            <w:color w:val="0D0D0D" w:themeColor="text1" w:themeTint="F2"/>
            <w:sz w:val="22"/>
            <w:rPrChange w:id="7385" w:author="tao huang" w:date="2017-09-17T12:05:00Z">
              <w:rPr>
                <w:rFonts w:cs="Times New Roman"/>
                <w:color w:val="000000" w:themeColor="text1"/>
                <w:szCs w:val="24"/>
              </w:rPr>
            </w:rPrChange>
          </w:rPr>
          <w:delText>160</w:delText>
        </w:r>
        <w:r w:rsidR="00457A0E" w:rsidRPr="00A60A57" w:rsidDel="00E15BDE">
          <w:rPr>
            <w:rFonts w:cs="Times New Roman"/>
            <w:color w:val="0D0D0D" w:themeColor="text1" w:themeTint="F2"/>
            <w:sz w:val="22"/>
            <w:rPrChange w:id="7386" w:author="tao huang" w:date="2017-09-17T12:05:00Z">
              <w:rPr>
                <w:rFonts w:cs="Times New Roman"/>
                <w:color w:val="000000" w:themeColor="text1"/>
                <w:szCs w:val="24"/>
              </w:rPr>
            </w:rPrChange>
          </w:rPr>
          <w:delText>]</w:delText>
        </w:r>
        <w:r w:rsidR="000453DB" w:rsidRPr="00A60A57" w:rsidDel="00E15BDE">
          <w:rPr>
            <w:rFonts w:cs="Times New Roman"/>
            <w:color w:val="0D0D0D" w:themeColor="text1" w:themeTint="F2"/>
            <w:sz w:val="22"/>
            <w:rPrChange w:id="7387" w:author="tao huang" w:date="2017-09-17T12:05:00Z">
              <w:rPr>
                <w:rFonts w:cs="Times New Roman"/>
                <w:color w:val="000000" w:themeColor="text1"/>
                <w:szCs w:val="24"/>
              </w:rPr>
            </w:rPrChange>
          </w:rPr>
          <w:delText xml:space="preserve"> etc. until </w:delText>
        </w:r>
        <w:r w:rsidR="00457A0E" w:rsidRPr="00A60A57" w:rsidDel="00E15BDE">
          <w:rPr>
            <w:rFonts w:cs="Times New Roman"/>
            <w:color w:val="0D0D0D" w:themeColor="text1" w:themeTint="F2"/>
            <w:sz w:val="22"/>
            <w:rPrChange w:id="7388" w:author="tao huang" w:date="2017-09-17T12:05:00Z">
              <w:rPr>
                <w:rFonts w:cs="Times New Roman"/>
                <w:color w:val="000000" w:themeColor="text1"/>
                <w:szCs w:val="24"/>
              </w:rPr>
            </w:rPrChange>
          </w:rPr>
          <w:delText>[</w:delText>
        </w:r>
        <w:r w:rsidR="000453DB" w:rsidRPr="00A60A57" w:rsidDel="00E15BDE">
          <w:rPr>
            <w:rFonts w:cs="Times New Roman"/>
            <w:color w:val="0D0D0D" w:themeColor="text1" w:themeTint="F2"/>
            <w:sz w:val="22"/>
            <w:rPrChange w:id="7389" w:author="tao huang" w:date="2017-09-17T12:05:00Z">
              <w:rPr>
                <w:rFonts w:cs="Times New Roman"/>
                <w:color w:val="000000" w:themeColor="text1"/>
                <w:szCs w:val="24"/>
              </w:rPr>
            </w:rPrChange>
          </w:rPr>
          <w:delText>19</w:delText>
        </w:r>
        <w:r w:rsidR="00457A0E" w:rsidRPr="00A60A57" w:rsidDel="00E15BDE">
          <w:rPr>
            <w:rFonts w:cs="Times New Roman"/>
            <w:color w:val="0D0D0D" w:themeColor="text1" w:themeTint="F2"/>
            <w:sz w:val="22"/>
            <w:rPrChange w:id="7390" w:author="tao huang" w:date="2017-09-17T12:05:00Z">
              <w:rPr>
                <w:rFonts w:cs="Times New Roman"/>
                <w:color w:val="000000" w:themeColor="text1"/>
                <w:szCs w:val="24"/>
              </w:rPr>
            </w:rPrChange>
          </w:rPr>
          <w:delText xml:space="preserve">, 160], </w:delText>
        </w:r>
        <w:r w:rsidR="00A90905" w:rsidRPr="00A60A57" w:rsidDel="00E15BDE">
          <w:rPr>
            <w:rFonts w:cs="Times New Roman"/>
            <w:color w:val="0D0D0D" w:themeColor="text1" w:themeTint="F2"/>
            <w:sz w:val="22"/>
            <w:rPrChange w:id="7391" w:author="tao huang" w:date="2017-09-17T12:05:00Z">
              <w:rPr>
                <w:rFonts w:cs="Times New Roman"/>
                <w:color w:val="000000" w:themeColor="text1"/>
                <w:szCs w:val="24"/>
              </w:rPr>
            </w:rPrChange>
          </w:rPr>
          <w:delText>given</w:delText>
        </w:r>
        <w:r w:rsidR="00457A0E" w:rsidRPr="00A60A57" w:rsidDel="00E15BDE">
          <w:rPr>
            <w:rFonts w:cs="Times New Roman"/>
            <w:color w:val="0D0D0D" w:themeColor="text1" w:themeTint="F2"/>
            <w:sz w:val="22"/>
            <w:rPrChange w:id="7392" w:author="tao huang" w:date="2017-09-17T12:05:00Z">
              <w:rPr>
                <w:rFonts w:cs="Times New Roman"/>
                <w:color w:val="000000" w:themeColor="text1"/>
                <w:szCs w:val="24"/>
              </w:rPr>
            </w:rPrChange>
          </w:rPr>
          <w:delText xml:space="preserve"> an initial estimation window of 160 weeks</w:delText>
        </w:r>
        <w:r w:rsidR="00A90905" w:rsidRPr="00A60A57" w:rsidDel="00E15BDE">
          <w:rPr>
            <w:rFonts w:cs="Times New Roman"/>
            <w:color w:val="0D0D0D" w:themeColor="text1" w:themeTint="F2"/>
            <w:sz w:val="22"/>
            <w:rPrChange w:id="7393" w:author="tao huang" w:date="2017-09-17T12:05:00Z">
              <w:rPr>
                <w:rFonts w:cs="Times New Roman"/>
                <w:color w:val="000000" w:themeColor="text1"/>
                <w:szCs w:val="24"/>
              </w:rPr>
            </w:rPrChange>
          </w:rPr>
          <w:delText>, for example</w:delText>
        </w:r>
        <w:r w:rsidR="00457A0E" w:rsidRPr="00A60A57" w:rsidDel="00E15BDE">
          <w:rPr>
            <w:rFonts w:cs="Times New Roman"/>
            <w:color w:val="0D0D0D" w:themeColor="text1" w:themeTint="F2"/>
            <w:sz w:val="22"/>
            <w:rPrChange w:id="7394" w:author="tao huang" w:date="2017-09-17T12:05:00Z">
              <w:rPr>
                <w:rFonts w:cs="Times New Roman"/>
                <w:color w:val="000000" w:themeColor="text1"/>
                <w:szCs w:val="24"/>
              </w:rPr>
            </w:rPrChange>
          </w:rPr>
          <w:delText>)</w:delText>
        </w:r>
        <w:r w:rsidR="000476A0" w:rsidRPr="00A60A57" w:rsidDel="00E15BDE">
          <w:rPr>
            <w:rFonts w:cs="Times New Roman"/>
            <w:color w:val="0D0D0D" w:themeColor="text1" w:themeTint="F2"/>
            <w:sz w:val="22"/>
            <w:rPrChange w:id="7395" w:author="tao huang" w:date="2017-09-17T12:05:00Z">
              <w:rPr>
                <w:rFonts w:cs="Times New Roman"/>
                <w:color w:val="000000" w:themeColor="text1"/>
                <w:szCs w:val="24"/>
              </w:rPr>
            </w:rPrChange>
          </w:rPr>
          <w:delText xml:space="preserve">, and generate </w:delText>
        </w:r>
        <w:r w:rsidR="00B92591" w:rsidRPr="00A60A57" w:rsidDel="00E15BDE">
          <w:rPr>
            <w:rFonts w:cs="Times New Roman"/>
            <w:color w:val="0D0D0D" w:themeColor="text1" w:themeTint="F2"/>
            <w:sz w:val="22"/>
            <w:rPrChange w:id="7396" w:author="tao huang" w:date="2017-09-17T12:05:00Z">
              <w:rPr>
                <w:rFonts w:cs="Times New Roman"/>
                <w:color w:val="000000" w:themeColor="text1"/>
                <w:szCs w:val="24"/>
              </w:rPr>
            </w:rPrChange>
          </w:rPr>
          <w:delText>ten</w:delText>
        </w:r>
        <w:r w:rsidR="000476A0" w:rsidRPr="00A60A57" w:rsidDel="00E15BDE">
          <w:rPr>
            <w:rFonts w:cs="Times New Roman"/>
            <w:color w:val="0D0D0D" w:themeColor="text1" w:themeTint="F2"/>
            <w:sz w:val="22"/>
            <w:rPrChange w:id="7397" w:author="tao huang" w:date="2017-09-17T12:05:00Z">
              <w:rPr>
                <w:rFonts w:cs="Times New Roman"/>
                <w:color w:val="000000" w:themeColor="text1"/>
                <w:szCs w:val="24"/>
              </w:rPr>
            </w:rPrChange>
          </w:rPr>
          <w:delText xml:space="preserve"> sets of forecasts. </w:delText>
        </w:r>
        <w:r w:rsidR="00E073DA" w:rsidRPr="00A60A57" w:rsidDel="00E15BDE">
          <w:rPr>
            <w:rFonts w:cs="Times New Roman"/>
            <w:color w:val="0D0D0D" w:themeColor="text1" w:themeTint="F2"/>
            <w:sz w:val="22"/>
            <w:rPrChange w:id="7398" w:author="tao huang" w:date="2017-09-17T12:05:00Z">
              <w:rPr>
                <w:rFonts w:cs="Times New Roman"/>
                <w:color w:val="000000" w:themeColor="text1"/>
                <w:szCs w:val="24"/>
              </w:rPr>
            </w:rPrChange>
          </w:rPr>
          <w:delText xml:space="preserve">We then combine the </w:delText>
        </w:r>
        <w:r w:rsidR="00B92591" w:rsidRPr="00A60A57" w:rsidDel="00E15BDE">
          <w:rPr>
            <w:rFonts w:cs="Times New Roman"/>
            <w:color w:val="0D0D0D" w:themeColor="text1" w:themeTint="F2"/>
            <w:sz w:val="22"/>
            <w:rPrChange w:id="7399" w:author="tao huang" w:date="2017-09-17T12:05:00Z">
              <w:rPr>
                <w:rFonts w:cs="Times New Roman"/>
                <w:color w:val="000000" w:themeColor="text1"/>
                <w:szCs w:val="24"/>
              </w:rPr>
            </w:rPrChange>
          </w:rPr>
          <w:delText>ten</w:delText>
        </w:r>
        <w:r w:rsidR="00E073DA" w:rsidRPr="00A60A57" w:rsidDel="00E15BDE">
          <w:rPr>
            <w:rFonts w:cs="Times New Roman"/>
            <w:color w:val="0D0D0D" w:themeColor="text1" w:themeTint="F2"/>
            <w:sz w:val="22"/>
            <w:rPrChange w:id="7400" w:author="tao huang" w:date="2017-09-17T12:05:00Z">
              <w:rPr>
                <w:rFonts w:cs="Times New Roman"/>
                <w:color w:val="000000" w:themeColor="text1"/>
                <w:szCs w:val="24"/>
              </w:rPr>
            </w:rPrChange>
          </w:rPr>
          <w:delText xml:space="preserve"> sets of forecasts with equal weights</w:delText>
        </w:r>
        <w:r w:rsidR="000476A0" w:rsidRPr="00A60A57" w:rsidDel="00E15BDE">
          <w:rPr>
            <w:rFonts w:cs="Times New Roman"/>
            <w:color w:val="0D0D0D" w:themeColor="text1" w:themeTint="F2"/>
            <w:sz w:val="22"/>
            <w:rPrChange w:id="7401" w:author="tao huang" w:date="2017-09-17T12:05:00Z">
              <w:rPr>
                <w:rFonts w:cs="Times New Roman"/>
                <w:color w:val="000000" w:themeColor="text1"/>
                <w:szCs w:val="24"/>
              </w:rPr>
            </w:rPrChange>
          </w:rPr>
          <w:delText>.</w:delText>
        </w:r>
        <w:r w:rsidRPr="00A60A57" w:rsidDel="00E15BDE">
          <w:rPr>
            <w:rFonts w:cs="Times New Roman"/>
            <w:color w:val="0D0D0D" w:themeColor="text1" w:themeTint="F2"/>
            <w:sz w:val="22"/>
            <w:rPrChange w:id="7402" w:author="tao huang" w:date="2017-09-17T12:05:00Z">
              <w:rPr>
                <w:rFonts w:cs="Times New Roman"/>
                <w:color w:val="000000" w:themeColor="text1"/>
                <w:szCs w:val="24"/>
              </w:rPr>
            </w:rPrChange>
          </w:rPr>
          <w:delText xml:space="preserve"> </w:delText>
        </w:r>
        <w:r w:rsidRPr="00A60A57" w:rsidDel="00E15BDE">
          <w:rPr>
            <w:color w:val="0D0D0D" w:themeColor="text1" w:themeTint="F2"/>
            <w:sz w:val="22"/>
            <w:rPrChange w:id="7403" w:author="tao huang" w:date="2017-09-17T12:05:00Z">
              <w:rPr>
                <w:color w:val="000000" w:themeColor="text1"/>
                <w:szCs w:val="24"/>
              </w:rPr>
            </w:rPrChange>
          </w:rPr>
          <w:delText xml:space="preserve">To implement the IC method, we estimate the forecast bias as the average value of the </w:delText>
        </w:r>
        <w:r w:rsidR="00FF3715" w:rsidRPr="00A60A57" w:rsidDel="00E15BDE">
          <w:rPr>
            <w:color w:val="0D0D0D" w:themeColor="text1" w:themeTint="F2"/>
            <w:sz w:val="22"/>
            <w:rPrChange w:id="7404" w:author="tao huang" w:date="2017-09-17T12:05:00Z">
              <w:rPr>
                <w:color w:val="000000" w:themeColor="text1"/>
                <w:szCs w:val="24"/>
              </w:rPr>
            </w:rPrChange>
          </w:rPr>
          <w:delText>sixteen</w:delText>
        </w:r>
        <w:r w:rsidRPr="00A60A57" w:rsidDel="00E15BDE">
          <w:rPr>
            <w:color w:val="0D0D0D" w:themeColor="text1" w:themeTint="F2"/>
            <w:sz w:val="22"/>
            <w:rPrChange w:id="7405" w:author="tao huang" w:date="2017-09-17T12:05:00Z">
              <w:rPr>
                <w:color w:val="000000" w:themeColor="text1"/>
                <w:szCs w:val="24"/>
              </w:rPr>
            </w:rPrChange>
          </w:rPr>
          <w:delText xml:space="preserve"> most recent residuals and add the value </w:delText>
        </w:r>
        <w:r w:rsidR="00E073DA" w:rsidRPr="00A60A57" w:rsidDel="00E15BDE">
          <w:rPr>
            <w:color w:val="0D0D0D" w:themeColor="text1" w:themeTint="F2"/>
            <w:sz w:val="22"/>
            <w:rPrChange w:id="7406" w:author="tao huang" w:date="2017-09-17T12:05:00Z">
              <w:rPr>
                <w:color w:val="000000" w:themeColor="text1"/>
                <w:szCs w:val="24"/>
              </w:rPr>
            </w:rPrChange>
          </w:rPr>
          <w:delText xml:space="preserve">equally </w:delText>
        </w:r>
        <w:r w:rsidRPr="00A60A57" w:rsidDel="00E15BDE">
          <w:rPr>
            <w:color w:val="0D0D0D" w:themeColor="text1" w:themeTint="F2"/>
            <w:sz w:val="22"/>
            <w:rPrChange w:id="7407" w:author="tao huang" w:date="2017-09-17T12:05:00Z">
              <w:rPr>
                <w:color w:val="000000" w:themeColor="text1"/>
                <w:szCs w:val="24"/>
              </w:rPr>
            </w:rPrChange>
          </w:rPr>
          <w:delText>to the forecasts</w:delText>
        </w:r>
        <w:r w:rsidR="00E073DA" w:rsidRPr="00A60A57" w:rsidDel="00E15BDE">
          <w:rPr>
            <w:color w:val="0D0D0D" w:themeColor="text1" w:themeTint="F2"/>
            <w:sz w:val="22"/>
            <w:rPrChange w:id="7408" w:author="tao huang" w:date="2017-09-17T12:05:00Z">
              <w:rPr>
                <w:color w:val="000000" w:themeColor="text1"/>
                <w:szCs w:val="24"/>
              </w:rPr>
            </w:rPrChange>
          </w:rPr>
          <w:delText xml:space="preserve"> for each forecast horizon</w:delText>
        </w:r>
        <w:r w:rsidRPr="00A60A57" w:rsidDel="00E15BDE">
          <w:rPr>
            <w:color w:val="0D0D0D" w:themeColor="text1" w:themeTint="F2"/>
            <w:sz w:val="22"/>
            <w:rPrChange w:id="7409" w:author="tao huang" w:date="2017-09-17T12:05:00Z">
              <w:rPr>
                <w:color w:val="000000" w:themeColor="text1"/>
                <w:szCs w:val="24"/>
              </w:rPr>
            </w:rPrChange>
          </w:rPr>
          <w:delText>.</w:delText>
        </w:r>
        <w:r w:rsidR="00D4270A" w:rsidRPr="00A60A57" w:rsidDel="00E15BDE">
          <w:rPr>
            <w:rFonts w:cs="Times New Roman"/>
            <w:color w:val="0D0D0D" w:themeColor="text1" w:themeTint="F2"/>
            <w:sz w:val="22"/>
            <w:rPrChange w:id="7410" w:author="tao huang" w:date="2017-09-17T12:05:00Z">
              <w:rPr>
                <w:rFonts w:cs="Times New Roman"/>
                <w:color w:val="000000" w:themeColor="text1"/>
                <w:szCs w:val="24"/>
              </w:rPr>
            </w:rPrChange>
          </w:rPr>
          <w:delText xml:space="preserve"> </w:delText>
        </w:r>
      </w:del>
      <w:moveFromRangeStart w:id="7411" w:author="tao huang" w:date="2017-09-16T12:17:00Z" w:name="move493327560"/>
      <w:moveFrom w:id="7412" w:author="tao huang" w:date="2017-09-16T12:17:00Z">
        <w:del w:id="7413" w:author="tao huang" w:date="2017-09-16T12:19:00Z">
          <w:r w:rsidR="00E073DA" w:rsidRPr="00A60A57" w:rsidDel="00E15BDE">
            <w:rPr>
              <w:rFonts w:cs="Times New Roman"/>
              <w:color w:val="0D0D0D" w:themeColor="text1" w:themeTint="F2"/>
              <w:sz w:val="22"/>
              <w:rPrChange w:id="7414" w:author="tao huang" w:date="2017-09-17T12:05:00Z">
                <w:rPr>
                  <w:rFonts w:cs="Times New Roman"/>
                  <w:color w:val="000000" w:themeColor="text1"/>
                  <w:szCs w:val="24"/>
                </w:rPr>
              </w:rPrChange>
            </w:rPr>
            <w:delText>W</w:delText>
          </w:r>
          <w:r w:rsidRPr="00A60A57" w:rsidDel="00E15BDE">
            <w:rPr>
              <w:color w:val="0D0D0D" w:themeColor="text1" w:themeTint="F2"/>
              <w:sz w:val="22"/>
              <w:rPrChange w:id="7415" w:author="tao huang" w:date="2017-09-17T12:05:00Z">
                <w:rPr>
                  <w:color w:val="000000" w:themeColor="text1"/>
                  <w:szCs w:val="24"/>
                </w:rPr>
              </w:rPrChange>
            </w:rPr>
            <w:delText>e refer the models at this final stage as the ADL-</w:delText>
          </w:r>
          <w:r w:rsidRPr="00A60A57" w:rsidDel="00E15BDE">
            <w:rPr>
              <w:noProof/>
              <w:color w:val="0D0D0D" w:themeColor="text1" w:themeTint="F2"/>
              <w:sz w:val="22"/>
              <w:rPrChange w:id="7416" w:author="tao huang" w:date="2017-09-17T12:05:00Z">
                <w:rPr>
                  <w:noProof/>
                  <w:color w:val="000000" w:themeColor="text1"/>
                  <w:szCs w:val="24"/>
                </w:rPr>
              </w:rPrChange>
            </w:rPr>
            <w:delText>intra-EWC model and the ADL-intra-IC model</w:delText>
          </w:r>
          <w:r w:rsidRPr="00A60A57" w:rsidDel="00E15BDE">
            <w:rPr>
              <w:color w:val="0D0D0D" w:themeColor="text1" w:themeTint="F2"/>
              <w:sz w:val="22"/>
              <w:rPrChange w:id="7417" w:author="tao huang" w:date="2017-09-17T12:05:00Z">
                <w:rPr>
                  <w:color w:val="000000" w:themeColor="text1"/>
                  <w:szCs w:val="24"/>
                </w:rPr>
              </w:rPrChange>
            </w:rPr>
            <w:delText xml:space="preserve">. </w:delText>
          </w:r>
          <w:r w:rsidR="00CF0CDA" w:rsidRPr="00A60A57" w:rsidDel="00E15BDE">
            <w:rPr>
              <w:color w:val="0D0D0D" w:themeColor="text1" w:themeTint="F2"/>
              <w:sz w:val="22"/>
              <w:rPrChange w:id="7418" w:author="tao huang" w:date="2017-09-17T12:05:00Z">
                <w:rPr>
                  <w:color w:val="000000" w:themeColor="text1"/>
                  <w:szCs w:val="24"/>
                </w:rPr>
              </w:rPrChange>
            </w:rPr>
            <w:delText xml:space="preserve">Figure </w:delText>
          </w:r>
          <w:r w:rsidR="008E20E2" w:rsidRPr="00A60A57" w:rsidDel="00E15BDE">
            <w:rPr>
              <w:color w:val="0D0D0D" w:themeColor="text1" w:themeTint="F2"/>
              <w:sz w:val="22"/>
              <w:rPrChange w:id="7419" w:author="tao huang" w:date="2017-09-17T12:05:00Z">
                <w:rPr>
                  <w:color w:val="000000" w:themeColor="text1"/>
                  <w:szCs w:val="24"/>
                </w:rPr>
              </w:rPrChange>
            </w:rPr>
            <w:delText>7</w:delText>
          </w:r>
          <w:r w:rsidR="00CF0CDA" w:rsidRPr="00A60A57" w:rsidDel="00E15BDE">
            <w:rPr>
              <w:color w:val="0D0D0D" w:themeColor="text1" w:themeTint="F2"/>
              <w:sz w:val="22"/>
              <w:rPrChange w:id="7420" w:author="tao huang" w:date="2017-09-17T12:05:00Z">
                <w:rPr>
                  <w:color w:val="000000" w:themeColor="text1"/>
                  <w:szCs w:val="24"/>
                </w:rPr>
              </w:rPrChange>
            </w:rPr>
            <w:delText xml:space="preserve"> illustrate</w:delText>
          </w:r>
          <w:r w:rsidR="008E20E2" w:rsidRPr="00A60A57" w:rsidDel="00E15BDE">
            <w:rPr>
              <w:color w:val="0D0D0D" w:themeColor="text1" w:themeTint="F2"/>
              <w:sz w:val="22"/>
              <w:rPrChange w:id="7421" w:author="tao huang" w:date="2017-09-17T12:05:00Z">
                <w:rPr>
                  <w:color w:val="000000" w:themeColor="text1"/>
                  <w:szCs w:val="24"/>
                </w:rPr>
              </w:rPrChange>
            </w:rPr>
            <w:delText>s</w:delText>
          </w:r>
          <w:r w:rsidR="00CF0CDA" w:rsidRPr="00A60A57" w:rsidDel="00E15BDE">
            <w:rPr>
              <w:color w:val="0D0D0D" w:themeColor="text1" w:themeTint="F2"/>
              <w:sz w:val="22"/>
              <w:rPrChange w:id="7422" w:author="tao huang" w:date="2017-09-17T12:05:00Z">
                <w:rPr>
                  <w:color w:val="000000" w:themeColor="text1"/>
                  <w:szCs w:val="24"/>
                </w:rPr>
              </w:rPrChange>
            </w:rPr>
            <w:delText xml:space="preserve"> the steps for the two methods.</w:delText>
          </w:r>
        </w:del>
      </w:moveFrom>
      <w:moveFromRangeEnd w:id="7411"/>
    </w:p>
    <w:p w14:paraId="307C79D1" w14:textId="13BF53DD" w:rsidR="000476A0" w:rsidRPr="00A60A57" w:rsidDel="00DB6766" w:rsidRDefault="000476A0">
      <w:pPr>
        <w:spacing w:after="0" w:line="360" w:lineRule="auto"/>
        <w:rPr>
          <w:del w:id="7423" w:author="tao huang" w:date="2017-09-16T16:27:00Z"/>
          <w:rFonts w:cs="Times New Roman"/>
          <w:color w:val="0D0D0D" w:themeColor="text1" w:themeTint="F2"/>
          <w:sz w:val="22"/>
          <w:rPrChange w:id="7424" w:author="tao huang" w:date="2017-09-17T12:05:00Z">
            <w:rPr>
              <w:del w:id="7425" w:author="tao huang" w:date="2017-09-16T16:27:00Z"/>
              <w:rFonts w:cs="Times New Roman"/>
              <w:color w:val="000000" w:themeColor="text1"/>
              <w:szCs w:val="24"/>
            </w:rPr>
          </w:rPrChange>
        </w:rPr>
      </w:pPr>
    </w:p>
    <w:p w14:paraId="325A142E" w14:textId="181C3B50" w:rsidR="00FE6726" w:rsidRPr="00A60A57" w:rsidDel="000F7AD9" w:rsidRDefault="00743F7A">
      <w:pPr>
        <w:spacing w:after="0" w:line="360" w:lineRule="auto"/>
        <w:rPr>
          <w:moveFrom w:id="7426" w:author="tao huang" w:date="2017-09-16T12:18:00Z"/>
          <w:b/>
          <w:color w:val="0D0D0D" w:themeColor="text1" w:themeTint="F2"/>
          <w:sz w:val="22"/>
          <w:rPrChange w:id="7427" w:author="tao huang" w:date="2017-09-17T12:05:00Z">
            <w:rPr>
              <w:moveFrom w:id="7428" w:author="tao huang" w:date="2017-09-16T12:18:00Z"/>
              <w:color w:val="000000" w:themeColor="text1"/>
            </w:rPr>
          </w:rPrChange>
        </w:rPr>
      </w:pPr>
      <w:moveFromRangeStart w:id="7429" w:author="tao huang" w:date="2017-09-16T12:18:00Z" w:name="move493327609"/>
      <w:moveFrom w:id="7430" w:author="tao huang" w:date="2017-09-16T12:18:00Z">
        <w:r w:rsidRPr="00A60A57" w:rsidDel="000F7AD9">
          <w:rPr>
            <w:rFonts w:cs="Times New Roman"/>
            <w:b/>
            <w:color w:val="0D0D0D" w:themeColor="text1" w:themeTint="F2"/>
            <w:sz w:val="22"/>
            <w:rPrChange w:id="7431" w:author="tao huang" w:date="2017-09-17T12:05:00Z">
              <w:rPr>
                <w:rFonts w:cs="Times New Roman"/>
                <w:color w:val="000000" w:themeColor="text1"/>
                <w:szCs w:val="24"/>
              </w:rPr>
            </w:rPrChange>
          </w:rPr>
          <w:t>Compared to Huang et al. (2014)</w:t>
        </w:r>
        <w:r w:rsidR="00E80D6A" w:rsidRPr="00A60A57" w:rsidDel="000F7AD9">
          <w:rPr>
            <w:rFonts w:cs="Times New Roman"/>
            <w:b/>
            <w:color w:val="0D0D0D" w:themeColor="text1" w:themeTint="F2"/>
            <w:sz w:val="22"/>
            <w:rPrChange w:id="7432" w:author="tao huang" w:date="2017-09-17T12:05:00Z">
              <w:rPr>
                <w:rFonts w:cs="Times New Roman"/>
                <w:color w:val="000000" w:themeColor="text1"/>
                <w:szCs w:val="24"/>
              </w:rPr>
            </w:rPrChange>
          </w:rPr>
          <w:t xml:space="preserve"> where the general-to-specific models were specified manually</w:t>
        </w:r>
        <w:r w:rsidRPr="00A60A57" w:rsidDel="000F7AD9">
          <w:rPr>
            <w:rFonts w:cs="Times New Roman"/>
            <w:b/>
            <w:color w:val="0D0D0D" w:themeColor="text1" w:themeTint="F2"/>
            <w:sz w:val="22"/>
            <w:rPrChange w:id="7433" w:author="tao huang" w:date="2017-09-17T12:05:00Z">
              <w:rPr>
                <w:rFonts w:cs="Times New Roman"/>
                <w:color w:val="000000" w:themeColor="text1"/>
                <w:szCs w:val="24"/>
              </w:rPr>
            </w:rPrChange>
          </w:rPr>
          <w:t xml:space="preserve">, all the models we propose in this study </w:t>
        </w:r>
        <w:r w:rsidR="002F0AA3" w:rsidRPr="00A60A57" w:rsidDel="000F7AD9">
          <w:rPr>
            <w:rFonts w:cs="Times New Roman"/>
            <w:b/>
            <w:color w:val="0D0D0D" w:themeColor="text1" w:themeTint="F2"/>
            <w:sz w:val="22"/>
            <w:rPrChange w:id="7434" w:author="tao huang" w:date="2017-09-17T12:05:00Z">
              <w:rPr>
                <w:rFonts w:cs="Times New Roman"/>
                <w:color w:val="000000" w:themeColor="text1"/>
                <w:szCs w:val="24"/>
              </w:rPr>
            </w:rPrChange>
          </w:rPr>
          <w:t>are</w:t>
        </w:r>
        <w:r w:rsidRPr="00A60A57" w:rsidDel="000F7AD9">
          <w:rPr>
            <w:rFonts w:cs="Times New Roman"/>
            <w:b/>
            <w:color w:val="0D0D0D" w:themeColor="text1" w:themeTint="F2"/>
            <w:sz w:val="22"/>
            <w:rPrChange w:id="7435" w:author="tao huang" w:date="2017-09-17T12:05:00Z">
              <w:rPr>
                <w:rFonts w:cs="Times New Roman"/>
                <w:color w:val="000000" w:themeColor="text1"/>
                <w:szCs w:val="24"/>
              </w:rPr>
            </w:rPrChange>
          </w:rPr>
          <w:t xml:space="preserve"> </w:t>
        </w:r>
        <w:r w:rsidR="00E80D6A" w:rsidRPr="00A60A57" w:rsidDel="000F7AD9">
          <w:rPr>
            <w:rFonts w:cs="Times New Roman"/>
            <w:b/>
            <w:color w:val="0D0D0D" w:themeColor="text1" w:themeTint="F2"/>
            <w:sz w:val="22"/>
            <w:rPrChange w:id="7436" w:author="tao huang" w:date="2017-09-17T12:05:00Z">
              <w:rPr>
                <w:rFonts w:cs="Times New Roman"/>
                <w:color w:val="000000" w:themeColor="text1"/>
                <w:szCs w:val="24"/>
              </w:rPr>
            </w:rPrChange>
          </w:rPr>
          <w:t>specified</w:t>
        </w:r>
        <w:r w:rsidRPr="00A60A57" w:rsidDel="000F7AD9">
          <w:rPr>
            <w:rFonts w:cs="Times New Roman"/>
            <w:b/>
            <w:color w:val="0D0D0D" w:themeColor="text1" w:themeTint="F2"/>
            <w:sz w:val="22"/>
            <w:rPrChange w:id="7437" w:author="tao huang" w:date="2017-09-17T12:05:00Z">
              <w:rPr>
                <w:rFonts w:cs="Times New Roman"/>
                <w:color w:val="000000" w:themeColor="text1"/>
                <w:szCs w:val="24"/>
              </w:rPr>
            </w:rPrChange>
          </w:rPr>
          <w:t xml:space="preserve"> automatically</w:t>
        </w:r>
        <w:r w:rsidR="00565F4B" w:rsidRPr="00A60A57" w:rsidDel="000F7AD9">
          <w:rPr>
            <w:rFonts w:cs="Times New Roman"/>
            <w:b/>
            <w:color w:val="0D0D0D" w:themeColor="text1" w:themeTint="F2"/>
            <w:sz w:val="22"/>
            <w:rPrChange w:id="7438" w:author="tao huang" w:date="2017-09-17T12:05:00Z">
              <w:rPr>
                <w:rFonts w:cs="Times New Roman"/>
                <w:color w:val="000000" w:themeColor="text1"/>
                <w:szCs w:val="24"/>
              </w:rPr>
            </w:rPrChange>
          </w:rPr>
          <w:t xml:space="preserve"> using the LASSO procedure </w:t>
        </w:r>
        <w:r w:rsidRPr="00A60A57" w:rsidDel="000F7AD9">
          <w:rPr>
            <w:rFonts w:cs="Times New Roman"/>
            <w:b/>
            <w:color w:val="0D0D0D" w:themeColor="text1" w:themeTint="F2"/>
            <w:sz w:val="22"/>
            <w:rPrChange w:id="7439" w:author="tao huang" w:date="2017-09-17T12:05:00Z">
              <w:rPr>
                <w:rFonts w:cs="Times New Roman"/>
                <w:color w:val="000000" w:themeColor="text1"/>
                <w:szCs w:val="24"/>
              </w:rPr>
            </w:rPrChange>
          </w:rPr>
          <w:t>in SAS 9.4.</w:t>
        </w:r>
        <w:r w:rsidR="00EB4CE8" w:rsidRPr="00A60A57" w:rsidDel="000F7AD9">
          <w:rPr>
            <w:rFonts w:cs="Times New Roman"/>
            <w:b/>
            <w:color w:val="0D0D0D" w:themeColor="text1" w:themeTint="F2"/>
            <w:sz w:val="22"/>
            <w:rPrChange w:id="7440" w:author="tao huang" w:date="2017-09-17T12:05:00Z">
              <w:rPr>
                <w:rFonts w:cs="Times New Roman"/>
                <w:color w:val="000000" w:themeColor="text1"/>
                <w:szCs w:val="24"/>
              </w:rPr>
            </w:rPrChange>
          </w:rPr>
          <w:t xml:space="preserve"> The automation of the statistical forecasting procedure becomes essential as typically grocery retailers have more than 30,000 SKUs </w:t>
        </w:r>
        <w:r w:rsidR="007309BB" w:rsidRPr="00A60A57" w:rsidDel="000F7AD9">
          <w:rPr>
            <w:rFonts w:cs="Times New Roman"/>
            <w:b/>
            <w:color w:val="0D0D0D" w:themeColor="text1" w:themeTint="F2"/>
            <w:sz w:val="22"/>
            <w:rPrChange w:id="7441" w:author="tao huang" w:date="2017-09-17T12:05:00Z">
              <w:rPr>
                <w:rFonts w:cs="Times New Roman"/>
                <w:color w:val="000000" w:themeColor="text1"/>
                <w:szCs w:val="24"/>
              </w:rPr>
            </w:rPrChange>
          </w:rPr>
          <w:fldChar w:fldCharType="begin"/>
        </w:r>
        <w:r w:rsidR="0054432A" w:rsidRPr="00A60A57" w:rsidDel="000F7AD9">
          <w:rPr>
            <w:rFonts w:cs="Times New Roman"/>
            <w:b/>
            <w:color w:val="0D0D0D" w:themeColor="text1" w:themeTint="F2"/>
            <w:sz w:val="22"/>
            <w:rPrChange w:id="7442" w:author="tao huang" w:date="2017-09-17T12:05:00Z">
              <w:rPr>
                <w:rFonts w:cs="Times New Roman"/>
                <w:color w:val="000000" w:themeColor="text1"/>
                <w:szCs w:val="24"/>
              </w:rPr>
            </w:rPrChange>
          </w:rPr>
          <w:instrText xml:space="preserve"> ADDIN EN.CITE </w:instrText>
        </w:r>
        <w:r w:rsidR="0054432A" w:rsidRPr="00A60A57" w:rsidDel="000F7AD9">
          <w:rPr>
            <w:rFonts w:cs="Times New Roman"/>
            <w:b/>
            <w:color w:val="0D0D0D" w:themeColor="text1" w:themeTint="F2"/>
            <w:sz w:val="22"/>
            <w:rPrChange w:id="7443" w:author="tao huang" w:date="2017-09-17T12:05:00Z">
              <w:rPr>
                <w:rFonts w:cs="Times New Roman"/>
                <w:color w:val="000000" w:themeColor="text1"/>
                <w:szCs w:val="24"/>
              </w:rPr>
            </w:rPrChange>
          </w:rPr>
          <w:fldChar w:fldCharType="begin"/>
        </w:r>
        <w:r w:rsidR="0054432A" w:rsidRPr="00A60A57" w:rsidDel="000F7AD9">
          <w:rPr>
            <w:rFonts w:cs="Times New Roman"/>
            <w:b/>
            <w:color w:val="0D0D0D" w:themeColor="text1" w:themeTint="F2"/>
            <w:sz w:val="22"/>
            <w:rPrChange w:id="7444" w:author="tao huang" w:date="2017-09-17T12:05:00Z">
              <w:rPr>
                <w:rFonts w:cs="Times New Roman"/>
                <w:color w:val="000000" w:themeColor="text1"/>
                <w:szCs w:val="24"/>
              </w:rPr>
            </w:rPrChange>
          </w:rPr>
          <w:instrText xml:space="preserve"> ADDIN EN.CITE.DATA </w:instrText>
        </w:r>
      </w:moveFrom>
      <w:del w:id="7445" w:author="tao huang" w:date="2017-09-16T12:18:00Z">
        <w:r w:rsidR="0054432A" w:rsidRPr="00A60A57" w:rsidDel="000F7AD9">
          <w:rPr>
            <w:rFonts w:cs="Times New Roman"/>
            <w:b/>
            <w:color w:val="0D0D0D" w:themeColor="text1" w:themeTint="F2"/>
            <w:sz w:val="22"/>
            <w:rPrChange w:id="7446" w:author="tao huang" w:date="2017-09-17T12:05:00Z">
              <w:rPr>
                <w:rFonts w:cs="Times New Roman"/>
                <w:b/>
                <w:color w:val="000000" w:themeColor="text1"/>
                <w:sz w:val="22"/>
              </w:rPr>
            </w:rPrChange>
          </w:rPr>
        </w:r>
      </w:del>
      <w:moveFrom w:id="7447" w:author="tao huang" w:date="2017-09-16T12:18:00Z">
        <w:r w:rsidR="0054432A" w:rsidRPr="00A60A57" w:rsidDel="000F7AD9">
          <w:rPr>
            <w:rFonts w:cs="Times New Roman"/>
            <w:b/>
            <w:color w:val="0D0D0D" w:themeColor="text1" w:themeTint="F2"/>
            <w:sz w:val="22"/>
            <w:rPrChange w:id="7448" w:author="tao huang" w:date="2017-09-17T12:05:00Z">
              <w:rPr>
                <w:rFonts w:cs="Times New Roman"/>
                <w:color w:val="000000" w:themeColor="text1"/>
                <w:szCs w:val="24"/>
              </w:rPr>
            </w:rPrChange>
          </w:rPr>
          <w:fldChar w:fldCharType="end"/>
        </w:r>
      </w:moveFrom>
      <w:del w:id="7449" w:author="tao huang" w:date="2017-09-16T12:18:00Z">
        <w:r w:rsidR="007309BB" w:rsidRPr="00A60A57" w:rsidDel="000F7AD9">
          <w:rPr>
            <w:rFonts w:cs="Times New Roman"/>
            <w:b/>
            <w:color w:val="0D0D0D" w:themeColor="text1" w:themeTint="F2"/>
            <w:sz w:val="22"/>
            <w:rPrChange w:id="7450" w:author="tao huang" w:date="2017-09-17T12:05:00Z">
              <w:rPr>
                <w:rFonts w:cs="Times New Roman"/>
                <w:b/>
                <w:color w:val="000000" w:themeColor="text1"/>
                <w:sz w:val="22"/>
              </w:rPr>
            </w:rPrChange>
          </w:rPr>
        </w:r>
      </w:del>
      <w:moveFrom w:id="7451" w:author="tao huang" w:date="2017-09-16T12:18:00Z">
        <w:r w:rsidR="007309BB" w:rsidRPr="00A60A57" w:rsidDel="000F7AD9">
          <w:rPr>
            <w:rFonts w:cs="Times New Roman"/>
            <w:b/>
            <w:color w:val="0D0D0D" w:themeColor="text1" w:themeTint="F2"/>
            <w:sz w:val="22"/>
            <w:rPrChange w:id="7452" w:author="tao huang" w:date="2017-09-17T12:05:00Z">
              <w:rPr>
                <w:rFonts w:cs="Times New Roman"/>
                <w:color w:val="000000" w:themeColor="text1"/>
                <w:szCs w:val="24"/>
              </w:rPr>
            </w:rPrChange>
          </w:rPr>
          <w:fldChar w:fldCharType="separate"/>
        </w:r>
        <w:r w:rsidR="0054432A" w:rsidRPr="00A60A57" w:rsidDel="000F7AD9">
          <w:rPr>
            <w:rFonts w:cs="Times New Roman"/>
            <w:b/>
            <w:noProof/>
            <w:color w:val="0D0D0D" w:themeColor="text1" w:themeTint="F2"/>
            <w:sz w:val="22"/>
            <w:rPrChange w:id="7453" w:author="tao huang" w:date="2017-09-17T12:05:00Z">
              <w:rPr>
                <w:rFonts w:cs="Times New Roman"/>
                <w:noProof/>
                <w:color w:val="000000" w:themeColor="text1"/>
                <w:szCs w:val="24"/>
              </w:rPr>
            </w:rPrChange>
          </w:rPr>
          <w:t>(</w:t>
        </w:r>
        <w:r w:rsidR="00192EBD" w:rsidRPr="00A60A57" w:rsidDel="000F7AD9">
          <w:rPr>
            <w:b/>
            <w:color w:val="0D0D0D" w:themeColor="text1" w:themeTint="F2"/>
            <w:sz w:val="22"/>
            <w:rPrChange w:id="7454" w:author="tao huang" w:date="2017-09-17T12:05:00Z">
              <w:rPr/>
            </w:rPrChange>
          </w:rPr>
          <w:fldChar w:fldCharType="begin"/>
        </w:r>
        <w:r w:rsidR="00192EBD" w:rsidRPr="00A60A57" w:rsidDel="000F7AD9">
          <w:rPr>
            <w:b/>
            <w:color w:val="0D0D0D" w:themeColor="text1" w:themeTint="F2"/>
            <w:sz w:val="22"/>
            <w:rPrChange w:id="7455" w:author="tao huang" w:date="2017-09-17T12:05:00Z">
              <w:rPr/>
            </w:rPrChange>
          </w:rPr>
          <w:instrText xml:space="preserve"> HYPERLINK \l "_ENREF_23" \o "Cooper, 1999 #662" </w:instrText>
        </w:r>
        <w:r w:rsidR="00192EBD" w:rsidRPr="00A60A57" w:rsidDel="000F7AD9">
          <w:rPr>
            <w:b/>
            <w:color w:val="0D0D0D" w:themeColor="text1" w:themeTint="F2"/>
            <w:sz w:val="22"/>
            <w:rPrChange w:id="7456" w:author="tao huang" w:date="2017-09-17T12:05:00Z">
              <w:rPr>
                <w:rFonts w:cs="Times New Roman"/>
                <w:noProof/>
                <w:color w:val="000000" w:themeColor="text1"/>
                <w:szCs w:val="24"/>
              </w:rPr>
            </w:rPrChange>
          </w:rPr>
          <w:fldChar w:fldCharType="separate"/>
        </w:r>
        <w:r w:rsidR="00780FE2" w:rsidRPr="00A60A57" w:rsidDel="000F7AD9">
          <w:rPr>
            <w:rFonts w:cs="Times New Roman"/>
            <w:b/>
            <w:noProof/>
            <w:color w:val="0D0D0D" w:themeColor="text1" w:themeTint="F2"/>
            <w:sz w:val="22"/>
            <w:rPrChange w:id="7457" w:author="tao huang" w:date="2017-09-17T12:05:00Z">
              <w:rPr>
                <w:rFonts w:cs="Times New Roman"/>
                <w:noProof/>
                <w:color w:val="000000" w:themeColor="text1"/>
                <w:szCs w:val="24"/>
              </w:rPr>
            </w:rPrChange>
          </w:rPr>
          <w:t>Cooper, Baron et al. 1999</w:t>
        </w:r>
        <w:r w:rsidR="00192EBD" w:rsidRPr="00A60A57" w:rsidDel="000F7AD9">
          <w:rPr>
            <w:rFonts w:cs="Times New Roman"/>
            <w:b/>
            <w:noProof/>
            <w:color w:val="0D0D0D" w:themeColor="text1" w:themeTint="F2"/>
            <w:sz w:val="22"/>
            <w:rPrChange w:id="7458" w:author="tao huang" w:date="2017-09-17T12:05:00Z">
              <w:rPr>
                <w:rFonts w:cs="Times New Roman"/>
                <w:noProof/>
                <w:color w:val="000000" w:themeColor="text1"/>
                <w:szCs w:val="24"/>
              </w:rPr>
            </w:rPrChange>
          </w:rPr>
          <w:fldChar w:fldCharType="end"/>
        </w:r>
        <w:r w:rsidR="0054432A" w:rsidRPr="00A60A57" w:rsidDel="000F7AD9">
          <w:rPr>
            <w:rFonts w:cs="Times New Roman"/>
            <w:b/>
            <w:noProof/>
            <w:color w:val="0D0D0D" w:themeColor="text1" w:themeTint="F2"/>
            <w:sz w:val="22"/>
            <w:rPrChange w:id="7459" w:author="tao huang" w:date="2017-09-17T12:05:00Z">
              <w:rPr>
                <w:rFonts w:cs="Times New Roman"/>
                <w:noProof/>
                <w:color w:val="000000" w:themeColor="text1"/>
                <w:szCs w:val="24"/>
              </w:rPr>
            </w:rPrChange>
          </w:rPr>
          <w:t xml:space="preserve">, </w:t>
        </w:r>
        <w:r w:rsidR="00192EBD" w:rsidRPr="00A60A57" w:rsidDel="000F7AD9">
          <w:rPr>
            <w:b/>
            <w:color w:val="0D0D0D" w:themeColor="text1" w:themeTint="F2"/>
            <w:sz w:val="22"/>
            <w:rPrChange w:id="7460" w:author="tao huang" w:date="2017-09-17T12:05:00Z">
              <w:rPr/>
            </w:rPrChange>
          </w:rPr>
          <w:fldChar w:fldCharType="begin"/>
        </w:r>
        <w:r w:rsidR="00192EBD" w:rsidRPr="00A60A57" w:rsidDel="000F7AD9">
          <w:rPr>
            <w:b/>
            <w:color w:val="0D0D0D" w:themeColor="text1" w:themeTint="F2"/>
            <w:sz w:val="22"/>
            <w:rPrChange w:id="7461" w:author="tao huang" w:date="2017-09-17T12:05:00Z">
              <w:rPr/>
            </w:rPrChange>
          </w:rPr>
          <w:instrText xml:space="preserve"> HYPERLINK \l "_ENREF_67" \o "Petropoulos, 2014 #3" </w:instrText>
        </w:r>
        <w:r w:rsidR="00192EBD" w:rsidRPr="00A60A57" w:rsidDel="000F7AD9">
          <w:rPr>
            <w:b/>
            <w:color w:val="0D0D0D" w:themeColor="text1" w:themeTint="F2"/>
            <w:sz w:val="22"/>
            <w:rPrChange w:id="7462" w:author="tao huang" w:date="2017-09-17T12:05:00Z">
              <w:rPr>
                <w:rFonts w:cs="Times New Roman"/>
                <w:noProof/>
                <w:color w:val="000000" w:themeColor="text1"/>
                <w:szCs w:val="24"/>
              </w:rPr>
            </w:rPrChange>
          </w:rPr>
          <w:fldChar w:fldCharType="separate"/>
        </w:r>
        <w:r w:rsidR="00780FE2" w:rsidRPr="00A60A57" w:rsidDel="000F7AD9">
          <w:rPr>
            <w:rFonts w:cs="Times New Roman"/>
            <w:b/>
            <w:noProof/>
            <w:color w:val="0D0D0D" w:themeColor="text1" w:themeTint="F2"/>
            <w:sz w:val="22"/>
            <w:rPrChange w:id="7463" w:author="tao huang" w:date="2017-09-17T12:05:00Z">
              <w:rPr>
                <w:rFonts w:cs="Times New Roman"/>
                <w:noProof/>
                <w:color w:val="000000" w:themeColor="text1"/>
                <w:szCs w:val="24"/>
              </w:rPr>
            </w:rPrChange>
          </w:rPr>
          <w:t>Petropoulos, Makridakis et al. 2014</w:t>
        </w:r>
        <w:r w:rsidR="00192EBD" w:rsidRPr="00A60A57" w:rsidDel="000F7AD9">
          <w:rPr>
            <w:rFonts w:cs="Times New Roman"/>
            <w:b/>
            <w:noProof/>
            <w:color w:val="0D0D0D" w:themeColor="text1" w:themeTint="F2"/>
            <w:sz w:val="22"/>
            <w:rPrChange w:id="7464" w:author="tao huang" w:date="2017-09-17T12:05:00Z">
              <w:rPr>
                <w:rFonts w:cs="Times New Roman"/>
                <w:noProof/>
                <w:color w:val="000000" w:themeColor="text1"/>
                <w:szCs w:val="24"/>
              </w:rPr>
            </w:rPrChange>
          </w:rPr>
          <w:fldChar w:fldCharType="end"/>
        </w:r>
        <w:r w:rsidR="0054432A" w:rsidRPr="00A60A57" w:rsidDel="000F7AD9">
          <w:rPr>
            <w:rFonts w:cs="Times New Roman"/>
            <w:b/>
            <w:noProof/>
            <w:color w:val="0D0D0D" w:themeColor="text1" w:themeTint="F2"/>
            <w:sz w:val="22"/>
            <w:rPrChange w:id="7465" w:author="tao huang" w:date="2017-09-17T12:05:00Z">
              <w:rPr>
                <w:rFonts w:cs="Times New Roman"/>
                <w:noProof/>
                <w:color w:val="000000" w:themeColor="text1"/>
                <w:szCs w:val="24"/>
              </w:rPr>
            </w:rPrChange>
          </w:rPr>
          <w:t>)</w:t>
        </w:r>
        <w:r w:rsidR="007309BB" w:rsidRPr="00A60A57" w:rsidDel="000F7AD9">
          <w:rPr>
            <w:rFonts w:cs="Times New Roman"/>
            <w:b/>
            <w:color w:val="0D0D0D" w:themeColor="text1" w:themeTint="F2"/>
            <w:sz w:val="22"/>
            <w:rPrChange w:id="7466" w:author="tao huang" w:date="2017-09-17T12:05:00Z">
              <w:rPr>
                <w:rFonts w:cs="Times New Roman"/>
                <w:color w:val="000000" w:themeColor="text1"/>
                <w:szCs w:val="24"/>
              </w:rPr>
            </w:rPrChange>
          </w:rPr>
          <w:fldChar w:fldCharType="end"/>
        </w:r>
        <w:r w:rsidR="00EB4CE8" w:rsidRPr="00A60A57" w:rsidDel="000F7AD9">
          <w:rPr>
            <w:rFonts w:cs="Times New Roman"/>
            <w:b/>
            <w:color w:val="0D0D0D" w:themeColor="text1" w:themeTint="F2"/>
            <w:sz w:val="22"/>
            <w:rPrChange w:id="7467" w:author="tao huang" w:date="2017-09-17T12:05:00Z">
              <w:rPr>
                <w:rFonts w:cs="Times New Roman"/>
                <w:color w:val="000000" w:themeColor="text1"/>
                <w:szCs w:val="24"/>
              </w:rPr>
            </w:rPrChange>
          </w:rPr>
          <w:t>.</w:t>
        </w:r>
        <w:r w:rsidR="00243B10" w:rsidRPr="00A60A57" w:rsidDel="000F7AD9">
          <w:rPr>
            <w:b/>
            <w:color w:val="0D0D0D" w:themeColor="text1" w:themeTint="F2"/>
            <w:sz w:val="22"/>
            <w:rPrChange w:id="7468" w:author="tao huang" w:date="2017-09-17T12:05:00Z">
              <w:rPr>
                <w:color w:val="000000" w:themeColor="text1"/>
                <w:szCs w:val="24"/>
              </w:rPr>
            </w:rPrChange>
          </w:rPr>
          <w:t xml:space="preserve"> </w:t>
        </w:r>
      </w:moveFrom>
    </w:p>
    <w:moveFromRangeEnd w:id="7429"/>
    <w:p w14:paraId="44C4E69A" w14:textId="0C74D68B" w:rsidR="00016354" w:rsidRPr="00A60A57" w:rsidDel="00ED66F8" w:rsidRDefault="00016354">
      <w:pPr>
        <w:rPr>
          <w:del w:id="7469" w:author="tao huang" w:date="2017-09-16T12:52:00Z"/>
          <w:b/>
          <w:color w:val="0D0D0D" w:themeColor="text1" w:themeTint="F2"/>
          <w:rPrChange w:id="7470" w:author="tao huang" w:date="2017-09-17T12:05:00Z">
            <w:rPr>
              <w:del w:id="7471" w:author="tao huang" w:date="2017-09-16T12:52:00Z"/>
              <w:rFonts w:cs="Times New Roman"/>
              <w:color w:val="000000" w:themeColor="text1"/>
              <w:szCs w:val="24"/>
            </w:rPr>
          </w:rPrChange>
        </w:rPr>
        <w:pPrChange w:id="7472" w:author="tao huang" w:date="2017-09-16T13:03:00Z">
          <w:pPr>
            <w:spacing w:after="0" w:line="360" w:lineRule="auto"/>
          </w:pPr>
        </w:pPrChange>
      </w:pPr>
    </w:p>
    <w:p w14:paraId="50CF7D22" w14:textId="10F8C536" w:rsidR="00FE6726" w:rsidRPr="00A60A57" w:rsidDel="00F65F3E" w:rsidRDefault="00FE6726">
      <w:pPr>
        <w:rPr>
          <w:del w:id="7473" w:author="tao huang" w:date="2017-09-16T13:04:00Z"/>
          <w:b/>
          <w:color w:val="0D0D0D" w:themeColor="text1" w:themeTint="F2"/>
          <w:rPrChange w:id="7474" w:author="tao huang" w:date="2017-09-17T12:05:00Z">
            <w:rPr>
              <w:del w:id="7475" w:author="tao huang" w:date="2017-09-16T13:04:00Z"/>
              <w:rFonts w:cs="Times New Roman"/>
              <w:b/>
              <w:color w:val="000000" w:themeColor="text1"/>
              <w:szCs w:val="24"/>
            </w:rPr>
          </w:rPrChange>
        </w:rPr>
        <w:pPrChange w:id="7476" w:author="tao huang" w:date="2017-09-16T13:03:00Z">
          <w:pPr>
            <w:pStyle w:val="ListParagraph"/>
            <w:numPr>
              <w:numId w:val="39"/>
            </w:numPr>
            <w:spacing w:after="0" w:line="360" w:lineRule="auto"/>
            <w:ind w:hanging="360"/>
          </w:pPr>
        </w:pPrChange>
      </w:pPr>
      <w:del w:id="7477" w:author="tao huang" w:date="2017-09-16T13:04:00Z">
        <w:r w:rsidRPr="00A60A57" w:rsidDel="00F65F3E">
          <w:rPr>
            <w:b/>
            <w:color w:val="0D0D0D" w:themeColor="text1" w:themeTint="F2"/>
            <w:rPrChange w:id="7478" w:author="tao huang" w:date="2017-09-17T12:05:00Z">
              <w:rPr>
                <w:rFonts w:cs="Times New Roman"/>
                <w:b/>
                <w:color w:val="000000" w:themeColor="text1"/>
                <w:szCs w:val="24"/>
              </w:rPr>
            </w:rPrChange>
          </w:rPr>
          <w:delText>The experimental design</w:delText>
        </w:r>
      </w:del>
    </w:p>
    <w:p w14:paraId="43005D5D" w14:textId="49DE790C" w:rsidR="00986BA6" w:rsidRPr="00A60A57" w:rsidRDefault="00F65F3E">
      <w:pPr>
        <w:pStyle w:val="ListParagraph"/>
        <w:numPr>
          <w:ilvl w:val="0"/>
          <w:numId w:val="45"/>
        </w:numPr>
        <w:spacing w:after="0" w:line="360" w:lineRule="auto"/>
        <w:rPr>
          <w:ins w:id="7479" w:author="tao huang" w:date="2017-09-16T13:05:00Z"/>
          <w:rFonts w:cs="Times New Roman"/>
          <w:b/>
          <w:color w:val="0D0D0D" w:themeColor="text1" w:themeTint="F2"/>
          <w:sz w:val="22"/>
          <w:rPrChange w:id="7480" w:author="tao huang" w:date="2017-09-17T12:05:00Z">
            <w:rPr>
              <w:ins w:id="7481" w:author="tao huang" w:date="2017-09-16T13:05:00Z"/>
            </w:rPr>
          </w:rPrChange>
        </w:rPr>
        <w:pPrChange w:id="7482" w:author="tao huang" w:date="2017-09-16T13:05:00Z">
          <w:pPr>
            <w:spacing w:after="0" w:line="360" w:lineRule="auto"/>
          </w:pPr>
        </w:pPrChange>
      </w:pPr>
      <w:ins w:id="7483" w:author="tao huang" w:date="2017-09-16T13:03:00Z">
        <w:r w:rsidRPr="00A60A57">
          <w:rPr>
            <w:rFonts w:cs="Times New Roman"/>
            <w:b/>
            <w:color w:val="0D0D0D" w:themeColor="text1" w:themeTint="F2"/>
            <w:sz w:val="22"/>
            <w:rPrChange w:id="7484" w:author="tao huang" w:date="2017-09-17T12:05:00Z">
              <w:rPr>
                <w:rFonts w:cs="Times New Roman"/>
                <w:color w:val="000000" w:themeColor="text1"/>
                <w:sz w:val="22"/>
              </w:rPr>
            </w:rPrChange>
          </w:rPr>
          <w:t>The experimental design</w:t>
        </w:r>
      </w:ins>
    </w:p>
    <w:p w14:paraId="0CBDCACA" w14:textId="77777777" w:rsidR="00F65F3E" w:rsidRPr="00A60A57" w:rsidRDefault="00F65F3E">
      <w:pPr>
        <w:pStyle w:val="ListParagraph"/>
        <w:spacing w:after="0" w:line="360" w:lineRule="auto"/>
        <w:rPr>
          <w:rFonts w:cs="Times New Roman"/>
          <w:b/>
          <w:color w:val="0D0D0D" w:themeColor="text1" w:themeTint="F2"/>
          <w:sz w:val="22"/>
          <w:rPrChange w:id="7485" w:author="tao huang" w:date="2017-09-17T12:05:00Z">
            <w:rPr>
              <w:rFonts w:cs="Times New Roman"/>
              <w:color w:val="000000" w:themeColor="text1"/>
              <w:szCs w:val="24"/>
            </w:rPr>
          </w:rPrChange>
        </w:rPr>
        <w:pPrChange w:id="7486" w:author="tao huang" w:date="2017-09-16T13:05:00Z">
          <w:pPr>
            <w:spacing w:after="0" w:line="360" w:lineRule="auto"/>
          </w:pPr>
        </w:pPrChange>
      </w:pPr>
    </w:p>
    <w:p w14:paraId="7F065EC0" w14:textId="7F7D2887" w:rsidR="00790B7A" w:rsidRPr="00A60A57" w:rsidRDefault="00625B72">
      <w:pPr>
        <w:spacing w:after="0" w:line="360" w:lineRule="auto"/>
        <w:rPr>
          <w:ins w:id="7487" w:author="tao huang" w:date="2017-09-16T12:31:00Z"/>
          <w:color w:val="0D0D0D" w:themeColor="text1" w:themeTint="F2"/>
          <w:sz w:val="22"/>
          <w:rPrChange w:id="7488" w:author="tao huang" w:date="2017-09-17T12:05:00Z">
            <w:rPr>
              <w:ins w:id="7489" w:author="tao huang" w:date="2017-09-16T12:31:00Z"/>
              <w:color w:val="000000" w:themeColor="text1"/>
              <w:sz w:val="22"/>
            </w:rPr>
          </w:rPrChange>
        </w:rPr>
      </w:pPr>
      <w:r w:rsidRPr="00A60A57">
        <w:rPr>
          <w:rFonts w:cs="Times New Roman"/>
          <w:color w:val="0D0D0D" w:themeColor="text1" w:themeTint="F2"/>
          <w:sz w:val="22"/>
          <w:rPrChange w:id="7490" w:author="tao huang" w:date="2017-09-17T12:05:00Z">
            <w:rPr>
              <w:rFonts w:cs="Times New Roman"/>
              <w:color w:val="000000" w:themeColor="text1"/>
              <w:szCs w:val="24"/>
            </w:rPr>
          </w:rPrChange>
        </w:rPr>
        <w:t>In this study</w:t>
      </w:r>
      <w:r w:rsidRPr="00A60A57">
        <w:rPr>
          <w:color w:val="0D0D0D" w:themeColor="text1" w:themeTint="F2"/>
          <w:sz w:val="22"/>
          <w:rPrChange w:id="7491" w:author="tao huang" w:date="2017-09-17T12:05:00Z">
            <w:rPr>
              <w:color w:val="000000" w:themeColor="text1"/>
              <w:szCs w:val="24"/>
            </w:rPr>
          </w:rPrChange>
        </w:rPr>
        <w:t xml:space="preserve">, </w:t>
      </w:r>
      <w:ins w:id="7492" w:author="tao huang" w:date="2017-09-16T12:31:00Z">
        <w:r w:rsidR="00790B7A" w:rsidRPr="00A60A57">
          <w:rPr>
            <w:color w:val="0D0D0D" w:themeColor="text1" w:themeTint="F2"/>
            <w:sz w:val="22"/>
            <w:rPrChange w:id="7493" w:author="tao huang" w:date="2017-09-17T12:05:00Z">
              <w:rPr>
                <w:color w:val="000000" w:themeColor="text1"/>
                <w:sz w:val="22"/>
              </w:rPr>
            </w:rPrChange>
          </w:rPr>
          <w:t>we evaluate the forecasting performance of the following models:</w:t>
        </w:r>
      </w:ins>
    </w:p>
    <w:p w14:paraId="7F88C99C" w14:textId="77777777" w:rsidR="00790B7A" w:rsidRPr="00A60A57" w:rsidRDefault="00790B7A">
      <w:pPr>
        <w:spacing w:after="0" w:line="360" w:lineRule="auto"/>
        <w:rPr>
          <w:ins w:id="7494" w:author="tao huang" w:date="2017-09-16T12:31:00Z"/>
          <w:color w:val="0D0D0D" w:themeColor="text1" w:themeTint="F2"/>
          <w:sz w:val="22"/>
          <w:rPrChange w:id="7495" w:author="tao huang" w:date="2017-09-17T12:05:00Z">
            <w:rPr>
              <w:ins w:id="7496" w:author="tao huang" w:date="2017-09-16T12:31:00Z"/>
              <w:color w:val="000000" w:themeColor="text1"/>
              <w:sz w:val="22"/>
            </w:rPr>
          </w:rPrChange>
        </w:rPr>
      </w:pPr>
    </w:p>
    <w:p w14:paraId="1EB0F9C6" w14:textId="253C9C52" w:rsidR="00790B7A" w:rsidRPr="003C69A4" w:rsidRDefault="007B7468" w:rsidP="003C69A4">
      <w:pPr>
        <w:pStyle w:val="ListParagraph"/>
        <w:numPr>
          <w:ilvl w:val="0"/>
          <w:numId w:val="47"/>
        </w:numPr>
        <w:spacing w:after="0" w:line="360" w:lineRule="auto"/>
        <w:rPr>
          <w:ins w:id="7497" w:author="tao huang" w:date="2017-09-16T12:32:00Z"/>
          <w:color w:val="0D0D0D" w:themeColor="text1" w:themeTint="F2"/>
          <w:sz w:val="22"/>
          <w:rPrChange w:id="7498" w:author="tao huang" w:date="2017-09-17T19:32:00Z">
            <w:rPr>
              <w:ins w:id="7499" w:author="tao huang" w:date="2017-09-16T12:32:00Z"/>
              <w:color w:val="000000" w:themeColor="text1"/>
              <w:sz w:val="22"/>
            </w:rPr>
          </w:rPrChange>
        </w:rPr>
        <w:pPrChange w:id="7500" w:author="tao huang" w:date="2017-09-17T19:32:00Z">
          <w:pPr>
            <w:spacing w:after="0" w:line="360" w:lineRule="auto"/>
          </w:pPr>
        </w:pPrChange>
      </w:pPr>
      <w:ins w:id="7501" w:author="tao huang" w:date="2017-09-16T12:45:00Z">
        <w:r w:rsidRPr="003C69A4">
          <w:rPr>
            <w:color w:val="0D0D0D" w:themeColor="text1" w:themeTint="F2"/>
            <w:sz w:val="22"/>
            <w:rPrChange w:id="7502" w:author="tao huang" w:date="2017-09-17T19:32:00Z">
              <w:rPr>
                <w:color w:val="000000" w:themeColor="text1"/>
                <w:sz w:val="22"/>
              </w:rPr>
            </w:rPrChange>
          </w:rPr>
          <w:t xml:space="preserve">The </w:t>
        </w:r>
      </w:ins>
      <w:ins w:id="7503" w:author="tao huang" w:date="2017-09-16T12:31:00Z">
        <w:r w:rsidR="00790B7A" w:rsidRPr="003C69A4">
          <w:rPr>
            <w:color w:val="0D0D0D" w:themeColor="text1" w:themeTint="F2"/>
            <w:sz w:val="22"/>
            <w:rPrChange w:id="7504" w:author="tao huang" w:date="2017-09-17T19:32:00Z">
              <w:rPr>
                <w:color w:val="000000" w:themeColor="text1"/>
                <w:sz w:val="22"/>
              </w:rPr>
            </w:rPrChange>
          </w:rPr>
          <w:t>Base-lift</w:t>
        </w:r>
      </w:ins>
      <w:ins w:id="7505" w:author="tao huang" w:date="2017-09-16T12:45:00Z">
        <w:r w:rsidRPr="003C69A4">
          <w:rPr>
            <w:color w:val="0D0D0D" w:themeColor="text1" w:themeTint="F2"/>
            <w:sz w:val="22"/>
            <w:rPrChange w:id="7506" w:author="tao huang" w:date="2017-09-17T19:32:00Z">
              <w:rPr>
                <w:color w:val="000000" w:themeColor="text1"/>
                <w:sz w:val="22"/>
              </w:rPr>
            </w:rPrChange>
          </w:rPr>
          <w:t xml:space="preserve"> method</w:t>
        </w:r>
      </w:ins>
      <w:ins w:id="7507" w:author="tao huang" w:date="2017-09-16T12:32:00Z">
        <w:r w:rsidR="00790B7A" w:rsidRPr="003C69A4">
          <w:rPr>
            <w:color w:val="0D0D0D" w:themeColor="text1" w:themeTint="F2"/>
            <w:sz w:val="22"/>
            <w:rPrChange w:id="7508" w:author="tao huang" w:date="2017-09-17T19:32:00Z">
              <w:rPr>
                <w:color w:val="000000" w:themeColor="text1"/>
                <w:sz w:val="22"/>
              </w:rPr>
            </w:rPrChange>
          </w:rPr>
          <w:t xml:space="preserve">: </w:t>
        </w:r>
      </w:ins>
      <w:ins w:id="7509" w:author="tao huang" w:date="2017-09-16T12:48:00Z">
        <w:r w:rsidR="00683336" w:rsidRPr="003C69A4">
          <w:rPr>
            <w:color w:val="0D0D0D" w:themeColor="text1" w:themeTint="F2"/>
            <w:sz w:val="22"/>
            <w:rPrChange w:id="7510" w:author="tao huang" w:date="2017-09-17T19:32:00Z">
              <w:rPr>
                <w:color w:val="000000" w:themeColor="text1"/>
                <w:sz w:val="22"/>
              </w:rPr>
            </w:rPrChange>
          </w:rPr>
          <w:t>t</w:t>
        </w:r>
      </w:ins>
      <w:ins w:id="7511" w:author="tao huang" w:date="2017-09-16T12:45:00Z">
        <w:r w:rsidRPr="003C69A4">
          <w:rPr>
            <w:rFonts w:cs="Times New Roman"/>
            <w:color w:val="0D0D0D" w:themeColor="text1" w:themeTint="F2"/>
            <w:sz w:val="22"/>
            <w:rPrChange w:id="7512" w:author="tao huang" w:date="2017-09-17T19:32:00Z">
              <w:rPr>
                <w:rFonts w:cs="Times New Roman"/>
                <w:color w:val="000000" w:themeColor="text1"/>
                <w:sz w:val="22"/>
              </w:rPr>
            </w:rPrChange>
          </w:rPr>
          <w:t>he met</w:t>
        </w:r>
      </w:ins>
      <w:ins w:id="7513" w:author="tao huang" w:date="2017-09-16T12:46:00Z">
        <w:r w:rsidRPr="003C69A4">
          <w:rPr>
            <w:rFonts w:cs="Times New Roman"/>
            <w:color w:val="0D0D0D" w:themeColor="text1" w:themeTint="F2"/>
            <w:sz w:val="22"/>
            <w:rPrChange w:id="7514" w:author="tao huang" w:date="2017-09-17T19:32:00Z">
              <w:rPr>
                <w:rFonts w:cs="Times New Roman"/>
                <w:color w:val="000000" w:themeColor="text1"/>
                <w:sz w:val="22"/>
              </w:rPr>
            </w:rPrChange>
          </w:rPr>
          <w:t xml:space="preserve">hod </w:t>
        </w:r>
      </w:ins>
      <w:ins w:id="7515" w:author="tao huang" w:date="2017-09-16T12:32:00Z">
        <w:r w:rsidR="00790B7A" w:rsidRPr="003C69A4">
          <w:rPr>
            <w:rFonts w:cs="Times New Roman"/>
            <w:color w:val="0D0D0D" w:themeColor="text1" w:themeTint="F2"/>
            <w:sz w:val="22"/>
            <w:rPrChange w:id="7516" w:author="tao huang" w:date="2017-09-17T19:32:00Z">
              <w:rPr>
                <w:rFonts w:cs="Times New Roman"/>
                <w:color w:val="000000" w:themeColor="text1"/>
                <w:sz w:val="22"/>
              </w:rPr>
            </w:rPrChange>
          </w:rPr>
          <w:t xml:space="preserve">is widely used by retailers in practice. It generates baseline forecasts using simple exponential smoothing method and makes adjustments for any incoming promotional event based on the lift effect by the most recent promotional event. More detailed descriptions can be found in </w:t>
        </w:r>
      </w:ins>
      <w:r w:rsidR="00F75C33" w:rsidRPr="003C69A4">
        <w:rPr>
          <w:rFonts w:cs="Times New Roman"/>
          <w:color w:val="0D0D0D" w:themeColor="text1" w:themeTint="F2"/>
          <w:sz w:val="22"/>
          <w:rPrChange w:id="7517" w:author="tao huang" w:date="2017-09-17T19:32:00Z">
            <w:rPr/>
          </w:rPrChange>
        </w:rPr>
        <w:fldChar w:fldCharType="begin"/>
      </w:r>
      <w:r w:rsidR="00F75C33" w:rsidRPr="003C69A4">
        <w:rPr>
          <w:rFonts w:cs="Times New Roman"/>
          <w:color w:val="0D0D0D" w:themeColor="text1" w:themeTint="F2"/>
          <w:sz w:val="22"/>
          <w:rPrChange w:id="7518" w:author="tao huang" w:date="2017-09-17T19:32:00Z">
            <w:rPr/>
          </w:rPrChange>
        </w:rPr>
        <w:instrText xml:space="preserve"> HYPERLINK \l "_ENREF_38" \o "Gür Ali, 2009 #715" </w:instrText>
      </w:r>
      <w:r w:rsidR="00F75C33" w:rsidRPr="003C69A4">
        <w:rPr>
          <w:rFonts w:cs="Times New Roman"/>
          <w:color w:val="0D0D0D" w:themeColor="text1" w:themeTint="F2"/>
          <w:sz w:val="22"/>
          <w:rPrChange w:id="7519" w:author="tao huang" w:date="2017-09-17T19:32:00Z">
            <w:rPr/>
          </w:rPrChange>
        </w:rPr>
        <w:fldChar w:fldCharType="separate"/>
      </w:r>
      <w:ins w:id="7520" w:author="tao huang" w:date="2017-09-16T12:32:00Z">
        <w:r w:rsidR="00F75C33" w:rsidRPr="003C69A4">
          <w:rPr>
            <w:rFonts w:cs="Times New Roman"/>
            <w:color w:val="0D0D0D" w:themeColor="text1" w:themeTint="F2"/>
            <w:sz w:val="22"/>
            <w:rPrChange w:id="7521" w:author="tao huang" w:date="2017-09-17T19:32:00Z">
              <w:rPr>
                <w:rFonts w:cs="Times New Roman"/>
                <w:color w:val="000000" w:themeColor="text1"/>
                <w:sz w:val="22"/>
              </w:rPr>
            </w:rPrChange>
          </w:rPr>
          <w:fldChar w:fldCharType="begin"/>
        </w:r>
      </w:ins>
      <w:r w:rsidR="00F75C33" w:rsidRPr="003C69A4">
        <w:rPr>
          <w:rFonts w:cs="Times New Roman"/>
          <w:color w:val="0D0D0D" w:themeColor="text1" w:themeTint="F2"/>
          <w:sz w:val="22"/>
          <w:rPrChange w:id="7522" w:author="tao huang" w:date="2017-09-17T19:32:00Z">
            <w:rPr/>
          </w:rPrChange>
        </w:rPr>
        <w:instrText xml:space="preserve"> ADDIN EN.CITE &lt;EndNote&gt;&lt;Cite AuthorYear="1"&gt;&lt;Author&gt;Gür Ali&lt;/Author&gt;&lt;Year&gt;2009&lt;/Year&gt;&lt;RecNum&gt;715&lt;/RecNum&gt;&lt;DisplayText&gt;Gür Ali et al. (2009)&lt;/DisplayText&gt;&lt;record&gt;&lt;rec-number&gt;715&lt;/rec-number&gt;&lt;foreign-keys&gt;&lt;key app="EN" db-id="fwzpfdt205x9v6eprsvv25dpxftedxv0z0a9" timestamp="0"&gt;715&lt;/key&gt;&lt;/foreign-keys&gt;&lt;ref-type name="Journal Article"&gt;17&lt;/ref-type&gt;&lt;contributors&gt;&lt;authors&gt;&lt;author&gt;Gür Ali, Özden&lt;/author&gt;&lt;author&gt;SayIn, Serpil&lt;/author&gt;&lt;author&gt;van Woensel, Tom&lt;/author&gt;&lt;author&gt;Fransoo, Jan&lt;/author&gt;&lt;/authors&gt;&lt;/contributors&gt;&lt;titles&gt;&lt;title&gt;SKU demand forecasting in the presence of promotions&lt;/title&gt;&lt;secondary-title&gt;Expert Systems with Applications&lt;/secondary-title&gt;&lt;/titles&gt;&lt;volume&gt;36&lt;/volume&gt;&lt;number&gt;10&lt;/number&gt;&lt;dates&gt;&lt;year&gt;2009&lt;/year&gt;&lt;/dates&gt;&lt;urls&gt;&lt;/urls&gt;&lt;/record&gt;&lt;/Cite&gt;&lt;/EndNote&gt;</w:instrText>
      </w:r>
      <w:ins w:id="7523" w:author="tao huang" w:date="2017-09-16T12:32:00Z">
        <w:r w:rsidR="00F75C33" w:rsidRPr="003C69A4">
          <w:rPr>
            <w:rFonts w:cs="Times New Roman"/>
            <w:color w:val="0D0D0D" w:themeColor="text1" w:themeTint="F2"/>
            <w:sz w:val="22"/>
            <w:rPrChange w:id="7524" w:author="tao huang" w:date="2017-09-17T19:32:00Z">
              <w:rPr>
                <w:rFonts w:cs="Times New Roman"/>
                <w:color w:val="000000" w:themeColor="text1"/>
                <w:sz w:val="22"/>
              </w:rPr>
            </w:rPrChange>
          </w:rPr>
          <w:fldChar w:fldCharType="separate"/>
        </w:r>
      </w:ins>
      <w:r w:rsidR="00F75C33" w:rsidRPr="003C69A4">
        <w:rPr>
          <w:rFonts w:cs="Times New Roman"/>
          <w:noProof/>
          <w:color w:val="0D0D0D" w:themeColor="text1" w:themeTint="F2"/>
          <w:sz w:val="22"/>
          <w:rPrChange w:id="7525" w:author="tao huang" w:date="2017-09-17T19:32:00Z">
            <w:rPr>
              <w:noProof/>
            </w:rPr>
          </w:rPrChange>
        </w:rPr>
        <w:t>Gür Ali et al. (2009)</w:t>
      </w:r>
      <w:ins w:id="7526" w:author="tao huang" w:date="2017-09-16T12:32:00Z">
        <w:r w:rsidR="00F75C33" w:rsidRPr="003C69A4">
          <w:rPr>
            <w:rFonts w:cs="Times New Roman"/>
            <w:color w:val="0D0D0D" w:themeColor="text1" w:themeTint="F2"/>
            <w:sz w:val="22"/>
            <w:rPrChange w:id="7527" w:author="tao huang" w:date="2017-09-17T19:32:00Z">
              <w:rPr>
                <w:rFonts w:cs="Times New Roman"/>
                <w:color w:val="000000" w:themeColor="text1"/>
                <w:sz w:val="22"/>
              </w:rPr>
            </w:rPrChange>
          </w:rPr>
          <w:fldChar w:fldCharType="end"/>
        </w:r>
      </w:ins>
      <w:r w:rsidR="00F75C33" w:rsidRPr="003C69A4">
        <w:rPr>
          <w:rFonts w:cs="Times New Roman"/>
          <w:color w:val="0D0D0D" w:themeColor="text1" w:themeTint="F2"/>
          <w:sz w:val="22"/>
          <w:rPrChange w:id="7528" w:author="tao huang" w:date="2017-09-17T19:32:00Z">
            <w:rPr/>
          </w:rPrChange>
        </w:rPr>
        <w:fldChar w:fldCharType="end"/>
      </w:r>
      <w:ins w:id="7529" w:author="tao huang" w:date="2017-09-16T12:32:00Z">
        <w:r w:rsidR="00790B7A" w:rsidRPr="003C69A4">
          <w:rPr>
            <w:rFonts w:cs="Times New Roman"/>
            <w:color w:val="0D0D0D" w:themeColor="text1" w:themeTint="F2"/>
            <w:sz w:val="22"/>
            <w:rPrChange w:id="7530" w:author="tao huang" w:date="2017-09-17T19:32:00Z">
              <w:rPr>
                <w:rFonts w:cs="Times New Roman"/>
                <w:color w:val="000000" w:themeColor="text1"/>
                <w:sz w:val="22"/>
              </w:rPr>
            </w:rPrChange>
          </w:rPr>
          <w:t xml:space="preserve"> and Huang et al. (2014).   </w:t>
        </w:r>
      </w:ins>
    </w:p>
    <w:p w14:paraId="365FCB7F" w14:textId="0088E762" w:rsidR="00790B7A" w:rsidRPr="003C69A4" w:rsidRDefault="00393EAE" w:rsidP="003C69A4">
      <w:pPr>
        <w:pStyle w:val="ListParagraph"/>
        <w:numPr>
          <w:ilvl w:val="0"/>
          <w:numId w:val="47"/>
        </w:numPr>
        <w:spacing w:after="0" w:line="360" w:lineRule="auto"/>
        <w:rPr>
          <w:ins w:id="7531" w:author="tao huang" w:date="2017-09-16T12:33:00Z"/>
          <w:color w:val="0D0D0D" w:themeColor="text1" w:themeTint="F2"/>
          <w:sz w:val="22"/>
          <w:rPrChange w:id="7532" w:author="tao huang" w:date="2017-09-17T19:32:00Z">
            <w:rPr>
              <w:ins w:id="7533" w:author="tao huang" w:date="2017-09-16T12:33:00Z"/>
              <w:color w:val="000000" w:themeColor="text1"/>
              <w:sz w:val="22"/>
            </w:rPr>
          </w:rPrChange>
        </w:rPr>
        <w:pPrChange w:id="7534" w:author="tao huang" w:date="2017-09-17T19:32:00Z">
          <w:pPr>
            <w:spacing w:after="0" w:line="360" w:lineRule="auto"/>
          </w:pPr>
        </w:pPrChange>
      </w:pPr>
      <w:ins w:id="7535" w:author="tao huang" w:date="2017-09-16T12:46:00Z">
        <w:r w:rsidRPr="003C69A4">
          <w:rPr>
            <w:color w:val="0D0D0D" w:themeColor="text1" w:themeTint="F2"/>
            <w:sz w:val="22"/>
            <w:rPrChange w:id="7536" w:author="tao huang" w:date="2017-09-17T19:32:00Z">
              <w:rPr>
                <w:color w:val="000000" w:themeColor="text1"/>
                <w:sz w:val="22"/>
              </w:rPr>
            </w:rPrChange>
          </w:rPr>
          <w:t xml:space="preserve">The </w:t>
        </w:r>
      </w:ins>
      <w:ins w:id="7537" w:author="tao huang" w:date="2017-09-16T12:31:00Z">
        <w:r w:rsidR="00790B7A" w:rsidRPr="003C69A4">
          <w:rPr>
            <w:color w:val="0D0D0D" w:themeColor="text1" w:themeTint="F2"/>
            <w:sz w:val="22"/>
            <w:rPrChange w:id="7538" w:author="tao huang" w:date="2017-09-17T19:32:00Z">
              <w:rPr>
                <w:color w:val="000000" w:themeColor="text1"/>
                <w:sz w:val="22"/>
              </w:rPr>
            </w:rPrChange>
          </w:rPr>
          <w:t>ADL-own</w:t>
        </w:r>
      </w:ins>
      <w:ins w:id="7539" w:author="tao huang" w:date="2017-09-16T12:46:00Z">
        <w:r w:rsidRPr="003C69A4">
          <w:rPr>
            <w:color w:val="0D0D0D" w:themeColor="text1" w:themeTint="F2"/>
            <w:sz w:val="22"/>
            <w:rPrChange w:id="7540" w:author="tao huang" w:date="2017-09-17T19:32:00Z">
              <w:rPr>
                <w:color w:val="000000" w:themeColor="text1"/>
                <w:sz w:val="22"/>
              </w:rPr>
            </w:rPrChange>
          </w:rPr>
          <w:t xml:space="preserve"> model</w:t>
        </w:r>
      </w:ins>
      <w:ins w:id="7541" w:author="tao huang" w:date="2017-09-16T12:33:00Z">
        <w:r w:rsidR="00790B7A" w:rsidRPr="003C69A4">
          <w:rPr>
            <w:color w:val="0D0D0D" w:themeColor="text1" w:themeTint="F2"/>
            <w:sz w:val="22"/>
            <w:rPrChange w:id="7542" w:author="tao huang" w:date="2017-09-17T19:32:00Z">
              <w:rPr>
                <w:color w:val="000000" w:themeColor="text1"/>
                <w:sz w:val="22"/>
              </w:rPr>
            </w:rPrChange>
          </w:rPr>
          <w:t xml:space="preserve">: </w:t>
        </w:r>
      </w:ins>
      <w:ins w:id="7543" w:author="tao huang" w:date="2017-09-16T12:35:00Z">
        <w:r w:rsidR="00790B7A" w:rsidRPr="003C69A4">
          <w:rPr>
            <w:color w:val="0D0D0D" w:themeColor="text1" w:themeTint="F2"/>
            <w:sz w:val="22"/>
            <w:rPrChange w:id="7544" w:author="tao huang" w:date="2017-09-17T19:32:00Z">
              <w:rPr>
                <w:color w:val="000000" w:themeColor="text1"/>
                <w:sz w:val="22"/>
              </w:rPr>
            </w:rPrChange>
          </w:rPr>
          <w:t>as introduced in section 6.</w:t>
        </w:r>
      </w:ins>
    </w:p>
    <w:p w14:paraId="4833CB2A" w14:textId="5850A74C" w:rsidR="00790B7A" w:rsidRPr="003C69A4" w:rsidRDefault="00393EAE" w:rsidP="003C69A4">
      <w:pPr>
        <w:pStyle w:val="ListParagraph"/>
        <w:numPr>
          <w:ilvl w:val="0"/>
          <w:numId w:val="47"/>
        </w:numPr>
        <w:spacing w:after="0" w:line="360" w:lineRule="auto"/>
        <w:rPr>
          <w:ins w:id="7545" w:author="tao huang" w:date="2017-09-16T12:35:00Z"/>
          <w:color w:val="0D0D0D" w:themeColor="text1" w:themeTint="F2"/>
          <w:sz w:val="22"/>
          <w:rPrChange w:id="7546" w:author="tao huang" w:date="2017-09-17T19:32:00Z">
            <w:rPr>
              <w:ins w:id="7547" w:author="tao huang" w:date="2017-09-16T12:35:00Z"/>
              <w:color w:val="000000" w:themeColor="text1"/>
              <w:sz w:val="22"/>
            </w:rPr>
          </w:rPrChange>
        </w:rPr>
        <w:pPrChange w:id="7548" w:author="tao huang" w:date="2017-09-17T19:32:00Z">
          <w:pPr>
            <w:spacing w:after="0" w:line="360" w:lineRule="auto"/>
          </w:pPr>
        </w:pPrChange>
      </w:pPr>
      <w:ins w:id="7549" w:author="tao huang" w:date="2017-09-16T12:46:00Z">
        <w:r w:rsidRPr="003C69A4">
          <w:rPr>
            <w:color w:val="0D0D0D" w:themeColor="text1" w:themeTint="F2"/>
            <w:sz w:val="22"/>
            <w:rPrChange w:id="7550" w:author="tao huang" w:date="2017-09-17T19:32:00Z">
              <w:rPr>
                <w:color w:val="000000" w:themeColor="text1"/>
                <w:sz w:val="22"/>
              </w:rPr>
            </w:rPrChange>
          </w:rPr>
          <w:t xml:space="preserve">The </w:t>
        </w:r>
      </w:ins>
      <w:ins w:id="7551" w:author="tao huang" w:date="2017-09-16T12:31:00Z">
        <w:r w:rsidR="00790B7A" w:rsidRPr="003C69A4">
          <w:rPr>
            <w:color w:val="0D0D0D" w:themeColor="text1" w:themeTint="F2"/>
            <w:sz w:val="22"/>
            <w:rPrChange w:id="7552" w:author="tao huang" w:date="2017-09-17T19:32:00Z">
              <w:rPr>
                <w:color w:val="000000" w:themeColor="text1"/>
                <w:sz w:val="22"/>
              </w:rPr>
            </w:rPrChange>
          </w:rPr>
          <w:t>ADL-</w:t>
        </w:r>
        <w:r w:rsidR="00790B7A" w:rsidRPr="003C69A4">
          <w:rPr>
            <w:noProof/>
            <w:color w:val="0D0D0D" w:themeColor="text1" w:themeTint="F2"/>
            <w:sz w:val="22"/>
            <w:rPrChange w:id="7553" w:author="tao huang" w:date="2017-09-17T19:32:00Z">
              <w:rPr>
                <w:color w:val="000000" w:themeColor="text1"/>
                <w:sz w:val="22"/>
              </w:rPr>
            </w:rPrChange>
          </w:rPr>
          <w:t>intra</w:t>
        </w:r>
      </w:ins>
      <w:ins w:id="7554" w:author="tao huang" w:date="2017-09-16T12:46:00Z">
        <w:r w:rsidRPr="003C69A4">
          <w:rPr>
            <w:color w:val="0D0D0D" w:themeColor="text1" w:themeTint="F2"/>
            <w:sz w:val="22"/>
            <w:rPrChange w:id="7555" w:author="tao huang" w:date="2017-09-17T19:32:00Z">
              <w:rPr>
                <w:color w:val="000000" w:themeColor="text1"/>
                <w:sz w:val="22"/>
              </w:rPr>
            </w:rPrChange>
          </w:rPr>
          <w:t xml:space="preserve"> model</w:t>
        </w:r>
      </w:ins>
      <w:ins w:id="7556" w:author="tao huang" w:date="2017-09-16T12:35:00Z">
        <w:r w:rsidR="00790B7A" w:rsidRPr="003C69A4">
          <w:rPr>
            <w:color w:val="0D0D0D" w:themeColor="text1" w:themeTint="F2"/>
            <w:sz w:val="22"/>
            <w:rPrChange w:id="7557" w:author="tao huang" w:date="2017-09-17T19:32:00Z">
              <w:rPr>
                <w:color w:val="000000" w:themeColor="text1"/>
                <w:sz w:val="22"/>
              </w:rPr>
            </w:rPrChange>
          </w:rPr>
          <w:t>: as introduced in section 6.</w:t>
        </w:r>
      </w:ins>
    </w:p>
    <w:p w14:paraId="55977498" w14:textId="298DF54D" w:rsidR="00790B7A" w:rsidRPr="003C69A4" w:rsidRDefault="00393EAE" w:rsidP="003C69A4">
      <w:pPr>
        <w:pStyle w:val="ListParagraph"/>
        <w:numPr>
          <w:ilvl w:val="0"/>
          <w:numId w:val="47"/>
        </w:numPr>
        <w:spacing w:after="0" w:line="360" w:lineRule="auto"/>
        <w:rPr>
          <w:ins w:id="7558" w:author="tao huang" w:date="2017-09-16T12:35:00Z"/>
          <w:color w:val="0D0D0D" w:themeColor="text1" w:themeTint="F2"/>
          <w:sz w:val="22"/>
          <w:rPrChange w:id="7559" w:author="tao huang" w:date="2017-09-17T19:33:00Z">
            <w:rPr>
              <w:ins w:id="7560" w:author="tao huang" w:date="2017-09-16T12:35:00Z"/>
              <w:color w:val="000000" w:themeColor="text1"/>
              <w:sz w:val="22"/>
            </w:rPr>
          </w:rPrChange>
        </w:rPr>
        <w:pPrChange w:id="7561" w:author="tao huang" w:date="2017-09-17T19:33:00Z">
          <w:pPr>
            <w:spacing w:after="0" w:line="360" w:lineRule="auto"/>
          </w:pPr>
        </w:pPrChange>
      </w:pPr>
      <w:ins w:id="7562" w:author="tao huang" w:date="2017-09-16T12:46:00Z">
        <w:r w:rsidRPr="003C69A4">
          <w:rPr>
            <w:color w:val="0D0D0D" w:themeColor="text1" w:themeTint="F2"/>
            <w:sz w:val="22"/>
            <w:rPrChange w:id="7563" w:author="tao huang" w:date="2017-09-17T19:33:00Z">
              <w:rPr>
                <w:color w:val="000000" w:themeColor="text1"/>
                <w:sz w:val="22"/>
              </w:rPr>
            </w:rPrChange>
          </w:rPr>
          <w:t xml:space="preserve">The </w:t>
        </w:r>
      </w:ins>
      <w:ins w:id="7564" w:author="tao huang" w:date="2017-09-16T12:31:00Z">
        <w:r w:rsidR="00790B7A" w:rsidRPr="003C69A4">
          <w:rPr>
            <w:color w:val="0D0D0D" w:themeColor="text1" w:themeTint="F2"/>
            <w:sz w:val="22"/>
            <w:rPrChange w:id="7565" w:author="tao huang" w:date="2017-09-17T19:33:00Z">
              <w:rPr>
                <w:color w:val="000000" w:themeColor="text1"/>
                <w:sz w:val="22"/>
              </w:rPr>
            </w:rPrChange>
          </w:rPr>
          <w:t>ADL-</w:t>
        </w:r>
        <w:r w:rsidR="00790B7A" w:rsidRPr="003C69A4">
          <w:rPr>
            <w:noProof/>
            <w:color w:val="0D0D0D" w:themeColor="text1" w:themeTint="F2"/>
            <w:sz w:val="22"/>
            <w:rPrChange w:id="7566" w:author="tao huang" w:date="2017-09-17T19:33:00Z">
              <w:rPr>
                <w:color w:val="000000" w:themeColor="text1"/>
                <w:sz w:val="22"/>
              </w:rPr>
            </w:rPrChange>
          </w:rPr>
          <w:t>intra</w:t>
        </w:r>
        <w:r w:rsidR="00790B7A" w:rsidRPr="003C69A4">
          <w:rPr>
            <w:color w:val="0D0D0D" w:themeColor="text1" w:themeTint="F2"/>
            <w:sz w:val="22"/>
            <w:rPrChange w:id="7567" w:author="tao huang" w:date="2017-09-17T19:33:00Z">
              <w:rPr>
                <w:color w:val="000000" w:themeColor="text1"/>
                <w:sz w:val="22"/>
              </w:rPr>
            </w:rPrChange>
          </w:rPr>
          <w:t>-EWC</w:t>
        </w:r>
      </w:ins>
      <w:ins w:id="7568" w:author="tao huang" w:date="2017-09-16T12:46:00Z">
        <w:r w:rsidRPr="003C69A4">
          <w:rPr>
            <w:color w:val="0D0D0D" w:themeColor="text1" w:themeTint="F2"/>
            <w:sz w:val="22"/>
            <w:rPrChange w:id="7569" w:author="tao huang" w:date="2017-09-17T19:33:00Z">
              <w:rPr>
                <w:color w:val="000000" w:themeColor="text1"/>
                <w:sz w:val="22"/>
              </w:rPr>
            </w:rPrChange>
          </w:rPr>
          <w:t xml:space="preserve"> model</w:t>
        </w:r>
      </w:ins>
      <w:ins w:id="7570" w:author="tao huang" w:date="2017-09-16T12:35:00Z">
        <w:r w:rsidR="00790B7A" w:rsidRPr="003C69A4">
          <w:rPr>
            <w:color w:val="0D0D0D" w:themeColor="text1" w:themeTint="F2"/>
            <w:sz w:val="22"/>
            <w:rPrChange w:id="7571" w:author="tao huang" w:date="2017-09-17T19:33:00Z">
              <w:rPr>
                <w:color w:val="000000" w:themeColor="text1"/>
                <w:sz w:val="22"/>
              </w:rPr>
            </w:rPrChange>
          </w:rPr>
          <w:t>: as introduced in section 6</w:t>
        </w:r>
      </w:ins>
      <w:ins w:id="7572" w:author="tao huang" w:date="2017-09-17T11:45:00Z">
        <w:r w:rsidR="00870CFB" w:rsidRPr="00A60A57">
          <w:rPr>
            <w:rStyle w:val="FootnoteReference"/>
            <w:color w:val="0D0D0D" w:themeColor="text1" w:themeTint="F2"/>
            <w:sz w:val="22"/>
            <w:rPrChange w:id="7573" w:author="tao huang" w:date="2017-09-17T12:05:00Z">
              <w:rPr>
                <w:rStyle w:val="FootnoteReference"/>
                <w:color w:val="385623" w:themeColor="accent6" w:themeShade="80"/>
                <w:sz w:val="22"/>
              </w:rPr>
            </w:rPrChange>
          </w:rPr>
          <w:footnoteReference w:id="13"/>
        </w:r>
      </w:ins>
      <w:ins w:id="7579" w:author="tao huang" w:date="2017-09-16T12:35:00Z">
        <w:r w:rsidR="00790B7A" w:rsidRPr="003C69A4">
          <w:rPr>
            <w:color w:val="0D0D0D" w:themeColor="text1" w:themeTint="F2"/>
            <w:sz w:val="22"/>
            <w:rPrChange w:id="7580" w:author="tao huang" w:date="2017-09-17T19:33:00Z">
              <w:rPr>
                <w:color w:val="000000" w:themeColor="text1"/>
                <w:sz w:val="22"/>
              </w:rPr>
            </w:rPrChange>
          </w:rPr>
          <w:t>.</w:t>
        </w:r>
      </w:ins>
    </w:p>
    <w:p w14:paraId="4BF7FFD8" w14:textId="59A99D3A" w:rsidR="007B7468" w:rsidRPr="003C69A4" w:rsidRDefault="00393EAE" w:rsidP="003C69A4">
      <w:pPr>
        <w:pStyle w:val="ListParagraph"/>
        <w:numPr>
          <w:ilvl w:val="0"/>
          <w:numId w:val="47"/>
        </w:numPr>
        <w:spacing w:after="0" w:line="360" w:lineRule="auto"/>
        <w:rPr>
          <w:ins w:id="7581" w:author="tao huang" w:date="2017-09-16T12:37:00Z"/>
          <w:color w:val="0D0D0D" w:themeColor="text1" w:themeTint="F2"/>
          <w:sz w:val="22"/>
          <w:rPrChange w:id="7582" w:author="tao huang" w:date="2017-09-17T19:33:00Z">
            <w:rPr>
              <w:ins w:id="7583" w:author="tao huang" w:date="2017-09-16T12:37:00Z"/>
              <w:color w:val="000000" w:themeColor="text1"/>
              <w:sz w:val="22"/>
            </w:rPr>
          </w:rPrChange>
        </w:rPr>
        <w:pPrChange w:id="7584" w:author="tao huang" w:date="2017-09-17T19:33:00Z">
          <w:pPr>
            <w:spacing w:after="0" w:line="360" w:lineRule="auto"/>
          </w:pPr>
        </w:pPrChange>
      </w:pPr>
      <w:ins w:id="7585" w:author="tao huang" w:date="2017-09-16T12:46:00Z">
        <w:r w:rsidRPr="003C69A4">
          <w:rPr>
            <w:color w:val="0D0D0D" w:themeColor="text1" w:themeTint="F2"/>
            <w:sz w:val="22"/>
            <w:rPrChange w:id="7586" w:author="tao huang" w:date="2017-09-17T19:33:00Z">
              <w:rPr>
                <w:color w:val="000000" w:themeColor="text1"/>
                <w:sz w:val="22"/>
              </w:rPr>
            </w:rPrChange>
          </w:rPr>
          <w:t xml:space="preserve">The </w:t>
        </w:r>
      </w:ins>
      <w:ins w:id="7587" w:author="tao huang" w:date="2017-09-16T12:37:00Z">
        <w:r w:rsidR="007B7468" w:rsidRPr="003C69A4">
          <w:rPr>
            <w:color w:val="0D0D0D" w:themeColor="text1" w:themeTint="F2"/>
            <w:sz w:val="22"/>
            <w:rPrChange w:id="7588" w:author="tao huang" w:date="2017-09-17T19:33:00Z">
              <w:rPr>
                <w:color w:val="000000" w:themeColor="text1"/>
                <w:sz w:val="22"/>
              </w:rPr>
            </w:rPrChange>
          </w:rPr>
          <w:t>ADL-own-EWC</w:t>
        </w:r>
      </w:ins>
      <w:ins w:id="7589" w:author="tao huang" w:date="2017-09-16T12:46:00Z">
        <w:r w:rsidRPr="003C69A4">
          <w:rPr>
            <w:color w:val="0D0D0D" w:themeColor="text1" w:themeTint="F2"/>
            <w:sz w:val="22"/>
            <w:rPrChange w:id="7590" w:author="tao huang" w:date="2017-09-17T19:33:00Z">
              <w:rPr>
                <w:color w:val="000000" w:themeColor="text1"/>
                <w:sz w:val="22"/>
              </w:rPr>
            </w:rPrChange>
          </w:rPr>
          <w:t xml:space="preserve"> model</w:t>
        </w:r>
      </w:ins>
      <w:ins w:id="7591" w:author="tao huang" w:date="2017-09-16T12:37:00Z">
        <w:r w:rsidR="007B7468" w:rsidRPr="003C69A4">
          <w:rPr>
            <w:color w:val="0D0D0D" w:themeColor="text1" w:themeTint="F2"/>
            <w:sz w:val="22"/>
            <w:rPrChange w:id="7592" w:author="tao huang" w:date="2017-09-17T19:33:00Z">
              <w:rPr>
                <w:color w:val="000000" w:themeColor="text1"/>
                <w:sz w:val="22"/>
              </w:rPr>
            </w:rPrChange>
          </w:rPr>
          <w:t>: similar to ADL-</w:t>
        </w:r>
        <w:r w:rsidR="007B7468" w:rsidRPr="003C69A4">
          <w:rPr>
            <w:noProof/>
            <w:color w:val="0D0D0D" w:themeColor="text1" w:themeTint="F2"/>
            <w:sz w:val="22"/>
            <w:rPrChange w:id="7593" w:author="tao huang" w:date="2017-09-17T19:33:00Z">
              <w:rPr>
                <w:color w:val="000000" w:themeColor="text1"/>
                <w:sz w:val="22"/>
              </w:rPr>
            </w:rPrChange>
          </w:rPr>
          <w:t>intra</w:t>
        </w:r>
        <w:r w:rsidR="007B7468" w:rsidRPr="003C69A4">
          <w:rPr>
            <w:color w:val="0D0D0D" w:themeColor="text1" w:themeTint="F2"/>
            <w:sz w:val="22"/>
            <w:rPrChange w:id="7594" w:author="tao huang" w:date="2017-09-17T19:33:00Z">
              <w:rPr>
                <w:color w:val="000000" w:themeColor="text1"/>
                <w:sz w:val="22"/>
              </w:rPr>
            </w:rPrChange>
          </w:rPr>
          <w:t xml:space="preserve">-EWC, </w:t>
        </w:r>
      </w:ins>
      <w:ins w:id="7595" w:author="tao huang" w:date="2017-09-16T12:46:00Z">
        <w:r w:rsidRPr="003C69A4">
          <w:rPr>
            <w:color w:val="0D0D0D" w:themeColor="text1" w:themeTint="F2"/>
            <w:sz w:val="22"/>
            <w:rPrChange w:id="7596" w:author="tao huang" w:date="2017-09-17T19:33:00Z">
              <w:rPr>
                <w:color w:val="000000" w:themeColor="text1"/>
                <w:sz w:val="22"/>
              </w:rPr>
            </w:rPrChange>
          </w:rPr>
          <w:t>except that</w:t>
        </w:r>
      </w:ins>
      <w:ins w:id="7597" w:author="tao huang" w:date="2017-09-16T12:37:00Z">
        <w:r w:rsidR="007B7468" w:rsidRPr="003C69A4">
          <w:rPr>
            <w:color w:val="0D0D0D" w:themeColor="text1" w:themeTint="F2"/>
            <w:sz w:val="22"/>
            <w:rPrChange w:id="7598" w:author="tao huang" w:date="2017-09-17T19:33:00Z">
              <w:rPr>
                <w:color w:val="000000" w:themeColor="text1"/>
                <w:sz w:val="22"/>
              </w:rPr>
            </w:rPrChange>
          </w:rPr>
          <w:t xml:space="preserve"> the EWC method is</w:t>
        </w:r>
      </w:ins>
      <w:ins w:id="7599" w:author="tao huang" w:date="2017-09-16T12:38:00Z">
        <w:r w:rsidR="007B7468" w:rsidRPr="003C69A4">
          <w:rPr>
            <w:color w:val="0D0D0D" w:themeColor="text1" w:themeTint="F2"/>
            <w:sz w:val="22"/>
            <w:rPrChange w:id="7600" w:author="tao huang" w:date="2017-09-17T19:33:00Z">
              <w:rPr>
                <w:color w:val="000000" w:themeColor="text1"/>
                <w:sz w:val="22"/>
              </w:rPr>
            </w:rPrChange>
          </w:rPr>
          <w:t xml:space="preserve"> integrated into the ADL-own model.</w:t>
        </w:r>
      </w:ins>
    </w:p>
    <w:p w14:paraId="78C0E969" w14:textId="691FF4AC" w:rsidR="00D1293B" w:rsidRPr="003C69A4" w:rsidRDefault="00393EAE" w:rsidP="003C69A4">
      <w:pPr>
        <w:pStyle w:val="ListParagraph"/>
        <w:numPr>
          <w:ilvl w:val="0"/>
          <w:numId w:val="47"/>
        </w:numPr>
        <w:spacing w:after="0" w:line="360" w:lineRule="auto"/>
        <w:rPr>
          <w:ins w:id="7601" w:author="tao huang" w:date="2017-09-16T12:35:00Z"/>
          <w:color w:val="0D0D0D" w:themeColor="text1" w:themeTint="F2"/>
          <w:sz w:val="22"/>
          <w:rPrChange w:id="7602" w:author="tao huang" w:date="2017-09-17T19:33:00Z">
            <w:rPr>
              <w:ins w:id="7603" w:author="tao huang" w:date="2017-09-16T12:35:00Z"/>
              <w:color w:val="000000" w:themeColor="text1"/>
              <w:sz w:val="22"/>
            </w:rPr>
          </w:rPrChange>
        </w:rPr>
        <w:pPrChange w:id="7604" w:author="tao huang" w:date="2017-09-17T19:33:00Z">
          <w:pPr>
            <w:spacing w:after="0" w:line="360" w:lineRule="auto"/>
          </w:pPr>
        </w:pPrChange>
      </w:pPr>
      <w:ins w:id="7605" w:author="tao huang" w:date="2017-09-16T12:46:00Z">
        <w:r w:rsidRPr="003C69A4">
          <w:rPr>
            <w:color w:val="0D0D0D" w:themeColor="text1" w:themeTint="F2"/>
            <w:sz w:val="22"/>
            <w:rPrChange w:id="7606" w:author="tao huang" w:date="2017-09-17T19:33:00Z">
              <w:rPr>
                <w:color w:val="000000" w:themeColor="text1"/>
                <w:sz w:val="22"/>
              </w:rPr>
            </w:rPrChange>
          </w:rPr>
          <w:t xml:space="preserve">The </w:t>
        </w:r>
      </w:ins>
      <w:ins w:id="7607" w:author="tao huang" w:date="2017-09-16T12:31:00Z">
        <w:r w:rsidR="00790B7A" w:rsidRPr="003C69A4">
          <w:rPr>
            <w:color w:val="0D0D0D" w:themeColor="text1" w:themeTint="F2"/>
            <w:sz w:val="22"/>
            <w:rPrChange w:id="7608" w:author="tao huang" w:date="2017-09-17T19:33:00Z">
              <w:rPr>
                <w:color w:val="000000" w:themeColor="text1"/>
                <w:sz w:val="22"/>
              </w:rPr>
            </w:rPrChange>
          </w:rPr>
          <w:t>ADL-intra-IC</w:t>
        </w:r>
      </w:ins>
      <w:ins w:id="7609" w:author="tao huang" w:date="2017-09-16T12:46:00Z">
        <w:r w:rsidRPr="003C69A4">
          <w:rPr>
            <w:color w:val="0D0D0D" w:themeColor="text1" w:themeTint="F2"/>
            <w:sz w:val="22"/>
            <w:rPrChange w:id="7610" w:author="tao huang" w:date="2017-09-17T19:33:00Z">
              <w:rPr>
                <w:color w:val="000000" w:themeColor="text1"/>
                <w:sz w:val="22"/>
              </w:rPr>
            </w:rPrChange>
          </w:rPr>
          <w:t xml:space="preserve"> model</w:t>
        </w:r>
      </w:ins>
      <w:ins w:id="7611" w:author="tao huang" w:date="2017-09-16T12:35:00Z">
        <w:r w:rsidR="00D1293B" w:rsidRPr="003C69A4">
          <w:rPr>
            <w:color w:val="0D0D0D" w:themeColor="text1" w:themeTint="F2"/>
            <w:sz w:val="22"/>
            <w:rPrChange w:id="7612" w:author="tao huang" w:date="2017-09-17T19:33:00Z">
              <w:rPr>
                <w:color w:val="000000" w:themeColor="text1"/>
                <w:sz w:val="22"/>
              </w:rPr>
            </w:rPrChange>
          </w:rPr>
          <w:t>: as introduced in section 6.</w:t>
        </w:r>
      </w:ins>
    </w:p>
    <w:p w14:paraId="0CF20A0A" w14:textId="5DEF7B2A" w:rsidR="007B7468" w:rsidRPr="003C69A4" w:rsidRDefault="00393EAE" w:rsidP="003C69A4">
      <w:pPr>
        <w:pStyle w:val="ListParagraph"/>
        <w:numPr>
          <w:ilvl w:val="0"/>
          <w:numId w:val="47"/>
        </w:numPr>
        <w:spacing w:after="0" w:line="360" w:lineRule="auto"/>
        <w:rPr>
          <w:ins w:id="7613" w:author="tao huang" w:date="2017-09-16T12:37:00Z"/>
          <w:color w:val="0D0D0D" w:themeColor="text1" w:themeTint="F2"/>
          <w:sz w:val="22"/>
          <w:rPrChange w:id="7614" w:author="tao huang" w:date="2017-09-17T19:33:00Z">
            <w:rPr>
              <w:ins w:id="7615" w:author="tao huang" w:date="2017-09-16T12:37:00Z"/>
              <w:color w:val="000000" w:themeColor="text1"/>
              <w:sz w:val="22"/>
            </w:rPr>
          </w:rPrChange>
        </w:rPr>
        <w:pPrChange w:id="7616" w:author="tao huang" w:date="2017-09-17T19:33:00Z">
          <w:pPr>
            <w:spacing w:after="0" w:line="360" w:lineRule="auto"/>
          </w:pPr>
        </w:pPrChange>
      </w:pPr>
      <w:ins w:id="7617" w:author="tao huang" w:date="2017-09-16T12:46:00Z">
        <w:r w:rsidRPr="003C69A4">
          <w:rPr>
            <w:color w:val="0D0D0D" w:themeColor="text1" w:themeTint="F2"/>
            <w:sz w:val="22"/>
            <w:rPrChange w:id="7618" w:author="tao huang" w:date="2017-09-17T19:33:00Z">
              <w:rPr>
                <w:color w:val="000000" w:themeColor="text1"/>
                <w:sz w:val="22"/>
              </w:rPr>
            </w:rPrChange>
          </w:rPr>
          <w:t xml:space="preserve">The </w:t>
        </w:r>
      </w:ins>
      <w:ins w:id="7619" w:author="tao huang" w:date="2017-09-16T12:37:00Z">
        <w:r w:rsidR="007B7468" w:rsidRPr="003C69A4">
          <w:rPr>
            <w:color w:val="0D0D0D" w:themeColor="text1" w:themeTint="F2"/>
            <w:sz w:val="22"/>
            <w:rPrChange w:id="7620" w:author="tao huang" w:date="2017-09-17T19:33:00Z">
              <w:rPr>
                <w:color w:val="000000" w:themeColor="text1"/>
                <w:sz w:val="22"/>
              </w:rPr>
            </w:rPrChange>
          </w:rPr>
          <w:t>ADL-own-IC</w:t>
        </w:r>
      </w:ins>
      <w:ins w:id="7621" w:author="tao huang" w:date="2017-09-16T12:46:00Z">
        <w:r w:rsidRPr="003C69A4">
          <w:rPr>
            <w:color w:val="0D0D0D" w:themeColor="text1" w:themeTint="F2"/>
            <w:sz w:val="22"/>
            <w:rPrChange w:id="7622" w:author="tao huang" w:date="2017-09-17T19:33:00Z">
              <w:rPr>
                <w:color w:val="000000" w:themeColor="text1"/>
                <w:sz w:val="22"/>
              </w:rPr>
            </w:rPrChange>
          </w:rPr>
          <w:t xml:space="preserve"> mode</w:t>
        </w:r>
      </w:ins>
      <w:ins w:id="7623" w:author="tao huang" w:date="2017-09-16T12:47:00Z">
        <w:r w:rsidRPr="003C69A4">
          <w:rPr>
            <w:color w:val="0D0D0D" w:themeColor="text1" w:themeTint="F2"/>
            <w:sz w:val="22"/>
            <w:rPrChange w:id="7624" w:author="tao huang" w:date="2017-09-17T19:33:00Z">
              <w:rPr>
                <w:color w:val="000000" w:themeColor="text1"/>
                <w:sz w:val="22"/>
              </w:rPr>
            </w:rPrChange>
          </w:rPr>
          <w:t>l</w:t>
        </w:r>
      </w:ins>
      <w:ins w:id="7625" w:author="tao huang" w:date="2017-09-16T12:38:00Z">
        <w:r w:rsidR="007B7468" w:rsidRPr="003C69A4">
          <w:rPr>
            <w:color w:val="0D0D0D" w:themeColor="text1" w:themeTint="F2"/>
            <w:sz w:val="22"/>
            <w:rPrChange w:id="7626" w:author="tao huang" w:date="2017-09-17T19:33:00Z">
              <w:rPr>
                <w:color w:val="000000" w:themeColor="text1"/>
                <w:sz w:val="22"/>
              </w:rPr>
            </w:rPrChange>
          </w:rPr>
          <w:t>: similar to ADL-intra-IC, but the EWC method is integrated into the ADL-own model.</w:t>
        </w:r>
      </w:ins>
    </w:p>
    <w:p w14:paraId="1522F1A9" w14:textId="62EA8318" w:rsidR="00790B7A" w:rsidRPr="00A60A57" w:rsidRDefault="00790B7A">
      <w:pPr>
        <w:spacing w:after="0" w:line="360" w:lineRule="auto"/>
        <w:rPr>
          <w:ins w:id="7627" w:author="tao huang" w:date="2017-09-16T12:31:00Z"/>
          <w:color w:val="0D0D0D" w:themeColor="text1" w:themeTint="F2"/>
          <w:sz w:val="22"/>
          <w:rPrChange w:id="7628" w:author="tao huang" w:date="2017-09-17T12:05:00Z">
            <w:rPr>
              <w:ins w:id="7629" w:author="tao huang" w:date="2017-09-16T12:31:00Z"/>
              <w:color w:val="000000" w:themeColor="text1"/>
              <w:sz w:val="22"/>
            </w:rPr>
          </w:rPrChange>
        </w:rPr>
      </w:pPr>
    </w:p>
    <w:p w14:paraId="248401AE" w14:textId="3C2A85F0" w:rsidR="00393EAE" w:rsidRPr="00A60A57" w:rsidRDefault="00625B72">
      <w:pPr>
        <w:spacing w:after="0" w:line="360" w:lineRule="auto"/>
        <w:rPr>
          <w:ins w:id="7630" w:author="tao huang" w:date="2017-09-16T12:47:00Z"/>
          <w:color w:val="0D0D0D" w:themeColor="text1" w:themeTint="F2"/>
          <w:sz w:val="22"/>
          <w:rPrChange w:id="7631" w:author="tao huang" w:date="2017-09-17T12:05:00Z">
            <w:rPr>
              <w:ins w:id="7632" w:author="tao huang" w:date="2017-09-16T12:47:00Z"/>
              <w:color w:val="000000" w:themeColor="text1"/>
              <w:sz w:val="22"/>
            </w:rPr>
          </w:rPrChange>
        </w:rPr>
      </w:pPr>
      <w:del w:id="7633" w:author="tao huang" w:date="2017-09-16T15:48:00Z">
        <w:r w:rsidRPr="00A60A57" w:rsidDel="00810052">
          <w:rPr>
            <w:color w:val="0D0D0D" w:themeColor="text1" w:themeTint="F2"/>
            <w:sz w:val="22"/>
            <w:rPrChange w:id="7634" w:author="tao huang" w:date="2017-09-17T12:05:00Z">
              <w:rPr>
                <w:color w:val="000000" w:themeColor="text1"/>
                <w:szCs w:val="24"/>
              </w:rPr>
            </w:rPrChange>
          </w:rPr>
          <w:delText>w</w:delText>
        </w:r>
      </w:del>
      <w:ins w:id="7635" w:author="tao huang" w:date="2017-09-16T15:48:00Z">
        <w:r w:rsidR="00810052" w:rsidRPr="00A60A57">
          <w:rPr>
            <w:color w:val="0D0D0D" w:themeColor="text1" w:themeTint="F2"/>
            <w:sz w:val="22"/>
            <w:rPrChange w:id="7636" w:author="tao huang" w:date="2017-09-17T12:05:00Z">
              <w:rPr>
                <w:color w:val="000000" w:themeColor="text1"/>
                <w:sz w:val="22"/>
              </w:rPr>
            </w:rPrChange>
          </w:rPr>
          <w:t>W</w:t>
        </w:r>
      </w:ins>
      <w:r w:rsidR="00360E9F" w:rsidRPr="00A60A57">
        <w:rPr>
          <w:color w:val="0D0D0D" w:themeColor="text1" w:themeTint="F2"/>
          <w:sz w:val="22"/>
          <w:rPrChange w:id="7637" w:author="tao huang" w:date="2017-09-17T12:05:00Z">
            <w:rPr>
              <w:color w:val="000000" w:themeColor="text1"/>
              <w:szCs w:val="24"/>
            </w:rPr>
          </w:rPrChange>
        </w:rPr>
        <w:t xml:space="preserve">e </w:t>
      </w:r>
      <w:r w:rsidR="00F55089" w:rsidRPr="00A60A57">
        <w:rPr>
          <w:color w:val="0D0D0D" w:themeColor="text1" w:themeTint="F2"/>
          <w:sz w:val="22"/>
          <w:rPrChange w:id="7638" w:author="tao huang" w:date="2017-09-17T12:05:00Z">
            <w:rPr>
              <w:color w:val="000000" w:themeColor="text1"/>
              <w:szCs w:val="24"/>
            </w:rPr>
          </w:rPrChange>
        </w:rPr>
        <w:t xml:space="preserve">evaluate the </w:t>
      </w:r>
      <w:r w:rsidR="00B02B99" w:rsidRPr="00A60A57">
        <w:rPr>
          <w:color w:val="0D0D0D" w:themeColor="text1" w:themeTint="F2"/>
          <w:sz w:val="22"/>
          <w:rPrChange w:id="7639" w:author="tao huang" w:date="2017-09-17T12:05:00Z">
            <w:rPr>
              <w:color w:val="000000" w:themeColor="text1"/>
              <w:szCs w:val="24"/>
            </w:rPr>
          </w:rPrChange>
        </w:rPr>
        <w:t>forecasting performance of the</w:t>
      </w:r>
      <w:ins w:id="7640" w:author="tao huang" w:date="2017-09-16T12:47:00Z">
        <w:r w:rsidR="00393EAE" w:rsidRPr="00A60A57">
          <w:rPr>
            <w:color w:val="0D0D0D" w:themeColor="text1" w:themeTint="F2"/>
            <w:sz w:val="22"/>
            <w:rPrChange w:id="7641" w:author="tao huang" w:date="2017-09-17T12:05:00Z">
              <w:rPr>
                <w:color w:val="000000" w:themeColor="text1"/>
                <w:sz w:val="22"/>
              </w:rPr>
            </w:rPrChange>
          </w:rPr>
          <w:t>se</w:t>
        </w:r>
      </w:ins>
      <w:r w:rsidR="00B02B99" w:rsidRPr="00A60A57">
        <w:rPr>
          <w:color w:val="0D0D0D" w:themeColor="text1" w:themeTint="F2"/>
          <w:sz w:val="22"/>
          <w:rPrChange w:id="7642" w:author="tao huang" w:date="2017-09-17T12:05:00Z">
            <w:rPr>
              <w:color w:val="000000" w:themeColor="text1"/>
              <w:szCs w:val="24"/>
            </w:rPr>
          </w:rPrChange>
        </w:rPr>
        <w:t xml:space="preserve"> </w:t>
      </w:r>
      <w:r w:rsidR="00F55089" w:rsidRPr="00A60A57">
        <w:rPr>
          <w:color w:val="0D0D0D" w:themeColor="text1" w:themeTint="F2"/>
          <w:sz w:val="22"/>
          <w:rPrChange w:id="7643" w:author="tao huang" w:date="2017-09-17T12:05:00Z">
            <w:rPr>
              <w:color w:val="000000" w:themeColor="text1"/>
              <w:szCs w:val="24"/>
            </w:rPr>
          </w:rPrChange>
        </w:rPr>
        <w:t>models with</w:t>
      </w:r>
      <w:r w:rsidR="00B02B99" w:rsidRPr="00A60A57">
        <w:rPr>
          <w:color w:val="0D0D0D" w:themeColor="text1" w:themeTint="F2"/>
          <w:sz w:val="22"/>
          <w:rPrChange w:id="7644" w:author="tao huang" w:date="2017-09-17T12:05:00Z">
            <w:rPr>
              <w:color w:val="000000" w:themeColor="text1"/>
              <w:szCs w:val="24"/>
            </w:rPr>
          </w:rPrChange>
        </w:rPr>
        <w:t xml:space="preserve"> rolling </w:t>
      </w:r>
      <w:commentRangeStart w:id="7645"/>
      <w:commentRangeStart w:id="7646"/>
      <w:r w:rsidR="00B02B99" w:rsidRPr="00A60A57">
        <w:rPr>
          <w:color w:val="0D0D0D" w:themeColor="text1" w:themeTint="F2"/>
          <w:sz w:val="22"/>
          <w:rPrChange w:id="7647" w:author="tao huang" w:date="2017-09-17T12:05:00Z">
            <w:rPr>
              <w:color w:val="000000" w:themeColor="text1"/>
              <w:szCs w:val="24"/>
            </w:rPr>
          </w:rPrChange>
        </w:rPr>
        <w:t>origins</w:t>
      </w:r>
      <w:commentRangeEnd w:id="7645"/>
      <w:r w:rsidR="00E87A64" w:rsidRPr="00A60A57">
        <w:rPr>
          <w:rStyle w:val="CommentReference"/>
          <w:color w:val="0D0D0D" w:themeColor="text1" w:themeTint="F2"/>
          <w:sz w:val="22"/>
          <w:szCs w:val="22"/>
          <w:rPrChange w:id="7648" w:author="tao huang" w:date="2017-09-17T12:05:00Z">
            <w:rPr>
              <w:rStyle w:val="CommentReference"/>
            </w:rPr>
          </w:rPrChange>
        </w:rPr>
        <w:commentReference w:id="7645"/>
      </w:r>
      <w:commentRangeEnd w:id="7646"/>
      <w:r w:rsidR="004C7165" w:rsidRPr="00A60A57">
        <w:rPr>
          <w:rStyle w:val="CommentReference"/>
          <w:color w:val="0D0D0D" w:themeColor="text1" w:themeTint="F2"/>
          <w:rPrChange w:id="7649" w:author="tao huang" w:date="2017-09-17T12:05:00Z">
            <w:rPr>
              <w:rStyle w:val="CommentReference"/>
            </w:rPr>
          </w:rPrChange>
        </w:rPr>
        <w:commentReference w:id="7646"/>
      </w:r>
      <w:r w:rsidR="00B65AD1" w:rsidRPr="00A60A57">
        <w:rPr>
          <w:color w:val="0D0D0D" w:themeColor="text1" w:themeTint="F2"/>
          <w:sz w:val="22"/>
          <w:rPrChange w:id="7650" w:author="tao huang" w:date="2017-09-17T12:05:00Z">
            <w:rPr>
              <w:color w:val="000000" w:themeColor="text1"/>
              <w:szCs w:val="24"/>
            </w:rPr>
          </w:rPrChange>
        </w:rPr>
        <w:t xml:space="preserve"> </w:t>
      </w:r>
      <w:ins w:id="7651" w:author="黄韬" w:date="2017-09-11T16:35:00Z">
        <w:del w:id="7652" w:author="tao huang" w:date="2017-09-16T12:19:00Z">
          <w:r w:rsidR="001E7B2C" w:rsidRPr="00A60A57" w:rsidDel="001A3E6F">
            <w:rPr>
              <w:color w:val="0D0D0D" w:themeColor="text1" w:themeTint="F2"/>
              <w:sz w:val="22"/>
              <w:rPrChange w:id="7653" w:author="tao huang" w:date="2017-09-17T12:05:00Z">
                <w:rPr>
                  <w:color w:val="000000" w:themeColor="text1"/>
                  <w:szCs w:val="24"/>
                </w:rPr>
              </w:rPrChange>
            </w:rPr>
            <w:delText>so that the results are more robust</w:delText>
          </w:r>
        </w:del>
      </w:ins>
      <w:ins w:id="7654" w:author="tao huang" w:date="2017-09-16T12:19:00Z">
        <w:r w:rsidR="001A3E6F" w:rsidRPr="00A60A57">
          <w:rPr>
            <w:color w:val="0D0D0D" w:themeColor="text1" w:themeTint="F2"/>
            <w:sz w:val="22"/>
            <w:rPrChange w:id="7655" w:author="tao huang" w:date="2017-09-17T12:05:00Z">
              <w:rPr>
                <w:color w:val="000000" w:themeColor="text1"/>
                <w:sz w:val="22"/>
              </w:rPr>
            </w:rPrChange>
          </w:rPr>
          <w:t xml:space="preserve">for robustness </w:t>
        </w:r>
      </w:ins>
      <w:ins w:id="7656" w:author="黄韬" w:date="2017-09-11T16:35:00Z">
        <w:del w:id="7657" w:author="tao huang" w:date="2017-09-16T12:19:00Z">
          <w:r w:rsidR="001E7B2C" w:rsidRPr="00A60A57" w:rsidDel="001A3E6F">
            <w:rPr>
              <w:color w:val="0D0D0D" w:themeColor="text1" w:themeTint="F2"/>
              <w:sz w:val="22"/>
              <w:rPrChange w:id="7658" w:author="tao huang" w:date="2017-09-17T12:05:00Z">
                <w:rPr>
                  <w:color w:val="000000" w:themeColor="text1"/>
                  <w:szCs w:val="24"/>
                </w:rPr>
              </w:rPrChange>
            </w:rPr>
            <w:delText xml:space="preserve"> </w:delText>
          </w:r>
        </w:del>
      </w:ins>
      <w:r w:rsidR="00B65AD1" w:rsidRPr="00A60A57">
        <w:rPr>
          <w:color w:val="0D0D0D" w:themeColor="text1" w:themeTint="F2"/>
          <w:sz w:val="22"/>
          <w:rPrChange w:id="7659" w:author="tao huang" w:date="2017-09-17T12:05:00Z">
            <w:rPr>
              <w:color w:val="000000" w:themeColor="text1"/>
              <w:szCs w:val="24"/>
            </w:rPr>
          </w:rPrChange>
        </w:rPr>
        <w:fldChar w:fldCharType="begin"/>
      </w:r>
      <w:r w:rsidR="006016F1">
        <w:rPr>
          <w:color w:val="0D0D0D" w:themeColor="text1" w:themeTint="F2"/>
          <w:sz w:val="22"/>
        </w:rPr>
        <w:instrText xml:space="preserve"> ADDIN EN.CITE &lt;EndNote&gt;&lt;Cite&gt;&lt;Author&gt;Tashman&lt;/Author&gt;&lt;Year&gt;2000&lt;/Year&gt;&lt;RecNum&gt;207&lt;/RecNum&gt;&lt;DisplayText&gt;(Tashman, 2000)&lt;/DisplayText&gt;&lt;record&gt;&lt;rec-number&gt;207&lt;/rec-number&gt;&lt;foreign-keys&gt;&lt;key app="EN" db-id="fwzpfdt205x9v6eprsvv25dpxftedxv0z0a9" timestamp="0"&gt;207&lt;/key&gt;&lt;/foreign-keys&gt;&lt;ref-type name="Journal Article"&gt;17&lt;/ref-type&gt;&lt;contributors&gt;&lt;authors&gt;&lt;author&gt;Leonard J. Tashman&lt;/author&gt;&lt;/authors&gt;&lt;/contributors&gt;&lt;titles&gt;&lt;title&gt;Out-of-sample tests of forecasting accuracy: an analysis and review &lt;/title&gt;&lt;secondary-title&gt;International Journal of Forecasting&lt;/secondary-title&gt;&lt;/titles&gt;&lt;periodical&gt;&lt;full-title&gt;International Journal of Forecasting&lt;/full-title&gt;&lt;/periodical&gt;&lt;volume&gt;16&lt;/volume&gt;&lt;number&gt;4&lt;/number&gt;&lt;dates&gt;&lt;year&gt;2000&lt;/year&gt;&lt;/dates&gt;&lt;urls&gt;&lt;/urls&gt;&lt;/record&gt;&lt;/Cite&gt;&lt;/EndNote&gt;</w:instrText>
      </w:r>
      <w:r w:rsidR="00B65AD1" w:rsidRPr="00A60A57">
        <w:rPr>
          <w:color w:val="0D0D0D" w:themeColor="text1" w:themeTint="F2"/>
          <w:sz w:val="22"/>
          <w:rPrChange w:id="7660" w:author="tao huang" w:date="2017-09-17T12:05:00Z">
            <w:rPr>
              <w:color w:val="000000" w:themeColor="text1"/>
              <w:szCs w:val="24"/>
            </w:rPr>
          </w:rPrChange>
        </w:rPr>
        <w:fldChar w:fldCharType="separate"/>
      </w:r>
      <w:r w:rsidR="006016F1">
        <w:rPr>
          <w:noProof/>
          <w:color w:val="0D0D0D" w:themeColor="text1" w:themeTint="F2"/>
          <w:sz w:val="22"/>
        </w:rPr>
        <w:t>(</w:t>
      </w:r>
      <w:hyperlink w:anchor="_ENREF_69" w:tooltip="Tashman, 2000 #207" w:history="1">
        <w:r w:rsidR="00F75C33">
          <w:rPr>
            <w:noProof/>
            <w:color w:val="0D0D0D" w:themeColor="text1" w:themeTint="F2"/>
            <w:sz w:val="22"/>
          </w:rPr>
          <w:t>Tashman, 2000</w:t>
        </w:r>
      </w:hyperlink>
      <w:r w:rsidR="006016F1">
        <w:rPr>
          <w:noProof/>
          <w:color w:val="0D0D0D" w:themeColor="text1" w:themeTint="F2"/>
          <w:sz w:val="22"/>
        </w:rPr>
        <w:t>)</w:t>
      </w:r>
      <w:r w:rsidR="00B65AD1" w:rsidRPr="00A60A57">
        <w:rPr>
          <w:color w:val="0D0D0D" w:themeColor="text1" w:themeTint="F2"/>
          <w:sz w:val="22"/>
          <w:rPrChange w:id="7661" w:author="tao huang" w:date="2017-09-17T12:05:00Z">
            <w:rPr>
              <w:color w:val="000000" w:themeColor="text1"/>
              <w:szCs w:val="24"/>
            </w:rPr>
          </w:rPrChange>
        </w:rPr>
        <w:fldChar w:fldCharType="end"/>
      </w:r>
      <w:r w:rsidR="00B65AD1" w:rsidRPr="00A60A57">
        <w:rPr>
          <w:color w:val="0D0D0D" w:themeColor="text1" w:themeTint="F2"/>
          <w:sz w:val="22"/>
          <w:rPrChange w:id="7662" w:author="tao huang" w:date="2017-09-17T12:05:00Z">
            <w:rPr>
              <w:color w:val="000000" w:themeColor="text1"/>
              <w:szCs w:val="24"/>
            </w:rPr>
          </w:rPrChange>
        </w:rPr>
        <w:t>.</w:t>
      </w:r>
      <w:r w:rsidR="00E155A6" w:rsidRPr="00A60A57">
        <w:rPr>
          <w:color w:val="0D0D0D" w:themeColor="text1" w:themeTint="F2"/>
          <w:sz w:val="22"/>
          <w:rPrChange w:id="7663" w:author="tao huang" w:date="2017-09-17T12:05:00Z">
            <w:rPr>
              <w:color w:val="000000" w:themeColor="text1"/>
              <w:szCs w:val="24"/>
            </w:rPr>
          </w:rPrChange>
        </w:rPr>
        <w:t xml:space="preserve"> </w:t>
      </w:r>
      <w:ins w:id="7664" w:author="黄韬" w:date="2017-09-11T16:34:00Z">
        <w:r w:rsidR="001E7B2C" w:rsidRPr="00A60A57">
          <w:rPr>
            <w:color w:val="0D0D0D" w:themeColor="text1" w:themeTint="F2"/>
            <w:sz w:val="22"/>
            <w:rPrChange w:id="7665" w:author="tao huang" w:date="2017-09-17T12:05:00Z">
              <w:rPr>
                <w:color w:val="000000" w:themeColor="text1"/>
                <w:szCs w:val="24"/>
              </w:rPr>
            </w:rPrChange>
          </w:rPr>
          <w:t xml:space="preserve">For example, </w:t>
        </w:r>
      </w:ins>
      <w:del w:id="7666" w:author="黄韬" w:date="2017-09-11T16:34:00Z">
        <w:r w:rsidR="00E155A6" w:rsidRPr="00A60A57" w:rsidDel="001E7B2C">
          <w:rPr>
            <w:color w:val="0D0D0D" w:themeColor="text1" w:themeTint="F2"/>
            <w:sz w:val="22"/>
            <w:rPrChange w:id="7667" w:author="tao huang" w:date="2017-09-17T12:05:00Z">
              <w:rPr>
                <w:color w:val="000000" w:themeColor="text1"/>
                <w:szCs w:val="24"/>
              </w:rPr>
            </w:rPrChange>
          </w:rPr>
          <w:delText>W</w:delText>
        </w:r>
      </w:del>
      <w:ins w:id="7668" w:author="黄韬" w:date="2017-09-11T16:34:00Z">
        <w:r w:rsidR="001E7B2C" w:rsidRPr="00A60A57">
          <w:rPr>
            <w:color w:val="0D0D0D" w:themeColor="text1" w:themeTint="F2"/>
            <w:sz w:val="22"/>
            <w:rPrChange w:id="7669" w:author="tao huang" w:date="2017-09-17T12:05:00Z">
              <w:rPr>
                <w:color w:val="000000" w:themeColor="text1"/>
                <w:szCs w:val="24"/>
              </w:rPr>
            </w:rPrChange>
          </w:rPr>
          <w:t>w</w:t>
        </w:r>
      </w:ins>
      <w:r w:rsidR="00F96310" w:rsidRPr="00A60A57">
        <w:rPr>
          <w:color w:val="0D0D0D" w:themeColor="text1" w:themeTint="F2"/>
          <w:sz w:val="22"/>
          <w:rPrChange w:id="7670" w:author="tao huang" w:date="2017-09-17T12:05:00Z">
            <w:rPr>
              <w:color w:val="000000" w:themeColor="text1"/>
              <w:szCs w:val="24"/>
            </w:rPr>
          </w:rPrChange>
        </w:rPr>
        <w:t>e specify</w:t>
      </w:r>
      <w:r w:rsidR="007E7192" w:rsidRPr="00A60A57">
        <w:rPr>
          <w:color w:val="0D0D0D" w:themeColor="text1" w:themeTint="F2"/>
          <w:sz w:val="22"/>
          <w:rPrChange w:id="7671" w:author="tao huang" w:date="2017-09-17T12:05:00Z">
            <w:rPr>
              <w:color w:val="000000" w:themeColor="text1"/>
              <w:szCs w:val="24"/>
            </w:rPr>
          </w:rPrChange>
        </w:rPr>
        <w:t xml:space="preserve"> </w:t>
      </w:r>
      <w:r w:rsidR="00F96310" w:rsidRPr="00A60A57">
        <w:rPr>
          <w:color w:val="0D0D0D" w:themeColor="text1" w:themeTint="F2"/>
          <w:sz w:val="22"/>
          <w:rPrChange w:id="7672" w:author="tao huang" w:date="2017-09-17T12:05:00Z">
            <w:rPr>
              <w:color w:val="000000" w:themeColor="text1"/>
              <w:szCs w:val="24"/>
            </w:rPr>
          </w:rPrChange>
        </w:rPr>
        <w:t xml:space="preserve">the model with </w:t>
      </w:r>
      <w:r w:rsidR="00E155A6" w:rsidRPr="00A60A57">
        <w:rPr>
          <w:color w:val="0D0D0D" w:themeColor="text1" w:themeTint="F2"/>
          <w:sz w:val="22"/>
          <w:rPrChange w:id="7673" w:author="tao huang" w:date="2017-09-17T12:05:00Z">
            <w:rPr>
              <w:color w:val="000000" w:themeColor="text1"/>
              <w:szCs w:val="24"/>
            </w:rPr>
          </w:rPrChange>
        </w:rPr>
        <w:t>an</w:t>
      </w:r>
      <w:r w:rsidR="00A92113" w:rsidRPr="00A60A57">
        <w:rPr>
          <w:color w:val="0D0D0D" w:themeColor="text1" w:themeTint="F2"/>
          <w:sz w:val="22"/>
          <w:rPrChange w:id="7674" w:author="tao huang" w:date="2017-09-17T12:05:00Z">
            <w:rPr>
              <w:color w:val="000000" w:themeColor="text1"/>
              <w:szCs w:val="24"/>
            </w:rPr>
          </w:rPrChange>
        </w:rPr>
        <w:t xml:space="preserve"> estimation window of 160 weeks, </w:t>
      </w:r>
      <w:r w:rsidR="00F96310" w:rsidRPr="00A60A57">
        <w:rPr>
          <w:color w:val="0D0D0D" w:themeColor="text1" w:themeTint="F2"/>
          <w:sz w:val="22"/>
          <w:rPrChange w:id="7675" w:author="tao huang" w:date="2017-09-17T12:05:00Z">
            <w:rPr>
              <w:color w:val="000000" w:themeColor="text1"/>
              <w:szCs w:val="24"/>
            </w:rPr>
          </w:rPrChange>
        </w:rPr>
        <w:t xml:space="preserve">move the estimation </w:t>
      </w:r>
      <w:r w:rsidR="00E155A6" w:rsidRPr="00A60A57">
        <w:rPr>
          <w:color w:val="0D0D0D" w:themeColor="text1" w:themeTint="F2"/>
          <w:sz w:val="22"/>
          <w:rPrChange w:id="7676" w:author="tao huang" w:date="2017-09-17T12:05:00Z">
            <w:rPr>
              <w:color w:val="000000" w:themeColor="text1"/>
              <w:szCs w:val="24"/>
            </w:rPr>
          </w:rPrChange>
        </w:rPr>
        <w:t>window</w:t>
      </w:r>
      <w:r w:rsidR="00F96310" w:rsidRPr="00A60A57">
        <w:rPr>
          <w:color w:val="0D0D0D" w:themeColor="text1" w:themeTint="F2"/>
          <w:sz w:val="22"/>
          <w:rPrChange w:id="7677" w:author="tao huang" w:date="2017-09-17T12:05:00Z">
            <w:rPr>
              <w:color w:val="000000" w:themeColor="text1"/>
              <w:szCs w:val="24"/>
            </w:rPr>
          </w:rPrChange>
        </w:rPr>
        <w:t xml:space="preserve"> </w:t>
      </w:r>
      <w:r w:rsidR="00E155A6" w:rsidRPr="00A60A57">
        <w:rPr>
          <w:color w:val="0D0D0D" w:themeColor="text1" w:themeTint="F2"/>
          <w:sz w:val="22"/>
          <w:rPrChange w:id="7678" w:author="tao huang" w:date="2017-09-17T12:05:00Z">
            <w:rPr>
              <w:color w:val="000000" w:themeColor="text1"/>
              <w:szCs w:val="24"/>
            </w:rPr>
          </w:rPrChange>
        </w:rPr>
        <w:t>forward every two weeks</w:t>
      </w:r>
      <w:r w:rsidR="00A92113" w:rsidRPr="00A60A57">
        <w:rPr>
          <w:color w:val="0D0D0D" w:themeColor="text1" w:themeTint="F2"/>
          <w:sz w:val="22"/>
          <w:rPrChange w:id="7679" w:author="tao huang" w:date="2017-09-17T12:05:00Z">
            <w:rPr>
              <w:color w:val="000000" w:themeColor="text1"/>
              <w:szCs w:val="24"/>
            </w:rPr>
          </w:rPrChange>
        </w:rPr>
        <w:t xml:space="preserve"> and have 18 rolling events</w:t>
      </w:r>
      <w:r w:rsidR="00F96310" w:rsidRPr="00A60A57">
        <w:rPr>
          <w:color w:val="0D0D0D" w:themeColor="text1" w:themeTint="F2"/>
          <w:sz w:val="22"/>
          <w:rPrChange w:id="7680" w:author="tao huang" w:date="2017-09-17T12:05:00Z">
            <w:rPr>
              <w:color w:val="000000" w:themeColor="text1"/>
              <w:szCs w:val="24"/>
            </w:rPr>
          </w:rPrChange>
        </w:rPr>
        <w:t xml:space="preserve">. </w:t>
      </w:r>
      <w:r w:rsidR="00E155A6" w:rsidRPr="00A60A57">
        <w:rPr>
          <w:color w:val="0D0D0D" w:themeColor="text1" w:themeTint="F2"/>
          <w:sz w:val="22"/>
          <w:rPrChange w:id="7681" w:author="tao huang" w:date="2017-09-17T12:05:00Z">
            <w:rPr>
              <w:color w:val="000000" w:themeColor="text1"/>
              <w:szCs w:val="24"/>
            </w:rPr>
          </w:rPrChange>
        </w:rPr>
        <w:t xml:space="preserve">We re-specify the model using the updated estimation window and generate </w:t>
      </w:r>
      <w:r w:rsidR="00866A9D" w:rsidRPr="00A60A57">
        <w:rPr>
          <w:color w:val="0D0D0D" w:themeColor="text1" w:themeTint="F2"/>
          <w:sz w:val="22"/>
          <w:rPrChange w:id="7682" w:author="tao huang" w:date="2017-09-17T12:05:00Z">
            <w:rPr>
              <w:color w:val="000000" w:themeColor="text1"/>
              <w:szCs w:val="24"/>
            </w:rPr>
          </w:rPrChange>
        </w:rPr>
        <w:t>the forecasts</w:t>
      </w:r>
      <w:r w:rsidR="00E155A6" w:rsidRPr="00A60A57">
        <w:rPr>
          <w:color w:val="0D0D0D" w:themeColor="text1" w:themeTint="F2"/>
          <w:sz w:val="22"/>
          <w:rPrChange w:id="7683" w:author="tao huang" w:date="2017-09-17T12:05:00Z">
            <w:rPr>
              <w:color w:val="000000" w:themeColor="text1"/>
              <w:szCs w:val="24"/>
            </w:rPr>
          </w:rPrChange>
        </w:rPr>
        <w:t>.</w:t>
      </w:r>
      <w:r w:rsidR="00866A9D" w:rsidRPr="00A60A57">
        <w:rPr>
          <w:color w:val="0D0D0D" w:themeColor="text1" w:themeTint="F2"/>
          <w:sz w:val="22"/>
          <w:rPrChange w:id="7684" w:author="tao huang" w:date="2017-09-17T12:05:00Z">
            <w:rPr>
              <w:color w:val="000000" w:themeColor="text1"/>
              <w:szCs w:val="24"/>
            </w:rPr>
          </w:rPrChange>
        </w:rPr>
        <w:t xml:space="preserve"> We presume the value of the price and promotion information to be known</w:t>
      </w:r>
      <w:ins w:id="7685" w:author="tao huang" w:date="2017-09-16T12:20:00Z">
        <w:r w:rsidR="001A3E6F" w:rsidRPr="00A60A57">
          <w:rPr>
            <w:color w:val="0D0D0D" w:themeColor="text1" w:themeTint="F2"/>
            <w:sz w:val="22"/>
            <w:rPrChange w:id="7686" w:author="tao huang" w:date="2017-09-17T12:05:00Z">
              <w:rPr>
                <w:color w:val="000000" w:themeColor="text1"/>
                <w:sz w:val="22"/>
              </w:rPr>
            </w:rPrChange>
          </w:rPr>
          <w:t>, as this is part of the retailer’s inventory plan,</w:t>
        </w:r>
      </w:ins>
      <w:r w:rsidR="00866A9D" w:rsidRPr="00A60A57">
        <w:rPr>
          <w:color w:val="0D0D0D" w:themeColor="text1" w:themeTint="F2"/>
          <w:sz w:val="22"/>
          <w:rPrChange w:id="7687" w:author="tao huang" w:date="2017-09-17T12:05:00Z">
            <w:rPr>
              <w:color w:val="000000" w:themeColor="text1"/>
              <w:szCs w:val="24"/>
            </w:rPr>
          </w:rPrChange>
        </w:rPr>
        <w:t xml:space="preserve"> and we use the forecast value of the product sales when the forecast horizon </w:t>
      </w:r>
      <w:r w:rsidR="0051002C" w:rsidRPr="00A60A57">
        <w:rPr>
          <w:color w:val="0D0D0D" w:themeColor="text1" w:themeTint="F2"/>
          <w:sz w:val="22"/>
          <w:rPrChange w:id="7688" w:author="tao huang" w:date="2017-09-17T12:05:00Z">
            <w:rPr>
              <w:color w:val="000000" w:themeColor="text1"/>
              <w:szCs w:val="24"/>
            </w:rPr>
          </w:rPrChange>
        </w:rPr>
        <w:t>is</w:t>
      </w:r>
      <w:r w:rsidR="00866A9D" w:rsidRPr="00A60A57">
        <w:rPr>
          <w:color w:val="0D0D0D" w:themeColor="text1" w:themeTint="F2"/>
          <w:sz w:val="22"/>
          <w:rPrChange w:id="7689" w:author="tao huang" w:date="2017-09-17T12:05:00Z">
            <w:rPr>
              <w:color w:val="000000" w:themeColor="text1"/>
              <w:szCs w:val="24"/>
            </w:rPr>
          </w:rPrChange>
        </w:rPr>
        <w:t xml:space="preserve"> beyond one week. </w:t>
      </w:r>
      <w:r w:rsidR="008C0C84" w:rsidRPr="00A60A57">
        <w:rPr>
          <w:color w:val="0D0D0D" w:themeColor="text1" w:themeTint="F2"/>
          <w:sz w:val="22"/>
          <w:rPrChange w:id="7690" w:author="tao huang" w:date="2017-09-17T12:05:00Z">
            <w:rPr>
              <w:color w:val="000000" w:themeColor="text1"/>
              <w:szCs w:val="24"/>
            </w:rPr>
          </w:rPrChange>
        </w:rPr>
        <w:t xml:space="preserve">For each rolling event, we generate one to </w:t>
      </w:r>
      <m:oMath>
        <m:r>
          <w:rPr>
            <w:rFonts w:ascii="Cambria Math" w:hAnsi="Cambria Math"/>
            <w:color w:val="0D0D0D" w:themeColor="text1" w:themeTint="F2"/>
            <w:sz w:val="22"/>
            <w:rPrChange w:id="7691" w:author="tao huang" w:date="2017-09-17T12:05:00Z">
              <w:rPr>
                <w:rFonts w:ascii="Cambria Math" w:hAnsi="Cambria Math"/>
                <w:color w:val="000000" w:themeColor="text1"/>
                <w:szCs w:val="24"/>
              </w:rPr>
            </w:rPrChange>
          </w:rPr>
          <m:t>H</m:t>
        </m:r>
      </m:oMath>
      <w:r w:rsidR="00022921" w:rsidRPr="00A60A57">
        <w:rPr>
          <w:color w:val="0D0D0D" w:themeColor="text1" w:themeTint="F2"/>
          <w:sz w:val="22"/>
          <w:rPrChange w:id="7692" w:author="tao huang" w:date="2017-09-17T12:05:00Z">
            <w:rPr>
              <w:color w:val="000000" w:themeColor="text1"/>
              <w:szCs w:val="24"/>
            </w:rPr>
          </w:rPrChange>
        </w:rPr>
        <w:t xml:space="preserve"> week-</w:t>
      </w:r>
      <w:r w:rsidR="008C0C84" w:rsidRPr="00A60A57">
        <w:rPr>
          <w:color w:val="0D0D0D" w:themeColor="text1" w:themeTint="F2"/>
          <w:sz w:val="22"/>
          <w:rPrChange w:id="7693" w:author="tao huang" w:date="2017-09-17T12:05:00Z">
            <w:rPr>
              <w:color w:val="000000" w:themeColor="text1"/>
              <w:szCs w:val="24"/>
            </w:rPr>
          </w:rPrChange>
        </w:rPr>
        <w:t>ahead</w:t>
      </w:r>
      <w:r w:rsidR="00022921" w:rsidRPr="00A60A57">
        <w:rPr>
          <w:color w:val="0D0D0D" w:themeColor="text1" w:themeTint="F2"/>
          <w:sz w:val="22"/>
          <w:rPrChange w:id="7694" w:author="tao huang" w:date="2017-09-17T12:05:00Z">
            <w:rPr>
              <w:color w:val="000000" w:themeColor="text1"/>
              <w:szCs w:val="24"/>
            </w:rPr>
          </w:rPrChange>
        </w:rPr>
        <w:t xml:space="preserve"> forecasts</w:t>
      </w:r>
      <w:r w:rsidR="008C0C84" w:rsidRPr="00A60A57">
        <w:rPr>
          <w:color w:val="0D0D0D" w:themeColor="text1" w:themeTint="F2"/>
          <w:sz w:val="22"/>
          <w:rPrChange w:id="7695" w:author="tao huang" w:date="2017-09-17T12:05:00Z">
            <w:rPr>
              <w:color w:val="000000" w:themeColor="text1"/>
              <w:szCs w:val="24"/>
            </w:rPr>
          </w:rPrChange>
        </w:rPr>
        <w:t xml:space="preserve">, where </w:t>
      </w:r>
      <m:oMath>
        <m:r>
          <w:rPr>
            <w:rFonts w:ascii="Cambria Math" w:hAnsi="Cambria Math"/>
            <w:color w:val="0D0D0D" w:themeColor="text1" w:themeTint="F2"/>
            <w:sz w:val="22"/>
            <w:rPrChange w:id="7696" w:author="tao huang" w:date="2017-09-17T12:05:00Z">
              <w:rPr>
                <w:rFonts w:ascii="Cambria Math" w:hAnsi="Cambria Math"/>
                <w:color w:val="000000" w:themeColor="text1"/>
                <w:szCs w:val="24"/>
              </w:rPr>
            </w:rPrChange>
          </w:rPr>
          <m:t>H</m:t>
        </m:r>
      </m:oMath>
      <w:r w:rsidR="007E7192" w:rsidRPr="00A60A57">
        <w:rPr>
          <w:color w:val="0D0D0D" w:themeColor="text1" w:themeTint="F2"/>
          <w:sz w:val="22"/>
          <w:rPrChange w:id="7697" w:author="tao huang" w:date="2017-09-17T12:05:00Z">
            <w:rPr>
              <w:color w:val="000000" w:themeColor="text1"/>
              <w:szCs w:val="24"/>
            </w:rPr>
          </w:rPrChange>
        </w:rPr>
        <w:t xml:space="preserve"> is 1, 4, and </w:t>
      </w:r>
      <w:r w:rsidR="00146AA9" w:rsidRPr="00A60A57">
        <w:rPr>
          <w:color w:val="0D0D0D" w:themeColor="text1" w:themeTint="F2"/>
          <w:sz w:val="22"/>
          <w:rPrChange w:id="7698" w:author="tao huang" w:date="2017-09-17T12:05:00Z">
            <w:rPr>
              <w:color w:val="000000" w:themeColor="text1"/>
              <w:szCs w:val="24"/>
            </w:rPr>
          </w:rPrChange>
        </w:rPr>
        <w:t>8</w:t>
      </w:r>
      <w:r w:rsidR="007E7192" w:rsidRPr="00A60A57">
        <w:rPr>
          <w:color w:val="0D0D0D" w:themeColor="text1" w:themeTint="F2"/>
          <w:sz w:val="22"/>
          <w:rPrChange w:id="7699" w:author="tao huang" w:date="2017-09-17T12:05:00Z">
            <w:rPr>
              <w:color w:val="000000" w:themeColor="text1"/>
              <w:szCs w:val="24"/>
            </w:rPr>
          </w:rPrChange>
        </w:rPr>
        <w:t xml:space="preserve">, to approximate </w:t>
      </w:r>
      <w:r w:rsidR="00903ED3" w:rsidRPr="00A60A57">
        <w:rPr>
          <w:color w:val="0D0D0D" w:themeColor="text1" w:themeTint="F2"/>
          <w:sz w:val="22"/>
          <w:rPrChange w:id="7700" w:author="tao huang" w:date="2017-09-17T12:05:00Z">
            <w:rPr>
              <w:color w:val="000000" w:themeColor="text1"/>
              <w:szCs w:val="24"/>
            </w:rPr>
          </w:rPrChange>
        </w:rPr>
        <w:t>the situation retailers face in practice.</w:t>
      </w:r>
      <w:ins w:id="7701" w:author="tao huang" w:date="2017-09-16T12:47:00Z">
        <w:r w:rsidR="00393EAE" w:rsidRPr="00A60A57">
          <w:rPr>
            <w:color w:val="0D0D0D" w:themeColor="text1" w:themeTint="F2"/>
            <w:sz w:val="22"/>
            <w:rPrChange w:id="7702" w:author="tao huang" w:date="2017-09-17T12:05:00Z">
              <w:rPr>
                <w:color w:val="000000" w:themeColor="text1"/>
                <w:sz w:val="22"/>
              </w:rPr>
            </w:rPrChange>
          </w:rPr>
          <w:t xml:space="preserve"> </w:t>
        </w:r>
      </w:ins>
      <w:del w:id="7703" w:author="tao huang" w:date="2017-09-16T12:47:00Z">
        <w:r w:rsidR="00981F0E" w:rsidRPr="00A60A57" w:rsidDel="00393EAE">
          <w:rPr>
            <w:color w:val="0D0D0D" w:themeColor="text1" w:themeTint="F2"/>
            <w:sz w:val="22"/>
            <w:rPrChange w:id="7704" w:author="tao huang" w:date="2017-09-17T12:05:00Z">
              <w:rPr>
                <w:color w:val="000000" w:themeColor="text1"/>
                <w:szCs w:val="24"/>
              </w:rPr>
            </w:rPrChange>
          </w:rPr>
          <w:delText xml:space="preserve"> </w:delText>
        </w:r>
        <w:r w:rsidR="00762EEA" w:rsidRPr="00A60A57" w:rsidDel="00393EAE">
          <w:rPr>
            <w:color w:val="0D0D0D" w:themeColor="text1" w:themeTint="F2"/>
            <w:sz w:val="22"/>
            <w:rPrChange w:id="7705" w:author="tao huang" w:date="2017-09-17T12:05:00Z">
              <w:rPr>
                <w:color w:val="000000" w:themeColor="text1"/>
                <w:szCs w:val="24"/>
              </w:rPr>
            </w:rPrChange>
          </w:rPr>
          <w:delText xml:space="preserve"> </w:delText>
        </w:r>
        <w:r w:rsidR="00EC4CCA" w:rsidRPr="00A60A57" w:rsidDel="00393EAE">
          <w:rPr>
            <w:color w:val="0D0D0D" w:themeColor="text1" w:themeTint="F2"/>
            <w:sz w:val="22"/>
            <w:rPrChange w:id="7706" w:author="tao huang" w:date="2017-09-17T12:05:00Z">
              <w:rPr>
                <w:color w:val="000000" w:themeColor="text1"/>
                <w:szCs w:val="24"/>
              </w:rPr>
            </w:rPrChange>
          </w:rPr>
          <w:delText xml:space="preserve"> </w:delText>
        </w:r>
        <w:r w:rsidR="00981F0E" w:rsidRPr="00A60A57" w:rsidDel="00393EAE">
          <w:rPr>
            <w:color w:val="0D0D0D" w:themeColor="text1" w:themeTint="F2"/>
            <w:sz w:val="22"/>
            <w:rPrChange w:id="7707" w:author="tao huang" w:date="2017-09-17T12:05:00Z">
              <w:rPr>
                <w:color w:val="000000" w:themeColor="text1"/>
                <w:szCs w:val="24"/>
              </w:rPr>
            </w:rPrChange>
          </w:rPr>
          <w:delText xml:space="preserve"> </w:delText>
        </w:r>
      </w:del>
      <w:ins w:id="7708" w:author="tao huang" w:date="2017-09-16T12:47:00Z">
        <w:r w:rsidR="00393EAE" w:rsidRPr="00A60A57">
          <w:rPr>
            <w:rFonts w:cs="Times New Roman"/>
            <w:color w:val="0D0D0D" w:themeColor="text1" w:themeTint="F2"/>
            <w:sz w:val="22"/>
            <w:rPrChange w:id="7709" w:author="tao huang" w:date="2017-09-17T12:05:00Z">
              <w:rPr>
                <w:rFonts w:cs="Times New Roman"/>
                <w:color w:val="000000" w:themeColor="text1"/>
                <w:sz w:val="22"/>
              </w:rPr>
            </w:rPrChange>
          </w:rPr>
          <w:t>For the EWC method, we estimate the ADL-</w:t>
        </w:r>
        <w:r w:rsidR="00393EAE" w:rsidRPr="00A60A57">
          <w:rPr>
            <w:rFonts w:cs="Times New Roman"/>
            <w:noProof/>
            <w:color w:val="0D0D0D" w:themeColor="text1" w:themeTint="F2"/>
            <w:sz w:val="22"/>
            <w:rPrChange w:id="7710" w:author="tao huang" w:date="2017-09-17T12:05:00Z">
              <w:rPr>
                <w:rFonts w:cs="Times New Roman"/>
                <w:noProof/>
                <w:color w:val="000000" w:themeColor="text1"/>
                <w:sz w:val="22"/>
              </w:rPr>
            </w:rPrChange>
          </w:rPr>
          <w:t>intra model</w:t>
        </w:r>
        <w:r w:rsidR="00393EAE" w:rsidRPr="00A60A57">
          <w:rPr>
            <w:rFonts w:cs="Times New Roman"/>
            <w:color w:val="0D0D0D" w:themeColor="text1" w:themeTint="F2"/>
            <w:sz w:val="22"/>
            <w:rPrChange w:id="7711" w:author="tao huang" w:date="2017-09-17T12:05:00Z">
              <w:rPr>
                <w:rFonts w:cs="Times New Roman"/>
                <w:color w:val="000000" w:themeColor="text1"/>
                <w:sz w:val="22"/>
              </w:rPr>
            </w:rPrChange>
          </w:rPr>
          <w:t xml:space="preserve"> with ten estimation windows with different lengths (e.g., [1, 160], [3, 160], and [5 160] etc. until [19, 160]), and generate ten sets of forecasts. We then combine the ten sets of forecasts with equal weights. </w:t>
        </w:r>
      </w:ins>
      <w:ins w:id="7712" w:author="tao huang" w:date="2017-09-16T12:48:00Z">
        <w:r w:rsidR="00393EAE" w:rsidRPr="00A60A57">
          <w:rPr>
            <w:color w:val="0D0D0D" w:themeColor="text1" w:themeTint="F2"/>
            <w:sz w:val="22"/>
            <w:rPrChange w:id="7713" w:author="tao huang" w:date="2017-09-17T12:05:00Z">
              <w:rPr>
                <w:color w:val="000000" w:themeColor="text1"/>
                <w:sz w:val="22"/>
              </w:rPr>
            </w:rPrChange>
          </w:rPr>
          <w:t>For the</w:t>
        </w:r>
      </w:ins>
      <w:ins w:id="7714" w:author="tao huang" w:date="2017-09-16T12:47:00Z">
        <w:r w:rsidR="00393EAE" w:rsidRPr="00A60A57">
          <w:rPr>
            <w:color w:val="0D0D0D" w:themeColor="text1" w:themeTint="F2"/>
            <w:sz w:val="22"/>
            <w:rPrChange w:id="7715" w:author="tao huang" w:date="2017-09-17T12:05:00Z">
              <w:rPr>
                <w:color w:val="000000" w:themeColor="text1"/>
                <w:sz w:val="22"/>
              </w:rPr>
            </w:rPrChange>
          </w:rPr>
          <w:t xml:space="preserve"> IC method</w:t>
        </w:r>
      </w:ins>
      <w:ins w:id="7716" w:author="tao huang" w:date="2017-09-16T12:48:00Z">
        <w:r w:rsidR="00393EAE" w:rsidRPr="00A60A57">
          <w:rPr>
            <w:color w:val="0D0D0D" w:themeColor="text1" w:themeTint="F2"/>
            <w:sz w:val="22"/>
            <w:rPrChange w:id="7717" w:author="tao huang" w:date="2017-09-17T12:05:00Z">
              <w:rPr>
                <w:color w:val="000000" w:themeColor="text1"/>
                <w:sz w:val="22"/>
              </w:rPr>
            </w:rPrChange>
          </w:rPr>
          <w:t>s</w:t>
        </w:r>
      </w:ins>
      <w:ins w:id="7718" w:author="tao huang" w:date="2017-09-16T12:47:00Z">
        <w:r w:rsidR="00393EAE" w:rsidRPr="00A60A57">
          <w:rPr>
            <w:color w:val="0D0D0D" w:themeColor="text1" w:themeTint="F2"/>
            <w:sz w:val="22"/>
            <w:rPrChange w:id="7719" w:author="tao huang" w:date="2017-09-17T12:05:00Z">
              <w:rPr>
                <w:color w:val="000000" w:themeColor="text1"/>
                <w:sz w:val="22"/>
              </w:rPr>
            </w:rPrChange>
          </w:rPr>
          <w:t>, we estimate the forecast bias as the average value of the sixteen most recent residuals and add the value equally to the forecasts for each forecast horizon.</w:t>
        </w:r>
        <w:r w:rsidR="00393EAE" w:rsidRPr="00A60A57">
          <w:rPr>
            <w:rFonts w:cs="Times New Roman"/>
            <w:color w:val="0D0D0D" w:themeColor="text1" w:themeTint="F2"/>
            <w:sz w:val="22"/>
            <w:rPrChange w:id="7720" w:author="tao huang" w:date="2017-09-17T12:05:00Z">
              <w:rPr>
                <w:rFonts w:cs="Times New Roman"/>
                <w:color w:val="000000" w:themeColor="text1"/>
                <w:sz w:val="22"/>
              </w:rPr>
            </w:rPrChange>
          </w:rPr>
          <w:t xml:space="preserve"> </w:t>
        </w:r>
      </w:ins>
    </w:p>
    <w:p w14:paraId="614A6B91" w14:textId="49CC8455" w:rsidR="00E15BDE" w:rsidRPr="00A60A57" w:rsidDel="00F07203" w:rsidRDefault="00F07203">
      <w:pPr>
        <w:spacing w:after="0" w:line="360" w:lineRule="auto"/>
        <w:rPr>
          <w:del w:id="7721" w:author="tao huang" w:date="2017-09-16T12:48:00Z"/>
          <w:color w:val="0D0D0D" w:themeColor="text1" w:themeTint="F2"/>
          <w:sz w:val="22"/>
          <w:rPrChange w:id="7722" w:author="tao huang" w:date="2017-09-17T12:05:00Z">
            <w:rPr>
              <w:del w:id="7723" w:author="tao huang" w:date="2017-09-16T12:48:00Z"/>
              <w:color w:val="000000" w:themeColor="text1"/>
              <w:szCs w:val="24"/>
            </w:rPr>
          </w:rPrChange>
        </w:rPr>
      </w:pPr>
      <w:ins w:id="7724" w:author="tao huang" w:date="2017-09-16T12:48:00Z">
        <w:r w:rsidRPr="00A60A57">
          <w:rPr>
            <w:color w:val="0D0D0D" w:themeColor="text1" w:themeTint="F2"/>
            <w:sz w:val="22"/>
            <w:rPrChange w:id="7725" w:author="tao huang" w:date="2017-09-17T12:05:00Z">
              <w:rPr>
                <w:color w:val="000000" w:themeColor="text1"/>
                <w:sz w:val="22"/>
              </w:rPr>
            </w:rPrChange>
          </w:rPr>
          <w:t xml:space="preserve"> </w:t>
        </w:r>
      </w:ins>
      <w:del w:id="7726" w:author="tao huang" w:date="2017-09-16T12:32:00Z">
        <w:r w:rsidR="004023CE" w:rsidRPr="00A60A57" w:rsidDel="00790B7A">
          <w:rPr>
            <w:rFonts w:cs="Times New Roman"/>
            <w:color w:val="0D0D0D" w:themeColor="text1" w:themeTint="F2"/>
            <w:sz w:val="22"/>
            <w:rPrChange w:id="7727" w:author="tao huang" w:date="2017-09-17T12:05:00Z">
              <w:rPr>
                <w:rFonts w:cs="Times New Roman"/>
                <w:color w:val="000000" w:themeColor="text1"/>
                <w:sz w:val="22"/>
              </w:rPr>
            </w:rPrChange>
          </w:rPr>
          <w:fldChar w:fldCharType="begin"/>
        </w:r>
        <w:r w:rsidR="004023CE" w:rsidRPr="00A60A57" w:rsidDel="00790B7A">
          <w:rPr>
            <w:rFonts w:cs="Times New Roman"/>
            <w:color w:val="0D0D0D" w:themeColor="text1" w:themeTint="F2"/>
            <w:sz w:val="22"/>
            <w:rPrChange w:id="7728" w:author="tao huang" w:date="2017-09-17T12:05:00Z">
              <w:rPr>
                <w:rFonts w:cs="Times New Roman"/>
                <w:color w:val="000000" w:themeColor="text1"/>
                <w:sz w:val="22"/>
              </w:rPr>
            </w:rPrChange>
          </w:rPr>
          <w:delInstrText xml:space="preserve"> HYPERLINK \l "_ENREF_34" \o "Gür Ali, 2009 #715" </w:delInstrText>
        </w:r>
        <w:r w:rsidR="004023CE" w:rsidRPr="00A60A57" w:rsidDel="00790B7A">
          <w:rPr>
            <w:rFonts w:cs="Times New Roman"/>
            <w:color w:val="0D0D0D" w:themeColor="text1" w:themeTint="F2"/>
            <w:sz w:val="22"/>
            <w:rPrChange w:id="7729" w:author="tao huang" w:date="2017-09-17T12:05:00Z">
              <w:rPr>
                <w:rFonts w:cs="Times New Roman"/>
                <w:color w:val="000000" w:themeColor="text1"/>
                <w:sz w:val="22"/>
              </w:rPr>
            </w:rPrChange>
          </w:rPr>
          <w:fldChar w:fldCharType="separate"/>
        </w:r>
        <w:r w:rsidR="004023CE" w:rsidRPr="00A60A57" w:rsidDel="00790B7A">
          <w:rPr>
            <w:rFonts w:cs="Times New Roman"/>
            <w:color w:val="0D0D0D" w:themeColor="text1" w:themeTint="F2"/>
            <w:sz w:val="22"/>
            <w:rPrChange w:id="7730" w:author="tao huang" w:date="2017-09-17T12:05:00Z">
              <w:rPr>
                <w:rFonts w:cs="Times New Roman"/>
                <w:color w:val="000000" w:themeColor="text1"/>
                <w:sz w:val="22"/>
              </w:rPr>
            </w:rPrChange>
          </w:rPr>
          <w:fldChar w:fldCharType="begin"/>
        </w:r>
        <w:r w:rsidR="004023CE" w:rsidRPr="00A60A57" w:rsidDel="00790B7A">
          <w:rPr>
            <w:rFonts w:cs="Times New Roman"/>
            <w:color w:val="0D0D0D" w:themeColor="text1" w:themeTint="F2"/>
            <w:sz w:val="22"/>
            <w:rPrChange w:id="7731" w:author="tao huang" w:date="2017-09-17T12:05:00Z">
              <w:rPr>
                <w:rFonts w:cs="Times New Roman"/>
                <w:color w:val="000000" w:themeColor="text1"/>
                <w:sz w:val="22"/>
              </w:rPr>
            </w:rPrChange>
          </w:rPr>
          <w:delInstrText xml:space="preserve"> ADDIN EN.CITE &lt;EndNote&gt;&lt;Cite AuthorYear="1"&gt;&lt;Author&gt;Gür Ali&lt;/Author&gt;&lt;Year&gt;2009&lt;/Year&gt;&lt;RecNum&gt;715&lt;/RecNum&gt;&lt;DisplayText&gt;Gür Ali, SayIn et al. (2009)&lt;/DisplayText&gt;&lt;record&gt;&lt;rec-number&gt;715&lt;/rec-number&gt;&lt;foreign-keys&gt;&lt;key app="EN" db-id="fwzpfdt205x9v6eprsvv25dpxftedxv0z0a9" timestamp="0"&gt;715&lt;/key&gt;&lt;/foreign-keys&gt;&lt;ref-type name="Journal Article"&gt;17&lt;/ref-type&gt;&lt;contributors&gt;&lt;authors&gt;&lt;author&gt;Gür Ali, Özden&lt;/author&gt;&lt;author&gt;SayIn, Serpil&lt;/author&gt;&lt;author&gt;van Woensel, Tom&lt;/author&gt;&lt;author&gt;Fransoo, Jan&lt;/author&gt;&lt;/authors&gt;&lt;/contributors&gt;&lt;titles&gt;&lt;title&gt;SKU demand forecasting in the presence of promotions&lt;/title&gt;&lt;secondary-title&gt;Expert Systems with Applications&lt;/secondary-title&gt;&lt;/titles&gt;&lt;volume&gt;36&lt;/volume&gt;&lt;number&gt;10&lt;/number&gt;&lt;dates&gt;&lt;year&gt;2009&lt;/year&gt;&lt;/dates&gt;&lt;urls&gt;&lt;/urls&gt;&lt;/record&gt;&lt;/Cite&gt;&lt;/EndNote&gt;</w:delInstrText>
        </w:r>
        <w:r w:rsidR="004023CE" w:rsidRPr="00A60A57" w:rsidDel="00790B7A">
          <w:rPr>
            <w:rFonts w:cs="Times New Roman"/>
            <w:color w:val="0D0D0D" w:themeColor="text1" w:themeTint="F2"/>
            <w:sz w:val="22"/>
            <w:rPrChange w:id="7732" w:author="tao huang" w:date="2017-09-17T12:05:00Z">
              <w:rPr>
                <w:rFonts w:cs="Times New Roman"/>
                <w:color w:val="000000" w:themeColor="text1"/>
                <w:sz w:val="22"/>
              </w:rPr>
            </w:rPrChange>
          </w:rPr>
          <w:fldChar w:fldCharType="separate"/>
        </w:r>
        <w:r w:rsidR="004023CE" w:rsidRPr="00A60A57" w:rsidDel="00790B7A">
          <w:rPr>
            <w:rFonts w:cs="Times New Roman"/>
            <w:noProof/>
            <w:color w:val="0D0D0D" w:themeColor="text1" w:themeTint="F2"/>
            <w:sz w:val="22"/>
            <w:rPrChange w:id="7733" w:author="tao huang" w:date="2017-09-17T12:05:00Z">
              <w:rPr>
                <w:rFonts w:cs="Times New Roman"/>
                <w:noProof/>
                <w:color w:val="000000" w:themeColor="text1"/>
                <w:sz w:val="22"/>
              </w:rPr>
            </w:rPrChange>
          </w:rPr>
          <w:delText>Gür Ali, SayIn et al. (2009)</w:delText>
        </w:r>
        <w:r w:rsidR="004023CE" w:rsidRPr="00A60A57" w:rsidDel="00790B7A">
          <w:rPr>
            <w:rFonts w:cs="Times New Roman"/>
            <w:color w:val="0D0D0D" w:themeColor="text1" w:themeTint="F2"/>
            <w:sz w:val="22"/>
            <w:rPrChange w:id="7734" w:author="tao huang" w:date="2017-09-17T12:05:00Z">
              <w:rPr>
                <w:rFonts w:cs="Times New Roman"/>
                <w:color w:val="000000" w:themeColor="text1"/>
                <w:sz w:val="22"/>
              </w:rPr>
            </w:rPrChange>
          </w:rPr>
          <w:fldChar w:fldCharType="end"/>
        </w:r>
        <w:r w:rsidR="004023CE" w:rsidRPr="00A60A57" w:rsidDel="00790B7A">
          <w:rPr>
            <w:rFonts w:cs="Times New Roman"/>
            <w:color w:val="0D0D0D" w:themeColor="text1" w:themeTint="F2"/>
            <w:sz w:val="22"/>
            <w:rPrChange w:id="7735" w:author="tao huang" w:date="2017-09-17T12:05:00Z">
              <w:rPr>
                <w:rFonts w:cs="Times New Roman"/>
                <w:color w:val="000000" w:themeColor="text1"/>
                <w:sz w:val="22"/>
              </w:rPr>
            </w:rPrChange>
          </w:rPr>
          <w:fldChar w:fldCharType="end"/>
        </w:r>
      </w:del>
    </w:p>
    <w:p w14:paraId="30F8522D" w14:textId="77777777" w:rsidR="006324F2" w:rsidRPr="00A60A57" w:rsidRDefault="00F562B5">
      <w:pPr>
        <w:spacing w:after="0" w:line="360" w:lineRule="auto"/>
        <w:rPr>
          <w:rFonts w:cs="Times New Roman"/>
          <w:color w:val="0D0D0D" w:themeColor="text1" w:themeTint="F2"/>
          <w:sz w:val="22"/>
          <w:rPrChange w:id="7736" w:author="tao huang" w:date="2017-09-17T12:05:00Z">
            <w:rPr>
              <w:rFonts w:cs="Times New Roman"/>
              <w:color w:val="000000" w:themeColor="text1"/>
              <w:szCs w:val="24"/>
            </w:rPr>
          </w:rPrChange>
        </w:rPr>
      </w:pPr>
      <w:r w:rsidRPr="00A60A57">
        <w:rPr>
          <w:rFonts w:cs="Times New Roman"/>
          <w:color w:val="0D0D0D" w:themeColor="text1" w:themeTint="F2"/>
          <w:sz w:val="22"/>
          <w:rPrChange w:id="7737" w:author="tao huang" w:date="2017-09-17T12:05:00Z">
            <w:rPr>
              <w:rFonts w:cs="Times New Roman"/>
              <w:color w:val="000000" w:themeColor="text1"/>
              <w:szCs w:val="24"/>
            </w:rPr>
          </w:rPrChange>
        </w:rPr>
        <w:t xml:space="preserve"> </w:t>
      </w:r>
    </w:p>
    <w:p w14:paraId="41756170" w14:textId="62E0937B" w:rsidR="00002E07" w:rsidRPr="00A60A57" w:rsidRDefault="00E10DAA">
      <w:pPr>
        <w:spacing w:after="0" w:line="360" w:lineRule="auto"/>
        <w:rPr>
          <w:color w:val="0D0D0D" w:themeColor="text1" w:themeTint="F2"/>
          <w:sz w:val="22"/>
          <w:rPrChange w:id="7738" w:author="tao huang" w:date="2017-09-17T12:05:00Z">
            <w:rPr>
              <w:color w:val="000000" w:themeColor="text1"/>
              <w:szCs w:val="24"/>
            </w:rPr>
          </w:rPrChange>
        </w:rPr>
      </w:pPr>
      <w:r w:rsidRPr="00A60A57">
        <w:rPr>
          <w:color w:val="0D0D0D" w:themeColor="text1" w:themeTint="F2"/>
          <w:sz w:val="22"/>
          <w:rPrChange w:id="7739" w:author="tao huang" w:date="2017-09-17T12:05:00Z">
            <w:rPr>
              <w:color w:val="000000" w:themeColor="text1"/>
              <w:szCs w:val="24"/>
            </w:rPr>
          </w:rPrChange>
        </w:rPr>
        <w:lastRenderedPageBreak/>
        <w:t>The models are evaluated</w:t>
      </w:r>
      <w:r w:rsidR="006324F2" w:rsidRPr="00A60A57">
        <w:rPr>
          <w:color w:val="0D0D0D" w:themeColor="text1" w:themeTint="F2"/>
          <w:sz w:val="22"/>
          <w:rPrChange w:id="7740" w:author="tao huang" w:date="2017-09-17T12:05:00Z">
            <w:rPr>
              <w:color w:val="000000" w:themeColor="text1"/>
              <w:szCs w:val="24"/>
            </w:rPr>
          </w:rPrChange>
        </w:rPr>
        <w:t xml:space="preserve"> using four error measures: the</w:t>
      </w:r>
      <w:r w:rsidR="009F3525" w:rsidRPr="00A60A57">
        <w:rPr>
          <w:color w:val="0D0D0D" w:themeColor="text1" w:themeTint="F2"/>
          <w:sz w:val="22"/>
          <w:rPrChange w:id="7741" w:author="tao huang" w:date="2017-09-17T12:05:00Z">
            <w:rPr>
              <w:color w:val="000000" w:themeColor="text1"/>
              <w:szCs w:val="24"/>
            </w:rPr>
          </w:rPrChange>
        </w:rPr>
        <w:t xml:space="preserve"> Mean Absolute Error (MAE), the </w:t>
      </w:r>
      <w:r w:rsidR="006324F2" w:rsidRPr="00A60A57">
        <w:rPr>
          <w:color w:val="0D0D0D" w:themeColor="text1" w:themeTint="F2"/>
          <w:sz w:val="22"/>
          <w:rPrChange w:id="7742" w:author="tao huang" w:date="2017-09-17T12:05:00Z">
            <w:rPr>
              <w:color w:val="000000" w:themeColor="text1"/>
              <w:szCs w:val="24"/>
            </w:rPr>
          </w:rPrChange>
        </w:rPr>
        <w:t>symmetric Mean Absolute Percentage Error (sMAPE), the Mean Absolute Scaled Error (MASE)</w:t>
      </w:r>
      <w:r w:rsidR="003F2831" w:rsidRPr="00A60A57">
        <w:rPr>
          <w:color w:val="0D0D0D" w:themeColor="text1" w:themeTint="F2"/>
          <w:sz w:val="22"/>
          <w:rPrChange w:id="7743" w:author="tao huang" w:date="2017-09-17T12:05:00Z">
            <w:rPr>
              <w:color w:val="000000" w:themeColor="text1"/>
              <w:szCs w:val="24"/>
            </w:rPr>
          </w:rPrChange>
        </w:rPr>
        <w:t xml:space="preserve"> proposed by</w:t>
      </w:r>
      <w:r w:rsidR="006324F2" w:rsidRPr="00A60A57">
        <w:rPr>
          <w:color w:val="0D0D0D" w:themeColor="text1" w:themeTint="F2"/>
          <w:sz w:val="22"/>
          <w:rPrChange w:id="7744" w:author="tao huang" w:date="2017-09-17T12:05:00Z">
            <w:rPr>
              <w:color w:val="000000" w:themeColor="text1"/>
              <w:szCs w:val="24"/>
            </w:rPr>
          </w:rPrChange>
        </w:rPr>
        <w:t xml:space="preserve"> </w:t>
      </w:r>
      <w:r w:rsidR="00F75C33">
        <w:rPr>
          <w:color w:val="0D0D0D" w:themeColor="text1" w:themeTint="F2"/>
          <w:sz w:val="22"/>
        </w:rPr>
        <w:fldChar w:fldCharType="begin"/>
      </w:r>
      <w:r w:rsidR="00F75C33">
        <w:rPr>
          <w:color w:val="0D0D0D" w:themeColor="text1" w:themeTint="F2"/>
          <w:sz w:val="22"/>
        </w:rPr>
        <w:instrText xml:space="preserve"> HYPERLINK \l "_ENREF_42" \o "Hyndman, 2006 #187" </w:instrText>
      </w:r>
      <w:r w:rsidR="00F75C33">
        <w:rPr>
          <w:color w:val="0D0D0D" w:themeColor="text1" w:themeTint="F2"/>
          <w:sz w:val="22"/>
        </w:rPr>
      </w:r>
      <w:r w:rsidR="00F75C33">
        <w:rPr>
          <w:color w:val="0D0D0D" w:themeColor="text1" w:themeTint="F2"/>
          <w:sz w:val="22"/>
        </w:rPr>
        <w:fldChar w:fldCharType="separate"/>
      </w:r>
      <w:r w:rsidR="00F75C33" w:rsidRPr="00A60A57">
        <w:rPr>
          <w:color w:val="0D0D0D" w:themeColor="text1" w:themeTint="F2"/>
          <w:sz w:val="22"/>
          <w:rPrChange w:id="7745" w:author="tao huang" w:date="2017-09-17T12:05:00Z">
            <w:rPr>
              <w:color w:val="000000" w:themeColor="text1"/>
              <w:szCs w:val="24"/>
            </w:rPr>
          </w:rPrChange>
        </w:rPr>
        <w:fldChar w:fldCharType="begin"/>
      </w:r>
      <w:r w:rsidR="00F75C33" w:rsidRPr="00A60A57">
        <w:rPr>
          <w:color w:val="0D0D0D" w:themeColor="text1" w:themeTint="F2"/>
          <w:sz w:val="22"/>
          <w:rPrChange w:id="7746" w:author="tao huang" w:date="2017-09-17T12:05:00Z">
            <w:rPr>
              <w:color w:val="000000" w:themeColor="text1"/>
              <w:szCs w:val="24"/>
            </w:rPr>
          </w:rPrChange>
        </w:rPr>
        <w:instrText xml:space="preserve"> ADDIN EN.CITE &lt;EndNote&gt;&lt;Cite AuthorYear="1"&gt;&lt;Author&gt;Hyndman&lt;/Author&gt;&lt;Year&gt;2006&lt;/Year&gt;&lt;RecNum&gt;187&lt;/RecNum&gt;&lt;DisplayText&gt;Hyndman and Koehler (2006)&lt;/DisplayText&gt;&lt;record&gt;&lt;rec-number&gt;187&lt;/rec-number&gt;&lt;foreign-keys&gt;&lt;key app="EN" db-id="fwzpfdt205x9v6eprsvv25dpxftedxv0z0a9" timestamp="0"&gt;187&lt;/key&gt;&lt;/foreign-keys&gt;&lt;ref-type name="Journal Article"&gt;17&lt;/ref-type&gt;&lt;contributors&gt;&lt;authors&gt;&lt;author&gt;Rob J. Hyndman&lt;/author&gt;&lt;author&gt;Anne B. Koehler&lt;/author&gt;&lt;/authors&gt;&lt;/contributors&gt;&lt;titles&gt;&lt;title&gt;Another look at measures of forecast accuracy&lt;/title&gt;&lt;secondary-title&gt;International Journal of Forecasting&lt;/secondary-title&gt;&lt;/titles&gt;&lt;periodical&gt;&lt;full-title&gt;International Journal of Forecasting&lt;/full-title&gt;&lt;/periodical&gt;&lt;pages&gt;679-688&lt;/pages&gt;&lt;volume&gt;22&lt;/volume&gt;&lt;dates&gt;&lt;year&gt;2006&lt;/year&gt;&lt;/dates&gt;&lt;urls&gt;&lt;/urls&gt;&lt;/record&gt;&lt;/Cite&gt;&lt;/EndNote&gt;</w:instrText>
      </w:r>
      <w:r w:rsidR="00F75C33" w:rsidRPr="00A60A57">
        <w:rPr>
          <w:color w:val="0D0D0D" w:themeColor="text1" w:themeTint="F2"/>
          <w:sz w:val="22"/>
          <w:rPrChange w:id="7747" w:author="tao huang" w:date="2017-09-17T12:05:00Z">
            <w:rPr>
              <w:color w:val="000000" w:themeColor="text1"/>
              <w:szCs w:val="24"/>
            </w:rPr>
          </w:rPrChange>
        </w:rPr>
        <w:fldChar w:fldCharType="separate"/>
      </w:r>
      <w:r w:rsidR="00F75C33" w:rsidRPr="00A60A57">
        <w:rPr>
          <w:noProof/>
          <w:color w:val="0D0D0D" w:themeColor="text1" w:themeTint="F2"/>
          <w:sz w:val="22"/>
          <w:rPrChange w:id="7748" w:author="tao huang" w:date="2017-09-17T12:05:00Z">
            <w:rPr>
              <w:noProof/>
              <w:color w:val="000000" w:themeColor="text1"/>
              <w:szCs w:val="24"/>
            </w:rPr>
          </w:rPrChange>
        </w:rPr>
        <w:t>Hyndman and Koehler (2006)</w:t>
      </w:r>
      <w:r w:rsidR="00F75C33" w:rsidRPr="00A60A57">
        <w:rPr>
          <w:color w:val="0D0D0D" w:themeColor="text1" w:themeTint="F2"/>
          <w:sz w:val="22"/>
          <w:rPrChange w:id="7749" w:author="tao huang" w:date="2017-09-17T12:05:00Z">
            <w:rPr>
              <w:color w:val="000000" w:themeColor="text1"/>
              <w:szCs w:val="24"/>
            </w:rPr>
          </w:rPrChange>
        </w:rPr>
        <w:fldChar w:fldCharType="end"/>
      </w:r>
      <w:r w:rsidR="00F75C33">
        <w:rPr>
          <w:color w:val="0D0D0D" w:themeColor="text1" w:themeTint="F2"/>
          <w:sz w:val="22"/>
        </w:rPr>
        <w:fldChar w:fldCharType="end"/>
      </w:r>
      <w:r w:rsidR="006324F2" w:rsidRPr="00A60A57">
        <w:rPr>
          <w:color w:val="0D0D0D" w:themeColor="text1" w:themeTint="F2"/>
          <w:sz w:val="22"/>
          <w:rPrChange w:id="7750" w:author="tao huang" w:date="2017-09-17T12:05:00Z">
            <w:rPr>
              <w:color w:val="000000" w:themeColor="text1"/>
              <w:szCs w:val="24"/>
            </w:rPr>
          </w:rPrChange>
        </w:rPr>
        <w:t xml:space="preserve">, and the Relative Average Mean Absolute Error (RelAvgMAE) </w:t>
      </w:r>
      <w:r w:rsidR="003F2831" w:rsidRPr="00A60A57">
        <w:rPr>
          <w:color w:val="0D0D0D" w:themeColor="text1" w:themeTint="F2"/>
          <w:sz w:val="22"/>
          <w:rPrChange w:id="7751" w:author="tao huang" w:date="2017-09-17T12:05:00Z">
            <w:rPr>
              <w:color w:val="000000" w:themeColor="text1"/>
              <w:szCs w:val="24"/>
            </w:rPr>
          </w:rPrChange>
        </w:rPr>
        <w:t xml:space="preserve">proposed by </w:t>
      </w:r>
      <w:r w:rsidR="00F75C33">
        <w:rPr>
          <w:color w:val="0D0D0D" w:themeColor="text1" w:themeTint="F2"/>
          <w:sz w:val="22"/>
        </w:rPr>
        <w:fldChar w:fldCharType="begin"/>
      </w:r>
      <w:r w:rsidR="00F75C33">
        <w:rPr>
          <w:color w:val="0D0D0D" w:themeColor="text1" w:themeTint="F2"/>
          <w:sz w:val="22"/>
        </w:rPr>
        <w:instrText xml:space="preserve"> HYPERLINK \l "_ENREF_26" \o "Davydenko, 2013 #744" </w:instrText>
      </w:r>
      <w:r w:rsidR="00F75C33">
        <w:rPr>
          <w:color w:val="0D0D0D" w:themeColor="text1" w:themeTint="F2"/>
          <w:sz w:val="22"/>
        </w:rPr>
      </w:r>
      <w:r w:rsidR="00F75C33">
        <w:rPr>
          <w:color w:val="0D0D0D" w:themeColor="text1" w:themeTint="F2"/>
          <w:sz w:val="22"/>
        </w:rPr>
        <w:fldChar w:fldCharType="separate"/>
      </w:r>
      <w:r w:rsidR="00F75C33" w:rsidRPr="00A60A57">
        <w:rPr>
          <w:color w:val="0D0D0D" w:themeColor="text1" w:themeTint="F2"/>
          <w:sz w:val="22"/>
          <w:rPrChange w:id="7752" w:author="tao huang" w:date="2017-09-17T12:05:00Z">
            <w:rPr>
              <w:color w:val="000000" w:themeColor="text1"/>
              <w:szCs w:val="24"/>
            </w:rPr>
          </w:rPrChange>
        </w:rPr>
        <w:fldChar w:fldCharType="begin"/>
      </w:r>
      <w:r w:rsidR="00F75C33" w:rsidRPr="00A60A57">
        <w:rPr>
          <w:color w:val="0D0D0D" w:themeColor="text1" w:themeTint="F2"/>
          <w:sz w:val="22"/>
          <w:rPrChange w:id="7753" w:author="tao huang" w:date="2017-09-17T12:05:00Z">
            <w:rPr>
              <w:color w:val="000000" w:themeColor="text1"/>
              <w:szCs w:val="24"/>
            </w:rPr>
          </w:rPrChange>
        </w:rPr>
        <w:instrText xml:space="preserve"> ADDIN EN.CITE &lt;EndNote&gt;&lt;Cite AuthorYear="1"&gt;&lt;Author&gt;Davydenko&lt;/Author&gt;&lt;Year&gt;2013&lt;/Year&gt;&lt;RecNum&gt;744&lt;/RecNum&gt;&lt;DisplayText&gt;Davydenko and Fildes (2013)&lt;/DisplayText&gt;&lt;record&gt;&lt;rec-number&gt;744&lt;/rec-number&gt;&lt;foreign-keys&gt;&lt;key app="EN" db-id="fwzpfdt205x9v6eprsvv25dpxftedxv0z0a9" timestamp="1475149080"&gt;744&lt;/key&gt;&lt;/foreign-keys&gt;&lt;ref-type name="Journal Article"&gt;17&lt;/ref-type&gt;&lt;contributors&gt;&lt;authors&gt;&lt;author&gt;Andrey Davydenko&lt;/author&gt;&lt;author&gt;Robert Fildes&lt;/author&gt;&lt;/authors&gt;&lt;/contributors&gt;&lt;titles&gt;&lt;title&gt;Measuring forecasting accuracy: the case of judgmental adjustments to SKU-level demand forecasts&lt;/title&gt;&lt;secondary-title&gt;International Journal of Forecasting&lt;/secondary-title&gt;&lt;/titles&gt;&lt;periodical&gt;&lt;full-title&gt;International Journal of Forecasting&lt;/full-title&gt;&lt;/periodical&gt;&lt;volume&gt;29&lt;/volume&gt;&lt;number&gt;3&lt;/number&gt;&lt;dates&gt;&lt;year&gt;2013&lt;/year&gt;&lt;/dates&gt;&lt;urls&gt;&lt;/urls&gt;&lt;/record&gt;&lt;/Cite&gt;&lt;/EndNote&gt;</w:instrText>
      </w:r>
      <w:r w:rsidR="00F75C33" w:rsidRPr="00A60A57">
        <w:rPr>
          <w:color w:val="0D0D0D" w:themeColor="text1" w:themeTint="F2"/>
          <w:sz w:val="22"/>
          <w:rPrChange w:id="7754" w:author="tao huang" w:date="2017-09-17T12:05:00Z">
            <w:rPr>
              <w:color w:val="000000" w:themeColor="text1"/>
              <w:szCs w:val="24"/>
            </w:rPr>
          </w:rPrChange>
        </w:rPr>
        <w:fldChar w:fldCharType="separate"/>
      </w:r>
      <w:r w:rsidR="00F75C33" w:rsidRPr="00A60A57">
        <w:rPr>
          <w:noProof/>
          <w:color w:val="0D0D0D" w:themeColor="text1" w:themeTint="F2"/>
          <w:sz w:val="22"/>
          <w:rPrChange w:id="7755" w:author="tao huang" w:date="2017-09-17T12:05:00Z">
            <w:rPr>
              <w:noProof/>
              <w:color w:val="000000" w:themeColor="text1"/>
              <w:szCs w:val="24"/>
            </w:rPr>
          </w:rPrChange>
        </w:rPr>
        <w:t>Davydenko and Fildes (2013)</w:t>
      </w:r>
      <w:r w:rsidR="00F75C33" w:rsidRPr="00A60A57">
        <w:rPr>
          <w:color w:val="0D0D0D" w:themeColor="text1" w:themeTint="F2"/>
          <w:sz w:val="22"/>
          <w:rPrChange w:id="7756" w:author="tao huang" w:date="2017-09-17T12:05:00Z">
            <w:rPr>
              <w:color w:val="000000" w:themeColor="text1"/>
              <w:szCs w:val="24"/>
            </w:rPr>
          </w:rPrChange>
        </w:rPr>
        <w:fldChar w:fldCharType="end"/>
      </w:r>
      <w:r w:rsidR="00F75C33">
        <w:rPr>
          <w:color w:val="0D0D0D" w:themeColor="text1" w:themeTint="F2"/>
          <w:sz w:val="22"/>
        </w:rPr>
        <w:fldChar w:fldCharType="end"/>
      </w:r>
      <w:r w:rsidR="00054AA0" w:rsidRPr="00A60A57">
        <w:rPr>
          <w:color w:val="0D0D0D" w:themeColor="text1" w:themeTint="F2"/>
          <w:sz w:val="22"/>
          <w:rPrChange w:id="7757" w:author="tao huang" w:date="2017-09-17T12:05:00Z">
            <w:rPr>
              <w:color w:val="000000" w:themeColor="text1"/>
              <w:szCs w:val="24"/>
            </w:rPr>
          </w:rPrChange>
        </w:rPr>
        <w:t xml:space="preserve">. </w:t>
      </w:r>
      <w:r w:rsidR="007B7457" w:rsidRPr="00A60A57">
        <w:rPr>
          <w:color w:val="0D0D0D" w:themeColor="text1" w:themeTint="F2"/>
          <w:sz w:val="22"/>
          <w:rPrChange w:id="7758" w:author="tao huang" w:date="2017-09-17T12:05:00Z">
            <w:rPr>
              <w:color w:val="000000" w:themeColor="text1"/>
              <w:szCs w:val="24"/>
            </w:rPr>
          </w:rPrChange>
        </w:rPr>
        <w:t xml:space="preserve">These error measures approximate the </w:t>
      </w:r>
      <w:r w:rsidR="00BC7C40" w:rsidRPr="00A60A57">
        <w:rPr>
          <w:color w:val="0D0D0D" w:themeColor="text1" w:themeTint="F2"/>
          <w:sz w:val="22"/>
          <w:rPrChange w:id="7759" w:author="tao huang" w:date="2017-09-17T12:05:00Z">
            <w:rPr>
              <w:color w:val="000000" w:themeColor="text1"/>
              <w:szCs w:val="24"/>
            </w:rPr>
          </w:rPrChange>
        </w:rPr>
        <w:t>loss function</w:t>
      </w:r>
      <w:r w:rsidR="007B7457" w:rsidRPr="00A60A57">
        <w:rPr>
          <w:color w:val="0D0D0D" w:themeColor="text1" w:themeTint="F2"/>
          <w:sz w:val="22"/>
          <w:rPrChange w:id="7760" w:author="tao huang" w:date="2017-09-17T12:05:00Z">
            <w:rPr>
              <w:color w:val="000000" w:themeColor="text1"/>
              <w:szCs w:val="24"/>
            </w:rPr>
          </w:rPrChange>
        </w:rPr>
        <w:t xml:space="preserve"> of the retailer from different aspects.</w:t>
      </w:r>
      <w:r w:rsidR="00002E07" w:rsidRPr="00A60A57">
        <w:rPr>
          <w:color w:val="0D0D0D" w:themeColor="text1" w:themeTint="F2"/>
          <w:sz w:val="22"/>
          <w:rPrChange w:id="7761" w:author="tao huang" w:date="2017-09-17T12:05:00Z">
            <w:rPr>
              <w:color w:val="000000" w:themeColor="text1"/>
              <w:szCs w:val="24"/>
            </w:rPr>
          </w:rPrChange>
        </w:rPr>
        <w:t xml:space="preserve"> The error measures </w:t>
      </w:r>
      <w:r w:rsidR="00644A08" w:rsidRPr="00A60A57">
        <w:rPr>
          <w:color w:val="0D0D0D" w:themeColor="text1" w:themeTint="F2"/>
          <w:sz w:val="22"/>
          <w:rPrChange w:id="7762" w:author="tao huang" w:date="2017-09-17T12:05:00Z">
            <w:rPr>
              <w:color w:val="000000" w:themeColor="text1"/>
              <w:szCs w:val="24"/>
            </w:rPr>
          </w:rPrChange>
        </w:rPr>
        <w:t xml:space="preserve">for </w:t>
      </w:r>
      <m:oMath>
        <m:r>
          <w:rPr>
            <w:rFonts w:ascii="Cambria Math" w:hAnsi="Cambria Math"/>
            <w:color w:val="0D0D0D" w:themeColor="text1" w:themeTint="F2"/>
            <w:sz w:val="22"/>
            <w:rPrChange w:id="7763" w:author="tao huang" w:date="2017-09-17T12:05:00Z">
              <w:rPr>
                <w:rFonts w:ascii="Cambria Math" w:hAnsi="Cambria Math"/>
                <w:color w:val="000000" w:themeColor="text1"/>
                <w:szCs w:val="24"/>
              </w:rPr>
            </w:rPrChange>
          </w:rPr>
          <m:t>S</m:t>
        </m:r>
      </m:oMath>
      <w:r w:rsidR="00002E07" w:rsidRPr="00A60A57">
        <w:rPr>
          <w:color w:val="0D0D0D" w:themeColor="text1" w:themeTint="F2"/>
          <w:sz w:val="22"/>
          <w:rPrChange w:id="7764" w:author="tao huang" w:date="2017-09-17T12:05:00Z">
            <w:rPr>
              <w:color w:val="000000" w:themeColor="text1"/>
              <w:szCs w:val="24"/>
            </w:rPr>
          </w:rPrChange>
        </w:rPr>
        <w:t xml:space="preserve"> </w:t>
      </w:r>
      <w:r w:rsidR="00644A08" w:rsidRPr="00A60A57">
        <w:rPr>
          <w:color w:val="0D0D0D" w:themeColor="text1" w:themeTint="F2"/>
          <w:sz w:val="22"/>
          <w:rPrChange w:id="7765" w:author="tao huang" w:date="2017-09-17T12:05:00Z">
            <w:rPr>
              <w:color w:val="000000" w:themeColor="text1"/>
              <w:szCs w:val="24"/>
            </w:rPr>
          </w:rPrChange>
        </w:rPr>
        <w:t>SKUs</w:t>
      </w:r>
      <w:r w:rsidR="00002E07" w:rsidRPr="00A60A57">
        <w:rPr>
          <w:color w:val="0D0D0D" w:themeColor="text1" w:themeTint="F2"/>
          <w:sz w:val="22"/>
          <w:rPrChange w:id="7766" w:author="tao huang" w:date="2017-09-17T12:05:00Z">
            <w:rPr>
              <w:color w:val="000000" w:themeColor="text1"/>
              <w:szCs w:val="24"/>
            </w:rPr>
          </w:rPrChange>
        </w:rPr>
        <w:t xml:space="preserve"> and </w:t>
      </w:r>
      <m:oMath>
        <m:r>
          <w:rPr>
            <w:rFonts w:ascii="Cambria Math" w:hAnsi="Cambria Math"/>
            <w:color w:val="0D0D0D" w:themeColor="text1" w:themeTint="F2"/>
            <w:sz w:val="22"/>
            <w:rPrChange w:id="7767" w:author="tao huang" w:date="2017-09-17T12:05:00Z">
              <w:rPr>
                <w:rFonts w:ascii="Cambria Math" w:hAnsi="Cambria Math"/>
                <w:color w:val="000000" w:themeColor="text1"/>
                <w:szCs w:val="24"/>
              </w:rPr>
            </w:rPrChange>
          </w:rPr>
          <m:t>K</m:t>
        </m:r>
      </m:oMath>
      <w:r w:rsidR="00002E07" w:rsidRPr="00A60A57">
        <w:rPr>
          <w:color w:val="0D0D0D" w:themeColor="text1" w:themeTint="F2"/>
          <w:sz w:val="22"/>
          <w:rPrChange w:id="7768" w:author="tao huang" w:date="2017-09-17T12:05:00Z">
            <w:rPr>
              <w:color w:val="000000" w:themeColor="text1"/>
              <w:szCs w:val="24"/>
            </w:rPr>
          </w:rPrChange>
        </w:rPr>
        <w:t xml:space="preserve"> rolling events based on forecast horizon </w:t>
      </w:r>
      <w:r w:rsidR="00644A08" w:rsidRPr="00A60A57">
        <w:rPr>
          <w:color w:val="0D0D0D" w:themeColor="text1" w:themeTint="F2"/>
          <w:sz w:val="22"/>
          <w:rPrChange w:id="7769" w:author="tao huang" w:date="2017-09-17T12:05:00Z">
            <w:rPr>
              <w:color w:val="000000" w:themeColor="text1"/>
              <w:szCs w:val="24"/>
            </w:rPr>
          </w:rPrChange>
        </w:rPr>
        <w:t xml:space="preserve">of 1 to </w:t>
      </w:r>
      <m:oMath>
        <m:r>
          <w:rPr>
            <w:rFonts w:ascii="Cambria Math" w:hAnsi="Cambria Math"/>
            <w:color w:val="0D0D0D" w:themeColor="text1" w:themeTint="F2"/>
            <w:sz w:val="22"/>
            <w:rPrChange w:id="7770" w:author="tao huang" w:date="2017-09-17T12:05:00Z">
              <w:rPr>
                <w:rFonts w:ascii="Cambria Math" w:hAnsi="Cambria Math"/>
                <w:color w:val="000000" w:themeColor="text1"/>
                <w:szCs w:val="24"/>
              </w:rPr>
            </w:rPrChange>
          </w:rPr>
          <m:t>H</m:t>
        </m:r>
      </m:oMath>
      <w:r w:rsidR="00002E07" w:rsidRPr="00A60A57">
        <w:rPr>
          <w:color w:val="0D0D0D" w:themeColor="text1" w:themeTint="F2"/>
          <w:sz w:val="22"/>
          <w:rPrChange w:id="7771" w:author="tao huang" w:date="2017-09-17T12:05:00Z">
            <w:rPr>
              <w:color w:val="000000" w:themeColor="text1"/>
              <w:szCs w:val="24"/>
            </w:rPr>
          </w:rPrChange>
        </w:rPr>
        <w:t xml:space="preserve"> (i.e. </w:t>
      </w:r>
      <m:oMath>
        <m:r>
          <w:rPr>
            <w:rFonts w:ascii="Cambria Math" w:hAnsi="Cambria Math"/>
            <w:color w:val="0D0D0D" w:themeColor="text1" w:themeTint="F2"/>
            <w:sz w:val="22"/>
            <w:rPrChange w:id="7772" w:author="tao huang" w:date="2017-09-17T12:05:00Z">
              <w:rPr>
                <w:rFonts w:ascii="Cambria Math" w:hAnsi="Cambria Math"/>
                <w:color w:val="000000" w:themeColor="text1"/>
                <w:szCs w:val="24"/>
              </w:rPr>
            </w:rPrChange>
          </w:rPr>
          <m:t>S=1831</m:t>
        </m:r>
      </m:oMath>
      <w:r w:rsidR="00002E07" w:rsidRPr="00A60A57">
        <w:rPr>
          <w:color w:val="0D0D0D" w:themeColor="text1" w:themeTint="F2"/>
          <w:sz w:val="22"/>
          <w:rPrChange w:id="7773" w:author="tao huang" w:date="2017-09-17T12:05:00Z">
            <w:rPr>
              <w:color w:val="000000" w:themeColor="text1"/>
              <w:szCs w:val="24"/>
            </w:rPr>
          </w:rPrChange>
        </w:rPr>
        <w:t xml:space="preserve">, </w:t>
      </w:r>
      <m:oMath>
        <m:r>
          <w:rPr>
            <w:rFonts w:ascii="Cambria Math" w:hAnsi="Cambria Math"/>
            <w:color w:val="0D0D0D" w:themeColor="text1" w:themeTint="F2"/>
            <w:sz w:val="22"/>
            <w:rPrChange w:id="7774" w:author="tao huang" w:date="2017-09-17T12:05:00Z">
              <w:rPr>
                <w:rFonts w:ascii="Cambria Math" w:hAnsi="Cambria Math"/>
                <w:color w:val="000000" w:themeColor="text1"/>
                <w:szCs w:val="24"/>
              </w:rPr>
            </w:rPrChange>
          </w:rPr>
          <m:t>K=18</m:t>
        </m:r>
      </m:oMath>
      <w:r w:rsidR="00002E07" w:rsidRPr="00A60A57">
        <w:rPr>
          <w:color w:val="0D0D0D" w:themeColor="text1" w:themeTint="F2"/>
          <w:sz w:val="22"/>
          <w:rPrChange w:id="7775" w:author="tao huang" w:date="2017-09-17T12:05:00Z">
            <w:rPr>
              <w:color w:val="000000" w:themeColor="text1"/>
              <w:szCs w:val="24"/>
            </w:rPr>
          </w:rPrChange>
        </w:rPr>
        <w:t xml:space="preserve">, and </w:t>
      </w:r>
      <m:oMath>
        <m:r>
          <w:rPr>
            <w:rFonts w:ascii="Cambria Math" w:hAnsi="Cambria Math"/>
            <w:color w:val="0D0D0D" w:themeColor="text1" w:themeTint="F2"/>
            <w:sz w:val="22"/>
            <w:rPrChange w:id="7776" w:author="tao huang" w:date="2017-09-17T12:05:00Z">
              <w:rPr>
                <w:rFonts w:ascii="Cambria Math" w:hAnsi="Cambria Math"/>
                <w:color w:val="000000" w:themeColor="text1"/>
                <w:szCs w:val="24"/>
              </w:rPr>
            </w:rPrChange>
          </w:rPr>
          <m:t>H</m:t>
        </m:r>
      </m:oMath>
      <w:r w:rsidR="00002E07" w:rsidRPr="00A60A57">
        <w:rPr>
          <w:color w:val="0D0D0D" w:themeColor="text1" w:themeTint="F2"/>
          <w:sz w:val="22"/>
          <w:rPrChange w:id="7777" w:author="tao huang" w:date="2017-09-17T12:05:00Z">
            <w:rPr>
              <w:color w:val="000000" w:themeColor="text1"/>
              <w:szCs w:val="24"/>
            </w:rPr>
          </w:rPrChange>
        </w:rPr>
        <w:t xml:space="preserve">=1, 4 and </w:t>
      </w:r>
      <w:r w:rsidR="00621A9A" w:rsidRPr="00A60A57">
        <w:rPr>
          <w:color w:val="0D0D0D" w:themeColor="text1" w:themeTint="F2"/>
          <w:sz w:val="22"/>
          <w:rPrChange w:id="7778" w:author="tao huang" w:date="2017-09-17T12:05:00Z">
            <w:rPr>
              <w:color w:val="000000" w:themeColor="text1"/>
              <w:szCs w:val="24"/>
            </w:rPr>
          </w:rPrChange>
        </w:rPr>
        <w:t>8</w:t>
      </w:r>
      <w:r w:rsidR="00002E07" w:rsidRPr="00A60A57">
        <w:rPr>
          <w:color w:val="0D0D0D" w:themeColor="text1" w:themeTint="F2"/>
          <w:sz w:val="22"/>
          <w:rPrChange w:id="7779" w:author="tao huang" w:date="2017-09-17T12:05:00Z">
            <w:rPr>
              <w:color w:val="000000" w:themeColor="text1"/>
              <w:szCs w:val="24"/>
            </w:rPr>
          </w:rPrChange>
        </w:rPr>
        <w:t>) are as follows:</w:t>
      </w:r>
    </w:p>
    <w:p w14:paraId="4F27EC0A" w14:textId="75D1F035" w:rsidR="00531ABE" w:rsidRPr="00A60A57" w:rsidRDefault="00531ABE">
      <w:pPr>
        <w:spacing w:after="0" w:line="360" w:lineRule="auto"/>
        <w:jc w:val="both"/>
        <w:rPr>
          <w:color w:val="0D0D0D" w:themeColor="text1" w:themeTint="F2"/>
          <w:sz w:val="22"/>
          <w:rPrChange w:id="7780" w:author="tao huang" w:date="2017-09-17T12:05:00Z">
            <w:rPr>
              <w:color w:val="000000" w:themeColor="text1"/>
              <w:szCs w:val="24"/>
            </w:rPr>
          </w:rPrChange>
        </w:rPr>
        <w:pPrChange w:id="7781" w:author="tao huang" w:date="2017-09-16T12:53:00Z">
          <w:pPr>
            <w:spacing w:after="0" w:line="360" w:lineRule="auto"/>
            <w:jc w:val="center"/>
          </w:pPr>
        </w:pPrChange>
      </w:pPr>
      <m:oMathPara>
        <m:oMath>
          <m:r>
            <w:rPr>
              <w:rFonts w:ascii="Cambria Math" w:hAnsi="Cambria Math"/>
              <w:color w:val="0D0D0D" w:themeColor="text1" w:themeTint="F2"/>
              <w:sz w:val="22"/>
              <w:rPrChange w:id="7782" w:author="tao huang" w:date="2017-09-17T12:05:00Z">
                <w:rPr>
                  <w:rFonts w:ascii="Cambria Math" w:hAnsi="Cambria Math"/>
                  <w:color w:val="000000" w:themeColor="text1"/>
                  <w:szCs w:val="24"/>
                </w:rPr>
              </w:rPrChange>
            </w:rPr>
            <m:t>MAE(H)=</m:t>
          </m:r>
          <m:f>
            <m:fPr>
              <m:ctrlPr>
                <w:rPr>
                  <w:rFonts w:ascii="Cambria Math" w:hAnsi="Cambria Math"/>
                  <w:i/>
                  <w:color w:val="0D0D0D" w:themeColor="text1" w:themeTint="F2"/>
                  <w:sz w:val="22"/>
                  <w:rPrChange w:id="7783" w:author="tao huang" w:date="2017-09-17T12:05:00Z">
                    <w:rPr>
                      <w:rFonts w:ascii="Cambria Math" w:hAnsi="Cambria Math"/>
                      <w:i/>
                      <w:color w:val="385623" w:themeColor="accent6" w:themeShade="80"/>
                      <w:sz w:val="22"/>
                    </w:rPr>
                  </w:rPrChange>
                </w:rPr>
              </m:ctrlPr>
            </m:fPr>
            <m:num>
              <m:r>
                <w:rPr>
                  <w:rFonts w:ascii="Cambria Math" w:hAnsi="Cambria Math"/>
                  <w:color w:val="0D0D0D" w:themeColor="text1" w:themeTint="F2"/>
                  <w:sz w:val="22"/>
                  <w:rPrChange w:id="7784" w:author="tao huang" w:date="2017-09-17T12:05:00Z">
                    <w:rPr>
                      <w:rFonts w:ascii="Cambria Math" w:hAnsi="Cambria Math"/>
                      <w:color w:val="000000" w:themeColor="text1"/>
                      <w:szCs w:val="24"/>
                    </w:rPr>
                  </w:rPrChange>
                </w:rPr>
                <m:t>1</m:t>
              </m:r>
            </m:num>
            <m:den>
              <m:r>
                <w:rPr>
                  <w:rFonts w:ascii="Cambria Math" w:hAnsi="Cambria Math"/>
                  <w:color w:val="0D0D0D" w:themeColor="text1" w:themeTint="F2"/>
                  <w:sz w:val="22"/>
                  <w:rPrChange w:id="7785" w:author="tao huang" w:date="2017-09-17T12:05:00Z">
                    <w:rPr>
                      <w:rFonts w:ascii="Cambria Math" w:hAnsi="Cambria Math"/>
                      <w:color w:val="000000" w:themeColor="text1"/>
                      <w:szCs w:val="24"/>
                    </w:rPr>
                  </w:rPrChange>
                </w:rPr>
                <m:t>S</m:t>
              </m:r>
            </m:den>
          </m:f>
          <m:f>
            <m:fPr>
              <m:ctrlPr>
                <w:rPr>
                  <w:rFonts w:ascii="Cambria Math" w:hAnsi="Cambria Math"/>
                  <w:i/>
                  <w:color w:val="0D0D0D" w:themeColor="text1" w:themeTint="F2"/>
                  <w:sz w:val="22"/>
                  <w:rPrChange w:id="7786" w:author="tao huang" w:date="2017-09-17T12:05:00Z">
                    <w:rPr>
                      <w:rFonts w:ascii="Cambria Math" w:hAnsi="Cambria Math"/>
                      <w:i/>
                      <w:color w:val="385623" w:themeColor="accent6" w:themeShade="80"/>
                      <w:sz w:val="22"/>
                    </w:rPr>
                  </w:rPrChange>
                </w:rPr>
              </m:ctrlPr>
            </m:fPr>
            <m:num>
              <m:r>
                <w:rPr>
                  <w:rFonts w:ascii="Cambria Math" w:hAnsi="Cambria Math"/>
                  <w:color w:val="0D0D0D" w:themeColor="text1" w:themeTint="F2"/>
                  <w:sz w:val="22"/>
                  <w:rPrChange w:id="7787" w:author="tao huang" w:date="2017-09-17T12:05:00Z">
                    <w:rPr>
                      <w:rFonts w:ascii="Cambria Math" w:hAnsi="Cambria Math"/>
                      <w:color w:val="000000" w:themeColor="text1"/>
                      <w:szCs w:val="24"/>
                    </w:rPr>
                  </w:rPrChange>
                </w:rPr>
                <m:t>1</m:t>
              </m:r>
            </m:num>
            <m:den>
              <m:r>
                <w:rPr>
                  <w:rFonts w:ascii="Cambria Math" w:hAnsi="Cambria Math"/>
                  <w:color w:val="0D0D0D" w:themeColor="text1" w:themeTint="F2"/>
                  <w:sz w:val="22"/>
                  <w:rPrChange w:id="7788" w:author="tao huang" w:date="2017-09-17T12:05:00Z">
                    <w:rPr>
                      <w:rFonts w:ascii="Cambria Math" w:hAnsi="Cambria Math"/>
                      <w:color w:val="000000" w:themeColor="text1"/>
                      <w:szCs w:val="24"/>
                    </w:rPr>
                  </w:rPrChange>
                </w:rPr>
                <m:t>K</m:t>
              </m:r>
            </m:den>
          </m:f>
          <m:nary>
            <m:naryPr>
              <m:chr m:val="∑"/>
              <m:limLoc m:val="undOvr"/>
              <m:ctrlPr>
                <w:rPr>
                  <w:rFonts w:ascii="Cambria Math" w:hAnsi="Cambria Math"/>
                  <w:i/>
                  <w:color w:val="0D0D0D" w:themeColor="text1" w:themeTint="F2"/>
                  <w:sz w:val="22"/>
                  <w:rPrChange w:id="7789" w:author="tao huang" w:date="2017-09-17T12:05:00Z">
                    <w:rPr>
                      <w:rFonts w:ascii="Cambria Math" w:hAnsi="Cambria Math"/>
                      <w:i/>
                      <w:color w:val="385623" w:themeColor="accent6" w:themeShade="80"/>
                      <w:sz w:val="22"/>
                    </w:rPr>
                  </w:rPrChange>
                </w:rPr>
              </m:ctrlPr>
            </m:naryPr>
            <m:sub>
              <m:r>
                <w:rPr>
                  <w:rFonts w:ascii="Cambria Math" w:hAnsi="Cambria Math"/>
                  <w:color w:val="0D0D0D" w:themeColor="text1" w:themeTint="F2"/>
                  <w:sz w:val="22"/>
                  <w:rPrChange w:id="7790" w:author="tao huang" w:date="2017-09-17T12:05:00Z">
                    <w:rPr>
                      <w:rFonts w:ascii="Cambria Math" w:hAnsi="Cambria Math"/>
                      <w:color w:val="000000" w:themeColor="text1"/>
                      <w:szCs w:val="24"/>
                    </w:rPr>
                  </w:rPrChange>
                </w:rPr>
                <m:t>s=1</m:t>
              </m:r>
            </m:sub>
            <m:sup>
              <m:r>
                <w:rPr>
                  <w:rFonts w:ascii="Cambria Math" w:hAnsi="Cambria Math"/>
                  <w:color w:val="0D0D0D" w:themeColor="text1" w:themeTint="F2"/>
                  <w:sz w:val="22"/>
                  <w:rPrChange w:id="7791" w:author="tao huang" w:date="2017-09-17T12:05:00Z">
                    <w:rPr>
                      <w:rFonts w:ascii="Cambria Math" w:hAnsi="Cambria Math"/>
                      <w:color w:val="000000" w:themeColor="text1"/>
                      <w:szCs w:val="24"/>
                    </w:rPr>
                  </w:rPrChange>
                </w:rPr>
                <m:t>S</m:t>
              </m:r>
            </m:sup>
            <m:e>
              <m:nary>
                <m:naryPr>
                  <m:chr m:val="∑"/>
                  <m:limLoc m:val="undOvr"/>
                  <m:ctrlPr>
                    <w:rPr>
                      <w:rFonts w:ascii="Cambria Math" w:hAnsi="Cambria Math"/>
                      <w:i/>
                      <w:color w:val="0D0D0D" w:themeColor="text1" w:themeTint="F2"/>
                      <w:sz w:val="22"/>
                      <w:rPrChange w:id="7792" w:author="tao huang" w:date="2017-09-17T12:05:00Z">
                        <w:rPr>
                          <w:rFonts w:ascii="Cambria Math" w:hAnsi="Cambria Math"/>
                          <w:i/>
                          <w:color w:val="385623" w:themeColor="accent6" w:themeShade="80"/>
                          <w:sz w:val="22"/>
                        </w:rPr>
                      </w:rPrChange>
                    </w:rPr>
                  </m:ctrlPr>
                </m:naryPr>
                <m:sub>
                  <m:r>
                    <w:rPr>
                      <w:rFonts w:ascii="Cambria Math" w:hAnsi="Cambria Math"/>
                      <w:color w:val="0D0D0D" w:themeColor="text1" w:themeTint="F2"/>
                      <w:sz w:val="22"/>
                      <w:rPrChange w:id="7793" w:author="tao huang" w:date="2017-09-17T12:05:00Z">
                        <w:rPr>
                          <w:rFonts w:ascii="Cambria Math" w:hAnsi="Cambria Math"/>
                          <w:color w:val="000000" w:themeColor="text1"/>
                          <w:szCs w:val="24"/>
                        </w:rPr>
                      </w:rPrChange>
                    </w:rPr>
                    <m:t>k=1</m:t>
                  </m:r>
                </m:sub>
                <m:sup>
                  <m:r>
                    <w:rPr>
                      <w:rFonts w:ascii="Cambria Math" w:hAnsi="Cambria Math"/>
                      <w:color w:val="0D0D0D" w:themeColor="text1" w:themeTint="F2"/>
                      <w:sz w:val="22"/>
                      <w:rPrChange w:id="7794" w:author="tao huang" w:date="2017-09-17T12:05:00Z">
                        <w:rPr>
                          <w:rFonts w:ascii="Cambria Math" w:hAnsi="Cambria Math"/>
                          <w:color w:val="000000" w:themeColor="text1"/>
                          <w:szCs w:val="24"/>
                        </w:rPr>
                      </w:rPrChange>
                    </w:rPr>
                    <m:t>K</m:t>
                  </m:r>
                </m:sup>
                <m:e>
                  <m:sSub>
                    <m:sSubPr>
                      <m:ctrlPr>
                        <w:rPr>
                          <w:rFonts w:ascii="Cambria Math" w:hAnsi="Cambria Math"/>
                          <w:i/>
                          <w:color w:val="0D0D0D" w:themeColor="text1" w:themeTint="F2"/>
                          <w:sz w:val="22"/>
                          <w:rPrChange w:id="7795"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7796" w:author="tao huang" w:date="2017-09-17T12:05:00Z">
                            <w:rPr>
                              <w:rFonts w:ascii="Cambria Math" w:hAnsi="Cambria Math"/>
                              <w:color w:val="000000" w:themeColor="text1"/>
                              <w:szCs w:val="24"/>
                            </w:rPr>
                          </w:rPrChange>
                        </w:rPr>
                        <m:t>MAE</m:t>
                      </m:r>
                    </m:e>
                    <m:sub>
                      <m:r>
                        <w:rPr>
                          <w:rFonts w:ascii="Cambria Math" w:hAnsi="Cambria Math"/>
                          <w:color w:val="0D0D0D" w:themeColor="text1" w:themeTint="F2"/>
                          <w:sz w:val="22"/>
                          <w:rPrChange w:id="7797" w:author="tao huang" w:date="2017-09-17T12:05:00Z">
                            <w:rPr>
                              <w:rFonts w:ascii="Cambria Math" w:hAnsi="Cambria Math"/>
                              <w:color w:val="000000" w:themeColor="text1"/>
                              <w:szCs w:val="24"/>
                            </w:rPr>
                          </w:rPrChange>
                        </w:rPr>
                        <m:t>s,H,k</m:t>
                      </m:r>
                    </m:sub>
                  </m:sSub>
                </m:e>
              </m:nary>
            </m:e>
          </m:nary>
        </m:oMath>
      </m:oMathPara>
    </w:p>
    <w:p w14:paraId="49971A1E" w14:textId="77777777" w:rsidR="00531ABE" w:rsidRPr="00A60A57" w:rsidRDefault="00F65496">
      <w:pPr>
        <w:spacing w:after="0" w:line="360" w:lineRule="auto"/>
        <w:jc w:val="both"/>
        <w:rPr>
          <w:color w:val="0D0D0D" w:themeColor="text1" w:themeTint="F2"/>
          <w:sz w:val="22"/>
          <w:rPrChange w:id="7798" w:author="tao huang" w:date="2017-09-17T12:05:00Z">
            <w:rPr>
              <w:color w:val="000000" w:themeColor="text1"/>
              <w:szCs w:val="24"/>
            </w:rPr>
          </w:rPrChange>
        </w:rPr>
        <w:pPrChange w:id="7799" w:author="tao huang" w:date="2017-09-16T12:53:00Z">
          <w:pPr>
            <w:spacing w:after="0" w:line="360" w:lineRule="auto"/>
          </w:pPr>
        </w:pPrChange>
      </w:pPr>
      <m:oMathPara>
        <m:oMath>
          <m:sSub>
            <m:sSubPr>
              <m:ctrlPr>
                <w:rPr>
                  <w:rFonts w:ascii="Cambria Math" w:hAnsi="Cambria Math"/>
                  <w:i/>
                  <w:color w:val="0D0D0D" w:themeColor="text1" w:themeTint="F2"/>
                  <w:sz w:val="22"/>
                  <w:rPrChange w:id="7800"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7801" w:author="tao huang" w:date="2017-09-17T12:05:00Z">
                    <w:rPr>
                      <w:rFonts w:ascii="Cambria Math" w:hAnsi="Cambria Math"/>
                      <w:color w:val="000000" w:themeColor="text1"/>
                      <w:szCs w:val="24"/>
                    </w:rPr>
                  </w:rPrChange>
                </w:rPr>
                <m:t>MAE</m:t>
              </m:r>
            </m:e>
            <m:sub>
              <m:r>
                <w:rPr>
                  <w:rFonts w:ascii="Cambria Math" w:hAnsi="Cambria Math"/>
                  <w:color w:val="0D0D0D" w:themeColor="text1" w:themeTint="F2"/>
                  <w:sz w:val="22"/>
                  <w:rPrChange w:id="7802" w:author="tao huang" w:date="2017-09-17T12:05:00Z">
                    <w:rPr>
                      <w:rFonts w:ascii="Cambria Math" w:hAnsi="Cambria Math"/>
                      <w:color w:val="000000" w:themeColor="text1"/>
                      <w:szCs w:val="24"/>
                    </w:rPr>
                  </w:rPrChange>
                </w:rPr>
                <m:t>s,H,k</m:t>
              </m:r>
            </m:sub>
          </m:sSub>
          <m:r>
            <w:rPr>
              <w:rFonts w:ascii="Cambria Math" w:hAnsi="Cambria Math"/>
              <w:color w:val="0D0D0D" w:themeColor="text1" w:themeTint="F2"/>
              <w:sz w:val="22"/>
              <w:rPrChange w:id="7803" w:author="tao huang" w:date="2017-09-17T12:05:00Z">
                <w:rPr>
                  <w:rFonts w:ascii="Cambria Math" w:hAnsi="Cambria Math"/>
                  <w:color w:val="000000" w:themeColor="text1"/>
                  <w:szCs w:val="24"/>
                </w:rPr>
              </w:rPrChange>
            </w:rPr>
            <m:t>=</m:t>
          </m:r>
          <m:f>
            <m:fPr>
              <m:ctrlPr>
                <w:rPr>
                  <w:rFonts w:ascii="Cambria Math" w:hAnsi="Cambria Math"/>
                  <w:i/>
                  <w:color w:val="0D0D0D" w:themeColor="text1" w:themeTint="F2"/>
                  <w:sz w:val="22"/>
                  <w:rPrChange w:id="7804" w:author="tao huang" w:date="2017-09-17T12:05:00Z">
                    <w:rPr>
                      <w:rFonts w:ascii="Cambria Math" w:hAnsi="Cambria Math"/>
                      <w:i/>
                      <w:color w:val="385623" w:themeColor="accent6" w:themeShade="80"/>
                      <w:sz w:val="22"/>
                    </w:rPr>
                  </w:rPrChange>
                </w:rPr>
              </m:ctrlPr>
            </m:fPr>
            <m:num>
              <m:r>
                <w:rPr>
                  <w:rFonts w:ascii="Cambria Math" w:hAnsi="Cambria Math"/>
                  <w:color w:val="0D0D0D" w:themeColor="text1" w:themeTint="F2"/>
                  <w:sz w:val="22"/>
                  <w:rPrChange w:id="7805" w:author="tao huang" w:date="2017-09-17T12:05:00Z">
                    <w:rPr>
                      <w:rFonts w:ascii="Cambria Math" w:hAnsi="Cambria Math"/>
                      <w:color w:val="000000" w:themeColor="text1"/>
                      <w:szCs w:val="24"/>
                    </w:rPr>
                  </w:rPrChange>
                </w:rPr>
                <m:t>1</m:t>
              </m:r>
            </m:num>
            <m:den>
              <m:r>
                <w:rPr>
                  <w:rFonts w:ascii="Cambria Math" w:hAnsi="Cambria Math"/>
                  <w:color w:val="0D0D0D" w:themeColor="text1" w:themeTint="F2"/>
                  <w:sz w:val="22"/>
                  <w:rPrChange w:id="7806" w:author="tao huang" w:date="2017-09-17T12:05:00Z">
                    <w:rPr>
                      <w:rFonts w:ascii="Cambria Math" w:hAnsi="Cambria Math"/>
                      <w:color w:val="000000" w:themeColor="text1"/>
                      <w:szCs w:val="24"/>
                    </w:rPr>
                  </w:rPrChange>
                </w:rPr>
                <m:t>H</m:t>
              </m:r>
            </m:den>
          </m:f>
          <m:nary>
            <m:naryPr>
              <m:chr m:val="∑"/>
              <m:limLoc m:val="undOvr"/>
              <m:ctrlPr>
                <w:rPr>
                  <w:rFonts w:ascii="Cambria Math" w:hAnsi="Cambria Math"/>
                  <w:i/>
                  <w:color w:val="0D0D0D" w:themeColor="text1" w:themeTint="F2"/>
                  <w:sz w:val="22"/>
                  <w:rPrChange w:id="7807" w:author="tao huang" w:date="2017-09-17T12:05:00Z">
                    <w:rPr>
                      <w:rFonts w:ascii="Cambria Math" w:hAnsi="Cambria Math"/>
                      <w:i/>
                      <w:color w:val="385623" w:themeColor="accent6" w:themeShade="80"/>
                      <w:sz w:val="22"/>
                    </w:rPr>
                  </w:rPrChange>
                </w:rPr>
              </m:ctrlPr>
            </m:naryPr>
            <m:sub>
              <m:r>
                <w:rPr>
                  <w:rFonts w:ascii="Cambria Math" w:hAnsi="Cambria Math"/>
                  <w:color w:val="0D0D0D" w:themeColor="text1" w:themeTint="F2"/>
                  <w:sz w:val="22"/>
                  <w:rPrChange w:id="7808" w:author="tao huang" w:date="2017-09-17T12:05:00Z">
                    <w:rPr>
                      <w:rFonts w:ascii="Cambria Math" w:hAnsi="Cambria Math"/>
                      <w:color w:val="000000" w:themeColor="text1"/>
                      <w:szCs w:val="24"/>
                    </w:rPr>
                  </w:rPrChange>
                </w:rPr>
                <m:t>h=1</m:t>
              </m:r>
            </m:sub>
            <m:sup>
              <m:r>
                <w:rPr>
                  <w:rFonts w:ascii="Cambria Math" w:hAnsi="Cambria Math"/>
                  <w:color w:val="0D0D0D" w:themeColor="text1" w:themeTint="F2"/>
                  <w:sz w:val="22"/>
                  <w:rPrChange w:id="7809" w:author="tao huang" w:date="2017-09-17T12:05:00Z">
                    <w:rPr>
                      <w:rFonts w:ascii="Cambria Math" w:hAnsi="Cambria Math"/>
                      <w:color w:val="000000" w:themeColor="text1"/>
                      <w:szCs w:val="24"/>
                    </w:rPr>
                  </w:rPrChange>
                </w:rPr>
                <m:t>H</m:t>
              </m:r>
            </m:sup>
            <m:e>
              <m:d>
                <m:dPr>
                  <m:begChr m:val="|"/>
                  <m:endChr m:val="|"/>
                  <m:ctrlPr>
                    <w:rPr>
                      <w:rFonts w:ascii="Cambria Math" w:hAnsi="Cambria Math"/>
                      <w:i/>
                      <w:color w:val="0D0D0D" w:themeColor="text1" w:themeTint="F2"/>
                      <w:sz w:val="22"/>
                      <w:rPrChange w:id="7810" w:author="tao huang" w:date="2017-09-17T12:05:00Z">
                        <w:rPr>
                          <w:rFonts w:ascii="Cambria Math" w:hAnsi="Cambria Math"/>
                          <w:i/>
                          <w:color w:val="385623" w:themeColor="accent6" w:themeShade="80"/>
                          <w:sz w:val="22"/>
                        </w:rPr>
                      </w:rPrChange>
                    </w:rPr>
                  </m:ctrlPr>
                </m:dPr>
                <m:e>
                  <m:sSub>
                    <m:sSubPr>
                      <m:ctrlPr>
                        <w:rPr>
                          <w:rFonts w:ascii="Cambria Math" w:hAnsi="Cambria Math"/>
                          <w:i/>
                          <w:color w:val="0D0D0D" w:themeColor="text1" w:themeTint="F2"/>
                          <w:sz w:val="22"/>
                          <w:rPrChange w:id="7811"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7812" w:author="tao huang" w:date="2017-09-17T12:05:00Z">
                            <w:rPr>
                              <w:rFonts w:ascii="Cambria Math" w:hAnsi="Cambria Math"/>
                              <w:color w:val="000000" w:themeColor="text1"/>
                              <w:szCs w:val="24"/>
                            </w:rPr>
                          </w:rPrChange>
                        </w:rPr>
                        <m:t>y</m:t>
                      </m:r>
                    </m:e>
                    <m:sub>
                      <m:r>
                        <w:rPr>
                          <w:rFonts w:ascii="Cambria Math" w:hAnsi="Cambria Math"/>
                          <w:color w:val="0D0D0D" w:themeColor="text1" w:themeTint="F2"/>
                          <w:sz w:val="22"/>
                          <w:rPrChange w:id="7813" w:author="tao huang" w:date="2017-09-17T12:05:00Z">
                            <w:rPr>
                              <w:rFonts w:ascii="Cambria Math" w:hAnsi="Cambria Math"/>
                              <w:color w:val="000000" w:themeColor="text1"/>
                              <w:szCs w:val="24"/>
                            </w:rPr>
                          </w:rPrChange>
                        </w:rPr>
                        <m:t>s,h,k</m:t>
                      </m:r>
                    </m:sub>
                  </m:sSub>
                  <m:r>
                    <w:rPr>
                      <w:rFonts w:ascii="Cambria Math" w:hAnsi="Cambria Math"/>
                      <w:color w:val="0D0D0D" w:themeColor="text1" w:themeTint="F2"/>
                      <w:sz w:val="22"/>
                      <w:rPrChange w:id="7814" w:author="tao huang" w:date="2017-09-17T12:05:00Z">
                        <w:rPr>
                          <w:rFonts w:ascii="Cambria Math" w:hAnsi="Cambria Math"/>
                          <w:color w:val="000000" w:themeColor="text1"/>
                          <w:szCs w:val="24"/>
                        </w:rPr>
                      </w:rPrChange>
                    </w:rPr>
                    <m:t>-</m:t>
                  </m:r>
                  <m:sSub>
                    <m:sSubPr>
                      <m:ctrlPr>
                        <w:rPr>
                          <w:rFonts w:ascii="Cambria Math" w:hAnsi="Cambria Math"/>
                          <w:i/>
                          <w:color w:val="0D0D0D" w:themeColor="text1" w:themeTint="F2"/>
                          <w:sz w:val="22"/>
                          <w:rPrChange w:id="7815" w:author="tao huang" w:date="2017-09-17T12:05:00Z">
                            <w:rPr>
                              <w:rFonts w:ascii="Cambria Math" w:hAnsi="Cambria Math"/>
                              <w:i/>
                              <w:color w:val="385623" w:themeColor="accent6" w:themeShade="80"/>
                              <w:sz w:val="22"/>
                            </w:rPr>
                          </w:rPrChange>
                        </w:rPr>
                      </m:ctrlPr>
                    </m:sSubPr>
                    <m:e>
                      <m:acc>
                        <m:accPr>
                          <m:ctrlPr>
                            <w:rPr>
                              <w:rFonts w:ascii="Cambria Math" w:hAnsi="Cambria Math"/>
                              <w:i/>
                              <w:color w:val="0D0D0D" w:themeColor="text1" w:themeTint="F2"/>
                              <w:sz w:val="22"/>
                              <w:rPrChange w:id="7816" w:author="tao huang" w:date="2017-09-17T12:05:00Z">
                                <w:rPr>
                                  <w:rFonts w:ascii="Cambria Math" w:hAnsi="Cambria Math"/>
                                  <w:i/>
                                  <w:color w:val="385623" w:themeColor="accent6" w:themeShade="80"/>
                                  <w:sz w:val="22"/>
                                </w:rPr>
                              </w:rPrChange>
                            </w:rPr>
                          </m:ctrlPr>
                        </m:accPr>
                        <m:e>
                          <m:r>
                            <w:rPr>
                              <w:rFonts w:ascii="Cambria Math" w:hAnsi="Cambria Math"/>
                              <w:color w:val="0D0D0D" w:themeColor="text1" w:themeTint="F2"/>
                              <w:sz w:val="22"/>
                              <w:rPrChange w:id="7817" w:author="tao huang" w:date="2017-09-17T12:05:00Z">
                                <w:rPr>
                                  <w:rFonts w:ascii="Cambria Math" w:hAnsi="Cambria Math"/>
                                  <w:color w:val="000000" w:themeColor="text1"/>
                                  <w:szCs w:val="24"/>
                                </w:rPr>
                              </w:rPrChange>
                            </w:rPr>
                            <m:t>y</m:t>
                          </m:r>
                        </m:e>
                      </m:acc>
                    </m:e>
                    <m:sub>
                      <m:r>
                        <w:rPr>
                          <w:rFonts w:ascii="Cambria Math" w:hAnsi="Cambria Math"/>
                          <w:color w:val="0D0D0D" w:themeColor="text1" w:themeTint="F2"/>
                          <w:sz w:val="22"/>
                          <w:rPrChange w:id="7818" w:author="tao huang" w:date="2017-09-17T12:05:00Z">
                            <w:rPr>
                              <w:rFonts w:ascii="Cambria Math" w:hAnsi="Cambria Math"/>
                              <w:color w:val="000000" w:themeColor="text1"/>
                              <w:szCs w:val="24"/>
                            </w:rPr>
                          </w:rPrChange>
                        </w:rPr>
                        <m:t>s,h,k</m:t>
                      </m:r>
                    </m:sub>
                  </m:sSub>
                </m:e>
              </m:d>
            </m:e>
          </m:nary>
        </m:oMath>
      </m:oMathPara>
    </w:p>
    <w:p w14:paraId="44D1CC9C" w14:textId="77777777" w:rsidR="00C15916" w:rsidRPr="00A60A57" w:rsidRDefault="00C15916">
      <w:pPr>
        <w:spacing w:after="0" w:line="360" w:lineRule="auto"/>
        <w:ind w:left="720" w:firstLine="720"/>
        <w:jc w:val="both"/>
        <w:rPr>
          <w:color w:val="0D0D0D" w:themeColor="text1" w:themeTint="F2"/>
          <w:sz w:val="22"/>
          <w:rPrChange w:id="7819" w:author="tao huang" w:date="2017-09-17T12:05:00Z">
            <w:rPr>
              <w:color w:val="000000" w:themeColor="text1"/>
              <w:szCs w:val="24"/>
            </w:rPr>
          </w:rPrChange>
        </w:rPr>
        <w:pPrChange w:id="7820" w:author="tao huang" w:date="2017-09-16T12:53:00Z">
          <w:pPr>
            <w:spacing w:after="0" w:line="360" w:lineRule="auto"/>
            <w:ind w:left="720" w:firstLine="720"/>
            <w:jc w:val="center"/>
          </w:pPr>
        </w:pPrChange>
      </w:pPr>
      <m:oMathPara>
        <m:oMathParaPr>
          <m:jc m:val="center"/>
        </m:oMathParaPr>
        <m:oMath>
          <m:r>
            <w:rPr>
              <w:rFonts w:ascii="Cambria Math" w:hAnsi="Cambria Math"/>
              <w:color w:val="0D0D0D" w:themeColor="text1" w:themeTint="F2"/>
              <w:sz w:val="22"/>
              <w:rPrChange w:id="7821" w:author="tao huang" w:date="2017-09-17T12:05:00Z">
                <w:rPr>
                  <w:rFonts w:ascii="Cambria Math" w:hAnsi="Cambria Math"/>
                  <w:color w:val="000000" w:themeColor="text1"/>
                  <w:szCs w:val="24"/>
                </w:rPr>
              </w:rPrChange>
            </w:rPr>
            <m:t>sMAPE(H)=</m:t>
          </m:r>
          <m:f>
            <m:fPr>
              <m:ctrlPr>
                <w:rPr>
                  <w:rFonts w:ascii="Cambria Math" w:hAnsi="Cambria Math"/>
                  <w:i/>
                  <w:color w:val="0D0D0D" w:themeColor="text1" w:themeTint="F2"/>
                  <w:sz w:val="22"/>
                  <w:rPrChange w:id="7822" w:author="tao huang" w:date="2017-09-17T12:05:00Z">
                    <w:rPr>
                      <w:rFonts w:ascii="Cambria Math" w:hAnsi="Cambria Math"/>
                      <w:i/>
                      <w:color w:val="385623" w:themeColor="accent6" w:themeShade="80"/>
                      <w:sz w:val="22"/>
                    </w:rPr>
                  </w:rPrChange>
                </w:rPr>
              </m:ctrlPr>
            </m:fPr>
            <m:num>
              <m:r>
                <w:rPr>
                  <w:rFonts w:ascii="Cambria Math" w:hAnsi="Cambria Math"/>
                  <w:color w:val="0D0D0D" w:themeColor="text1" w:themeTint="F2"/>
                  <w:sz w:val="22"/>
                  <w:rPrChange w:id="7823" w:author="tao huang" w:date="2017-09-17T12:05:00Z">
                    <w:rPr>
                      <w:rFonts w:ascii="Cambria Math" w:hAnsi="Cambria Math"/>
                      <w:color w:val="000000" w:themeColor="text1"/>
                      <w:szCs w:val="24"/>
                    </w:rPr>
                  </w:rPrChange>
                </w:rPr>
                <m:t>1</m:t>
              </m:r>
            </m:num>
            <m:den>
              <m:r>
                <w:rPr>
                  <w:rFonts w:ascii="Cambria Math" w:hAnsi="Cambria Math"/>
                  <w:color w:val="0D0D0D" w:themeColor="text1" w:themeTint="F2"/>
                  <w:sz w:val="22"/>
                  <w:rPrChange w:id="7824" w:author="tao huang" w:date="2017-09-17T12:05:00Z">
                    <w:rPr>
                      <w:rFonts w:ascii="Cambria Math" w:hAnsi="Cambria Math"/>
                      <w:color w:val="000000" w:themeColor="text1"/>
                      <w:szCs w:val="24"/>
                    </w:rPr>
                  </w:rPrChange>
                </w:rPr>
                <m:t>S</m:t>
              </m:r>
            </m:den>
          </m:f>
          <m:f>
            <m:fPr>
              <m:ctrlPr>
                <w:rPr>
                  <w:rFonts w:ascii="Cambria Math" w:hAnsi="Cambria Math"/>
                  <w:i/>
                  <w:color w:val="0D0D0D" w:themeColor="text1" w:themeTint="F2"/>
                  <w:sz w:val="22"/>
                  <w:rPrChange w:id="7825" w:author="tao huang" w:date="2017-09-17T12:05:00Z">
                    <w:rPr>
                      <w:rFonts w:ascii="Cambria Math" w:hAnsi="Cambria Math"/>
                      <w:i/>
                      <w:color w:val="385623" w:themeColor="accent6" w:themeShade="80"/>
                      <w:sz w:val="22"/>
                    </w:rPr>
                  </w:rPrChange>
                </w:rPr>
              </m:ctrlPr>
            </m:fPr>
            <m:num>
              <m:r>
                <w:rPr>
                  <w:rFonts w:ascii="Cambria Math" w:hAnsi="Cambria Math"/>
                  <w:color w:val="0D0D0D" w:themeColor="text1" w:themeTint="F2"/>
                  <w:sz w:val="22"/>
                  <w:rPrChange w:id="7826" w:author="tao huang" w:date="2017-09-17T12:05:00Z">
                    <w:rPr>
                      <w:rFonts w:ascii="Cambria Math" w:hAnsi="Cambria Math"/>
                      <w:color w:val="000000" w:themeColor="text1"/>
                      <w:szCs w:val="24"/>
                    </w:rPr>
                  </w:rPrChange>
                </w:rPr>
                <m:t>1</m:t>
              </m:r>
            </m:num>
            <m:den>
              <m:r>
                <w:rPr>
                  <w:rFonts w:ascii="Cambria Math" w:hAnsi="Cambria Math"/>
                  <w:color w:val="0D0D0D" w:themeColor="text1" w:themeTint="F2"/>
                  <w:sz w:val="22"/>
                  <w:rPrChange w:id="7827" w:author="tao huang" w:date="2017-09-17T12:05:00Z">
                    <w:rPr>
                      <w:rFonts w:ascii="Cambria Math" w:hAnsi="Cambria Math"/>
                      <w:color w:val="000000" w:themeColor="text1"/>
                      <w:szCs w:val="24"/>
                    </w:rPr>
                  </w:rPrChange>
                </w:rPr>
                <m:t>K</m:t>
              </m:r>
            </m:den>
          </m:f>
          <m:nary>
            <m:naryPr>
              <m:chr m:val="∑"/>
              <m:limLoc m:val="undOvr"/>
              <m:ctrlPr>
                <w:rPr>
                  <w:rFonts w:ascii="Cambria Math" w:hAnsi="Cambria Math"/>
                  <w:i/>
                  <w:color w:val="0D0D0D" w:themeColor="text1" w:themeTint="F2"/>
                  <w:sz w:val="22"/>
                  <w:rPrChange w:id="7828" w:author="tao huang" w:date="2017-09-17T12:05:00Z">
                    <w:rPr>
                      <w:rFonts w:ascii="Cambria Math" w:hAnsi="Cambria Math"/>
                      <w:i/>
                      <w:color w:val="385623" w:themeColor="accent6" w:themeShade="80"/>
                      <w:sz w:val="22"/>
                    </w:rPr>
                  </w:rPrChange>
                </w:rPr>
              </m:ctrlPr>
            </m:naryPr>
            <m:sub>
              <m:r>
                <w:rPr>
                  <w:rFonts w:ascii="Cambria Math" w:hAnsi="Cambria Math"/>
                  <w:color w:val="0D0D0D" w:themeColor="text1" w:themeTint="F2"/>
                  <w:sz w:val="22"/>
                  <w:rPrChange w:id="7829" w:author="tao huang" w:date="2017-09-17T12:05:00Z">
                    <w:rPr>
                      <w:rFonts w:ascii="Cambria Math" w:hAnsi="Cambria Math"/>
                      <w:color w:val="000000" w:themeColor="text1"/>
                      <w:szCs w:val="24"/>
                    </w:rPr>
                  </w:rPrChange>
                </w:rPr>
                <m:t>s=1</m:t>
              </m:r>
            </m:sub>
            <m:sup>
              <m:r>
                <w:rPr>
                  <w:rFonts w:ascii="Cambria Math" w:hAnsi="Cambria Math"/>
                  <w:color w:val="0D0D0D" w:themeColor="text1" w:themeTint="F2"/>
                  <w:sz w:val="22"/>
                  <w:rPrChange w:id="7830" w:author="tao huang" w:date="2017-09-17T12:05:00Z">
                    <w:rPr>
                      <w:rFonts w:ascii="Cambria Math" w:hAnsi="Cambria Math"/>
                      <w:color w:val="000000" w:themeColor="text1"/>
                      <w:szCs w:val="24"/>
                    </w:rPr>
                  </w:rPrChange>
                </w:rPr>
                <m:t>S</m:t>
              </m:r>
            </m:sup>
            <m:e>
              <m:nary>
                <m:naryPr>
                  <m:chr m:val="∑"/>
                  <m:limLoc m:val="undOvr"/>
                  <m:ctrlPr>
                    <w:rPr>
                      <w:rFonts w:ascii="Cambria Math" w:hAnsi="Cambria Math"/>
                      <w:i/>
                      <w:color w:val="0D0D0D" w:themeColor="text1" w:themeTint="F2"/>
                      <w:sz w:val="22"/>
                      <w:rPrChange w:id="7831" w:author="tao huang" w:date="2017-09-17T12:05:00Z">
                        <w:rPr>
                          <w:rFonts w:ascii="Cambria Math" w:hAnsi="Cambria Math"/>
                          <w:i/>
                          <w:color w:val="385623" w:themeColor="accent6" w:themeShade="80"/>
                          <w:sz w:val="22"/>
                        </w:rPr>
                      </w:rPrChange>
                    </w:rPr>
                  </m:ctrlPr>
                </m:naryPr>
                <m:sub>
                  <m:r>
                    <w:rPr>
                      <w:rFonts w:ascii="Cambria Math" w:hAnsi="Cambria Math"/>
                      <w:color w:val="0D0D0D" w:themeColor="text1" w:themeTint="F2"/>
                      <w:sz w:val="22"/>
                      <w:rPrChange w:id="7832" w:author="tao huang" w:date="2017-09-17T12:05:00Z">
                        <w:rPr>
                          <w:rFonts w:ascii="Cambria Math" w:hAnsi="Cambria Math"/>
                          <w:color w:val="000000" w:themeColor="text1"/>
                          <w:szCs w:val="24"/>
                        </w:rPr>
                      </w:rPrChange>
                    </w:rPr>
                    <m:t>k=1</m:t>
                  </m:r>
                </m:sub>
                <m:sup>
                  <m:r>
                    <w:rPr>
                      <w:rFonts w:ascii="Cambria Math" w:hAnsi="Cambria Math"/>
                      <w:color w:val="0D0D0D" w:themeColor="text1" w:themeTint="F2"/>
                      <w:sz w:val="22"/>
                      <w:rPrChange w:id="7833" w:author="tao huang" w:date="2017-09-17T12:05:00Z">
                        <w:rPr>
                          <w:rFonts w:ascii="Cambria Math" w:hAnsi="Cambria Math"/>
                          <w:color w:val="000000" w:themeColor="text1"/>
                          <w:szCs w:val="24"/>
                        </w:rPr>
                      </w:rPrChange>
                    </w:rPr>
                    <m:t>K</m:t>
                  </m:r>
                </m:sup>
                <m:e>
                  <m:sSub>
                    <m:sSubPr>
                      <m:ctrlPr>
                        <w:rPr>
                          <w:rFonts w:ascii="Cambria Math" w:hAnsi="Cambria Math"/>
                          <w:i/>
                          <w:color w:val="0D0D0D" w:themeColor="text1" w:themeTint="F2"/>
                          <w:sz w:val="22"/>
                          <w:rPrChange w:id="7834"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7835" w:author="tao huang" w:date="2017-09-17T12:05:00Z">
                            <w:rPr>
                              <w:rFonts w:ascii="Cambria Math" w:hAnsi="Cambria Math"/>
                              <w:color w:val="000000" w:themeColor="text1"/>
                              <w:szCs w:val="24"/>
                            </w:rPr>
                          </w:rPrChange>
                        </w:rPr>
                        <m:t>sMAPE</m:t>
                      </m:r>
                    </m:e>
                    <m:sub>
                      <m:r>
                        <w:rPr>
                          <w:rFonts w:ascii="Cambria Math" w:hAnsi="Cambria Math"/>
                          <w:color w:val="0D0D0D" w:themeColor="text1" w:themeTint="F2"/>
                          <w:sz w:val="22"/>
                          <w:rPrChange w:id="7836" w:author="tao huang" w:date="2017-09-17T12:05:00Z">
                            <w:rPr>
                              <w:rFonts w:ascii="Cambria Math" w:hAnsi="Cambria Math"/>
                              <w:color w:val="000000" w:themeColor="text1"/>
                              <w:szCs w:val="24"/>
                            </w:rPr>
                          </w:rPrChange>
                        </w:rPr>
                        <m:t>s,H,k</m:t>
                      </m:r>
                    </m:sub>
                  </m:sSub>
                </m:e>
              </m:nary>
            </m:e>
          </m:nary>
        </m:oMath>
      </m:oMathPara>
    </w:p>
    <w:p w14:paraId="3FA36319" w14:textId="77777777" w:rsidR="00002E07" w:rsidRPr="00A60A57" w:rsidRDefault="00002E07">
      <w:pPr>
        <w:spacing w:after="0" w:line="360" w:lineRule="auto"/>
        <w:jc w:val="both"/>
        <w:rPr>
          <w:color w:val="0D0D0D" w:themeColor="text1" w:themeTint="F2"/>
          <w:sz w:val="22"/>
          <w:rPrChange w:id="7837" w:author="tao huang" w:date="2017-09-17T12:05:00Z">
            <w:rPr>
              <w:color w:val="000000" w:themeColor="text1"/>
              <w:szCs w:val="24"/>
            </w:rPr>
          </w:rPrChange>
        </w:rPr>
        <w:pPrChange w:id="7838" w:author="tao huang" w:date="2017-09-16T12:53:00Z">
          <w:pPr>
            <w:spacing w:after="0" w:line="360" w:lineRule="auto"/>
            <w:jc w:val="center"/>
          </w:pPr>
        </w:pPrChange>
      </w:pPr>
      <m:oMathPara>
        <m:oMath>
          <m:r>
            <w:rPr>
              <w:rFonts w:ascii="Cambria Math" w:hAnsi="Cambria Math"/>
              <w:color w:val="0D0D0D" w:themeColor="text1" w:themeTint="F2"/>
              <w:sz w:val="22"/>
              <w:rPrChange w:id="7839" w:author="tao huang" w:date="2017-09-17T12:05:00Z">
                <w:rPr>
                  <w:rFonts w:ascii="Cambria Math" w:hAnsi="Cambria Math"/>
                  <w:color w:val="000000" w:themeColor="text1"/>
                  <w:szCs w:val="24"/>
                </w:rPr>
              </w:rPrChange>
            </w:rPr>
            <m:t>s</m:t>
          </m:r>
          <m:sSub>
            <m:sSubPr>
              <m:ctrlPr>
                <w:rPr>
                  <w:rFonts w:ascii="Cambria Math" w:hAnsi="Cambria Math"/>
                  <w:i/>
                  <w:color w:val="0D0D0D" w:themeColor="text1" w:themeTint="F2"/>
                  <w:sz w:val="22"/>
                  <w:rPrChange w:id="7840"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7841" w:author="tao huang" w:date="2017-09-17T12:05:00Z">
                    <w:rPr>
                      <w:rFonts w:ascii="Cambria Math" w:hAnsi="Cambria Math"/>
                      <w:color w:val="000000" w:themeColor="text1"/>
                      <w:szCs w:val="24"/>
                    </w:rPr>
                  </w:rPrChange>
                </w:rPr>
                <m:t>MAPE</m:t>
              </m:r>
            </m:e>
            <m:sub>
              <m:r>
                <w:rPr>
                  <w:rFonts w:ascii="Cambria Math" w:hAnsi="Cambria Math"/>
                  <w:color w:val="0D0D0D" w:themeColor="text1" w:themeTint="F2"/>
                  <w:sz w:val="22"/>
                  <w:rPrChange w:id="7842" w:author="tao huang" w:date="2017-09-17T12:05:00Z">
                    <w:rPr>
                      <w:rFonts w:ascii="Cambria Math" w:hAnsi="Cambria Math"/>
                      <w:color w:val="000000" w:themeColor="text1"/>
                      <w:szCs w:val="24"/>
                    </w:rPr>
                  </w:rPrChange>
                </w:rPr>
                <m:t>s,H,k</m:t>
              </m:r>
            </m:sub>
          </m:sSub>
          <m:r>
            <w:rPr>
              <w:rFonts w:ascii="Cambria Math" w:hAnsi="Cambria Math"/>
              <w:color w:val="0D0D0D" w:themeColor="text1" w:themeTint="F2"/>
              <w:sz w:val="22"/>
              <w:rPrChange w:id="7843" w:author="tao huang" w:date="2017-09-17T12:05:00Z">
                <w:rPr>
                  <w:rFonts w:ascii="Cambria Math" w:hAnsi="Cambria Math"/>
                  <w:color w:val="000000" w:themeColor="text1"/>
                  <w:szCs w:val="24"/>
                </w:rPr>
              </w:rPrChange>
            </w:rPr>
            <m:t>=</m:t>
          </m:r>
          <m:f>
            <m:fPr>
              <m:ctrlPr>
                <w:rPr>
                  <w:rFonts w:ascii="Cambria Math" w:hAnsi="Cambria Math"/>
                  <w:i/>
                  <w:color w:val="0D0D0D" w:themeColor="text1" w:themeTint="F2"/>
                  <w:sz w:val="22"/>
                  <w:rPrChange w:id="7844" w:author="tao huang" w:date="2017-09-17T12:05:00Z">
                    <w:rPr>
                      <w:rFonts w:ascii="Cambria Math" w:hAnsi="Cambria Math"/>
                      <w:i/>
                      <w:color w:val="385623" w:themeColor="accent6" w:themeShade="80"/>
                      <w:sz w:val="22"/>
                    </w:rPr>
                  </w:rPrChange>
                </w:rPr>
              </m:ctrlPr>
            </m:fPr>
            <m:num>
              <m:r>
                <w:rPr>
                  <w:rFonts w:ascii="Cambria Math" w:hAnsi="Cambria Math"/>
                  <w:color w:val="0D0D0D" w:themeColor="text1" w:themeTint="F2"/>
                  <w:sz w:val="22"/>
                  <w:rPrChange w:id="7845" w:author="tao huang" w:date="2017-09-17T12:05:00Z">
                    <w:rPr>
                      <w:rFonts w:ascii="Cambria Math" w:hAnsi="Cambria Math"/>
                      <w:color w:val="000000" w:themeColor="text1"/>
                      <w:szCs w:val="24"/>
                    </w:rPr>
                  </w:rPrChange>
                </w:rPr>
                <m:t>1</m:t>
              </m:r>
            </m:num>
            <m:den>
              <m:r>
                <w:rPr>
                  <w:rFonts w:ascii="Cambria Math" w:hAnsi="Cambria Math"/>
                  <w:color w:val="0D0D0D" w:themeColor="text1" w:themeTint="F2"/>
                  <w:sz w:val="22"/>
                  <w:rPrChange w:id="7846" w:author="tao huang" w:date="2017-09-17T12:05:00Z">
                    <w:rPr>
                      <w:rFonts w:ascii="Cambria Math" w:hAnsi="Cambria Math"/>
                      <w:color w:val="000000" w:themeColor="text1"/>
                      <w:szCs w:val="24"/>
                    </w:rPr>
                  </w:rPrChange>
                </w:rPr>
                <m:t>H</m:t>
              </m:r>
            </m:den>
          </m:f>
          <m:nary>
            <m:naryPr>
              <m:chr m:val="∑"/>
              <m:limLoc m:val="undOvr"/>
              <m:ctrlPr>
                <w:rPr>
                  <w:rFonts w:ascii="Cambria Math" w:hAnsi="Cambria Math"/>
                  <w:i/>
                  <w:color w:val="0D0D0D" w:themeColor="text1" w:themeTint="F2"/>
                  <w:sz w:val="22"/>
                  <w:rPrChange w:id="7847" w:author="tao huang" w:date="2017-09-17T12:05:00Z">
                    <w:rPr>
                      <w:rFonts w:ascii="Cambria Math" w:hAnsi="Cambria Math"/>
                      <w:i/>
                      <w:color w:val="385623" w:themeColor="accent6" w:themeShade="80"/>
                      <w:sz w:val="22"/>
                    </w:rPr>
                  </w:rPrChange>
                </w:rPr>
              </m:ctrlPr>
            </m:naryPr>
            <m:sub>
              <m:r>
                <w:rPr>
                  <w:rFonts w:ascii="Cambria Math" w:hAnsi="Cambria Math"/>
                  <w:color w:val="0D0D0D" w:themeColor="text1" w:themeTint="F2"/>
                  <w:sz w:val="22"/>
                  <w:rPrChange w:id="7848" w:author="tao huang" w:date="2017-09-17T12:05:00Z">
                    <w:rPr>
                      <w:rFonts w:ascii="Cambria Math" w:hAnsi="Cambria Math"/>
                      <w:color w:val="000000" w:themeColor="text1"/>
                      <w:szCs w:val="24"/>
                    </w:rPr>
                  </w:rPrChange>
                </w:rPr>
                <m:t>h=1</m:t>
              </m:r>
            </m:sub>
            <m:sup>
              <m:r>
                <w:rPr>
                  <w:rFonts w:ascii="Cambria Math" w:hAnsi="Cambria Math"/>
                  <w:color w:val="0D0D0D" w:themeColor="text1" w:themeTint="F2"/>
                  <w:sz w:val="22"/>
                  <w:rPrChange w:id="7849" w:author="tao huang" w:date="2017-09-17T12:05:00Z">
                    <w:rPr>
                      <w:rFonts w:ascii="Cambria Math" w:hAnsi="Cambria Math"/>
                      <w:color w:val="000000" w:themeColor="text1"/>
                      <w:szCs w:val="24"/>
                    </w:rPr>
                  </w:rPrChange>
                </w:rPr>
                <m:t>H</m:t>
              </m:r>
            </m:sup>
            <m:e>
              <m:d>
                <m:dPr>
                  <m:begChr m:val="|"/>
                  <m:endChr m:val="|"/>
                  <m:ctrlPr>
                    <w:rPr>
                      <w:rFonts w:ascii="Cambria Math" w:hAnsi="Cambria Math"/>
                      <w:i/>
                      <w:color w:val="0D0D0D" w:themeColor="text1" w:themeTint="F2"/>
                      <w:sz w:val="22"/>
                      <w:rPrChange w:id="7850" w:author="tao huang" w:date="2017-09-17T12:05:00Z">
                        <w:rPr>
                          <w:rFonts w:ascii="Cambria Math" w:hAnsi="Cambria Math"/>
                          <w:i/>
                          <w:color w:val="385623" w:themeColor="accent6" w:themeShade="80"/>
                          <w:sz w:val="22"/>
                        </w:rPr>
                      </w:rPrChange>
                    </w:rPr>
                  </m:ctrlPr>
                </m:dPr>
                <m:e>
                  <m:f>
                    <m:fPr>
                      <m:ctrlPr>
                        <w:rPr>
                          <w:rFonts w:ascii="Cambria Math" w:hAnsi="Cambria Math"/>
                          <w:i/>
                          <w:color w:val="0D0D0D" w:themeColor="text1" w:themeTint="F2"/>
                          <w:sz w:val="22"/>
                          <w:rPrChange w:id="7851" w:author="tao huang" w:date="2017-09-17T12:05:00Z">
                            <w:rPr>
                              <w:rFonts w:ascii="Cambria Math" w:hAnsi="Cambria Math"/>
                              <w:i/>
                              <w:color w:val="385623" w:themeColor="accent6" w:themeShade="80"/>
                              <w:sz w:val="22"/>
                            </w:rPr>
                          </w:rPrChange>
                        </w:rPr>
                      </m:ctrlPr>
                    </m:fPr>
                    <m:num>
                      <m:sSub>
                        <m:sSubPr>
                          <m:ctrlPr>
                            <w:rPr>
                              <w:rFonts w:ascii="Cambria Math" w:hAnsi="Cambria Math"/>
                              <w:i/>
                              <w:color w:val="0D0D0D" w:themeColor="text1" w:themeTint="F2"/>
                              <w:sz w:val="22"/>
                              <w:rPrChange w:id="7852"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7853" w:author="tao huang" w:date="2017-09-17T12:05:00Z">
                                <w:rPr>
                                  <w:rFonts w:ascii="Cambria Math" w:hAnsi="Cambria Math"/>
                                  <w:color w:val="000000" w:themeColor="text1"/>
                                  <w:szCs w:val="24"/>
                                </w:rPr>
                              </w:rPrChange>
                            </w:rPr>
                            <m:t>y</m:t>
                          </m:r>
                        </m:e>
                        <m:sub>
                          <m:r>
                            <w:rPr>
                              <w:rFonts w:ascii="Cambria Math" w:hAnsi="Cambria Math"/>
                              <w:color w:val="0D0D0D" w:themeColor="text1" w:themeTint="F2"/>
                              <w:sz w:val="22"/>
                              <w:rPrChange w:id="7854" w:author="tao huang" w:date="2017-09-17T12:05:00Z">
                                <w:rPr>
                                  <w:rFonts w:ascii="Cambria Math" w:hAnsi="Cambria Math"/>
                                  <w:color w:val="000000" w:themeColor="text1"/>
                                  <w:szCs w:val="24"/>
                                </w:rPr>
                              </w:rPrChange>
                            </w:rPr>
                            <m:t>s,h,k</m:t>
                          </m:r>
                        </m:sub>
                      </m:sSub>
                      <m:r>
                        <w:rPr>
                          <w:rFonts w:ascii="Cambria Math" w:hAnsi="Cambria Math"/>
                          <w:color w:val="0D0D0D" w:themeColor="text1" w:themeTint="F2"/>
                          <w:sz w:val="22"/>
                          <w:rPrChange w:id="7855" w:author="tao huang" w:date="2017-09-17T12:05:00Z">
                            <w:rPr>
                              <w:rFonts w:ascii="Cambria Math" w:hAnsi="Cambria Math"/>
                              <w:color w:val="000000" w:themeColor="text1"/>
                              <w:szCs w:val="24"/>
                            </w:rPr>
                          </w:rPrChange>
                        </w:rPr>
                        <m:t>-</m:t>
                      </m:r>
                      <m:sSub>
                        <m:sSubPr>
                          <m:ctrlPr>
                            <w:rPr>
                              <w:rFonts w:ascii="Cambria Math" w:hAnsi="Cambria Math"/>
                              <w:i/>
                              <w:color w:val="0D0D0D" w:themeColor="text1" w:themeTint="F2"/>
                              <w:sz w:val="22"/>
                              <w:rPrChange w:id="7856" w:author="tao huang" w:date="2017-09-17T12:05:00Z">
                                <w:rPr>
                                  <w:rFonts w:ascii="Cambria Math" w:hAnsi="Cambria Math"/>
                                  <w:i/>
                                  <w:color w:val="385623" w:themeColor="accent6" w:themeShade="80"/>
                                  <w:sz w:val="22"/>
                                </w:rPr>
                              </w:rPrChange>
                            </w:rPr>
                          </m:ctrlPr>
                        </m:sSubPr>
                        <m:e>
                          <m:acc>
                            <m:accPr>
                              <m:ctrlPr>
                                <w:rPr>
                                  <w:rFonts w:ascii="Cambria Math" w:hAnsi="Cambria Math"/>
                                  <w:i/>
                                  <w:color w:val="0D0D0D" w:themeColor="text1" w:themeTint="F2"/>
                                  <w:sz w:val="22"/>
                                  <w:rPrChange w:id="7857" w:author="tao huang" w:date="2017-09-17T12:05:00Z">
                                    <w:rPr>
                                      <w:rFonts w:ascii="Cambria Math" w:hAnsi="Cambria Math"/>
                                      <w:i/>
                                      <w:color w:val="385623" w:themeColor="accent6" w:themeShade="80"/>
                                      <w:sz w:val="22"/>
                                    </w:rPr>
                                  </w:rPrChange>
                                </w:rPr>
                              </m:ctrlPr>
                            </m:accPr>
                            <m:e>
                              <m:r>
                                <w:rPr>
                                  <w:rFonts w:ascii="Cambria Math" w:hAnsi="Cambria Math"/>
                                  <w:color w:val="0D0D0D" w:themeColor="text1" w:themeTint="F2"/>
                                  <w:sz w:val="22"/>
                                  <w:rPrChange w:id="7858" w:author="tao huang" w:date="2017-09-17T12:05:00Z">
                                    <w:rPr>
                                      <w:rFonts w:ascii="Cambria Math" w:hAnsi="Cambria Math"/>
                                      <w:color w:val="000000" w:themeColor="text1"/>
                                      <w:szCs w:val="24"/>
                                    </w:rPr>
                                  </w:rPrChange>
                                </w:rPr>
                                <m:t>y</m:t>
                              </m:r>
                            </m:e>
                          </m:acc>
                        </m:e>
                        <m:sub>
                          <m:r>
                            <w:rPr>
                              <w:rFonts w:ascii="Cambria Math" w:hAnsi="Cambria Math"/>
                              <w:color w:val="0D0D0D" w:themeColor="text1" w:themeTint="F2"/>
                              <w:sz w:val="22"/>
                              <w:rPrChange w:id="7859" w:author="tao huang" w:date="2017-09-17T12:05:00Z">
                                <w:rPr>
                                  <w:rFonts w:ascii="Cambria Math" w:hAnsi="Cambria Math"/>
                                  <w:color w:val="000000" w:themeColor="text1"/>
                                  <w:szCs w:val="24"/>
                                </w:rPr>
                              </w:rPrChange>
                            </w:rPr>
                            <m:t>s,h,k</m:t>
                          </m:r>
                        </m:sub>
                      </m:sSub>
                    </m:num>
                    <m:den>
                      <m:r>
                        <w:rPr>
                          <w:rFonts w:ascii="Cambria Math" w:hAnsi="Cambria Math"/>
                          <w:color w:val="0D0D0D" w:themeColor="text1" w:themeTint="F2"/>
                          <w:sz w:val="22"/>
                          <w:rPrChange w:id="7860" w:author="tao huang" w:date="2017-09-17T12:05:00Z">
                            <w:rPr>
                              <w:rFonts w:ascii="Cambria Math" w:hAnsi="Cambria Math"/>
                              <w:color w:val="000000" w:themeColor="text1"/>
                              <w:szCs w:val="24"/>
                            </w:rPr>
                          </w:rPrChange>
                        </w:rPr>
                        <m:t>(</m:t>
                      </m:r>
                      <m:sSub>
                        <m:sSubPr>
                          <m:ctrlPr>
                            <w:rPr>
                              <w:rFonts w:ascii="Cambria Math" w:hAnsi="Cambria Math"/>
                              <w:i/>
                              <w:color w:val="0D0D0D" w:themeColor="text1" w:themeTint="F2"/>
                              <w:sz w:val="22"/>
                              <w:rPrChange w:id="7861"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7862" w:author="tao huang" w:date="2017-09-17T12:05:00Z">
                                <w:rPr>
                                  <w:rFonts w:ascii="Cambria Math" w:hAnsi="Cambria Math"/>
                                  <w:color w:val="000000" w:themeColor="text1"/>
                                  <w:szCs w:val="24"/>
                                </w:rPr>
                              </w:rPrChange>
                            </w:rPr>
                            <m:t>y</m:t>
                          </m:r>
                        </m:e>
                        <m:sub>
                          <m:r>
                            <w:rPr>
                              <w:rFonts w:ascii="Cambria Math" w:hAnsi="Cambria Math"/>
                              <w:color w:val="0D0D0D" w:themeColor="text1" w:themeTint="F2"/>
                              <w:sz w:val="22"/>
                              <w:rPrChange w:id="7863" w:author="tao huang" w:date="2017-09-17T12:05:00Z">
                                <w:rPr>
                                  <w:rFonts w:ascii="Cambria Math" w:hAnsi="Cambria Math"/>
                                  <w:color w:val="000000" w:themeColor="text1"/>
                                  <w:szCs w:val="24"/>
                                </w:rPr>
                              </w:rPrChange>
                            </w:rPr>
                            <m:t>s,h,k</m:t>
                          </m:r>
                        </m:sub>
                      </m:sSub>
                      <m:r>
                        <w:rPr>
                          <w:rFonts w:ascii="Cambria Math" w:hAnsi="Cambria Math"/>
                          <w:color w:val="0D0D0D" w:themeColor="text1" w:themeTint="F2"/>
                          <w:sz w:val="22"/>
                          <w:rPrChange w:id="7864" w:author="tao huang" w:date="2017-09-17T12:05:00Z">
                            <w:rPr>
                              <w:rFonts w:ascii="Cambria Math" w:hAnsi="Cambria Math"/>
                              <w:color w:val="000000" w:themeColor="text1"/>
                              <w:szCs w:val="24"/>
                            </w:rPr>
                          </w:rPrChange>
                        </w:rPr>
                        <m:t>+</m:t>
                      </m:r>
                      <m:sSub>
                        <m:sSubPr>
                          <m:ctrlPr>
                            <w:rPr>
                              <w:rFonts w:ascii="Cambria Math" w:hAnsi="Cambria Math"/>
                              <w:i/>
                              <w:color w:val="0D0D0D" w:themeColor="text1" w:themeTint="F2"/>
                              <w:sz w:val="22"/>
                              <w:rPrChange w:id="7865" w:author="tao huang" w:date="2017-09-17T12:05:00Z">
                                <w:rPr>
                                  <w:rFonts w:ascii="Cambria Math" w:hAnsi="Cambria Math"/>
                                  <w:i/>
                                  <w:color w:val="385623" w:themeColor="accent6" w:themeShade="80"/>
                                  <w:sz w:val="22"/>
                                </w:rPr>
                              </w:rPrChange>
                            </w:rPr>
                          </m:ctrlPr>
                        </m:sSubPr>
                        <m:e>
                          <m:acc>
                            <m:accPr>
                              <m:ctrlPr>
                                <w:rPr>
                                  <w:rFonts w:ascii="Cambria Math" w:hAnsi="Cambria Math"/>
                                  <w:i/>
                                  <w:color w:val="0D0D0D" w:themeColor="text1" w:themeTint="F2"/>
                                  <w:sz w:val="22"/>
                                  <w:rPrChange w:id="7866" w:author="tao huang" w:date="2017-09-17T12:05:00Z">
                                    <w:rPr>
                                      <w:rFonts w:ascii="Cambria Math" w:hAnsi="Cambria Math"/>
                                      <w:i/>
                                      <w:color w:val="385623" w:themeColor="accent6" w:themeShade="80"/>
                                      <w:sz w:val="22"/>
                                    </w:rPr>
                                  </w:rPrChange>
                                </w:rPr>
                              </m:ctrlPr>
                            </m:accPr>
                            <m:e>
                              <m:r>
                                <w:rPr>
                                  <w:rFonts w:ascii="Cambria Math" w:hAnsi="Cambria Math"/>
                                  <w:color w:val="0D0D0D" w:themeColor="text1" w:themeTint="F2"/>
                                  <w:sz w:val="22"/>
                                  <w:rPrChange w:id="7867" w:author="tao huang" w:date="2017-09-17T12:05:00Z">
                                    <w:rPr>
                                      <w:rFonts w:ascii="Cambria Math" w:hAnsi="Cambria Math"/>
                                      <w:color w:val="000000" w:themeColor="text1"/>
                                      <w:szCs w:val="24"/>
                                    </w:rPr>
                                  </w:rPrChange>
                                </w:rPr>
                                <m:t>y</m:t>
                              </m:r>
                            </m:e>
                          </m:acc>
                        </m:e>
                        <m:sub>
                          <m:r>
                            <w:rPr>
                              <w:rFonts w:ascii="Cambria Math" w:hAnsi="Cambria Math"/>
                              <w:color w:val="0D0D0D" w:themeColor="text1" w:themeTint="F2"/>
                              <w:sz w:val="22"/>
                              <w:rPrChange w:id="7868" w:author="tao huang" w:date="2017-09-17T12:05:00Z">
                                <w:rPr>
                                  <w:rFonts w:ascii="Cambria Math" w:hAnsi="Cambria Math"/>
                                  <w:color w:val="000000" w:themeColor="text1"/>
                                  <w:szCs w:val="24"/>
                                </w:rPr>
                              </w:rPrChange>
                            </w:rPr>
                            <m:t>s,h,k</m:t>
                          </m:r>
                        </m:sub>
                      </m:sSub>
                      <m:r>
                        <w:rPr>
                          <w:rFonts w:ascii="Cambria Math" w:hAnsi="Cambria Math"/>
                          <w:color w:val="0D0D0D" w:themeColor="text1" w:themeTint="F2"/>
                          <w:sz w:val="22"/>
                          <w:rPrChange w:id="7869" w:author="tao huang" w:date="2017-09-17T12:05:00Z">
                            <w:rPr>
                              <w:rFonts w:ascii="Cambria Math" w:hAnsi="Cambria Math"/>
                              <w:color w:val="000000" w:themeColor="text1"/>
                              <w:szCs w:val="24"/>
                            </w:rPr>
                          </w:rPrChange>
                        </w:rPr>
                        <m:t>)/2</m:t>
                      </m:r>
                    </m:den>
                  </m:f>
                </m:e>
              </m:d>
            </m:e>
          </m:nary>
        </m:oMath>
      </m:oMathPara>
    </w:p>
    <w:p w14:paraId="7A1D9B88" w14:textId="11F906A3" w:rsidR="00536B73" w:rsidRPr="00A60A57" w:rsidRDefault="00536B73">
      <w:pPr>
        <w:spacing w:after="0" w:line="360" w:lineRule="auto"/>
        <w:jc w:val="both"/>
        <w:rPr>
          <w:color w:val="0D0D0D" w:themeColor="text1" w:themeTint="F2"/>
          <w:sz w:val="22"/>
          <w:rPrChange w:id="7870" w:author="tao huang" w:date="2017-09-17T12:05:00Z">
            <w:rPr>
              <w:color w:val="000000" w:themeColor="text1"/>
              <w:szCs w:val="24"/>
            </w:rPr>
          </w:rPrChange>
        </w:rPr>
        <w:pPrChange w:id="7871" w:author="tao huang" w:date="2017-09-16T12:53:00Z">
          <w:pPr>
            <w:spacing w:after="0" w:line="360" w:lineRule="auto"/>
            <w:jc w:val="center"/>
          </w:pPr>
        </w:pPrChange>
      </w:pPr>
      <m:oMathPara>
        <m:oMath>
          <m:r>
            <w:rPr>
              <w:rFonts w:ascii="Cambria Math" w:hAnsi="Cambria Math"/>
              <w:color w:val="0D0D0D" w:themeColor="text1" w:themeTint="F2"/>
              <w:sz w:val="22"/>
              <w:rPrChange w:id="7872" w:author="tao huang" w:date="2017-09-17T12:05:00Z">
                <w:rPr>
                  <w:rFonts w:ascii="Cambria Math" w:hAnsi="Cambria Math"/>
                  <w:color w:val="000000" w:themeColor="text1"/>
                  <w:szCs w:val="24"/>
                </w:rPr>
              </w:rPrChange>
            </w:rPr>
            <m:t>MASE(H)=</m:t>
          </m:r>
          <m:f>
            <m:fPr>
              <m:ctrlPr>
                <w:rPr>
                  <w:rFonts w:ascii="Cambria Math" w:hAnsi="Cambria Math"/>
                  <w:i/>
                  <w:color w:val="0D0D0D" w:themeColor="text1" w:themeTint="F2"/>
                  <w:sz w:val="22"/>
                  <w:rPrChange w:id="7873" w:author="tao huang" w:date="2017-09-17T12:05:00Z">
                    <w:rPr>
                      <w:rFonts w:ascii="Cambria Math" w:hAnsi="Cambria Math"/>
                      <w:i/>
                      <w:color w:val="385623" w:themeColor="accent6" w:themeShade="80"/>
                      <w:sz w:val="22"/>
                    </w:rPr>
                  </w:rPrChange>
                </w:rPr>
              </m:ctrlPr>
            </m:fPr>
            <m:num>
              <m:r>
                <w:rPr>
                  <w:rFonts w:ascii="Cambria Math" w:hAnsi="Cambria Math"/>
                  <w:color w:val="0D0D0D" w:themeColor="text1" w:themeTint="F2"/>
                  <w:sz w:val="22"/>
                  <w:rPrChange w:id="7874" w:author="tao huang" w:date="2017-09-17T12:05:00Z">
                    <w:rPr>
                      <w:rFonts w:ascii="Cambria Math" w:hAnsi="Cambria Math"/>
                      <w:color w:val="000000" w:themeColor="text1"/>
                      <w:szCs w:val="24"/>
                    </w:rPr>
                  </w:rPrChange>
                </w:rPr>
                <m:t>1</m:t>
              </m:r>
            </m:num>
            <m:den>
              <m:r>
                <w:rPr>
                  <w:rFonts w:ascii="Cambria Math" w:hAnsi="Cambria Math"/>
                  <w:color w:val="0D0D0D" w:themeColor="text1" w:themeTint="F2"/>
                  <w:sz w:val="22"/>
                  <w:rPrChange w:id="7875" w:author="tao huang" w:date="2017-09-17T12:05:00Z">
                    <w:rPr>
                      <w:rFonts w:ascii="Cambria Math" w:hAnsi="Cambria Math"/>
                      <w:color w:val="000000" w:themeColor="text1"/>
                      <w:szCs w:val="24"/>
                    </w:rPr>
                  </w:rPrChange>
                </w:rPr>
                <m:t>K</m:t>
              </m:r>
            </m:den>
          </m:f>
          <m:nary>
            <m:naryPr>
              <m:chr m:val="∑"/>
              <m:limLoc m:val="undOvr"/>
              <m:ctrlPr>
                <w:rPr>
                  <w:rFonts w:ascii="Cambria Math" w:hAnsi="Cambria Math"/>
                  <w:i/>
                  <w:color w:val="0D0D0D" w:themeColor="text1" w:themeTint="F2"/>
                  <w:sz w:val="22"/>
                  <w:rPrChange w:id="7876" w:author="tao huang" w:date="2017-09-17T12:05:00Z">
                    <w:rPr>
                      <w:rFonts w:ascii="Cambria Math" w:hAnsi="Cambria Math"/>
                      <w:i/>
                      <w:color w:val="385623" w:themeColor="accent6" w:themeShade="80"/>
                      <w:sz w:val="22"/>
                    </w:rPr>
                  </w:rPrChange>
                </w:rPr>
              </m:ctrlPr>
            </m:naryPr>
            <m:sub>
              <m:r>
                <w:rPr>
                  <w:rFonts w:ascii="Cambria Math" w:hAnsi="Cambria Math"/>
                  <w:color w:val="0D0D0D" w:themeColor="text1" w:themeTint="F2"/>
                  <w:sz w:val="22"/>
                  <w:rPrChange w:id="7877" w:author="tao huang" w:date="2017-09-17T12:05:00Z">
                    <w:rPr>
                      <w:rFonts w:ascii="Cambria Math" w:hAnsi="Cambria Math"/>
                      <w:color w:val="000000" w:themeColor="text1"/>
                      <w:szCs w:val="24"/>
                    </w:rPr>
                  </w:rPrChange>
                </w:rPr>
                <m:t>k=1</m:t>
              </m:r>
            </m:sub>
            <m:sup>
              <m:r>
                <w:rPr>
                  <w:rFonts w:ascii="Cambria Math" w:hAnsi="Cambria Math"/>
                  <w:color w:val="0D0D0D" w:themeColor="text1" w:themeTint="F2"/>
                  <w:sz w:val="22"/>
                  <w:rPrChange w:id="7878" w:author="tao huang" w:date="2017-09-17T12:05:00Z">
                    <w:rPr>
                      <w:rFonts w:ascii="Cambria Math" w:hAnsi="Cambria Math"/>
                      <w:color w:val="000000" w:themeColor="text1"/>
                      <w:szCs w:val="24"/>
                    </w:rPr>
                  </w:rPrChange>
                </w:rPr>
                <m:t>K</m:t>
              </m:r>
            </m:sup>
            <m:e>
              <m:sSub>
                <m:sSubPr>
                  <m:ctrlPr>
                    <w:rPr>
                      <w:rFonts w:ascii="Cambria Math" w:hAnsi="Cambria Math"/>
                      <w:i/>
                      <w:color w:val="0D0D0D" w:themeColor="text1" w:themeTint="F2"/>
                      <w:sz w:val="22"/>
                      <w:rPrChange w:id="7879"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7880" w:author="tao huang" w:date="2017-09-17T12:05:00Z">
                        <w:rPr>
                          <w:rFonts w:ascii="Cambria Math" w:hAnsi="Cambria Math"/>
                          <w:color w:val="000000" w:themeColor="text1"/>
                          <w:szCs w:val="24"/>
                        </w:rPr>
                      </w:rPrChange>
                    </w:rPr>
                    <m:t>MASE(H)</m:t>
                  </m:r>
                </m:e>
                <m:sub>
                  <m:r>
                    <w:rPr>
                      <w:rFonts w:ascii="Cambria Math" w:hAnsi="Cambria Math"/>
                      <w:color w:val="0D0D0D" w:themeColor="text1" w:themeTint="F2"/>
                      <w:sz w:val="22"/>
                      <w:rPrChange w:id="7881" w:author="tao huang" w:date="2017-09-17T12:05:00Z">
                        <w:rPr>
                          <w:rFonts w:ascii="Cambria Math" w:hAnsi="Cambria Math"/>
                          <w:color w:val="000000" w:themeColor="text1"/>
                          <w:szCs w:val="24"/>
                        </w:rPr>
                      </w:rPrChange>
                    </w:rPr>
                    <m:t>k</m:t>
                  </m:r>
                </m:sub>
              </m:sSub>
            </m:e>
          </m:nary>
        </m:oMath>
      </m:oMathPara>
    </w:p>
    <w:p w14:paraId="5CE4AE5C" w14:textId="1980458D" w:rsidR="00002E07" w:rsidRPr="00A60A57" w:rsidRDefault="00F65496">
      <w:pPr>
        <w:pStyle w:val="ListParagraph"/>
        <w:spacing w:after="0" w:line="360" w:lineRule="auto"/>
        <w:ind w:left="0"/>
        <w:jc w:val="both"/>
        <w:rPr>
          <w:color w:val="0D0D0D" w:themeColor="text1" w:themeTint="F2"/>
          <w:sz w:val="22"/>
          <w:rPrChange w:id="7882" w:author="tao huang" w:date="2017-09-17T12:05:00Z">
            <w:rPr>
              <w:color w:val="000000" w:themeColor="text1"/>
              <w:szCs w:val="24"/>
            </w:rPr>
          </w:rPrChange>
        </w:rPr>
        <w:pPrChange w:id="7883" w:author="tao huang" w:date="2017-09-16T12:53:00Z">
          <w:pPr>
            <w:pStyle w:val="ListParagraph"/>
            <w:spacing w:after="0" w:line="360" w:lineRule="auto"/>
            <w:ind w:left="0"/>
            <w:jc w:val="center"/>
          </w:pPr>
        </w:pPrChange>
      </w:pPr>
      <m:oMathPara>
        <m:oMath>
          <m:sSub>
            <m:sSubPr>
              <m:ctrlPr>
                <w:rPr>
                  <w:rFonts w:ascii="Cambria Math" w:hAnsi="Cambria Math"/>
                  <w:i/>
                  <w:color w:val="0D0D0D" w:themeColor="text1" w:themeTint="F2"/>
                  <w:sz w:val="22"/>
                  <w:rPrChange w:id="7884"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7885" w:author="tao huang" w:date="2017-09-17T12:05:00Z">
                    <w:rPr>
                      <w:rFonts w:ascii="Cambria Math" w:hAnsi="Cambria Math"/>
                      <w:color w:val="000000" w:themeColor="text1"/>
                      <w:szCs w:val="24"/>
                    </w:rPr>
                  </w:rPrChange>
                </w:rPr>
                <m:t>MASE(H)</m:t>
              </m:r>
            </m:e>
            <m:sub>
              <m:r>
                <w:rPr>
                  <w:rFonts w:ascii="Cambria Math" w:hAnsi="Cambria Math"/>
                  <w:color w:val="0D0D0D" w:themeColor="text1" w:themeTint="F2"/>
                  <w:sz w:val="22"/>
                  <w:rPrChange w:id="7886" w:author="tao huang" w:date="2017-09-17T12:05:00Z">
                    <w:rPr>
                      <w:rFonts w:ascii="Cambria Math" w:hAnsi="Cambria Math"/>
                      <w:color w:val="000000" w:themeColor="text1"/>
                      <w:szCs w:val="24"/>
                    </w:rPr>
                  </w:rPrChange>
                </w:rPr>
                <m:t>k</m:t>
              </m:r>
            </m:sub>
          </m:sSub>
          <m:r>
            <w:rPr>
              <w:rFonts w:ascii="Cambria Math" w:hAnsi="Cambria Math"/>
              <w:color w:val="0D0D0D" w:themeColor="text1" w:themeTint="F2"/>
              <w:sz w:val="22"/>
              <w:rPrChange w:id="7887" w:author="tao huang" w:date="2017-09-17T12:05:00Z">
                <w:rPr>
                  <w:rFonts w:ascii="Cambria Math" w:hAnsi="Cambria Math"/>
                  <w:color w:val="000000" w:themeColor="text1"/>
                  <w:szCs w:val="24"/>
                </w:rPr>
              </w:rPrChange>
            </w:rPr>
            <m:t>=</m:t>
          </m:r>
          <m:f>
            <m:fPr>
              <m:ctrlPr>
                <w:rPr>
                  <w:rFonts w:ascii="Cambria Math" w:hAnsi="Cambria Math"/>
                  <w:i/>
                  <w:color w:val="0D0D0D" w:themeColor="text1" w:themeTint="F2"/>
                  <w:sz w:val="22"/>
                  <w:rPrChange w:id="7888" w:author="tao huang" w:date="2017-09-17T12:05:00Z">
                    <w:rPr>
                      <w:rFonts w:ascii="Cambria Math" w:hAnsi="Cambria Math"/>
                      <w:i/>
                      <w:color w:val="385623" w:themeColor="accent6" w:themeShade="80"/>
                      <w:sz w:val="22"/>
                    </w:rPr>
                  </w:rPrChange>
                </w:rPr>
              </m:ctrlPr>
            </m:fPr>
            <m:num>
              <m:r>
                <w:rPr>
                  <w:rFonts w:ascii="Cambria Math" w:hAnsi="Cambria Math"/>
                  <w:color w:val="0D0D0D" w:themeColor="text1" w:themeTint="F2"/>
                  <w:sz w:val="22"/>
                  <w:rPrChange w:id="7889" w:author="tao huang" w:date="2017-09-17T12:05:00Z">
                    <w:rPr>
                      <w:rFonts w:ascii="Cambria Math" w:hAnsi="Cambria Math"/>
                      <w:color w:val="000000" w:themeColor="text1"/>
                      <w:szCs w:val="24"/>
                    </w:rPr>
                  </w:rPrChange>
                </w:rPr>
                <m:t>1</m:t>
              </m:r>
            </m:num>
            <m:den>
              <m:r>
                <w:rPr>
                  <w:rFonts w:ascii="Cambria Math" w:hAnsi="Cambria Math"/>
                  <w:color w:val="0D0D0D" w:themeColor="text1" w:themeTint="F2"/>
                  <w:sz w:val="22"/>
                  <w:rPrChange w:id="7890" w:author="tao huang" w:date="2017-09-17T12:05:00Z">
                    <w:rPr>
                      <w:rFonts w:ascii="Cambria Math" w:hAnsi="Cambria Math"/>
                      <w:color w:val="000000" w:themeColor="text1"/>
                      <w:szCs w:val="24"/>
                    </w:rPr>
                  </w:rPrChange>
                </w:rPr>
                <m:t>S</m:t>
              </m:r>
            </m:den>
          </m:f>
          <m:nary>
            <m:naryPr>
              <m:chr m:val="∑"/>
              <m:limLoc m:val="undOvr"/>
              <m:ctrlPr>
                <w:rPr>
                  <w:rFonts w:ascii="Cambria Math" w:hAnsi="Cambria Math"/>
                  <w:i/>
                  <w:color w:val="0D0D0D" w:themeColor="text1" w:themeTint="F2"/>
                  <w:sz w:val="22"/>
                  <w:rPrChange w:id="7891" w:author="tao huang" w:date="2017-09-17T12:05:00Z">
                    <w:rPr>
                      <w:rFonts w:ascii="Cambria Math" w:hAnsi="Cambria Math"/>
                      <w:i/>
                      <w:color w:val="385623" w:themeColor="accent6" w:themeShade="80"/>
                      <w:sz w:val="22"/>
                    </w:rPr>
                  </w:rPrChange>
                </w:rPr>
              </m:ctrlPr>
            </m:naryPr>
            <m:sub>
              <m:r>
                <w:rPr>
                  <w:rFonts w:ascii="Cambria Math" w:hAnsi="Cambria Math"/>
                  <w:color w:val="0D0D0D" w:themeColor="text1" w:themeTint="F2"/>
                  <w:sz w:val="22"/>
                  <w:rPrChange w:id="7892" w:author="tao huang" w:date="2017-09-17T12:05:00Z">
                    <w:rPr>
                      <w:rFonts w:ascii="Cambria Math" w:hAnsi="Cambria Math"/>
                      <w:color w:val="000000" w:themeColor="text1"/>
                      <w:szCs w:val="24"/>
                    </w:rPr>
                  </w:rPrChange>
                </w:rPr>
                <m:t>s=1</m:t>
              </m:r>
            </m:sub>
            <m:sup>
              <m:r>
                <w:rPr>
                  <w:rFonts w:ascii="Cambria Math" w:hAnsi="Cambria Math"/>
                  <w:color w:val="0D0D0D" w:themeColor="text1" w:themeTint="F2"/>
                  <w:sz w:val="22"/>
                  <w:rPrChange w:id="7893" w:author="tao huang" w:date="2017-09-17T12:05:00Z">
                    <w:rPr>
                      <w:rFonts w:ascii="Cambria Math" w:hAnsi="Cambria Math"/>
                      <w:color w:val="000000" w:themeColor="text1"/>
                      <w:szCs w:val="24"/>
                    </w:rPr>
                  </w:rPrChange>
                </w:rPr>
                <m:t>S</m:t>
              </m:r>
            </m:sup>
            <m:e>
              <m:d>
                <m:dPr>
                  <m:ctrlPr>
                    <w:rPr>
                      <w:rFonts w:ascii="Cambria Math" w:hAnsi="Cambria Math"/>
                      <w:i/>
                      <w:color w:val="0D0D0D" w:themeColor="text1" w:themeTint="F2"/>
                      <w:sz w:val="22"/>
                      <w:rPrChange w:id="7894" w:author="tao huang" w:date="2017-09-17T12:05:00Z">
                        <w:rPr>
                          <w:rFonts w:ascii="Cambria Math" w:hAnsi="Cambria Math"/>
                          <w:i/>
                          <w:color w:val="385623" w:themeColor="accent6" w:themeShade="80"/>
                          <w:sz w:val="22"/>
                        </w:rPr>
                      </w:rPrChange>
                    </w:rPr>
                  </m:ctrlPr>
                </m:dPr>
                <m:e>
                  <m:d>
                    <m:dPr>
                      <m:begChr m:val="|"/>
                      <m:endChr m:val="|"/>
                      <m:ctrlPr>
                        <w:rPr>
                          <w:rFonts w:ascii="Cambria Math" w:hAnsi="Cambria Math"/>
                          <w:i/>
                          <w:color w:val="0D0D0D" w:themeColor="text1" w:themeTint="F2"/>
                          <w:sz w:val="22"/>
                          <w:rPrChange w:id="7895" w:author="tao huang" w:date="2017-09-17T12:05:00Z">
                            <w:rPr>
                              <w:rFonts w:ascii="Cambria Math" w:hAnsi="Cambria Math"/>
                              <w:i/>
                              <w:color w:val="385623" w:themeColor="accent6" w:themeShade="80"/>
                              <w:sz w:val="22"/>
                            </w:rPr>
                          </w:rPrChange>
                        </w:rPr>
                      </m:ctrlPr>
                    </m:dPr>
                    <m:e>
                      <m:sSub>
                        <m:sSubPr>
                          <m:ctrlPr>
                            <w:rPr>
                              <w:rFonts w:ascii="Cambria Math" w:hAnsi="Cambria Math"/>
                              <w:i/>
                              <w:color w:val="0D0D0D" w:themeColor="text1" w:themeTint="F2"/>
                              <w:sz w:val="22"/>
                              <w:rPrChange w:id="7896"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7897" w:author="tao huang" w:date="2017-09-17T12:05:00Z">
                                <w:rPr>
                                  <w:rFonts w:ascii="Cambria Math" w:hAnsi="Cambria Math"/>
                                  <w:color w:val="000000" w:themeColor="text1"/>
                                  <w:szCs w:val="24"/>
                                </w:rPr>
                              </w:rPrChange>
                            </w:rPr>
                            <m:t>q</m:t>
                          </m:r>
                        </m:e>
                        <m:sub>
                          <m:r>
                            <w:rPr>
                              <w:rFonts w:ascii="Cambria Math" w:hAnsi="Cambria Math"/>
                              <w:color w:val="0D0D0D" w:themeColor="text1" w:themeTint="F2"/>
                              <w:sz w:val="22"/>
                              <w:rPrChange w:id="7898" w:author="tao huang" w:date="2017-09-17T12:05:00Z">
                                <w:rPr>
                                  <w:rFonts w:ascii="Cambria Math" w:hAnsi="Cambria Math"/>
                                  <w:color w:val="000000" w:themeColor="text1"/>
                                  <w:szCs w:val="24"/>
                                </w:rPr>
                              </w:rPrChange>
                            </w:rPr>
                            <m:t>s,H,k</m:t>
                          </m:r>
                        </m:sub>
                      </m:sSub>
                    </m:e>
                  </m:d>
                </m:e>
              </m:d>
            </m:e>
          </m:nary>
        </m:oMath>
      </m:oMathPara>
    </w:p>
    <w:p w14:paraId="4C01E64C" w14:textId="77777777" w:rsidR="00A55D97" w:rsidRPr="00A60A57" w:rsidRDefault="00F65496">
      <w:pPr>
        <w:pStyle w:val="ListParagraph"/>
        <w:spacing w:after="0" w:line="360" w:lineRule="auto"/>
        <w:ind w:left="0"/>
        <w:jc w:val="both"/>
        <w:rPr>
          <w:color w:val="0D0D0D" w:themeColor="text1" w:themeTint="F2"/>
          <w:sz w:val="22"/>
          <w:rPrChange w:id="7899" w:author="tao huang" w:date="2017-09-17T12:05:00Z">
            <w:rPr>
              <w:color w:val="000000" w:themeColor="text1"/>
              <w:szCs w:val="24"/>
            </w:rPr>
          </w:rPrChange>
        </w:rPr>
        <w:pPrChange w:id="7900" w:author="tao huang" w:date="2017-09-16T12:53:00Z">
          <w:pPr>
            <w:pStyle w:val="ListParagraph"/>
            <w:spacing w:after="0" w:line="360" w:lineRule="auto"/>
            <w:ind w:left="0"/>
            <w:jc w:val="center"/>
          </w:pPr>
        </w:pPrChange>
      </w:pPr>
      <m:oMathPara>
        <m:oMath>
          <m:sSub>
            <m:sSubPr>
              <m:ctrlPr>
                <w:rPr>
                  <w:rFonts w:ascii="Cambria Math" w:hAnsi="Cambria Math"/>
                  <w:i/>
                  <w:color w:val="0D0D0D" w:themeColor="text1" w:themeTint="F2"/>
                  <w:sz w:val="22"/>
                  <w:rPrChange w:id="7901"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7902" w:author="tao huang" w:date="2017-09-17T12:05:00Z">
                    <w:rPr>
                      <w:rFonts w:ascii="Cambria Math" w:hAnsi="Cambria Math"/>
                      <w:color w:val="000000" w:themeColor="text1"/>
                      <w:szCs w:val="24"/>
                    </w:rPr>
                  </w:rPrChange>
                </w:rPr>
                <m:t>q</m:t>
              </m:r>
            </m:e>
            <m:sub>
              <m:r>
                <w:rPr>
                  <w:rFonts w:ascii="Cambria Math" w:hAnsi="Cambria Math"/>
                  <w:color w:val="0D0D0D" w:themeColor="text1" w:themeTint="F2"/>
                  <w:sz w:val="22"/>
                  <w:rPrChange w:id="7903" w:author="tao huang" w:date="2017-09-17T12:05:00Z">
                    <w:rPr>
                      <w:rFonts w:ascii="Cambria Math" w:hAnsi="Cambria Math"/>
                      <w:color w:val="000000" w:themeColor="text1"/>
                      <w:szCs w:val="24"/>
                    </w:rPr>
                  </w:rPrChange>
                </w:rPr>
                <m:t>s,H,k</m:t>
              </m:r>
            </m:sub>
          </m:sSub>
          <m:r>
            <w:rPr>
              <w:rFonts w:ascii="Cambria Math" w:hAnsi="Cambria Math"/>
              <w:color w:val="0D0D0D" w:themeColor="text1" w:themeTint="F2"/>
              <w:sz w:val="22"/>
              <w:rPrChange w:id="7904" w:author="tao huang" w:date="2017-09-17T12:05:00Z">
                <w:rPr>
                  <w:rFonts w:ascii="Cambria Math" w:hAnsi="Cambria Math"/>
                  <w:color w:val="000000" w:themeColor="text1"/>
                  <w:szCs w:val="24"/>
                </w:rPr>
              </w:rPrChange>
            </w:rPr>
            <m:t>=</m:t>
          </m:r>
          <m:f>
            <m:fPr>
              <m:ctrlPr>
                <w:rPr>
                  <w:rFonts w:ascii="Cambria Math" w:hAnsi="Cambria Math"/>
                  <w:i/>
                  <w:color w:val="0D0D0D" w:themeColor="text1" w:themeTint="F2"/>
                  <w:sz w:val="22"/>
                  <w:rPrChange w:id="7905" w:author="tao huang" w:date="2017-09-17T12:05:00Z">
                    <w:rPr>
                      <w:rFonts w:ascii="Cambria Math" w:hAnsi="Cambria Math"/>
                      <w:i/>
                      <w:color w:val="385623" w:themeColor="accent6" w:themeShade="80"/>
                      <w:sz w:val="22"/>
                    </w:rPr>
                  </w:rPrChange>
                </w:rPr>
              </m:ctrlPr>
            </m:fPr>
            <m:num>
              <m:sSubSup>
                <m:sSubSupPr>
                  <m:ctrlPr>
                    <w:rPr>
                      <w:rFonts w:ascii="Cambria Math" w:hAnsi="Cambria Math"/>
                      <w:color w:val="0D0D0D" w:themeColor="text1" w:themeTint="F2"/>
                      <w:sz w:val="22"/>
                      <w:rPrChange w:id="7906" w:author="tao huang" w:date="2017-09-17T12:05:00Z">
                        <w:rPr>
                          <w:rFonts w:ascii="Cambria Math" w:hAnsi="Cambria Math"/>
                          <w:color w:val="385623" w:themeColor="accent6" w:themeShade="80"/>
                          <w:sz w:val="22"/>
                        </w:rPr>
                      </w:rPrChange>
                    </w:rPr>
                  </m:ctrlPr>
                </m:sSubSupPr>
                <m:e>
                  <m:r>
                    <m:rPr>
                      <m:sty m:val="p"/>
                    </m:rPr>
                    <w:rPr>
                      <w:rFonts w:ascii="Cambria Math" w:hAnsi="Cambria Math"/>
                      <w:color w:val="0D0D0D" w:themeColor="text1" w:themeTint="F2"/>
                      <w:sz w:val="22"/>
                      <w:rPrChange w:id="7907" w:author="tao huang" w:date="2017-09-17T12:05:00Z">
                        <w:rPr>
                          <w:rFonts w:ascii="Cambria Math" w:hAnsi="Cambria Math"/>
                          <w:color w:val="000000" w:themeColor="text1"/>
                          <w:szCs w:val="24"/>
                        </w:rPr>
                      </w:rPrChange>
                    </w:rPr>
                    <m:t>MAE</m:t>
                  </m:r>
                </m:e>
                <m:sub>
                  <m:r>
                    <w:rPr>
                      <w:rFonts w:ascii="Cambria Math" w:hAnsi="Cambria Math"/>
                      <w:color w:val="0D0D0D" w:themeColor="text1" w:themeTint="F2"/>
                      <w:sz w:val="22"/>
                      <w:rPrChange w:id="7908" w:author="tao huang" w:date="2017-09-17T12:05:00Z">
                        <w:rPr>
                          <w:rFonts w:ascii="Cambria Math" w:hAnsi="Cambria Math"/>
                          <w:color w:val="000000" w:themeColor="text1"/>
                          <w:szCs w:val="24"/>
                        </w:rPr>
                      </w:rPrChange>
                    </w:rPr>
                    <m:t>s,H,k</m:t>
                  </m:r>
                </m:sub>
                <m:sup>
                  <m:r>
                    <w:rPr>
                      <w:rFonts w:ascii="Cambria Math" w:hAnsi="Cambria Math"/>
                      <w:color w:val="0D0D0D" w:themeColor="text1" w:themeTint="F2"/>
                      <w:sz w:val="22"/>
                      <w:rPrChange w:id="7909" w:author="tao huang" w:date="2017-09-17T12:05:00Z">
                        <w:rPr>
                          <w:rFonts w:ascii="Cambria Math" w:hAnsi="Cambria Math"/>
                          <w:color w:val="000000" w:themeColor="text1"/>
                          <w:szCs w:val="24"/>
                        </w:rPr>
                      </w:rPrChange>
                    </w:rPr>
                    <m:t>C</m:t>
                  </m:r>
                </m:sup>
              </m:sSubSup>
            </m:num>
            <m:den>
              <m:f>
                <m:fPr>
                  <m:ctrlPr>
                    <w:rPr>
                      <w:rFonts w:ascii="Cambria Math" w:hAnsi="Cambria Math"/>
                      <w:i/>
                      <w:color w:val="0D0D0D" w:themeColor="text1" w:themeTint="F2"/>
                      <w:sz w:val="22"/>
                      <w:rPrChange w:id="7910" w:author="tao huang" w:date="2017-09-17T12:05:00Z">
                        <w:rPr>
                          <w:rFonts w:ascii="Cambria Math" w:hAnsi="Cambria Math"/>
                          <w:i/>
                          <w:color w:val="385623" w:themeColor="accent6" w:themeShade="80"/>
                          <w:sz w:val="22"/>
                        </w:rPr>
                      </w:rPrChange>
                    </w:rPr>
                  </m:ctrlPr>
                </m:fPr>
                <m:num>
                  <m:r>
                    <w:rPr>
                      <w:rFonts w:ascii="Cambria Math" w:hAnsi="Cambria Math"/>
                      <w:color w:val="0D0D0D" w:themeColor="text1" w:themeTint="F2"/>
                      <w:sz w:val="22"/>
                      <w:rPrChange w:id="7911" w:author="tao huang" w:date="2017-09-17T12:05:00Z">
                        <w:rPr>
                          <w:rFonts w:ascii="Cambria Math" w:hAnsi="Cambria Math"/>
                          <w:color w:val="000000" w:themeColor="text1"/>
                          <w:szCs w:val="24"/>
                        </w:rPr>
                      </w:rPrChange>
                    </w:rPr>
                    <m:t>1</m:t>
                  </m:r>
                </m:num>
                <m:den>
                  <m:sSub>
                    <m:sSubPr>
                      <m:ctrlPr>
                        <w:rPr>
                          <w:rFonts w:ascii="Cambria Math" w:hAnsi="Cambria Math"/>
                          <w:i/>
                          <w:color w:val="0D0D0D" w:themeColor="text1" w:themeTint="F2"/>
                          <w:sz w:val="22"/>
                          <w:rPrChange w:id="7912"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7913" w:author="tao huang" w:date="2017-09-17T12:05:00Z">
                            <w:rPr>
                              <w:rFonts w:ascii="Cambria Math" w:hAnsi="Cambria Math"/>
                              <w:color w:val="000000" w:themeColor="text1"/>
                              <w:szCs w:val="24"/>
                            </w:rPr>
                          </w:rPrChange>
                        </w:rPr>
                        <m:t>T</m:t>
                      </m:r>
                    </m:e>
                    <m:sub>
                      <m:r>
                        <w:rPr>
                          <w:rFonts w:ascii="Cambria Math" w:hAnsi="Cambria Math"/>
                          <w:color w:val="0D0D0D" w:themeColor="text1" w:themeTint="F2"/>
                          <w:sz w:val="22"/>
                          <w:rPrChange w:id="7914" w:author="tao huang" w:date="2017-09-17T12:05:00Z">
                            <w:rPr>
                              <w:rFonts w:ascii="Cambria Math" w:hAnsi="Cambria Math"/>
                              <w:color w:val="000000" w:themeColor="text1"/>
                              <w:szCs w:val="24"/>
                            </w:rPr>
                          </w:rPrChange>
                        </w:rPr>
                        <m:t>0</m:t>
                      </m:r>
                    </m:sub>
                  </m:sSub>
                  <m:r>
                    <w:rPr>
                      <w:rFonts w:ascii="Cambria Math" w:hAnsi="Cambria Math"/>
                      <w:color w:val="0D0D0D" w:themeColor="text1" w:themeTint="F2"/>
                      <w:sz w:val="22"/>
                      <w:rPrChange w:id="7915" w:author="tao huang" w:date="2017-09-17T12:05:00Z">
                        <w:rPr>
                          <w:rFonts w:ascii="Cambria Math" w:hAnsi="Cambria Math"/>
                          <w:color w:val="000000" w:themeColor="text1"/>
                          <w:szCs w:val="24"/>
                        </w:rPr>
                      </w:rPrChange>
                    </w:rPr>
                    <m:t>-1</m:t>
                  </m:r>
                </m:den>
              </m:f>
              <m:nary>
                <m:naryPr>
                  <m:chr m:val="∑"/>
                  <m:limLoc m:val="undOvr"/>
                  <m:ctrlPr>
                    <w:rPr>
                      <w:rFonts w:ascii="Cambria Math" w:hAnsi="Cambria Math"/>
                      <w:i/>
                      <w:color w:val="0D0D0D" w:themeColor="text1" w:themeTint="F2"/>
                      <w:sz w:val="22"/>
                      <w:rPrChange w:id="7916" w:author="tao huang" w:date="2017-09-17T12:05:00Z">
                        <w:rPr>
                          <w:rFonts w:ascii="Cambria Math" w:hAnsi="Cambria Math"/>
                          <w:i/>
                          <w:color w:val="385623" w:themeColor="accent6" w:themeShade="80"/>
                          <w:sz w:val="22"/>
                        </w:rPr>
                      </w:rPrChange>
                    </w:rPr>
                  </m:ctrlPr>
                </m:naryPr>
                <m:sub>
                  <m:r>
                    <w:rPr>
                      <w:rFonts w:ascii="Cambria Math" w:hAnsi="Cambria Math"/>
                      <w:color w:val="0D0D0D" w:themeColor="text1" w:themeTint="F2"/>
                      <w:sz w:val="22"/>
                      <w:rPrChange w:id="7917" w:author="tao huang" w:date="2017-09-17T12:05:00Z">
                        <w:rPr>
                          <w:rFonts w:ascii="Cambria Math" w:hAnsi="Cambria Math"/>
                          <w:color w:val="000000" w:themeColor="text1"/>
                          <w:szCs w:val="24"/>
                        </w:rPr>
                      </w:rPrChange>
                    </w:rPr>
                    <m:t>t=2</m:t>
                  </m:r>
                </m:sub>
                <m:sup>
                  <m:sSub>
                    <m:sSubPr>
                      <m:ctrlPr>
                        <w:rPr>
                          <w:rFonts w:ascii="Cambria Math" w:hAnsi="Cambria Math"/>
                          <w:i/>
                          <w:color w:val="0D0D0D" w:themeColor="text1" w:themeTint="F2"/>
                          <w:sz w:val="22"/>
                          <w:rPrChange w:id="7918"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7919" w:author="tao huang" w:date="2017-09-17T12:05:00Z">
                            <w:rPr>
                              <w:rFonts w:ascii="Cambria Math" w:hAnsi="Cambria Math"/>
                              <w:color w:val="000000" w:themeColor="text1"/>
                              <w:szCs w:val="24"/>
                            </w:rPr>
                          </w:rPrChange>
                        </w:rPr>
                        <m:t>T</m:t>
                      </m:r>
                    </m:e>
                    <m:sub>
                      <m:r>
                        <w:rPr>
                          <w:rFonts w:ascii="Cambria Math" w:hAnsi="Cambria Math"/>
                          <w:color w:val="0D0D0D" w:themeColor="text1" w:themeTint="F2"/>
                          <w:sz w:val="22"/>
                          <w:rPrChange w:id="7920" w:author="tao huang" w:date="2017-09-17T12:05:00Z">
                            <w:rPr>
                              <w:rFonts w:ascii="Cambria Math" w:hAnsi="Cambria Math"/>
                              <w:color w:val="000000" w:themeColor="text1"/>
                              <w:szCs w:val="24"/>
                            </w:rPr>
                          </w:rPrChange>
                        </w:rPr>
                        <m:t>0</m:t>
                      </m:r>
                    </m:sub>
                  </m:sSub>
                </m:sup>
                <m:e>
                  <m:r>
                    <w:rPr>
                      <w:rFonts w:ascii="Cambria Math" w:hAnsi="Cambria Math"/>
                      <w:color w:val="0D0D0D" w:themeColor="text1" w:themeTint="F2"/>
                      <w:sz w:val="22"/>
                      <w:rPrChange w:id="7921" w:author="tao huang" w:date="2017-09-17T12:05:00Z">
                        <w:rPr>
                          <w:rFonts w:ascii="Cambria Math" w:hAnsi="Cambria Math"/>
                          <w:color w:val="000000" w:themeColor="text1"/>
                          <w:szCs w:val="24"/>
                        </w:rPr>
                      </w:rPrChange>
                    </w:rPr>
                    <m:t>|</m:t>
                  </m:r>
                  <m:sSub>
                    <m:sSubPr>
                      <m:ctrlPr>
                        <w:rPr>
                          <w:rFonts w:ascii="Cambria Math" w:hAnsi="Cambria Math"/>
                          <w:i/>
                          <w:color w:val="0D0D0D" w:themeColor="text1" w:themeTint="F2"/>
                          <w:sz w:val="22"/>
                          <w:rPrChange w:id="7922"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7923" w:author="tao huang" w:date="2017-09-17T12:05:00Z">
                            <w:rPr>
                              <w:rFonts w:ascii="Cambria Math" w:hAnsi="Cambria Math"/>
                              <w:color w:val="000000" w:themeColor="text1"/>
                              <w:szCs w:val="24"/>
                            </w:rPr>
                          </w:rPrChange>
                        </w:rPr>
                        <m:t>y</m:t>
                      </m:r>
                    </m:e>
                    <m:sub>
                      <m:r>
                        <w:rPr>
                          <w:rFonts w:ascii="Cambria Math" w:hAnsi="Cambria Math"/>
                          <w:color w:val="0D0D0D" w:themeColor="text1" w:themeTint="F2"/>
                          <w:sz w:val="22"/>
                          <w:rPrChange w:id="7924" w:author="tao huang" w:date="2017-09-17T12:05:00Z">
                            <w:rPr>
                              <w:rFonts w:ascii="Cambria Math" w:hAnsi="Cambria Math"/>
                              <w:color w:val="000000" w:themeColor="text1"/>
                              <w:szCs w:val="24"/>
                            </w:rPr>
                          </w:rPrChange>
                        </w:rPr>
                        <m:t>s,t,k</m:t>
                      </m:r>
                    </m:sub>
                  </m:sSub>
                </m:e>
              </m:nary>
              <m:r>
                <w:rPr>
                  <w:rFonts w:ascii="Cambria Math" w:hAnsi="Cambria Math"/>
                  <w:color w:val="0D0D0D" w:themeColor="text1" w:themeTint="F2"/>
                  <w:sz w:val="22"/>
                  <w:rPrChange w:id="7925" w:author="tao huang" w:date="2017-09-17T12:05:00Z">
                    <w:rPr>
                      <w:rFonts w:ascii="Cambria Math" w:hAnsi="Cambria Math"/>
                      <w:color w:val="000000" w:themeColor="text1"/>
                      <w:szCs w:val="24"/>
                    </w:rPr>
                  </w:rPrChange>
                </w:rPr>
                <m:t>-</m:t>
              </m:r>
              <m:sSub>
                <m:sSubPr>
                  <m:ctrlPr>
                    <w:rPr>
                      <w:rFonts w:ascii="Cambria Math" w:hAnsi="Cambria Math"/>
                      <w:i/>
                      <w:color w:val="0D0D0D" w:themeColor="text1" w:themeTint="F2"/>
                      <w:sz w:val="22"/>
                      <w:rPrChange w:id="7926"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7927" w:author="tao huang" w:date="2017-09-17T12:05:00Z">
                        <w:rPr>
                          <w:rFonts w:ascii="Cambria Math" w:hAnsi="Cambria Math"/>
                          <w:color w:val="000000" w:themeColor="text1"/>
                          <w:szCs w:val="24"/>
                        </w:rPr>
                      </w:rPrChange>
                    </w:rPr>
                    <m:t>y</m:t>
                  </m:r>
                </m:e>
                <m:sub>
                  <m:r>
                    <w:rPr>
                      <w:rFonts w:ascii="Cambria Math" w:hAnsi="Cambria Math"/>
                      <w:color w:val="0D0D0D" w:themeColor="text1" w:themeTint="F2"/>
                      <w:sz w:val="22"/>
                      <w:rPrChange w:id="7928" w:author="tao huang" w:date="2017-09-17T12:05:00Z">
                        <w:rPr>
                          <w:rFonts w:ascii="Cambria Math" w:hAnsi="Cambria Math"/>
                          <w:color w:val="000000" w:themeColor="text1"/>
                          <w:szCs w:val="24"/>
                        </w:rPr>
                      </w:rPrChange>
                    </w:rPr>
                    <m:t>s,t-1,k</m:t>
                  </m:r>
                </m:sub>
              </m:sSub>
              <m:r>
                <w:rPr>
                  <w:rFonts w:ascii="Cambria Math" w:hAnsi="Cambria Math"/>
                  <w:color w:val="0D0D0D" w:themeColor="text1" w:themeTint="F2"/>
                  <w:sz w:val="22"/>
                  <w:rPrChange w:id="7929" w:author="tao huang" w:date="2017-09-17T12:05:00Z">
                    <w:rPr>
                      <w:rFonts w:ascii="Cambria Math" w:hAnsi="Cambria Math"/>
                      <w:color w:val="000000" w:themeColor="text1"/>
                      <w:szCs w:val="24"/>
                    </w:rPr>
                  </w:rPrChange>
                </w:rPr>
                <m:t>|</m:t>
              </m:r>
            </m:den>
          </m:f>
        </m:oMath>
      </m:oMathPara>
    </w:p>
    <w:p w14:paraId="7FECDA81" w14:textId="2888B5B5" w:rsidR="00933943" w:rsidRPr="00A60A57" w:rsidDel="00ED66F8" w:rsidRDefault="00933943">
      <w:pPr>
        <w:pStyle w:val="ListParagraph"/>
        <w:spacing w:after="0" w:line="360" w:lineRule="auto"/>
        <w:ind w:left="0"/>
        <w:jc w:val="both"/>
        <w:rPr>
          <w:del w:id="7930" w:author="tao huang" w:date="2017-09-16T12:53:00Z"/>
          <w:color w:val="0D0D0D" w:themeColor="text1" w:themeTint="F2"/>
          <w:sz w:val="22"/>
          <w:rPrChange w:id="7931" w:author="tao huang" w:date="2017-09-17T12:05:00Z">
            <w:rPr>
              <w:del w:id="7932" w:author="tao huang" w:date="2017-09-16T12:53:00Z"/>
              <w:color w:val="000000" w:themeColor="text1"/>
              <w:szCs w:val="24"/>
            </w:rPr>
          </w:rPrChange>
        </w:rPr>
        <w:pPrChange w:id="7933" w:author="tao huang" w:date="2017-09-16T12:53:00Z">
          <w:pPr>
            <w:pStyle w:val="ListParagraph"/>
            <w:spacing w:after="0" w:line="360" w:lineRule="auto"/>
            <w:ind w:left="0"/>
            <w:jc w:val="center"/>
          </w:pPr>
        </w:pPrChange>
      </w:pPr>
    </w:p>
    <w:p w14:paraId="3C879275" w14:textId="77777777" w:rsidR="00933943" w:rsidRPr="00A60A57" w:rsidRDefault="00933943">
      <w:pPr>
        <w:spacing w:after="0" w:line="360" w:lineRule="auto"/>
        <w:jc w:val="both"/>
        <w:rPr>
          <w:color w:val="0D0D0D" w:themeColor="text1" w:themeTint="F2"/>
          <w:sz w:val="22"/>
          <w:rPrChange w:id="7934" w:author="tao huang" w:date="2017-09-17T12:05:00Z">
            <w:rPr>
              <w:color w:val="000000" w:themeColor="text1"/>
              <w:szCs w:val="24"/>
            </w:rPr>
          </w:rPrChange>
        </w:rPr>
        <w:pPrChange w:id="7935" w:author="tao huang" w:date="2017-09-16T12:53:00Z">
          <w:pPr>
            <w:spacing w:after="0" w:line="360" w:lineRule="auto"/>
            <w:jc w:val="center"/>
          </w:pPr>
        </w:pPrChange>
      </w:pPr>
      <w:bookmarkStart w:id="7936" w:name="_Hlk484444975"/>
      <m:oMathPara>
        <m:oMath>
          <m:r>
            <w:rPr>
              <w:rFonts w:ascii="Cambria Math" w:hAnsi="Cambria Math"/>
              <w:color w:val="0D0D0D" w:themeColor="text1" w:themeTint="F2"/>
              <w:sz w:val="22"/>
              <w:rPrChange w:id="7937" w:author="tao huang" w:date="2017-09-17T12:05:00Z">
                <w:rPr>
                  <w:rFonts w:ascii="Cambria Math" w:hAnsi="Cambria Math"/>
                  <w:color w:val="000000" w:themeColor="text1"/>
                  <w:szCs w:val="24"/>
                </w:rPr>
              </w:rPrChange>
            </w:rPr>
            <m:t>AvgRelMAE(H)=</m:t>
          </m:r>
          <m:f>
            <m:fPr>
              <m:ctrlPr>
                <w:rPr>
                  <w:rFonts w:ascii="Cambria Math" w:hAnsi="Cambria Math"/>
                  <w:i/>
                  <w:color w:val="0D0D0D" w:themeColor="text1" w:themeTint="F2"/>
                  <w:sz w:val="22"/>
                  <w:rPrChange w:id="7938" w:author="tao huang" w:date="2017-09-17T12:05:00Z">
                    <w:rPr>
                      <w:rFonts w:ascii="Cambria Math" w:hAnsi="Cambria Math"/>
                      <w:i/>
                      <w:color w:val="385623" w:themeColor="accent6" w:themeShade="80"/>
                      <w:sz w:val="22"/>
                    </w:rPr>
                  </w:rPrChange>
                </w:rPr>
              </m:ctrlPr>
            </m:fPr>
            <m:num>
              <m:r>
                <w:rPr>
                  <w:rFonts w:ascii="Cambria Math" w:hAnsi="Cambria Math"/>
                  <w:color w:val="0D0D0D" w:themeColor="text1" w:themeTint="F2"/>
                  <w:sz w:val="22"/>
                  <w:rPrChange w:id="7939" w:author="tao huang" w:date="2017-09-17T12:05:00Z">
                    <w:rPr>
                      <w:rFonts w:ascii="Cambria Math" w:hAnsi="Cambria Math"/>
                      <w:color w:val="000000" w:themeColor="text1"/>
                      <w:szCs w:val="24"/>
                    </w:rPr>
                  </w:rPrChange>
                </w:rPr>
                <m:t>1</m:t>
              </m:r>
            </m:num>
            <m:den>
              <m:r>
                <w:rPr>
                  <w:rFonts w:ascii="Cambria Math" w:hAnsi="Cambria Math"/>
                  <w:color w:val="0D0D0D" w:themeColor="text1" w:themeTint="F2"/>
                  <w:sz w:val="22"/>
                  <w:rPrChange w:id="7940" w:author="tao huang" w:date="2017-09-17T12:05:00Z">
                    <w:rPr>
                      <w:rFonts w:ascii="Cambria Math" w:hAnsi="Cambria Math"/>
                      <w:color w:val="000000" w:themeColor="text1"/>
                      <w:szCs w:val="24"/>
                    </w:rPr>
                  </w:rPrChange>
                </w:rPr>
                <m:t>K</m:t>
              </m:r>
            </m:den>
          </m:f>
          <m:nary>
            <m:naryPr>
              <m:chr m:val="∑"/>
              <m:limLoc m:val="undOvr"/>
              <m:ctrlPr>
                <w:rPr>
                  <w:rFonts w:ascii="Cambria Math" w:hAnsi="Cambria Math"/>
                  <w:i/>
                  <w:color w:val="0D0D0D" w:themeColor="text1" w:themeTint="F2"/>
                  <w:sz w:val="22"/>
                  <w:rPrChange w:id="7941" w:author="tao huang" w:date="2017-09-17T12:05:00Z">
                    <w:rPr>
                      <w:rFonts w:ascii="Cambria Math" w:hAnsi="Cambria Math"/>
                      <w:i/>
                      <w:color w:val="385623" w:themeColor="accent6" w:themeShade="80"/>
                      <w:sz w:val="22"/>
                    </w:rPr>
                  </w:rPrChange>
                </w:rPr>
              </m:ctrlPr>
            </m:naryPr>
            <m:sub>
              <m:r>
                <w:rPr>
                  <w:rFonts w:ascii="Cambria Math" w:hAnsi="Cambria Math"/>
                  <w:color w:val="0D0D0D" w:themeColor="text1" w:themeTint="F2"/>
                  <w:sz w:val="22"/>
                  <w:rPrChange w:id="7942" w:author="tao huang" w:date="2017-09-17T12:05:00Z">
                    <w:rPr>
                      <w:rFonts w:ascii="Cambria Math" w:hAnsi="Cambria Math"/>
                      <w:color w:val="000000" w:themeColor="text1"/>
                      <w:szCs w:val="24"/>
                    </w:rPr>
                  </w:rPrChange>
                </w:rPr>
                <m:t>k=1</m:t>
              </m:r>
            </m:sub>
            <m:sup>
              <m:r>
                <w:rPr>
                  <w:rFonts w:ascii="Cambria Math" w:hAnsi="Cambria Math"/>
                  <w:color w:val="0D0D0D" w:themeColor="text1" w:themeTint="F2"/>
                  <w:sz w:val="22"/>
                  <w:rPrChange w:id="7943" w:author="tao huang" w:date="2017-09-17T12:05:00Z">
                    <w:rPr>
                      <w:rFonts w:ascii="Cambria Math" w:hAnsi="Cambria Math"/>
                      <w:color w:val="000000" w:themeColor="text1"/>
                      <w:szCs w:val="24"/>
                    </w:rPr>
                  </w:rPrChange>
                </w:rPr>
                <m:t>K</m:t>
              </m:r>
            </m:sup>
            <m:e>
              <m:sSup>
                <m:sSupPr>
                  <m:ctrlPr>
                    <w:rPr>
                      <w:rFonts w:ascii="Cambria Math" w:hAnsi="Cambria Math"/>
                      <w:i/>
                      <w:color w:val="0D0D0D" w:themeColor="text1" w:themeTint="F2"/>
                      <w:sz w:val="22"/>
                      <w:rPrChange w:id="7944" w:author="tao huang" w:date="2017-09-17T12:05:00Z">
                        <w:rPr>
                          <w:rFonts w:ascii="Cambria Math" w:hAnsi="Cambria Math"/>
                          <w:i/>
                          <w:color w:val="385623" w:themeColor="accent6" w:themeShade="80"/>
                          <w:sz w:val="22"/>
                        </w:rPr>
                      </w:rPrChange>
                    </w:rPr>
                  </m:ctrlPr>
                </m:sSupPr>
                <m:e>
                  <m:d>
                    <m:dPr>
                      <m:ctrlPr>
                        <w:rPr>
                          <w:rFonts w:ascii="Cambria Math" w:hAnsi="Cambria Math"/>
                          <w:i/>
                          <w:color w:val="0D0D0D" w:themeColor="text1" w:themeTint="F2"/>
                          <w:sz w:val="22"/>
                          <w:rPrChange w:id="7945" w:author="tao huang" w:date="2017-09-17T12:05:00Z">
                            <w:rPr>
                              <w:rFonts w:ascii="Cambria Math" w:hAnsi="Cambria Math"/>
                              <w:i/>
                              <w:color w:val="385623" w:themeColor="accent6" w:themeShade="80"/>
                              <w:sz w:val="22"/>
                            </w:rPr>
                          </w:rPrChange>
                        </w:rPr>
                      </m:ctrlPr>
                    </m:dPr>
                    <m:e>
                      <m:nary>
                        <m:naryPr>
                          <m:chr m:val="∏"/>
                          <m:limLoc m:val="undOvr"/>
                          <m:ctrlPr>
                            <w:rPr>
                              <w:rFonts w:ascii="Cambria Math" w:hAnsi="Cambria Math"/>
                              <w:i/>
                              <w:color w:val="0D0D0D" w:themeColor="text1" w:themeTint="F2"/>
                              <w:sz w:val="22"/>
                              <w:rPrChange w:id="7946" w:author="tao huang" w:date="2017-09-17T12:05:00Z">
                                <w:rPr>
                                  <w:rFonts w:ascii="Cambria Math" w:hAnsi="Cambria Math"/>
                                  <w:i/>
                                  <w:color w:val="385623" w:themeColor="accent6" w:themeShade="80"/>
                                  <w:sz w:val="22"/>
                                </w:rPr>
                              </w:rPrChange>
                            </w:rPr>
                          </m:ctrlPr>
                        </m:naryPr>
                        <m:sub>
                          <m:r>
                            <w:rPr>
                              <w:rFonts w:ascii="Cambria Math" w:hAnsi="Cambria Math"/>
                              <w:color w:val="0D0D0D" w:themeColor="text1" w:themeTint="F2"/>
                              <w:sz w:val="22"/>
                              <w:rPrChange w:id="7947" w:author="tao huang" w:date="2017-09-17T12:05:00Z">
                                <w:rPr>
                                  <w:rFonts w:ascii="Cambria Math" w:hAnsi="Cambria Math"/>
                                  <w:color w:val="000000" w:themeColor="text1"/>
                                  <w:szCs w:val="24"/>
                                </w:rPr>
                              </w:rPrChange>
                            </w:rPr>
                            <m:t>s=1</m:t>
                          </m:r>
                        </m:sub>
                        <m:sup>
                          <m:r>
                            <w:rPr>
                              <w:rFonts w:ascii="Cambria Math" w:hAnsi="Cambria Math"/>
                              <w:color w:val="0D0D0D" w:themeColor="text1" w:themeTint="F2"/>
                              <w:sz w:val="22"/>
                              <w:rPrChange w:id="7948" w:author="tao huang" w:date="2017-09-17T12:05:00Z">
                                <w:rPr>
                                  <w:rFonts w:ascii="Cambria Math" w:hAnsi="Cambria Math"/>
                                  <w:color w:val="000000" w:themeColor="text1"/>
                                  <w:szCs w:val="24"/>
                                </w:rPr>
                              </w:rPrChange>
                            </w:rPr>
                            <m:t>S</m:t>
                          </m:r>
                        </m:sup>
                        <m:e>
                          <m:sSub>
                            <m:sSubPr>
                              <m:ctrlPr>
                                <w:rPr>
                                  <w:rFonts w:ascii="Cambria Math" w:hAnsi="Cambria Math"/>
                                  <w:i/>
                                  <w:color w:val="0D0D0D" w:themeColor="text1" w:themeTint="F2"/>
                                  <w:sz w:val="22"/>
                                  <w:rPrChange w:id="7949"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7950" w:author="tao huang" w:date="2017-09-17T12:05:00Z">
                                    <w:rPr>
                                      <w:rFonts w:ascii="Cambria Math" w:hAnsi="Cambria Math"/>
                                      <w:color w:val="000000" w:themeColor="text1"/>
                                      <w:szCs w:val="24"/>
                                    </w:rPr>
                                  </w:rPrChange>
                                </w:rPr>
                                <m:t>r</m:t>
                              </m:r>
                            </m:e>
                            <m:sub>
                              <m:r>
                                <w:rPr>
                                  <w:rFonts w:ascii="Cambria Math" w:hAnsi="Cambria Math"/>
                                  <w:color w:val="0D0D0D" w:themeColor="text1" w:themeTint="F2"/>
                                  <w:sz w:val="22"/>
                                  <w:rPrChange w:id="7951" w:author="tao huang" w:date="2017-09-17T12:05:00Z">
                                    <w:rPr>
                                      <w:rFonts w:ascii="Cambria Math" w:hAnsi="Cambria Math"/>
                                      <w:color w:val="000000" w:themeColor="text1"/>
                                      <w:szCs w:val="24"/>
                                    </w:rPr>
                                  </w:rPrChange>
                                </w:rPr>
                                <m:t>s,H,k</m:t>
                              </m:r>
                            </m:sub>
                          </m:sSub>
                        </m:e>
                      </m:nary>
                    </m:e>
                  </m:d>
                </m:e>
                <m:sup>
                  <m:f>
                    <m:fPr>
                      <m:ctrlPr>
                        <w:rPr>
                          <w:rFonts w:ascii="Cambria Math" w:hAnsi="Cambria Math"/>
                          <w:i/>
                          <w:color w:val="0D0D0D" w:themeColor="text1" w:themeTint="F2"/>
                          <w:sz w:val="22"/>
                          <w:rPrChange w:id="7952" w:author="tao huang" w:date="2017-09-17T12:05:00Z">
                            <w:rPr>
                              <w:rFonts w:ascii="Cambria Math" w:hAnsi="Cambria Math"/>
                              <w:i/>
                              <w:color w:val="385623" w:themeColor="accent6" w:themeShade="80"/>
                              <w:sz w:val="22"/>
                            </w:rPr>
                          </w:rPrChange>
                        </w:rPr>
                      </m:ctrlPr>
                    </m:fPr>
                    <m:num>
                      <m:r>
                        <w:rPr>
                          <w:rFonts w:ascii="Cambria Math" w:hAnsi="Cambria Math"/>
                          <w:color w:val="0D0D0D" w:themeColor="text1" w:themeTint="F2"/>
                          <w:sz w:val="22"/>
                          <w:rPrChange w:id="7953" w:author="tao huang" w:date="2017-09-17T12:05:00Z">
                            <w:rPr>
                              <w:rFonts w:ascii="Cambria Math" w:hAnsi="Cambria Math"/>
                              <w:color w:val="000000" w:themeColor="text1"/>
                              <w:szCs w:val="24"/>
                            </w:rPr>
                          </w:rPrChange>
                        </w:rPr>
                        <m:t>1</m:t>
                      </m:r>
                    </m:num>
                    <m:den>
                      <m:r>
                        <w:rPr>
                          <w:rFonts w:ascii="Cambria Math" w:hAnsi="Cambria Math"/>
                          <w:color w:val="0D0D0D" w:themeColor="text1" w:themeTint="F2"/>
                          <w:sz w:val="22"/>
                          <w:rPrChange w:id="7954" w:author="tao huang" w:date="2017-09-17T12:05:00Z">
                            <w:rPr>
                              <w:rFonts w:ascii="Cambria Math" w:hAnsi="Cambria Math"/>
                              <w:color w:val="000000" w:themeColor="text1"/>
                              <w:szCs w:val="24"/>
                            </w:rPr>
                          </w:rPrChange>
                        </w:rPr>
                        <m:t>S</m:t>
                      </m:r>
                    </m:den>
                  </m:f>
                </m:sup>
              </m:sSup>
            </m:e>
          </m:nary>
        </m:oMath>
      </m:oMathPara>
    </w:p>
    <w:p w14:paraId="380A5544" w14:textId="77777777" w:rsidR="00933943" w:rsidRPr="00A60A57" w:rsidRDefault="00F65496">
      <w:pPr>
        <w:spacing w:after="0" w:line="360" w:lineRule="auto"/>
        <w:jc w:val="both"/>
        <w:rPr>
          <w:b/>
          <w:color w:val="0D0D0D" w:themeColor="text1" w:themeTint="F2"/>
          <w:sz w:val="22"/>
          <w:rPrChange w:id="7955" w:author="tao huang" w:date="2017-09-17T12:05:00Z">
            <w:rPr>
              <w:b/>
              <w:color w:val="000000" w:themeColor="text1"/>
              <w:szCs w:val="24"/>
            </w:rPr>
          </w:rPrChange>
        </w:rPr>
        <w:pPrChange w:id="7956" w:author="tao huang" w:date="2017-09-16T12:53:00Z">
          <w:pPr>
            <w:spacing w:after="0" w:line="360" w:lineRule="auto"/>
            <w:jc w:val="center"/>
          </w:pPr>
        </w:pPrChange>
      </w:pPr>
      <m:oMathPara>
        <m:oMath>
          <m:sSub>
            <m:sSubPr>
              <m:ctrlPr>
                <w:rPr>
                  <w:rFonts w:ascii="Cambria Math" w:hAnsi="Cambria Math"/>
                  <w:i/>
                  <w:color w:val="0D0D0D" w:themeColor="text1" w:themeTint="F2"/>
                  <w:sz w:val="22"/>
                  <w:rPrChange w:id="7957"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7958" w:author="tao huang" w:date="2017-09-17T12:05:00Z">
                    <w:rPr>
                      <w:rFonts w:ascii="Cambria Math" w:hAnsi="Cambria Math"/>
                      <w:color w:val="000000" w:themeColor="text1"/>
                      <w:szCs w:val="24"/>
                    </w:rPr>
                  </w:rPrChange>
                </w:rPr>
                <m:t>r</m:t>
              </m:r>
            </m:e>
            <m:sub>
              <m:r>
                <w:rPr>
                  <w:rFonts w:ascii="Cambria Math" w:hAnsi="Cambria Math"/>
                  <w:color w:val="0D0D0D" w:themeColor="text1" w:themeTint="F2"/>
                  <w:sz w:val="22"/>
                  <w:rPrChange w:id="7959" w:author="tao huang" w:date="2017-09-17T12:05:00Z">
                    <w:rPr>
                      <w:rFonts w:ascii="Cambria Math" w:hAnsi="Cambria Math"/>
                      <w:color w:val="000000" w:themeColor="text1"/>
                      <w:szCs w:val="24"/>
                    </w:rPr>
                  </w:rPrChange>
                </w:rPr>
                <m:t>s,H,k</m:t>
              </m:r>
            </m:sub>
          </m:sSub>
          <m:r>
            <w:rPr>
              <w:rFonts w:ascii="Cambria Math" w:hAnsi="Cambria Math"/>
              <w:color w:val="0D0D0D" w:themeColor="text1" w:themeTint="F2"/>
              <w:sz w:val="22"/>
              <w:rPrChange w:id="7960" w:author="tao huang" w:date="2017-09-17T12:05:00Z">
                <w:rPr>
                  <w:rFonts w:ascii="Cambria Math" w:hAnsi="Cambria Math"/>
                  <w:color w:val="000000" w:themeColor="text1"/>
                  <w:szCs w:val="24"/>
                </w:rPr>
              </w:rPrChange>
            </w:rPr>
            <m:t>=</m:t>
          </m:r>
          <m:f>
            <m:fPr>
              <m:ctrlPr>
                <w:rPr>
                  <w:rFonts w:ascii="Cambria Math" w:hAnsi="Cambria Math"/>
                  <w:color w:val="0D0D0D" w:themeColor="text1" w:themeTint="F2"/>
                  <w:sz w:val="22"/>
                  <w:rPrChange w:id="7961" w:author="tao huang" w:date="2017-09-17T12:05:00Z">
                    <w:rPr>
                      <w:rFonts w:ascii="Cambria Math" w:hAnsi="Cambria Math"/>
                      <w:color w:val="385623" w:themeColor="accent6" w:themeShade="80"/>
                      <w:sz w:val="22"/>
                    </w:rPr>
                  </w:rPrChange>
                </w:rPr>
              </m:ctrlPr>
            </m:fPr>
            <m:num>
              <m:sSubSup>
                <m:sSubSupPr>
                  <m:ctrlPr>
                    <w:rPr>
                      <w:rFonts w:ascii="Cambria Math" w:hAnsi="Cambria Math"/>
                      <w:color w:val="0D0D0D" w:themeColor="text1" w:themeTint="F2"/>
                      <w:sz w:val="22"/>
                      <w:rPrChange w:id="7962" w:author="tao huang" w:date="2017-09-17T12:05:00Z">
                        <w:rPr>
                          <w:rFonts w:ascii="Cambria Math" w:hAnsi="Cambria Math"/>
                          <w:color w:val="385623" w:themeColor="accent6" w:themeShade="80"/>
                          <w:sz w:val="22"/>
                        </w:rPr>
                      </w:rPrChange>
                    </w:rPr>
                  </m:ctrlPr>
                </m:sSubSupPr>
                <m:e>
                  <m:r>
                    <m:rPr>
                      <m:sty m:val="p"/>
                    </m:rPr>
                    <w:rPr>
                      <w:rFonts w:ascii="Cambria Math" w:hAnsi="Cambria Math"/>
                      <w:color w:val="0D0D0D" w:themeColor="text1" w:themeTint="F2"/>
                      <w:sz w:val="22"/>
                      <w:rPrChange w:id="7963" w:author="tao huang" w:date="2017-09-17T12:05:00Z">
                        <w:rPr>
                          <w:rFonts w:ascii="Cambria Math" w:hAnsi="Cambria Math"/>
                          <w:color w:val="000000" w:themeColor="text1"/>
                          <w:szCs w:val="24"/>
                        </w:rPr>
                      </w:rPrChange>
                    </w:rPr>
                    <m:t>MAE</m:t>
                  </m:r>
                </m:e>
                <m:sub>
                  <m:r>
                    <w:rPr>
                      <w:rFonts w:ascii="Cambria Math" w:hAnsi="Cambria Math"/>
                      <w:color w:val="0D0D0D" w:themeColor="text1" w:themeTint="F2"/>
                      <w:sz w:val="22"/>
                      <w:rPrChange w:id="7964" w:author="tao huang" w:date="2017-09-17T12:05:00Z">
                        <w:rPr>
                          <w:rFonts w:ascii="Cambria Math" w:hAnsi="Cambria Math"/>
                          <w:color w:val="000000" w:themeColor="text1"/>
                          <w:szCs w:val="24"/>
                        </w:rPr>
                      </w:rPrChange>
                    </w:rPr>
                    <m:t>s,H,k</m:t>
                  </m:r>
                </m:sub>
                <m:sup>
                  <m:r>
                    <w:rPr>
                      <w:rFonts w:ascii="Cambria Math" w:hAnsi="Cambria Math"/>
                      <w:color w:val="0D0D0D" w:themeColor="text1" w:themeTint="F2"/>
                      <w:sz w:val="22"/>
                      <w:rPrChange w:id="7965" w:author="tao huang" w:date="2017-09-17T12:05:00Z">
                        <w:rPr>
                          <w:rFonts w:ascii="Cambria Math" w:hAnsi="Cambria Math"/>
                          <w:color w:val="000000" w:themeColor="text1"/>
                          <w:szCs w:val="24"/>
                        </w:rPr>
                      </w:rPrChange>
                    </w:rPr>
                    <m:t>C</m:t>
                  </m:r>
                </m:sup>
              </m:sSubSup>
            </m:num>
            <m:den>
              <m:sSubSup>
                <m:sSubSupPr>
                  <m:ctrlPr>
                    <w:rPr>
                      <w:rFonts w:ascii="Cambria Math" w:hAnsi="Cambria Math"/>
                      <w:color w:val="0D0D0D" w:themeColor="text1" w:themeTint="F2"/>
                      <w:sz w:val="22"/>
                      <w:rPrChange w:id="7966" w:author="tao huang" w:date="2017-09-17T12:05:00Z">
                        <w:rPr>
                          <w:rFonts w:ascii="Cambria Math" w:hAnsi="Cambria Math"/>
                          <w:color w:val="385623" w:themeColor="accent6" w:themeShade="80"/>
                          <w:sz w:val="22"/>
                        </w:rPr>
                      </w:rPrChange>
                    </w:rPr>
                  </m:ctrlPr>
                </m:sSubSupPr>
                <m:e>
                  <m:r>
                    <m:rPr>
                      <m:sty m:val="p"/>
                    </m:rPr>
                    <w:rPr>
                      <w:rFonts w:ascii="Cambria Math" w:hAnsi="Cambria Math"/>
                      <w:color w:val="0D0D0D" w:themeColor="text1" w:themeTint="F2"/>
                      <w:sz w:val="22"/>
                      <w:rPrChange w:id="7967" w:author="tao huang" w:date="2017-09-17T12:05:00Z">
                        <w:rPr>
                          <w:rFonts w:ascii="Cambria Math" w:hAnsi="Cambria Math"/>
                          <w:color w:val="000000" w:themeColor="text1"/>
                          <w:szCs w:val="24"/>
                        </w:rPr>
                      </w:rPrChange>
                    </w:rPr>
                    <m:t>MAE</m:t>
                  </m:r>
                </m:e>
                <m:sub>
                  <m:r>
                    <w:rPr>
                      <w:rFonts w:ascii="Cambria Math" w:hAnsi="Cambria Math"/>
                      <w:color w:val="0D0D0D" w:themeColor="text1" w:themeTint="F2"/>
                      <w:sz w:val="22"/>
                      <w:rPrChange w:id="7968" w:author="tao huang" w:date="2017-09-17T12:05:00Z">
                        <w:rPr>
                          <w:rFonts w:ascii="Cambria Math" w:hAnsi="Cambria Math"/>
                          <w:color w:val="000000" w:themeColor="text1"/>
                          <w:szCs w:val="24"/>
                        </w:rPr>
                      </w:rPrChange>
                    </w:rPr>
                    <m:t>s,H,k</m:t>
                  </m:r>
                </m:sub>
                <m:sup>
                  <m:r>
                    <w:rPr>
                      <w:rFonts w:ascii="Cambria Math" w:hAnsi="Cambria Math"/>
                      <w:color w:val="0D0D0D" w:themeColor="text1" w:themeTint="F2"/>
                      <w:sz w:val="22"/>
                      <w:rPrChange w:id="7969" w:author="tao huang" w:date="2017-09-17T12:05:00Z">
                        <w:rPr>
                          <w:rFonts w:ascii="Cambria Math" w:hAnsi="Cambria Math"/>
                          <w:color w:val="000000" w:themeColor="text1"/>
                          <w:szCs w:val="24"/>
                        </w:rPr>
                      </w:rPrChange>
                    </w:rPr>
                    <m:t>B</m:t>
                  </m:r>
                </m:sup>
              </m:sSubSup>
            </m:den>
          </m:f>
        </m:oMath>
      </m:oMathPara>
      <w:bookmarkEnd w:id="7936"/>
    </w:p>
    <w:p w14:paraId="7F75E578" w14:textId="77777777" w:rsidR="00F55089" w:rsidRPr="00A60A57" w:rsidRDefault="00E8170D">
      <w:pPr>
        <w:pStyle w:val="ListParagraph"/>
        <w:spacing w:after="0" w:line="360" w:lineRule="auto"/>
        <w:ind w:left="0"/>
        <w:jc w:val="both"/>
        <w:rPr>
          <w:color w:val="0D0D0D" w:themeColor="text1" w:themeTint="F2"/>
          <w:sz w:val="22"/>
          <w:rPrChange w:id="7970" w:author="tao huang" w:date="2017-09-17T12:05:00Z">
            <w:rPr>
              <w:color w:val="000000" w:themeColor="text1"/>
              <w:szCs w:val="24"/>
            </w:rPr>
          </w:rPrChange>
        </w:rPr>
      </w:pPr>
      <w:r w:rsidRPr="00A60A57">
        <w:rPr>
          <w:color w:val="0D0D0D" w:themeColor="text1" w:themeTint="F2"/>
          <w:sz w:val="22"/>
          <w:rPrChange w:id="7971" w:author="tao huang" w:date="2017-09-17T12:05:00Z">
            <w:rPr>
              <w:color w:val="000000" w:themeColor="text1"/>
              <w:szCs w:val="24"/>
            </w:rPr>
          </w:rPrChange>
        </w:rPr>
        <w:t xml:space="preserve">where </w:t>
      </w:r>
      <m:oMath>
        <m:sSub>
          <m:sSubPr>
            <m:ctrlPr>
              <w:rPr>
                <w:rFonts w:ascii="Cambria Math" w:hAnsi="Cambria Math"/>
                <w:i/>
                <w:color w:val="0D0D0D" w:themeColor="text1" w:themeTint="F2"/>
                <w:sz w:val="22"/>
                <w:rPrChange w:id="7972"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7973" w:author="tao huang" w:date="2017-09-17T12:05:00Z">
                  <w:rPr>
                    <w:rFonts w:ascii="Cambria Math" w:hAnsi="Cambria Math"/>
                    <w:color w:val="000000" w:themeColor="text1"/>
                    <w:szCs w:val="24"/>
                  </w:rPr>
                </w:rPrChange>
              </w:rPr>
              <m:t>y</m:t>
            </m:r>
          </m:e>
          <m:sub>
            <m:r>
              <w:rPr>
                <w:rFonts w:ascii="Cambria Math" w:hAnsi="Cambria Math"/>
                <w:color w:val="0D0D0D" w:themeColor="text1" w:themeTint="F2"/>
                <w:sz w:val="22"/>
                <w:rPrChange w:id="7974" w:author="tao huang" w:date="2017-09-17T12:05:00Z">
                  <w:rPr>
                    <w:rFonts w:ascii="Cambria Math" w:hAnsi="Cambria Math"/>
                    <w:color w:val="000000" w:themeColor="text1"/>
                    <w:szCs w:val="24"/>
                  </w:rPr>
                </w:rPrChange>
              </w:rPr>
              <m:t>s,h,k</m:t>
            </m:r>
          </m:sub>
        </m:sSub>
      </m:oMath>
      <w:r w:rsidRPr="00A60A57">
        <w:rPr>
          <w:color w:val="0D0D0D" w:themeColor="text1" w:themeTint="F2"/>
          <w:sz w:val="22"/>
          <w:rPrChange w:id="7975" w:author="tao huang" w:date="2017-09-17T12:05:00Z">
            <w:rPr>
              <w:color w:val="000000" w:themeColor="text1"/>
              <w:szCs w:val="24"/>
            </w:rPr>
          </w:rPrChange>
        </w:rPr>
        <w:t xml:space="preserve"> </w:t>
      </w:r>
      <w:r w:rsidR="00AC383C" w:rsidRPr="00A60A57">
        <w:rPr>
          <w:color w:val="0D0D0D" w:themeColor="text1" w:themeTint="F2"/>
          <w:sz w:val="22"/>
          <w:rPrChange w:id="7976" w:author="tao huang" w:date="2017-09-17T12:05:00Z">
            <w:rPr>
              <w:color w:val="000000" w:themeColor="text1"/>
              <w:szCs w:val="24"/>
            </w:rPr>
          </w:rPrChange>
        </w:rPr>
        <w:t xml:space="preserve">and </w:t>
      </w:r>
      <m:oMath>
        <m:sSub>
          <m:sSubPr>
            <m:ctrlPr>
              <w:rPr>
                <w:rFonts w:ascii="Cambria Math" w:hAnsi="Cambria Math"/>
                <w:i/>
                <w:color w:val="0D0D0D" w:themeColor="text1" w:themeTint="F2"/>
                <w:sz w:val="22"/>
                <w:rPrChange w:id="7977" w:author="tao huang" w:date="2017-09-17T12:05:00Z">
                  <w:rPr>
                    <w:rFonts w:ascii="Cambria Math" w:hAnsi="Cambria Math"/>
                    <w:i/>
                    <w:color w:val="385623" w:themeColor="accent6" w:themeShade="80"/>
                    <w:sz w:val="22"/>
                  </w:rPr>
                </w:rPrChange>
              </w:rPr>
            </m:ctrlPr>
          </m:sSubPr>
          <m:e>
            <m:acc>
              <m:accPr>
                <m:ctrlPr>
                  <w:rPr>
                    <w:rFonts w:ascii="Cambria Math" w:hAnsi="Cambria Math"/>
                    <w:i/>
                    <w:color w:val="0D0D0D" w:themeColor="text1" w:themeTint="F2"/>
                    <w:sz w:val="22"/>
                    <w:rPrChange w:id="7978" w:author="tao huang" w:date="2017-09-17T12:05:00Z">
                      <w:rPr>
                        <w:rFonts w:ascii="Cambria Math" w:hAnsi="Cambria Math"/>
                        <w:i/>
                        <w:color w:val="385623" w:themeColor="accent6" w:themeShade="80"/>
                        <w:sz w:val="22"/>
                      </w:rPr>
                    </w:rPrChange>
                  </w:rPr>
                </m:ctrlPr>
              </m:accPr>
              <m:e>
                <m:r>
                  <w:rPr>
                    <w:rFonts w:ascii="Cambria Math" w:hAnsi="Cambria Math"/>
                    <w:color w:val="0D0D0D" w:themeColor="text1" w:themeTint="F2"/>
                    <w:sz w:val="22"/>
                    <w:rPrChange w:id="7979" w:author="tao huang" w:date="2017-09-17T12:05:00Z">
                      <w:rPr>
                        <w:rFonts w:ascii="Cambria Math" w:hAnsi="Cambria Math"/>
                        <w:color w:val="000000" w:themeColor="text1"/>
                        <w:szCs w:val="24"/>
                      </w:rPr>
                    </w:rPrChange>
                  </w:rPr>
                  <m:t>y</m:t>
                </m:r>
              </m:e>
            </m:acc>
          </m:e>
          <m:sub>
            <m:r>
              <w:rPr>
                <w:rFonts w:ascii="Cambria Math" w:hAnsi="Cambria Math"/>
                <w:color w:val="0D0D0D" w:themeColor="text1" w:themeTint="F2"/>
                <w:sz w:val="22"/>
                <w:rPrChange w:id="7980" w:author="tao huang" w:date="2017-09-17T12:05:00Z">
                  <w:rPr>
                    <w:rFonts w:ascii="Cambria Math" w:hAnsi="Cambria Math"/>
                    <w:color w:val="000000" w:themeColor="text1"/>
                    <w:szCs w:val="24"/>
                  </w:rPr>
                </w:rPrChange>
              </w:rPr>
              <m:t>s,h,k</m:t>
            </m:r>
          </m:sub>
        </m:sSub>
      </m:oMath>
      <w:r w:rsidR="00AC383C" w:rsidRPr="00A60A57">
        <w:rPr>
          <w:color w:val="0D0D0D" w:themeColor="text1" w:themeTint="F2"/>
          <w:sz w:val="22"/>
          <w:rPrChange w:id="7981" w:author="tao huang" w:date="2017-09-17T12:05:00Z">
            <w:rPr>
              <w:color w:val="000000" w:themeColor="text1"/>
              <w:szCs w:val="24"/>
            </w:rPr>
          </w:rPrChange>
        </w:rPr>
        <w:t xml:space="preserve"> are respectively </w:t>
      </w:r>
      <w:r w:rsidRPr="00A60A57">
        <w:rPr>
          <w:color w:val="0D0D0D" w:themeColor="text1" w:themeTint="F2"/>
          <w:sz w:val="22"/>
          <w:rPrChange w:id="7982" w:author="tao huang" w:date="2017-09-17T12:05:00Z">
            <w:rPr>
              <w:color w:val="000000" w:themeColor="text1"/>
              <w:szCs w:val="24"/>
            </w:rPr>
          </w:rPrChange>
        </w:rPr>
        <w:t xml:space="preserve">the </w:t>
      </w:r>
      <m:oMath>
        <m:sSup>
          <m:sSupPr>
            <m:ctrlPr>
              <w:rPr>
                <w:rFonts w:ascii="Cambria Math" w:hAnsi="Cambria Math"/>
                <w:i/>
                <w:color w:val="0D0D0D" w:themeColor="text1" w:themeTint="F2"/>
                <w:sz w:val="22"/>
                <w:rPrChange w:id="7983" w:author="tao huang" w:date="2017-09-17T12:05:00Z">
                  <w:rPr>
                    <w:rFonts w:ascii="Cambria Math" w:hAnsi="Cambria Math"/>
                    <w:i/>
                    <w:color w:val="385623" w:themeColor="accent6" w:themeShade="80"/>
                    <w:sz w:val="22"/>
                  </w:rPr>
                </w:rPrChange>
              </w:rPr>
            </m:ctrlPr>
          </m:sSupPr>
          <m:e>
            <m:r>
              <w:rPr>
                <w:rFonts w:ascii="Cambria Math" w:hAnsi="Cambria Math"/>
                <w:color w:val="0D0D0D" w:themeColor="text1" w:themeTint="F2"/>
                <w:sz w:val="22"/>
                <w:rPrChange w:id="7984" w:author="tao huang" w:date="2017-09-17T12:05:00Z">
                  <w:rPr>
                    <w:rFonts w:ascii="Cambria Math" w:hAnsi="Cambria Math"/>
                    <w:color w:val="000000" w:themeColor="text1"/>
                    <w:szCs w:val="24"/>
                  </w:rPr>
                </w:rPrChange>
              </w:rPr>
              <m:t>h</m:t>
            </m:r>
          </m:e>
          <m:sup>
            <m:r>
              <w:rPr>
                <w:rFonts w:ascii="Cambria Math" w:hAnsi="Cambria Math"/>
                <w:color w:val="0D0D0D" w:themeColor="text1" w:themeTint="F2"/>
                <w:sz w:val="22"/>
                <w:rPrChange w:id="7985" w:author="tao huang" w:date="2017-09-17T12:05:00Z">
                  <w:rPr>
                    <w:rFonts w:ascii="Cambria Math" w:hAnsi="Cambria Math"/>
                    <w:color w:val="000000" w:themeColor="text1"/>
                    <w:szCs w:val="24"/>
                  </w:rPr>
                </w:rPrChange>
              </w:rPr>
              <m:t>th</m:t>
            </m:r>
          </m:sup>
        </m:sSup>
      </m:oMath>
      <w:r w:rsidRPr="00A60A57">
        <w:rPr>
          <w:color w:val="0D0D0D" w:themeColor="text1" w:themeTint="F2"/>
          <w:sz w:val="22"/>
          <w:rPrChange w:id="7986" w:author="tao huang" w:date="2017-09-17T12:05:00Z">
            <w:rPr>
              <w:color w:val="000000" w:themeColor="text1"/>
              <w:szCs w:val="24"/>
            </w:rPr>
          </w:rPrChange>
        </w:rPr>
        <w:t xml:space="preserve"> actual value</w:t>
      </w:r>
      <w:r w:rsidR="00AC383C" w:rsidRPr="00A60A57">
        <w:rPr>
          <w:color w:val="0D0D0D" w:themeColor="text1" w:themeTint="F2"/>
          <w:sz w:val="22"/>
          <w:rPrChange w:id="7987" w:author="tao huang" w:date="2017-09-17T12:05:00Z">
            <w:rPr>
              <w:color w:val="000000" w:themeColor="text1"/>
              <w:szCs w:val="24"/>
            </w:rPr>
          </w:rPrChange>
        </w:rPr>
        <w:t xml:space="preserve"> and forecast value</w:t>
      </w:r>
      <w:r w:rsidRPr="00A60A57">
        <w:rPr>
          <w:color w:val="0D0D0D" w:themeColor="text1" w:themeTint="F2"/>
          <w:sz w:val="22"/>
          <w:rPrChange w:id="7988" w:author="tao huang" w:date="2017-09-17T12:05:00Z">
            <w:rPr>
              <w:color w:val="000000" w:themeColor="text1"/>
              <w:szCs w:val="24"/>
            </w:rPr>
          </w:rPrChange>
        </w:rPr>
        <w:t xml:space="preserve"> </w:t>
      </w:r>
      <w:r w:rsidR="00AC383C" w:rsidRPr="00A60A57">
        <w:rPr>
          <w:color w:val="0D0D0D" w:themeColor="text1" w:themeTint="F2"/>
          <w:sz w:val="22"/>
          <w:rPrChange w:id="7989" w:author="tao huang" w:date="2017-09-17T12:05:00Z">
            <w:rPr>
              <w:color w:val="000000" w:themeColor="text1"/>
              <w:szCs w:val="24"/>
            </w:rPr>
          </w:rPrChange>
        </w:rPr>
        <w:t>of</w:t>
      </w:r>
      <w:r w:rsidRPr="00A60A57">
        <w:rPr>
          <w:color w:val="0D0D0D" w:themeColor="text1" w:themeTint="F2"/>
          <w:sz w:val="22"/>
          <w:rPrChange w:id="7990" w:author="tao huang" w:date="2017-09-17T12:05:00Z">
            <w:rPr>
              <w:color w:val="000000" w:themeColor="text1"/>
              <w:szCs w:val="24"/>
            </w:rPr>
          </w:rPrChange>
        </w:rPr>
        <w:t xml:space="preserve"> the forecast period for data series </w:t>
      </w:r>
      <m:oMath>
        <m:r>
          <w:rPr>
            <w:rFonts w:ascii="Cambria Math" w:hAnsi="Cambria Math"/>
            <w:color w:val="0D0D0D" w:themeColor="text1" w:themeTint="F2"/>
            <w:sz w:val="22"/>
            <w:rPrChange w:id="7991" w:author="tao huang" w:date="2017-09-17T12:05:00Z">
              <w:rPr>
                <w:rFonts w:ascii="Cambria Math" w:hAnsi="Cambria Math"/>
                <w:color w:val="000000" w:themeColor="text1"/>
                <w:szCs w:val="24"/>
              </w:rPr>
            </w:rPrChange>
          </w:rPr>
          <m:t>s</m:t>
        </m:r>
      </m:oMath>
      <w:r w:rsidRPr="00A60A57">
        <w:rPr>
          <w:color w:val="0D0D0D" w:themeColor="text1" w:themeTint="F2"/>
          <w:sz w:val="22"/>
          <w:rPrChange w:id="7992" w:author="tao huang" w:date="2017-09-17T12:05:00Z">
            <w:rPr>
              <w:color w:val="000000" w:themeColor="text1"/>
              <w:szCs w:val="24"/>
            </w:rPr>
          </w:rPrChange>
        </w:rPr>
        <w:t xml:space="preserve"> based on the </w:t>
      </w:r>
      <m:oMath>
        <m:sSup>
          <m:sSupPr>
            <m:ctrlPr>
              <w:rPr>
                <w:rFonts w:ascii="Cambria Math" w:hAnsi="Cambria Math"/>
                <w:i/>
                <w:color w:val="0D0D0D" w:themeColor="text1" w:themeTint="F2"/>
                <w:sz w:val="22"/>
                <w:rPrChange w:id="7993" w:author="tao huang" w:date="2017-09-17T12:05:00Z">
                  <w:rPr>
                    <w:rFonts w:ascii="Cambria Math" w:hAnsi="Cambria Math"/>
                    <w:i/>
                    <w:color w:val="385623" w:themeColor="accent6" w:themeShade="80"/>
                    <w:sz w:val="22"/>
                  </w:rPr>
                </w:rPrChange>
              </w:rPr>
            </m:ctrlPr>
          </m:sSupPr>
          <m:e>
            <m:r>
              <w:rPr>
                <w:rFonts w:ascii="Cambria Math" w:hAnsi="Cambria Math"/>
                <w:color w:val="0D0D0D" w:themeColor="text1" w:themeTint="F2"/>
                <w:sz w:val="22"/>
                <w:rPrChange w:id="7994" w:author="tao huang" w:date="2017-09-17T12:05:00Z">
                  <w:rPr>
                    <w:rFonts w:ascii="Cambria Math" w:hAnsi="Cambria Math"/>
                    <w:color w:val="000000" w:themeColor="text1"/>
                    <w:szCs w:val="24"/>
                  </w:rPr>
                </w:rPrChange>
              </w:rPr>
              <m:t>k</m:t>
            </m:r>
          </m:e>
          <m:sup>
            <m:r>
              <w:rPr>
                <w:rFonts w:ascii="Cambria Math" w:hAnsi="Cambria Math"/>
                <w:color w:val="0D0D0D" w:themeColor="text1" w:themeTint="F2"/>
                <w:sz w:val="22"/>
                <w:rPrChange w:id="7995" w:author="tao huang" w:date="2017-09-17T12:05:00Z">
                  <w:rPr>
                    <w:rFonts w:ascii="Cambria Math" w:hAnsi="Cambria Math"/>
                    <w:color w:val="000000" w:themeColor="text1"/>
                    <w:szCs w:val="24"/>
                  </w:rPr>
                </w:rPrChange>
              </w:rPr>
              <m:t>th</m:t>
            </m:r>
          </m:sup>
        </m:sSup>
      </m:oMath>
      <w:r w:rsidR="008051D7" w:rsidRPr="00A60A57">
        <w:rPr>
          <w:color w:val="0D0D0D" w:themeColor="text1" w:themeTint="F2"/>
          <w:sz w:val="22"/>
          <w:rPrChange w:id="7996" w:author="tao huang" w:date="2017-09-17T12:05:00Z">
            <w:rPr>
              <w:color w:val="000000" w:themeColor="text1"/>
              <w:szCs w:val="24"/>
            </w:rPr>
          </w:rPrChange>
        </w:rPr>
        <w:t xml:space="preserve"> rolling event.</w:t>
      </w:r>
      <w:r w:rsidR="002552DA" w:rsidRPr="00A60A57">
        <w:rPr>
          <w:color w:val="0D0D0D" w:themeColor="text1" w:themeTint="F2"/>
          <w:sz w:val="22"/>
          <w:rPrChange w:id="7997" w:author="tao huang" w:date="2017-09-17T12:05:00Z">
            <w:rPr>
              <w:color w:val="000000" w:themeColor="text1"/>
              <w:szCs w:val="24"/>
            </w:rPr>
          </w:rPrChange>
        </w:rPr>
        <w:t xml:space="preserve"> </w:t>
      </w:r>
      <w:r w:rsidR="00F90863" w:rsidRPr="00A60A57">
        <w:rPr>
          <w:color w:val="0D0D0D" w:themeColor="text1" w:themeTint="F2"/>
          <w:sz w:val="22"/>
          <w:rPrChange w:id="7998" w:author="tao huang" w:date="2017-09-17T12:05:00Z">
            <w:rPr>
              <w:color w:val="000000" w:themeColor="text1"/>
              <w:szCs w:val="24"/>
            </w:rPr>
          </w:rPrChange>
        </w:rPr>
        <w:t>We add o</w:t>
      </w:r>
      <w:r w:rsidR="002552DA" w:rsidRPr="00A60A57">
        <w:rPr>
          <w:color w:val="0D0D0D" w:themeColor="text1" w:themeTint="F2"/>
          <w:sz w:val="22"/>
          <w:rPrChange w:id="7999" w:author="tao huang" w:date="2017-09-17T12:05:00Z">
            <w:rPr>
              <w:color w:val="000000" w:themeColor="text1"/>
              <w:szCs w:val="24"/>
            </w:rPr>
          </w:rPrChange>
        </w:rPr>
        <w:t xml:space="preserve">ne-half mean squared error to the </w:t>
      </w:r>
      <w:r w:rsidR="00076033" w:rsidRPr="00A60A57">
        <w:rPr>
          <w:color w:val="0D0D0D" w:themeColor="text1" w:themeTint="F2"/>
          <w:sz w:val="22"/>
          <w:rPrChange w:id="8000" w:author="tao huang" w:date="2017-09-17T12:05:00Z">
            <w:rPr>
              <w:color w:val="000000" w:themeColor="text1"/>
              <w:szCs w:val="24"/>
            </w:rPr>
          </w:rPrChange>
        </w:rPr>
        <w:t>final forecasts before</w:t>
      </w:r>
      <w:r w:rsidR="00F90863" w:rsidRPr="00A60A57">
        <w:rPr>
          <w:color w:val="0D0D0D" w:themeColor="text1" w:themeTint="F2"/>
          <w:sz w:val="22"/>
          <w:rPrChange w:id="8001" w:author="tao huang" w:date="2017-09-17T12:05:00Z">
            <w:rPr>
              <w:color w:val="000000" w:themeColor="text1"/>
              <w:szCs w:val="24"/>
            </w:rPr>
          </w:rPrChange>
        </w:rPr>
        <w:t xml:space="preserve"> we transform the log values to levels </w:t>
      </w:r>
      <w:r w:rsidR="002552DA" w:rsidRPr="00A60A57">
        <w:rPr>
          <w:color w:val="0D0D0D" w:themeColor="text1" w:themeTint="F2"/>
          <w:sz w:val="22"/>
          <w:rPrChange w:id="8002" w:author="tao huang" w:date="2017-09-17T12:05:00Z">
            <w:rPr>
              <w:color w:val="000000" w:themeColor="text1"/>
              <w:szCs w:val="24"/>
            </w:rPr>
          </w:rPrChange>
        </w:rPr>
        <w:t>(Cooper</w:t>
      </w:r>
      <w:r w:rsidR="00F90863" w:rsidRPr="00A60A57">
        <w:rPr>
          <w:color w:val="0D0D0D" w:themeColor="text1" w:themeTint="F2"/>
          <w:sz w:val="22"/>
          <w:rPrChange w:id="8003" w:author="tao huang" w:date="2017-09-17T12:05:00Z">
            <w:rPr>
              <w:color w:val="000000" w:themeColor="text1"/>
              <w:szCs w:val="24"/>
            </w:rPr>
          </w:rPrChange>
        </w:rPr>
        <w:t xml:space="preserve"> </w:t>
      </w:r>
      <w:r w:rsidR="002552DA" w:rsidRPr="00A60A57">
        <w:rPr>
          <w:color w:val="0D0D0D" w:themeColor="text1" w:themeTint="F2"/>
          <w:sz w:val="22"/>
          <w:rPrChange w:id="8004" w:author="tao huang" w:date="2017-09-17T12:05:00Z">
            <w:rPr>
              <w:color w:val="000000" w:themeColor="text1"/>
              <w:szCs w:val="24"/>
            </w:rPr>
          </w:rPrChange>
        </w:rPr>
        <w:t>et</w:t>
      </w:r>
      <w:r w:rsidR="00F90863" w:rsidRPr="00A60A57">
        <w:rPr>
          <w:color w:val="0D0D0D" w:themeColor="text1" w:themeTint="F2"/>
          <w:sz w:val="22"/>
          <w:rPrChange w:id="8005" w:author="tao huang" w:date="2017-09-17T12:05:00Z">
            <w:rPr>
              <w:color w:val="000000" w:themeColor="text1"/>
              <w:szCs w:val="24"/>
            </w:rPr>
          </w:rPrChange>
        </w:rPr>
        <w:t xml:space="preserve"> </w:t>
      </w:r>
      <w:r w:rsidR="002552DA" w:rsidRPr="00A60A57">
        <w:rPr>
          <w:color w:val="0D0D0D" w:themeColor="text1" w:themeTint="F2"/>
          <w:sz w:val="22"/>
          <w:rPrChange w:id="8006" w:author="tao huang" w:date="2017-09-17T12:05:00Z">
            <w:rPr>
              <w:color w:val="000000" w:themeColor="text1"/>
              <w:szCs w:val="24"/>
            </w:rPr>
          </w:rPrChange>
        </w:rPr>
        <w:t xml:space="preserve">al.,1999). We apply </w:t>
      </w:r>
      <w:r w:rsidR="008051D7" w:rsidRPr="00A60A57">
        <w:rPr>
          <w:color w:val="0D0D0D" w:themeColor="text1" w:themeTint="F2"/>
          <w:sz w:val="22"/>
          <w:rPrChange w:id="8007" w:author="tao huang" w:date="2017-09-17T12:05:00Z">
            <w:rPr>
              <w:color w:val="000000" w:themeColor="text1"/>
              <w:szCs w:val="24"/>
            </w:rPr>
          </w:rPrChange>
        </w:rPr>
        <w:t xml:space="preserve"> </w:t>
      </w:r>
      <m:oMath>
        <m:sSub>
          <m:sSubPr>
            <m:ctrlPr>
              <w:rPr>
                <w:rFonts w:ascii="Cambria Math" w:hAnsi="Cambria Math"/>
                <w:i/>
                <w:color w:val="0D0D0D" w:themeColor="text1" w:themeTint="F2"/>
                <w:sz w:val="22"/>
                <w:rPrChange w:id="8008" w:author="tao huang" w:date="2017-09-17T12:05:00Z">
                  <w:rPr>
                    <w:rFonts w:ascii="Cambria Math" w:hAnsi="Cambria Math"/>
                    <w:i/>
                    <w:color w:val="385623" w:themeColor="accent6" w:themeShade="80"/>
                    <w:sz w:val="22"/>
                  </w:rPr>
                </w:rPrChange>
              </w:rPr>
            </m:ctrlPr>
          </m:sSubPr>
          <m:e>
            <m:r>
              <w:rPr>
                <w:rFonts w:ascii="Cambria Math" w:hAnsi="Cambria Math"/>
                <w:color w:val="0D0D0D" w:themeColor="text1" w:themeTint="F2"/>
                <w:sz w:val="22"/>
                <w:rPrChange w:id="8009" w:author="tao huang" w:date="2017-09-17T12:05:00Z">
                  <w:rPr>
                    <w:rFonts w:ascii="Cambria Math" w:hAnsi="Cambria Math"/>
                    <w:color w:val="000000" w:themeColor="text1"/>
                    <w:szCs w:val="24"/>
                  </w:rPr>
                </w:rPrChange>
              </w:rPr>
              <m:t>T</m:t>
            </m:r>
          </m:e>
          <m:sub>
            <m:r>
              <w:rPr>
                <w:rFonts w:ascii="Cambria Math" w:hAnsi="Cambria Math"/>
                <w:color w:val="0D0D0D" w:themeColor="text1" w:themeTint="F2"/>
                <w:sz w:val="22"/>
                <w:rPrChange w:id="8010" w:author="tao huang" w:date="2017-09-17T12:05:00Z">
                  <w:rPr>
                    <w:rFonts w:ascii="Cambria Math" w:hAnsi="Cambria Math"/>
                    <w:color w:val="000000" w:themeColor="text1"/>
                    <w:szCs w:val="24"/>
                  </w:rPr>
                </w:rPrChange>
              </w:rPr>
              <m:t>0</m:t>
            </m:r>
          </m:sub>
        </m:sSub>
      </m:oMath>
      <w:r w:rsidR="00DF5EEF" w:rsidRPr="00A60A57">
        <w:rPr>
          <w:color w:val="0D0D0D" w:themeColor="text1" w:themeTint="F2"/>
          <w:sz w:val="22"/>
          <w:rPrChange w:id="8011" w:author="tao huang" w:date="2017-09-17T12:05:00Z">
            <w:rPr>
              <w:color w:val="000000" w:themeColor="text1"/>
              <w:szCs w:val="24"/>
            </w:rPr>
          </w:rPrChange>
        </w:rPr>
        <w:t xml:space="preserve"> is the total number of observations in the </w:t>
      </w:r>
      <w:r w:rsidR="00CC719D" w:rsidRPr="00A60A57">
        <w:rPr>
          <w:color w:val="0D0D0D" w:themeColor="text1" w:themeTint="F2"/>
          <w:sz w:val="22"/>
          <w:rPrChange w:id="8012" w:author="tao huang" w:date="2017-09-17T12:05:00Z">
            <w:rPr>
              <w:color w:val="000000" w:themeColor="text1"/>
              <w:szCs w:val="24"/>
            </w:rPr>
          </w:rPrChange>
        </w:rPr>
        <w:t xml:space="preserve">full </w:t>
      </w:r>
      <w:r w:rsidR="00DF5EEF" w:rsidRPr="00A60A57">
        <w:rPr>
          <w:color w:val="0D0D0D" w:themeColor="text1" w:themeTint="F2"/>
          <w:sz w:val="22"/>
          <w:rPrChange w:id="8013" w:author="tao huang" w:date="2017-09-17T12:05:00Z">
            <w:rPr>
              <w:color w:val="000000" w:themeColor="text1"/>
              <w:szCs w:val="24"/>
            </w:rPr>
          </w:rPrChange>
        </w:rPr>
        <w:t xml:space="preserve">estimation </w:t>
      </w:r>
      <w:r w:rsidR="00CC719D" w:rsidRPr="00A60A57">
        <w:rPr>
          <w:color w:val="0D0D0D" w:themeColor="text1" w:themeTint="F2"/>
          <w:sz w:val="22"/>
          <w:rPrChange w:id="8014" w:author="tao huang" w:date="2017-09-17T12:05:00Z">
            <w:rPr>
              <w:color w:val="000000" w:themeColor="text1"/>
              <w:szCs w:val="24"/>
            </w:rPr>
          </w:rPrChange>
        </w:rPr>
        <w:t>window</w:t>
      </w:r>
      <w:r w:rsidR="006C29C6" w:rsidRPr="00A60A57">
        <w:rPr>
          <w:color w:val="0D0D0D" w:themeColor="text1" w:themeTint="F2"/>
          <w:sz w:val="22"/>
          <w:rPrChange w:id="8015" w:author="tao huang" w:date="2017-09-17T12:05:00Z">
            <w:rPr>
              <w:color w:val="000000" w:themeColor="text1"/>
              <w:szCs w:val="24"/>
            </w:rPr>
          </w:rPrChange>
        </w:rPr>
        <w:t xml:space="preserve">. </w:t>
      </w:r>
      <m:oMath>
        <m:sSubSup>
          <m:sSubSupPr>
            <m:ctrlPr>
              <w:rPr>
                <w:rFonts w:ascii="Cambria Math" w:hAnsi="Cambria Math"/>
                <w:color w:val="0D0D0D" w:themeColor="text1" w:themeTint="F2"/>
                <w:sz w:val="22"/>
                <w:rPrChange w:id="8016" w:author="tao huang" w:date="2017-09-17T12:05:00Z">
                  <w:rPr>
                    <w:rFonts w:ascii="Cambria Math" w:hAnsi="Cambria Math"/>
                    <w:color w:val="385623" w:themeColor="accent6" w:themeShade="80"/>
                    <w:sz w:val="22"/>
                  </w:rPr>
                </w:rPrChange>
              </w:rPr>
            </m:ctrlPr>
          </m:sSubSupPr>
          <m:e>
            <m:r>
              <m:rPr>
                <m:sty m:val="p"/>
              </m:rPr>
              <w:rPr>
                <w:rFonts w:ascii="Cambria Math" w:hAnsi="Cambria Math"/>
                <w:color w:val="0D0D0D" w:themeColor="text1" w:themeTint="F2"/>
                <w:sz w:val="22"/>
                <w:rPrChange w:id="8017" w:author="tao huang" w:date="2017-09-17T12:05:00Z">
                  <w:rPr>
                    <w:rFonts w:ascii="Cambria Math" w:hAnsi="Cambria Math"/>
                    <w:color w:val="000000" w:themeColor="text1"/>
                    <w:szCs w:val="24"/>
                  </w:rPr>
                </w:rPrChange>
              </w:rPr>
              <m:t>MAE</m:t>
            </m:r>
          </m:e>
          <m:sub>
            <m:r>
              <w:rPr>
                <w:rFonts w:ascii="Cambria Math" w:hAnsi="Cambria Math"/>
                <w:color w:val="0D0D0D" w:themeColor="text1" w:themeTint="F2"/>
                <w:sz w:val="22"/>
                <w:rPrChange w:id="8018" w:author="tao huang" w:date="2017-09-17T12:05:00Z">
                  <w:rPr>
                    <w:rFonts w:ascii="Cambria Math" w:hAnsi="Cambria Math"/>
                    <w:color w:val="000000" w:themeColor="text1"/>
                    <w:szCs w:val="24"/>
                  </w:rPr>
                </w:rPrChange>
              </w:rPr>
              <m:t>s,H,k</m:t>
            </m:r>
          </m:sub>
          <m:sup>
            <m:r>
              <w:rPr>
                <w:rFonts w:ascii="Cambria Math" w:hAnsi="Cambria Math"/>
                <w:color w:val="0D0D0D" w:themeColor="text1" w:themeTint="F2"/>
                <w:sz w:val="22"/>
                <w:rPrChange w:id="8019" w:author="tao huang" w:date="2017-09-17T12:05:00Z">
                  <w:rPr>
                    <w:rFonts w:ascii="Cambria Math" w:hAnsi="Cambria Math"/>
                    <w:color w:val="000000" w:themeColor="text1"/>
                    <w:szCs w:val="24"/>
                  </w:rPr>
                </w:rPrChange>
              </w:rPr>
              <m:t>C</m:t>
            </m:r>
          </m:sup>
        </m:sSubSup>
      </m:oMath>
      <w:r w:rsidR="00933943" w:rsidRPr="00A60A57">
        <w:rPr>
          <w:color w:val="0D0D0D" w:themeColor="text1" w:themeTint="F2"/>
          <w:sz w:val="22"/>
          <w:rPrChange w:id="8020" w:author="tao huang" w:date="2017-09-17T12:05:00Z">
            <w:rPr>
              <w:color w:val="000000" w:themeColor="text1"/>
              <w:szCs w:val="24"/>
            </w:rPr>
          </w:rPrChange>
        </w:rPr>
        <w:t xml:space="preserve"> </w:t>
      </w:r>
      <w:r w:rsidR="0093711B" w:rsidRPr="00A60A57">
        <w:rPr>
          <w:color w:val="0D0D0D" w:themeColor="text1" w:themeTint="F2"/>
          <w:sz w:val="22"/>
          <w:rPrChange w:id="8021" w:author="tao huang" w:date="2017-09-17T12:05:00Z">
            <w:rPr>
              <w:color w:val="000000" w:themeColor="text1"/>
              <w:szCs w:val="24"/>
            </w:rPr>
          </w:rPrChange>
        </w:rPr>
        <w:t xml:space="preserve">and </w:t>
      </w:r>
      <m:oMath>
        <m:sSubSup>
          <m:sSubSupPr>
            <m:ctrlPr>
              <w:rPr>
                <w:rFonts w:ascii="Cambria Math" w:hAnsi="Cambria Math"/>
                <w:color w:val="0D0D0D" w:themeColor="text1" w:themeTint="F2"/>
                <w:sz w:val="22"/>
                <w:rPrChange w:id="8022" w:author="tao huang" w:date="2017-09-17T12:05:00Z">
                  <w:rPr>
                    <w:rFonts w:ascii="Cambria Math" w:hAnsi="Cambria Math"/>
                    <w:color w:val="385623" w:themeColor="accent6" w:themeShade="80"/>
                    <w:sz w:val="22"/>
                  </w:rPr>
                </w:rPrChange>
              </w:rPr>
            </m:ctrlPr>
          </m:sSubSupPr>
          <m:e>
            <m:r>
              <m:rPr>
                <m:sty m:val="p"/>
              </m:rPr>
              <w:rPr>
                <w:rFonts w:ascii="Cambria Math" w:hAnsi="Cambria Math"/>
                <w:color w:val="0D0D0D" w:themeColor="text1" w:themeTint="F2"/>
                <w:sz w:val="22"/>
                <w:rPrChange w:id="8023" w:author="tao huang" w:date="2017-09-17T12:05:00Z">
                  <w:rPr>
                    <w:rFonts w:ascii="Cambria Math" w:hAnsi="Cambria Math"/>
                    <w:color w:val="000000" w:themeColor="text1"/>
                    <w:szCs w:val="24"/>
                  </w:rPr>
                </w:rPrChange>
              </w:rPr>
              <m:t>MAE</m:t>
            </m:r>
          </m:e>
          <m:sub>
            <m:r>
              <w:rPr>
                <w:rFonts w:ascii="Cambria Math" w:hAnsi="Cambria Math"/>
                <w:color w:val="0D0D0D" w:themeColor="text1" w:themeTint="F2"/>
                <w:sz w:val="22"/>
                <w:rPrChange w:id="8024" w:author="tao huang" w:date="2017-09-17T12:05:00Z">
                  <w:rPr>
                    <w:rFonts w:ascii="Cambria Math" w:hAnsi="Cambria Math"/>
                    <w:color w:val="000000" w:themeColor="text1"/>
                    <w:szCs w:val="24"/>
                  </w:rPr>
                </w:rPrChange>
              </w:rPr>
              <m:t>s,H,k</m:t>
            </m:r>
          </m:sub>
          <m:sup>
            <m:r>
              <w:rPr>
                <w:rFonts w:ascii="Cambria Math" w:hAnsi="Cambria Math"/>
                <w:color w:val="0D0D0D" w:themeColor="text1" w:themeTint="F2"/>
                <w:sz w:val="22"/>
                <w:rPrChange w:id="8025" w:author="tao huang" w:date="2017-09-17T12:05:00Z">
                  <w:rPr>
                    <w:rFonts w:ascii="Cambria Math" w:hAnsi="Cambria Math"/>
                    <w:color w:val="000000" w:themeColor="text1"/>
                    <w:szCs w:val="24"/>
                  </w:rPr>
                </w:rPrChange>
              </w:rPr>
              <m:t>B</m:t>
            </m:r>
          </m:sup>
        </m:sSubSup>
      </m:oMath>
      <w:r w:rsidR="0093711B" w:rsidRPr="00A60A57">
        <w:rPr>
          <w:color w:val="0D0D0D" w:themeColor="text1" w:themeTint="F2"/>
          <w:sz w:val="22"/>
          <w:rPrChange w:id="8026" w:author="tao huang" w:date="2017-09-17T12:05:00Z">
            <w:rPr>
              <w:color w:val="000000" w:themeColor="text1"/>
              <w:szCs w:val="24"/>
            </w:rPr>
          </w:rPrChange>
        </w:rPr>
        <w:t>are</w:t>
      </w:r>
      <w:r w:rsidR="00933943" w:rsidRPr="00A60A57">
        <w:rPr>
          <w:color w:val="0D0D0D" w:themeColor="text1" w:themeTint="F2"/>
          <w:sz w:val="22"/>
          <w:rPrChange w:id="8027" w:author="tao huang" w:date="2017-09-17T12:05:00Z">
            <w:rPr>
              <w:color w:val="000000" w:themeColor="text1"/>
              <w:szCs w:val="24"/>
            </w:rPr>
          </w:rPrChange>
        </w:rPr>
        <w:t xml:space="preserve"> the Mean Absolute Error</w:t>
      </w:r>
      <w:r w:rsidR="0093711B" w:rsidRPr="00A60A57">
        <w:rPr>
          <w:color w:val="0D0D0D" w:themeColor="text1" w:themeTint="F2"/>
          <w:sz w:val="22"/>
          <w:rPrChange w:id="8028" w:author="tao huang" w:date="2017-09-17T12:05:00Z">
            <w:rPr>
              <w:color w:val="000000" w:themeColor="text1"/>
              <w:szCs w:val="24"/>
            </w:rPr>
          </w:rPrChange>
        </w:rPr>
        <w:t>s</w:t>
      </w:r>
      <w:r w:rsidR="00933943" w:rsidRPr="00A60A57">
        <w:rPr>
          <w:color w:val="0D0D0D" w:themeColor="text1" w:themeTint="F2"/>
          <w:sz w:val="22"/>
          <w:rPrChange w:id="8029" w:author="tao huang" w:date="2017-09-17T12:05:00Z">
            <w:rPr>
              <w:color w:val="000000" w:themeColor="text1"/>
              <w:szCs w:val="24"/>
            </w:rPr>
          </w:rPrChange>
        </w:rPr>
        <w:t xml:space="preserve"> for the candidate model </w:t>
      </w:r>
      <w:r w:rsidR="0093711B" w:rsidRPr="00A60A57">
        <w:rPr>
          <w:color w:val="0D0D0D" w:themeColor="text1" w:themeTint="F2"/>
          <w:sz w:val="22"/>
          <w:rPrChange w:id="8030" w:author="tao huang" w:date="2017-09-17T12:05:00Z">
            <w:rPr>
              <w:color w:val="000000" w:themeColor="text1"/>
              <w:szCs w:val="24"/>
            </w:rPr>
          </w:rPrChange>
        </w:rPr>
        <w:t xml:space="preserve">and the benchmark model </w:t>
      </w:r>
      <w:r w:rsidR="00933943" w:rsidRPr="00A60A57">
        <w:rPr>
          <w:color w:val="0D0D0D" w:themeColor="text1" w:themeTint="F2"/>
          <w:sz w:val="22"/>
          <w:rPrChange w:id="8031" w:author="tao huang" w:date="2017-09-17T12:05:00Z">
            <w:rPr>
              <w:color w:val="000000" w:themeColor="text1"/>
              <w:szCs w:val="24"/>
            </w:rPr>
          </w:rPrChange>
        </w:rPr>
        <w:t xml:space="preserve">for data series </w:t>
      </w:r>
      <w:r w:rsidR="00933943" w:rsidRPr="00A60A57">
        <w:rPr>
          <w:i/>
          <w:color w:val="0D0D0D" w:themeColor="text1" w:themeTint="F2"/>
          <w:sz w:val="22"/>
          <w:rPrChange w:id="8032" w:author="tao huang" w:date="2017-09-17T12:05:00Z">
            <w:rPr>
              <w:i/>
              <w:color w:val="000000" w:themeColor="text1"/>
              <w:szCs w:val="24"/>
            </w:rPr>
          </w:rPrChange>
        </w:rPr>
        <w:t>s</w:t>
      </w:r>
      <w:r w:rsidR="00933943" w:rsidRPr="00A60A57">
        <w:rPr>
          <w:color w:val="0D0D0D" w:themeColor="text1" w:themeTint="F2"/>
          <w:sz w:val="22"/>
          <w:rPrChange w:id="8033" w:author="tao huang" w:date="2017-09-17T12:05:00Z">
            <w:rPr>
              <w:color w:val="000000" w:themeColor="text1"/>
              <w:szCs w:val="24"/>
            </w:rPr>
          </w:rPrChange>
        </w:rPr>
        <w:t xml:space="preserve">, with forecast horizon of </w:t>
      </w:r>
      <w:r w:rsidR="00933943" w:rsidRPr="00A60A57">
        <w:rPr>
          <w:i/>
          <w:color w:val="0D0D0D" w:themeColor="text1" w:themeTint="F2"/>
          <w:sz w:val="22"/>
          <w:rPrChange w:id="8034" w:author="tao huang" w:date="2017-09-17T12:05:00Z">
            <w:rPr>
              <w:i/>
              <w:color w:val="000000" w:themeColor="text1"/>
              <w:szCs w:val="24"/>
            </w:rPr>
          </w:rPrChange>
        </w:rPr>
        <w:t>H</w:t>
      </w:r>
      <w:r w:rsidR="00933943" w:rsidRPr="00A60A57">
        <w:rPr>
          <w:color w:val="0D0D0D" w:themeColor="text1" w:themeTint="F2"/>
          <w:sz w:val="22"/>
          <w:rPrChange w:id="8035" w:author="tao huang" w:date="2017-09-17T12:05:00Z">
            <w:rPr>
              <w:color w:val="000000" w:themeColor="text1"/>
              <w:szCs w:val="24"/>
            </w:rPr>
          </w:rPrChange>
        </w:rPr>
        <w:t xml:space="preserve">, for the </w:t>
      </w:r>
      <m:oMath>
        <m:sSup>
          <m:sSupPr>
            <m:ctrlPr>
              <w:rPr>
                <w:rFonts w:ascii="Cambria Math" w:hAnsi="Cambria Math"/>
                <w:i/>
                <w:color w:val="0D0D0D" w:themeColor="text1" w:themeTint="F2"/>
                <w:sz w:val="22"/>
                <w:rPrChange w:id="8036" w:author="tao huang" w:date="2017-09-17T12:05:00Z">
                  <w:rPr>
                    <w:rFonts w:ascii="Cambria Math" w:hAnsi="Cambria Math"/>
                    <w:i/>
                    <w:color w:val="385623" w:themeColor="accent6" w:themeShade="80"/>
                    <w:sz w:val="22"/>
                  </w:rPr>
                </w:rPrChange>
              </w:rPr>
            </m:ctrlPr>
          </m:sSupPr>
          <m:e>
            <m:r>
              <w:rPr>
                <w:rFonts w:ascii="Cambria Math" w:hAnsi="Cambria Math"/>
                <w:color w:val="0D0D0D" w:themeColor="text1" w:themeTint="F2"/>
                <w:sz w:val="22"/>
                <w:rPrChange w:id="8037" w:author="tao huang" w:date="2017-09-17T12:05:00Z">
                  <w:rPr>
                    <w:rFonts w:ascii="Cambria Math" w:hAnsi="Cambria Math"/>
                    <w:color w:val="000000" w:themeColor="text1"/>
                    <w:szCs w:val="24"/>
                  </w:rPr>
                </w:rPrChange>
              </w:rPr>
              <m:t>k</m:t>
            </m:r>
          </m:e>
          <m:sup>
            <m:r>
              <w:rPr>
                <w:rFonts w:ascii="Cambria Math" w:hAnsi="Cambria Math"/>
                <w:color w:val="0D0D0D" w:themeColor="text1" w:themeTint="F2"/>
                <w:sz w:val="22"/>
                <w:rPrChange w:id="8038" w:author="tao huang" w:date="2017-09-17T12:05:00Z">
                  <w:rPr>
                    <w:rFonts w:ascii="Cambria Math" w:hAnsi="Cambria Math"/>
                    <w:color w:val="000000" w:themeColor="text1"/>
                    <w:szCs w:val="24"/>
                  </w:rPr>
                </w:rPrChange>
              </w:rPr>
              <m:t>th</m:t>
            </m:r>
          </m:sup>
        </m:sSup>
      </m:oMath>
      <w:r w:rsidR="00933943" w:rsidRPr="00A60A57">
        <w:rPr>
          <w:color w:val="0D0D0D" w:themeColor="text1" w:themeTint="F2"/>
          <w:sz w:val="22"/>
          <w:rPrChange w:id="8039" w:author="tao huang" w:date="2017-09-17T12:05:00Z">
            <w:rPr>
              <w:color w:val="000000" w:themeColor="text1"/>
              <w:szCs w:val="24"/>
            </w:rPr>
          </w:rPrChange>
        </w:rPr>
        <w:t xml:space="preserve"> rolling event.  </w:t>
      </w:r>
      <w:r w:rsidR="00DB2076" w:rsidRPr="00A60A57">
        <w:rPr>
          <w:color w:val="0D0D0D" w:themeColor="text1" w:themeTint="F2"/>
          <w:sz w:val="22"/>
          <w:rPrChange w:id="8040" w:author="tao huang" w:date="2017-09-17T12:05:00Z">
            <w:rPr>
              <w:color w:val="000000" w:themeColor="text1"/>
              <w:szCs w:val="24"/>
            </w:rPr>
          </w:rPrChange>
        </w:rPr>
        <w:t xml:space="preserve"> </w:t>
      </w:r>
      <w:r w:rsidR="00275230" w:rsidRPr="00A60A57">
        <w:rPr>
          <w:color w:val="0D0D0D" w:themeColor="text1" w:themeTint="F2"/>
          <w:sz w:val="22"/>
          <w:rPrChange w:id="8041" w:author="tao huang" w:date="2017-09-17T12:05:00Z">
            <w:rPr>
              <w:color w:val="000000" w:themeColor="text1"/>
              <w:szCs w:val="24"/>
            </w:rPr>
          </w:rPrChange>
        </w:rPr>
        <w:t xml:space="preserve"> </w:t>
      </w:r>
      <w:r w:rsidR="002E41A2" w:rsidRPr="00A60A57">
        <w:rPr>
          <w:color w:val="0D0D0D" w:themeColor="text1" w:themeTint="F2"/>
          <w:sz w:val="22"/>
          <w:rPrChange w:id="8042" w:author="tao huang" w:date="2017-09-17T12:05:00Z">
            <w:rPr>
              <w:color w:val="000000" w:themeColor="text1"/>
              <w:szCs w:val="24"/>
            </w:rPr>
          </w:rPrChange>
        </w:rPr>
        <w:t xml:space="preserve"> </w:t>
      </w:r>
      <w:r w:rsidR="00AC383C" w:rsidRPr="00A60A57">
        <w:rPr>
          <w:color w:val="0D0D0D" w:themeColor="text1" w:themeTint="F2"/>
          <w:sz w:val="22"/>
          <w:rPrChange w:id="8043" w:author="tao huang" w:date="2017-09-17T12:05:00Z">
            <w:rPr>
              <w:color w:val="000000" w:themeColor="text1"/>
              <w:szCs w:val="24"/>
            </w:rPr>
          </w:rPrChange>
        </w:rPr>
        <w:t xml:space="preserve"> </w:t>
      </w:r>
    </w:p>
    <w:p w14:paraId="68F12FA4" w14:textId="77777777" w:rsidR="00937835" w:rsidRPr="00A60A57" w:rsidRDefault="00937835">
      <w:pPr>
        <w:pStyle w:val="ListParagraph"/>
        <w:spacing w:after="0" w:line="360" w:lineRule="auto"/>
        <w:ind w:left="0"/>
        <w:jc w:val="both"/>
        <w:rPr>
          <w:rFonts w:cs="Times New Roman"/>
          <w:color w:val="0D0D0D" w:themeColor="text1" w:themeTint="F2"/>
          <w:sz w:val="22"/>
          <w:rPrChange w:id="8044" w:author="tao huang" w:date="2017-09-17T12:05:00Z">
            <w:rPr>
              <w:rFonts w:cs="Times New Roman"/>
              <w:color w:val="000000" w:themeColor="text1"/>
              <w:szCs w:val="24"/>
            </w:rPr>
          </w:rPrChange>
        </w:rPr>
      </w:pPr>
    </w:p>
    <w:p w14:paraId="07BD9AF2" w14:textId="6AF78673" w:rsidR="003A1752" w:rsidRPr="00A60A57" w:rsidRDefault="00F55089">
      <w:pPr>
        <w:pStyle w:val="ListParagraph"/>
        <w:numPr>
          <w:ilvl w:val="0"/>
          <w:numId w:val="45"/>
        </w:numPr>
        <w:spacing w:after="0" w:line="360" w:lineRule="auto"/>
        <w:rPr>
          <w:rFonts w:cs="Times New Roman"/>
          <w:b/>
          <w:color w:val="0D0D0D" w:themeColor="text1" w:themeTint="F2"/>
          <w:sz w:val="22"/>
          <w:rPrChange w:id="8045" w:author="tao huang" w:date="2017-09-17T12:05:00Z">
            <w:rPr>
              <w:rFonts w:cs="Times New Roman"/>
              <w:b/>
              <w:color w:val="000000" w:themeColor="text1"/>
              <w:szCs w:val="24"/>
            </w:rPr>
          </w:rPrChange>
        </w:rPr>
        <w:pPrChange w:id="8046" w:author="tao huang" w:date="2017-09-16T13:05:00Z">
          <w:pPr>
            <w:pStyle w:val="ListParagraph"/>
            <w:numPr>
              <w:numId w:val="39"/>
            </w:numPr>
            <w:spacing w:after="0" w:line="360" w:lineRule="auto"/>
            <w:ind w:hanging="360"/>
          </w:pPr>
        </w:pPrChange>
      </w:pPr>
      <w:r w:rsidRPr="00A60A57">
        <w:rPr>
          <w:rFonts w:cs="Times New Roman"/>
          <w:b/>
          <w:color w:val="0D0D0D" w:themeColor="text1" w:themeTint="F2"/>
          <w:sz w:val="22"/>
          <w:rPrChange w:id="8047" w:author="tao huang" w:date="2017-09-17T12:05:00Z">
            <w:rPr>
              <w:rFonts w:cs="Times New Roman"/>
              <w:b/>
              <w:color w:val="000000" w:themeColor="text1"/>
              <w:szCs w:val="24"/>
            </w:rPr>
          </w:rPrChange>
        </w:rPr>
        <w:t>Results</w:t>
      </w:r>
      <w:r w:rsidR="00C13665" w:rsidRPr="00A60A57">
        <w:rPr>
          <w:rFonts w:cs="Times New Roman"/>
          <w:b/>
          <w:color w:val="0D0D0D" w:themeColor="text1" w:themeTint="F2"/>
          <w:sz w:val="22"/>
          <w:rPrChange w:id="8048" w:author="tao huang" w:date="2017-09-17T12:05:00Z">
            <w:rPr>
              <w:rFonts w:cs="Times New Roman"/>
              <w:b/>
              <w:color w:val="000000" w:themeColor="text1"/>
              <w:szCs w:val="24"/>
            </w:rPr>
          </w:rPrChange>
        </w:rPr>
        <w:t xml:space="preserve"> and discussion</w:t>
      </w:r>
    </w:p>
    <w:p w14:paraId="0FEDECC4" w14:textId="77777777" w:rsidR="00170671" w:rsidRPr="00A60A57" w:rsidRDefault="00170671">
      <w:pPr>
        <w:spacing w:after="0" w:line="360" w:lineRule="auto"/>
        <w:rPr>
          <w:rFonts w:cs="Times New Roman"/>
          <w:color w:val="0D0D0D" w:themeColor="text1" w:themeTint="F2"/>
          <w:sz w:val="22"/>
          <w:rPrChange w:id="8049" w:author="tao huang" w:date="2017-09-17T12:05:00Z">
            <w:rPr>
              <w:rFonts w:cs="Times New Roman"/>
              <w:color w:val="000000" w:themeColor="text1"/>
              <w:szCs w:val="24"/>
            </w:rPr>
          </w:rPrChange>
        </w:rPr>
      </w:pPr>
    </w:p>
    <w:p w14:paraId="35A0CD2E" w14:textId="0A8E83CB" w:rsidR="008274D2" w:rsidRPr="00A60A57" w:rsidDel="00CA6014" w:rsidRDefault="00E834F1">
      <w:pPr>
        <w:spacing w:after="0" w:line="360" w:lineRule="auto"/>
        <w:rPr>
          <w:del w:id="8050" w:author="tao huang" w:date="2017-09-16T12:53:00Z"/>
          <w:rFonts w:cs="Times New Roman"/>
          <w:color w:val="0D0D0D" w:themeColor="text1" w:themeTint="F2"/>
          <w:sz w:val="22"/>
          <w:rPrChange w:id="8051" w:author="tao huang" w:date="2017-09-17T12:05:00Z">
            <w:rPr>
              <w:del w:id="8052" w:author="tao huang" w:date="2017-09-16T12:53:00Z"/>
              <w:rFonts w:cs="Times New Roman"/>
              <w:color w:val="000000" w:themeColor="text1"/>
              <w:sz w:val="22"/>
            </w:rPr>
          </w:rPrChange>
        </w:rPr>
      </w:pPr>
      <w:ins w:id="8053" w:author="tao huang" w:date="2017-09-17T11:51:00Z">
        <w:r w:rsidRPr="00A60A57">
          <w:rPr>
            <w:rFonts w:cs="Times New Roman"/>
            <w:color w:val="0D0D0D" w:themeColor="text1" w:themeTint="F2"/>
            <w:sz w:val="22"/>
            <w:rPrChange w:id="8054" w:author="tao huang" w:date="2017-09-17T12:05:00Z">
              <w:rPr>
                <w:rFonts w:cs="Times New Roman"/>
                <w:color w:val="385623" w:themeColor="accent6" w:themeShade="80"/>
                <w:sz w:val="22"/>
              </w:rPr>
            </w:rPrChange>
          </w:rPr>
          <w:lastRenderedPageBreak/>
          <w:t xml:space="preserve">In Table 2, </w:t>
        </w:r>
      </w:ins>
      <w:del w:id="8055" w:author="tao huang" w:date="2017-09-16T16:28:00Z">
        <w:r w:rsidR="003F10F3" w:rsidRPr="00A60A57" w:rsidDel="00945B4E">
          <w:rPr>
            <w:rFonts w:cs="Times New Roman"/>
            <w:color w:val="0D0D0D" w:themeColor="text1" w:themeTint="F2"/>
            <w:sz w:val="22"/>
            <w:rPrChange w:id="8056" w:author="tao huang" w:date="2017-09-17T12:05:00Z">
              <w:rPr>
                <w:rFonts w:cs="Times New Roman"/>
                <w:color w:val="000000" w:themeColor="text1"/>
                <w:szCs w:val="24"/>
              </w:rPr>
            </w:rPrChange>
          </w:rPr>
          <w:delText xml:space="preserve">Table </w:delText>
        </w:r>
        <w:r w:rsidR="00594475" w:rsidRPr="00A60A57" w:rsidDel="00945B4E">
          <w:rPr>
            <w:rFonts w:cs="Times New Roman"/>
            <w:color w:val="0D0D0D" w:themeColor="text1" w:themeTint="F2"/>
            <w:sz w:val="22"/>
            <w:rPrChange w:id="8057" w:author="tao huang" w:date="2017-09-17T12:05:00Z">
              <w:rPr>
                <w:rFonts w:cs="Times New Roman"/>
                <w:color w:val="000000" w:themeColor="text1"/>
                <w:szCs w:val="24"/>
              </w:rPr>
            </w:rPrChange>
          </w:rPr>
          <w:delText>3</w:delText>
        </w:r>
        <w:r w:rsidR="003F10F3" w:rsidRPr="00A60A57" w:rsidDel="00945B4E">
          <w:rPr>
            <w:rFonts w:cs="Times New Roman"/>
            <w:color w:val="0D0D0D" w:themeColor="text1" w:themeTint="F2"/>
            <w:sz w:val="22"/>
            <w:rPrChange w:id="8058" w:author="tao huang" w:date="2017-09-17T12:05:00Z">
              <w:rPr>
                <w:rFonts w:cs="Times New Roman"/>
                <w:color w:val="000000" w:themeColor="text1"/>
                <w:szCs w:val="24"/>
              </w:rPr>
            </w:rPrChange>
          </w:rPr>
          <w:delText xml:space="preserve"> </w:delText>
        </w:r>
        <w:r w:rsidR="00276583" w:rsidRPr="00A60A57" w:rsidDel="00945B4E">
          <w:rPr>
            <w:rFonts w:cs="Times New Roman"/>
            <w:color w:val="0D0D0D" w:themeColor="text1" w:themeTint="F2"/>
            <w:sz w:val="22"/>
            <w:rPrChange w:id="8059" w:author="tao huang" w:date="2017-09-17T12:05:00Z">
              <w:rPr>
                <w:rFonts w:cs="Times New Roman"/>
                <w:color w:val="000000" w:themeColor="text1"/>
                <w:szCs w:val="24"/>
              </w:rPr>
            </w:rPrChange>
          </w:rPr>
          <w:delText>shows</w:delText>
        </w:r>
      </w:del>
      <w:ins w:id="8060" w:author="tao huang" w:date="2017-09-17T11:51:00Z">
        <w:r w:rsidRPr="00A60A57">
          <w:rPr>
            <w:rFonts w:cs="Times New Roman"/>
            <w:color w:val="0D0D0D" w:themeColor="text1" w:themeTint="F2"/>
            <w:sz w:val="22"/>
            <w:rPrChange w:id="8061" w:author="tao huang" w:date="2017-09-17T12:05:00Z">
              <w:rPr>
                <w:rFonts w:cs="Times New Roman"/>
                <w:color w:val="385623" w:themeColor="accent6" w:themeShade="80"/>
                <w:sz w:val="22"/>
              </w:rPr>
            </w:rPrChange>
          </w:rPr>
          <w:t>we</w:t>
        </w:r>
      </w:ins>
      <w:ins w:id="8062" w:author="tao huang" w:date="2017-09-16T16:28:00Z">
        <w:r w:rsidR="00945B4E" w:rsidRPr="00A60A57">
          <w:rPr>
            <w:rFonts w:cs="Times New Roman"/>
            <w:color w:val="0D0D0D" w:themeColor="text1" w:themeTint="F2"/>
            <w:sz w:val="22"/>
            <w:rPrChange w:id="8063" w:author="tao huang" w:date="2017-09-17T12:05:00Z">
              <w:rPr>
                <w:rFonts w:cs="Times New Roman"/>
                <w:color w:val="000000" w:themeColor="text1"/>
                <w:sz w:val="22"/>
              </w:rPr>
            </w:rPrChange>
          </w:rPr>
          <w:t xml:space="preserve"> summarize</w:t>
        </w:r>
      </w:ins>
      <w:r w:rsidR="00276583" w:rsidRPr="00A60A57">
        <w:rPr>
          <w:rFonts w:cs="Times New Roman"/>
          <w:color w:val="0D0D0D" w:themeColor="text1" w:themeTint="F2"/>
          <w:sz w:val="22"/>
          <w:rPrChange w:id="8064" w:author="tao huang" w:date="2017-09-17T12:05:00Z">
            <w:rPr>
              <w:rFonts w:cs="Times New Roman"/>
              <w:color w:val="000000" w:themeColor="text1"/>
              <w:szCs w:val="24"/>
            </w:rPr>
          </w:rPrChange>
        </w:rPr>
        <w:t xml:space="preserve"> the </w:t>
      </w:r>
      <w:r w:rsidR="00BD3818" w:rsidRPr="00A60A57">
        <w:rPr>
          <w:rFonts w:cs="Times New Roman"/>
          <w:color w:val="0D0D0D" w:themeColor="text1" w:themeTint="F2"/>
          <w:sz w:val="22"/>
          <w:rPrChange w:id="8065" w:author="tao huang" w:date="2017-09-17T12:05:00Z">
            <w:rPr>
              <w:rFonts w:cs="Times New Roman"/>
              <w:color w:val="000000" w:themeColor="text1"/>
              <w:szCs w:val="24"/>
            </w:rPr>
          </w:rPrChange>
        </w:rPr>
        <w:t xml:space="preserve">forecasting performance of </w:t>
      </w:r>
      <w:r w:rsidR="00CE6F57" w:rsidRPr="00A60A57">
        <w:rPr>
          <w:rFonts w:cs="Times New Roman"/>
          <w:color w:val="0D0D0D" w:themeColor="text1" w:themeTint="F2"/>
          <w:sz w:val="22"/>
          <w:rPrChange w:id="8066" w:author="tao huang" w:date="2017-09-17T12:05:00Z">
            <w:rPr>
              <w:rFonts w:cs="Times New Roman"/>
              <w:color w:val="000000" w:themeColor="text1"/>
              <w:szCs w:val="24"/>
            </w:rPr>
          </w:rPrChange>
        </w:rPr>
        <w:t xml:space="preserve">the </w:t>
      </w:r>
      <w:r w:rsidR="00A244B6" w:rsidRPr="00A60A57">
        <w:rPr>
          <w:rFonts w:cs="Times New Roman"/>
          <w:color w:val="0D0D0D" w:themeColor="text1" w:themeTint="F2"/>
          <w:sz w:val="22"/>
          <w:rPrChange w:id="8067" w:author="tao huang" w:date="2017-09-17T12:05:00Z">
            <w:rPr>
              <w:rFonts w:cs="Times New Roman"/>
              <w:color w:val="000000" w:themeColor="text1"/>
              <w:szCs w:val="24"/>
            </w:rPr>
          </w:rPrChange>
        </w:rPr>
        <w:t>models</w:t>
      </w:r>
      <w:r w:rsidR="009B4815" w:rsidRPr="00A60A57">
        <w:rPr>
          <w:rFonts w:cs="Times New Roman"/>
          <w:color w:val="0D0D0D" w:themeColor="text1" w:themeTint="F2"/>
          <w:sz w:val="22"/>
          <w:rPrChange w:id="8068" w:author="tao huang" w:date="2017-09-17T12:05:00Z">
            <w:rPr>
              <w:rFonts w:cs="Times New Roman"/>
              <w:color w:val="000000" w:themeColor="text1"/>
              <w:szCs w:val="24"/>
            </w:rPr>
          </w:rPrChange>
        </w:rPr>
        <w:t xml:space="preserve"> </w:t>
      </w:r>
      <w:r w:rsidR="006D6C86" w:rsidRPr="00A60A57">
        <w:rPr>
          <w:rFonts w:cs="Times New Roman"/>
          <w:color w:val="0D0D0D" w:themeColor="text1" w:themeTint="F2"/>
          <w:sz w:val="22"/>
          <w:rPrChange w:id="8069" w:author="tao huang" w:date="2017-09-17T12:05:00Z">
            <w:rPr>
              <w:rFonts w:cs="Times New Roman"/>
              <w:color w:val="000000" w:themeColor="text1"/>
              <w:szCs w:val="24"/>
            </w:rPr>
          </w:rPrChange>
        </w:rPr>
        <w:t xml:space="preserve">across the </w:t>
      </w:r>
      <w:r w:rsidR="00B44479" w:rsidRPr="00A60A57">
        <w:rPr>
          <w:rFonts w:cs="Times New Roman"/>
          <w:color w:val="0D0D0D" w:themeColor="text1" w:themeTint="F2"/>
          <w:sz w:val="22"/>
          <w:rPrChange w:id="8070" w:author="tao huang" w:date="2017-09-17T12:05:00Z">
            <w:rPr>
              <w:rFonts w:cs="Times New Roman"/>
              <w:color w:val="000000" w:themeColor="text1"/>
              <w:szCs w:val="24"/>
            </w:rPr>
          </w:rPrChange>
        </w:rPr>
        <w:t xml:space="preserve">28 </w:t>
      </w:r>
      <w:r w:rsidR="006D6C86" w:rsidRPr="00A60A57">
        <w:rPr>
          <w:rFonts w:cs="Times New Roman"/>
          <w:color w:val="0D0D0D" w:themeColor="text1" w:themeTint="F2"/>
          <w:sz w:val="22"/>
          <w:rPrChange w:id="8071" w:author="tao huang" w:date="2017-09-17T12:05:00Z">
            <w:rPr>
              <w:rFonts w:cs="Times New Roman"/>
              <w:color w:val="000000" w:themeColor="text1"/>
              <w:szCs w:val="24"/>
            </w:rPr>
          </w:rPrChange>
        </w:rPr>
        <w:t>product categories</w:t>
      </w:r>
      <w:ins w:id="8072" w:author="tao huang" w:date="2017-09-17T11:51:00Z">
        <w:r w:rsidRPr="00A60A57">
          <w:rPr>
            <w:rFonts w:cs="Times New Roman"/>
            <w:color w:val="0D0D0D" w:themeColor="text1" w:themeTint="F2"/>
            <w:sz w:val="22"/>
            <w:rPrChange w:id="8073" w:author="tao huang" w:date="2017-09-17T12:05:00Z">
              <w:rPr>
                <w:rFonts w:cs="Times New Roman"/>
                <w:color w:val="385623" w:themeColor="accent6" w:themeShade="80"/>
                <w:sz w:val="22"/>
              </w:rPr>
            </w:rPrChange>
          </w:rPr>
          <w:t>. In Table 3, w</w:t>
        </w:r>
      </w:ins>
      <w:ins w:id="8074" w:author="tao huang" w:date="2017-09-16T16:28:00Z">
        <w:r w:rsidR="00945B4E" w:rsidRPr="00A60A57">
          <w:rPr>
            <w:rFonts w:cs="Times New Roman"/>
            <w:color w:val="0D0D0D" w:themeColor="text1" w:themeTint="F2"/>
            <w:sz w:val="22"/>
            <w:rPrChange w:id="8075" w:author="tao huang" w:date="2017-09-17T12:05:00Z">
              <w:rPr>
                <w:rFonts w:cs="Times New Roman"/>
                <w:color w:val="000000" w:themeColor="text1"/>
                <w:sz w:val="22"/>
              </w:rPr>
            </w:rPrChange>
          </w:rPr>
          <w:t xml:space="preserve">e also show </w:t>
        </w:r>
      </w:ins>
      <w:del w:id="8076" w:author="tao huang" w:date="2017-09-16T16:28:00Z">
        <w:r w:rsidR="00761FC9" w:rsidRPr="00A60A57" w:rsidDel="00945B4E">
          <w:rPr>
            <w:rFonts w:cs="Times New Roman"/>
            <w:color w:val="0D0D0D" w:themeColor="text1" w:themeTint="F2"/>
            <w:sz w:val="22"/>
            <w:rPrChange w:id="8077" w:author="tao huang" w:date="2017-09-17T12:05:00Z">
              <w:rPr>
                <w:rFonts w:cs="Times New Roman"/>
                <w:color w:val="000000" w:themeColor="text1"/>
                <w:szCs w:val="24"/>
              </w:rPr>
            </w:rPrChange>
          </w:rPr>
          <w:delText xml:space="preserve">. </w:delText>
        </w:r>
        <w:r w:rsidR="00B44479" w:rsidRPr="00A60A57" w:rsidDel="00945B4E">
          <w:rPr>
            <w:rFonts w:cs="Times New Roman"/>
            <w:color w:val="0D0D0D" w:themeColor="text1" w:themeTint="F2"/>
            <w:sz w:val="22"/>
            <w:rPrChange w:id="8078" w:author="tao huang" w:date="2017-09-17T12:05:00Z">
              <w:rPr>
                <w:rFonts w:cs="Times New Roman"/>
                <w:color w:val="000000" w:themeColor="text1"/>
                <w:szCs w:val="24"/>
              </w:rPr>
            </w:rPrChange>
          </w:rPr>
          <w:delText xml:space="preserve">Table 4 shows </w:delText>
        </w:r>
      </w:del>
      <w:r w:rsidR="00B44479" w:rsidRPr="00A60A57">
        <w:rPr>
          <w:rFonts w:cs="Times New Roman"/>
          <w:color w:val="0D0D0D" w:themeColor="text1" w:themeTint="F2"/>
          <w:sz w:val="22"/>
          <w:rPrChange w:id="8079" w:author="tao huang" w:date="2017-09-17T12:05:00Z">
            <w:rPr>
              <w:rFonts w:cs="Times New Roman"/>
              <w:color w:val="000000" w:themeColor="text1"/>
              <w:szCs w:val="24"/>
            </w:rPr>
          </w:rPrChange>
        </w:rPr>
        <w:t xml:space="preserve">the p-values of the </w:t>
      </w:r>
      <w:r w:rsidR="00B44479" w:rsidRPr="00A60A57">
        <w:rPr>
          <w:rFonts w:eastAsia="DengXian" w:cs="Times New Roman"/>
          <w:color w:val="0D0D0D" w:themeColor="text1" w:themeTint="F2"/>
          <w:sz w:val="22"/>
          <w:rPrChange w:id="8080" w:author="tao huang" w:date="2017-09-17T12:05:00Z">
            <w:rPr>
              <w:rFonts w:eastAsia="DengXian" w:cs="Times New Roman"/>
              <w:color w:val="000000" w:themeColor="text1"/>
              <w:szCs w:val="24"/>
            </w:rPr>
          </w:rPrChange>
        </w:rPr>
        <w:t>Wilcoxon Sign Rank (</w:t>
      </w:r>
      <w:commentRangeStart w:id="8081"/>
      <w:commentRangeStart w:id="8082"/>
      <w:r w:rsidR="00B44479" w:rsidRPr="00A60A57">
        <w:rPr>
          <w:rFonts w:eastAsia="DengXian" w:cs="Times New Roman"/>
          <w:color w:val="0D0D0D" w:themeColor="text1" w:themeTint="F2"/>
          <w:sz w:val="22"/>
          <w:rPrChange w:id="8083" w:author="tao huang" w:date="2017-09-17T12:05:00Z">
            <w:rPr>
              <w:rFonts w:eastAsia="DengXian" w:cs="Times New Roman"/>
              <w:color w:val="000000" w:themeColor="text1"/>
              <w:szCs w:val="24"/>
            </w:rPr>
          </w:rPrChange>
        </w:rPr>
        <w:t>WSR</w:t>
      </w:r>
      <w:commentRangeEnd w:id="8081"/>
      <w:r w:rsidR="000764D5" w:rsidRPr="00A60A57">
        <w:rPr>
          <w:rStyle w:val="CommentReference"/>
          <w:color w:val="0D0D0D" w:themeColor="text1" w:themeTint="F2"/>
          <w:sz w:val="22"/>
          <w:szCs w:val="22"/>
          <w:rPrChange w:id="8084" w:author="tao huang" w:date="2017-09-17T12:05:00Z">
            <w:rPr>
              <w:rStyle w:val="CommentReference"/>
            </w:rPr>
          </w:rPrChange>
        </w:rPr>
        <w:commentReference w:id="8081"/>
      </w:r>
      <w:commentRangeEnd w:id="8082"/>
      <w:r w:rsidR="004C7165" w:rsidRPr="00A60A57">
        <w:rPr>
          <w:rStyle w:val="CommentReference"/>
          <w:color w:val="0D0D0D" w:themeColor="text1" w:themeTint="F2"/>
          <w:rPrChange w:id="8085" w:author="tao huang" w:date="2017-09-17T12:05:00Z">
            <w:rPr>
              <w:rStyle w:val="CommentReference"/>
            </w:rPr>
          </w:rPrChange>
        </w:rPr>
        <w:commentReference w:id="8082"/>
      </w:r>
      <w:r w:rsidR="00B44479" w:rsidRPr="00A60A57">
        <w:rPr>
          <w:rFonts w:eastAsia="DengXian" w:cs="Times New Roman"/>
          <w:color w:val="0D0D0D" w:themeColor="text1" w:themeTint="F2"/>
          <w:sz w:val="22"/>
          <w:rPrChange w:id="8086" w:author="tao huang" w:date="2017-09-17T12:05:00Z">
            <w:rPr>
              <w:rFonts w:eastAsia="DengXian" w:cs="Times New Roman"/>
              <w:color w:val="000000" w:themeColor="text1"/>
              <w:szCs w:val="24"/>
            </w:rPr>
          </w:rPrChange>
        </w:rPr>
        <w:t xml:space="preserve">) test for the statistical </w:t>
      </w:r>
      <w:commentRangeStart w:id="8087"/>
      <w:commentRangeStart w:id="8088"/>
      <w:r w:rsidR="00B44479" w:rsidRPr="00A60A57">
        <w:rPr>
          <w:rFonts w:eastAsia="DengXian" w:cs="Times New Roman"/>
          <w:color w:val="0D0D0D" w:themeColor="text1" w:themeTint="F2"/>
          <w:sz w:val="22"/>
          <w:rPrChange w:id="8089" w:author="tao huang" w:date="2017-09-17T12:05:00Z">
            <w:rPr>
              <w:rFonts w:eastAsia="DengXian" w:cs="Times New Roman"/>
              <w:color w:val="000000" w:themeColor="text1"/>
              <w:szCs w:val="24"/>
            </w:rPr>
          </w:rPrChange>
        </w:rPr>
        <w:t>significance</w:t>
      </w:r>
      <w:commentRangeEnd w:id="8087"/>
      <w:r w:rsidR="000764D5" w:rsidRPr="00A60A57">
        <w:rPr>
          <w:rStyle w:val="CommentReference"/>
          <w:color w:val="0D0D0D" w:themeColor="text1" w:themeTint="F2"/>
          <w:sz w:val="22"/>
          <w:szCs w:val="22"/>
          <w:rPrChange w:id="8090" w:author="tao huang" w:date="2017-09-17T12:05:00Z">
            <w:rPr>
              <w:rStyle w:val="CommentReference"/>
            </w:rPr>
          </w:rPrChange>
        </w:rPr>
        <w:commentReference w:id="8087"/>
      </w:r>
      <w:commentRangeEnd w:id="8088"/>
      <w:r w:rsidR="004C7165" w:rsidRPr="00A60A57">
        <w:rPr>
          <w:rStyle w:val="CommentReference"/>
          <w:color w:val="0D0D0D" w:themeColor="text1" w:themeTint="F2"/>
          <w:rPrChange w:id="8091" w:author="tao huang" w:date="2017-09-17T12:05:00Z">
            <w:rPr>
              <w:rStyle w:val="CommentReference"/>
            </w:rPr>
          </w:rPrChange>
        </w:rPr>
        <w:commentReference w:id="8088"/>
      </w:r>
      <w:ins w:id="8092" w:author="黄韬" w:date="2017-09-11T16:37:00Z">
        <w:r w:rsidR="001E7B2C" w:rsidRPr="00A60A57">
          <w:rPr>
            <w:rFonts w:eastAsia="DengXian" w:cs="Times New Roman"/>
            <w:color w:val="0D0D0D" w:themeColor="text1" w:themeTint="F2"/>
            <w:sz w:val="22"/>
            <w:rPrChange w:id="8093" w:author="tao huang" w:date="2017-09-17T12:05:00Z">
              <w:rPr>
                <w:rFonts w:eastAsia="DengXian" w:cs="Times New Roman"/>
                <w:color w:val="000000" w:themeColor="text1"/>
                <w:szCs w:val="24"/>
              </w:rPr>
            </w:rPrChange>
          </w:rPr>
          <w:t xml:space="preserve"> of the difference between the models’ forecasting performance</w:t>
        </w:r>
      </w:ins>
      <w:r w:rsidR="00B44479" w:rsidRPr="00A60A57">
        <w:rPr>
          <w:rFonts w:eastAsia="DengXian" w:cs="Times New Roman"/>
          <w:color w:val="0D0D0D" w:themeColor="text1" w:themeTint="F2"/>
          <w:sz w:val="22"/>
          <w:rPrChange w:id="8094" w:author="tao huang" w:date="2017-09-17T12:05:00Z">
            <w:rPr>
              <w:rFonts w:eastAsia="DengXian" w:cs="Times New Roman"/>
              <w:color w:val="000000" w:themeColor="text1"/>
              <w:szCs w:val="24"/>
            </w:rPr>
          </w:rPrChange>
        </w:rPr>
        <w:t>.</w:t>
      </w:r>
      <w:ins w:id="8095" w:author="tao huang" w:date="2017-09-16T16:28:00Z">
        <w:r w:rsidR="00945B4E" w:rsidRPr="00A60A57">
          <w:rPr>
            <w:rFonts w:eastAsia="DengXian" w:cs="Times New Roman"/>
            <w:color w:val="0D0D0D" w:themeColor="text1" w:themeTint="F2"/>
            <w:sz w:val="22"/>
            <w:rPrChange w:id="8096" w:author="tao huang" w:date="2017-09-17T12:05:00Z">
              <w:rPr>
                <w:rFonts w:eastAsia="DengXian" w:cs="Times New Roman"/>
                <w:color w:val="000000" w:themeColor="text1"/>
                <w:sz w:val="22"/>
              </w:rPr>
            </w:rPrChange>
          </w:rPr>
          <w:t xml:space="preserve"> </w:t>
        </w:r>
      </w:ins>
      <w:del w:id="8097" w:author="tao huang" w:date="2017-09-16T16:28:00Z">
        <w:r w:rsidR="00B44479" w:rsidRPr="00A60A57" w:rsidDel="00945B4E">
          <w:rPr>
            <w:rFonts w:eastAsia="DengXian" w:cs="Times New Roman"/>
            <w:color w:val="0D0D0D" w:themeColor="text1" w:themeTint="F2"/>
            <w:sz w:val="22"/>
            <w:rPrChange w:id="8098" w:author="tao huang" w:date="2017-09-17T12:05:00Z">
              <w:rPr>
                <w:rFonts w:eastAsia="DengXian" w:cs="Times New Roman"/>
                <w:color w:val="000000" w:themeColor="text1"/>
                <w:szCs w:val="24"/>
              </w:rPr>
            </w:rPrChange>
          </w:rPr>
          <w:delText xml:space="preserve"> </w:delText>
        </w:r>
      </w:del>
      <w:ins w:id="8099" w:author="Soopramanien, Didier" w:date="2017-09-08T20:47:00Z">
        <w:del w:id="8100" w:author="tao huang" w:date="2017-09-16T16:28:00Z">
          <w:r w:rsidR="000764D5" w:rsidRPr="00A60A57" w:rsidDel="00945B4E">
            <w:rPr>
              <w:rFonts w:eastAsia="DengXian" w:cs="Times New Roman"/>
              <w:color w:val="0D0D0D" w:themeColor="text1" w:themeTint="F2"/>
              <w:sz w:val="22"/>
              <w:rPrChange w:id="8101" w:author="tao huang" w:date="2017-09-17T12:05:00Z">
                <w:rPr>
                  <w:rFonts w:eastAsia="DengXian" w:cs="Times New Roman"/>
                  <w:color w:val="000000" w:themeColor="text1"/>
                  <w:szCs w:val="24"/>
                </w:rPr>
              </w:rPrChange>
            </w:rPr>
            <w:delText xml:space="preserve"> </w:delText>
          </w:r>
        </w:del>
      </w:ins>
      <w:ins w:id="8102" w:author="黄韬" w:date="2017-09-11T16:36:00Z">
        <w:r w:rsidR="001E7B2C" w:rsidRPr="00A60A57">
          <w:rPr>
            <w:rFonts w:eastAsia="DengXian" w:cs="Times New Roman"/>
            <w:color w:val="0D0D0D" w:themeColor="text1" w:themeTint="F2"/>
            <w:sz w:val="22"/>
            <w:rPrChange w:id="8103" w:author="tao huang" w:date="2017-09-17T12:05:00Z">
              <w:rPr>
                <w:rFonts w:eastAsia="DengXian" w:cs="Times New Roman"/>
                <w:color w:val="000000" w:themeColor="text1"/>
                <w:szCs w:val="24"/>
              </w:rPr>
            </w:rPrChange>
          </w:rPr>
          <w:t xml:space="preserve">The </w:t>
        </w:r>
      </w:ins>
      <w:ins w:id="8104" w:author="tao huang" w:date="2017-09-16T16:28:00Z">
        <w:r w:rsidR="00945B4E" w:rsidRPr="00A60A57">
          <w:rPr>
            <w:rFonts w:eastAsia="DengXian" w:cs="Times New Roman"/>
            <w:color w:val="0D0D0D" w:themeColor="text1" w:themeTint="F2"/>
            <w:sz w:val="22"/>
            <w:rPrChange w:id="8105" w:author="tao huang" w:date="2017-09-17T12:05:00Z">
              <w:rPr>
                <w:rFonts w:eastAsia="DengXian" w:cs="Times New Roman"/>
                <w:color w:val="000000" w:themeColor="text1"/>
                <w:sz w:val="22"/>
              </w:rPr>
            </w:rPrChange>
          </w:rPr>
          <w:t xml:space="preserve">WSR </w:t>
        </w:r>
      </w:ins>
      <w:ins w:id="8106" w:author="黄韬" w:date="2017-09-11T16:36:00Z">
        <w:r w:rsidR="001E7B2C" w:rsidRPr="00A60A57">
          <w:rPr>
            <w:rFonts w:eastAsia="DengXian" w:cs="Times New Roman"/>
            <w:color w:val="0D0D0D" w:themeColor="text1" w:themeTint="F2"/>
            <w:sz w:val="22"/>
            <w:rPrChange w:id="8107" w:author="tao huang" w:date="2017-09-17T12:05:00Z">
              <w:rPr>
                <w:rFonts w:eastAsia="DengXian" w:cs="Times New Roman"/>
                <w:color w:val="000000" w:themeColor="text1"/>
                <w:szCs w:val="24"/>
              </w:rPr>
            </w:rPrChange>
          </w:rPr>
          <w:t>test is the non-parametric version of the traditional t</w:t>
        </w:r>
      </w:ins>
      <w:ins w:id="8108" w:author="黄韬" w:date="2017-09-11T16:37:00Z">
        <w:r w:rsidR="001E7B2C" w:rsidRPr="00A60A57">
          <w:rPr>
            <w:rFonts w:eastAsia="DengXian" w:cs="Times New Roman"/>
            <w:color w:val="0D0D0D" w:themeColor="text1" w:themeTint="F2"/>
            <w:sz w:val="22"/>
            <w:rPrChange w:id="8109" w:author="tao huang" w:date="2017-09-17T12:05:00Z">
              <w:rPr>
                <w:rFonts w:eastAsia="DengXian" w:cs="Times New Roman"/>
                <w:color w:val="000000" w:themeColor="text1"/>
                <w:szCs w:val="24"/>
              </w:rPr>
            </w:rPrChange>
          </w:rPr>
          <w:t>-test</w:t>
        </w:r>
      </w:ins>
      <w:ins w:id="8110" w:author="黄韬" w:date="2017-09-11T16:38:00Z">
        <w:r w:rsidR="001E7B2C" w:rsidRPr="00A60A57">
          <w:rPr>
            <w:rFonts w:eastAsia="DengXian" w:cs="Times New Roman"/>
            <w:color w:val="0D0D0D" w:themeColor="text1" w:themeTint="F2"/>
            <w:sz w:val="22"/>
            <w:rPrChange w:id="8111" w:author="tao huang" w:date="2017-09-17T12:05:00Z">
              <w:rPr>
                <w:rFonts w:eastAsia="DengXian" w:cs="Times New Roman"/>
                <w:color w:val="000000" w:themeColor="text1"/>
                <w:szCs w:val="24"/>
              </w:rPr>
            </w:rPrChange>
          </w:rPr>
          <w:t xml:space="preserve"> and does not assume </w:t>
        </w:r>
      </w:ins>
      <w:ins w:id="8112" w:author="黄韬" w:date="2017-09-11T16:39:00Z">
        <w:r w:rsidR="001E7B2C" w:rsidRPr="00A60A57">
          <w:rPr>
            <w:rFonts w:eastAsia="DengXian" w:cs="Times New Roman"/>
            <w:color w:val="0D0D0D" w:themeColor="text1" w:themeTint="F2"/>
            <w:sz w:val="22"/>
            <w:rPrChange w:id="8113" w:author="tao huang" w:date="2017-09-17T12:05:00Z">
              <w:rPr>
                <w:rFonts w:eastAsia="DengXian" w:cs="Times New Roman"/>
                <w:color w:val="000000" w:themeColor="text1"/>
                <w:szCs w:val="24"/>
              </w:rPr>
            </w:rPrChange>
          </w:rPr>
          <w:t>the difference is normally distributed</w:t>
        </w:r>
      </w:ins>
      <w:ins w:id="8114" w:author="黄韬" w:date="2017-09-11T16:37:00Z">
        <w:r w:rsidR="001E7B2C" w:rsidRPr="00A60A57">
          <w:rPr>
            <w:rFonts w:eastAsia="DengXian" w:cs="Times New Roman"/>
            <w:color w:val="0D0D0D" w:themeColor="text1" w:themeTint="F2"/>
            <w:sz w:val="22"/>
            <w:rPrChange w:id="8115" w:author="tao huang" w:date="2017-09-17T12:05:00Z">
              <w:rPr>
                <w:rFonts w:eastAsia="DengXian" w:cs="Times New Roman"/>
                <w:color w:val="000000" w:themeColor="text1"/>
                <w:szCs w:val="24"/>
              </w:rPr>
            </w:rPrChange>
          </w:rPr>
          <w:t xml:space="preserve">. </w:t>
        </w:r>
      </w:ins>
      <w:ins w:id="8116" w:author="Soopramanien, Didier" w:date="2017-09-08T20:47:00Z">
        <w:r w:rsidR="000764D5" w:rsidRPr="00A60A57">
          <w:rPr>
            <w:rFonts w:eastAsia="DengXian" w:cs="Times New Roman"/>
            <w:color w:val="0D0D0D" w:themeColor="text1" w:themeTint="F2"/>
            <w:sz w:val="22"/>
            <w:rPrChange w:id="8117" w:author="tao huang" w:date="2017-09-17T12:05:00Z">
              <w:rPr>
                <w:rFonts w:eastAsia="DengXian" w:cs="Times New Roman"/>
                <w:color w:val="000000" w:themeColor="text1"/>
                <w:szCs w:val="24"/>
              </w:rPr>
            </w:rPrChange>
          </w:rPr>
          <w:t xml:space="preserve">We </w:t>
        </w:r>
      </w:ins>
      <w:ins w:id="8118" w:author="Soopramanien, Didier" w:date="2017-09-08T20:48:00Z">
        <w:r w:rsidR="000764D5" w:rsidRPr="00A60A57">
          <w:rPr>
            <w:rFonts w:eastAsia="DengXian" w:cs="Times New Roman"/>
            <w:color w:val="0D0D0D" w:themeColor="text1" w:themeTint="F2"/>
            <w:sz w:val="22"/>
            <w:rPrChange w:id="8119" w:author="tao huang" w:date="2017-09-17T12:05:00Z">
              <w:rPr>
                <w:rFonts w:eastAsia="DengXian" w:cs="Times New Roman"/>
                <w:color w:val="000000" w:themeColor="text1"/>
                <w:szCs w:val="24"/>
              </w:rPr>
            </w:rPrChange>
          </w:rPr>
          <w:t>find the following from the</w:t>
        </w:r>
      </w:ins>
      <w:ins w:id="8120" w:author="Soopramanien, Didier" w:date="2017-09-08T20:47:00Z">
        <w:r w:rsidR="000764D5" w:rsidRPr="00A60A57">
          <w:rPr>
            <w:rFonts w:eastAsia="DengXian" w:cs="Times New Roman"/>
            <w:color w:val="0D0D0D" w:themeColor="text1" w:themeTint="F2"/>
            <w:sz w:val="22"/>
            <w:rPrChange w:id="8121" w:author="tao huang" w:date="2017-09-17T12:05:00Z">
              <w:rPr>
                <w:rFonts w:eastAsia="DengXian" w:cs="Times New Roman"/>
                <w:color w:val="000000" w:themeColor="text1"/>
                <w:szCs w:val="24"/>
              </w:rPr>
            </w:rPrChange>
          </w:rPr>
          <w:t xml:space="preserve"> analysis of the comparisons</w:t>
        </w:r>
      </w:ins>
      <w:ins w:id="8122" w:author="Soopramanien, Didier" w:date="2017-09-08T20:48:00Z">
        <w:r w:rsidR="00BD2905" w:rsidRPr="00A60A57">
          <w:rPr>
            <w:rFonts w:eastAsia="DengXian" w:cs="Times New Roman"/>
            <w:color w:val="0D0D0D" w:themeColor="text1" w:themeTint="F2"/>
            <w:sz w:val="22"/>
            <w:rPrChange w:id="8123" w:author="tao huang" w:date="2017-09-17T12:05:00Z">
              <w:rPr>
                <w:rFonts w:eastAsia="DengXian" w:cs="Times New Roman"/>
                <w:color w:val="000000" w:themeColor="text1"/>
                <w:szCs w:val="24"/>
              </w:rPr>
            </w:rPrChange>
          </w:rPr>
          <w:t xml:space="preserve"> of forecasts from the different models: </w:t>
        </w:r>
      </w:ins>
      <w:del w:id="8124" w:author="Soopramanien, Didier" w:date="2017-09-08T20:47:00Z">
        <w:r w:rsidR="00964B9B" w:rsidRPr="00A60A57" w:rsidDel="000764D5">
          <w:rPr>
            <w:rFonts w:eastAsia="DengXian" w:cs="Times New Roman"/>
            <w:color w:val="0D0D0D" w:themeColor="text1" w:themeTint="F2"/>
            <w:sz w:val="22"/>
            <w:rPrChange w:id="8125" w:author="tao huang" w:date="2017-09-17T12:05:00Z">
              <w:rPr>
                <w:rFonts w:eastAsia="DengXian" w:cs="Times New Roman"/>
                <w:color w:val="000000" w:themeColor="text1"/>
                <w:szCs w:val="24"/>
              </w:rPr>
            </w:rPrChange>
          </w:rPr>
          <w:delText xml:space="preserve">The results have the following indications: </w:delText>
        </w:r>
      </w:del>
      <w:ins w:id="8126" w:author="Soopramanien, Didier" w:date="2017-09-08T20:49:00Z">
        <w:r w:rsidR="00BD2905" w:rsidRPr="00A60A57">
          <w:rPr>
            <w:rFonts w:eastAsia="DengXian" w:cs="Times New Roman"/>
            <w:color w:val="0D0D0D" w:themeColor="text1" w:themeTint="F2"/>
            <w:sz w:val="22"/>
            <w:rPrChange w:id="8127" w:author="tao huang" w:date="2017-09-17T12:05:00Z">
              <w:rPr>
                <w:rFonts w:eastAsia="DengXian" w:cs="Times New Roman"/>
                <w:color w:val="000000" w:themeColor="text1"/>
                <w:szCs w:val="24"/>
              </w:rPr>
            </w:rPrChange>
          </w:rPr>
          <w:t>(i</w:t>
        </w:r>
      </w:ins>
      <w:del w:id="8128" w:author="Soopramanien, Didier" w:date="2017-09-08T20:49:00Z">
        <w:r w:rsidR="00BD3818" w:rsidRPr="00A60A57" w:rsidDel="00BD2905">
          <w:rPr>
            <w:rFonts w:eastAsia="DengXian" w:cs="Times New Roman"/>
            <w:color w:val="0D0D0D" w:themeColor="text1" w:themeTint="F2"/>
            <w:sz w:val="22"/>
            <w:rPrChange w:id="8129" w:author="tao huang" w:date="2017-09-17T12:05:00Z">
              <w:rPr>
                <w:rFonts w:eastAsia="DengXian" w:cs="Times New Roman"/>
                <w:color w:val="000000" w:themeColor="text1"/>
                <w:szCs w:val="24"/>
              </w:rPr>
            </w:rPrChange>
          </w:rPr>
          <w:delText>1</w:delText>
        </w:r>
      </w:del>
      <w:r w:rsidR="00BD3818" w:rsidRPr="00A60A57">
        <w:rPr>
          <w:rFonts w:eastAsia="DengXian" w:cs="Times New Roman"/>
          <w:color w:val="0D0D0D" w:themeColor="text1" w:themeTint="F2"/>
          <w:sz w:val="22"/>
          <w:rPrChange w:id="8130" w:author="tao huang" w:date="2017-09-17T12:05:00Z">
            <w:rPr>
              <w:rFonts w:eastAsia="DengXian" w:cs="Times New Roman"/>
              <w:color w:val="000000" w:themeColor="text1"/>
              <w:szCs w:val="24"/>
            </w:rPr>
          </w:rPrChange>
        </w:rPr>
        <w:t>) t</w:t>
      </w:r>
      <w:r w:rsidR="00514B3C" w:rsidRPr="00A60A57">
        <w:rPr>
          <w:rFonts w:cs="Times New Roman"/>
          <w:color w:val="0D0D0D" w:themeColor="text1" w:themeTint="F2"/>
          <w:sz w:val="22"/>
          <w:rPrChange w:id="8131" w:author="tao huang" w:date="2017-09-17T12:05:00Z">
            <w:rPr>
              <w:rFonts w:cs="Times New Roman"/>
              <w:color w:val="000000" w:themeColor="text1"/>
              <w:szCs w:val="24"/>
            </w:rPr>
          </w:rPrChange>
        </w:rPr>
        <w:t xml:space="preserve">he </w:t>
      </w:r>
      <w:r w:rsidR="0018359B" w:rsidRPr="00A60A57">
        <w:rPr>
          <w:rFonts w:cs="Times New Roman"/>
          <w:color w:val="0D0D0D" w:themeColor="text1" w:themeTint="F2"/>
          <w:sz w:val="22"/>
          <w:rPrChange w:id="8132" w:author="tao huang" w:date="2017-09-17T12:05:00Z">
            <w:rPr>
              <w:rFonts w:cs="Times New Roman"/>
              <w:color w:val="000000" w:themeColor="text1"/>
              <w:szCs w:val="24"/>
            </w:rPr>
          </w:rPrChange>
        </w:rPr>
        <w:t>B</w:t>
      </w:r>
      <w:r w:rsidR="00D9545B" w:rsidRPr="00A60A57">
        <w:rPr>
          <w:rFonts w:cs="Times New Roman"/>
          <w:color w:val="0D0D0D" w:themeColor="text1" w:themeTint="F2"/>
          <w:sz w:val="22"/>
          <w:rPrChange w:id="8133" w:author="tao huang" w:date="2017-09-17T12:05:00Z">
            <w:rPr>
              <w:rFonts w:cs="Times New Roman"/>
              <w:color w:val="000000" w:themeColor="text1"/>
              <w:szCs w:val="24"/>
            </w:rPr>
          </w:rPrChange>
        </w:rPr>
        <w:t>ase-lift</w:t>
      </w:r>
      <w:r w:rsidR="00514B3C" w:rsidRPr="00A60A57">
        <w:rPr>
          <w:rFonts w:cs="Times New Roman"/>
          <w:color w:val="0D0D0D" w:themeColor="text1" w:themeTint="F2"/>
          <w:sz w:val="22"/>
          <w:rPrChange w:id="8134" w:author="tao huang" w:date="2017-09-17T12:05:00Z">
            <w:rPr>
              <w:rFonts w:cs="Times New Roman"/>
              <w:color w:val="000000" w:themeColor="text1"/>
              <w:szCs w:val="24"/>
            </w:rPr>
          </w:rPrChange>
        </w:rPr>
        <w:t xml:space="preserve"> </w:t>
      </w:r>
      <w:r w:rsidR="001C12D0" w:rsidRPr="00A60A57">
        <w:rPr>
          <w:rFonts w:cs="Times New Roman"/>
          <w:color w:val="0D0D0D" w:themeColor="text1" w:themeTint="F2"/>
          <w:sz w:val="22"/>
          <w:rPrChange w:id="8135" w:author="tao huang" w:date="2017-09-17T12:05:00Z">
            <w:rPr>
              <w:rFonts w:cs="Times New Roman"/>
              <w:color w:val="000000" w:themeColor="text1"/>
              <w:szCs w:val="24"/>
            </w:rPr>
          </w:rPrChange>
        </w:rPr>
        <w:t>model</w:t>
      </w:r>
      <w:r w:rsidR="00514B3C" w:rsidRPr="00A60A57">
        <w:rPr>
          <w:rFonts w:cs="Times New Roman"/>
          <w:color w:val="0D0D0D" w:themeColor="text1" w:themeTint="F2"/>
          <w:sz w:val="22"/>
          <w:rPrChange w:id="8136" w:author="tao huang" w:date="2017-09-17T12:05:00Z">
            <w:rPr>
              <w:rFonts w:cs="Times New Roman"/>
              <w:color w:val="000000" w:themeColor="text1"/>
              <w:szCs w:val="24"/>
            </w:rPr>
          </w:rPrChange>
        </w:rPr>
        <w:t xml:space="preserve"> </w:t>
      </w:r>
      <w:r w:rsidR="00D5304F" w:rsidRPr="00A60A57">
        <w:rPr>
          <w:rFonts w:cs="Times New Roman"/>
          <w:noProof/>
          <w:color w:val="0D0D0D" w:themeColor="text1" w:themeTint="F2"/>
          <w:sz w:val="22"/>
          <w:rPrChange w:id="8137" w:author="tao huang" w:date="2017-09-17T12:05:00Z">
            <w:rPr>
              <w:rFonts w:cs="Times New Roman"/>
              <w:noProof/>
              <w:color w:val="000000" w:themeColor="text1"/>
              <w:szCs w:val="24"/>
            </w:rPr>
          </w:rPrChange>
        </w:rPr>
        <w:t>generate</w:t>
      </w:r>
      <w:r w:rsidR="003C0313" w:rsidRPr="00A60A57">
        <w:rPr>
          <w:rFonts w:cs="Times New Roman"/>
          <w:noProof/>
          <w:color w:val="0D0D0D" w:themeColor="text1" w:themeTint="F2"/>
          <w:sz w:val="22"/>
          <w:rPrChange w:id="8138" w:author="tao huang" w:date="2017-09-17T12:05:00Z">
            <w:rPr>
              <w:rFonts w:cs="Times New Roman"/>
              <w:noProof/>
              <w:color w:val="000000" w:themeColor="text1"/>
              <w:szCs w:val="24"/>
            </w:rPr>
          </w:rPrChange>
        </w:rPr>
        <w:t>s</w:t>
      </w:r>
      <w:r w:rsidR="00D5304F" w:rsidRPr="00A60A57">
        <w:rPr>
          <w:rFonts w:cs="Times New Roman"/>
          <w:color w:val="0D0D0D" w:themeColor="text1" w:themeTint="F2"/>
          <w:sz w:val="22"/>
          <w:rPrChange w:id="8139" w:author="tao huang" w:date="2017-09-17T12:05:00Z">
            <w:rPr>
              <w:rFonts w:cs="Times New Roman"/>
              <w:color w:val="000000" w:themeColor="text1"/>
              <w:szCs w:val="24"/>
            </w:rPr>
          </w:rPrChange>
        </w:rPr>
        <w:t xml:space="preserve"> the least accurate forecasts</w:t>
      </w:r>
      <w:r w:rsidR="001C12D0" w:rsidRPr="00A60A57">
        <w:rPr>
          <w:rFonts w:cs="Times New Roman"/>
          <w:color w:val="0D0D0D" w:themeColor="text1" w:themeTint="F2"/>
          <w:sz w:val="22"/>
          <w:rPrChange w:id="8140" w:author="tao huang" w:date="2017-09-17T12:05:00Z">
            <w:rPr>
              <w:rFonts w:cs="Times New Roman"/>
              <w:color w:val="000000" w:themeColor="text1"/>
              <w:szCs w:val="24"/>
            </w:rPr>
          </w:rPrChange>
        </w:rPr>
        <w:t>.</w:t>
      </w:r>
      <w:r w:rsidR="00964B9B" w:rsidRPr="00A60A57">
        <w:rPr>
          <w:rFonts w:cs="Times New Roman"/>
          <w:color w:val="0D0D0D" w:themeColor="text1" w:themeTint="F2"/>
          <w:sz w:val="22"/>
          <w:rPrChange w:id="8141" w:author="tao huang" w:date="2017-09-17T12:05:00Z">
            <w:rPr>
              <w:rFonts w:cs="Times New Roman"/>
              <w:color w:val="000000" w:themeColor="text1"/>
              <w:szCs w:val="24"/>
            </w:rPr>
          </w:rPrChange>
        </w:rPr>
        <w:t xml:space="preserve"> </w:t>
      </w:r>
      <w:ins w:id="8142" w:author="Soopramanien, Didier" w:date="2017-09-08T20:49:00Z">
        <w:r w:rsidR="00BD2905" w:rsidRPr="00A60A57">
          <w:rPr>
            <w:rFonts w:cs="Times New Roman"/>
            <w:color w:val="0D0D0D" w:themeColor="text1" w:themeTint="F2"/>
            <w:sz w:val="22"/>
            <w:rPrChange w:id="8143" w:author="tao huang" w:date="2017-09-17T12:05:00Z">
              <w:rPr>
                <w:rFonts w:cs="Times New Roman"/>
                <w:color w:val="000000" w:themeColor="text1"/>
                <w:szCs w:val="24"/>
              </w:rPr>
            </w:rPrChange>
          </w:rPr>
          <w:t>(ii</w:t>
        </w:r>
      </w:ins>
      <w:del w:id="8144" w:author="Soopramanien, Didier" w:date="2017-09-08T20:49:00Z">
        <w:r w:rsidR="00BD3818" w:rsidRPr="00A60A57" w:rsidDel="00BD2905">
          <w:rPr>
            <w:rFonts w:cs="Times New Roman"/>
            <w:color w:val="0D0D0D" w:themeColor="text1" w:themeTint="F2"/>
            <w:sz w:val="22"/>
            <w:rPrChange w:id="8145" w:author="tao huang" w:date="2017-09-17T12:05:00Z">
              <w:rPr>
                <w:rFonts w:cs="Times New Roman"/>
                <w:color w:val="000000" w:themeColor="text1"/>
                <w:szCs w:val="24"/>
              </w:rPr>
            </w:rPrChange>
          </w:rPr>
          <w:delText>2</w:delText>
        </w:r>
      </w:del>
      <w:r w:rsidR="00BD3818" w:rsidRPr="00A60A57">
        <w:rPr>
          <w:rFonts w:cs="Times New Roman"/>
          <w:color w:val="0D0D0D" w:themeColor="text1" w:themeTint="F2"/>
          <w:sz w:val="22"/>
          <w:rPrChange w:id="8146" w:author="tao huang" w:date="2017-09-17T12:05:00Z">
            <w:rPr>
              <w:rFonts w:cs="Times New Roman"/>
              <w:color w:val="000000" w:themeColor="text1"/>
              <w:szCs w:val="24"/>
            </w:rPr>
          </w:rPrChange>
        </w:rPr>
        <w:t xml:space="preserve">) </w:t>
      </w:r>
      <w:r w:rsidR="00A244B6" w:rsidRPr="00A60A57">
        <w:rPr>
          <w:rFonts w:cs="Times New Roman"/>
          <w:color w:val="0D0D0D" w:themeColor="text1" w:themeTint="F2"/>
          <w:sz w:val="22"/>
          <w:rPrChange w:id="8147" w:author="tao huang" w:date="2017-09-17T12:05:00Z">
            <w:rPr>
              <w:rFonts w:cs="Times New Roman"/>
              <w:color w:val="000000" w:themeColor="text1"/>
              <w:szCs w:val="24"/>
            </w:rPr>
          </w:rPrChange>
        </w:rPr>
        <w:t>The ADL-</w:t>
      </w:r>
      <w:r w:rsidR="00BD3818" w:rsidRPr="000A110D">
        <w:rPr>
          <w:rFonts w:cs="Times New Roman"/>
          <w:noProof/>
          <w:color w:val="0D0D0D" w:themeColor="text1" w:themeTint="F2"/>
          <w:sz w:val="22"/>
          <w:rPrChange w:id="8148" w:author="tao huang" w:date="2017-09-17T12:16:00Z">
            <w:rPr>
              <w:rFonts w:cs="Times New Roman"/>
              <w:color w:val="000000" w:themeColor="text1"/>
              <w:szCs w:val="24"/>
            </w:rPr>
          </w:rPrChange>
        </w:rPr>
        <w:t>intra</w:t>
      </w:r>
      <w:r w:rsidR="00A244B6" w:rsidRPr="00A60A57">
        <w:rPr>
          <w:rFonts w:cs="Times New Roman"/>
          <w:color w:val="0D0D0D" w:themeColor="text1" w:themeTint="F2"/>
          <w:sz w:val="22"/>
          <w:rPrChange w:id="8149" w:author="tao huang" w:date="2017-09-17T12:05:00Z">
            <w:rPr>
              <w:rFonts w:cs="Times New Roman"/>
              <w:color w:val="000000" w:themeColor="text1"/>
              <w:szCs w:val="24"/>
            </w:rPr>
          </w:rPrChange>
        </w:rPr>
        <w:t xml:space="preserve"> model </w:t>
      </w:r>
      <w:r w:rsidR="00BD3818" w:rsidRPr="00A60A57">
        <w:rPr>
          <w:rFonts w:cs="Times New Roman"/>
          <w:color w:val="0D0D0D" w:themeColor="text1" w:themeTint="F2"/>
          <w:sz w:val="22"/>
          <w:rPrChange w:id="8150" w:author="tao huang" w:date="2017-09-17T12:05:00Z">
            <w:rPr>
              <w:rFonts w:cs="Times New Roman"/>
              <w:color w:val="000000" w:themeColor="text1"/>
              <w:szCs w:val="24"/>
            </w:rPr>
          </w:rPrChange>
        </w:rPr>
        <w:t>outperform</w:t>
      </w:r>
      <w:r w:rsidR="008F3D48" w:rsidRPr="00A60A57">
        <w:rPr>
          <w:rFonts w:cs="Times New Roman"/>
          <w:color w:val="0D0D0D" w:themeColor="text1" w:themeTint="F2"/>
          <w:sz w:val="22"/>
          <w:rPrChange w:id="8151" w:author="tao huang" w:date="2017-09-17T12:05:00Z">
            <w:rPr>
              <w:rFonts w:cs="Times New Roman"/>
              <w:color w:val="000000" w:themeColor="text1"/>
              <w:szCs w:val="24"/>
            </w:rPr>
          </w:rPrChange>
        </w:rPr>
        <w:t>s</w:t>
      </w:r>
      <w:r w:rsidR="00BD3818" w:rsidRPr="00A60A57">
        <w:rPr>
          <w:rFonts w:cs="Times New Roman"/>
          <w:color w:val="0D0D0D" w:themeColor="text1" w:themeTint="F2"/>
          <w:sz w:val="22"/>
          <w:rPrChange w:id="8152" w:author="tao huang" w:date="2017-09-17T12:05:00Z">
            <w:rPr>
              <w:rFonts w:cs="Times New Roman"/>
              <w:color w:val="000000" w:themeColor="text1"/>
              <w:szCs w:val="24"/>
            </w:rPr>
          </w:rPrChange>
        </w:rPr>
        <w:t xml:space="preserve"> t</w:t>
      </w:r>
      <w:r w:rsidR="00A244B6" w:rsidRPr="00A60A57">
        <w:rPr>
          <w:rFonts w:cs="Times New Roman"/>
          <w:color w:val="0D0D0D" w:themeColor="text1" w:themeTint="F2"/>
          <w:sz w:val="22"/>
          <w:rPrChange w:id="8153" w:author="tao huang" w:date="2017-09-17T12:05:00Z">
            <w:rPr>
              <w:rFonts w:cs="Times New Roman"/>
              <w:color w:val="000000" w:themeColor="text1"/>
              <w:szCs w:val="24"/>
            </w:rPr>
          </w:rPrChange>
        </w:rPr>
        <w:t xml:space="preserve">he </w:t>
      </w:r>
      <w:r w:rsidR="00363652" w:rsidRPr="00A60A57">
        <w:rPr>
          <w:rFonts w:cs="Times New Roman"/>
          <w:color w:val="0D0D0D" w:themeColor="text1" w:themeTint="F2"/>
          <w:sz w:val="22"/>
          <w:rPrChange w:id="8154" w:author="tao huang" w:date="2017-09-17T12:05:00Z">
            <w:rPr>
              <w:rFonts w:cs="Times New Roman"/>
              <w:color w:val="000000" w:themeColor="text1"/>
              <w:szCs w:val="24"/>
            </w:rPr>
          </w:rPrChange>
        </w:rPr>
        <w:t>ADL</w:t>
      </w:r>
      <w:r w:rsidR="00D5304F" w:rsidRPr="00A60A57">
        <w:rPr>
          <w:rFonts w:cs="Times New Roman"/>
          <w:color w:val="0D0D0D" w:themeColor="text1" w:themeTint="F2"/>
          <w:sz w:val="22"/>
          <w:rPrChange w:id="8155" w:author="tao huang" w:date="2017-09-17T12:05:00Z">
            <w:rPr>
              <w:rFonts w:cs="Times New Roman"/>
              <w:color w:val="000000" w:themeColor="text1"/>
              <w:szCs w:val="24"/>
            </w:rPr>
          </w:rPrChange>
        </w:rPr>
        <w:t>-</w:t>
      </w:r>
      <w:r w:rsidR="00BD3818" w:rsidRPr="00A60A57">
        <w:rPr>
          <w:rFonts w:cs="Times New Roman"/>
          <w:noProof/>
          <w:color w:val="0D0D0D" w:themeColor="text1" w:themeTint="F2"/>
          <w:sz w:val="22"/>
          <w:rPrChange w:id="8156" w:author="tao huang" w:date="2017-09-17T12:05:00Z">
            <w:rPr>
              <w:rFonts w:cs="Times New Roman"/>
              <w:noProof/>
              <w:color w:val="000000" w:themeColor="text1"/>
              <w:szCs w:val="24"/>
            </w:rPr>
          </w:rPrChange>
        </w:rPr>
        <w:t>own</w:t>
      </w:r>
      <w:r w:rsidR="00363652" w:rsidRPr="00A60A57">
        <w:rPr>
          <w:rFonts w:cs="Times New Roman"/>
          <w:noProof/>
          <w:color w:val="0D0D0D" w:themeColor="text1" w:themeTint="F2"/>
          <w:sz w:val="22"/>
          <w:rPrChange w:id="8157" w:author="tao huang" w:date="2017-09-17T12:05:00Z">
            <w:rPr>
              <w:rFonts w:cs="Times New Roman"/>
              <w:noProof/>
              <w:color w:val="000000" w:themeColor="text1"/>
              <w:szCs w:val="24"/>
            </w:rPr>
          </w:rPrChange>
        </w:rPr>
        <w:t xml:space="preserve"> </w:t>
      </w:r>
      <w:r w:rsidR="00D5304F" w:rsidRPr="00A60A57">
        <w:rPr>
          <w:rFonts w:cs="Times New Roman"/>
          <w:noProof/>
          <w:color w:val="0D0D0D" w:themeColor="text1" w:themeTint="F2"/>
          <w:sz w:val="22"/>
          <w:rPrChange w:id="8158" w:author="tao huang" w:date="2017-09-17T12:05:00Z">
            <w:rPr>
              <w:rFonts w:cs="Times New Roman"/>
              <w:noProof/>
              <w:color w:val="000000" w:themeColor="text1"/>
              <w:szCs w:val="24"/>
            </w:rPr>
          </w:rPrChange>
        </w:rPr>
        <w:t>model</w:t>
      </w:r>
      <w:r w:rsidR="00BD3818" w:rsidRPr="00A60A57">
        <w:rPr>
          <w:rFonts w:cs="Times New Roman"/>
          <w:color w:val="0D0D0D" w:themeColor="text1" w:themeTint="F2"/>
          <w:sz w:val="22"/>
          <w:rPrChange w:id="8159" w:author="tao huang" w:date="2017-09-17T12:05:00Z">
            <w:rPr>
              <w:rFonts w:cs="Times New Roman"/>
              <w:color w:val="000000" w:themeColor="text1"/>
              <w:szCs w:val="24"/>
            </w:rPr>
          </w:rPrChange>
        </w:rPr>
        <w:t xml:space="preserve">, </w:t>
      </w:r>
      <w:r w:rsidR="00D5304F" w:rsidRPr="00A60A57">
        <w:rPr>
          <w:rFonts w:cs="Times New Roman"/>
          <w:color w:val="0D0D0D" w:themeColor="text1" w:themeTint="F2"/>
          <w:sz w:val="22"/>
          <w:rPrChange w:id="8160" w:author="tao huang" w:date="2017-09-17T12:05:00Z">
            <w:rPr>
              <w:rFonts w:cs="Times New Roman"/>
              <w:color w:val="000000" w:themeColor="text1"/>
              <w:szCs w:val="24"/>
            </w:rPr>
          </w:rPrChange>
        </w:rPr>
        <w:t xml:space="preserve">which </w:t>
      </w:r>
      <w:r w:rsidR="003D1655" w:rsidRPr="00A60A57">
        <w:rPr>
          <w:rFonts w:cs="Times New Roman"/>
          <w:color w:val="0D0D0D" w:themeColor="text1" w:themeTint="F2"/>
          <w:sz w:val="22"/>
          <w:rPrChange w:id="8161" w:author="tao huang" w:date="2017-09-17T12:05:00Z">
            <w:rPr>
              <w:rFonts w:cs="Times New Roman"/>
              <w:color w:val="000000" w:themeColor="text1"/>
              <w:szCs w:val="24"/>
            </w:rPr>
          </w:rPrChange>
        </w:rPr>
        <w:t xml:space="preserve">suggests </w:t>
      </w:r>
      <w:r w:rsidR="00D5304F" w:rsidRPr="00A60A57">
        <w:rPr>
          <w:rFonts w:cs="Times New Roman"/>
          <w:color w:val="0D0D0D" w:themeColor="text1" w:themeTint="F2"/>
          <w:sz w:val="22"/>
          <w:rPrChange w:id="8162" w:author="tao huang" w:date="2017-09-17T12:05:00Z">
            <w:rPr>
              <w:rFonts w:cs="Times New Roman"/>
              <w:color w:val="000000" w:themeColor="text1"/>
              <w:szCs w:val="24"/>
            </w:rPr>
          </w:rPrChange>
        </w:rPr>
        <w:t>the value of competitive promotional information</w:t>
      </w:r>
      <w:r w:rsidR="003D1655" w:rsidRPr="00A60A57">
        <w:rPr>
          <w:rFonts w:cs="Times New Roman"/>
          <w:color w:val="0D0D0D" w:themeColor="text1" w:themeTint="F2"/>
          <w:sz w:val="22"/>
          <w:rPrChange w:id="8163" w:author="tao huang" w:date="2017-09-17T12:05:00Z">
            <w:rPr>
              <w:rFonts w:cs="Times New Roman"/>
              <w:color w:val="000000" w:themeColor="text1"/>
              <w:szCs w:val="24"/>
            </w:rPr>
          </w:rPrChange>
        </w:rPr>
        <w:t xml:space="preserve"> </w:t>
      </w:r>
      <w:r w:rsidR="00F75C33">
        <w:rPr>
          <w:rFonts w:cs="Times New Roman"/>
          <w:color w:val="0D0D0D" w:themeColor="text1" w:themeTint="F2"/>
          <w:sz w:val="22"/>
        </w:rPr>
        <w:fldChar w:fldCharType="begin"/>
      </w:r>
      <w:r w:rsidR="00F75C33">
        <w:rPr>
          <w:rFonts w:cs="Times New Roman"/>
          <w:color w:val="0D0D0D" w:themeColor="text1" w:themeTint="F2"/>
          <w:sz w:val="22"/>
        </w:rPr>
        <w:instrText xml:space="preserve"> HYPERLINK \l "_ENREF_41" \o "Huang, 2014 #732" </w:instrText>
      </w:r>
      <w:r w:rsidR="00F75C33">
        <w:rPr>
          <w:rFonts w:cs="Times New Roman"/>
          <w:color w:val="0D0D0D" w:themeColor="text1" w:themeTint="F2"/>
          <w:sz w:val="22"/>
        </w:rPr>
      </w:r>
      <w:r w:rsidR="00F75C33">
        <w:rPr>
          <w:rFonts w:cs="Times New Roman"/>
          <w:color w:val="0D0D0D" w:themeColor="text1" w:themeTint="F2"/>
          <w:sz w:val="22"/>
        </w:rPr>
        <w:fldChar w:fldCharType="separate"/>
      </w:r>
      <w:r w:rsidR="00F75C33" w:rsidRPr="00A60A57">
        <w:rPr>
          <w:rFonts w:cs="Times New Roman"/>
          <w:color w:val="0D0D0D" w:themeColor="text1" w:themeTint="F2"/>
          <w:sz w:val="22"/>
          <w:rPrChange w:id="8164" w:author="tao huang" w:date="2017-09-17T12:05:00Z">
            <w:rPr>
              <w:rFonts w:cs="Times New Roman"/>
              <w:color w:val="000000" w:themeColor="text1"/>
              <w:szCs w:val="24"/>
            </w:rPr>
          </w:rPrChange>
        </w:rPr>
        <w:fldChar w:fldCharType="begin"/>
      </w:r>
      <w:r w:rsidR="00F75C33">
        <w:rPr>
          <w:rFonts w:cs="Times New Roman"/>
          <w:color w:val="0D0D0D" w:themeColor="text1" w:themeTint="F2"/>
          <w:sz w:val="22"/>
        </w:rPr>
        <w:instrText xml:space="preserve"> ADDIN EN.CITE &lt;EndNote&gt;&lt;Cite AuthorYear="1"&gt;&lt;Author&gt;Huang&lt;/Author&gt;&lt;Year&gt;2014&lt;/Year&gt;&lt;RecNum&gt;732&lt;/RecNum&gt;&lt;DisplayText&gt;Huang et al. (2014)&lt;/DisplayText&gt;&lt;record&gt;&lt;rec-number&gt;732&lt;/rec-number&gt;&lt;foreign-keys&gt;&lt;key app="EN" db-id="fwzpfdt205x9v6eprsvv25dpxftedxv0z0a9" timestamp="0"&gt;732&lt;/key&gt;&lt;/foreign-keys&gt;&lt;ref-type name="Journal Article"&gt;17&lt;/ref-type&gt;&lt;contributors&gt;&lt;authors&gt;&lt;author&gt;Huang, Tao&lt;/author&gt;&lt;author&gt;Fildes, Robert&lt;/author&gt;&lt;author&gt;Soopramanien, Didier&lt;/author&gt;&lt;/authors&gt;&lt;/contributors&gt;&lt;titles&gt;&lt;title&gt;The value of competitive information in forecasting FMCG retail product sales and the variable selection problem&lt;/title&gt;&lt;secondary-title&gt;European Journal of Operational Research&lt;/secondary-title&gt;&lt;/titles&gt;&lt;periodical&gt;&lt;full-title&gt;European Journal of Operational Research&lt;/full-title&gt;&lt;/periodical&gt;&lt;pages&gt;738-748&lt;/pages&gt;&lt;volume&gt;237&lt;/volume&gt;&lt;number&gt;2&lt;/number&gt;&lt;keywords&gt;&lt;keyword&gt;Forecasting&lt;/keyword&gt;&lt;keyword&gt;Business analytics&lt;/keyword&gt;&lt;keyword&gt;OR in marketing&lt;/keyword&gt;&lt;keyword&gt;Retailing&lt;/keyword&gt;&lt;keyword&gt;Promotions&lt;/keyword&gt;&lt;keyword&gt;Competitive information&lt;/keyword&gt;&lt;/keywords&gt;&lt;dates&gt;&lt;year&gt;2014&lt;/year&gt;&lt;pub-dates&gt;&lt;date&gt;9/1/&lt;/date&gt;&lt;/pub-dates&gt;&lt;/dates&gt;&lt;isbn&gt;0377-2217&lt;/isbn&gt;&lt;urls&gt;&lt;related-urls&gt;&lt;url&gt;http://www.sciencedirect.com/science/article/pii/S0377221714001374&lt;/url&gt;&lt;/related-urls&gt;&lt;/urls&gt;&lt;electronic-resource-num&gt;http://dx.doi.org/10.1016/j.ejor.2014.02.022&lt;/electronic-resource-num&gt;&lt;/record&gt;&lt;/Cite&gt;&lt;/EndNote&gt;</w:instrText>
      </w:r>
      <w:r w:rsidR="00F75C33" w:rsidRPr="00A60A57">
        <w:rPr>
          <w:rFonts w:cs="Times New Roman"/>
          <w:color w:val="0D0D0D" w:themeColor="text1" w:themeTint="F2"/>
          <w:sz w:val="22"/>
          <w:rPrChange w:id="8165" w:author="tao huang" w:date="2017-09-17T12:05:00Z">
            <w:rPr>
              <w:rFonts w:cs="Times New Roman"/>
              <w:color w:val="000000" w:themeColor="text1"/>
              <w:szCs w:val="24"/>
            </w:rPr>
          </w:rPrChange>
        </w:rPr>
        <w:fldChar w:fldCharType="separate"/>
      </w:r>
      <w:r w:rsidR="00F75C33">
        <w:rPr>
          <w:rFonts w:cs="Times New Roman"/>
          <w:noProof/>
          <w:color w:val="0D0D0D" w:themeColor="text1" w:themeTint="F2"/>
          <w:sz w:val="22"/>
        </w:rPr>
        <w:t>Huang et al. (2014)</w:t>
      </w:r>
      <w:r w:rsidR="00F75C33" w:rsidRPr="00A60A57">
        <w:rPr>
          <w:rFonts w:cs="Times New Roman"/>
          <w:color w:val="0D0D0D" w:themeColor="text1" w:themeTint="F2"/>
          <w:sz w:val="22"/>
          <w:rPrChange w:id="8166" w:author="tao huang" w:date="2017-09-17T12:05:00Z">
            <w:rPr>
              <w:rFonts w:cs="Times New Roman"/>
              <w:color w:val="000000" w:themeColor="text1"/>
              <w:szCs w:val="24"/>
            </w:rPr>
          </w:rPrChange>
        </w:rPr>
        <w:fldChar w:fldCharType="end"/>
      </w:r>
      <w:r w:rsidR="00F75C33">
        <w:rPr>
          <w:rFonts w:cs="Times New Roman"/>
          <w:color w:val="0D0D0D" w:themeColor="text1" w:themeTint="F2"/>
          <w:sz w:val="22"/>
        </w:rPr>
        <w:fldChar w:fldCharType="end"/>
      </w:r>
      <w:r w:rsidR="00A66A2D" w:rsidRPr="00A60A57">
        <w:rPr>
          <w:rFonts w:cs="Times New Roman"/>
          <w:color w:val="0D0D0D" w:themeColor="text1" w:themeTint="F2"/>
          <w:sz w:val="22"/>
          <w:rPrChange w:id="8167" w:author="tao huang" w:date="2017-09-17T12:05:00Z">
            <w:rPr>
              <w:rFonts w:cs="Times New Roman"/>
              <w:color w:val="000000" w:themeColor="text1"/>
              <w:szCs w:val="24"/>
            </w:rPr>
          </w:rPrChange>
        </w:rPr>
        <w:t>.</w:t>
      </w:r>
      <w:r w:rsidR="00047030" w:rsidRPr="00A60A57">
        <w:rPr>
          <w:rFonts w:cs="Times New Roman"/>
          <w:color w:val="0D0D0D" w:themeColor="text1" w:themeTint="F2"/>
          <w:sz w:val="22"/>
          <w:rPrChange w:id="8168" w:author="tao huang" w:date="2017-09-17T12:05:00Z">
            <w:rPr>
              <w:rFonts w:cs="Times New Roman"/>
              <w:color w:val="000000" w:themeColor="text1"/>
              <w:szCs w:val="24"/>
            </w:rPr>
          </w:rPrChange>
        </w:rPr>
        <w:t xml:space="preserve"> </w:t>
      </w:r>
      <w:ins w:id="8169" w:author="Soopramanien, Didier" w:date="2017-09-08T20:49:00Z">
        <w:r w:rsidR="00BD2905" w:rsidRPr="00A60A57">
          <w:rPr>
            <w:rFonts w:cs="Times New Roman"/>
            <w:color w:val="0D0D0D" w:themeColor="text1" w:themeTint="F2"/>
            <w:sz w:val="22"/>
            <w:rPrChange w:id="8170" w:author="tao huang" w:date="2017-09-17T12:05:00Z">
              <w:rPr>
                <w:rFonts w:cs="Times New Roman"/>
                <w:color w:val="000000" w:themeColor="text1"/>
                <w:szCs w:val="24"/>
              </w:rPr>
            </w:rPrChange>
          </w:rPr>
          <w:t>(iii</w:t>
        </w:r>
      </w:ins>
      <w:del w:id="8171" w:author="Soopramanien, Didier" w:date="2017-09-08T20:49:00Z">
        <w:r w:rsidR="00332A2C" w:rsidRPr="00A60A57" w:rsidDel="00BD2905">
          <w:rPr>
            <w:rFonts w:cs="Times New Roman"/>
            <w:color w:val="0D0D0D" w:themeColor="text1" w:themeTint="F2"/>
            <w:sz w:val="22"/>
            <w:rPrChange w:id="8172" w:author="tao huang" w:date="2017-09-17T12:05:00Z">
              <w:rPr>
                <w:rFonts w:cs="Times New Roman"/>
                <w:color w:val="000000" w:themeColor="text1"/>
                <w:szCs w:val="24"/>
              </w:rPr>
            </w:rPrChange>
          </w:rPr>
          <w:delText>3</w:delText>
        </w:r>
      </w:del>
      <w:r w:rsidR="00332A2C" w:rsidRPr="00A60A57">
        <w:rPr>
          <w:rFonts w:cs="Times New Roman"/>
          <w:color w:val="0D0D0D" w:themeColor="text1" w:themeTint="F2"/>
          <w:sz w:val="22"/>
          <w:rPrChange w:id="8173" w:author="tao huang" w:date="2017-09-17T12:05:00Z">
            <w:rPr>
              <w:rFonts w:cs="Times New Roman"/>
              <w:color w:val="000000" w:themeColor="text1"/>
              <w:szCs w:val="24"/>
            </w:rPr>
          </w:rPrChange>
        </w:rPr>
        <w:t xml:space="preserve">) </w:t>
      </w:r>
      <w:r w:rsidR="00BD3818" w:rsidRPr="00A60A57">
        <w:rPr>
          <w:rFonts w:cs="Times New Roman"/>
          <w:color w:val="0D0D0D" w:themeColor="text1" w:themeTint="F2"/>
          <w:sz w:val="22"/>
          <w:rPrChange w:id="8174" w:author="tao huang" w:date="2017-09-17T12:05:00Z">
            <w:rPr>
              <w:rFonts w:cs="Times New Roman"/>
              <w:color w:val="000000" w:themeColor="text1"/>
              <w:szCs w:val="24"/>
            </w:rPr>
          </w:rPrChange>
        </w:rPr>
        <w:t>T</w:t>
      </w:r>
      <w:r w:rsidR="00494879" w:rsidRPr="00A60A57">
        <w:rPr>
          <w:rFonts w:cs="Times New Roman"/>
          <w:color w:val="0D0D0D" w:themeColor="text1" w:themeTint="F2"/>
          <w:sz w:val="22"/>
          <w:rPrChange w:id="8175" w:author="tao huang" w:date="2017-09-17T12:05:00Z">
            <w:rPr>
              <w:rFonts w:cs="Times New Roman"/>
              <w:color w:val="000000" w:themeColor="text1"/>
              <w:szCs w:val="24"/>
            </w:rPr>
          </w:rPrChange>
        </w:rPr>
        <w:t>he ADL-own-EWC mode</w:t>
      </w:r>
      <w:r w:rsidR="00BD3818" w:rsidRPr="00A60A57">
        <w:rPr>
          <w:rFonts w:cs="Times New Roman"/>
          <w:color w:val="0D0D0D" w:themeColor="text1" w:themeTint="F2"/>
          <w:sz w:val="22"/>
          <w:rPrChange w:id="8176" w:author="tao huang" w:date="2017-09-17T12:05:00Z">
            <w:rPr>
              <w:rFonts w:cs="Times New Roman"/>
              <w:color w:val="000000" w:themeColor="text1"/>
              <w:szCs w:val="24"/>
            </w:rPr>
          </w:rPrChange>
        </w:rPr>
        <w:t xml:space="preserve">l </w:t>
      </w:r>
      <w:r w:rsidR="0018359B" w:rsidRPr="00A60A57">
        <w:rPr>
          <w:rFonts w:cs="Times New Roman"/>
          <w:color w:val="0D0D0D" w:themeColor="text1" w:themeTint="F2"/>
          <w:sz w:val="22"/>
          <w:rPrChange w:id="8177" w:author="tao huang" w:date="2017-09-17T12:05:00Z">
            <w:rPr>
              <w:rFonts w:cs="Times New Roman"/>
              <w:color w:val="000000" w:themeColor="text1"/>
              <w:szCs w:val="24"/>
            </w:rPr>
          </w:rPrChange>
        </w:rPr>
        <w:t xml:space="preserve">significantly </w:t>
      </w:r>
      <w:r w:rsidR="00332A2C" w:rsidRPr="00A60A57">
        <w:rPr>
          <w:rFonts w:cs="Times New Roman"/>
          <w:color w:val="0D0D0D" w:themeColor="text1" w:themeTint="F2"/>
          <w:sz w:val="22"/>
          <w:rPrChange w:id="8178" w:author="tao huang" w:date="2017-09-17T12:05:00Z">
            <w:rPr>
              <w:rFonts w:cs="Times New Roman"/>
              <w:color w:val="000000" w:themeColor="text1"/>
              <w:szCs w:val="24"/>
            </w:rPr>
          </w:rPrChange>
        </w:rPr>
        <w:t>outperform</w:t>
      </w:r>
      <w:r w:rsidR="00C17A36" w:rsidRPr="00A60A57">
        <w:rPr>
          <w:rFonts w:cs="Times New Roman"/>
          <w:color w:val="0D0D0D" w:themeColor="text1" w:themeTint="F2"/>
          <w:sz w:val="22"/>
          <w:rPrChange w:id="8179" w:author="tao huang" w:date="2017-09-17T12:05:00Z">
            <w:rPr>
              <w:rFonts w:cs="Times New Roman"/>
              <w:color w:val="000000" w:themeColor="text1"/>
              <w:szCs w:val="24"/>
            </w:rPr>
          </w:rPrChange>
        </w:rPr>
        <w:t>s</w:t>
      </w:r>
      <w:r w:rsidR="006C4B41" w:rsidRPr="00A60A57">
        <w:rPr>
          <w:rFonts w:cs="Times New Roman"/>
          <w:color w:val="0D0D0D" w:themeColor="text1" w:themeTint="F2"/>
          <w:sz w:val="22"/>
          <w:rPrChange w:id="8180" w:author="tao huang" w:date="2017-09-17T12:05:00Z">
            <w:rPr>
              <w:rFonts w:cs="Times New Roman"/>
              <w:color w:val="000000" w:themeColor="text1"/>
              <w:szCs w:val="24"/>
            </w:rPr>
          </w:rPrChange>
        </w:rPr>
        <w:t xml:space="preserve"> the ADL-own model</w:t>
      </w:r>
      <w:r w:rsidR="00332A2C" w:rsidRPr="00A60A57">
        <w:rPr>
          <w:rFonts w:cs="Times New Roman"/>
          <w:color w:val="0D0D0D" w:themeColor="text1" w:themeTint="F2"/>
          <w:sz w:val="22"/>
          <w:rPrChange w:id="8181" w:author="tao huang" w:date="2017-09-17T12:05:00Z">
            <w:rPr>
              <w:rFonts w:cs="Times New Roman"/>
              <w:color w:val="000000" w:themeColor="text1"/>
              <w:szCs w:val="24"/>
            </w:rPr>
          </w:rPrChange>
        </w:rPr>
        <w:t xml:space="preserve">. </w:t>
      </w:r>
      <w:ins w:id="8182" w:author="Soopramanien, Didier" w:date="2017-09-08T20:49:00Z">
        <w:r w:rsidR="00BD2905" w:rsidRPr="00A60A57">
          <w:rPr>
            <w:rFonts w:cs="Times New Roman"/>
            <w:color w:val="0D0D0D" w:themeColor="text1" w:themeTint="F2"/>
            <w:sz w:val="22"/>
            <w:rPrChange w:id="8183" w:author="tao huang" w:date="2017-09-17T12:05:00Z">
              <w:rPr>
                <w:rFonts w:cs="Times New Roman"/>
                <w:color w:val="000000" w:themeColor="text1"/>
                <w:szCs w:val="24"/>
              </w:rPr>
            </w:rPrChange>
          </w:rPr>
          <w:t>(iv)</w:t>
        </w:r>
      </w:ins>
      <w:del w:id="8184" w:author="Soopramanien, Didier" w:date="2017-09-08T20:49:00Z">
        <w:r w:rsidR="00E83BC7" w:rsidRPr="00A60A57" w:rsidDel="00BD2905">
          <w:rPr>
            <w:rFonts w:cs="Times New Roman"/>
            <w:color w:val="0D0D0D" w:themeColor="text1" w:themeTint="F2"/>
            <w:sz w:val="22"/>
            <w:rPrChange w:id="8185" w:author="tao huang" w:date="2017-09-17T12:05:00Z">
              <w:rPr>
                <w:rFonts w:cs="Times New Roman"/>
                <w:color w:val="000000" w:themeColor="text1"/>
                <w:szCs w:val="24"/>
              </w:rPr>
            </w:rPrChange>
          </w:rPr>
          <w:delText>4</w:delText>
        </w:r>
      </w:del>
      <w:del w:id="8186" w:author="Soopramanien, Didier" w:date="2017-09-09T13:28:00Z">
        <w:r w:rsidR="00E83BC7" w:rsidRPr="00A60A57" w:rsidDel="005C2CD4">
          <w:rPr>
            <w:rFonts w:cs="Times New Roman"/>
            <w:color w:val="0D0D0D" w:themeColor="text1" w:themeTint="F2"/>
            <w:sz w:val="22"/>
            <w:rPrChange w:id="8187" w:author="tao huang" w:date="2017-09-17T12:05:00Z">
              <w:rPr>
                <w:rFonts w:cs="Times New Roman"/>
                <w:color w:val="000000" w:themeColor="text1"/>
                <w:szCs w:val="24"/>
              </w:rPr>
            </w:rPrChange>
          </w:rPr>
          <w:delText>)</w:delText>
        </w:r>
      </w:del>
      <w:r w:rsidR="00E83BC7" w:rsidRPr="00A60A57">
        <w:rPr>
          <w:rFonts w:cs="Times New Roman"/>
          <w:color w:val="0D0D0D" w:themeColor="text1" w:themeTint="F2"/>
          <w:sz w:val="22"/>
          <w:rPrChange w:id="8188" w:author="tao huang" w:date="2017-09-17T12:05:00Z">
            <w:rPr>
              <w:rFonts w:cs="Times New Roman"/>
              <w:color w:val="000000" w:themeColor="text1"/>
              <w:szCs w:val="24"/>
            </w:rPr>
          </w:rPrChange>
        </w:rPr>
        <w:t xml:space="preserve"> The ADL-own-IC model outperforms the ADL-own model for most of the scenarios </w:t>
      </w:r>
      <w:r w:rsidR="00E83BC7" w:rsidRPr="000A110D">
        <w:rPr>
          <w:rFonts w:cs="Times New Roman"/>
          <w:noProof/>
          <w:color w:val="0D0D0D" w:themeColor="text1" w:themeTint="F2"/>
          <w:sz w:val="22"/>
          <w:rPrChange w:id="8189" w:author="tao huang" w:date="2017-09-17T12:16:00Z">
            <w:rPr>
              <w:rFonts w:cs="Times New Roman"/>
              <w:color w:val="000000" w:themeColor="text1"/>
              <w:szCs w:val="24"/>
            </w:rPr>
          </w:rPrChange>
        </w:rPr>
        <w:t>e</w:t>
      </w:r>
      <w:r w:rsidR="008815B4" w:rsidRPr="000A110D">
        <w:rPr>
          <w:rFonts w:cs="Times New Roman"/>
          <w:noProof/>
          <w:color w:val="0D0D0D" w:themeColor="text1" w:themeTint="F2"/>
          <w:sz w:val="22"/>
          <w:rPrChange w:id="8190" w:author="tao huang" w:date="2017-09-17T12:16:00Z">
            <w:rPr>
              <w:rFonts w:cs="Times New Roman"/>
              <w:color w:val="000000" w:themeColor="text1"/>
              <w:szCs w:val="24"/>
            </w:rPr>
          </w:rPrChange>
        </w:rPr>
        <w:t>xpect</w:t>
      </w:r>
      <w:r w:rsidR="008815B4" w:rsidRPr="00A60A57">
        <w:rPr>
          <w:rFonts w:cs="Times New Roman"/>
          <w:color w:val="0D0D0D" w:themeColor="text1" w:themeTint="F2"/>
          <w:sz w:val="22"/>
          <w:rPrChange w:id="8191" w:author="tao huang" w:date="2017-09-17T12:05:00Z">
            <w:rPr>
              <w:rFonts w:cs="Times New Roman"/>
              <w:color w:val="000000" w:themeColor="text1"/>
              <w:szCs w:val="24"/>
            </w:rPr>
          </w:rPrChange>
        </w:rPr>
        <w:t xml:space="preserve"> for the MAE error measure.</w:t>
      </w:r>
      <w:r w:rsidR="00E83BC7" w:rsidRPr="00A60A57">
        <w:rPr>
          <w:rFonts w:cs="Times New Roman"/>
          <w:color w:val="0D0D0D" w:themeColor="text1" w:themeTint="F2"/>
          <w:sz w:val="22"/>
          <w:rPrChange w:id="8192" w:author="tao huang" w:date="2017-09-17T12:05:00Z">
            <w:rPr>
              <w:rFonts w:cs="Times New Roman"/>
              <w:color w:val="000000" w:themeColor="text1"/>
              <w:szCs w:val="24"/>
            </w:rPr>
          </w:rPrChange>
        </w:rPr>
        <w:t xml:space="preserve"> </w:t>
      </w:r>
      <w:ins w:id="8193" w:author="Soopramanien, Didier" w:date="2017-09-08T20:49:00Z">
        <w:r w:rsidR="00BD2905" w:rsidRPr="00A60A57">
          <w:rPr>
            <w:rFonts w:cs="Times New Roman"/>
            <w:color w:val="0D0D0D" w:themeColor="text1" w:themeTint="F2"/>
            <w:sz w:val="22"/>
            <w:rPrChange w:id="8194" w:author="tao huang" w:date="2017-09-17T12:05:00Z">
              <w:rPr>
                <w:rFonts w:cs="Times New Roman"/>
                <w:color w:val="000000" w:themeColor="text1"/>
                <w:szCs w:val="24"/>
              </w:rPr>
            </w:rPrChange>
          </w:rPr>
          <w:t>(v</w:t>
        </w:r>
      </w:ins>
      <w:del w:id="8195" w:author="Soopramanien, Didier" w:date="2017-09-08T20:49:00Z">
        <w:r w:rsidR="00E83BC7" w:rsidRPr="00A60A57" w:rsidDel="00BD2905">
          <w:rPr>
            <w:rFonts w:cs="Times New Roman"/>
            <w:color w:val="0D0D0D" w:themeColor="text1" w:themeTint="F2"/>
            <w:sz w:val="22"/>
            <w:rPrChange w:id="8196" w:author="tao huang" w:date="2017-09-17T12:05:00Z">
              <w:rPr>
                <w:rFonts w:cs="Times New Roman"/>
                <w:color w:val="000000" w:themeColor="text1"/>
                <w:szCs w:val="24"/>
              </w:rPr>
            </w:rPrChange>
          </w:rPr>
          <w:delText>5</w:delText>
        </w:r>
      </w:del>
      <w:r w:rsidR="00314550" w:rsidRPr="00A60A57">
        <w:rPr>
          <w:rFonts w:cs="Times New Roman"/>
          <w:color w:val="0D0D0D" w:themeColor="text1" w:themeTint="F2"/>
          <w:sz w:val="22"/>
          <w:rPrChange w:id="8197" w:author="tao huang" w:date="2017-09-17T12:05:00Z">
            <w:rPr>
              <w:rFonts w:cs="Times New Roman"/>
              <w:color w:val="000000" w:themeColor="text1"/>
              <w:szCs w:val="24"/>
            </w:rPr>
          </w:rPrChange>
        </w:rPr>
        <w:t>) T</w:t>
      </w:r>
      <w:r w:rsidR="00314550" w:rsidRPr="00A60A57">
        <w:rPr>
          <w:rFonts w:eastAsia="DengXian" w:cs="Times New Roman"/>
          <w:color w:val="0D0D0D" w:themeColor="text1" w:themeTint="F2"/>
          <w:sz w:val="22"/>
          <w:rPrChange w:id="8198" w:author="tao huang" w:date="2017-09-17T12:05:00Z">
            <w:rPr>
              <w:rFonts w:eastAsia="DengXian" w:cs="Times New Roman"/>
              <w:color w:val="000000" w:themeColor="text1"/>
              <w:szCs w:val="24"/>
            </w:rPr>
          </w:rPrChange>
        </w:rPr>
        <w:t>he ADL-</w:t>
      </w:r>
      <w:r w:rsidR="00314550" w:rsidRPr="000A110D">
        <w:rPr>
          <w:rFonts w:eastAsia="DengXian" w:cs="Times New Roman"/>
          <w:noProof/>
          <w:color w:val="0D0D0D" w:themeColor="text1" w:themeTint="F2"/>
          <w:sz w:val="22"/>
          <w:rPrChange w:id="8199" w:author="tao huang" w:date="2017-09-17T12:16:00Z">
            <w:rPr>
              <w:rFonts w:eastAsia="DengXian" w:cs="Times New Roman"/>
              <w:noProof/>
              <w:color w:val="000000" w:themeColor="text1"/>
              <w:szCs w:val="24"/>
            </w:rPr>
          </w:rPrChange>
        </w:rPr>
        <w:t>intra</w:t>
      </w:r>
      <w:r w:rsidR="00314550" w:rsidRPr="00A60A57">
        <w:rPr>
          <w:rFonts w:eastAsia="DengXian" w:cs="Times New Roman"/>
          <w:color w:val="0D0D0D" w:themeColor="text1" w:themeTint="F2"/>
          <w:sz w:val="22"/>
          <w:rPrChange w:id="8200" w:author="tao huang" w:date="2017-09-17T12:05:00Z">
            <w:rPr>
              <w:rFonts w:eastAsia="DengXian" w:cs="Times New Roman"/>
              <w:color w:val="000000" w:themeColor="text1"/>
              <w:szCs w:val="24"/>
            </w:rPr>
          </w:rPrChange>
        </w:rPr>
        <w:t>-EWC model significantly outperforms the ADL-</w:t>
      </w:r>
      <w:r w:rsidR="00314550" w:rsidRPr="000A110D">
        <w:rPr>
          <w:rFonts w:eastAsia="DengXian" w:cs="Times New Roman"/>
          <w:noProof/>
          <w:color w:val="0D0D0D" w:themeColor="text1" w:themeTint="F2"/>
          <w:sz w:val="22"/>
          <w:rPrChange w:id="8201" w:author="tao huang" w:date="2017-09-17T12:16:00Z">
            <w:rPr>
              <w:rFonts w:eastAsia="DengXian" w:cs="Times New Roman"/>
              <w:noProof/>
              <w:color w:val="000000" w:themeColor="text1"/>
              <w:szCs w:val="24"/>
            </w:rPr>
          </w:rPrChange>
        </w:rPr>
        <w:t>intra</w:t>
      </w:r>
      <w:r w:rsidR="00314550" w:rsidRPr="00A60A57">
        <w:rPr>
          <w:rFonts w:eastAsia="DengXian" w:cs="Times New Roman"/>
          <w:noProof/>
          <w:color w:val="0D0D0D" w:themeColor="text1" w:themeTint="F2"/>
          <w:sz w:val="22"/>
          <w:rPrChange w:id="8202" w:author="tao huang" w:date="2017-09-17T12:05:00Z">
            <w:rPr>
              <w:rFonts w:eastAsia="DengXian" w:cs="Times New Roman"/>
              <w:noProof/>
              <w:color w:val="000000" w:themeColor="text1"/>
              <w:szCs w:val="24"/>
            </w:rPr>
          </w:rPrChange>
        </w:rPr>
        <w:t xml:space="preserve"> model</w:t>
      </w:r>
      <w:r w:rsidR="00314550" w:rsidRPr="00A60A57">
        <w:rPr>
          <w:rFonts w:eastAsia="DengXian" w:cs="Times New Roman"/>
          <w:color w:val="0D0D0D" w:themeColor="text1" w:themeTint="F2"/>
          <w:sz w:val="22"/>
          <w:rPrChange w:id="8203" w:author="tao huang" w:date="2017-09-17T12:05:00Z">
            <w:rPr>
              <w:rFonts w:eastAsia="DengXian" w:cs="Times New Roman"/>
              <w:color w:val="000000" w:themeColor="text1"/>
              <w:szCs w:val="24"/>
            </w:rPr>
          </w:rPrChange>
        </w:rPr>
        <w:t xml:space="preserve">. </w:t>
      </w:r>
      <w:ins w:id="8204" w:author="Soopramanien, Didier" w:date="2017-09-08T20:49:00Z">
        <w:r w:rsidR="00BD2905" w:rsidRPr="00A60A57">
          <w:rPr>
            <w:rFonts w:cs="Times New Roman"/>
            <w:color w:val="0D0D0D" w:themeColor="text1" w:themeTint="F2"/>
            <w:sz w:val="22"/>
            <w:rPrChange w:id="8205" w:author="tao huang" w:date="2017-09-17T12:05:00Z">
              <w:rPr>
                <w:rFonts w:cs="Times New Roman"/>
                <w:color w:val="000000" w:themeColor="text1"/>
                <w:szCs w:val="24"/>
              </w:rPr>
            </w:rPrChange>
          </w:rPr>
          <w:t>(vi</w:t>
        </w:r>
      </w:ins>
      <w:del w:id="8206" w:author="Soopramanien, Didier" w:date="2017-09-08T20:49:00Z">
        <w:r w:rsidR="007A277A" w:rsidRPr="00A60A57" w:rsidDel="00BD2905">
          <w:rPr>
            <w:rFonts w:cs="Times New Roman"/>
            <w:color w:val="0D0D0D" w:themeColor="text1" w:themeTint="F2"/>
            <w:sz w:val="22"/>
            <w:rPrChange w:id="8207" w:author="tao huang" w:date="2017-09-17T12:05:00Z">
              <w:rPr>
                <w:rFonts w:cs="Times New Roman"/>
                <w:color w:val="000000" w:themeColor="text1"/>
                <w:szCs w:val="24"/>
              </w:rPr>
            </w:rPrChange>
          </w:rPr>
          <w:delText>6</w:delText>
        </w:r>
      </w:del>
      <w:r w:rsidR="007A277A" w:rsidRPr="00A60A57">
        <w:rPr>
          <w:rFonts w:cs="Times New Roman"/>
          <w:color w:val="0D0D0D" w:themeColor="text1" w:themeTint="F2"/>
          <w:sz w:val="22"/>
          <w:rPrChange w:id="8208" w:author="tao huang" w:date="2017-09-17T12:05:00Z">
            <w:rPr>
              <w:rFonts w:cs="Times New Roman"/>
              <w:color w:val="000000" w:themeColor="text1"/>
              <w:szCs w:val="24"/>
            </w:rPr>
          </w:rPrChange>
        </w:rPr>
        <w:t xml:space="preserve">) </w:t>
      </w:r>
      <w:r w:rsidR="007A277A" w:rsidRPr="00A60A57">
        <w:rPr>
          <w:rFonts w:eastAsia="DengXian" w:cs="Times New Roman"/>
          <w:color w:val="0D0D0D" w:themeColor="text1" w:themeTint="F2"/>
          <w:sz w:val="22"/>
          <w:rPrChange w:id="8209" w:author="tao huang" w:date="2017-09-17T12:05:00Z">
            <w:rPr>
              <w:rFonts w:eastAsia="DengXian" w:cs="Times New Roman"/>
              <w:color w:val="000000" w:themeColor="text1"/>
              <w:szCs w:val="24"/>
            </w:rPr>
          </w:rPrChange>
        </w:rPr>
        <w:t>The ADL-intra-IC model outperforms the ADL-</w:t>
      </w:r>
      <w:r w:rsidR="007A277A" w:rsidRPr="000A110D">
        <w:rPr>
          <w:rFonts w:eastAsia="DengXian" w:cs="Times New Roman"/>
          <w:noProof/>
          <w:color w:val="0D0D0D" w:themeColor="text1" w:themeTint="F2"/>
          <w:sz w:val="22"/>
          <w:rPrChange w:id="8210" w:author="tao huang" w:date="2017-09-17T12:16:00Z">
            <w:rPr>
              <w:rFonts w:eastAsia="DengXian" w:cs="Times New Roman"/>
              <w:color w:val="000000" w:themeColor="text1"/>
              <w:szCs w:val="24"/>
            </w:rPr>
          </w:rPrChange>
        </w:rPr>
        <w:t>intra</w:t>
      </w:r>
      <w:r w:rsidR="007A277A" w:rsidRPr="00A60A57">
        <w:rPr>
          <w:rFonts w:eastAsia="DengXian" w:cs="Times New Roman"/>
          <w:color w:val="0D0D0D" w:themeColor="text1" w:themeTint="F2"/>
          <w:sz w:val="22"/>
          <w:rPrChange w:id="8211" w:author="tao huang" w:date="2017-09-17T12:05:00Z">
            <w:rPr>
              <w:rFonts w:eastAsia="DengXian" w:cs="Times New Roman"/>
              <w:color w:val="000000" w:themeColor="text1"/>
              <w:szCs w:val="24"/>
            </w:rPr>
          </w:rPrChange>
        </w:rPr>
        <w:t xml:space="preserve"> model </w:t>
      </w:r>
      <w:r w:rsidR="008F68DE" w:rsidRPr="00A60A57">
        <w:rPr>
          <w:rFonts w:eastAsia="DengXian" w:cs="Times New Roman"/>
          <w:color w:val="0D0D0D" w:themeColor="text1" w:themeTint="F2"/>
          <w:sz w:val="22"/>
          <w:rPrChange w:id="8212" w:author="tao huang" w:date="2017-09-17T12:05:00Z">
            <w:rPr>
              <w:rFonts w:eastAsia="DengXian" w:cs="Times New Roman"/>
              <w:color w:val="000000" w:themeColor="text1"/>
              <w:szCs w:val="24"/>
            </w:rPr>
          </w:rPrChange>
        </w:rPr>
        <w:t>for all the scenarios</w:t>
      </w:r>
      <w:r w:rsidR="00415809" w:rsidRPr="00A60A57">
        <w:rPr>
          <w:rFonts w:eastAsia="DengXian" w:cs="Times New Roman"/>
          <w:color w:val="0D0D0D" w:themeColor="text1" w:themeTint="F2"/>
          <w:sz w:val="22"/>
          <w:rPrChange w:id="8213" w:author="tao huang" w:date="2017-09-17T12:05:00Z">
            <w:rPr>
              <w:rFonts w:eastAsia="DengXian" w:cs="Times New Roman"/>
              <w:color w:val="000000" w:themeColor="text1"/>
              <w:szCs w:val="24"/>
            </w:rPr>
          </w:rPrChange>
        </w:rPr>
        <w:t xml:space="preserve"> </w:t>
      </w:r>
      <w:r w:rsidR="00415809" w:rsidRPr="000A110D">
        <w:rPr>
          <w:rFonts w:cs="Times New Roman"/>
          <w:noProof/>
          <w:color w:val="0D0D0D" w:themeColor="text1" w:themeTint="F2"/>
          <w:sz w:val="22"/>
          <w:rPrChange w:id="8214" w:author="tao huang" w:date="2017-09-17T12:16:00Z">
            <w:rPr>
              <w:rFonts w:cs="Times New Roman"/>
              <w:color w:val="000000" w:themeColor="text1"/>
              <w:szCs w:val="24"/>
            </w:rPr>
          </w:rPrChange>
        </w:rPr>
        <w:t>expect</w:t>
      </w:r>
      <w:r w:rsidR="00415809" w:rsidRPr="00A60A57">
        <w:rPr>
          <w:rFonts w:cs="Times New Roman"/>
          <w:color w:val="0D0D0D" w:themeColor="text1" w:themeTint="F2"/>
          <w:sz w:val="22"/>
          <w:rPrChange w:id="8215" w:author="tao huang" w:date="2017-09-17T12:05:00Z">
            <w:rPr>
              <w:rFonts w:cs="Times New Roman"/>
              <w:color w:val="000000" w:themeColor="text1"/>
              <w:szCs w:val="24"/>
            </w:rPr>
          </w:rPrChange>
        </w:rPr>
        <w:t xml:space="preserve"> for the MAE error measure</w:t>
      </w:r>
      <w:r w:rsidR="00E83BC7" w:rsidRPr="00A60A57">
        <w:rPr>
          <w:rFonts w:cs="Times New Roman"/>
          <w:color w:val="0D0D0D" w:themeColor="text1" w:themeTint="F2"/>
          <w:sz w:val="22"/>
          <w:rPrChange w:id="8216" w:author="tao huang" w:date="2017-09-17T12:05:00Z">
            <w:rPr>
              <w:rFonts w:cs="Times New Roman"/>
              <w:color w:val="000000" w:themeColor="text1"/>
              <w:szCs w:val="24"/>
            </w:rPr>
          </w:rPrChange>
        </w:rPr>
        <w:t xml:space="preserve">. </w:t>
      </w:r>
      <w:r w:rsidR="00452AC4" w:rsidRPr="00A60A57">
        <w:rPr>
          <w:rFonts w:cs="Times New Roman"/>
          <w:color w:val="0D0D0D" w:themeColor="text1" w:themeTint="F2"/>
          <w:sz w:val="22"/>
          <w:rPrChange w:id="8217" w:author="tao huang" w:date="2017-09-17T12:05:00Z">
            <w:rPr>
              <w:rFonts w:cs="Times New Roman"/>
              <w:color w:val="000000" w:themeColor="text1"/>
              <w:szCs w:val="24"/>
            </w:rPr>
          </w:rPrChange>
        </w:rPr>
        <w:t>Overall, T</w:t>
      </w:r>
      <w:r w:rsidR="00452AC4" w:rsidRPr="00A60A57">
        <w:rPr>
          <w:rFonts w:eastAsia="DengXian" w:cs="Times New Roman"/>
          <w:color w:val="0D0D0D" w:themeColor="text1" w:themeTint="F2"/>
          <w:sz w:val="22"/>
          <w:rPrChange w:id="8218" w:author="tao huang" w:date="2017-09-17T12:05:00Z">
            <w:rPr>
              <w:rFonts w:eastAsia="DengXian" w:cs="Times New Roman"/>
              <w:color w:val="000000" w:themeColor="text1"/>
              <w:szCs w:val="24"/>
            </w:rPr>
          </w:rPrChange>
        </w:rPr>
        <w:t>he ADL-</w:t>
      </w:r>
      <w:r w:rsidR="00452AC4" w:rsidRPr="000A110D">
        <w:rPr>
          <w:rFonts w:eastAsia="DengXian" w:cs="Times New Roman"/>
          <w:noProof/>
          <w:color w:val="0D0D0D" w:themeColor="text1" w:themeTint="F2"/>
          <w:sz w:val="22"/>
          <w:rPrChange w:id="8219" w:author="tao huang" w:date="2017-09-17T12:16:00Z">
            <w:rPr>
              <w:rFonts w:eastAsia="DengXian" w:cs="Times New Roman"/>
              <w:noProof/>
              <w:color w:val="000000" w:themeColor="text1"/>
              <w:szCs w:val="24"/>
            </w:rPr>
          </w:rPrChange>
        </w:rPr>
        <w:t>intra</w:t>
      </w:r>
      <w:r w:rsidR="00452AC4" w:rsidRPr="00A60A57">
        <w:rPr>
          <w:rFonts w:eastAsia="DengXian" w:cs="Times New Roman"/>
          <w:color w:val="0D0D0D" w:themeColor="text1" w:themeTint="F2"/>
          <w:sz w:val="22"/>
          <w:rPrChange w:id="8220" w:author="tao huang" w:date="2017-09-17T12:05:00Z">
            <w:rPr>
              <w:rFonts w:eastAsia="DengXian" w:cs="Times New Roman"/>
              <w:color w:val="000000" w:themeColor="text1"/>
              <w:szCs w:val="24"/>
            </w:rPr>
          </w:rPrChange>
        </w:rPr>
        <w:t>-EWC model and the ADL-intra-IC model generate the most accurate forecasts</w:t>
      </w:r>
      <w:r w:rsidR="00D66DE5" w:rsidRPr="00A60A57">
        <w:rPr>
          <w:rStyle w:val="FootnoteReference"/>
          <w:rFonts w:eastAsia="DengXian" w:cs="Times New Roman"/>
          <w:color w:val="0D0D0D" w:themeColor="text1" w:themeTint="F2"/>
          <w:sz w:val="22"/>
          <w:rPrChange w:id="8221" w:author="tao huang" w:date="2017-09-17T12:05:00Z">
            <w:rPr>
              <w:rStyle w:val="FootnoteReference"/>
              <w:rFonts w:eastAsia="DengXian" w:cs="Times New Roman"/>
              <w:color w:val="000000" w:themeColor="text1"/>
              <w:szCs w:val="24"/>
            </w:rPr>
          </w:rPrChange>
        </w:rPr>
        <w:footnoteReference w:id="14"/>
      </w:r>
      <w:r w:rsidR="002749B5" w:rsidRPr="00A60A57">
        <w:rPr>
          <w:rFonts w:eastAsia="DengXian" w:cs="Times New Roman"/>
          <w:color w:val="0D0D0D" w:themeColor="text1" w:themeTint="F2"/>
          <w:sz w:val="22"/>
          <w:rPrChange w:id="8224" w:author="tao huang" w:date="2017-09-17T12:05:00Z">
            <w:rPr>
              <w:rFonts w:eastAsia="DengXian" w:cs="Times New Roman"/>
              <w:color w:val="000000" w:themeColor="text1"/>
              <w:szCs w:val="24"/>
            </w:rPr>
          </w:rPrChange>
        </w:rPr>
        <w:t>.</w:t>
      </w:r>
      <w:r w:rsidR="00E83BC7" w:rsidRPr="00A60A57">
        <w:rPr>
          <w:rFonts w:eastAsia="DengXian" w:cs="Times New Roman"/>
          <w:color w:val="0D0D0D" w:themeColor="text1" w:themeTint="F2"/>
          <w:sz w:val="22"/>
          <w:rPrChange w:id="8225" w:author="tao huang" w:date="2017-09-17T12:05:00Z">
            <w:rPr>
              <w:rFonts w:eastAsia="DengXian" w:cs="Times New Roman"/>
              <w:color w:val="000000" w:themeColor="text1"/>
              <w:szCs w:val="24"/>
            </w:rPr>
          </w:rPrChange>
        </w:rPr>
        <w:t xml:space="preserve"> </w:t>
      </w:r>
    </w:p>
    <w:p w14:paraId="0A8A3213" w14:textId="77777777" w:rsidR="00CA6014" w:rsidRPr="00A60A57" w:rsidRDefault="00CA6014">
      <w:pPr>
        <w:spacing w:after="0" w:line="360" w:lineRule="auto"/>
        <w:rPr>
          <w:ins w:id="8226" w:author="tao huang" w:date="2017-09-16T12:53:00Z"/>
          <w:rFonts w:eastAsia="DengXian" w:cs="Times New Roman"/>
          <w:color w:val="0D0D0D" w:themeColor="text1" w:themeTint="F2"/>
          <w:sz w:val="22"/>
          <w:rPrChange w:id="8227" w:author="tao huang" w:date="2017-09-17T12:05:00Z">
            <w:rPr>
              <w:ins w:id="8228" w:author="tao huang" w:date="2017-09-16T12:53:00Z"/>
              <w:rFonts w:eastAsia="DengXian" w:cs="Times New Roman"/>
              <w:color w:val="000000" w:themeColor="text1"/>
              <w:szCs w:val="24"/>
            </w:rPr>
          </w:rPrChange>
        </w:rPr>
      </w:pPr>
    </w:p>
    <w:p w14:paraId="74EC3D77" w14:textId="77777777" w:rsidR="00494879" w:rsidRPr="00A60A57" w:rsidDel="00CA6014" w:rsidRDefault="002A2440">
      <w:pPr>
        <w:spacing w:after="0" w:line="360" w:lineRule="auto"/>
        <w:rPr>
          <w:del w:id="8229" w:author="tao huang" w:date="2017-09-16T12:53:00Z"/>
          <w:rFonts w:cs="Times New Roman"/>
          <w:color w:val="0D0D0D" w:themeColor="text1" w:themeTint="F2"/>
          <w:sz w:val="22"/>
          <w:rPrChange w:id="8230" w:author="tao huang" w:date="2017-09-17T12:05:00Z">
            <w:rPr>
              <w:del w:id="8231" w:author="tao huang" w:date="2017-09-16T12:53:00Z"/>
              <w:rFonts w:cs="Times New Roman"/>
              <w:color w:val="000000" w:themeColor="text1"/>
              <w:szCs w:val="24"/>
            </w:rPr>
          </w:rPrChange>
        </w:rPr>
      </w:pPr>
      <w:del w:id="8232" w:author="tao huang" w:date="2017-09-16T12:53:00Z">
        <w:r w:rsidRPr="00A60A57" w:rsidDel="00CA6014">
          <w:rPr>
            <w:rFonts w:cs="Times New Roman"/>
            <w:color w:val="0D0D0D" w:themeColor="text1" w:themeTint="F2"/>
            <w:sz w:val="22"/>
            <w:rPrChange w:id="8233" w:author="tao huang" w:date="2017-09-17T12:05:00Z">
              <w:rPr>
                <w:rFonts w:cs="Times New Roman"/>
                <w:color w:val="000000" w:themeColor="text1"/>
                <w:szCs w:val="24"/>
              </w:rPr>
            </w:rPrChange>
          </w:rPr>
          <w:delText xml:space="preserve"> </w:delText>
        </w:r>
      </w:del>
    </w:p>
    <w:p w14:paraId="25FF03AE" w14:textId="77777777" w:rsidR="005E34F6" w:rsidRPr="00A60A57" w:rsidRDefault="00164F61">
      <w:pPr>
        <w:spacing w:after="0" w:line="360" w:lineRule="auto"/>
        <w:rPr>
          <w:rFonts w:cs="Times New Roman"/>
          <w:color w:val="0D0D0D" w:themeColor="text1" w:themeTint="F2"/>
          <w:sz w:val="22"/>
          <w:rPrChange w:id="8234" w:author="tao huang" w:date="2017-09-17T12:05:00Z">
            <w:rPr>
              <w:rFonts w:cs="Times New Roman"/>
              <w:color w:val="000000" w:themeColor="text1"/>
              <w:szCs w:val="24"/>
            </w:rPr>
          </w:rPrChange>
        </w:rPr>
      </w:pPr>
      <w:del w:id="8235" w:author="tao huang" w:date="2017-09-16T12:53:00Z">
        <w:r w:rsidRPr="00A60A57" w:rsidDel="00CA6014">
          <w:rPr>
            <w:rFonts w:cs="Times New Roman"/>
            <w:color w:val="0D0D0D" w:themeColor="text1" w:themeTint="F2"/>
            <w:sz w:val="22"/>
            <w:rPrChange w:id="8236" w:author="tao huang" w:date="2017-09-17T12:05:00Z">
              <w:rPr>
                <w:rFonts w:cs="Times New Roman"/>
                <w:color w:val="000000" w:themeColor="text1"/>
                <w:szCs w:val="24"/>
              </w:rPr>
            </w:rPrChange>
          </w:rPr>
          <w:delText xml:space="preserve"> </w:delText>
        </w:r>
        <w:r w:rsidR="00390E15" w:rsidRPr="00A60A57" w:rsidDel="00CA6014">
          <w:rPr>
            <w:rFonts w:cs="Times New Roman"/>
            <w:color w:val="0D0D0D" w:themeColor="text1" w:themeTint="F2"/>
            <w:sz w:val="22"/>
            <w:rPrChange w:id="8237" w:author="tao huang" w:date="2017-09-17T12:05:00Z">
              <w:rPr>
                <w:rFonts w:cs="Times New Roman"/>
                <w:color w:val="000000" w:themeColor="text1"/>
                <w:szCs w:val="24"/>
              </w:rPr>
            </w:rPrChange>
          </w:rPr>
          <w:delText xml:space="preserve">  </w:delText>
        </w:r>
      </w:del>
    </w:p>
    <w:p w14:paraId="433CF105" w14:textId="18493912" w:rsidR="00E9735F" w:rsidRPr="00A60A57" w:rsidRDefault="00E9735F">
      <w:pPr>
        <w:spacing w:after="0" w:line="360" w:lineRule="auto"/>
        <w:jc w:val="center"/>
        <w:rPr>
          <w:rFonts w:eastAsia="DengXian" w:cs="Times New Roman"/>
          <w:color w:val="0D0D0D" w:themeColor="text1" w:themeTint="F2"/>
          <w:sz w:val="22"/>
          <w:rPrChange w:id="8238" w:author="tao huang" w:date="2017-09-17T12:05:00Z">
            <w:rPr>
              <w:rFonts w:eastAsia="DengXian" w:cs="Times New Roman"/>
              <w:color w:val="000000" w:themeColor="text1"/>
              <w:szCs w:val="24"/>
            </w:rPr>
          </w:rPrChange>
        </w:rPr>
      </w:pPr>
      <w:r w:rsidRPr="00A60A57">
        <w:rPr>
          <w:rFonts w:eastAsia="DengXian" w:cs="Times New Roman"/>
          <w:color w:val="0D0D0D" w:themeColor="text1" w:themeTint="F2"/>
          <w:sz w:val="22"/>
          <w:rPrChange w:id="8239" w:author="tao huang" w:date="2017-09-17T12:05:00Z">
            <w:rPr>
              <w:rFonts w:eastAsia="DengXian" w:cs="Times New Roman"/>
              <w:color w:val="000000" w:themeColor="text1"/>
              <w:szCs w:val="24"/>
            </w:rPr>
          </w:rPrChange>
        </w:rPr>
        <w:t xml:space="preserve">Table </w:t>
      </w:r>
      <w:del w:id="8240" w:author="tao huang" w:date="2017-09-17T11:50:00Z">
        <w:r w:rsidR="00594475" w:rsidRPr="00A60A57" w:rsidDel="00E834F1">
          <w:rPr>
            <w:rFonts w:eastAsia="DengXian" w:cs="Times New Roman"/>
            <w:color w:val="0D0D0D" w:themeColor="text1" w:themeTint="F2"/>
            <w:sz w:val="22"/>
            <w:rPrChange w:id="8241" w:author="tao huang" w:date="2017-09-17T12:05:00Z">
              <w:rPr>
                <w:rFonts w:eastAsia="DengXian" w:cs="Times New Roman"/>
                <w:color w:val="000000" w:themeColor="text1"/>
                <w:szCs w:val="24"/>
              </w:rPr>
            </w:rPrChange>
          </w:rPr>
          <w:delText>3</w:delText>
        </w:r>
      </w:del>
      <w:ins w:id="8242" w:author="tao huang" w:date="2017-09-17T11:50:00Z">
        <w:r w:rsidR="00E834F1" w:rsidRPr="00A60A57">
          <w:rPr>
            <w:rFonts w:eastAsia="DengXian" w:cs="Times New Roman"/>
            <w:color w:val="0D0D0D" w:themeColor="text1" w:themeTint="F2"/>
            <w:sz w:val="22"/>
            <w:rPrChange w:id="8243" w:author="tao huang" w:date="2017-09-17T12:05:00Z">
              <w:rPr>
                <w:rFonts w:eastAsia="DengXian" w:cs="Times New Roman"/>
                <w:color w:val="000000" w:themeColor="text1"/>
                <w:sz w:val="22"/>
              </w:rPr>
            </w:rPrChange>
          </w:rPr>
          <w:t>2</w:t>
        </w:r>
      </w:ins>
      <w:r w:rsidRPr="00A60A57">
        <w:rPr>
          <w:rFonts w:eastAsia="DengXian" w:cs="Times New Roman"/>
          <w:color w:val="0D0D0D" w:themeColor="text1" w:themeTint="F2"/>
          <w:sz w:val="22"/>
          <w:rPrChange w:id="8244" w:author="tao huang" w:date="2017-09-17T12:05:00Z">
            <w:rPr>
              <w:rFonts w:eastAsia="DengXian" w:cs="Times New Roman"/>
              <w:color w:val="000000" w:themeColor="text1"/>
              <w:szCs w:val="24"/>
            </w:rPr>
          </w:rPrChange>
        </w:rPr>
        <w:t>.</w:t>
      </w:r>
      <w:r w:rsidRPr="00A60A57">
        <w:rPr>
          <w:rFonts w:eastAsia="DengXian" w:cs="Times New Roman"/>
          <w:color w:val="0D0D0D" w:themeColor="text1" w:themeTint="F2"/>
          <w:sz w:val="22"/>
          <w:rPrChange w:id="8245" w:author="tao huang" w:date="2017-09-17T12:05:00Z">
            <w:rPr>
              <w:rFonts w:eastAsia="DengXian" w:cs="Times New Roman"/>
              <w:color w:val="000000" w:themeColor="text1"/>
              <w:szCs w:val="24"/>
            </w:rPr>
          </w:rPrChange>
        </w:rPr>
        <w:tab/>
        <w:t xml:space="preserve">The forecasting performance of </w:t>
      </w:r>
      <w:r w:rsidR="00CF35BC" w:rsidRPr="00A60A57">
        <w:rPr>
          <w:rFonts w:eastAsia="DengXian" w:cs="Times New Roman"/>
          <w:color w:val="0D0D0D" w:themeColor="text1" w:themeTint="F2"/>
          <w:sz w:val="22"/>
          <w:rPrChange w:id="8246" w:author="tao huang" w:date="2017-09-17T12:05:00Z">
            <w:rPr>
              <w:rFonts w:eastAsia="DengXian" w:cs="Times New Roman"/>
              <w:color w:val="000000" w:themeColor="text1"/>
              <w:szCs w:val="24"/>
            </w:rPr>
          </w:rPrChange>
        </w:rPr>
        <w:t>the models</w:t>
      </w:r>
      <w:r w:rsidR="00D333AB" w:rsidRPr="00A60A57">
        <w:rPr>
          <w:rFonts w:eastAsia="DengXian" w:cs="Times New Roman"/>
          <w:color w:val="0D0D0D" w:themeColor="text1" w:themeTint="F2"/>
          <w:sz w:val="22"/>
          <w:rPrChange w:id="8247" w:author="tao huang" w:date="2017-09-17T12:05:00Z">
            <w:rPr>
              <w:rFonts w:eastAsia="DengXian" w:cs="Times New Roman"/>
              <w:color w:val="000000" w:themeColor="text1"/>
              <w:szCs w:val="24"/>
            </w:rPr>
          </w:rPrChange>
        </w:rPr>
        <w:t xml:space="preserve"> for all forecast period</w:t>
      </w:r>
    </w:p>
    <w:p w14:paraId="13F7193F" w14:textId="77777777" w:rsidR="002D08C4" w:rsidRPr="00A60A57" w:rsidDel="00CA6014" w:rsidRDefault="002D08C4">
      <w:pPr>
        <w:spacing w:after="0" w:line="360" w:lineRule="auto"/>
        <w:rPr>
          <w:del w:id="8248" w:author="tao huang" w:date="2017-09-16T12:53:00Z"/>
          <w:rFonts w:eastAsia="DengXian" w:cs="Times New Roman"/>
          <w:color w:val="0D0D0D" w:themeColor="text1" w:themeTint="F2"/>
          <w:sz w:val="22"/>
          <w:rPrChange w:id="8249" w:author="tao huang" w:date="2017-09-17T12:05:00Z">
            <w:rPr>
              <w:del w:id="8250" w:author="tao huang" w:date="2017-09-16T12:53:00Z"/>
              <w:rFonts w:eastAsia="DengXian" w:cs="Times New Roman"/>
              <w:color w:val="000000" w:themeColor="text1"/>
              <w:szCs w:val="24"/>
            </w:rPr>
          </w:rPrChange>
        </w:rPr>
      </w:pPr>
    </w:p>
    <w:p w14:paraId="099043DB" w14:textId="77777777" w:rsidR="00B63B86" w:rsidRPr="00A60A57" w:rsidRDefault="000D1784">
      <w:pPr>
        <w:spacing w:after="0" w:line="360" w:lineRule="auto"/>
        <w:rPr>
          <w:rFonts w:eastAsia="DengXian" w:cs="Times New Roman"/>
          <w:color w:val="0D0D0D" w:themeColor="text1" w:themeTint="F2"/>
          <w:sz w:val="22"/>
          <w:rPrChange w:id="8251" w:author="tao huang" w:date="2017-09-17T12:05:00Z">
            <w:rPr>
              <w:rFonts w:eastAsia="DengXian" w:cs="Times New Roman"/>
              <w:color w:val="000000" w:themeColor="text1"/>
              <w:szCs w:val="24"/>
            </w:rPr>
          </w:rPrChange>
        </w:rPr>
      </w:pPr>
      <w:del w:id="8252" w:author="tao huang" w:date="2017-09-16T12:53:00Z">
        <w:r w:rsidRPr="00A60A57" w:rsidDel="00CA6014">
          <w:rPr>
            <w:rFonts w:eastAsia="DengXian" w:cs="Times New Roman"/>
            <w:color w:val="0D0D0D" w:themeColor="text1" w:themeTint="F2"/>
            <w:sz w:val="22"/>
            <w:rPrChange w:id="8253" w:author="tao huang" w:date="2017-09-17T12:05:00Z">
              <w:rPr>
                <w:rFonts w:eastAsia="DengXian" w:cs="Times New Roman"/>
                <w:color w:val="000000" w:themeColor="text1"/>
                <w:szCs w:val="24"/>
              </w:rPr>
            </w:rPrChange>
          </w:rPr>
          <w:delText xml:space="preserve"> </w:delText>
        </w:r>
      </w:del>
    </w:p>
    <w:tbl>
      <w:tblPr>
        <w:tblStyle w:val="ListTable1Light1"/>
        <w:tblW w:w="8655" w:type="dxa"/>
        <w:jc w:val="center"/>
        <w:tblLook w:val="04A0" w:firstRow="1" w:lastRow="0" w:firstColumn="1" w:lastColumn="0" w:noHBand="0" w:noVBand="1"/>
      </w:tblPr>
      <w:tblGrid>
        <w:gridCol w:w="1985"/>
        <w:gridCol w:w="727"/>
        <w:gridCol w:w="695"/>
        <w:gridCol w:w="950"/>
        <w:gridCol w:w="694"/>
        <w:gridCol w:w="841"/>
        <w:gridCol w:w="692"/>
        <w:gridCol w:w="1390"/>
        <w:gridCol w:w="681"/>
      </w:tblGrid>
      <w:tr w:rsidR="00B63B86" w:rsidRPr="00A60A57" w14:paraId="3E502896" w14:textId="77777777" w:rsidTr="00C3758E">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652" w:type="dxa"/>
            <w:gridSpan w:val="9"/>
            <w:shd w:val="clear" w:color="auto" w:fill="auto"/>
            <w:noWrap/>
            <w:hideMark/>
          </w:tcPr>
          <w:p w14:paraId="7E87E459" w14:textId="77777777" w:rsidR="00B63B86" w:rsidRPr="00A60A57" w:rsidRDefault="00B63B86">
            <w:pPr>
              <w:spacing w:after="0" w:line="360" w:lineRule="auto"/>
              <w:jc w:val="center"/>
              <w:rPr>
                <w:rFonts w:eastAsia="Times New Roman" w:cs="Times New Roman"/>
                <w:b w:val="0"/>
                <w:color w:val="0D0D0D" w:themeColor="text1" w:themeTint="F2"/>
                <w:sz w:val="22"/>
                <w:rPrChange w:id="8254" w:author="tao huang" w:date="2017-09-17T12:05:00Z">
                  <w:rPr>
                    <w:rFonts w:eastAsia="Times New Roman" w:cs="Times New Roman"/>
                    <w:b w:val="0"/>
                    <w:color w:val="000000" w:themeColor="text1"/>
                    <w:sz w:val="22"/>
                  </w:rPr>
                </w:rPrChange>
              </w:rPr>
              <w:pPrChange w:id="8255" w:author="tao huang" w:date="2017-09-16T12:49:00Z">
                <w:pPr>
                  <w:spacing w:after="0" w:line="240" w:lineRule="auto"/>
                  <w:jc w:val="center"/>
                </w:pPr>
              </w:pPrChange>
            </w:pPr>
            <w:r w:rsidRPr="00A60A57">
              <w:rPr>
                <w:rFonts w:eastAsia="Times New Roman" w:cs="Times New Roman"/>
                <w:b w:val="0"/>
                <w:color w:val="0D0D0D" w:themeColor="text1" w:themeTint="F2"/>
                <w:sz w:val="22"/>
                <w:rPrChange w:id="8256" w:author="tao huang" w:date="2017-09-17T12:05:00Z">
                  <w:rPr>
                    <w:rFonts w:eastAsia="Times New Roman" w:cs="Times New Roman"/>
                    <w:color w:val="000000" w:themeColor="text1"/>
                    <w:sz w:val="22"/>
                  </w:rPr>
                </w:rPrChange>
              </w:rPr>
              <w:t>All forecast period, Forecast horizon= 8</w:t>
            </w:r>
          </w:p>
        </w:tc>
      </w:tr>
      <w:tr w:rsidR="00C3758E" w:rsidRPr="00A60A57" w14:paraId="4B27F462" w14:textId="77777777" w:rsidTr="00C3758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2431DEE1" w14:textId="77777777" w:rsidR="00B63B86" w:rsidRPr="00A60A57" w:rsidRDefault="00B63B86">
            <w:pPr>
              <w:spacing w:after="0" w:line="360" w:lineRule="auto"/>
              <w:rPr>
                <w:rFonts w:eastAsia="Times New Roman" w:cs="Times New Roman"/>
                <w:b w:val="0"/>
                <w:color w:val="0D0D0D" w:themeColor="text1" w:themeTint="F2"/>
                <w:sz w:val="22"/>
                <w:rPrChange w:id="8257" w:author="tao huang" w:date="2017-09-17T12:05:00Z">
                  <w:rPr>
                    <w:rFonts w:eastAsia="Times New Roman" w:cs="Times New Roman"/>
                    <w:b w:val="0"/>
                    <w:color w:val="000000" w:themeColor="text1"/>
                    <w:sz w:val="22"/>
                  </w:rPr>
                </w:rPrChange>
              </w:rPr>
              <w:pPrChange w:id="8258" w:author="tao huang" w:date="2017-09-16T12:49:00Z">
                <w:pPr>
                  <w:spacing w:after="0" w:line="240" w:lineRule="auto"/>
                </w:pPr>
              </w:pPrChange>
            </w:pPr>
            <w:r w:rsidRPr="00A60A57">
              <w:rPr>
                <w:rFonts w:eastAsia="Times New Roman" w:cs="Times New Roman"/>
                <w:b w:val="0"/>
                <w:color w:val="0D0D0D" w:themeColor="text1" w:themeTint="F2"/>
                <w:sz w:val="22"/>
                <w:rPrChange w:id="8259" w:author="tao huang" w:date="2017-09-17T12:05:00Z">
                  <w:rPr>
                    <w:rFonts w:eastAsia="Times New Roman" w:cs="Times New Roman"/>
                    <w:color w:val="000000" w:themeColor="text1"/>
                    <w:sz w:val="22"/>
                  </w:rPr>
                </w:rPrChange>
              </w:rPr>
              <w:t>Model/measure</w:t>
            </w:r>
          </w:p>
        </w:tc>
        <w:tc>
          <w:tcPr>
            <w:tcW w:w="727" w:type="dxa"/>
            <w:shd w:val="clear" w:color="auto" w:fill="auto"/>
            <w:hideMark/>
          </w:tcPr>
          <w:p w14:paraId="28403628"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8260" w:author="tao huang" w:date="2017-09-17T12:05:00Z">
                  <w:rPr>
                    <w:rFonts w:eastAsia="Times New Roman" w:cs="Times New Roman"/>
                    <w:bCs/>
                    <w:color w:val="000000" w:themeColor="text1"/>
                    <w:sz w:val="22"/>
                  </w:rPr>
                </w:rPrChange>
              </w:rPr>
              <w:pPrChange w:id="8261"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8262" w:author="tao huang" w:date="2017-09-17T12:05:00Z">
                  <w:rPr>
                    <w:rFonts w:eastAsia="Times New Roman" w:cs="Times New Roman"/>
                    <w:bCs/>
                    <w:color w:val="000000" w:themeColor="text1"/>
                    <w:sz w:val="22"/>
                  </w:rPr>
                </w:rPrChange>
              </w:rPr>
              <w:t>MAE</w:t>
            </w:r>
          </w:p>
        </w:tc>
        <w:tc>
          <w:tcPr>
            <w:tcW w:w="695" w:type="dxa"/>
            <w:shd w:val="clear" w:color="auto" w:fill="auto"/>
            <w:hideMark/>
          </w:tcPr>
          <w:p w14:paraId="426A5CE5"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8263" w:author="tao huang" w:date="2017-09-17T12:05:00Z">
                  <w:rPr>
                    <w:rFonts w:eastAsia="Times New Roman" w:cs="Times New Roman"/>
                    <w:bCs/>
                    <w:color w:val="000000" w:themeColor="text1"/>
                    <w:sz w:val="22"/>
                  </w:rPr>
                </w:rPrChange>
              </w:rPr>
              <w:pPrChange w:id="8264"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8265" w:author="tao huang" w:date="2017-09-17T12:05:00Z">
                  <w:rPr>
                    <w:rFonts w:eastAsia="Times New Roman" w:cs="Times New Roman"/>
                    <w:bCs/>
                    <w:color w:val="000000" w:themeColor="text1"/>
                    <w:sz w:val="22"/>
                  </w:rPr>
                </w:rPrChange>
              </w:rPr>
              <w:t>Rank</w:t>
            </w:r>
          </w:p>
        </w:tc>
        <w:tc>
          <w:tcPr>
            <w:tcW w:w="950" w:type="dxa"/>
            <w:shd w:val="clear" w:color="auto" w:fill="auto"/>
            <w:hideMark/>
          </w:tcPr>
          <w:p w14:paraId="057A9829"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8266" w:author="tao huang" w:date="2017-09-17T12:05:00Z">
                  <w:rPr>
                    <w:rFonts w:eastAsia="Times New Roman" w:cs="Times New Roman"/>
                    <w:bCs/>
                    <w:color w:val="000000" w:themeColor="text1"/>
                    <w:sz w:val="22"/>
                  </w:rPr>
                </w:rPrChange>
              </w:rPr>
              <w:pPrChange w:id="8267"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8268" w:author="tao huang" w:date="2017-09-17T12:05:00Z">
                  <w:rPr>
                    <w:rFonts w:eastAsia="Times New Roman" w:cs="Times New Roman"/>
                    <w:bCs/>
                    <w:color w:val="000000" w:themeColor="text1"/>
                    <w:sz w:val="22"/>
                  </w:rPr>
                </w:rPrChange>
              </w:rPr>
              <w:t>SMAPE</w:t>
            </w:r>
          </w:p>
        </w:tc>
        <w:tc>
          <w:tcPr>
            <w:tcW w:w="694" w:type="dxa"/>
            <w:shd w:val="clear" w:color="auto" w:fill="auto"/>
            <w:hideMark/>
          </w:tcPr>
          <w:p w14:paraId="4B2BFDA3"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8269" w:author="tao huang" w:date="2017-09-17T12:05:00Z">
                  <w:rPr>
                    <w:rFonts w:eastAsia="Times New Roman" w:cs="Times New Roman"/>
                    <w:bCs/>
                    <w:color w:val="000000" w:themeColor="text1"/>
                    <w:sz w:val="22"/>
                  </w:rPr>
                </w:rPrChange>
              </w:rPr>
              <w:pPrChange w:id="8270"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8271" w:author="tao huang" w:date="2017-09-17T12:05:00Z">
                  <w:rPr>
                    <w:rFonts w:eastAsia="Times New Roman" w:cs="Times New Roman"/>
                    <w:bCs/>
                    <w:color w:val="000000" w:themeColor="text1"/>
                    <w:sz w:val="22"/>
                  </w:rPr>
                </w:rPrChange>
              </w:rPr>
              <w:t>Rank</w:t>
            </w:r>
          </w:p>
        </w:tc>
        <w:tc>
          <w:tcPr>
            <w:tcW w:w="841" w:type="dxa"/>
            <w:shd w:val="clear" w:color="auto" w:fill="auto"/>
            <w:hideMark/>
          </w:tcPr>
          <w:p w14:paraId="71AE3E83"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8272" w:author="tao huang" w:date="2017-09-17T12:05:00Z">
                  <w:rPr>
                    <w:rFonts w:eastAsia="Times New Roman" w:cs="Times New Roman"/>
                    <w:bCs/>
                    <w:color w:val="000000" w:themeColor="text1"/>
                    <w:sz w:val="22"/>
                  </w:rPr>
                </w:rPrChange>
              </w:rPr>
              <w:pPrChange w:id="8273"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8274" w:author="tao huang" w:date="2017-09-17T12:05:00Z">
                  <w:rPr>
                    <w:rFonts w:eastAsia="Times New Roman" w:cs="Times New Roman"/>
                    <w:bCs/>
                    <w:color w:val="000000" w:themeColor="text1"/>
                    <w:sz w:val="22"/>
                  </w:rPr>
                </w:rPrChange>
              </w:rPr>
              <w:t>MASE</w:t>
            </w:r>
          </w:p>
        </w:tc>
        <w:tc>
          <w:tcPr>
            <w:tcW w:w="692" w:type="dxa"/>
            <w:shd w:val="clear" w:color="auto" w:fill="auto"/>
            <w:hideMark/>
          </w:tcPr>
          <w:p w14:paraId="44A121CC"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8275" w:author="tao huang" w:date="2017-09-17T12:05:00Z">
                  <w:rPr>
                    <w:rFonts w:eastAsia="Times New Roman" w:cs="Times New Roman"/>
                    <w:bCs/>
                    <w:color w:val="000000" w:themeColor="text1"/>
                    <w:sz w:val="22"/>
                  </w:rPr>
                </w:rPrChange>
              </w:rPr>
              <w:pPrChange w:id="8276"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8277" w:author="tao huang" w:date="2017-09-17T12:05:00Z">
                  <w:rPr>
                    <w:rFonts w:eastAsia="Times New Roman" w:cs="Times New Roman"/>
                    <w:bCs/>
                    <w:color w:val="000000" w:themeColor="text1"/>
                    <w:sz w:val="22"/>
                  </w:rPr>
                </w:rPrChange>
              </w:rPr>
              <w:t>Rank</w:t>
            </w:r>
          </w:p>
        </w:tc>
        <w:tc>
          <w:tcPr>
            <w:tcW w:w="1390" w:type="dxa"/>
            <w:shd w:val="clear" w:color="auto" w:fill="auto"/>
            <w:noWrap/>
            <w:hideMark/>
          </w:tcPr>
          <w:p w14:paraId="749A72D6" w14:textId="77777777" w:rsidR="00B63B86" w:rsidRPr="00A60A57" w:rsidRDefault="00B63B86">
            <w:pPr>
              <w:spacing w:after="0" w:line="360" w:lineRule="auto"/>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8278" w:author="tao huang" w:date="2017-09-17T12:05:00Z">
                  <w:rPr>
                    <w:rFonts w:eastAsia="Times New Roman" w:cs="Times New Roman"/>
                    <w:bCs/>
                    <w:color w:val="000000" w:themeColor="text1"/>
                    <w:sz w:val="22"/>
                  </w:rPr>
                </w:rPrChange>
              </w:rPr>
              <w:pPrChange w:id="8279" w:author="tao huang" w:date="2017-09-16T12:49:00Z">
                <w:pPr>
                  <w:spacing w:after="0" w:line="240" w:lineRule="auto"/>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8280" w:author="tao huang" w:date="2017-09-17T12:05:00Z">
                  <w:rPr>
                    <w:rFonts w:eastAsia="Times New Roman" w:cs="Times New Roman"/>
                    <w:bCs/>
                    <w:color w:val="000000" w:themeColor="text1"/>
                    <w:sz w:val="22"/>
                  </w:rPr>
                </w:rPrChange>
              </w:rPr>
              <w:t>AvgRelMAE</w:t>
            </w:r>
          </w:p>
        </w:tc>
        <w:tc>
          <w:tcPr>
            <w:tcW w:w="681" w:type="dxa"/>
            <w:shd w:val="clear" w:color="auto" w:fill="auto"/>
            <w:noWrap/>
            <w:hideMark/>
          </w:tcPr>
          <w:p w14:paraId="643472E0" w14:textId="77777777" w:rsidR="00B63B86" w:rsidRPr="00A60A57" w:rsidRDefault="00B63B86">
            <w:pPr>
              <w:spacing w:after="0" w:line="360" w:lineRule="auto"/>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8281" w:author="tao huang" w:date="2017-09-17T12:05:00Z">
                  <w:rPr>
                    <w:rFonts w:eastAsia="Times New Roman" w:cs="Times New Roman"/>
                    <w:bCs/>
                    <w:color w:val="000000" w:themeColor="text1"/>
                    <w:sz w:val="22"/>
                  </w:rPr>
                </w:rPrChange>
              </w:rPr>
              <w:pPrChange w:id="8282" w:author="tao huang" w:date="2017-09-16T12:49:00Z">
                <w:pPr>
                  <w:spacing w:after="0" w:line="240" w:lineRule="auto"/>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8283" w:author="tao huang" w:date="2017-09-17T12:05:00Z">
                  <w:rPr>
                    <w:rFonts w:eastAsia="Times New Roman" w:cs="Times New Roman"/>
                    <w:bCs/>
                    <w:color w:val="000000" w:themeColor="text1"/>
                    <w:sz w:val="22"/>
                  </w:rPr>
                </w:rPrChange>
              </w:rPr>
              <w:t>Rank</w:t>
            </w:r>
          </w:p>
        </w:tc>
      </w:tr>
      <w:tr w:rsidR="001D611D" w:rsidRPr="00A60A57" w14:paraId="1C7595F4" w14:textId="77777777" w:rsidTr="00C3758E">
        <w:trPr>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56D73ADA" w14:textId="77777777" w:rsidR="00B63B86" w:rsidRPr="00A60A57" w:rsidRDefault="00B63B86">
            <w:pPr>
              <w:spacing w:after="0" w:line="360" w:lineRule="auto"/>
              <w:rPr>
                <w:rFonts w:eastAsia="Times New Roman" w:cs="Times New Roman"/>
                <w:b w:val="0"/>
                <w:color w:val="0D0D0D" w:themeColor="text1" w:themeTint="F2"/>
                <w:sz w:val="22"/>
                <w:rPrChange w:id="8284" w:author="tao huang" w:date="2017-09-17T12:05:00Z">
                  <w:rPr>
                    <w:rFonts w:eastAsia="Times New Roman" w:cs="Times New Roman"/>
                    <w:b w:val="0"/>
                    <w:color w:val="000000" w:themeColor="text1"/>
                    <w:sz w:val="22"/>
                  </w:rPr>
                </w:rPrChange>
              </w:rPr>
              <w:pPrChange w:id="8285" w:author="tao huang" w:date="2017-09-16T12:49:00Z">
                <w:pPr>
                  <w:spacing w:after="0" w:line="240" w:lineRule="auto"/>
                </w:pPr>
              </w:pPrChange>
            </w:pPr>
            <w:r w:rsidRPr="00A60A57">
              <w:rPr>
                <w:rFonts w:eastAsia="Times New Roman" w:cs="Times New Roman"/>
                <w:b w:val="0"/>
                <w:color w:val="0D0D0D" w:themeColor="text1" w:themeTint="F2"/>
                <w:sz w:val="22"/>
                <w:rPrChange w:id="8286" w:author="tao huang" w:date="2017-09-17T12:05:00Z">
                  <w:rPr>
                    <w:rFonts w:eastAsia="Times New Roman" w:cs="Times New Roman"/>
                    <w:color w:val="000000" w:themeColor="text1"/>
                    <w:sz w:val="22"/>
                  </w:rPr>
                </w:rPrChange>
              </w:rPr>
              <w:t>Base-lift</w:t>
            </w:r>
          </w:p>
        </w:tc>
        <w:tc>
          <w:tcPr>
            <w:tcW w:w="727" w:type="dxa"/>
            <w:shd w:val="clear" w:color="auto" w:fill="auto"/>
            <w:hideMark/>
          </w:tcPr>
          <w:p w14:paraId="19F9A293"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287" w:author="tao huang" w:date="2017-09-17T12:05:00Z">
                  <w:rPr>
                    <w:rFonts w:eastAsia="Times New Roman" w:cs="Times New Roman"/>
                    <w:color w:val="000000" w:themeColor="text1"/>
                    <w:sz w:val="22"/>
                  </w:rPr>
                </w:rPrChange>
              </w:rPr>
              <w:pPrChange w:id="8288"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289" w:author="tao huang" w:date="2017-09-17T12:05:00Z">
                  <w:rPr>
                    <w:rFonts w:eastAsia="Times New Roman" w:cs="Times New Roman"/>
                    <w:color w:val="000000" w:themeColor="text1"/>
                    <w:sz w:val="22"/>
                  </w:rPr>
                </w:rPrChange>
              </w:rPr>
              <w:t>22.92</w:t>
            </w:r>
          </w:p>
        </w:tc>
        <w:tc>
          <w:tcPr>
            <w:tcW w:w="695" w:type="dxa"/>
            <w:shd w:val="clear" w:color="auto" w:fill="auto"/>
            <w:hideMark/>
          </w:tcPr>
          <w:p w14:paraId="18DEB207"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290" w:author="tao huang" w:date="2017-09-17T12:05:00Z">
                  <w:rPr>
                    <w:rFonts w:eastAsia="Times New Roman" w:cs="Times New Roman"/>
                    <w:color w:val="000000" w:themeColor="text1"/>
                    <w:sz w:val="22"/>
                  </w:rPr>
                </w:rPrChange>
              </w:rPr>
              <w:pPrChange w:id="8291"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292" w:author="tao huang" w:date="2017-09-17T12:05:00Z">
                  <w:rPr>
                    <w:rFonts w:eastAsia="Times New Roman" w:cs="Times New Roman"/>
                    <w:color w:val="000000" w:themeColor="text1"/>
                    <w:sz w:val="22"/>
                  </w:rPr>
                </w:rPrChange>
              </w:rPr>
              <w:t>8</w:t>
            </w:r>
          </w:p>
        </w:tc>
        <w:tc>
          <w:tcPr>
            <w:tcW w:w="950" w:type="dxa"/>
            <w:shd w:val="clear" w:color="auto" w:fill="auto"/>
            <w:hideMark/>
          </w:tcPr>
          <w:p w14:paraId="32607B1A"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293" w:author="tao huang" w:date="2017-09-17T12:05:00Z">
                  <w:rPr>
                    <w:rFonts w:eastAsia="Times New Roman" w:cs="Times New Roman"/>
                    <w:color w:val="000000" w:themeColor="text1"/>
                    <w:sz w:val="22"/>
                  </w:rPr>
                </w:rPrChange>
              </w:rPr>
              <w:pPrChange w:id="8294"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295" w:author="tao huang" w:date="2017-09-17T12:05:00Z">
                  <w:rPr>
                    <w:rFonts w:eastAsia="Times New Roman" w:cs="Times New Roman"/>
                    <w:color w:val="000000" w:themeColor="text1"/>
                    <w:sz w:val="22"/>
                  </w:rPr>
                </w:rPrChange>
              </w:rPr>
              <w:t>47.0%</w:t>
            </w:r>
          </w:p>
        </w:tc>
        <w:tc>
          <w:tcPr>
            <w:tcW w:w="694" w:type="dxa"/>
            <w:shd w:val="clear" w:color="auto" w:fill="auto"/>
            <w:hideMark/>
          </w:tcPr>
          <w:p w14:paraId="3A5F7601"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296" w:author="tao huang" w:date="2017-09-17T12:05:00Z">
                  <w:rPr>
                    <w:rFonts w:eastAsia="Times New Roman" w:cs="Times New Roman"/>
                    <w:color w:val="000000" w:themeColor="text1"/>
                    <w:sz w:val="22"/>
                  </w:rPr>
                </w:rPrChange>
              </w:rPr>
              <w:pPrChange w:id="8297"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298" w:author="tao huang" w:date="2017-09-17T12:05:00Z">
                  <w:rPr>
                    <w:rFonts w:eastAsia="Times New Roman" w:cs="Times New Roman"/>
                    <w:color w:val="000000" w:themeColor="text1"/>
                    <w:sz w:val="22"/>
                  </w:rPr>
                </w:rPrChange>
              </w:rPr>
              <w:t>8</w:t>
            </w:r>
          </w:p>
        </w:tc>
        <w:tc>
          <w:tcPr>
            <w:tcW w:w="841" w:type="dxa"/>
            <w:shd w:val="clear" w:color="auto" w:fill="auto"/>
            <w:hideMark/>
          </w:tcPr>
          <w:p w14:paraId="7B3ECADE"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299" w:author="tao huang" w:date="2017-09-17T12:05:00Z">
                  <w:rPr>
                    <w:rFonts w:eastAsia="Times New Roman" w:cs="Times New Roman"/>
                    <w:color w:val="000000" w:themeColor="text1"/>
                    <w:sz w:val="22"/>
                  </w:rPr>
                </w:rPrChange>
              </w:rPr>
              <w:pPrChange w:id="8300"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301" w:author="tao huang" w:date="2017-09-17T12:05:00Z">
                  <w:rPr>
                    <w:rFonts w:eastAsia="Times New Roman" w:cs="Times New Roman"/>
                    <w:color w:val="000000" w:themeColor="text1"/>
                    <w:sz w:val="22"/>
                  </w:rPr>
                </w:rPrChange>
              </w:rPr>
              <w:t>0.775</w:t>
            </w:r>
          </w:p>
        </w:tc>
        <w:tc>
          <w:tcPr>
            <w:tcW w:w="692" w:type="dxa"/>
            <w:shd w:val="clear" w:color="auto" w:fill="auto"/>
            <w:hideMark/>
          </w:tcPr>
          <w:p w14:paraId="32F9A3EE"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302" w:author="tao huang" w:date="2017-09-17T12:05:00Z">
                  <w:rPr>
                    <w:rFonts w:eastAsia="Times New Roman" w:cs="Times New Roman"/>
                    <w:color w:val="000000" w:themeColor="text1"/>
                    <w:sz w:val="22"/>
                  </w:rPr>
                </w:rPrChange>
              </w:rPr>
              <w:pPrChange w:id="8303"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304" w:author="tao huang" w:date="2017-09-17T12:05:00Z">
                  <w:rPr>
                    <w:rFonts w:eastAsia="Times New Roman" w:cs="Times New Roman"/>
                    <w:color w:val="000000" w:themeColor="text1"/>
                    <w:sz w:val="22"/>
                  </w:rPr>
                </w:rPrChange>
              </w:rPr>
              <w:t>8</w:t>
            </w:r>
          </w:p>
        </w:tc>
        <w:tc>
          <w:tcPr>
            <w:tcW w:w="1390" w:type="dxa"/>
            <w:shd w:val="clear" w:color="auto" w:fill="auto"/>
            <w:noWrap/>
            <w:hideMark/>
          </w:tcPr>
          <w:p w14:paraId="2E12AFEA"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305" w:author="tao huang" w:date="2017-09-17T12:05:00Z">
                  <w:rPr>
                    <w:rFonts w:eastAsia="Times New Roman" w:cs="Times New Roman"/>
                    <w:color w:val="000000" w:themeColor="text1"/>
                    <w:sz w:val="22"/>
                  </w:rPr>
                </w:rPrChange>
              </w:rPr>
              <w:pPrChange w:id="8306"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307" w:author="tao huang" w:date="2017-09-17T12:05:00Z">
                  <w:rPr>
                    <w:rFonts w:eastAsia="Times New Roman" w:cs="Times New Roman"/>
                    <w:color w:val="000000" w:themeColor="text1"/>
                    <w:sz w:val="22"/>
                  </w:rPr>
                </w:rPrChange>
              </w:rPr>
              <w:t>1.136</w:t>
            </w:r>
          </w:p>
        </w:tc>
        <w:tc>
          <w:tcPr>
            <w:tcW w:w="681" w:type="dxa"/>
            <w:shd w:val="clear" w:color="auto" w:fill="auto"/>
            <w:noWrap/>
            <w:hideMark/>
          </w:tcPr>
          <w:p w14:paraId="1DF35E4E"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308" w:author="tao huang" w:date="2017-09-17T12:05:00Z">
                  <w:rPr>
                    <w:rFonts w:eastAsia="Times New Roman" w:cs="Times New Roman"/>
                    <w:color w:val="000000" w:themeColor="text1"/>
                    <w:sz w:val="22"/>
                  </w:rPr>
                </w:rPrChange>
              </w:rPr>
              <w:pPrChange w:id="8309"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310" w:author="tao huang" w:date="2017-09-17T12:05:00Z">
                  <w:rPr>
                    <w:rFonts w:eastAsia="Times New Roman" w:cs="Times New Roman"/>
                    <w:color w:val="000000" w:themeColor="text1"/>
                    <w:sz w:val="22"/>
                  </w:rPr>
                </w:rPrChange>
              </w:rPr>
              <w:t>8</w:t>
            </w:r>
          </w:p>
        </w:tc>
      </w:tr>
      <w:tr w:rsidR="00C3758E" w:rsidRPr="00A60A57" w14:paraId="6CA79424" w14:textId="77777777" w:rsidTr="00C3758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66066D48" w14:textId="77777777" w:rsidR="00B63B86" w:rsidRPr="00A60A57" w:rsidRDefault="00B63B86">
            <w:pPr>
              <w:spacing w:after="0" w:line="360" w:lineRule="auto"/>
              <w:rPr>
                <w:rFonts w:eastAsia="Times New Roman" w:cs="Times New Roman"/>
                <w:b w:val="0"/>
                <w:color w:val="0D0D0D" w:themeColor="text1" w:themeTint="F2"/>
                <w:sz w:val="22"/>
                <w:rPrChange w:id="8311" w:author="tao huang" w:date="2017-09-17T12:05:00Z">
                  <w:rPr>
                    <w:rFonts w:eastAsia="Times New Roman" w:cs="Times New Roman"/>
                    <w:b w:val="0"/>
                    <w:color w:val="000000" w:themeColor="text1"/>
                    <w:sz w:val="22"/>
                  </w:rPr>
                </w:rPrChange>
              </w:rPr>
              <w:pPrChange w:id="8312" w:author="tao huang" w:date="2017-09-16T12:49:00Z">
                <w:pPr>
                  <w:spacing w:after="0" w:line="240" w:lineRule="auto"/>
                </w:pPr>
              </w:pPrChange>
            </w:pPr>
            <w:r w:rsidRPr="00A60A57">
              <w:rPr>
                <w:rFonts w:eastAsia="Times New Roman" w:cs="Times New Roman"/>
                <w:b w:val="0"/>
                <w:color w:val="0D0D0D" w:themeColor="text1" w:themeTint="F2"/>
                <w:sz w:val="22"/>
                <w:rPrChange w:id="8313" w:author="tao huang" w:date="2017-09-17T12:05:00Z">
                  <w:rPr>
                    <w:rFonts w:eastAsia="Times New Roman" w:cs="Times New Roman"/>
                    <w:color w:val="000000" w:themeColor="text1"/>
                    <w:sz w:val="22"/>
                  </w:rPr>
                </w:rPrChange>
              </w:rPr>
              <w:t>ADL-own</w:t>
            </w:r>
          </w:p>
        </w:tc>
        <w:tc>
          <w:tcPr>
            <w:tcW w:w="727" w:type="dxa"/>
            <w:shd w:val="clear" w:color="auto" w:fill="auto"/>
            <w:hideMark/>
          </w:tcPr>
          <w:p w14:paraId="1F9B537A"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314" w:author="tao huang" w:date="2017-09-17T12:05:00Z">
                  <w:rPr>
                    <w:rFonts w:eastAsia="Times New Roman" w:cs="Times New Roman"/>
                    <w:color w:val="000000" w:themeColor="text1"/>
                    <w:sz w:val="22"/>
                  </w:rPr>
                </w:rPrChange>
              </w:rPr>
              <w:pPrChange w:id="8315"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316" w:author="tao huang" w:date="2017-09-17T12:05:00Z">
                  <w:rPr>
                    <w:rFonts w:eastAsia="Times New Roman" w:cs="Times New Roman"/>
                    <w:color w:val="000000" w:themeColor="text1"/>
                    <w:sz w:val="22"/>
                  </w:rPr>
                </w:rPrChange>
              </w:rPr>
              <w:t>15.76</w:t>
            </w:r>
          </w:p>
        </w:tc>
        <w:tc>
          <w:tcPr>
            <w:tcW w:w="695" w:type="dxa"/>
            <w:shd w:val="clear" w:color="auto" w:fill="auto"/>
            <w:hideMark/>
          </w:tcPr>
          <w:p w14:paraId="24DE2D83"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317" w:author="tao huang" w:date="2017-09-17T12:05:00Z">
                  <w:rPr>
                    <w:rFonts w:eastAsia="Times New Roman" w:cs="Times New Roman"/>
                    <w:color w:val="000000" w:themeColor="text1"/>
                    <w:sz w:val="22"/>
                  </w:rPr>
                </w:rPrChange>
              </w:rPr>
              <w:pPrChange w:id="8318"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319" w:author="tao huang" w:date="2017-09-17T12:05:00Z">
                  <w:rPr>
                    <w:rFonts w:eastAsia="Times New Roman" w:cs="Times New Roman"/>
                    <w:color w:val="000000" w:themeColor="text1"/>
                    <w:sz w:val="22"/>
                  </w:rPr>
                </w:rPrChange>
              </w:rPr>
              <w:t>6</w:t>
            </w:r>
          </w:p>
        </w:tc>
        <w:tc>
          <w:tcPr>
            <w:tcW w:w="950" w:type="dxa"/>
            <w:shd w:val="clear" w:color="auto" w:fill="auto"/>
            <w:hideMark/>
          </w:tcPr>
          <w:p w14:paraId="7A84CB49"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320" w:author="tao huang" w:date="2017-09-17T12:05:00Z">
                  <w:rPr>
                    <w:rFonts w:eastAsia="Times New Roman" w:cs="Times New Roman"/>
                    <w:color w:val="000000" w:themeColor="text1"/>
                    <w:sz w:val="22"/>
                  </w:rPr>
                </w:rPrChange>
              </w:rPr>
              <w:pPrChange w:id="8321"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322" w:author="tao huang" w:date="2017-09-17T12:05:00Z">
                  <w:rPr>
                    <w:rFonts w:eastAsia="Times New Roman" w:cs="Times New Roman"/>
                    <w:color w:val="000000" w:themeColor="text1"/>
                    <w:sz w:val="22"/>
                  </w:rPr>
                </w:rPrChange>
              </w:rPr>
              <w:t>40.8%</w:t>
            </w:r>
          </w:p>
        </w:tc>
        <w:tc>
          <w:tcPr>
            <w:tcW w:w="694" w:type="dxa"/>
            <w:shd w:val="clear" w:color="auto" w:fill="auto"/>
            <w:hideMark/>
          </w:tcPr>
          <w:p w14:paraId="5377A169"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323" w:author="tao huang" w:date="2017-09-17T12:05:00Z">
                  <w:rPr>
                    <w:rFonts w:eastAsia="Times New Roman" w:cs="Times New Roman"/>
                    <w:color w:val="000000" w:themeColor="text1"/>
                    <w:sz w:val="22"/>
                  </w:rPr>
                </w:rPrChange>
              </w:rPr>
              <w:pPrChange w:id="8324"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325" w:author="tao huang" w:date="2017-09-17T12:05:00Z">
                  <w:rPr>
                    <w:rFonts w:eastAsia="Times New Roman" w:cs="Times New Roman"/>
                    <w:color w:val="000000" w:themeColor="text1"/>
                    <w:sz w:val="22"/>
                  </w:rPr>
                </w:rPrChange>
              </w:rPr>
              <w:t>7</w:t>
            </w:r>
          </w:p>
        </w:tc>
        <w:tc>
          <w:tcPr>
            <w:tcW w:w="841" w:type="dxa"/>
            <w:shd w:val="clear" w:color="auto" w:fill="auto"/>
            <w:hideMark/>
          </w:tcPr>
          <w:p w14:paraId="2F781695"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326" w:author="tao huang" w:date="2017-09-17T12:05:00Z">
                  <w:rPr>
                    <w:rFonts w:eastAsia="Times New Roman" w:cs="Times New Roman"/>
                    <w:color w:val="000000" w:themeColor="text1"/>
                    <w:sz w:val="22"/>
                  </w:rPr>
                </w:rPrChange>
              </w:rPr>
              <w:pPrChange w:id="8327"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328" w:author="tao huang" w:date="2017-09-17T12:05:00Z">
                  <w:rPr>
                    <w:rFonts w:eastAsia="Times New Roman" w:cs="Times New Roman"/>
                    <w:color w:val="000000" w:themeColor="text1"/>
                    <w:sz w:val="22"/>
                  </w:rPr>
                </w:rPrChange>
              </w:rPr>
              <w:t>0.697</w:t>
            </w:r>
          </w:p>
        </w:tc>
        <w:tc>
          <w:tcPr>
            <w:tcW w:w="692" w:type="dxa"/>
            <w:shd w:val="clear" w:color="auto" w:fill="auto"/>
            <w:hideMark/>
          </w:tcPr>
          <w:p w14:paraId="2D071903"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329" w:author="tao huang" w:date="2017-09-17T12:05:00Z">
                  <w:rPr>
                    <w:rFonts w:eastAsia="Times New Roman" w:cs="Times New Roman"/>
                    <w:color w:val="000000" w:themeColor="text1"/>
                    <w:sz w:val="22"/>
                  </w:rPr>
                </w:rPrChange>
              </w:rPr>
              <w:pPrChange w:id="8330"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331" w:author="tao huang" w:date="2017-09-17T12:05:00Z">
                  <w:rPr>
                    <w:rFonts w:eastAsia="Times New Roman" w:cs="Times New Roman"/>
                    <w:color w:val="000000" w:themeColor="text1"/>
                    <w:sz w:val="22"/>
                  </w:rPr>
                </w:rPrChange>
              </w:rPr>
              <w:t>7</w:t>
            </w:r>
          </w:p>
        </w:tc>
        <w:tc>
          <w:tcPr>
            <w:tcW w:w="1390" w:type="dxa"/>
            <w:shd w:val="clear" w:color="auto" w:fill="auto"/>
            <w:noWrap/>
            <w:hideMark/>
          </w:tcPr>
          <w:p w14:paraId="04575B7D"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332" w:author="tao huang" w:date="2017-09-17T12:05:00Z">
                  <w:rPr>
                    <w:rFonts w:eastAsia="Times New Roman" w:cs="Times New Roman"/>
                    <w:color w:val="000000" w:themeColor="text1"/>
                    <w:sz w:val="22"/>
                  </w:rPr>
                </w:rPrChange>
              </w:rPr>
              <w:pPrChange w:id="8333"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334" w:author="tao huang" w:date="2017-09-17T12:05:00Z">
                  <w:rPr>
                    <w:rFonts w:eastAsia="Times New Roman" w:cs="Times New Roman"/>
                    <w:color w:val="000000" w:themeColor="text1"/>
                    <w:sz w:val="22"/>
                  </w:rPr>
                </w:rPrChange>
              </w:rPr>
              <w:t>1.000</w:t>
            </w:r>
          </w:p>
        </w:tc>
        <w:tc>
          <w:tcPr>
            <w:tcW w:w="681" w:type="dxa"/>
            <w:shd w:val="clear" w:color="auto" w:fill="auto"/>
            <w:noWrap/>
            <w:hideMark/>
          </w:tcPr>
          <w:p w14:paraId="265D8442"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335" w:author="tao huang" w:date="2017-09-17T12:05:00Z">
                  <w:rPr>
                    <w:rFonts w:eastAsia="Times New Roman" w:cs="Times New Roman"/>
                    <w:color w:val="000000" w:themeColor="text1"/>
                    <w:sz w:val="22"/>
                  </w:rPr>
                </w:rPrChange>
              </w:rPr>
              <w:pPrChange w:id="8336"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337" w:author="tao huang" w:date="2017-09-17T12:05:00Z">
                  <w:rPr>
                    <w:rFonts w:eastAsia="Times New Roman" w:cs="Times New Roman"/>
                    <w:color w:val="000000" w:themeColor="text1"/>
                    <w:sz w:val="22"/>
                  </w:rPr>
                </w:rPrChange>
              </w:rPr>
              <w:t>7</w:t>
            </w:r>
          </w:p>
        </w:tc>
      </w:tr>
      <w:tr w:rsidR="001D611D" w:rsidRPr="00A60A57" w14:paraId="6EA866B8" w14:textId="77777777" w:rsidTr="00C3758E">
        <w:trPr>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73EB23CF" w14:textId="77777777" w:rsidR="00B63B86" w:rsidRPr="00A60A57" w:rsidRDefault="00B63B86">
            <w:pPr>
              <w:spacing w:after="0" w:line="360" w:lineRule="auto"/>
              <w:rPr>
                <w:rFonts w:eastAsia="Times New Roman" w:cs="Times New Roman"/>
                <w:b w:val="0"/>
                <w:color w:val="0D0D0D" w:themeColor="text1" w:themeTint="F2"/>
                <w:sz w:val="22"/>
                <w:rPrChange w:id="8338" w:author="tao huang" w:date="2017-09-17T12:05:00Z">
                  <w:rPr>
                    <w:rFonts w:eastAsia="Times New Roman" w:cs="Times New Roman"/>
                    <w:b w:val="0"/>
                    <w:color w:val="000000" w:themeColor="text1"/>
                    <w:sz w:val="22"/>
                  </w:rPr>
                </w:rPrChange>
              </w:rPr>
              <w:pPrChange w:id="8339" w:author="tao huang" w:date="2017-09-16T12:49:00Z">
                <w:pPr>
                  <w:spacing w:after="0" w:line="240" w:lineRule="auto"/>
                </w:pPr>
              </w:pPrChange>
            </w:pPr>
            <w:r w:rsidRPr="00A60A57">
              <w:rPr>
                <w:rFonts w:eastAsia="Times New Roman" w:cs="Times New Roman"/>
                <w:b w:val="0"/>
                <w:color w:val="0D0D0D" w:themeColor="text1" w:themeTint="F2"/>
                <w:sz w:val="22"/>
                <w:rPrChange w:id="8340" w:author="tao huang" w:date="2017-09-17T12:05:00Z">
                  <w:rPr>
                    <w:rFonts w:eastAsia="Times New Roman" w:cs="Times New Roman"/>
                    <w:color w:val="000000" w:themeColor="text1"/>
                    <w:sz w:val="22"/>
                  </w:rPr>
                </w:rPrChange>
              </w:rPr>
              <w:t>ADL-intra</w:t>
            </w:r>
          </w:p>
        </w:tc>
        <w:tc>
          <w:tcPr>
            <w:tcW w:w="727" w:type="dxa"/>
            <w:shd w:val="clear" w:color="auto" w:fill="auto"/>
            <w:hideMark/>
          </w:tcPr>
          <w:p w14:paraId="1EC9AA6C"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341" w:author="tao huang" w:date="2017-09-17T12:05:00Z">
                  <w:rPr>
                    <w:rFonts w:eastAsia="Times New Roman" w:cs="Times New Roman"/>
                    <w:color w:val="000000" w:themeColor="text1"/>
                    <w:sz w:val="22"/>
                  </w:rPr>
                </w:rPrChange>
              </w:rPr>
              <w:pPrChange w:id="8342"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343" w:author="tao huang" w:date="2017-09-17T12:05:00Z">
                  <w:rPr>
                    <w:rFonts w:eastAsia="Times New Roman" w:cs="Times New Roman"/>
                    <w:color w:val="000000" w:themeColor="text1"/>
                    <w:sz w:val="22"/>
                  </w:rPr>
                </w:rPrChange>
              </w:rPr>
              <w:t>15.44</w:t>
            </w:r>
          </w:p>
        </w:tc>
        <w:tc>
          <w:tcPr>
            <w:tcW w:w="695" w:type="dxa"/>
            <w:shd w:val="clear" w:color="auto" w:fill="auto"/>
            <w:hideMark/>
          </w:tcPr>
          <w:p w14:paraId="399BAC34"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344" w:author="tao huang" w:date="2017-09-17T12:05:00Z">
                  <w:rPr>
                    <w:rFonts w:eastAsia="Times New Roman" w:cs="Times New Roman"/>
                    <w:color w:val="000000" w:themeColor="text1"/>
                    <w:sz w:val="22"/>
                  </w:rPr>
                </w:rPrChange>
              </w:rPr>
              <w:pPrChange w:id="8345"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346" w:author="tao huang" w:date="2017-09-17T12:05:00Z">
                  <w:rPr>
                    <w:rFonts w:eastAsia="Times New Roman" w:cs="Times New Roman"/>
                    <w:color w:val="000000" w:themeColor="text1"/>
                    <w:sz w:val="22"/>
                  </w:rPr>
                </w:rPrChange>
              </w:rPr>
              <w:t>3</w:t>
            </w:r>
          </w:p>
        </w:tc>
        <w:tc>
          <w:tcPr>
            <w:tcW w:w="950" w:type="dxa"/>
            <w:shd w:val="clear" w:color="auto" w:fill="auto"/>
            <w:hideMark/>
          </w:tcPr>
          <w:p w14:paraId="242A1EDC"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347" w:author="tao huang" w:date="2017-09-17T12:05:00Z">
                  <w:rPr>
                    <w:rFonts w:eastAsia="Times New Roman" w:cs="Times New Roman"/>
                    <w:color w:val="000000" w:themeColor="text1"/>
                    <w:sz w:val="22"/>
                  </w:rPr>
                </w:rPrChange>
              </w:rPr>
              <w:pPrChange w:id="8348"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349" w:author="tao huang" w:date="2017-09-17T12:05:00Z">
                  <w:rPr>
                    <w:rFonts w:eastAsia="Times New Roman" w:cs="Times New Roman"/>
                    <w:color w:val="000000" w:themeColor="text1"/>
                    <w:sz w:val="22"/>
                  </w:rPr>
                </w:rPrChange>
              </w:rPr>
              <w:t>40.5%</w:t>
            </w:r>
          </w:p>
        </w:tc>
        <w:tc>
          <w:tcPr>
            <w:tcW w:w="694" w:type="dxa"/>
            <w:shd w:val="clear" w:color="auto" w:fill="auto"/>
            <w:hideMark/>
          </w:tcPr>
          <w:p w14:paraId="7EEE9AD6"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350" w:author="tao huang" w:date="2017-09-17T12:05:00Z">
                  <w:rPr>
                    <w:rFonts w:eastAsia="Times New Roman" w:cs="Times New Roman"/>
                    <w:color w:val="000000" w:themeColor="text1"/>
                    <w:sz w:val="22"/>
                  </w:rPr>
                </w:rPrChange>
              </w:rPr>
              <w:pPrChange w:id="8351"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352" w:author="tao huang" w:date="2017-09-17T12:05:00Z">
                  <w:rPr>
                    <w:rFonts w:eastAsia="Times New Roman" w:cs="Times New Roman"/>
                    <w:color w:val="000000" w:themeColor="text1"/>
                    <w:sz w:val="22"/>
                  </w:rPr>
                </w:rPrChange>
              </w:rPr>
              <w:t>4</w:t>
            </w:r>
          </w:p>
        </w:tc>
        <w:tc>
          <w:tcPr>
            <w:tcW w:w="841" w:type="dxa"/>
            <w:shd w:val="clear" w:color="auto" w:fill="auto"/>
            <w:hideMark/>
          </w:tcPr>
          <w:p w14:paraId="22B6F76F"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353" w:author="tao huang" w:date="2017-09-17T12:05:00Z">
                  <w:rPr>
                    <w:rFonts w:eastAsia="Times New Roman" w:cs="Times New Roman"/>
                    <w:color w:val="000000" w:themeColor="text1"/>
                    <w:sz w:val="22"/>
                  </w:rPr>
                </w:rPrChange>
              </w:rPr>
              <w:pPrChange w:id="8354"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355" w:author="tao huang" w:date="2017-09-17T12:05:00Z">
                  <w:rPr>
                    <w:rFonts w:eastAsia="Times New Roman" w:cs="Times New Roman"/>
                    <w:color w:val="000000" w:themeColor="text1"/>
                    <w:sz w:val="22"/>
                  </w:rPr>
                </w:rPrChange>
              </w:rPr>
              <w:t>0.695</w:t>
            </w:r>
          </w:p>
        </w:tc>
        <w:tc>
          <w:tcPr>
            <w:tcW w:w="692" w:type="dxa"/>
            <w:shd w:val="clear" w:color="auto" w:fill="auto"/>
            <w:hideMark/>
          </w:tcPr>
          <w:p w14:paraId="603F222F"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356" w:author="tao huang" w:date="2017-09-17T12:05:00Z">
                  <w:rPr>
                    <w:rFonts w:eastAsia="Times New Roman" w:cs="Times New Roman"/>
                    <w:color w:val="000000" w:themeColor="text1"/>
                    <w:sz w:val="22"/>
                  </w:rPr>
                </w:rPrChange>
              </w:rPr>
              <w:pPrChange w:id="8357"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358" w:author="tao huang" w:date="2017-09-17T12:05:00Z">
                  <w:rPr>
                    <w:rFonts w:eastAsia="Times New Roman" w:cs="Times New Roman"/>
                    <w:color w:val="000000" w:themeColor="text1"/>
                    <w:sz w:val="22"/>
                  </w:rPr>
                </w:rPrChange>
              </w:rPr>
              <w:t>5</w:t>
            </w:r>
          </w:p>
        </w:tc>
        <w:tc>
          <w:tcPr>
            <w:tcW w:w="1390" w:type="dxa"/>
            <w:shd w:val="clear" w:color="auto" w:fill="auto"/>
            <w:noWrap/>
            <w:hideMark/>
          </w:tcPr>
          <w:p w14:paraId="710F3C23"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359" w:author="tao huang" w:date="2017-09-17T12:05:00Z">
                  <w:rPr>
                    <w:rFonts w:eastAsia="Times New Roman" w:cs="Times New Roman"/>
                    <w:color w:val="000000" w:themeColor="text1"/>
                    <w:sz w:val="22"/>
                  </w:rPr>
                </w:rPrChange>
              </w:rPr>
              <w:pPrChange w:id="8360"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361" w:author="tao huang" w:date="2017-09-17T12:05:00Z">
                  <w:rPr>
                    <w:rFonts w:eastAsia="Times New Roman" w:cs="Times New Roman"/>
                    <w:color w:val="000000" w:themeColor="text1"/>
                    <w:sz w:val="22"/>
                  </w:rPr>
                </w:rPrChange>
              </w:rPr>
              <w:t>0.991</w:t>
            </w:r>
          </w:p>
        </w:tc>
        <w:tc>
          <w:tcPr>
            <w:tcW w:w="681" w:type="dxa"/>
            <w:shd w:val="clear" w:color="auto" w:fill="auto"/>
            <w:noWrap/>
            <w:hideMark/>
          </w:tcPr>
          <w:p w14:paraId="70830D76"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362" w:author="tao huang" w:date="2017-09-17T12:05:00Z">
                  <w:rPr>
                    <w:rFonts w:eastAsia="Times New Roman" w:cs="Times New Roman"/>
                    <w:color w:val="000000" w:themeColor="text1"/>
                    <w:sz w:val="22"/>
                  </w:rPr>
                </w:rPrChange>
              </w:rPr>
              <w:pPrChange w:id="8363"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364" w:author="tao huang" w:date="2017-09-17T12:05:00Z">
                  <w:rPr>
                    <w:rFonts w:eastAsia="Times New Roman" w:cs="Times New Roman"/>
                    <w:color w:val="000000" w:themeColor="text1"/>
                    <w:sz w:val="22"/>
                  </w:rPr>
                </w:rPrChange>
              </w:rPr>
              <w:t>4</w:t>
            </w:r>
          </w:p>
        </w:tc>
      </w:tr>
      <w:tr w:rsidR="00C3758E" w:rsidRPr="00A60A57" w14:paraId="4B0D2F1F" w14:textId="77777777" w:rsidTr="00C3758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4D798E9D" w14:textId="77777777" w:rsidR="00B63B86" w:rsidRPr="00A60A57" w:rsidRDefault="00B63B86">
            <w:pPr>
              <w:spacing w:after="0" w:line="360" w:lineRule="auto"/>
              <w:rPr>
                <w:rFonts w:eastAsia="Times New Roman" w:cs="Times New Roman"/>
                <w:b w:val="0"/>
                <w:color w:val="0D0D0D" w:themeColor="text1" w:themeTint="F2"/>
                <w:sz w:val="22"/>
                <w:rPrChange w:id="8365" w:author="tao huang" w:date="2017-09-17T12:05:00Z">
                  <w:rPr>
                    <w:rFonts w:eastAsia="Times New Roman" w:cs="Times New Roman"/>
                    <w:b w:val="0"/>
                    <w:color w:val="000000" w:themeColor="text1"/>
                    <w:sz w:val="22"/>
                  </w:rPr>
                </w:rPrChange>
              </w:rPr>
              <w:pPrChange w:id="8366" w:author="tao huang" w:date="2017-09-16T12:49:00Z">
                <w:pPr>
                  <w:spacing w:after="0" w:line="240" w:lineRule="auto"/>
                </w:pPr>
              </w:pPrChange>
            </w:pPr>
            <w:r w:rsidRPr="00A60A57">
              <w:rPr>
                <w:rFonts w:eastAsia="Times New Roman" w:cs="Times New Roman"/>
                <w:b w:val="0"/>
                <w:color w:val="0D0D0D" w:themeColor="text1" w:themeTint="F2"/>
                <w:sz w:val="22"/>
                <w:rPrChange w:id="8367" w:author="tao huang" w:date="2017-09-17T12:05:00Z">
                  <w:rPr>
                    <w:rFonts w:eastAsia="Times New Roman" w:cs="Times New Roman"/>
                    <w:color w:val="000000" w:themeColor="text1"/>
                    <w:sz w:val="22"/>
                  </w:rPr>
                </w:rPrChange>
              </w:rPr>
              <w:t>ADL-own-EWC</w:t>
            </w:r>
          </w:p>
        </w:tc>
        <w:tc>
          <w:tcPr>
            <w:tcW w:w="727" w:type="dxa"/>
            <w:shd w:val="clear" w:color="auto" w:fill="auto"/>
            <w:hideMark/>
          </w:tcPr>
          <w:p w14:paraId="4B60FAEC"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368" w:author="tao huang" w:date="2017-09-17T12:05:00Z">
                  <w:rPr>
                    <w:rFonts w:eastAsia="Times New Roman" w:cs="Times New Roman"/>
                    <w:color w:val="000000" w:themeColor="text1"/>
                    <w:sz w:val="22"/>
                  </w:rPr>
                </w:rPrChange>
              </w:rPr>
              <w:pPrChange w:id="8369"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370" w:author="tao huang" w:date="2017-09-17T12:05:00Z">
                  <w:rPr>
                    <w:rFonts w:eastAsia="Times New Roman" w:cs="Times New Roman"/>
                    <w:color w:val="000000" w:themeColor="text1"/>
                    <w:sz w:val="22"/>
                  </w:rPr>
                </w:rPrChange>
              </w:rPr>
              <w:t>15.67</w:t>
            </w:r>
          </w:p>
        </w:tc>
        <w:tc>
          <w:tcPr>
            <w:tcW w:w="695" w:type="dxa"/>
            <w:shd w:val="clear" w:color="auto" w:fill="auto"/>
            <w:hideMark/>
          </w:tcPr>
          <w:p w14:paraId="6286FA10"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371" w:author="tao huang" w:date="2017-09-17T12:05:00Z">
                  <w:rPr>
                    <w:rFonts w:eastAsia="Times New Roman" w:cs="Times New Roman"/>
                    <w:color w:val="000000" w:themeColor="text1"/>
                    <w:sz w:val="22"/>
                  </w:rPr>
                </w:rPrChange>
              </w:rPr>
              <w:pPrChange w:id="8372"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373" w:author="tao huang" w:date="2017-09-17T12:05:00Z">
                  <w:rPr>
                    <w:rFonts w:eastAsia="Times New Roman" w:cs="Times New Roman"/>
                    <w:color w:val="000000" w:themeColor="text1"/>
                    <w:sz w:val="22"/>
                  </w:rPr>
                </w:rPrChange>
              </w:rPr>
              <w:t>5</w:t>
            </w:r>
          </w:p>
        </w:tc>
        <w:tc>
          <w:tcPr>
            <w:tcW w:w="950" w:type="dxa"/>
            <w:shd w:val="clear" w:color="auto" w:fill="auto"/>
            <w:hideMark/>
          </w:tcPr>
          <w:p w14:paraId="6F3418D8"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374" w:author="tao huang" w:date="2017-09-17T12:05:00Z">
                  <w:rPr>
                    <w:rFonts w:eastAsia="Times New Roman" w:cs="Times New Roman"/>
                    <w:color w:val="000000" w:themeColor="text1"/>
                    <w:sz w:val="22"/>
                  </w:rPr>
                </w:rPrChange>
              </w:rPr>
              <w:pPrChange w:id="8375"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376" w:author="tao huang" w:date="2017-09-17T12:05:00Z">
                  <w:rPr>
                    <w:rFonts w:eastAsia="Times New Roman" w:cs="Times New Roman"/>
                    <w:color w:val="000000" w:themeColor="text1"/>
                    <w:sz w:val="22"/>
                  </w:rPr>
                </w:rPrChange>
              </w:rPr>
              <w:t>40.7%</w:t>
            </w:r>
          </w:p>
        </w:tc>
        <w:tc>
          <w:tcPr>
            <w:tcW w:w="694" w:type="dxa"/>
            <w:shd w:val="clear" w:color="auto" w:fill="auto"/>
            <w:hideMark/>
          </w:tcPr>
          <w:p w14:paraId="3CA9F8ED"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377" w:author="tao huang" w:date="2017-09-17T12:05:00Z">
                  <w:rPr>
                    <w:rFonts w:eastAsia="Times New Roman" w:cs="Times New Roman"/>
                    <w:color w:val="000000" w:themeColor="text1"/>
                    <w:sz w:val="22"/>
                  </w:rPr>
                </w:rPrChange>
              </w:rPr>
              <w:pPrChange w:id="8378"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379" w:author="tao huang" w:date="2017-09-17T12:05:00Z">
                  <w:rPr>
                    <w:rFonts w:eastAsia="Times New Roman" w:cs="Times New Roman"/>
                    <w:color w:val="000000" w:themeColor="text1"/>
                    <w:sz w:val="22"/>
                  </w:rPr>
                </w:rPrChange>
              </w:rPr>
              <w:t>5</w:t>
            </w:r>
          </w:p>
        </w:tc>
        <w:tc>
          <w:tcPr>
            <w:tcW w:w="841" w:type="dxa"/>
            <w:shd w:val="clear" w:color="auto" w:fill="auto"/>
            <w:hideMark/>
          </w:tcPr>
          <w:p w14:paraId="5FBF69A6"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380" w:author="tao huang" w:date="2017-09-17T12:05:00Z">
                  <w:rPr>
                    <w:rFonts w:eastAsia="Times New Roman" w:cs="Times New Roman"/>
                    <w:color w:val="000000" w:themeColor="text1"/>
                    <w:sz w:val="22"/>
                  </w:rPr>
                </w:rPrChange>
              </w:rPr>
              <w:pPrChange w:id="8381"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382" w:author="tao huang" w:date="2017-09-17T12:05:00Z">
                  <w:rPr>
                    <w:rFonts w:eastAsia="Times New Roman" w:cs="Times New Roman"/>
                    <w:color w:val="000000" w:themeColor="text1"/>
                    <w:sz w:val="22"/>
                  </w:rPr>
                </w:rPrChange>
              </w:rPr>
              <w:t>0.696</w:t>
            </w:r>
          </w:p>
        </w:tc>
        <w:tc>
          <w:tcPr>
            <w:tcW w:w="692" w:type="dxa"/>
            <w:shd w:val="clear" w:color="auto" w:fill="auto"/>
            <w:hideMark/>
          </w:tcPr>
          <w:p w14:paraId="4D44DF11"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383" w:author="tao huang" w:date="2017-09-17T12:05:00Z">
                  <w:rPr>
                    <w:rFonts w:eastAsia="Times New Roman" w:cs="Times New Roman"/>
                    <w:color w:val="000000" w:themeColor="text1"/>
                    <w:sz w:val="22"/>
                  </w:rPr>
                </w:rPrChange>
              </w:rPr>
              <w:pPrChange w:id="8384"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385" w:author="tao huang" w:date="2017-09-17T12:05:00Z">
                  <w:rPr>
                    <w:rFonts w:eastAsia="Times New Roman" w:cs="Times New Roman"/>
                    <w:color w:val="000000" w:themeColor="text1"/>
                    <w:sz w:val="22"/>
                  </w:rPr>
                </w:rPrChange>
              </w:rPr>
              <w:t>6</w:t>
            </w:r>
          </w:p>
        </w:tc>
        <w:tc>
          <w:tcPr>
            <w:tcW w:w="1390" w:type="dxa"/>
            <w:shd w:val="clear" w:color="auto" w:fill="auto"/>
            <w:noWrap/>
            <w:hideMark/>
          </w:tcPr>
          <w:p w14:paraId="662E803E"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386" w:author="tao huang" w:date="2017-09-17T12:05:00Z">
                  <w:rPr>
                    <w:rFonts w:eastAsia="Times New Roman" w:cs="Times New Roman"/>
                    <w:color w:val="000000" w:themeColor="text1"/>
                    <w:sz w:val="22"/>
                  </w:rPr>
                </w:rPrChange>
              </w:rPr>
              <w:pPrChange w:id="8387"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388" w:author="tao huang" w:date="2017-09-17T12:05:00Z">
                  <w:rPr>
                    <w:rFonts w:eastAsia="Times New Roman" w:cs="Times New Roman"/>
                    <w:color w:val="000000" w:themeColor="text1"/>
                    <w:sz w:val="22"/>
                  </w:rPr>
                </w:rPrChange>
              </w:rPr>
              <w:t>0.996</w:t>
            </w:r>
          </w:p>
        </w:tc>
        <w:tc>
          <w:tcPr>
            <w:tcW w:w="681" w:type="dxa"/>
            <w:shd w:val="clear" w:color="auto" w:fill="auto"/>
            <w:noWrap/>
            <w:hideMark/>
          </w:tcPr>
          <w:p w14:paraId="20FAA809"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389" w:author="tao huang" w:date="2017-09-17T12:05:00Z">
                  <w:rPr>
                    <w:rFonts w:eastAsia="Times New Roman" w:cs="Times New Roman"/>
                    <w:color w:val="000000" w:themeColor="text1"/>
                    <w:sz w:val="22"/>
                  </w:rPr>
                </w:rPrChange>
              </w:rPr>
              <w:pPrChange w:id="8390"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391" w:author="tao huang" w:date="2017-09-17T12:05:00Z">
                  <w:rPr>
                    <w:rFonts w:eastAsia="Times New Roman" w:cs="Times New Roman"/>
                    <w:color w:val="000000" w:themeColor="text1"/>
                    <w:sz w:val="22"/>
                  </w:rPr>
                </w:rPrChange>
              </w:rPr>
              <w:t>6</w:t>
            </w:r>
          </w:p>
        </w:tc>
      </w:tr>
      <w:tr w:rsidR="001D611D" w:rsidRPr="00A60A57" w14:paraId="50B47C57" w14:textId="77777777" w:rsidTr="00C3758E">
        <w:trPr>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53D58789" w14:textId="77777777" w:rsidR="00B63B86" w:rsidRPr="00A60A57" w:rsidRDefault="00B63B86">
            <w:pPr>
              <w:spacing w:after="0" w:line="360" w:lineRule="auto"/>
              <w:rPr>
                <w:rFonts w:eastAsia="Times New Roman" w:cs="Times New Roman"/>
                <w:b w:val="0"/>
                <w:color w:val="0D0D0D" w:themeColor="text1" w:themeTint="F2"/>
                <w:sz w:val="22"/>
                <w:rPrChange w:id="8392" w:author="tao huang" w:date="2017-09-17T12:05:00Z">
                  <w:rPr>
                    <w:rFonts w:eastAsia="Times New Roman" w:cs="Times New Roman"/>
                    <w:b w:val="0"/>
                    <w:color w:val="000000" w:themeColor="text1"/>
                    <w:sz w:val="22"/>
                  </w:rPr>
                </w:rPrChange>
              </w:rPr>
              <w:pPrChange w:id="8393" w:author="tao huang" w:date="2017-09-16T12:49:00Z">
                <w:pPr>
                  <w:spacing w:after="0" w:line="240" w:lineRule="auto"/>
                </w:pPr>
              </w:pPrChange>
            </w:pPr>
            <w:r w:rsidRPr="00A60A57">
              <w:rPr>
                <w:rFonts w:eastAsia="Times New Roman" w:cs="Times New Roman"/>
                <w:b w:val="0"/>
                <w:color w:val="0D0D0D" w:themeColor="text1" w:themeTint="F2"/>
                <w:sz w:val="22"/>
                <w:rPrChange w:id="8394" w:author="tao huang" w:date="2017-09-17T12:05:00Z">
                  <w:rPr>
                    <w:rFonts w:eastAsia="Times New Roman" w:cs="Times New Roman"/>
                    <w:color w:val="000000" w:themeColor="text1"/>
                    <w:sz w:val="22"/>
                  </w:rPr>
                </w:rPrChange>
              </w:rPr>
              <w:t>ADL-intra-EWC</w:t>
            </w:r>
          </w:p>
        </w:tc>
        <w:tc>
          <w:tcPr>
            <w:tcW w:w="727" w:type="dxa"/>
            <w:shd w:val="clear" w:color="auto" w:fill="auto"/>
            <w:hideMark/>
          </w:tcPr>
          <w:p w14:paraId="41BD735A"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395" w:author="tao huang" w:date="2017-09-17T12:05:00Z">
                  <w:rPr>
                    <w:rFonts w:eastAsia="Times New Roman" w:cs="Times New Roman"/>
                    <w:color w:val="000000" w:themeColor="text1"/>
                    <w:sz w:val="22"/>
                  </w:rPr>
                </w:rPrChange>
              </w:rPr>
              <w:pPrChange w:id="8396"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397" w:author="tao huang" w:date="2017-09-17T12:05:00Z">
                  <w:rPr>
                    <w:rFonts w:eastAsia="Times New Roman" w:cs="Times New Roman"/>
                    <w:color w:val="000000" w:themeColor="text1"/>
                    <w:sz w:val="22"/>
                  </w:rPr>
                </w:rPrChange>
              </w:rPr>
              <w:t>15.35</w:t>
            </w:r>
          </w:p>
        </w:tc>
        <w:tc>
          <w:tcPr>
            <w:tcW w:w="695" w:type="dxa"/>
            <w:shd w:val="clear" w:color="auto" w:fill="auto"/>
            <w:hideMark/>
          </w:tcPr>
          <w:p w14:paraId="1BFF22B5"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398" w:author="tao huang" w:date="2017-09-17T12:05:00Z">
                  <w:rPr>
                    <w:rFonts w:eastAsia="Times New Roman" w:cs="Times New Roman"/>
                    <w:color w:val="000000" w:themeColor="text1"/>
                    <w:sz w:val="22"/>
                  </w:rPr>
                </w:rPrChange>
              </w:rPr>
              <w:pPrChange w:id="8399"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400" w:author="tao huang" w:date="2017-09-17T12:05:00Z">
                  <w:rPr>
                    <w:rFonts w:eastAsia="Times New Roman" w:cs="Times New Roman"/>
                    <w:color w:val="000000" w:themeColor="text1"/>
                    <w:sz w:val="22"/>
                  </w:rPr>
                </w:rPrChange>
              </w:rPr>
              <w:t>2</w:t>
            </w:r>
          </w:p>
        </w:tc>
        <w:tc>
          <w:tcPr>
            <w:tcW w:w="950" w:type="dxa"/>
            <w:shd w:val="clear" w:color="auto" w:fill="auto"/>
            <w:hideMark/>
          </w:tcPr>
          <w:p w14:paraId="25E33985"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401" w:author="tao huang" w:date="2017-09-17T12:05:00Z">
                  <w:rPr>
                    <w:rFonts w:eastAsia="Times New Roman" w:cs="Times New Roman"/>
                    <w:color w:val="000000" w:themeColor="text1"/>
                    <w:sz w:val="22"/>
                  </w:rPr>
                </w:rPrChange>
              </w:rPr>
              <w:pPrChange w:id="8402"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403" w:author="tao huang" w:date="2017-09-17T12:05:00Z">
                  <w:rPr>
                    <w:rFonts w:eastAsia="Times New Roman" w:cs="Times New Roman"/>
                    <w:color w:val="000000" w:themeColor="text1"/>
                    <w:sz w:val="22"/>
                  </w:rPr>
                </w:rPrChange>
              </w:rPr>
              <w:t>40.4%</w:t>
            </w:r>
          </w:p>
        </w:tc>
        <w:tc>
          <w:tcPr>
            <w:tcW w:w="694" w:type="dxa"/>
            <w:shd w:val="clear" w:color="auto" w:fill="auto"/>
            <w:hideMark/>
          </w:tcPr>
          <w:p w14:paraId="19226CE6"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404" w:author="tao huang" w:date="2017-09-17T12:05:00Z">
                  <w:rPr>
                    <w:rFonts w:eastAsia="Times New Roman" w:cs="Times New Roman"/>
                    <w:color w:val="000000" w:themeColor="text1"/>
                    <w:sz w:val="22"/>
                  </w:rPr>
                </w:rPrChange>
              </w:rPr>
              <w:pPrChange w:id="8405"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406" w:author="tao huang" w:date="2017-09-17T12:05:00Z">
                  <w:rPr>
                    <w:rFonts w:eastAsia="Times New Roman" w:cs="Times New Roman"/>
                    <w:color w:val="000000" w:themeColor="text1"/>
                    <w:sz w:val="22"/>
                  </w:rPr>
                </w:rPrChange>
              </w:rPr>
              <w:t>2</w:t>
            </w:r>
          </w:p>
        </w:tc>
        <w:tc>
          <w:tcPr>
            <w:tcW w:w="841" w:type="dxa"/>
            <w:shd w:val="clear" w:color="auto" w:fill="auto"/>
            <w:hideMark/>
          </w:tcPr>
          <w:p w14:paraId="58B87544"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407" w:author="tao huang" w:date="2017-09-17T12:05:00Z">
                  <w:rPr>
                    <w:rFonts w:eastAsia="Times New Roman" w:cs="Times New Roman"/>
                    <w:color w:val="000000" w:themeColor="text1"/>
                    <w:sz w:val="22"/>
                  </w:rPr>
                </w:rPrChange>
              </w:rPr>
              <w:pPrChange w:id="8408"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409" w:author="tao huang" w:date="2017-09-17T12:05:00Z">
                  <w:rPr>
                    <w:rFonts w:eastAsia="Times New Roman" w:cs="Times New Roman"/>
                    <w:color w:val="000000" w:themeColor="text1"/>
                    <w:sz w:val="22"/>
                  </w:rPr>
                </w:rPrChange>
              </w:rPr>
              <w:t>0.694</w:t>
            </w:r>
          </w:p>
        </w:tc>
        <w:tc>
          <w:tcPr>
            <w:tcW w:w="692" w:type="dxa"/>
            <w:shd w:val="clear" w:color="auto" w:fill="auto"/>
            <w:hideMark/>
          </w:tcPr>
          <w:p w14:paraId="37779702"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410" w:author="tao huang" w:date="2017-09-17T12:05:00Z">
                  <w:rPr>
                    <w:rFonts w:eastAsia="Times New Roman" w:cs="Times New Roman"/>
                    <w:color w:val="000000" w:themeColor="text1"/>
                    <w:sz w:val="22"/>
                  </w:rPr>
                </w:rPrChange>
              </w:rPr>
              <w:pPrChange w:id="8411"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412" w:author="tao huang" w:date="2017-09-17T12:05:00Z">
                  <w:rPr>
                    <w:rFonts w:eastAsia="Times New Roman" w:cs="Times New Roman"/>
                    <w:color w:val="000000" w:themeColor="text1"/>
                    <w:sz w:val="22"/>
                  </w:rPr>
                </w:rPrChange>
              </w:rPr>
              <w:t>4</w:t>
            </w:r>
          </w:p>
        </w:tc>
        <w:tc>
          <w:tcPr>
            <w:tcW w:w="1390" w:type="dxa"/>
            <w:shd w:val="clear" w:color="auto" w:fill="auto"/>
            <w:noWrap/>
            <w:hideMark/>
          </w:tcPr>
          <w:p w14:paraId="01E8F163"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413" w:author="tao huang" w:date="2017-09-17T12:05:00Z">
                  <w:rPr>
                    <w:rFonts w:eastAsia="Times New Roman" w:cs="Times New Roman"/>
                    <w:color w:val="000000" w:themeColor="text1"/>
                    <w:sz w:val="22"/>
                  </w:rPr>
                </w:rPrChange>
              </w:rPr>
              <w:pPrChange w:id="8414"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415" w:author="tao huang" w:date="2017-09-17T12:05:00Z">
                  <w:rPr>
                    <w:rFonts w:eastAsia="Times New Roman" w:cs="Times New Roman"/>
                    <w:color w:val="000000" w:themeColor="text1"/>
                    <w:sz w:val="22"/>
                  </w:rPr>
                </w:rPrChange>
              </w:rPr>
              <w:t>0.988</w:t>
            </w:r>
          </w:p>
        </w:tc>
        <w:tc>
          <w:tcPr>
            <w:tcW w:w="681" w:type="dxa"/>
            <w:shd w:val="clear" w:color="auto" w:fill="auto"/>
            <w:noWrap/>
            <w:hideMark/>
          </w:tcPr>
          <w:p w14:paraId="60810548"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416" w:author="tao huang" w:date="2017-09-17T12:05:00Z">
                  <w:rPr>
                    <w:rFonts w:eastAsia="Times New Roman" w:cs="Times New Roman"/>
                    <w:color w:val="000000" w:themeColor="text1"/>
                    <w:sz w:val="22"/>
                  </w:rPr>
                </w:rPrChange>
              </w:rPr>
              <w:pPrChange w:id="8417"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418" w:author="tao huang" w:date="2017-09-17T12:05:00Z">
                  <w:rPr>
                    <w:rFonts w:eastAsia="Times New Roman" w:cs="Times New Roman"/>
                    <w:color w:val="000000" w:themeColor="text1"/>
                    <w:sz w:val="22"/>
                  </w:rPr>
                </w:rPrChange>
              </w:rPr>
              <w:t>3</w:t>
            </w:r>
          </w:p>
        </w:tc>
      </w:tr>
      <w:tr w:rsidR="00C3758E" w:rsidRPr="00A60A57" w14:paraId="7F705D21" w14:textId="77777777" w:rsidTr="00C3758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3712F6A3" w14:textId="77777777" w:rsidR="00B63B86" w:rsidRPr="00A60A57" w:rsidRDefault="00B63B86">
            <w:pPr>
              <w:spacing w:after="0" w:line="360" w:lineRule="auto"/>
              <w:rPr>
                <w:rFonts w:eastAsia="Times New Roman" w:cs="Times New Roman"/>
                <w:b w:val="0"/>
                <w:color w:val="0D0D0D" w:themeColor="text1" w:themeTint="F2"/>
                <w:sz w:val="22"/>
                <w:rPrChange w:id="8419" w:author="tao huang" w:date="2017-09-17T12:05:00Z">
                  <w:rPr>
                    <w:rFonts w:eastAsia="Times New Roman" w:cs="Times New Roman"/>
                    <w:b w:val="0"/>
                    <w:color w:val="000000" w:themeColor="text1"/>
                    <w:sz w:val="22"/>
                  </w:rPr>
                </w:rPrChange>
              </w:rPr>
              <w:pPrChange w:id="8420" w:author="tao huang" w:date="2017-09-16T12:49:00Z">
                <w:pPr>
                  <w:spacing w:after="0" w:line="240" w:lineRule="auto"/>
                </w:pPr>
              </w:pPrChange>
            </w:pPr>
            <w:r w:rsidRPr="00A60A57">
              <w:rPr>
                <w:rFonts w:eastAsia="Times New Roman" w:cs="Times New Roman"/>
                <w:b w:val="0"/>
                <w:color w:val="0D0D0D" w:themeColor="text1" w:themeTint="F2"/>
                <w:sz w:val="22"/>
                <w:rPrChange w:id="8421" w:author="tao huang" w:date="2017-09-17T12:05:00Z">
                  <w:rPr>
                    <w:rFonts w:eastAsia="Times New Roman" w:cs="Times New Roman"/>
                    <w:color w:val="000000" w:themeColor="text1"/>
                    <w:sz w:val="22"/>
                  </w:rPr>
                </w:rPrChange>
              </w:rPr>
              <w:t>ADL-own-IC</w:t>
            </w:r>
          </w:p>
        </w:tc>
        <w:tc>
          <w:tcPr>
            <w:tcW w:w="727" w:type="dxa"/>
            <w:shd w:val="clear" w:color="auto" w:fill="auto"/>
            <w:hideMark/>
          </w:tcPr>
          <w:p w14:paraId="6D8CADAB"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422" w:author="tao huang" w:date="2017-09-17T12:05:00Z">
                  <w:rPr>
                    <w:rFonts w:eastAsia="Times New Roman" w:cs="Times New Roman"/>
                    <w:color w:val="000000" w:themeColor="text1"/>
                    <w:sz w:val="22"/>
                  </w:rPr>
                </w:rPrChange>
              </w:rPr>
              <w:pPrChange w:id="8423"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424" w:author="tao huang" w:date="2017-09-17T12:05:00Z">
                  <w:rPr>
                    <w:rFonts w:eastAsia="Times New Roman" w:cs="Times New Roman"/>
                    <w:color w:val="000000" w:themeColor="text1"/>
                    <w:sz w:val="22"/>
                  </w:rPr>
                </w:rPrChange>
              </w:rPr>
              <w:t>16.23</w:t>
            </w:r>
          </w:p>
        </w:tc>
        <w:tc>
          <w:tcPr>
            <w:tcW w:w="695" w:type="dxa"/>
            <w:shd w:val="clear" w:color="auto" w:fill="auto"/>
            <w:hideMark/>
          </w:tcPr>
          <w:p w14:paraId="48EF6CE3"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425" w:author="tao huang" w:date="2017-09-17T12:05:00Z">
                  <w:rPr>
                    <w:rFonts w:eastAsia="Times New Roman" w:cs="Times New Roman"/>
                    <w:color w:val="000000" w:themeColor="text1"/>
                    <w:sz w:val="22"/>
                  </w:rPr>
                </w:rPrChange>
              </w:rPr>
              <w:pPrChange w:id="8426"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427" w:author="tao huang" w:date="2017-09-17T12:05:00Z">
                  <w:rPr>
                    <w:rFonts w:eastAsia="Times New Roman" w:cs="Times New Roman"/>
                    <w:color w:val="000000" w:themeColor="text1"/>
                    <w:sz w:val="22"/>
                  </w:rPr>
                </w:rPrChange>
              </w:rPr>
              <w:t>7</w:t>
            </w:r>
          </w:p>
        </w:tc>
        <w:tc>
          <w:tcPr>
            <w:tcW w:w="950" w:type="dxa"/>
            <w:shd w:val="clear" w:color="auto" w:fill="auto"/>
            <w:hideMark/>
          </w:tcPr>
          <w:p w14:paraId="24310C5F"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428" w:author="tao huang" w:date="2017-09-17T12:05:00Z">
                  <w:rPr>
                    <w:rFonts w:eastAsia="Times New Roman" w:cs="Times New Roman"/>
                    <w:color w:val="000000" w:themeColor="text1"/>
                    <w:sz w:val="22"/>
                  </w:rPr>
                </w:rPrChange>
              </w:rPr>
              <w:pPrChange w:id="8429"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430" w:author="tao huang" w:date="2017-09-17T12:05:00Z">
                  <w:rPr>
                    <w:rFonts w:eastAsia="Times New Roman" w:cs="Times New Roman"/>
                    <w:color w:val="000000" w:themeColor="text1"/>
                    <w:sz w:val="22"/>
                  </w:rPr>
                </w:rPrChange>
              </w:rPr>
              <w:t>40.8%</w:t>
            </w:r>
          </w:p>
        </w:tc>
        <w:tc>
          <w:tcPr>
            <w:tcW w:w="694" w:type="dxa"/>
            <w:shd w:val="clear" w:color="auto" w:fill="auto"/>
            <w:hideMark/>
          </w:tcPr>
          <w:p w14:paraId="08B44C11"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431" w:author="tao huang" w:date="2017-09-17T12:05:00Z">
                  <w:rPr>
                    <w:rFonts w:eastAsia="Times New Roman" w:cs="Times New Roman"/>
                    <w:color w:val="000000" w:themeColor="text1"/>
                    <w:sz w:val="22"/>
                  </w:rPr>
                </w:rPrChange>
              </w:rPr>
              <w:pPrChange w:id="8432"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433" w:author="tao huang" w:date="2017-09-17T12:05:00Z">
                  <w:rPr>
                    <w:rFonts w:eastAsia="Times New Roman" w:cs="Times New Roman"/>
                    <w:color w:val="000000" w:themeColor="text1"/>
                    <w:sz w:val="22"/>
                  </w:rPr>
                </w:rPrChange>
              </w:rPr>
              <w:t>6</w:t>
            </w:r>
          </w:p>
        </w:tc>
        <w:tc>
          <w:tcPr>
            <w:tcW w:w="841" w:type="dxa"/>
            <w:shd w:val="clear" w:color="auto" w:fill="auto"/>
            <w:hideMark/>
          </w:tcPr>
          <w:p w14:paraId="07D6DA75"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434" w:author="tao huang" w:date="2017-09-17T12:05:00Z">
                  <w:rPr>
                    <w:rFonts w:eastAsia="Times New Roman" w:cs="Times New Roman"/>
                    <w:color w:val="000000" w:themeColor="text1"/>
                    <w:sz w:val="22"/>
                  </w:rPr>
                </w:rPrChange>
              </w:rPr>
              <w:pPrChange w:id="8435"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436" w:author="tao huang" w:date="2017-09-17T12:05:00Z">
                  <w:rPr>
                    <w:rFonts w:eastAsia="Times New Roman" w:cs="Times New Roman"/>
                    <w:color w:val="000000" w:themeColor="text1"/>
                    <w:sz w:val="22"/>
                  </w:rPr>
                </w:rPrChange>
              </w:rPr>
              <w:t>0.694</w:t>
            </w:r>
          </w:p>
        </w:tc>
        <w:tc>
          <w:tcPr>
            <w:tcW w:w="692" w:type="dxa"/>
            <w:shd w:val="clear" w:color="auto" w:fill="auto"/>
            <w:hideMark/>
          </w:tcPr>
          <w:p w14:paraId="58876968"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437" w:author="tao huang" w:date="2017-09-17T12:05:00Z">
                  <w:rPr>
                    <w:rFonts w:eastAsia="Times New Roman" w:cs="Times New Roman"/>
                    <w:color w:val="000000" w:themeColor="text1"/>
                    <w:sz w:val="22"/>
                  </w:rPr>
                </w:rPrChange>
              </w:rPr>
              <w:pPrChange w:id="8438"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439" w:author="tao huang" w:date="2017-09-17T12:05:00Z">
                  <w:rPr>
                    <w:rFonts w:eastAsia="Times New Roman" w:cs="Times New Roman"/>
                    <w:color w:val="000000" w:themeColor="text1"/>
                    <w:sz w:val="22"/>
                  </w:rPr>
                </w:rPrChange>
              </w:rPr>
              <w:t>3</w:t>
            </w:r>
          </w:p>
        </w:tc>
        <w:tc>
          <w:tcPr>
            <w:tcW w:w="1390" w:type="dxa"/>
            <w:shd w:val="clear" w:color="auto" w:fill="auto"/>
            <w:noWrap/>
            <w:hideMark/>
          </w:tcPr>
          <w:p w14:paraId="5DE3AFBE"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440" w:author="tao huang" w:date="2017-09-17T12:05:00Z">
                  <w:rPr>
                    <w:rFonts w:eastAsia="Times New Roman" w:cs="Times New Roman"/>
                    <w:color w:val="000000" w:themeColor="text1"/>
                    <w:sz w:val="22"/>
                  </w:rPr>
                </w:rPrChange>
              </w:rPr>
              <w:pPrChange w:id="8441"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442" w:author="tao huang" w:date="2017-09-17T12:05:00Z">
                  <w:rPr>
                    <w:rFonts w:eastAsia="Times New Roman" w:cs="Times New Roman"/>
                    <w:color w:val="000000" w:themeColor="text1"/>
                    <w:sz w:val="22"/>
                  </w:rPr>
                </w:rPrChange>
              </w:rPr>
              <w:t>0.997</w:t>
            </w:r>
          </w:p>
        </w:tc>
        <w:tc>
          <w:tcPr>
            <w:tcW w:w="681" w:type="dxa"/>
            <w:shd w:val="clear" w:color="auto" w:fill="auto"/>
            <w:noWrap/>
            <w:hideMark/>
          </w:tcPr>
          <w:p w14:paraId="02D9FA9F"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443" w:author="tao huang" w:date="2017-09-17T12:05:00Z">
                  <w:rPr>
                    <w:rFonts w:eastAsia="Times New Roman" w:cs="Times New Roman"/>
                    <w:color w:val="000000" w:themeColor="text1"/>
                    <w:sz w:val="22"/>
                  </w:rPr>
                </w:rPrChange>
              </w:rPr>
              <w:pPrChange w:id="8444"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445" w:author="tao huang" w:date="2017-09-17T12:05:00Z">
                  <w:rPr>
                    <w:rFonts w:eastAsia="Times New Roman" w:cs="Times New Roman"/>
                    <w:color w:val="000000" w:themeColor="text1"/>
                    <w:sz w:val="22"/>
                  </w:rPr>
                </w:rPrChange>
              </w:rPr>
              <w:t>5</w:t>
            </w:r>
          </w:p>
        </w:tc>
      </w:tr>
      <w:tr w:rsidR="001D611D" w:rsidRPr="00A60A57" w14:paraId="767F55EC" w14:textId="77777777" w:rsidTr="00C3758E">
        <w:trPr>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14B1C41D" w14:textId="77777777" w:rsidR="00B63B86" w:rsidRPr="00A60A57" w:rsidRDefault="00B63B86">
            <w:pPr>
              <w:spacing w:after="0" w:line="360" w:lineRule="auto"/>
              <w:rPr>
                <w:rFonts w:eastAsia="Times New Roman" w:cs="Times New Roman"/>
                <w:b w:val="0"/>
                <w:color w:val="0D0D0D" w:themeColor="text1" w:themeTint="F2"/>
                <w:sz w:val="22"/>
                <w:rPrChange w:id="8446" w:author="tao huang" w:date="2017-09-17T12:05:00Z">
                  <w:rPr>
                    <w:rFonts w:eastAsia="Times New Roman" w:cs="Times New Roman"/>
                    <w:b w:val="0"/>
                    <w:color w:val="000000" w:themeColor="text1"/>
                    <w:sz w:val="22"/>
                  </w:rPr>
                </w:rPrChange>
              </w:rPr>
              <w:pPrChange w:id="8447" w:author="tao huang" w:date="2017-09-16T12:49:00Z">
                <w:pPr>
                  <w:spacing w:after="0" w:line="240" w:lineRule="auto"/>
                </w:pPr>
              </w:pPrChange>
            </w:pPr>
            <w:r w:rsidRPr="00A60A57">
              <w:rPr>
                <w:rFonts w:eastAsia="Times New Roman" w:cs="Times New Roman"/>
                <w:b w:val="0"/>
                <w:color w:val="0D0D0D" w:themeColor="text1" w:themeTint="F2"/>
                <w:sz w:val="22"/>
                <w:rPrChange w:id="8448" w:author="tao huang" w:date="2017-09-17T12:05:00Z">
                  <w:rPr>
                    <w:rFonts w:eastAsia="Times New Roman" w:cs="Times New Roman"/>
                    <w:color w:val="000000" w:themeColor="text1"/>
                    <w:sz w:val="22"/>
                  </w:rPr>
                </w:rPrChange>
              </w:rPr>
              <w:t>ADL-intra-IC</w:t>
            </w:r>
          </w:p>
        </w:tc>
        <w:tc>
          <w:tcPr>
            <w:tcW w:w="727" w:type="dxa"/>
            <w:shd w:val="clear" w:color="auto" w:fill="auto"/>
            <w:hideMark/>
          </w:tcPr>
          <w:p w14:paraId="02BD402A"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449" w:author="tao huang" w:date="2017-09-17T12:05:00Z">
                  <w:rPr>
                    <w:rFonts w:eastAsia="Times New Roman" w:cs="Times New Roman"/>
                    <w:color w:val="000000" w:themeColor="text1"/>
                    <w:sz w:val="22"/>
                  </w:rPr>
                </w:rPrChange>
              </w:rPr>
              <w:pPrChange w:id="8450"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451" w:author="tao huang" w:date="2017-09-17T12:05:00Z">
                  <w:rPr>
                    <w:rFonts w:eastAsia="Times New Roman" w:cs="Times New Roman"/>
                    <w:color w:val="000000" w:themeColor="text1"/>
                    <w:sz w:val="22"/>
                  </w:rPr>
                </w:rPrChange>
              </w:rPr>
              <w:t>15.57</w:t>
            </w:r>
          </w:p>
        </w:tc>
        <w:tc>
          <w:tcPr>
            <w:tcW w:w="695" w:type="dxa"/>
            <w:shd w:val="clear" w:color="auto" w:fill="auto"/>
            <w:hideMark/>
          </w:tcPr>
          <w:p w14:paraId="31534481"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452" w:author="tao huang" w:date="2017-09-17T12:05:00Z">
                  <w:rPr>
                    <w:rFonts w:eastAsia="Times New Roman" w:cs="Times New Roman"/>
                    <w:color w:val="000000" w:themeColor="text1"/>
                    <w:sz w:val="22"/>
                  </w:rPr>
                </w:rPrChange>
              </w:rPr>
              <w:pPrChange w:id="8453"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454" w:author="tao huang" w:date="2017-09-17T12:05:00Z">
                  <w:rPr>
                    <w:rFonts w:eastAsia="Times New Roman" w:cs="Times New Roman"/>
                    <w:color w:val="000000" w:themeColor="text1"/>
                    <w:sz w:val="22"/>
                  </w:rPr>
                </w:rPrChange>
              </w:rPr>
              <w:t>4</w:t>
            </w:r>
          </w:p>
        </w:tc>
        <w:tc>
          <w:tcPr>
            <w:tcW w:w="950" w:type="dxa"/>
            <w:shd w:val="clear" w:color="auto" w:fill="auto"/>
            <w:hideMark/>
          </w:tcPr>
          <w:p w14:paraId="6277DA03"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455" w:author="tao huang" w:date="2017-09-17T12:05:00Z">
                  <w:rPr>
                    <w:rFonts w:eastAsia="Times New Roman" w:cs="Times New Roman"/>
                    <w:color w:val="000000" w:themeColor="text1"/>
                    <w:sz w:val="22"/>
                  </w:rPr>
                </w:rPrChange>
              </w:rPr>
              <w:pPrChange w:id="8456"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457" w:author="tao huang" w:date="2017-09-17T12:05:00Z">
                  <w:rPr>
                    <w:rFonts w:eastAsia="Times New Roman" w:cs="Times New Roman"/>
                    <w:color w:val="000000" w:themeColor="text1"/>
                    <w:sz w:val="22"/>
                  </w:rPr>
                </w:rPrChange>
              </w:rPr>
              <w:t>40.4%</w:t>
            </w:r>
          </w:p>
        </w:tc>
        <w:tc>
          <w:tcPr>
            <w:tcW w:w="694" w:type="dxa"/>
            <w:shd w:val="clear" w:color="auto" w:fill="auto"/>
            <w:hideMark/>
          </w:tcPr>
          <w:p w14:paraId="2AF38B12"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458" w:author="tao huang" w:date="2017-09-17T12:05:00Z">
                  <w:rPr>
                    <w:rFonts w:eastAsia="Times New Roman" w:cs="Times New Roman"/>
                    <w:color w:val="000000" w:themeColor="text1"/>
                    <w:sz w:val="22"/>
                  </w:rPr>
                </w:rPrChange>
              </w:rPr>
              <w:pPrChange w:id="8459"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460" w:author="tao huang" w:date="2017-09-17T12:05:00Z">
                  <w:rPr>
                    <w:rFonts w:eastAsia="Times New Roman" w:cs="Times New Roman"/>
                    <w:color w:val="000000" w:themeColor="text1"/>
                    <w:sz w:val="22"/>
                  </w:rPr>
                </w:rPrChange>
              </w:rPr>
              <w:t>3</w:t>
            </w:r>
          </w:p>
        </w:tc>
        <w:tc>
          <w:tcPr>
            <w:tcW w:w="841" w:type="dxa"/>
            <w:shd w:val="clear" w:color="auto" w:fill="auto"/>
            <w:hideMark/>
          </w:tcPr>
          <w:p w14:paraId="5C2AED2E"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461" w:author="tao huang" w:date="2017-09-17T12:05:00Z">
                  <w:rPr>
                    <w:rFonts w:eastAsia="Times New Roman" w:cs="Times New Roman"/>
                    <w:color w:val="000000" w:themeColor="text1"/>
                    <w:sz w:val="22"/>
                  </w:rPr>
                </w:rPrChange>
              </w:rPr>
              <w:pPrChange w:id="8462"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463" w:author="tao huang" w:date="2017-09-17T12:05:00Z">
                  <w:rPr>
                    <w:rFonts w:eastAsia="Times New Roman" w:cs="Times New Roman"/>
                    <w:color w:val="000000" w:themeColor="text1"/>
                    <w:sz w:val="22"/>
                  </w:rPr>
                </w:rPrChange>
              </w:rPr>
              <w:t>0.692</w:t>
            </w:r>
          </w:p>
        </w:tc>
        <w:tc>
          <w:tcPr>
            <w:tcW w:w="692" w:type="dxa"/>
            <w:shd w:val="clear" w:color="auto" w:fill="auto"/>
            <w:hideMark/>
          </w:tcPr>
          <w:p w14:paraId="75D9EE07"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464" w:author="tao huang" w:date="2017-09-17T12:05:00Z">
                  <w:rPr>
                    <w:rFonts w:eastAsia="Times New Roman" w:cs="Times New Roman"/>
                    <w:color w:val="000000" w:themeColor="text1"/>
                    <w:sz w:val="22"/>
                  </w:rPr>
                </w:rPrChange>
              </w:rPr>
              <w:pPrChange w:id="8465"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466" w:author="tao huang" w:date="2017-09-17T12:05:00Z">
                  <w:rPr>
                    <w:rFonts w:eastAsia="Times New Roman" w:cs="Times New Roman"/>
                    <w:color w:val="000000" w:themeColor="text1"/>
                    <w:sz w:val="22"/>
                  </w:rPr>
                </w:rPrChange>
              </w:rPr>
              <w:t>2</w:t>
            </w:r>
          </w:p>
        </w:tc>
        <w:tc>
          <w:tcPr>
            <w:tcW w:w="1390" w:type="dxa"/>
            <w:shd w:val="clear" w:color="auto" w:fill="auto"/>
            <w:noWrap/>
            <w:hideMark/>
          </w:tcPr>
          <w:p w14:paraId="448D6719"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467" w:author="tao huang" w:date="2017-09-17T12:05:00Z">
                  <w:rPr>
                    <w:rFonts w:eastAsia="Times New Roman" w:cs="Times New Roman"/>
                    <w:color w:val="000000" w:themeColor="text1"/>
                    <w:sz w:val="22"/>
                  </w:rPr>
                </w:rPrChange>
              </w:rPr>
              <w:pPrChange w:id="8468"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469" w:author="tao huang" w:date="2017-09-17T12:05:00Z">
                  <w:rPr>
                    <w:rFonts w:eastAsia="Times New Roman" w:cs="Times New Roman"/>
                    <w:color w:val="000000" w:themeColor="text1"/>
                    <w:sz w:val="22"/>
                  </w:rPr>
                </w:rPrChange>
              </w:rPr>
              <w:t>0.988</w:t>
            </w:r>
          </w:p>
        </w:tc>
        <w:tc>
          <w:tcPr>
            <w:tcW w:w="681" w:type="dxa"/>
            <w:shd w:val="clear" w:color="auto" w:fill="auto"/>
            <w:noWrap/>
            <w:hideMark/>
          </w:tcPr>
          <w:p w14:paraId="7FB8FAED"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470" w:author="tao huang" w:date="2017-09-17T12:05:00Z">
                  <w:rPr>
                    <w:rFonts w:eastAsia="Times New Roman" w:cs="Times New Roman"/>
                    <w:color w:val="000000" w:themeColor="text1"/>
                    <w:sz w:val="22"/>
                  </w:rPr>
                </w:rPrChange>
              </w:rPr>
              <w:pPrChange w:id="8471"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472" w:author="tao huang" w:date="2017-09-17T12:05:00Z">
                  <w:rPr>
                    <w:rFonts w:eastAsia="Times New Roman" w:cs="Times New Roman"/>
                    <w:color w:val="000000" w:themeColor="text1"/>
                    <w:sz w:val="22"/>
                  </w:rPr>
                </w:rPrChange>
              </w:rPr>
              <w:t>2</w:t>
            </w:r>
          </w:p>
        </w:tc>
      </w:tr>
      <w:tr w:rsidR="00C3758E" w:rsidRPr="00A60A57" w14:paraId="3DE0D957" w14:textId="77777777" w:rsidTr="00955868">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E7E6E6" w:themeFill="background2"/>
            <w:hideMark/>
          </w:tcPr>
          <w:p w14:paraId="0E103A72" w14:textId="77777777" w:rsidR="00B63B86" w:rsidRPr="00A60A57" w:rsidRDefault="00B63B86">
            <w:pPr>
              <w:spacing w:after="0" w:line="360" w:lineRule="auto"/>
              <w:rPr>
                <w:rFonts w:eastAsia="Times New Roman" w:cs="Times New Roman"/>
                <w:b w:val="0"/>
                <w:color w:val="0D0D0D" w:themeColor="text1" w:themeTint="F2"/>
                <w:sz w:val="22"/>
                <w:rPrChange w:id="8473" w:author="tao huang" w:date="2017-09-17T12:05:00Z">
                  <w:rPr>
                    <w:rFonts w:eastAsia="Times New Roman" w:cs="Times New Roman"/>
                    <w:b w:val="0"/>
                    <w:color w:val="000000" w:themeColor="text1"/>
                    <w:sz w:val="22"/>
                  </w:rPr>
                </w:rPrChange>
              </w:rPr>
              <w:pPrChange w:id="8474" w:author="tao huang" w:date="2017-09-16T12:49:00Z">
                <w:pPr>
                  <w:spacing w:after="0" w:line="240" w:lineRule="auto"/>
                </w:pPr>
              </w:pPrChange>
            </w:pPr>
            <w:r w:rsidRPr="00A60A57">
              <w:rPr>
                <w:rFonts w:eastAsia="Times New Roman" w:cs="Times New Roman"/>
                <w:b w:val="0"/>
                <w:color w:val="0D0D0D" w:themeColor="text1" w:themeTint="F2"/>
                <w:sz w:val="22"/>
                <w:rPrChange w:id="8475" w:author="tao huang" w:date="2017-09-17T12:05:00Z">
                  <w:rPr>
                    <w:rFonts w:eastAsia="Times New Roman" w:cs="Times New Roman"/>
                    <w:color w:val="000000" w:themeColor="text1"/>
                    <w:sz w:val="22"/>
                  </w:rPr>
                </w:rPrChange>
              </w:rPr>
              <w:t>ADL-EWC-IC</w:t>
            </w:r>
          </w:p>
        </w:tc>
        <w:tc>
          <w:tcPr>
            <w:tcW w:w="727" w:type="dxa"/>
            <w:shd w:val="clear" w:color="auto" w:fill="E7E6E6" w:themeFill="background2"/>
            <w:hideMark/>
          </w:tcPr>
          <w:p w14:paraId="1F9ED6B2"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476" w:author="tao huang" w:date="2017-09-17T12:05:00Z">
                  <w:rPr>
                    <w:rFonts w:eastAsia="Times New Roman" w:cs="Times New Roman"/>
                    <w:color w:val="000000" w:themeColor="text1"/>
                    <w:sz w:val="22"/>
                  </w:rPr>
                </w:rPrChange>
              </w:rPr>
              <w:pPrChange w:id="8477"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478" w:author="tao huang" w:date="2017-09-17T12:05:00Z">
                  <w:rPr>
                    <w:rFonts w:eastAsia="Times New Roman" w:cs="Times New Roman"/>
                    <w:color w:val="000000" w:themeColor="text1"/>
                    <w:sz w:val="22"/>
                  </w:rPr>
                </w:rPrChange>
              </w:rPr>
              <w:t>15.29</w:t>
            </w:r>
          </w:p>
        </w:tc>
        <w:tc>
          <w:tcPr>
            <w:tcW w:w="695" w:type="dxa"/>
            <w:shd w:val="clear" w:color="auto" w:fill="E7E6E6" w:themeFill="background2"/>
            <w:hideMark/>
          </w:tcPr>
          <w:p w14:paraId="2B9F35BE"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479" w:author="tao huang" w:date="2017-09-17T12:05:00Z">
                  <w:rPr>
                    <w:rFonts w:eastAsia="Times New Roman" w:cs="Times New Roman"/>
                    <w:color w:val="000000" w:themeColor="text1"/>
                    <w:sz w:val="22"/>
                  </w:rPr>
                </w:rPrChange>
              </w:rPr>
              <w:pPrChange w:id="8480"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481" w:author="tao huang" w:date="2017-09-17T12:05:00Z">
                  <w:rPr>
                    <w:rFonts w:eastAsia="Times New Roman" w:cs="Times New Roman"/>
                    <w:color w:val="000000" w:themeColor="text1"/>
                    <w:sz w:val="22"/>
                  </w:rPr>
                </w:rPrChange>
              </w:rPr>
              <w:t>1</w:t>
            </w:r>
          </w:p>
        </w:tc>
        <w:tc>
          <w:tcPr>
            <w:tcW w:w="950" w:type="dxa"/>
            <w:shd w:val="clear" w:color="auto" w:fill="E7E6E6" w:themeFill="background2"/>
            <w:hideMark/>
          </w:tcPr>
          <w:p w14:paraId="15DD9404"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482" w:author="tao huang" w:date="2017-09-17T12:05:00Z">
                  <w:rPr>
                    <w:rFonts w:eastAsia="Times New Roman" w:cs="Times New Roman"/>
                    <w:color w:val="000000" w:themeColor="text1"/>
                    <w:sz w:val="22"/>
                  </w:rPr>
                </w:rPrChange>
              </w:rPr>
              <w:pPrChange w:id="8483"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484" w:author="tao huang" w:date="2017-09-17T12:05:00Z">
                  <w:rPr>
                    <w:rFonts w:eastAsia="Times New Roman" w:cs="Times New Roman"/>
                    <w:color w:val="000000" w:themeColor="text1"/>
                    <w:sz w:val="22"/>
                  </w:rPr>
                </w:rPrChange>
              </w:rPr>
              <w:t>40.4%</w:t>
            </w:r>
          </w:p>
        </w:tc>
        <w:tc>
          <w:tcPr>
            <w:tcW w:w="694" w:type="dxa"/>
            <w:shd w:val="clear" w:color="auto" w:fill="E7E6E6" w:themeFill="background2"/>
            <w:hideMark/>
          </w:tcPr>
          <w:p w14:paraId="708416B2"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485" w:author="tao huang" w:date="2017-09-17T12:05:00Z">
                  <w:rPr>
                    <w:rFonts w:eastAsia="Times New Roman" w:cs="Times New Roman"/>
                    <w:color w:val="000000" w:themeColor="text1"/>
                    <w:sz w:val="22"/>
                  </w:rPr>
                </w:rPrChange>
              </w:rPr>
              <w:pPrChange w:id="8486"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487" w:author="tao huang" w:date="2017-09-17T12:05:00Z">
                  <w:rPr>
                    <w:rFonts w:eastAsia="Times New Roman" w:cs="Times New Roman"/>
                    <w:color w:val="000000" w:themeColor="text1"/>
                    <w:sz w:val="22"/>
                  </w:rPr>
                </w:rPrChange>
              </w:rPr>
              <w:t>1</w:t>
            </w:r>
          </w:p>
        </w:tc>
        <w:tc>
          <w:tcPr>
            <w:tcW w:w="841" w:type="dxa"/>
            <w:shd w:val="clear" w:color="auto" w:fill="E7E6E6" w:themeFill="background2"/>
            <w:hideMark/>
          </w:tcPr>
          <w:p w14:paraId="1667A22D" w14:textId="77777777" w:rsidR="00B63B86" w:rsidRPr="00A60A57" w:rsidRDefault="00D84015">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488" w:author="tao huang" w:date="2017-09-17T12:05:00Z">
                  <w:rPr>
                    <w:rFonts w:eastAsia="Times New Roman" w:cs="Times New Roman"/>
                    <w:color w:val="000000" w:themeColor="text1"/>
                    <w:sz w:val="22"/>
                  </w:rPr>
                </w:rPrChange>
              </w:rPr>
              <w:pPrChange w:id="8489"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490" w:author="tao huang" w:date="2017-09-17T12:05:00Z">
                  <w:rPr>
                    <w:rFonts w:eastAsia="Times New Roman" w:cs="Times New Roman"/>
                    <w:color w:val="000000" w:themeColor="text1"/>
                    <w:sz w:val="22"/>
                  </w:rPr>
                </w:rPrChange>
              </w:rPr>
              <w:t>0.689</w:t>
            </w:r>
          </w:p>
        </w:tc>
        <w:tc>
          <w:tcPr>
            <w:tcW w:w="692" w:type="dxa"/>
            <w:shd w:val="clear" w:color="auto" w:fill="E7E6E6" w:themeFill="background2"/>
            <w:hideMark/>
          </w:tcPr>
          <w:p w14:paraId="20C56766"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491" w:author="tao huang" w:date="2017-09-17T12:05:00Z">
                  <w:rPr>
                    <w:rFonts w:eastAsia="Times New Roman" w:cs="Times New Roman"/>
                    <w:color w:val="000000" w:themeColor="text1"/>
                    <w:sz w:val="22"/>
                  </w:rPr>
                </w:rPrChange>
              </w:rPr>
              <w:pPrChange w:id="8492"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493" w:author="tao huang" w:date="2017-09-17T12:05:00Z">
                  <w:rPr>
                    <w:rFonts w:eastAsia="Times New Roman" w:cs="Times New Roman"/>
                    <w:color w:val="000000" w:themeColor="text1"/>
                    <w:sz w:val="22"/>
                  </w:rPr>
                </w:rPrChange>
              </w:rPr>
              <w:t>1</w:t>
            </w:r>
          </w:p>
        </w:tc>
        <w:tc>
          <w:tcPr>
            <w:tcW w:w="1390" w:type="dxa"/>
            <w:shd w:val="clear" w:color="auto" w:fill="E7E6E6" w:themeFill="background2"/>
            <w:noWrap/>
            <w:hideMark/>
          </w:tcPr>
          <w:p w14:paraId="501C7FBB"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494" w:author="tao huang" w:date="2017-09-17T12:05:00Z">
                  <w:rPr>
                    <w:rFonts w:eastAsia="Times New Roman" w:cs="Times New Roman"/>
                    <w:color w:val="000000" w:themeColor="text1"/>
                    <w:sz w:val="22"/>
                  </w:rPr>
                </w:rPrChange>
              </w:rPr>
              <w:pPrChange w:id="8495"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496" w:author="tao huang" w:date="2017-09-17T12:05:00Z">
                  <w:rPr>
                    <w:rFonts w:eastAsia="Times New Roman" w:cs="Times New Roman"/>
                    <w:color w:val="000000" w:themeColor="text1"/>
                    <w:sz w:val="22"/>
                  </w:rPr>
                </w:rPrChange>
              </w:rPr>
              <w:t>0.985</w:t>
            </w:r>
          </w:p>
        </w:tc>
        <w:tc>
          <w:tcPr>
            <w:tcW w:w="681" w:type="dxa"/>
            <w:shd w:val="clear" w:color="auto" w:fill="E7E6E6" w:themeFill="background2"/>
            <w:hideMark/>
          </w:tcPr>
          <w:p w14:paraId="705D144E"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497" w:author="tao huang" w:date="2017-09-17T12:05:00Z">
                  <w:rPr>
                    <w:rFonts w:eastAsia="Times New Roman" w:cs="Times New Roman"/>
                    <w:color w:val="000000" w:themeColor="text1"/>
                    <w:sz w:val="22"/>
                  </w:rPr>
                </w:rPrChange>
              </w:rPr>
              <w:pPrChange w:id="8498"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499" w:author="tao huang" w:date="2017-09-17T12:05:00Z">
                  <w:rPr>
                    <w:rFonts w:eastAsia="Times New Roman" w:cs="Times New Roman"/>
                    <w:color w:val="000000" w:themeColor="text1"/>
                    <w:sz w:val="22"/>
                  </w:rPr>
                </w:rPrChange>
              </w:rPr>
              <w:t>1</w:t>
            </w:r>
          </w:p>
        </w:tc>
      </w:tr>
      <w:tr w:rsidR="00B63B86" w:rsidRPr="00A60A57" w14:paraId="471C48EA" w14:textId="77777777" w:rsidTr="00C3758E">
        <w:trPr>
          <w:trHeight w:val="20"/>
          <w:jc w:val="center"/>
        </w:trPr>
        <w:tc>
          <w:tcPr>
            <w:cnfStyle w:val="001000000000" w:firstRow="0" w:lastRow="0" w:firstColumn="1" w:lastColumn="0" w:oddVBand="0" w:evenVBand="0" w:oddHBand="0" w:evenHBand="0" w:firstRowFirstColumn="0" w:firstRowLastColumn="0" w:lastRowFirstColumn="0" w:lastRowLastColumn="0"/>
            <w:tcW w:w="8652" w:type="dxa"/>
            <w:gridSpan w:val="9"/>
            <w:shd w:val="clear" w:color="auto" w:fill="auto"/>
            <w:noWrap/>
            <w:hideMark/>
          </w:tcPr>
          <w:p w14:paraId="75FEB2BF" w14:textId="77777777" w:rsidR="00B63B86" w:rsidRPr="00A60A57" w:rsidRDefault="00B63B86">
            <w:pPr>
              <w:spacing w:after="0" w:line="360" w:lineRule="auto"/>
              <w:jc w:val="center"/>
              <w:rPr>
                <w:rFonts w:eastAsia="Times New Roman" w:cs="Times New Roman"/>
                <w:b w:val="0"/>
                <w:color w:val="0D0D0D" w:themeColor="text1" w:themeTint="F2"/>
                <w:sz w:val="22"/>
                <w:rPrChange w:id="8500" w:author="tao huang" w:date="2017-09-17T12:05:00Z">
                  <w:rPr>
                    <w:rFonts w:eastAsia="Times New Roman" w:cs="Times New Roman"/>
                    <w:b w:val="0"/>
                    <w:color w:val="000000" w:themeColor="text1"/>
                    <w:sz w:val="22"/>
                  </w:rPr>
                </w:rPrChange>
              </w:rPr>
              <w:pPrChange w:id="8501" w:author="tao huang" w:date="2017-09-16T12:49:00Z">
                <w:pPr>
                  <w:spacing w:after="0" w:line="240" w:lineRule="auto"/>
                  <w:jc w:val="center"/>
                </w:pPr>
              </w:pPrChange>
            </w:pPr>
            <w:r w:rsidRPr="00A60A57">
              <w:rPr>
                <w:rFonts w:eastAsia="Times New Roman" w:cs="Times New Roman"/>
                <w:b w:val="0"/>
                <w:color w:val="0D0D0D" w:themeColor="text1" w:themeTint="F2"/>
                <w:sz w:val="22"/>
                <w:rPrChange w:id="8502" w:author="tao huang" w:date="2017-09-17T12:05:00Z">
                  <w:rPr>
                    <w:rFonts w:eastAsia="Times New Roman" w:cs="Times New Roman"/>
                    <w:color w:val="000000" w:themeColor="text1"/>
                    <w:sz w:val="22"/>
                  </w:rPr>
                </w:rPrChange>
              </w:rPr>
              <w:t>All forecast period, Forecast horizon= 4</w:t>
            </w:r>
          </w:p>
        </w:tc>
      </w:tr>
      <w:tr w:rsidR="00C3758E" w:rsidRPr="00A60A57" w14:paraId="634535B0" w14:textId="77777777" w:rsidTr="00C3758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232618D8" w14:textId="77777777" w:rsidR="00B63B86" w:rsidRPr="00A60A57" w:rsidRDefault="00B63B86">
            <w:pPr>
              <w:spacing w:after="0" w:line="360" w:lineRule="auto"/>
              <w:rPr>
                <w:rFonts w:eastAsia="Times New Roman" w:cs="Times New Roman"/>
                <w:b w:val="0"/>
                <w:color w:val="0D0D0D" w:themeColor="text1" w:themeTint="F2"/>
                <w:sz w:val="22"/>
                <w:rPrChange w:id="8503" w:author="tao huang" w:date="2017-09-17T12:05:00Z">
                  <w:rPr>
                    <w:rFonts w:eastAsia="Times New Roman" w:cs="Times New Roman"/>
                    <w:b w:val="0"/>
                    <w:color w:val="000000" w:themeColor="text1"/>
                    <w:sz w:val="22"/>
                  </w:rPr>
                </w:rPrChange>
              </w:rPr>
              <w:pPrChange w:id="8504" w:author="tao huang" w:date="2017-09-16T12:49:00Z">
                <w:pPr>
                  <w:spacing w:after="0" w:line="240" w:lineRule="auto"/>
                </w:pPr>
              </w:pPrChange>
            </w:pPr>
            <w:r w:rsidRPr="00A60A57">
              <w:rPr>
                <w:rFonts w:eastAsia="Times New Roman" w:cs="Times New Roman"/>
                <w:b w:val="0"/>
                <w:color w:val="0D0D0D" w:themeColor="text1" w:themeTint="F2"/>
                <w:sz w:val="22"/>
                <w:rPrChange w:id="8505" w:author="tao huang" w:date="2017-09-17T12:05:00Z">
                  <w:rPr>
                    <w:rFonts w:eastAsia="Times New Roman" w:cs="Times New Roman"/>
                    <w:color w:val="000000" w:themeColor="text1"/>
                    <w:sz w:val="22"/>
                  </w:rPr>
                </w:rPrChange>
              </w:rPr>
              <w:t>Model/measure</w:t>
            </w:r>
          </w:p>
        </w:tc>
        <w:tc>
          <w:tcPr>
            <w:tcW w:w="727" w:type="dxa"/>
            <w:shd w:val="clear" w:color="auto" w:fill="auto"/>
            <w:hideMark/>
          </w:tcPr>
          <w:p w14:paraId="0793D629"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8506" w:author="tao huang" w:date="2017-09-17T12:05:00Z">
                  <w:rPr>
                    <w:rFonts w:eastAsia="Times New Roman" w:cs="Times New Roman"/>
                    <w:bCs/>
                    <w:color w:val="000000" w:themeColor="text1"/>
                    <w:sz w:val="22"/>
                  </w:rPr>
                </w:rPrChange>
              </w:rPr>
              <w:pPrChange w:id="8507"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8508" w:author="tao huang" w:date="2017-09-17T12:05:00Z">
                  <w:rPr>
                    <w:rFonts w:eastAsia="Times New Roman" w:cs="Times New Roman"/>
                    <w:bCs/>
                    <w:color w:val="000000" w:themeColor="text1"/>
                    <w:sz w:val="22"/>
                  </w:rPr>
                </w:rPrChange>
              </w:rPr>
              <w:t>MAE</w:t>
            </w:r>
          </w:p>
        </w:tc>
        <w:tc>
          <w:tcPr>
            <w:tcW w:w="695" w:type="dxa"/>
            <w:shd w:val="clear" w:color="auto" w:fill="auto"/>
            <w:hideMark/>
          </w:tcPr>
          <w:p w14:paraId="4D8BA581"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8509" w:author="tao huang" w:date="2017-09-17T12:05:00Z">
                  <w:rPr>
                    <w:rFonts w:eastAsia="Times New Roman" w:cs="Times New Roman"/>
                    <w:bCs/>
                    <w:color w:val="000000" w:themeColor="text1"/>
                    <w:sz w:val="22"/>
                  </w:rPr>
                </w:rPrChange>
              </w:rPr>
              <w:pPrChange w:id="8510"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8511" w:author="tao huang" w:date="2017-09-17T12:05:00Z">
                  <w:rPr>
                    <w:rFonts w:eastAsia="Times New Roman" w:cs="Times New Roman"/>
                    <w:bCs/>
                    <w:color w:val="000000" w:themeColor="text1"/>
                    <w:sz w:val="22"/>
                  </w:rPr>
                </w:rPrChange>
              </w:rPr>
              <w:t>Rank</w:t>
            </w:r>
          </w:p>
        </w:tc>
        <w:tc>
          <w:tcPr>
            <w:tcW w:w="950" w:type="dxa"/>
            <w:shd w:val="clear" w:color="auto" w:fill="auto"/>
            <w:hideMark/>
          </w:tcPr>
          <w:p w14:paraId="01593210"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8512" w:author="tao huang" w:date="2017-09-17T12:05:00Z">
                  <w:rPr>
                    <w:rFonts w:eastAsia="Times New Roman" w:cs="Times New Roman"/>
                    <w:bCs/>
                    <w:color w:val="000000" w:themeColor="text1"/>
                    <w:sz w:val="22"/>
                  </w:rPr>
                </w:rPrChange>
              </w:rPr>
              <w:pPrChange w:id="8513"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8514" w:author="tao huang" w:date="2017-09-17T12:05:00Z">
                  <w:rPr>
                    <w:rFonts w:eastAsia="Times New Roman" w:cs="Times New Roman"/>
                    <w:bCs/>
                    <w:color w:val="000000" w:themeColor="text1"/>
                    <w:sz w:val="22"/>
                  </w:rPr>
                </w:rPrChange>
              </w:rPr>
              <w:t>SMAPE</w:t>
            </w:r>
          </w:p>
        </w:tc>
        <w:tc>
          <w:tcPr>
            <w:tcW w:w="694" w:type="dxa"/>
            <w:shd w:val="clear" w:color="auto" w:fill="auto"/>
            <w:hideMark/>
          </w:tcPr>
          <w:p w14:paraId="55E24E60"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8515" w:author="tao huang" w:date="2017-09-17T12:05:00Z">
                  <w:rPr>
                    <w:rFonts w:eastAsia="Times New Roman" w:cs="Times New Roman"/>
                    <w:bCs/>
                    <w:color w:val="000000" w:themeColor="text1"/>
                    <w:sz w:val="22"/>
                  </w:rPr>
                </w:rPrChange>
              </w:rPr>
              <w:pPrChange w:id="8516"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8517" w:author="tao huang" w:date="2017-09-17T12:05:00Z">
                  <w:rPr>
                    <w:rFonts w:eastAsia="Times New Roman" w:cs="Times New Roman"/>
                    <w:bCs/>
                    <w:color w:val="000000" w:themeColor="text1"/>
                    <w:sz w:val="22"/>
                  </w:rPr>
                </w:rPrChange>
              </w:rPr>
              <w:t>Rank</w:t>
            </w:r>
          </w:p>
        </w:tc>
        <w:tc>
          <w:tcPr>
            <w:tcW w:w="841" w:type="dxa"/>
            <w:shd w:val="clear" w:color="auto" w:fill="auto"/>
            <w:hideMark/>
          </w:tcPr>
          <w:p w14:paraId="65E5AC6A"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8518" w:author="tao huang" w:date="2017-09-17T12:05:00Z">
                  <w:rPr>
                    <w:rFonts w:eastAsia="Times New Roman" w:cs="Times New Roman"/>
                    <w:bCs/>
                    <w:color w:val="000000" w:themeColor="text1"/>
                    <w:sz w:val="22"/>
                  </w:rPr>
                </w:rPrChange>
              </w:rPr>
              <w:pPrChange w:id="8519"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8520" w:author="tao huang" w:date="2017-09-17T12:05:00Z">
                  <w:rPr>
                    <w:rFonts w:eastAsia="Times New Roman" w:cs="Times New Roman"/>
                    <w:bCs/>
                    <w:color w:val="000000" w:themeColor="text1"/>
                    <w:sz w:val="22"/>
                  </w:rPr>
                </w:rPrChange>
              </w:rPr>
              <w:t>MASE</w:t>
            </w:r>
          </w:p>
        </w:tc>
        <w:tc>
          <w:tcPr>
            <w:tcW w:w="692" w:type="dxa"/>
            <w:shd w:val="clear" w:color="auto" w:fill="auto"/>
            <w:hideMark/>
          </w:tcPr>
          <w:p w14:paraId="37144742"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8521" w:author="tao huang" w:date="2017-09-17T12:05:00Z">
                  <w:rPr>
                    <w:rFonts w:eastAsia="Times New Roman" w:cs="Times New Roman"/>
                    <w:bCs/>
                    <w:color w:val="000000" w:themeColor="text1"/>
                    <w:sz w:val="22"/>
                  </w:rPr>
                </w:rPrChange>
              </w:rPr>
              <w:pPrChange w:id="8522"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8523" w:author="tao huang" w:date="2017-09-17T12:05:00Z">
                  <w:rPr>
                    <w:rFonts w:eastAsia="Times New Roman" w:cs="Times New Roman"/>
                    <w:bCs/>
                    <w:color w:val="000000" w:themeColor="text1"/>
                    <w:sz w:val="22"/>
                  </w:rPr>
                </w:rPrChange>
              </w:rPr>
              <w:t>Rank</w:t>
            </w:r>
          </w:p>
        </w:tc>
        <w:tc>
          <w:tcPr>
            <w:tcW w:w="1390" w:type="dxa"/>
            <w:shd w:val="clear" w:color="auto" w:fill="auto"/>
            <w:noWrap/>
            <w:hideMark/>
          </w:tcPr>
          <w:p w14:paraId="1FFE8645"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8524" w:author="tao huang" w:date="2017-09-17T12:05:00Z">
                  <w:rPr>
                    <w:rFonts w:eastAsia="Times New Roman" w:cs="Times New Roman"/>
                    <w:bCs/>
                    <w:color w:val="000000" w:themeColor="text1"/>
                    <w:sz w:val="22"/>
                  </w:rPr>
                </w:rPrChange>
              </w:rPr>
              <w:pPrChange w:id="8525"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8526" w:author="tao huang" w:date="2017-09-17T12:05:00Z">
                  <w:rPr>
                    <w:rFonts w:eastAsia="Times New Roman" w:cs="Times New Roman"/>
                    <w:bCs/>
                    <w:color w:val="000000" w:themeColor="text1"/>
                    <w:sz w:val="22"/>
                  </w:rPr>
                </w:rPrChange>
              </w:rPr>
              <w:t>AvgRelMAE</w:t>
            </w:r>
          </w:p>
        </w:tc>
        <w:tc>
          <w:tcPr>
            <w:tcW w:w="681" w:type="dxa"/>
            <w:shd w:val="clear" w:color="auto" w:fill="auto"/>
            <w:noWrap/>
            <w:hideMark/>
          </w:tcPr>
          <w:p w14:paraId="0271D000"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8527" w:author="tao huang" w:date="2017-09-17T12:05:00Z">
                  <w:rPr>
                    <w:rFonts w:eastAsia="Times New Roman" w:cs="Times New Roman"/>
                    <w:bCs/>
                    <w:color w:val="000000" w:themeColor="text1"/>
                    <w:sz w:val="22"/>
                  </w:rPr>
                </w:rPrChange>
              </w:rPr>
              <w:pPrChange w:id="8528"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8529" w:author="tao huang" w:date="2017-09-17T12:05:00Z">
                  <w:rPr>
                    <w:rFonts w:eastAsia="Times New Roman" w:cs="Times New Roman"/>
                    <w:bCs/>
                    <w:color w:val="000000" w:themeColor="text1"/>
                    <w:sz w:val="22"/>
                  </w:rPr>
                </w:rPrChange>
              </w:rPr>
              <w:t>Rank</w:t>
            </w:r>
          </w:p>
        </w:tc>
      </w:tr>
      <w:tr w:rsidR="001D611D" w:rsidRPr="00A60A57" w14:paraId="240860AE" w14:textId="77777777" w:rsidTr="00C3758E">
        <w:trPr>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712988CA" w14:textId="77777777" w:rsidR="00B63B86" w:rsidRPr="00A60A57" w:rsidRDefault="00B63B86">
            <w:pPr>
              <w:spacing w:after="0" w:line="360" w:lineRule="auto"/>
              <w:rPr>
                <w:rFonts w:eastAsia="Times New Roman" w:cs="Times New Roman"/>
                <w:b w:val="0"/>
                <w:color w:val="0D0D0D" w:themeColor="text1" w:themeTint="F2"/>
                <w:sz w:val="22"/>
                <w:rPrChange w:id="8530" w:author="tao huang" w:date="2017-09-17T12:05:00Z">
                  <w:rPr>
                    <w:rFonts w:eastAsia="Times New Roman" w:cs="Times New Roman"/>
                    <w:b w:val="0"/>
                    <w:color w:val="000000" w:themeColor="text1"/>
                    <w:sz w:val="22"/>
                  </w:rPr>
                </w:rPrChange>
              </w:rPr>
              <w:pPrChange w:id="8531" w:author="tao huang" w:date="2017-09-16T12:49:00Z">
                <w:pPr>
                  <w:spacing w:after="0" w:line="240" w:lineRule="auto"/>
                </w:pPr>
              </w:pPrChange>
            </w:pPr>
            <w:r w:rsidRPr="00A60A57">
              <w:rPr>
                <w:rFonts w:eastAsia="Times New Roman" w:cs="Times New Roman"/>
                <w:b w:val="0"/>
                <w:color w:val="0D0D0D" w:themeColor="text1" w:themeTint="F2"/>
                <w:sz w:val="22"/>
                <w:rPrChange w:id="8532" w:author="tao huang" w:date="2017-09-17T12:05:00Z">
                  <w:rPr>
                    <w:rFonts w:eastAsia="Times New Roman" w:cs="Times New Roman"/>
                    <w:color w:val="000000" w:themeColor="text1"/>
                    <w:sz w:val="22"/>
                  </w:rPr>
                </w:rPrChange>
              </w:rPr>
              <w:t>Base-lift</w:t>
            </w:r>
          </w:p>
        </w:tc>
        <w:tc>
          <w:tcPr>
            <w:tcW w:w="727" w:type="dxa"/>
            <w:shd w:val="clear" w:color="auto" w:fill="auto"/>
            <w:hideMark/>
          </w:tcPr>
          <w:p w14:paraId="617194C8"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533" w:author="tao huang" w:date="2017-09-17T12:05:00Z">
                  <w:rPr>
                    <w:rFonts w:eastAsia="Times New Roman" w:cs="Times New Roman"/>
                    <w:color w:val="000000" w:themeColor="text1"/>
                    <w:sz w:val="22"/>
                  </w:rPr>
                </w:rPrChange>
              </w:rPr>
              <w:pPrChange w:id="8534"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535" w:author="tao huang" w:date="2017-09-17T12:05:00Z">
                  <w:rPr>
                    <w:rFonts w:eastAsia="Times New Roman" w:cs="Times New Roman"/>
                    <w:color w:val="000000" w:themeColor="text1"/>
                    <w:sz w:val="22"/>
                  </w:rPr>
                </w:rPrChange>
              </w:rPr>
              <w:t>22.67</w:t>
            </w:r>
          </w:p>
        </w:tc>
        <w:tc>
          <w:tcPr>
            <w:tcW w:w="695" w:type="dxa"/>
            <w:shd w:val="clear" w:color="auto" w:fill="auto"/>
            <w:hideMark/>
          </w:tcPr>
          <w:p w14:paraId="5D65AFF8"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536" w:author="tao huang" w:date="2017-09-17T12:05:00Z">
                  <w:rPr>
                    <w:rFonts w:eastAsia="Times New Roman" w:cs="Times New Roman"/>
                    <w:color w:val="000000" w:themeColor="text1"/>
                    <w:sz w:val="22"/>
                  </w:rPr>
                </w:rPrChange>
              </w:rPr>
              <w:pPrChange w:id="8537"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538" w:author="tao huang" w:date="2017-09-17T12:05:00Z">
                  <w:rPr>
                    <w:rFonts w:eastAsia="Times New Roman" w:cs="Times New Roman"/>
                    <w:color w:val="000000" w:themeColor="text1"/>
                    <w:sz w:val="22"/>
                  </w:rPr>
                </w:rPrChange>
              </w:rPr>
              <w:t>8</w:t>
            </w:r>
          </w:p>
        </w:tc>
        <w:tc>
          <w:tcPr>
            <w:tcW w:w="950" w:type="dxa"/>
            <w:shd w:val="clear" w:color="auto" w:fill="auto"/>
            <w:hideMark/>
          </w:tcPr>
          <w:p w14:paraId="211CABD7"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539" w:author="tao huang" w:date="2017-09-17T12:05:00Z">
                  <w:rPr>
                    <w:rFonts w:eastAsia="Times New Roman" w:cs="Times New Roman"/>
                    <w:color w:val="000000" w:themeColor="text1"/>
                    <w:sz w:val="22"/>
                  </w:rPr>
                </w:rPrChange>
              </w:rPr>
              <w:pPrChange w:id="8540"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541" w:author="tao huang" w:date="2017-09-17T12:05:00Z">
                  <w:rPr>
                    <w:rFonts w:eastAsia="Times New Roman" w:cs="Times New Roman"/>
                    <w:color w:val="000000" w:themeColor="text1"/>
                    <w:sz w:val="22"/>
                  </w:rPr>
                </w:rPrChange>
              </w:rPr>
              <w:t>46.2%</w:t>
            </w:r>
          </w:p>
        </w:tc>
        <w:tc>
          <w:tcPr>
            <w:tcW w:w="694" w:type="dxa"/>
            <w:shd w:val="clear" w:color="auto" w:fill="auto"/>
            <w:hideMark/>
          </w:tcPr>
          <w:p w14:paraId="63F91C6A"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542" w:author="tao huang" w:date="2017-09-17T12:05:00Z">
                  <w:rPr>
                    <w:rFonts w:eastAsia="Times New Roman" w:cs="Times New Roman"/>
                    <w:color w:val="000000" w:themeColor="text1"/>
                    <w:sz w:val="22"/>
                  </w:rPr>
                </w:rPrChange>
              </w:rPr>
              <w:pPrChange w:id="8543"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544" w:author="tao huang" w:date="2017-09-17T12:05:00Z">
                  <w:rPr>
                    <w:rFonts w:eastAsia="Times New Roman" w:cs="Times New Roman"/>
                    <w:color w:val="000000" w:themeColor="text1"/>
                    <w:sz w:val="22"/>
                  </w:rPr>
                </w:rPrChange>
              </w:rPr>
              <w:t>8</w:t>
            </w:r>
          </w:p>
        </w:tc>
        <w:tc>
          <w:tcPr>
            <w:tcW w:w="841" w:type="dxa"/>
            <w:shd w:val="clear" w:color="auto" w:fill="auto"/>
            <w:hideMark/>
          </w:tcPr>
          <w:p w14:paraId="66C3E905"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545" w:author="tao huang" w:date="2017-09-17T12:05:00Z">
                  <w:rPr>
                    <w:rFonts w:eastAsia="Times New Roman" w:cs="Times New Roman"/>
                    <w:color w:val="000000" w:themeColor="text1"/>
                    <w:sz w:val="22"/>
                  </w:rPr>
                </w:rPrChange>
              </w:rPr>
              <w:pPrChange w:id="8546"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547" w:author="tao huang" w:date="2017-09-17T12:05:00Z">
                  <w:rPr>
                    <w:rFonts w:eastAsia="Times New Roman" w:cs="Times New Roman"/>
                    <w:color w:val="000000" w:themeColor="text1"/>
                    <w:sz w:val="22"/>
                  </w:rPr>
                </w:rPrChange>
              </w:rPr>
              <w:t>0.762</w:t>
            </w:r>
          </w:p>
        </w:tc>
        <w:tc>
          <w:tcPr>
            <w:tcW w:w="692" w:type="dxa"/>
            <w:shd w:val="clear" w:color="auto" w:fill="auto"/>
            <w:hideMark/>
          </w:tcPr>
          <w:p w14:paraId="04CF4ED8"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548" w:author="tao huang" w:date="2017-09-17T12:05:00Z">
                  <w:rPr>
                    <w:rFonts w:eastAsia="Times New Roman" w:cs="Times New Roman"/>
                    <w:color w:val="000000" w:themeColor="text1"/>
                    <w:sz w:val="22"/>
                  </w:rPr>
                </w:rPrChange>
              </w:rPr>
              <w:pPrChange w:id="8549"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550" w:author="tao huang" w:date="2017-09-17T12:05:00Z">
                  <w:rPr>
                    <w:rFonts w:eastAsia="Times New Roman" w:cs="Times New Roman"/>
                    <w:color w:val="000000" w:themeColor="text1"/>
                    <w:sz w:val="22"/>
                  </w:rPr>
                </w:rPrChange>
              </w:rPr>
              <w:t>8</w:t>
            </w:r>
          </w:p>
        </w:tc>
        <w:tc>
          <w:tcPr>
            <w:tcW w:w="1390" w:type="dxa"/>
            <w:shd w:val="clear" w:color="auto" w:fill="auto"/>
            <w:noWrap/>
            <w:hideMark/>
          </w:tcPr>
          <w:p w14:paraId="201068C5"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551" w:author="tao huang" w:date="2017-09-17T12:05:00Z">
                  <w:rPr>
                    <w:rFonts w:eastAsia="Times New Roman" w:cs="Times New Roman"/>
                    <w:color w:val="000000" w:themeColor="text1"/>
                    <w:sz w:val="22"/>
                  </w:rPr>
                </w:rPrChange>
              </w:rPr>
              <w:pPrChange w:id="8552"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553" w:author="tao huang" w:date="2017-09-17T12:05:00Z">
                  <w:rPr>
                    <w:rFonts w:eastAsia="Times New Roman" w:cs="Times New Roman"/>
                    <w:color w:val="000000" w:themeColor="text1"/>
                    <w:sz w:val="22"/>
                  </w:rPr>
                </w:rPrChange>
              </w:rPr>
              <w:t>1.106</w:t>
            </w:r>
          </w:p>
        </w:tc>
        <w:tc>
          <w:tcPr>
            <w:tcW w:w="681" w:type="dxa"/>
            <w:shd w:val="clear" w:color="auto" w:fill="auto"/>
            <w:noWrap/>
            <w:hideMark/>
          </w:tcPr>
          <w:p w14:paraId="30901F2A"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554" w:author="tao huang" w:date="2017-09-17T12:05:00Z">
                  <w:rPr>
                    <w:rFonts w:eastAsia="Times New Roman" w:cs="Times New Roman"/>
                    <w:color w:val="000000" w:themeColor="text1"/>
                    <w:sz w:val="22"/>
                  </w:rPr>
                </w:rPrChange>
              </w:rPr>
              <w:pPrChange w:id="8555"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556" w:author="tao huang" w:date="2017-09-17T12:05:00Z">
                  <w:rPr>
                    <w:rFonts w:eastAsia="Times New Roman" w:cs="Times New Roman"/>
                    <w:color w:val="000000" w:themeColor="text1"/>
                    <w:sz w:val="22"/>
                  </w:rPr>
                </w:rPrChange>
              </w:rPr>
              <w:t>8</w:t>
            </w:r>
          </w:p>
        </w:tc>
      </w:tr>
      <w:tr w:rsidR="00C3758E" w:rsidRPr="00A60A57" w14:paraId="284AF017" w14:textId="77777777" w:rsidTr="00C3758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7071C58E" w14:textId="77777777" w:rsidR="00B63B86" w:rsidRPr="00A60A57" w:rsidRDefault="00B63B86">
            <w:pPr>
              <w:spacing w:after="0" w:line="360" w:lineRule="auto"/>
              <w:rPr>
                <w:rFonts w:eastAsia="Times New Roman" w:cs="Times New Roman"/>
                <w:b w:val="0"/>
                <w:color w:val="0D0D0D" w:themeColor="text1" w:themeTint="F2"/>
                <w:sz w:val="22"/>
                <w:rPrChange w:id="8557" w:author="tao huang" w:date="2017-09-17T12:05:00Z">
                  <w:rPr>
                    <w:rFonts w:eastAsia="Times New Roman" w:cs="Times New Roman"/>
                    <w:b w:val="0"/>
                    <w:color w:val="000000" w:themeColor="text1"/>
                    <w:sz w:val="22"/>
                  </w:rPr>
                </w:rPrChange>
              </w:rPr>
              <w:pPrChange w:id="8558" w:author="tao huang" w:date="2017-09-16T12:49:00Z">
                <w:pPr>
                  <w:spacing w:after="0" w:line="240" w:lineRule="auto"/>
                </w:pPr>
              </w:pPrChange>
            </w:pPr>
            <w:r w:rsidRPr="00A60A57">
              <w:rPr>
                <w:rFonts w:eastAsia="Times New Roman" w:cs="Times New Roman"/>
                <w:b w:val="0"/>
                <w:color w:val="0D0D0D" w:themeColor="text1" w:themeTint="F2"/>
                <w:sz w:val="22"/>
                <w:rPrChange w:id="8559" w:author="tao huang" w:date="2017-09-17T12:05:00Z">
                  <w:rPr>
                    <w:rFonts w:eastAsia="Times New Roman" w:cs="Times New Roman"/>
                    <w:color w:val="000000" w:themeColor="text1"/>
                    <w:sz w:val="22"/>
                  </w:rPr>
                </w:rPrChange>
              </w:rPr>
              <w:t>ADL-own</w:t>
            </w:r>
          </w:p>
        </w:tc>
        <w:tc>
          <w:tcPr>
            <w:tcW w:w="727" w:type="dxa"/>
            <w:shd w:val="clear" w:color="auto" w:fill="auto"/>
            <w:hideMark/>
          </w:tcPr>
          <w:p w14:paraId="57B4CA53"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560" w:author="tao huang" w:date="2017-09-17T12:05:00Z">
                  <w:rPr>
                    <w:rFonts w:eastAsia="Times New Roman" w:cs="Times New Roman"/>
                    <w:color w:val="000000" w:themeColor="text1"/>
                    <w:sz w:val="22"/>
                  </w:rPr>
                </w:rPrChange>
              </w:rPr>
              <w:pPrChange w:id="8561"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562" w:author="tao huang" w:date="2017-09-17T12:05:00Z">
                  <w:rPr>
                    <w:rFonts w:eastAsia="Times New Roman" w:cs="Times New Roman"/>
                    <w:color w:val="000000" w:themeColor="text1"/>
                    <w:sz w:val="22"/>
                  </w:rPr>
                </w:rPrChange>
              </w:rPr>
              <w:t>15.63</w:t>
            </w:r>
          </w:p>
        </w:tc>
        <w:tc>
          <w:tcPr>
            <w:tcW w:w="695" w:type="dxa"/>
            <w:shd w:val="clear" w:color="auto" w:fill="auto"/>
            <w:hideMark/>
          </w:tcPr>
          <w:p w14:paraId="4DC2C82A"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563" w:author="tao huang" w:date="2017-09-17T12:05:00Z">
                  <w:rPr>
                    <w:rFonts w:eastAsia="Times New Roman" w:cs="Times New Roman"/>
                    <w:color w:val="000000" w:themeColor="text1"/>
                    <w:sz w:val="22"/>
                  </w:rPr>
                </w:rPrChange>
              </w:rPr>
              <w:pPrChange w:id="8564"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565" w:author="tao huang" w:date="2017-09-17T12:05:00Z">
                  <w:rPr>
                    <w:rFonts w:eastAsia="Times New Roman" w:cs="Times New Roman"/>
                    <w:color w:val="000000" w:themeColor="text1"/>
                    <w:sz w:val="22"/>
                  </w:rPr>
                </w:rPrChange>
              </w:rPr>
              <w:t>6</w:t>
            </w:r>
          </w:p>
        </w:tc>
        <w:tc>
          <w:tcPr>
            <w:tcW w:w="950" w:type="dxa"/>
            <w:shd w:val="clear" w:color="auto" w:fill="auto"/>
            <w:hideMark/>
          </w:tcPr>
          <w:p w14:paraId="4485D052"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566" w:author="tao huang" w:date="2017-09-17T12:05:00Z">
                  <w:rPr>
                    <w:rFonts w:eastAsia="Times New Roman" w:cs="Times New Roman"/>
                    <w:color w:val="000000" w:themeColor="text1"/>
                    <w:sz w:val="22"/>
                  </w:rPr>
                </w:rPrChange>
              </w:rPr>
              <w:pPrChange w:id="8567"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568" w:author="tao huang" w:date="2017-09-17T12:05:00Z">
                  <w:rPr>
                    <w:rFonts w:eastAsia="Times New Roman" w:cs="Times New Roman"/>
                    <w:color w:val="000000" w:themeColor="text1"/>
                    <w:sz w:val="22"/>
                  </w:rPr>
                </w:rPrChange>
              </w:rPr>
              <w:t>40.5%</w:t>
            </w:r>
          </w:p>
        </w:tc>
        <w:tc>
          <w:tcPr>
            <w:tcW w:w="694" w:type="dxa"/>
            <w:shd w:val="clear" w:color="auto" w:fill="auto"/>
            <w:hideMark/>
          </w:tcPr>
          <w:p w14:paraId="5C95A431"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569" w:author="tao huang" w:date="2017-09-17T12:05:00Z">
                  <w:rPr>
                    <w:rFonts w:eastAsia="Times New Roman" w:cs="Times New Roman"/>
                    <w:color w:val="000000" w:themeColor="text1"/>
                    <w:sz w:val="22"/>
                  </w:rPr>
                </w:rPrChange>
              </w:rPr>
              <w:pPrChange w:id="8570"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571" w:author="tao huang" w:date="2017-09-17T12:05:00Z">
                  <w:rPr>
                    <w:rFonts w:eastAsia="Times New Roman" w:cs="Times New Roman"/>
                    <w:color w:val="000000" w:themeColor="text1"/>
                    <w:sz w:val="22"/>
                  </w:rPr>
                </w:rPrChange>
              </w:rPr>
              <w:t>7</w:t>
            </w:r>
          </w:p>
        </w:tc>
        <w:tc>
          <w:tcPr>
            <w:tcW w:w="841" w:type="dxa"/>
            <w:shd w:val="clear" w:color="auto" w:fill="auto"/>
            <w:hideMark/>
          </w:tcPr>
          <w:p w14:paraId="73C8D3CC"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572" w:author="tao huang" w:date="2017-09-17T12:05:00Z">
                  <w:rPr>
                    <w:rFonts w:eastAsia="Times New Roman" w:cs="Times New Roman"/>
                    <w:color w:val="000000" w:themeColor="text1"/>
                    <w:sz w:val="22"/>
                  </w:rPr>
                </w:rPrChange>
              </w:rPr>
              <w:pPrChange w:id="8573"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574" w:author="tao huang" w:date="2017-09-17T12:05:00Z">
                  <w:rPr>
                    <w:rFonts w:eastAsia="Times New Roman" w:cs="Times New Roman"/>
                    <w:color w:val="000000" w:themeColor="text1"/>
                    <w:sz w:val="22"/>
                  </w:rPr>
                </w:rPrChange>
              </w:rPr>
              <w:t>0.690</w:t>
            </w:r>
          </w:p>
        </w:tc>
        <w:tc>
          <w:tcPr>
            <w:tcW w:w="692" w:type="dxa"/>
            <w:shd w:val="clear" w:color="auto" w:fill="auto"/>
            <w:hideMark/>
          </w:tcPr>
          <w:p w14:paraId="7A723DCE"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575" w:author="tao huang" w:date="2017-09-17T12:05:00Z">
                  <w:rPr>
                    <w:rFonts w:eastAsia="Times New Roman" w:cs="Times New Roman"/>
                    <w:color w:val="000000" w:themeColor="text1"/>
                    <w:sz w:val="22"/>
                  </w:rPr>
                </w:rPrChange>
              </w:rPr>
              <w:pPrChange w:id="8576"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577" w:author="tao huang" w:date="2017-09-17T12:05:00Z">
                  <w:rPr>
                    <w:rFonts w:eastAsia="Times New Roman" w:cs="Times New Roman"/>
                    <w:color w:val="000000" w:themeColor="text1"/>
                    <w:sz w:val="22"/>
                  </w:rPr>
                </w:rPrChange>
              </w:rPr>
              <w:t>7</w:t>
            </w:r>
          </w:p>
        </w:tc>
        <w:tc>
          <w:tcPr>
            <w:tcW w:w="1390" w:type="dxa"/>
            <w:shd w:val="clear" w:color="auto" w:fill="auto"/>
            <w:noWrap/>
            <w:hideMark/>
          </w:tcPr>
          <w:p w14:paraId="0BB9FC0E"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578" w:author="tao huang" w:date="2017-09-17T12:05:00Z">
                  <w:rPr>
                    <w:rFonts w:eastAsia="Times New Roman" w:cs="Times New Roman"/>
                    <w:color w:val="000000" w:themeColor="text1"/>
                    <w:sz w:val="22"/>
                  </w:rPr>
                </w:rPrChange>
              </w:rPr>
              <w:pPrChange w:id="8579"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580" w:author="tao huang" w:date="2017-09-17T12:05:00Z">
                  <w:rPr>
                    <w:rFonts w:eastAsia="Times New Roman" w:cs="Times New Roman"/>
                    <w:color w:val="000000" w:themeColor="text1"/>
                    <w:sz w:val="22"/>
                  </w:rPr>
                </w:rPrChange>
              </w:rPr>
              <w:t>1.000</w:t>
            </w:r>
          </w:p>
        </w:tc>
        <w:tc>
          <w:tcPr>
            <w:tcW w:w="681" w:type="dxa"/>
            <w:shd w:val="clear" w:color="auto" w:fill="auto"/>
            <w:noWrap/>
            <w:hideMark/>
          </w:tcPr>
          <w:p w14:paraId="79074E12"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581" w:author="tao huang" w:date="2017-09-17T12:05:00Z">
                  <w:rPr>
                    <w:rFonts w:eastAsia="Times New Roman" w:cs="Times New Roman"/>
                    <w:color w:val="000000" w:themeColor="text1"/>
                    <w:sz w:val="22"/>
                  </w:rPr>
                </w:rPrChange>
              </w:rPr>
              <w:pPrChange w:id="8582"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583" w:author="tao huang" w:date="2017-09-17T12:05:00Z">
                  <w:rPr>
                    <w:rFonts w:eastAsia="Times New Roman" w:cs="Times New Roman"/>
                    <w:color w:val="000000" w:themeColor="text1"/>
                    <w:sz w:val="22"/>
                  </w:rPr>
                </w:rPrChange>
              </w:rPr>
              <w:t>7</w:t>
            </w:r>
          </w:p>
        </w:tc>
      </w:tr>
      <w:tr w:rsidR="001D611D" w:rsidRPr="00A60A57" w14:paraId="102D9845" w14:textId="77777777" w:rsidTr="00C3758E">
        <w:trPr>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5DE97D64" w14:textId="77777777" w:rsidR="00B63B86" w:rsidRPr="00A60A57" w:rsidRDefault="00B63B86">
            <w:pPr>
              <w:spacing w:after="0" w:line="360" w:lineRule="auto"/>
              <w:rPr>
                <w:rFonts w:eastAsia="Times New Roman" w:cs="Times New Roman"/>
                <w:b w:val="0"/>
                <w:color w:val="0D0D0D" w:themeColor="text1" w:themeTint="F2"/>
                <w:sz w:val="22"/>
                <w:rPrChange w:id="8584" w:author="tao huang" w:date="2017-09-17T12:05:00Z">
                  <w:rPr>
                    <w:rFonts w:eastAsia="Times New Roman" w:cs="Times New Roman"/>
                    <w:b w:val="0"/>
                    <w:color w:val="000000" w:themeColor="text1"/>
                    <w:sz w:val="22"/>
                  </w:rPr>
                </w:rPrChange>
              </w:rPr>
              <w:pPrChange w:id="8585" w:author="tao huang" w:date="2017-09-16T12:49:00Z">
                <w:pPr>
                  <w:spacing w:after="0" w:line="240" w:lineRule="auto"/>
                </w:pPr>
              </w:pPrChange>
            </w:pPr>
            <w:r w:rsidRPr="00A60A57">
              <w:rPr>
                <w:rFonts w:eastAsia="Times New Roman" w:cs="Times New Roman"/>
                <w:b w:val="0"/>
                <w:color w:val="0D0D0D" w:themeColor="text1" w:themeTint="F2"/>
                <w:sz w:val="22"/>
                <w:rPrChange w:id="8586" w:author="tao huang" w:date="2017-09-17T12:05:00Z">
                  <w:rPr>
                    <w:rFonts w:eastAsia="Times New Roman" w:cs="Times New Roman"/>
                    <w:color w:val="000000" w:themeColor="text1"/>
                    <w:sz w:val="22"/>
                  </w:rPr>
                </w:rPrChange>
              </w:rPr>
              <w:t>ADL-intra</w:t>
            </w:r>
          </w:p>
        </w:tc>
        <w:tc>
          <w:tcPr>
            <w:tcW w:w="727" w:type="dxa"/>
            <w:shd w:val="clear" w:color="auto" w:fill="auto"/>
            <w:hideMark/>
          </w:tcPr>
          <w:p w14:paraId="617C59C4"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587" w:author="tao huang" w:date="2017-09-17T12:05:00Z">
                  <w:rPr>
                    <w:rFonts w:eastAsia="Times New Roman" w:cs="Times New Roman"/>
                    <w:color w:val="000000" w:themeColor="text1"/>
                    <w:sz w:val="22"/>
                  </w:rPr>
                </w:rPrChange>
              </w:rPr>
              <w:pPrChange w:id="8588"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589" w:author="tao huang" w:date="2017-09-17T12:05:00Z">
                  <w:rPr>
                    <w:rFonts w:eastAsia="Times New Roman" w:cs="Times New Roman"/>
                    <w:color w:val="000000" w:themeColor="text1"/>
                    <w:sz w:val="22"/>
                  </w:rPr>
                </w:rPrChange>
              </w:rPr>
              <w:t>15.16</w:t>
            </w:r>
          </w:p>
        </w:tc>
        <w:tc>
          <w:tcPr>
            <w:tcW w:w="695" w:type="dxa"/>
            <w:shd w:val="clear" w:color="auto" w:fill="auto"/>
            <w:hideMark/>
          </w:tcPr>
          <w:p w14:paraId="7A8C9861"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590" w:author="tao huang" w:date="2017-09-17T12:05:00Z">
                  <w:rPr>
                    <w:rFonts w:eastAsia="Times New Roman" w:cs="Times New Roman"/>
                    <w:color w:val="000000" w:themeColor="text1"/>
                    <w:sz w:val="22"/>
                  </w:rPr>
                </w:rPrChange>
              </w:rPr>
              <w:pPrChange w:id="8591"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592" w:author="tao huang" w:date="2017-09-17T12:05:00Z">
                  <w:rPr>
                    <w:rFonts w:eastAsia="Times New Roman" w:cs="Times New Roman"/>
                    <w:color w:val="000000" w:themeColor="text1"/>
                    <w:sz w:val="22"/>
                  </w:rPr>
                </w:rPrChange>
              </w:rPr>
              <w:t>3</w:t>
            </w:r>
          </w:p>
        </w:tc>
        <w:tc>
          <w:tcPr>
            <w:tcW w:w="950" w:type="dxa"/>
            <w:shd w:val="clear" w:color="auto" w:fill="auto"/>
            <w:hideMark/>
          </w:tcPr>
          <w:p w14:paraId="7EBEBBD1"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593" w:author="tao huang" w:date="2017-09-17T12:05:00Z">
                  <w:rPr>
                    <w:rFonts w:eastAsia="Times New Roman" w:cs="Times New Roman"/>
                    <w:color w:val="000000" w:themeColor="text1"/>
                    <w:sz w:val="22"/>
                  </w:rPr>
                </w:rPrChange>
              </w:rPr>
              <w:pPrChange w:id="8594"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595" w:author="tao huang" w:date="2017-09-17T12:05:00Z">
                  <w:rPr>
                    <w:rFonts w:eastAsia="Times New Roman" w:cs="Times New Roman"/>
                    <w:color w:val="000000" w:themeColor="text1"/>
                    <w:sz w:val="22"/>
                  </w:rPr>
                </w:rPrChange>
              </w:rPr>
              <w:t>40.1%</w:t>
            </w:r>
          </w:p>
        </w:tc>
        <w:tc>
          <w:tcPr>
            <w:tcW w:w="694" w:type="dxa"/>
            <w:shd w:val="clear" w:color="auto" w:fill="auto"/>
            <w:hideMark/>
          </w:tcPr>
          <w:p w14:paraId="7638476B"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596" w:author="tao huang" w:date="2017-09-17T12:05:00Z">
                  <w:rPr>
                    <w:rFonts w:eastAsia="Times New Roman" w:cs="Times New Roman"/>
                    <w:color w:val="000000" w:themeColor="text1"/>
                    <w:sz w:val="22"/>
                  </w:rPr>
                </w:rPrChange>
              </w:rPr>
              <w:pPrChange w:id="8597"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598" w:author="tao huang" w:date="2017-09-17T12:05:00Z">
                  <w:rPr>
                    <w:rFonts w:eastAsia="Times New Roman" w:cs="Times New Roman"/>
                    <w:color w:val="000000" w:themeColor="text1"/>
                    <w:sz w:val="22"/>
                  </w:rPr>
                </w:rPrChange>
              </w:rPr>
              <w:t>4</w:t>
            </w:r>
          </w:p>
        </w:tc>
        <w:tc>
          <w:tcPr>
            <w:tcW w:w="841" w:type="dxa"/>
            <w:shd w:val="clear" w:color="auto" w:fill="auto"/>
            <w:hideMark/>
          </w:tcPr>
          <w:p w14:paraId="6818D5DF"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599" w:author="tao huang" w:date="2017-09-17T12:05:00Z">
                  <w:rPr>
                    <w:rFonts w:eastAsia="Times New Roman" w:cs="Times New Roman"/>
                    <w:color w:val="000000" w:themeColor="text1"/>
                    <w:sz w:val="22"/>
                  </w:rPr>
                </w:rPrChange>
              </w:rPr>
              <w:pPrChange w:id="8600"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601" w:author="tao huang" w:date="2017-09-17T12:05:00Z">
                  <w:rPr>
                    <w:rFonts w:eastAsia="Times New Roman" w:cs="Times New Roman"/>
                    <w:color w:val="000000" w:themeColor="text1"/>
                    <w:sz w:val="22"/>
                  </w:rPr>
                </w:rPrChange>
              </w:rPr>
              <w:t>0.686</w:t>
            </w:r>
          </w:p>
        </w:tc>
        <w:tc>
          <w:tcPr>
            <w:tcW w:w="692" w:type="dxa"/>
            <w:shd w:val="clear" w:color="auto" w:fill="auto"/>
            <w:hideMark/>
          </w:tcPr>
          <w:p w14:paraId="1BD1AB8C"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602" w:author="tao huang" w:date="2017-09-17T12:05:00Z">
                  <w:rPr>
                    <w:rFonts w:eastAsia="Times New Roman" w:cs="Times New Roman"/>
                    <w:color w:val="000000" w:themeColor="text1"/>
                    <w:sz w:val="22"/>
                  </w:rPr>
                </w:rPrChange>
              </w:rPr>
              <w:pPrChange w:id="8603"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604" w:author="tao huang" w:date="2017-09-17T12:05:00Z">
                  <w:rPr>
                    <w:rFonts w:eastAsia="Times New Roman" w:cs="Times New Roman"/>
                    <w:color w:val="000000" w:themeColor="text1"/>
                    <w:sz w:val="22"/>
                  </w:rPr>
                </w:rPrChange>
              </w:rPr>
              <w:t>5</w:t>
            </w:r>
          </w:p>
        </w:tc>
        <w:tc>
          <w:tcPr>
            <w:tcW w:w="1390" w:type="dxa"/>
            <w:shd w:val="clear" w:color="auto" w:fill="auto"/>
            <w:noWrap/>
            <w:hideMark/>
          </w:tcPr>
          <w:p w14:paraId="55AEE40A"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605" w:author="tao huang" w:date="2017-09-17T12:05:00Z">
                  <w:rPr>
                    <w:rFonts w:eastAsia="Times New Roman" w:cs="Times New Roman"/>
                    <w:color w:val="000000" w:themeColor="text1"/>
                    <w:sz w:val="22"/>
                  </w:rPr>
                </w:rPrChange>
              </w:rPr>
              <w:pPrChange w:id="8606"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607" w:author="tao huang" w:date="2017-09-17T12:05:00Z">
                  <w:rPr>
                    <w:rFonts w:eastAsia="Times New Roman" w:cs="Times New Roman"/>
                    <w:color w:val="000000" w:themeColor="text1"/>
                    <w:sz w:val="22"/>
                  </w:rPr>
                </w:rPrChange>
              </w:rPr>
              <w:t>0.989</w:t>
            </w:r>
          </w:p>
        </w:tc>
        <w:tc>
          <w:tcPr>
            <w:tcW w:w="681" w:type="dxa"/>
            <w:shd w:val="clear" w:color="auto" w:fill="auto"/>
            <w:noWrap/>
            <w:hideMark/>
          </w:tcPr>
          <w:p w14:paraId="316F26BB"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608" w:author="tao huang" w:date="2017-09-17T12:05:00Z">
                  <w:rPr>
                    <w:rFonts w:eastAsia="Times New Roman" w:cs="Times New Roman"/>
                    <w:color w:val="000000" w:themeColor="text1"/>
                    <w:sz w:val="22"/>
                  </w:rPr>
                </w:rPrChange>
              </w:rPr>
              <w:pPrChange w:id="8609"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610" w:author="tao huang" w:date="2017-09-17T12:05:00Z">
                  <w:rPr>
                    <w:rFonts w:eastAsia="Times New Roman" w:cs="Times New Roman"/>
                    <w:color w:val="000000" w:themeColor="text1"/>
                    <w:sz w:val="22"/>
                  </w:rPr>
                </w:rPrChange>
              </w:rPr>
              <w:t>4</w:t>
            </w:r>
          </w:p>
        </w:tc>
      </w:tr>
      <w:tr w:rsidR="00C3758E" w:rsidRPr="00A60A57" w14:paraId="037F6570" w14:textId="77777777" w:rsidTr="00C3758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40375BB8" w14:textId="77777777" w:rsidR="00B63B86" w:rsidRPr="00A60A57" w:rsidRDefault="00B63B86">
            <w:pPr>
              <w:spacing w:after="0" w:line="360" w:lineRule="auto"/>
              <w:rPr>
                <w:rFonts w:eastAsia="Times New Roman" w:cs="Times New Roman"/>
                <w:b w:val="0"/>
                <w:color w:val="0D0D0D" w:themeColor="text1" w:themeTint="F2"/>
                <w:sz w:val="22"/>
                <w:rPrChange w:id="8611" w:author="tao huang" w:date="2017-09-17T12:05:00Z">
                  <w:rPr>
                    <w:rFonts w:eastAsia="Times New Roman" w:cs="Times New Roman"/>
                    <w:b w:val="0"/>
                    <w:color w:val="000000" w:themeColor="text1"/>
                    <w:sz w:val="22"/>
                  </w:rPr>
                </w:rPrChange>
              </w:rPr>
              <w:pPrChange w:id="8612" w:author="tao huang" w:date="2017-09-16T12:49:00Z">
                <w:pPr>
                  <w:spacing w:after="0" w:line="240" w:lineRule="auto"/>
                </w:pPr>
              </w:pPrChange>
            </w:pPr>
            <w:r w:rsidRPr="00A60A57">
              <w:rPr>
                <w:rFonts w:eastAsia="Times New Roman" w:cs="Times New Roman"/>
                <w:b w:val="0"/>
                <w:color w:val="0D0D0D" w:themeColor="text1" w:themeTint="F2"/>
                <w:sz w:val="22"/>
                <w:rPrChange w:id="8613" w:author="tao huang" w:date="2017-09-17T12:05:00Z">
                  <w:rPr>
                    <w:rFonts w:eastAsia="Times New Roman" w:cs="Times New Roman"/>
                    <w:color w:val="000000" w:themeColor="text1"/>
                    <w:sz w:val="22"/>
                  </w:rPr>
                </w:rPrChange>
              </w:rPr>
              <w:t>ADL-own-EWC</w:t>
            </w:r>
          </w:p>
        </w:tc>
        <w:tc>
          <w:tcPr>
            <w:tcW w:w="727" w:type="dxa"/>
            <w:shd w:val="clear" w:color="auto" w:fill="auto"/>
            <w:hideMark/>
          </w:tcPr>
          <w:p w14:paraId="26C674B7"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614" w:author="tao huang" w:date="2017-09-17T12:05:00Z">
                  <w:rPr>
                    <w:rFonts w:eastAsia="Times New Roman" w:cs="Times New Roman"/>
                    <w:color w:val="000000" w:themeColor="text1"/>
                    <w:sz w:val="22"/>
                  </w:rPr>
                </w:rPrChange>
              </w:rPr>
              <w:pPrChange w:id="8615"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616" w:author="tao huang" w:date="2017-09-17T12:05:00Z">
                  <w:rPr>
                    <w:rFonts w:eastAsia="Times New Roman" w:cs="Times New Roman"/>
                    <w:color w:val="000000" w:themeColor="text1"/>
                    <w:sz w:val="22"/>
                  </w:rPr>
                </w:rPrChange>
              </w:rPr>
              <w:t>15.55</w:t>
            </w:r>
          </w:p>
        </w:tc>
        <w:tc>
          <w:tcPr>
            <w:tcW w:w="695" w:type="dxa"/>
            <w:shd w:val="clear" w:color="auto" w:fill="auto"/>
            <w:hideMark/>
          </w:tcPr>
          <w:p w14:paraId="26786646"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617" w:author="tao huang" w:date="2017-09-17T12:05:00Z">
                  <w:rPr>
                    <w:rFonts w:eastAsia="Times New Roman" w:cs="Times New Roman"/>
                    <w:color w:val="000000" w:themeColor="text1"/>
                    <w:sz w:val="22"/>
                  </w:rPr>
                </w:rPrChange>
              </w:rPr>
              <w:pPrChange w:id="8618"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619" w:author="tao huang" w:date="2017-09-17T12:05:00Z">
                  <w:rPr>
                    <w:rFonts w:eastAsia="Times New Roman" w:cs="Times New Roman"/>
                    <w:color w:val="000000" w:themeColor="text1"/>
                    <w:sz w:val="22"/>
                  </w:rPr>
                </w:rPrChange>
              </w:rPr>
              <w:t>5</w:t>
            </w:r>
          </w:p>
        </w:tc>
        <w:tc>
          <w:tcPr>
            <w:tcW w:w="950" w:type="dxa"/>
            <w:shd w:val="clear" w:color="auto" w:fill="auto"/>
            <w:hideMark/>
          </w:tcPr>
          <w:p w14:paraId="73F86471"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620" w:author="tao huang" w:date="2017-09-17T12:05:00Z">
                  <w:rPr>
                    <w:rFonts w:eastAsia="Times New Roman" w:cs="Times New Roman"/>
                    <w:color w:val="000000" w:themeColor="text1"/>
                    <w:sz w:val="22"/>
                  </w:rPr>
                </w:rPrChange>
              </w:rPr>
              <w:pPrChange w:id="8621"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622" w:author="tao huang" w:date="2017-09-17T12:05:00Z">
                  <w:rPr>
                    <w:rFonts w:eastAsia="Times New Roman" w:cs="Times New Roman"/>
                    <w:color w:val="000000" w:themeColor="text1"/>
                    <w:sz w:val="22"/>
                  </w:rPr>
                </w:rPrChange>
              </w:rPr>
              <w:t>40.3%</w:t>
            </w:r>
          </w:p>
        </w:tc>
        <w:tc>
          <w:tcPr>
            <w:tcW w:w="694" w:type="dxa"/>
            <w:shd w:val="clear" w:color="auto" w:fill="auto"/>
            <w:hideMark/>
          </w:tcPr>
          <w:p w14:paraId="1B323B2A"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623" w:author="tao huang" w:date="2017-09-17T12:05:00Z">
                  <w:rPr>
                    <w:rFonts w:eastAsia="Times New Roman" w:cs="Times New Roman"/>
                    <w:color w:val="000000" w:themeColor="text1"/>
                    <w:sz w:val="22"/>
                  </w:rPr>
                </w:rPrChange>
              </w:rPr>
              <w:pPrChange w:id="8624"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625" w:author="tao huang" w:date="2017-09-17T12:05:00Z">
                  <w:rPr>
                    <w:rFonts w:eastAsia="Times New Roman" w:cs="Times New Roman"/>
                    <w:color w:val="000000" w:themeColor="text1"/>
                    <w:sz w:val="22"/>
                  </w:rPr>
                </w:rPrChange>
              </w:rPr>
              <w:t>6</w:t>
            </w:r>
          </w:p>
        </w:tc>
        <w:tc>
          <w:tcPr>
            <w:tcW w:w="841" w:type="dxa"/>
            <w:shd w:val="clear" w:color="auto" w:fill="auto"/>
            <w:hideMark/>
          </w:tcPr>
          <w:p w14:paraId="71147453"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626" w:author="tao huang" w:date="2017-09-17T12:05:00Z">
                  <w:rPr>
                    <w:rFonts w:eastAsia="Times New Roman" w:cs="Times New Roman"/>
                    <w:color w:val="000000" w:themeColor="text1"/>
                    <w:sz w:val="22"/>
                  </w:rPr>
                </w:rPrChange>
              </w:rPr>
              <w:pPrChange w:id="8627"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628" w:author="tao huang" w:date="2017-09-17T12:05:00Z">
                  <w:rPr>
                    <w:rFonts w:eastAsia="Times New Roman" w:cs="Times New Roman"/>
                    <w:color w:val="000000" w:themeColor="text1"/>
                    <w:sz w:val="22"/>
                  </w:rPr>
                </w:rPrChange>
              </w:rPr>
              <w:t>0.688</w:t>
            </w:r>
          </w:p>
        </w:tc>
        <w:tc>
          <w:tcPr>
            <w:tcW w:w="692" w:type="dxa"/>
            <w:shd w:val="clear" w:color="auto" w:fill="auto"/>
            <w:hideMark/>
          </w:tcPr>
          <w:p w14:paraId="38BF8B97"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629" w:author="tao huang" w:date="2017-09-17T12:05:00Z">
                  <w:rPr>
                    <w:rFonts w:eastAsia="Times New Roman" w:cs="Times New Roman"/>
                    <w:color w:val="000000" w:themeColor="text1"/>
                    <w:sz w:val="22"/>
                  </w:rPr>
                </w:rPrChange>
              </w:rPr>
              <w:pPrChange w:id="8630"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631" w:author="tao huang" w:date="2017-09-17T12:05:00Z">
                  <w:rPr>
                    <w:rFonts w:eastAsia="Times New Roman" w:cs="Times New Roman"/>
                    <w:color w:val="000000" w:themeColor="text1"/>
                    <w:sz w:val="22"/>
                  </w:rPr>
                </w:rPrChange>
              </w:rPr>
              <w:t>6</w:t>
            </w:r>
          </w:p>
        </w:tc>
        <w:tc>
          <w:tcPr>
            <w:tcW w:w="1390" w:type="dxa"/>
            <w:shd w:val="clear" w:color="auto" w:fill="auto"/>
            <w:noWrap/>
            <w:hideMark/>
          </w:tcPr>
          <w:p w14:paraId="275AE803"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632" w:author="tao huang" w:date="2017-09-17T12:05:00Z">
                  <w:rPr>
                    <w:rFonts w:eastAsia="Times New Roman" w:cs="Times New Roman"/>
                    <w:color w:val="000000" w:themeColor="text1"/>
                    <w:sz w:val="22"/>
                  </w:rPr>
                </w:rPrChange>
              </w:rPr>
              <w:pPrChange w:id="8633"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634" w:author="tao huang" w:date="2017-09-17T12:05:00Z">
                  <w:rPr>
                    <w:rFonts w:eastAsia="Times New Roman" w:cs="Times New Roman"/>
                    <w:color w:val="000000" w:themeColor="text1"/>
                    <w:sz w:val="22"/>
                  </w:rPr>
                </w:rPrChange>
              </w:rPr>
              <w:t>0.995</w:t>
            </w:r>
          </w:p>
        </w:tc>
        <w:tc>
          <w:tcPr>
            <w:tcW w:w="681" w:type="dxa"/>
            <w:shd w:val="clear" w:color="auto" w:fill="auto"/>
            <w:noWrap/>
            <w:hideMark/>
          </w:tcPr>
          <w:p w14:paraId="658391DB"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635" w:author="tao huang" w:date="2017-09-17T12:05:00Z">
                  <w:rPr>
                    <w:rFonts w:eastAsia="Times New Roman" w:cs="Times New Roman"/>
                    <w:color w:val="000000" w:themeColor="text1"/>
                    <w:sz w:val="22"/>
                  </w:rPr>
                </w:rPrChange>
              </w:rPr>
              <w:pPrChange w:id="8636"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637" w:author="tao huang" w:date="2017-09-17T12:05:00Z">
                  <w:rPr>
                    <w:rFonts w:eastAsia="Times New Roman" w:cs="Times New Roman"/>
                    <w:color w:val="000000" w:themeColor="text1"/>
                    <w:sz w:val="22"/>
                  </w:rPr>
                </w:rPrChange>
              </w:rPr>
              <w:t>6</w:t>
            </w:r>
          </w:p>
        </w:tc>
      </w:tr>
      <w:tr w:rsidR="001D611D" w:rsidRPr="00A60A57" w14:paraId="2E675E0D" w14:textId="77777777" w:rsidTr="00C3758E">
        <w:trPr>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49633C39" w14:textId="77777777" w:rsidR="00B63B86" w:rsidRPr="00A60A57" w:rsidRDefault="00B63B86">
            <w:pPr>
              <w:spacing w:after="0" w:line="360" w:lineRule="auto"/>
              <w:rPr>
                <w:rFonts w:eastAsia="Times New Roman" w:cs="Times New Roman"/>
                <w:b w:val="0"/>
                <w:color w:val="0D0D0D" w:themeColor="text1" w:themeTint="F2"/>
                <w:sz w:val="22"/>
                <w:rPrChange w:id="8638" w:author="tao huang" w:date="2017-09-17T12:05:00Z">
                  <w:rPr>
                    <w:rFonts w:eastAsia="Times New Roman" w:cs="Times New Roman"/>
                    <w:b w:val="0"/>
                    <w:color w:val="000000" w:themeColor="text1"/>
                    <w:sz w:val="22"/>
                  </w:rPr>
                </w:rPrChange>
              </w:rPr>
              <w:pPrChange w:id="8639" w:author="tao huang" w:date="2017-09-16T12:49:00Z">
                <w:pPr>
                  <w:spacing w:after="0" w:line="240" w:lineRule="auto"/>
                </w:pPr>
              </w:pPrChange>
            </w:pPr>
            <w:r w:rsidRPr="00A60A57">
              <w:rPr>
                <w:rFonts w:eastAsia="Times New Roman" w:cs="Times New Roman"/>
                <w:b w:val="0"/>
                <w:color w:val="0D0D0D" w:themeColor="text1" w:themeTint="F2"/>
                <w:sz w:val="22"/>
                <w:rPrChange w:id="8640" w:author="tao huang" w:date="2017-09-17T12:05:00Z">
                  <w:rPr>
                    <w:rFonts w:eastAsia="Times New Roman" w:cs="Times New Roman"/>
                    <w:color w:val="000000" w:themeColor="text1"/>
                    <w:sz w:val="22"/>
                  </w:rPr>
                </w:rPrChange>
              </w:rPr>
              <w:t>ADL-intra-EWC</w:t>
            </w:r>
          </w:p>
        </w:tc>
        <w:tc>
          <w:tcPr>
            <w:tcW w:w="727" w:type="dxa"/>
            <w:shd w:val="clear" w:color="auto" w:fill="auto"/>
            <w:hideMark/>
          </w:tcPr>
          <w:p w14:paraId="7F0A3BEE"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641" w:author="tao huang" w:date="2017-09-17T12:05:00Z">
                  <w:rPr>
                    <w:rFonts w:eastAsia="Times New Roman" w:cs="Times New Roman"/>
                    <w:color w:val="000000" w:themeColor="text1"/>
                    <w:sz w:val="22"/>
                  </w:rPr>
                </w:rPrChange>
              </w:rPr>
              <w:pPrChange w:id="8642"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643" w:author="tao huang" w:date="2017-09-17T12:05:00Z">
                  <w:rPr>
                    <w:rFonts w:eastAsia="Times New Roman" w:cs="Times New Roman"/>
                    <w:color w:val="000000" w:themeColor="text1"/>
                    <w:sz w:val="22"/>
                  </w:rPr>
                </w:rPrChange>
              </w:rPr>
              <w:t>15.08</w:t>
            </w:r>
          </w:p>
        </w:tc>
        <w:tc>
          <w:tcPr>
            <w:tcW w:w="695" w:type="dxa"/>
            <w:shd w:val="clear" w:color="auto" w:fill="auto"/>
            <w:hideMark/>
          </w:tcPr>
          <w:p w14:paraId="46AA28E0"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644" w:author="tao huang" w:date="2017-09-17T12:05:00Z">
                  <w:rPr>
                    <w:rFonts w:eastAsia="Times New Roman" w:cs="Times New Roman"/>
                    <w:color w:val="000000" w:themeColor="text1"/>
                    <w:sz w:val="22"/>
                  </w:rPr>
                </w:rPrChange>
              </w:rPr>
              <w:pPrChange w:id="8645"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646" w:author="tao huang" w:date="2017-09-17T12:05:00Z">
                  <w:rPr>
                    <w:rFonts w:eastAsia="Times New Roman" w:cs="Times New Roman"/>
                    <w:color w:val="000000" w:themeColor="text1"/>
                    <w:sz w:val="22"/>
                  </w:rPr>
                </w:rPrChange>
              </w:rPr>
              <w:t>2</w:t>
            </w:r>
          </w:p>
        </w:tc>
        <w:tc>
          <w:tcPr>
            <w:tcW w:w="950" w:type="dxa"/>
            <w:shd w:val="clear" w:color="auto" w:fill="auto"/>
            <w:hideMark/>
          </w:tcPr>
          <w:p w14:paraId="08EEE654"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647" w:author="tao huang" w:date="2017-09-17T12:05:00Z">
                  <w:rPr>
                    <w:rFonts w:eastAsia="Times New Roman" w:cs="Times New Roman"/>
                    <w:color w:val="000000" w:themeColor="text1"/>
                    <w:sz w:val="22"/>
                  </w:rPr>
                </w:rPrChange>
              </w:rPr>
              <w:pPrChange w:id="8648"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649" w:author="tao huang" w:date="2017-09-17T12:05:00Z">
                  <w:rPr>
                    <w:rFonts w:eastAsia="Times New Roman" w:cs="Times New Roman"/>
                    <w:color w:val="000000" w:themeColor="text1"/>
                    <w:sz w:val="22"/>
                  </w:rPr>
                </w:rPrChange>
              </w:rPr>
              <w:t>40.0%</w:t>
            </w:r>
          </w:p>
        </w:tc>
        <w:tc>
          <w:tcPr>
            <w:tcW w:w="694" w:type="dxa"/>
            <w:shd w:val="clear" w:color="auto" w:fill="auto"/>
            <w:hideMark/>
          </w:tcPr>
          <w:p w14:paraId="5006ECE5"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650" w:author="tao huang" w:date="2017-09-17T12:05:00Z">
                  <w:rPr>
                    <w:rFonts w:eastAsia="Times New Roman" w:cs="Times New Roman"/>
                    <w:color w:val="000000" w:themeColor="text1"/>
                    <w:sz w:val="22"/>
                  </w:rPr>
                </w:rPrChange>
              </w:rPr>
              <w:pPrChange w:id="8651"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652" w:author="tao huang" w:date="2017-09-17T12:05:00Z">
                  <w:rPr>
                    <w:rFonts w:eastAsia="Times New Roman" w:cs="Times New Roman"/>
                    <w:color w:val="000000" w:themeColor="text1"/>
                    <w:sz w:val="22"/>
                  </w:rPr>
                </w:rPrChange>
              </w:rPr>
              <w:t>3</w:t>
            </w:r>
          </w:p>
        </w:tc>
        <w:tc>
          <w:tcPr>
            <w:tcW w:w="841" w:type="dxa"/>
            <w:shd w:val="clear" w:color="auto" w:fill="auto"/>
            <w:hideMark/>
          </w:tcPr>
          <w:p w14:paraId="34BAF8DD"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653" w:author="tao huang" w:date="2017-09-17T12:05:00Z">
                  <w:rPr>
                    <w:rFonts w:eastAsia="Times New Roman" w:cs="Times New Roman"/>
                    <w:color w:val="000000" w:themeColor="text1"/>
                    <w:sz w:val="22"/>
                  </w:rPr>
                </w:rPrChange>
              </w:rPr>
              <w:pPrChange w:id="8654"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655" w:author="tao huang" w:date="2017-09-17T12:05:00Z">
                  <w:rPr>
                    <w:rFonts w:eastAsia="Times New Roman" w:cs="Times New Roman"/>
                    <w:color w:val="000000" w:themeColor="text1"/>
                    <w:sz w:val="22"/>
                  </w:rPr>
                </w:rPrChange>
              </w:rPr>
              <w:t>0.685</w:t>
            </w:r>
          </w:p>
        </w:tc>
        <w:tc>
          <w:tcPr>
            <w:tcW w:w="692" w:type="dxa"/>
            <w:shd w:val="clear" w:color="auto" w:fill="auto"/>
            <w:hideMark/>
          </w:tcPr>
          <w:p w14:paraId="03EA10CD"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656" w:author="tao huang" w:date="2017-09-17T12:05:00Z">
                  <w:rPr>
                    <w:rFonts w:eastAsia="Times New Roman" w:cs="Times New Roman"/>
                    <w:color w:val="000000" w:themeColor="text1"/>
                    <w:sz w:val="22"/>
                  </w:rPr>
                </w:rPrChange>
              </w:rPr>
              <w:pPrChange w:id="8657"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658" w:author="tao huang" w:date="2017-09-17T12:05:00Z">
                  <w:rPr>
                    <w:rFonts w:eastAsia="Times New Roman" w:cs="Times New Roman"/>
                    <w:color w:val="000000" w:themeColor="text1"/>
                    <w:sz w:val="22"/>
                  </w:rPr>
                </w:rPrChange>
              </w:rPr>
              <w:t>4</w:t>
            </w:r>
          </w:p>
        </w:tc>
        <w:tc>
          <w:tcPr>
            <w:tcW w:w="1390" w:type="dxa"/>
            <w:shd w:val="clear" w:color="auto" w:fill="auto"/>
            <w:noWrap/>
            <w:hideMark/>
          </w:tcPr>
          <w:p w14:paraId="45934C22"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659" w:author="tao huang" w:date="2017-09-17T12:05:00Z">
                  <w:rPr>
                    <w:rFonts w:eastAsia="Times New Roman" w:cs="Times New Roman"/>
                    <w:color w:val="000000" w:themeColor="text1"/>
                    <w:sz w:val="22"/>
                  </w:rPr>
                </w:rPrChange>
              </w:rPr>
              <w:pPrChange w:id="8660"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661" w:author="tao huang" w:date="2017-09-17T12:05:00Z">
                  <w:rPr>
                    <w:rFonts w:eastAsia="Times New Roman" w:cs="Times New Roman"/>
                    <w:color w:val="000000" w:themeColor="text1"/>
                    <w:sz w:val="22"/>
                  </w:rPr>
                </w:rPrChange>
              </w:rPr>
              <w:t>0.985</w:t>
            </w:r>
          </w:p>
        </w:tc>
        <w:tc>
          <w:tcPr>
            <w:tcW w:w="681" w:type="dxa"/>
            <w:shd w:val="clear" w:color="auto" w:fill="auto"/>
            <w:noWrap/>
            <w:hideMark/>
          </w:tcPr>
          <w:p w14:paraId="3EDC8F04"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662" w:author="tao huang" w:date="2017-09-17T12:05:00Z">
                  <w:rPr>
                    <w:rFonts w:eastAsia="Times New Roman" w:cs="Times New Roman"/>
                    <w:color w:val="000000" w:themeColor="text1"/>
                    <w:sz w:val="22"/>
                  </w:rPr>
                </w:rPrChange>
              </w:rPr>
              <w:pPrChange w:id="8663"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664" w:author="tao huang" w:date="2017-09-17T12:05:00Z">
                  <w:rPr>
                    <w:rFonts w:eastAsia="Times New Roman" w:cs="Times New Roman"/>
                    <w:color w:val="000000" w:themeColor="text1"/>
                    <w:sz w:val="22"/>
                  </w:rPr>
                </w:rPrChange>
              </w:rPr>
              <w:t>3</w:t>
            </w:r>
          </w:p>
        </w:tc>
      </w:tr>
      <w:tr w:rsidR="00C3758E" w:rsidRPr="00A60A57" w14:paraId="5F3F6E46" w14:textId="77777777" w:rsidTr="00C3758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4E8FEB25" w14:textId="77777777" w:rsidR="00B63B86" w:rsidRPr="00A60A57" w:rsidRDefault="00B63B86">
            <w:pPr>
              <w:spacing w:after="0" w:line="360" w:lineRule="auto"/>
              <w:rPr>
                <w:rFonts w:eastAsia="Times New Roman" w:cs="Times New Roman"/>
                <w:b w:val="0"/>
                <w:color w:val="0D0D0D" w:themeColor="text1" w:themeTint="F2"/>
                <w:sz w:val="22"/>
                <w:rPrChange w:id="8665" w:author="tao huang" w:date="2017-09-17T12:05:00Z">
                  <w:rPr>
                    <w:rFonts w:eastAsia="Times New Roman" w:cs="Times New Roman"/>
                    <w:b w:val="0"/>
                    <w:color w:val="000000" w:themeColor="text1"/>
                    <w:sz w:val="22"/>
                  </w:rPr>
                </w:rPrChange>
              </w:rPr>
              <w:pPrChange w:id="8666" w:author="tao huang" w:date="2017-09-16T12:49:00Z">
                <w:pPr>
                  <w:spacing w:after="0" w:line="240" w:lineRule="auto"/>
                </w:pPr>
              </w:pPrChange>
            </w:pPr>
            <w:r w:rsidRPr="00A60A57">
              <w:rPr>
                <w:rFonts w:eastAsia="Times New Roman" w:cs="Times New Roman"/>
                <w:b w:val="0"/>
                <w:color w:val="0D0D0D" w:themeColor="text1" w:themeTint="F2"/>
                <w:sz w:val="22"/>
                <w:rPrChange w:id="8667" w:author="tao huang" w:date="2017-09-17T12:05:00Z">
                  <w:rPr>
                    <w:rFonts w:eastAsia="Times New Roman" w:cs="Times New Roman"/>
                    <w:color w:val="000000" w:themeColor="text1"/>
                    <w:sz w:val="22"/>
                  </w:rPr>
                </w:rPrChange>
              </w:rPr>
              <w:t>ADL-own-IC</w:t>
            </w:r>
          </w:p>
        </w:tc>
        <w:tc>
          <w:tcPr>
            <w:tcW w:w="727" w:type="dxa"/>
            <w:shd w:val="clear" w:color="auto" w:fill="auto"/>
            <w:hideMark/>
          </w:tcPr>
          <w:p w14:paraId="023CBCCB"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668" w:author="tao huang" w:date="2017-09-17T12:05:00Z">
                  <w:rPr>
                    <w:rFonts w:eastAsia="Times New Roman" w:cs="Times New Roman"/>
                    <w:color w:val="000000" w:themeColor="text1"/>
                    <w:sz w:val="22"/>
                  </w:rPr>
                </w:rPrChange>
              </w:rPr>
              <w:pPrChange w:id="8669"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670" w:author="tao huang" w:date="2017-09-17T12:05:00Z">
                  <w:rPr>
                    <w:rFonts w:eastAsia="Times New Roman" w:cs="Times New Roman"/>
                    <w:color w:val="000000" w:themeColor="text1"/>
                    <w:sz w:val="22"/>
                  </w:rPr>
                </w:rPrChange>
              </w:rPr>
              <w:t>15.94</w:t>
            </w:r>
          </w:p>
        </w:tc>
        <w:tc>
          <w:tcPr>
            <w:tcW w:w="695" w:type="dxa"/>
            <w:shd w:val="clear" w:color="auto" w:fill="auto"/>
            <w:hideMark/>
          </w:tcPr>
          <w:p w14:paraId="6F235CC2"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671" w:author="tao huang" w:date="2017-09-17T12:05:00Z">
                  <w:rPr>
                    <w:rFonts w:eastAsia="Times New Roman" w:cs="Times New Roman"/>
                    <w:color w:val="000000" w:themeColor="text1"/>
                    <w:sz w:val="22"/>
                  </w:rPr>
                </w:rPrChange>
              </w:rPr>
              <w:pPrChange w:id="8672"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673" w:author="tao huang" w:date="2017-09-17T12:05:00Z">
                  <w:rPr>
                    <w:rFonts w:eastAsia="Times New Roman" w:cs="Times New Roman"/>
                    <w:color w:val="000000" w:themeColor="text1"/>
                    <w:sz w:val="22"/>
                  </w:rPr>
                </w:rPrChange>
              </w:rPr>
              <w:t>7</w:t>
            </w:r>
          </w:p>
        </w:tc>
        <w:tc>
          <w:tcPr>
            <w:tcW w:w="950" w:type="dxa"/>
            <w:shd w:val="clear" w:color="auto" w:fill="auto"/>
            <w:hideMark/>
          </w:tcPr>
          <w:p w14:paraId="3AAA7457"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674" w:author="tao huang" w:date="2017-09-17T12:05:00Z">
                  <w:rPr>
                    <w:rFonts w:eastAsia="Times New Roman" w:cs="Times New Roman"/>
                    <w:color w:val="000000" w:themeColor="text1"/>
                    <w:sz w:val="22"/>
                  </w:rPr>
                </w:rPrChange>
              </w:rPr>
              <w:pPrChange w:id="8675"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676" w:author="tao huang" w:date="2017-09-17T12:05:00Z">
                  <w:rPr>
                    <w:rFonts w:eastAsia="Times New Roman" w:cs="Times New Roman"/>
                    <w:color w:val="000000" w:themeColor="text1"/>
                    <w:sz w:val="22"/>
                  </w:rPr>
                </w:rPrChange>
              </w:rPr>
              <w:t>40.3%</w:t>
            </w:r>
          </w:p>
        </w:tc>
        <w:tc>
          <w:tcPr>
            <w:tcW w:w="694" w:type="dxa"/>
            <w:shd w:val="clear" w:color="auto" w:fill="auto"/>
            <w:hideMark/>
          </w:tcPr>
          <w:p w14:paraId="383E13BC"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677" w:author="tao huang" w:date="2017-09-17T12:05:00Z">
                  <w:rPr>
                    <w:rFonts w:eastAsia="Times New Roman" w:cs="Times New Roman"/>
                    <w:color w:val="000000" w:themeColor="text1"/>
                    <w:sz w:val="22"/>
                  </w:rPr>
                </w:rPrChange>
              </w:rPr>
              <w:pPrChange w:id="8678"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679" w:author="tao huang" w:date="2017-09-17T12:05:00Z">
                  <w:rPr>
                    <w:rFonts w:eastAsia="Times New Roman" w:cs="Times New Roman"/>
                    <w:color w:val="000000" w:themeColor="text1"/>
                    <w:sz w:val="22"/>
                  </w:rPr>
                </w:rPrChange>
              </w:rPr>
              <w:t>5</w:t>
            </w:r>
          </w:p>
        </w:tc>
        <w:tc>
          <w:tcPr>
            <w:tcW w:w="841" w:type="dxa"/>
            <w:shd w:val="clear" w:color="auto" w:fill="auto"/>
            <w:hideMark/>
          </w:tcPr>
          <w:p w14:paraId="4087DCE0"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680" w:author="tao huang" w:date="2017-09-17T12:05:00Z">
                  <w:rPr>
                    <w:rFonts w:eastAsia="Times New Roman" w:cs="Times New Roman"/>
                    <w:color w:val="000000" w:themeColor="text1"/>
                    <w:sz w:val="22"/>
                  </w:rPr>
                </w:rPrChange>
              </w:rPr>
              <w:pPrChange w:id="8681"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682" w:author="tao huang" w:date="2017-09-17T12:05:00Z">
                  <w:rPr>
                    <w:rFonts w:eastAsia="Times New Roman" w:cs="Times New Roman"/>
                    <w:color w:val="000000" w:themeColor="text1"/>
                    <w:sz w:val="22"/>
                  </w:rPr>
                </w:rPrChange>
              </w:rPr>
              <w:t>0.684</w:t>
            </w:r>
          </w:p>
        </w:tc>
        <w:tc>
          <w:tcPr>
            <w:tcW w:w="692" w:type="dxa"/>
            <w:shd w:val="clear" w:color="auto" w:fill="auto"/>
            <w:hideMark/>
          </w:tcPr>
          <w:p w14:paraId="37316574"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683" w:author="tao huang" w:date="2017-09-17T12:05:00Z">
                  <w:rPr>
                    <w:rFonts w:eastAsia="Times New Roman" w:cs="Times New Roman"/>
                    <w:color w:val="000000" w:themeColor="text1"/>
                    <w:sz w:val="22"/>
                  </w:rPr>
                </w:rPrChange>
              </w:rPr>
              <w:pPrChange w:id="8684"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685" w:author="tao huang" w:date="2017-09-17T12:05:00Z">
                  <w:rPr>
                    <w:rFonts w:eastAsia="Times New Roman" w:cs="Times New Roman"/>
                    <w:color w:val="000000" w:themeColor="text1"/>
                    <w:sz w:val="22"/>
                  </w:rPr>
                </w:rPrChange>
              </w:rPr>
              <w:t>3</w:t>
            </w:r>
          </w:p>
        </w:tc>
        <w:tc>
          <w:tcPr>
            <w:tcW w:w="1390" w:type="dxa"/>
            <w:shd w:val="clear" w:color="auto" w:fill="auto"/>
            <w:noWrap/>
            <w:hideMark/>
          </w:tcPr>
          <w:p w14:paraId="7D0DD214"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686" w:author="tao huang" w:date="2017-09-17T12:05:00Z">
                  <w:rPr>
                    <w:rFonts w:eastAsia="Times New Roman" w:cs="Times New Roman"/>
                    <w:color w:val="000000" w:themeColor="text1"/>
                    <w:sz w:val="22"/>
                  </w:rPr>
                </w:rPrChange>
              </w:rPr>
              <w:pPrChange w:id="8687"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688" w:author="tao huang" w:date="2017-09-17T12:05:00Z">
                  <w:rPr>
                    <w:rFonts w:eastAsia="Times New Roman" w:cs="Times New Roman"/>
                    <w:color w:val="000000" w:themeColor="text1"/>
                    <w:sz w:val="22"/>
                  </w:rPr>
                </w:rPrChange>
              </w:rPr>
              <w:t>0.993</w:t>
            </w:r>
          </w:p>
        </w:tc>
        <w:tc>
          <w:tcPr>
            <w:tcW w:w="681" w:type="dxa"/>
            <w:shd w:val="clear" w:color="auto" w:fill="auto"/>
            <w:noWrap/>
            <w:hideMark/>
          </w:tcPr>
          <w:p w14:paraId="16413949"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689" w:author="tao huang" w:date="2017-09-17T12:05:00Z">
                  <w:rPr>
                    <w:rFonts w:eastAsia="Times New Roman" w:cs="Times New Roman"/>
                    <w:color w:val="000000" w:themeColor="text1"/>
                    <w:sz w:val="22"/>
                  </w:rPr>
                </w:rPrChange>
              </w:rPr>
              <w:pPrChange w:id="8690"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691" w:author="tao huang" w:date="2017-09-17T12:05:00Z">
                  <w:rPr>
                    <w:rFonts w:eastAsia="Times New Roman" w:cs="Times New Roman"/>
                    <w:color w:val="000000" w:themeColor="text1"/>
                    <w:sz w:val="22"/>
                  </w:rPr>
                </w:rPrChange>
              </w:rPr>
              <w:t>5</w:t>
            </w:r>
          </w:p>
        </w:tc>
      </w:tr>
      <w:tr w:rsidR="001D611D" w:rsidRPr="00A60A57" w14:paraId="2C77962C" w14:textId="77777777" w:rsidTr="00C3758E">
        <w:trPr>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1F765B95" w14:textId="77777777" w:rsidR="00B63B86" w:rsidRPr="00A60A57" w:rsidRDefault="00B63B86">
            <w:pPr>
              <w:spacing w:after="0" w:line="360" w:lineRule="auto"/>
              <w:rPr>
                <w:rFonts w:eastAsia="Times New Roman" w:cs="Times New Roman"/>
                <w:b w:val="0"/>
                <w:color w:val="0D0D0D" w:themeColor="text1" w:themeTint="F2"/>
                <w:sz w:val="22"/>
                <w:rPrChange w:id="8692" w:author="tao huang" w:date="2017-09-17T12:05:00Z">
                  <w:rPr>
                    <w:rFonts w:eastAsia="Times New Roman" w:cs="Times New Roman"/>
                    <w:b w:val="0"/>
                    <w:color w:val="000000" w:themeColor="text1"/>
                    <w:sz w:val="22"/>
                  </w:rPr>
                </w:rPrChange>
              </w:rPr>
              <w:pPrChange w:id="8693" w:author="tao huang" w:date="2017-09-16T12:49:00Z">
                <w:pPr>
                  <w:spacing w:after="0" w:line="240" w:lineRule="auto"/>
                </w:pPr>
              </w:pPrChange>
            </w:pPr>
            <w:r w:rsidRPr="00A60A57">
              <w:rPr>
                <w:rFonts w:eastAsia="Times New Roman" w:cs="Times New Roman"/>
                <w:b w:val="0"/>
                <w:color w:val="0D0D0D" w:themeColor="text1" w:themeTint="F2"/>
                <w:sz w:val="22"/>
                <w:rPrChange w:id="8694" w:author="tao huang" w:date="2017-09-17T12:05:00Z">
                  <w:rPr>
                    <w:rFonts w:eastAsia="Times New Roman" w:cs="Times New Roman"/>
                    <w:color w:val="000000" w:themeColor="text1"/>
                    <w:sz w:val="22"/>
                  </w:rPr>
                </w:rPrChange>
              </w:rPr>
              <w:t>ADL-intra-IC</w:t>
            </w:r>
          </w:p>
        </w:tc>
        <w:tc>
          <w:tcPr>
            <w:tcW w:w="727" w:type="dxa"/>
            <w:shd w:val="clear" w:color="auto" w:fill="auto"/>
            <w:hideMark/>
          </w:tcPr>
          <w:p w14:paraId="1AA4290A"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695" w:author="tao huang" w:date="2017-09-17T12:05:00Z">
                  <w:rPr>
                    <w:rFonts w:eastAsia="Times New Roman" w:cs="Times New Roman"/>
                    <w:color w:val="000000" w:themeColor="text1"/>
                    <w:sz w:val="22"/>
                  </w:rPr>
                </w:rPrChange>
              </w:rPr>
              <w:pPrChange w:id="8696"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697" w:author="tao huang" w:date="2017-09-17T12:05:00Z">
                  <w:rPr>
                    <w:rFonts w:eastAsia="Times New Roman" w:cs="Times New Roman"/>
                    <w:color w:val="000000" w:themeColor="text1"/>
                    <w:sz w:val="22"/>
                  </w:rPr>
                </w:rPrChange>
              </w:rPr>
              <w:t>15.19</w:t>
            </w:r>
          </w:p>
        </w:tc>
        <w:tc>
          <w:tcPr>
            <w:tcW w:w="695" w:type="dxa"/>
            <w:shd w:val="clear" w:color="auto" w:fill="auto"/>
            <w:hideMark/>
          </w:tcPr>
          <w:p w14:paraId="26C72A2B"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698" w:author="tao huang" w:date="2017-09-17T12:05:00Z">
                  <w:rPr>
                    <w:rFonts w:eastAsia="Times New Roman" w:cs="Times New Roman"/>
                    <w:color w:val="000000" w:themeColor="text1"/>
                    <w:sz w:val="22"/>
                  </w:rPr>
                </w:rPrChange>
              </w:rPr>
              <w:pPrChange w:id="8699"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700" w:author="tao huang" w:date="2017-09-17T12:05:00Z">
                  <w:rPr>
                    <w:rFonts w:eastAsia="Times New Roman" w:cs="Times New Roman"/>
                    <w:color w:val="000000" w:themeColor="text1"/>
                    <w:sz w:val="22"/>
                  </w:rPr>
                </w:rPrChange>
              </w:rPr>
              <w:t>4</w:t>
            </w:r>
          </w:p>
        </w:tc>
        <w:tc>
          <w:tcPr>
            <w:tcW w:w="950" w:type="dxa"/>
            <w:shd w:val="clear" w:color="auto" w:fill="auto"/>
            <w:hideMark/>
          </w:tcPr>
          <w:p w14:paraId="41A97CAD"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701" w:author="tao huang" w:date="2017-09-17T12:05:00Z">
                  <w:rPr>
                    <w:rFonts w:eastAsia="Times New Roman" w:cs="Times New Roman"/>
                    <w:color w:val="000000" w:themeColor="text1"/>
                    <w:sz w:val="22"/>
                  </w:rPr>
                </w:rPrChange>
              </w:rPr>
              <w:pPrChange w:id="8702"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703" w:author="tao huang" w:date="2017-09-17T12:05:00Z">
                  <w:rPr>
                    <w:rFonts w:eastAsia="Times New Roman" w:cs="Times New Roman"/>
                    <w:color w:val="000000" w:themeColor="text1"/>
                    <w:sz w:val="22"/>
                  </w:rPr>
                </w:rPrChange>
              </w:rPr>
              <w:t>39.9%</w:t>
            </w:r>
          </w:p>
        </w:tc>
        <w:tc>
          <w:tcPr>
            <w:tcW w:w="694" w:type="dxa"/>
            <w:shd w:val="clear" w:color="auto" w:fill="auto"/>
            <w:hideMark/>
          </w:tcPr>
          <w:p w14:paraId="1E20D683"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704" w:author="tao huang" w:date="2017-09-17T12:05:00Z">
                  <w:rPr>
                    <w:rFonts w:eastAsia="Times New Roman" w:cs="Times New Roman"/>
                    <w:color w:val="000000" w:themeColor="text1"/>
                    <w:sz w:val="22"/>
                  </w:rPr>
                </w:rPrChange>
              </w:rPr>
              <w:pPrChange w:id="8705"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706" w:author="tao huang" w:date="2017-09-17T12:05:00Z">
                  <w:rPr>
                    <w:rFonts w:eastAsia="Times New Roman" w:cs="Times New Roman"/>
                    <w:color w:val="000000" w:themeColor="text1"/>
                    <w:sz w:val="22"/>
                  </w:rPr>
                </w:rPrChange>
              </w:rPr>
              <w:t>2</w:t>
            </w:r>
          </w:p>
        </w:tc>
        <w:tc>
          <w:tcPr>
            <w:tcW w:w="841" w:type="dxa"/>
            <w:shd w:val="clear" w:color="auto" w:fill="auto"/>
            <w:hideMark/>
          </w:tcPr>
          <w:p w14:paraId="6CD21503"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707" w:author="tao huang" w:date="2017-09-17T12:05:00Z">
                  <w:rPr>
                    <w:rFonts w:eastAsia="Times New Roman" w:cs="Times New Roman"/>
                    <w:color w:val="000000" w:themeColor="text1"/>
                    <w:sz w:val="22"/>
                  </w:rPr>
                </w:rPrChange>
              </w:rPr>
              <w:pPrChange w:id="8708"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709" w:author="tao huang" w:date="2017-09-17T12:05:00Z">
                  <w:rPr>
                    <w:rFonts w:eastAsia="Times New Roman" w:cs="Times New Roman"/>
                    <w:color w:val="000000" w:themeColor="text1"/>
                    <w:sz w:val="22"/>
                  </w:rPr>
                </w:rPrChange>
              </w:rPr>
              <w:t>0.681</w:t>
            </w:r>
          </w:p>
        </w:tc>
        <w:tc>
          <w:tcPr>
            <w:tcW w:w="692" w:type="dxa"/>
            <w:shd w:val="clear" w:color="auto" w:fill="auto"/>
            <w:hideMark/>
          </w:tcPr>
          <w:p w14:paraId="527D017C"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710" w:author="tao huang" w:date="2017-09-17T12:05:00Z">
                  <w:rPr>
                    <w:rFonts w:eastAsia="Times New Roman" w:cs="Times New Roman"/>
                    <w:color w:val="000000" w:themeColor="text1"/>
                    <w:sz w:val="22"/>
                  </w:rPr>
                </w:rPrChange>
              </w:rPr>
              <w:pPrChange w:id="8711"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712" w:author="tao huang" w:date="2017-09-17T12:05:00Z">
                  <w:rPr>
                    <w:rFonts w:eastAsia="Times New Roman" w:cs="Times New Roman"/>
                    <w:color w:val="000000" w:themeColor="text1"/>
                    <w:sz w:val="22"/>
                  </w:rPr>
                </w:rPrChange>
              </w:rPr>
              <w:t>2</w:t>
            </w:r>
          </w:p>
        </w:tc>
        <w:tc>
          <w:tcPr>
            <w:tcW w:w="1390" w:type="dxa"/>
            <w:shd w:val="clear" w:color="auto" w:fill="auto"/>
            <w:noWrap/>
            <w:hideMark/>
          </w:tcPr>
          <w:p w14:paraId="20AED362"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713" w:author="tao huang" w:date="2017-09-17T12:05:00Z">
                  <w:rPr>
                    <w:rFonts w:eastAsia="Times New Roman" w:cs="Times New Roman"/>
                    <w:color w:val="000000" w:themeColor="text1"/>
                    <w:sz w:val="22"/>
                  </w:rPr>
                </w:rPrChange>
              </w:rPr>
              <w:pPrChange w:id="8714"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715" w:author="tao huang" w:date="2017-09-17T12:05:00Z">
                  <w:rPr>
                    <w:rFonts w:eastAsia="Times New Roman" w:cs="Times New Roman"/>
                    <w:color w:val="000000" w:themeColor="text1"/>
                    <w:sz w:val="22"/>
                  </w:rPr>
                </w:rPrChange>
              </w:rPr>
              <w:t>0.982</w:t>
            </w:r>
          </w:p>
        </w:tc>
        <w:tc>
          <w:tcPr>
            <w:tcW w:w="681" w:type="dxa"/>
            <w:shd w:val="clear" w:color="auto" w:fill="auto"/>
            <w:noWrap/>
            <w:hideMark/>
          </w:tcPr>
          <w:p w14:paraId="6DF00834"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716" w:author="tao huang" w:date="2017-09-17T12:05:00Z">
                  <w:rPr>
                    <w:rFonts w:eastAsia="Times New Roman" w:cs="Times New Roman"/>
                    <w:color w:val="000000" w:themeColor="text1"/>
                    <w:sz w:val="22"/>
                  </w:rPr>
                </w:rPrChange>
              </w:rPr>
              <w:pPrChange w:id="8717"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718" w:author="tao huang" w:date="2017-09-17T12:05:00Z">
                  <w:rPr>
                    <w:rFonts w:eastAsia="Times New Roman" w:cs="Times New Roman"/>
                    <w:color w:val="000000" w:themeColor="text1"/>
                    <w:sz w:val="22"/>
                  </w:rPr>
                </w:rPrChange>
              </w:rPr>
              <w:t>2</w:t>
            </w:r>
          </w:p>
        </w:tc>
      </w:tr>
      <w:tr w:rsidR="00C3758E" w:rsidRPr="00A60A57" w14:paraId="594D8F34" w14:textId="77777777" w:rsidTr="00955868">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E7E6E6" w:themeFill="background2"/>
            <w:hideMark/>
          </w:tcPr>
          <w:p w14:paraId="02C8E364" w14:textId="77777777" w:rsidR="00B63B86" w:rsidRPr="00A60A57" w:rsidRDefault="00B63B86">
            <w:pPr>
              <w:spacing w:after="0" w:line="360" w:lineRule="auto"/>
              <w:rPr>
                <w:rFonts w:eastAsia="Times New Roman" w:cs="Times New Roman"/>
                <w:b w:val="0"/>
                <w:color w:val="0D0D0D" w:themeColor="text1" w:themeTint="F2"/>
                <w:sz w:val="22"/>
                <w:rPrChange w:id="8719" w:author="tao huang" w:date="2017-09-17T12:05:00Z">
                  <w:rPr>
                    <w:rFonts w:eastAsia="Times New Roman" w:cs="Times New Roman"/>
                    <w:b w:val="0"/>
                    <w:color w:val="000000" w:themeColor="text1"/>
                    <w:sz w:val="22"/>
                  </w:rPr>
                </w:rPrChange>
              </w:rPr>
              <w:pPrChange w:id="8720" w:author="tao huang" w:date="2017-09-16T12:49:00Z">
                <w:pPr>
                  <w:spacing w:after="0" w:line="240" w:lineRule="auto"/>
                </w:pPr>
              </w:pPrChange>
            </w:pPr>
            <w:r w:rsidRPr="00A60A57">
              <w:rPr>
                <w:rFonts w:eastAsia="Times New Roman" w:cs="Times New Roman"/>
                <w:b w:val="0"/>
                <w:color w:val="0D0D0D" w:themeColor="text1" w:themeTint="F2"/>
                <w:sz w:val="22"/>
                <w:rPrChange w:id="8721" w:author="tao huang" w:date="2017-09-17T12:05:00Z">
                  <w:rPr>
                    <w:rFonts w:eastAsia="Times New Roman" w:cs="Times New Roman"/>
                    <w:color w:val="000000" w:themeColor="text1"/>
                    <w:sz w:val="22"/>
                  </w:rPr>
                </w:rPrChange>
              </w:rPr>
              <w:lastRenderedPageBreak/>
              <w:t>ADL-EWC-IC</w:t>
            </w:r>
          </w:p>
        </w:tc>
        <w:tc>
          <w:tcPr>
            <w:tcW w:w="727" w:type="dxa"/>
            <w:shd w:val="clear" w:color="auto" w:fill="E7E6E6" w:themeFill="background2"/>
            <w:hideMark/>
          </w:tcPr>
          <w:p w14:paraId="6FC818CA"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722" w:author="tao huang" w:date="2017-09-17T12:05:00Z">
                  <w:rPr>
                    <w:rFonts w:eastAsia="Times New Roman" w:cs="Times New Roman"/>
                    <w:color w:val="000000" w:themeColor="text1"/>
                    <w:sz w:val="22"/>
                  </w:rPr>
                </w:rPrChange>
              </w:rPr>
              <w:pPrChange w:id="8723"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724" w:author="tao huang" w:date="2017-09-17T12:05:00Z">
                  <w:rPr>
                    <w:rFonts w:eastAsia="Times New Roman" w:cs="Times New Roman"/>
                    <w:color w:val="000000" w:themeColor="text1"/>
                    <w:sz w:val="22"/>
                  </w:rPr>
                </w:rPrChange>
              </w:rPr>
              <w:t>15.00</w:t>
            </w:r>
          </w:p>
        </w:tc>
        <w:tc>
          <w:tcPr>
            <w:tcW w:w="695" w:type="dxa"/>
            <w:shd w:val="clear" w:color="auto" w:fill="E7E6E6" w:themeFill="background2"/>
            <w:hideMark/>
          </w:tcPr>
          <w:p w14:paraId="6A6BF6B1"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725" w:author="tao huang" w:date="2017-09-17T12:05:00Z">
                  <w:rPr>
                    <w:rFonts w:eastAsia="Times New Roman" w:cs="Times New Roman"/>
                    <w:color w:val="000000" w:themeColor="text1"/>
                    <w:sz w:val="22"/>
                  </w:rPr>
                </w:rPrChange>
              </w:rPr>
              <w:pPrChange w:id="8726"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727" w:author="tao huang" w:date="2017-09-17T12:05:00Z">
                  <w:rPr>
                    <w:rFonts w:eastAsia="Times New Roman" w:cs="Times New Roman"/>
                    <w:color w:val="000000" w:themeColor="text1"/>
                    <w:sz w:val="22"/>
                  </w:rPr>
                </w:rPrChange>
              </w:rPr>
              <w:t>1</w:t>
            </w:r>
          </w:p>
        </w:tc>
        <w:tc>
          <w:tcPr>
            <w:tcW w:w="950" w:type="dxa"/>
            <w:shd w:val="clear" w:color="auto" w:fill="E7E6E6" w:themeFill="background2"/>
            <w:hideMark/>
          </w:tcPr>
          <w:p w14:paraId="4AE3D811"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728" w:author="tao huang" w:date="2017-09-17T12:05:00Z">
                  <w:rPr>
                    <w:rFonts w:eastAsia="Times New Roman" w:cs="Times New Roman"/>
                    <w:color w:val="000000" w:themeColor="text1"/>
                    <w:sz w:val="22"/>
                  </w:rPr>
                </w:rPrChange>
              </w:rPr>
              <w:pPrChange w:id="8729"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730" w:author="tao huang" w:date="2017-09-17T12:05:00Z">
                  <w:rPr>
                    <w:rFonts w:eastAsia="Times New Roman" w:cs="Times New Roman"/>
                    <w:color w:val="000000" w:themeColor="text1"/>
                    <w:sz w:val="22"/>
                  </w:rPr>
                </w:rPrChange>
              </w:rPr>
              <w:t>39.9%</w:t>
            </w:r>
          </w:p>
        </w:tc>
        <w:tc>
          <w:tcPr>
            <w:tcW w:w="694" w:type="dxa"/>
            <w:shd w:val="clear" w:color="auto" w:fill="E7E6E6" w:themeFill="background2"/>
            <w:hideMark/>
          </w:tcPr>
          <w:p w14:paraId="21E4D001"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731" w:author="tao huang" w:date="2017-09-17T12:05:00Z">
                  <w:rPr>
                    <w:rFonts w:eastAsia="Times New Roman" w:cs="Times New Roman"/>
                    <w:color w:val="000000" w:themeColor="text1"/>
                    <w:sz w:val="22"/>
                  </w:rPr>
                </w:rPrChange>
              </w:rPr>
              <w:pPrChange w:id="8732"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733" w:author="tao huang" w:date="2017-09-17T12:05:00Z">
                  <w:rPr>
                    <w:rFonts w:eastAsia="Times New Roman" w:cs="Times New Roman"/>
                    <w:color w:val="000000" w:themeColor="text1"/>
                    <w:sz w:val="22"/>
                  </w:rPr>
                </w:rPrChange>
              </w:rPr>
              <w:t>1</w:t>
            </w:r>
          </w:p>
        </w:tc>
        <w:tc>
          <w:tcPr>
            <w:tcW w:w="841" w:type="dxa"/>
            <w:shd w:val="clear" w:color="auto" w:fill="E7E6E6" w:themeFill="background2"/>
            <w:hideMark/>
          </w:tcPr>
          <w:p w14:paraId="620C894F" w14:textId="77777777" w:rsidR="00B63B86" w:rsidRPr="00A60A57" w:rsidRDefault="00D84015">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734" w:author="tao huang" w:date="2017-09-17T12:05:00Z">
                  <w:rPr>
                    <w:rFonts w:eastAsia="Times New Roman" w:cs="Times New Roman"/>
                    <w:color w:val="000000" w:themeColor="text1"/>
                    <w:sz w:val="22"/>
                  </w:rPr>
                </w:rPrChange>
              </w:rPr>
              <w:pPrChange w:id="8735"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736" w:author="tao huang" w:date="2017-09-17T12:05:00Z">
                  <w:rPr>
                    <w:rFonts w:eastAsia="Times New Roman" w:cs="Times New Roman"/>
                    <w:color w:val="000000" w:themeColor="text1"/>
                    <w:sz w:val="22"/>
                  </w:rPr>
                </w:rPrChange>
              </w:rPr>
              <w:t>0.679</w:t>
            </w:r>
          </w:p>
        </w:tc>
        <w:tc>
          <w:tcPr>
            <w:tcW w:w="692" w:type="dxa"/>
            <w:shd w:val="clear" w:color="auto" w:fill="E7E6E6" w:themeFill="background2"/>
            <w:hideMark/>
          </w:tcPr>
          <w:p w14:paraId="15FC7877"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737" w:author="tao huang" w:date="2017-09-17T12:05:00Z">
                  <w:rPr>
                    <w:rFonts w:eastAsia="Times New Roman" w:cs="Times New Roman"/>
                    <w:color w:val="000000" w:themeColor="text1"/>
                    <w:sz w:val="22"/>
                  </w:rPr>
                </w:rPrChange>
              </w:rPr>
              <w:pPrChange w:id="8738"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739" w:author="tao huang" w:date="2017-09-17T12:05:00Z">
                  <w:rPr>
                    <w:rFonts w:eastAsia="Times New Roman" w:cs="Times New Roman"/>
                    <w:color w:val="000000" w:themeColor="text1"/>
                    <w:sz w:val="22"/>
                  </w:rPr>
                </w:rPrChange>
              </w:rPr>
              <w:t>1</w:t>
            </w:r>
          </w:p>
        </w:tc>
        <w:tc>
          <w:tcPr>
            <w:tcW w:w="1390" w:type="dxa"/>
            <w:shd w:val="clear" w:color="auto" w:fill="E7E6E6" w:themeFill="background2"/>
            <w:noWrap/>
            <w:hideMark/>
          </w:tcPr>
          <w:p w14:paraId="11A61BC4"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740" w:author="tao huang" w:date="2017-09-17T12:05:00Z">
                  <w:rPr>
                    <w:rFonts w:eastAsia="Times New Roman" w:cs="Times New Roman"/>
                    <w:color w:val="000000" w:themeColor="text1"/>
                    <w:sz w:val="22"/>
                  </w:rPr>
                </w:rPrChange>
              </w:rPr>
              <w:pPrChange w:id="8741"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742" w:author="tao huang" w:date="2017-09-17T12:05:00Z">
                  <w:rPr>
                    <w:rFonts w:eastAsia="Times New Roman" w:cs="Times New Roman"/>
                    <w:color w:val="000000" w:themeColor="text1"/>
                    <w:sz w:val="22"/>
                  </w:rPr>
                </w:rPrChange>
              </w:rPr>
              <w:t>0.980</w:t>
            </w:r>
          </w:p>
        </w:tc>
        <w:tc>
          <w:tcPr>
            <w:tcW w:w="681" w:type="dxa"/>
            <w:shd w:val="clear" w:color="auto" w:fill="E7E6E6" w:themeFill="background2"/>
            <w:hideMark/>
          </w:tcPr>
          <w:p w14:paraId="2C83D9F6"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743" w:author="tao huang" w:date="2017-09-17T12:05:00Z">
                  <w:rPr>
                    <w:rFonts w:eastAsia="Times New Roman" w:cs="Times New Roman"/>
                    <w:color w:val="000000" w:themeColor="text1"/>
                    <w:sz w:val="22"/>
                  </w:rPr>
                </w:rPrChange>
              </w:rPr>
              <w:pPrChange w:id="8744"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745" w:author="tao huang" w:date="2017-09-17T12:05:00Z">
                  <w:rPr>
                    <w:rFonts w:eastAsia="Times New Roman" w:cs="Times New Roman"/>
                    <w:color w:val="000000" w:themeColor="text1"/>
                    <w:sz w:val="22"/>
                  </w:rPr>
                </w:rPrChange>
              </w:rPr>
              <w:t>1</w:t>
            </w:r>
          </w:p>
        </w:tc>
      </w:tr>
      <w:tr w:rsidR="00B63B86" w:rsidRPr="00A60A57" w14:paraId="13C64F1E" w14:textId="77777777" w:rsidTr="00C3758E">
        <w:trPr>
          <w:trHeight w:val="20"/>
          <w:jc w:val="center"/>
        </w:trPr>
        <w:tc>
          <w:tcPr>
            <w:cnfStyle w:val="001000000000" w:firstRow="0" w:lastRow="0" w:firstColumn="1" w:lastColumn="0" w:oddVBand="0" w:evenVBand="0" w:oddHBand="0" w:evenHBand="0" w:firstRowFirstColumn="0" w:firstRowLastColumn="0" w:lastRowFirstColumn="0" w:lastRowLastColumn="0"/>
            <w:tcW w:w="8652" w:type="dxa"/>
            <w:gridSpan w:val="9"/>
            <w:shd w:val="clear" w:color="auto" w:fill="auto"/>
            <w:noWrap/>
            <w:hideMark/>
          </w:tcPr>
          <w:p w14:paraId="0F7B99C2" w14:textId="77777777" w:rsidR="00B63B86" w:rsidRPr="00A60A57" w:rsidRDefault="00B63B86">
            <w:pPr>
              <w:spacing w:after="0" w:line="360" w:lineRule="auto"/>
              <w:jc w:val="center"/>
              <w:rPr>
                <w:rFonts w:eastAsia="Times New Roman" w:cs="Times New Roman"/>
                <w:b w:val="0"/>
                <w:color w:val="0D0D0D" w:themeColor="text1" w:themeTint="F2"/>
                <w:sz w:val="22"/>
                <w:rPrChange w:id="8746" w:author="tao huang" w:date="2017-09-17T12:05:00Z">
                  <w:rPr>
                    <w:rFonts w:eastAsia="Times New Roman" w:cs="Times New Roman"/>
                    <w:b w:val="0"/>
                    <w:color w:val="000000" w:themeColor="text1"/>
                    <w:sz w:val="22"/>
                  </w:rPr>
                </w:rPrChange>
              </w:rPr>
              <w:pPrChange w:id="8747" w:author="tao huang" w:date="2017-09-16T12:49:00Z">
                <w:pPr>
                  <w:spacing w:after="0" w:line="240" w:lineRule="auto"/>
                  <w:jc w:val="center"/>
                </w:pPr>
              </w:pPrChange>
            </w:pPr>
            <w:r w:rsidRPr="00A60A57">
              <w:rPr>
                <w:rFonts w:eastAsia="Times New Roman" w:cs="Times New Roman"/>
                <w:b w:val="0"/>
                <w:color w:val="0D0D0D" w:themeColor="text1" w:themeTint="F2"/>
                <w:sz w:val="22"/>
                <w:rPrChange w:id="8748" w:author="tao huang" w:date="2017-09-17T12:05:00Z">
                  <w:rPr>
                    <w:rFonts w:eastAsia="Times New Roman" w:cs="Times New Roman"/>
                    <w:color w:val="000000" w:themeColor="text1"/>
                    <w:sz w:val="22"/>
                  </w:rPr>
                </w:rPrChange>
              </w:rPr>
              <w:t>All forecast period, Forecast horizon= 1</w:t>
            </w:r>
          </w:p>
        </w:tc>
      </w:tr>
      <w:tr w:rsidR="00C3758E" w:rsidRPr="00A60A57" w14:paraId="6E160009" w14:textId="77777777" w:rsidTr="00C3758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39D5E8BF" w14:textId="77777777" w:rsidR="00B63B86" w:rsidRPr="00A60A57" w:rsidRDefault="00B63B86">
            <w:pPr>
              <w:spacing w:after="0" w:line="360" w:lineRule="auto"/>
              <w:rPr>
                <w:rFonts w:eastAsia="Times New Roman" w:cs="Times New Roman"/>
                <w:b w:val="0"/>
                <w:color w:val="0D0D0D" w:themeColor="text1" w:themeTint="F2"/>
                <w:sz w:val="22"/>
                <w:rPrChange w:id="8749" w:author="tao huang" w:date="2017-09-17T12:05:00Z">
                  <w:rPr>
                    <w:rFonts w:eastAsia="Times New Roman" w:cs="Times New Roman"/>
                    <w:b w:val="0"/>
                    <w:color w:val="000000" w:themeColor="text1"/>
                    <w:sz w:val="22"/>
                  </w:rPr>
                </w:rPrChange>
              </w:rPr>
              <w:pPrChange w:id="8750" w:author="tao huang" w:date="2017-09-16T12:49:00Z">
                <w:pPr>
                  <w:spacing w:after="0" w:line="240" w:lineRule="auto"/>
                </w:pPr>
              </w:pPrChange>
            </w:pPr>
            <w:r w:rsidRPr="00A60A57">
              <w:rPr>
                <w:rFonts w:eastAsia="Times New Roman" w:cs="Times New Roman"/>
                <w:b w:val="0"/>
                <w:color w:val="0D0D0D" w:themeColor="text1" w:themeTint="F2"/>
                <w:sz w:val="22"/>
                <w:rPrChange w:id="8751" w:author="tao huang" w:date="2017-09-17T12:05:00Z">
                  <w:rPr>
                    <w:rFonts w:eastAsia="Times New Roman" w:cs="Times New Roman"/>
                    <w:color w:val="000000" w:themeColor="text1"/>
                    <w:sz w:val="22"/>
                  </w:rPr>
                </w:rPrChange>
              </w:rPr>
              <w:t>Model/measure</w:t>
            </w:r>
          </w:p>
        </w:tc>
        <w:tc>
          <w:tcPr>
            <w:tcW w:w="727" w:type="dxa"/>
            <w:shd w:val="clear" w:color="auto" w:fill="auto"/>
            <w:hideMark/>
          </w:tcPr>
          <w:p w14:paraId="5E4EBFBA"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8752" w:author="tao huang" w:date="2017-09-17T12:05:00Z">
                  <w:rPr>
                    <w:rFonts w:eastAsia="Times New Roman" w:cs="Times New Roman"/>
                    <w:bCs/>
                    <w:color w:val="000000" w:themeColor="text1"/>
                    <w:sz w:val="22"/>
                  </w:rPr>
                </w:rPrChange>
              </w:rPr>
              <w:pPrChange w:id="8753"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8754" w:author="tao huang" w:date="2017-09-17T12:05:00Z">
                  <w:rPr>
                    <w:rFonts w:eastAsia="Times New Roman" w:cs="Times New Roman"/>
                    <w:bCs/>
                    <w:color w:val="000000" w:themeColor="text1"/>
                    <w:sz w:val="22"/>
                  </w:rPr>
                </w:rPrChange>
              </w:rPr>
              <w:t>MAE</w:t>
            </w:r>
          </w:p>
        </w:tc>
        <w:tc>
          <w:tcPr>
            <w:tcW w:w="695" w:type="dxa"/>
            <w:shd w:val="clear" w:color="auto" w:fill="auto"/>
            <w:hideMark/>
          </w:tcPr>
          <w:p w14:paraId="0E1E2255"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8755" w:author="tao huang" w:date="2017-09-17T12:05:00Z">
                  <w:rPr>
                    <w:rFonts w:eastAsia="Times New Roman" w:cs="Times New Roman"/>
                    <w:bCs/>
                    <w:color w:val="000000" w:themeColor="text1"/>
                    <w:sz w:val="22"/>
                  </w:rPr>
                </w:rPrChange>
              </w:rPr>
              <w:pPrChange w:id="8756"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8757" w:author="tao huang" w:date="2017-09-17T12:05:00Z">
                  <w:rPr>
                    <w:rFonts w:eastAsia="Times New Roman" w:cs="Times New Roman"/>
                    <w:bCs/>
                    <w:color w:val="000000" w:themeColor="text1"/>
                    <w:sz w:val="22"/>
                  </w:rPr>
                </w:rPrChange>
              </w:rPr>
              <w:t>Rank</w:t>
            </w:r>
          </w:p>
        </w:tc>
        <w:tc>
          <w:tcPr>
            <w:tcW w:w="950" w:type="dxa"/>
            <w:shd w:val="clear" w:color="auto" w:fill="auto"/>
            <w:hideMark/>
          </w:tcPr>
          <w:p w14:paraId="3517CF9A"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8758" w:author="tao huang" w:date="2017-09-17T12:05:00Z">
                  <w:rPr>
                    <w:rFonts w:eastAsia="Times New Roman" w:cs="Times New Roman"/>
                    <w:bCs/>
                    <w:color w:val="000000" w:themeColor="text1"/>
                    <w:sz w:val="22"/>
                  </w:rPr>
                </w:rPrChange>
              </w:rPr>
              <w:pPrChange w:id="8759"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8760" w:author="tao huang" w:date="2017-09-17T12:05:00Z">
                  <w:rPr>
                    <w:rFonts w:eastAsia="Times New Roman" w:cs="Times New Roman"/>
                    <w:bCs/>
                    <w:color w:val="000000" w:themeColor="text1"/>
                    <w:sz w:val="22"/>
                  </w:rPr>
                </w:rPrChange>
              </w:rPr>
              <w:t>SMAPE</w:t>
            </w:r>
          </w:p>
        </w:tc>
        <w:tc>
          <w:tcPr>
            <w:tcW w:w="694" w:type="dxa"/>
            <w:shd w:val="clear" w:color="auto" w:fill="auto"/>
            <w:hideMark/>
          </w:tcPr>
          <w:p w14:paraId="6D840DAD"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8761" w:author="tao huang" w:date="2017-09-17T12:05:00Z">
                  <w:rPr>
                    <w:rFonts w:eastAsia="Times New Roman" w:cs="Times New Roman"/>
                    <w:bCs/>
                    <w:color w:val="000000" w:themeColor="text1"/>
                    <w:sz w:val="22"/>
                  </w:rPr>
                </w:rPrChange>
              </w:rPr>
              <w:pPrChange w:id="8762"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8763" w:author="tao huang" w:date="2017-09-17T12:05:00Z">
                  <w:rPr>
                    <w:rFonts w:eastAsia="Times New Roman" w:cs="Times New Roman"/>
                    <w:bCs/>
                    <w:color w:val="000000" w:themeColor="text1"/>
                    <w:sz w:val="22"/>
                  </w:rPr>
                </w:rPrChange>
              </w:rPr>
              <w:t>Rank</w:t>
            </w:r>
          </w:p>
        </w:tc>
        <w:tc>
          <w:tcPr>
            <w:tcW w:w="841" w:type="dxa"/>
            <w:shd w:val="clear" w:color="auto" w:fill="auto"/>
            <w:hideMark/>
          </w:tcPr>
          <w:p w14:paraId="7E0D91AA"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8764" w:author="tao huang" w:date="2017-09-17T12:05:00Z">
                  <w:rPr>
                    <w:rFonts w:eastAsia="Times New Roman" w:cs="Times New Roman"/>
                    <w:bCs/>
                    <w:color w:val="000000" w:themeColor="text1"/>
                    <w:sz w:val="22"/>
                  </w:rPr>
                </w:rPrChange>
              </w:rPr>
              <w:pPrChange w:id="8765"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8766" w:author="tao huang" w:date="2017-09-17T12:05:00Z">
                  <w:rPr>
                    <w:rFonts w:eastAsia="Times New Roman" w:cs="Times New Roman"/>
                    <w:bCs/>
                    <w:color w:val="000000" w:themeColor="text1"/>
                    <w:sz w:val="22"/>
                  </w:rPr>
                </w:rPrChange>
              </w:rPr>
              <w:t>MASE</w:t>
            </w:r>
          </w:p>
        </w:tc>
        <w:tc>
          <w:tcPr>
            <w:tcW w:w="692" w:type="dxa"/>
            <w:shd w:val="clear" w:color="auto" w:fill="auto"/>
            <w:hideMark/>
          </w:tcPr>
          <w:p w14:paraId="699A35A5"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8767" w:author="tao huang" w:date="2017-09-17T12:05:00Z">
                  <w:rPr>
                    <w:rFonts w:eastAsia="Times New Roman" w:cs="Times New Roman"/>
                    <w:bCs/>
                    <w:color w:val="000000" w:themeColor="text1"/>
                    <w:sz w:val="22"/>
                  </w:rPr>
                </w:rPrChange>
              </w:rPr>
              <w:pPrChange w:id="8768"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8769" w:author="tao huang" w:date="2017-09-17T12:05:00Z">
                  <w:rPr>
                    <w:rFonts w:eastAsia="Times New Roman" w:cs="Times New Roman"/>
                    <w:bCs/>
                    <w:color w:val="000000" w:themeColor="text1"/>
                    <w:sz w:val="22"/>
                  </w:rPr>
                </w:rPrChange>
              </w:rPr>
              <w:t>Rank</w:t>
            </w:r>
          </w:p>
        </w:tc>
        <w:tc>
          <w:tcPr>
            <w:tcW w:w="1390" w:type="dxa"/>
            <w:shd w:val="clear" w:color="auto" w:fill="auto"/>
            <w:noWrap/>
            <w:hideMark/>
          </w:tcPr>
          <w:p w14:paraId="5C08E3C4"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8770" w:author="tao huang" w:date="2017-09-17T12:05:00Z">
                  <w:rPr>
                    <w:rFonts w:eastAsia="Times New Roman" w:cs="Times New Roman"/>
                    <w:bCs/>
                    <w:color w:val="000000" w:themeColor="text1"/>
                    <w:sz w:val="22"/>
                  </w:rPr>
                </w:rPrChange>
              </w:rPr>
              <w:pPrChange w:id="8771"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8772" w:author="tao huang" w:date="2017-09-17T12:05:00Z">
                  <w:rPr>
                    <w:rFonts w:eastAsia="Times New Roman" w:cs="Times New Roman"/>
                    <w:bCs/>
                    <w:color w:val="000000" w:themeColor="text1"/>
                    <w:sz w:val="22"/>
                  </w:rPr>
                </w:rPrChange>
              </w:rPr>
              <w:t>AvgRelMAE</w:t>
            </w:r>
          </w:p>
        </w:tc>
        <w:tc>
          <w:tcPr>
            <w:tcW w:w="681" w:type="dxa"/>
            <w:shd w:val="clear" w:color="auto" w:fill="auto"/>
            <w:noWrap/>
            <w:hideMark/>
          </w:tcPr>
          <w:p w14:paraId="5C16B476"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8773" w:author="tao huang" w:date="2017-09-17T12:05:00Z">
                  <w:rPr>
                    <w:rFonts w:eastAsia="Times New Roman" w:cs="Times New Roman"/>
                    <w:bCs/>
                    <w:color w:val="000000" w:themeColor="text1"/>
                    <w:sz w:val="22"/>
                  </w:rPr>
                </w:rPrChange>
              </w:rPr>
              <w:pPrChange w:id="8774"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8775" w:author="tao huang" w:date="2017-09-17T12:05:00Z">
                  <w:rPr>
                    <w:rFonts w:eastAsia="Times New Roman" w:cs="Times New Roman"/>
                    <w:bCs/>
                    <w:color w:val="000000" w:themeColor="text1"/>
                    <w:sz w:val="22"/>
                  </w:rPr>
                </w:rPrChange>
              </w:rPr>
              <w:t>Rank</w:t>
            </w:r>
          </w:p>
        </w:tc>
      </w:tr>
      <w:tr w:rsidR="001D611D" w:rsidRPr="00A60A57" w14:paraId="2015B798" w14:textId="77777777" w:rsidTr="00C3758E">
        <w:trPr>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5D0C4C0F" w14:textId="77777777" w:rsidR="00B63B86" w:rsidRPr="00A60A57" w:rsidRDefault="00B63B86">
            <w:pPr>
              <w:spacing w:after="0" w:line="360" w:lineRule="auto"/>
              <w:rPr>
                <w:rFonts w:eastAsia="Times New Roman" w:cs="Times New Roman"/>
                <w:b w:val="0"/>
                <w:color w:val="0D0D0D" w:themeColor="text1" w:themeTint="F2"/>
                <w:sz w:val="22"/>
                <w:rPrChange w:id="8776" w:author="tao huang" w:date="2017-09-17T12:05:00Z">
                  <w:rPr>
                    <w:rFonts w:eastAsia="Times New Roman" w:cs="Times New Roman"/>
                    <w:b w:val="0"/>
                    <w:color w:val="000000" w:themeColor="text1"/>
                    <w:sz w:val="22"/>
                  </w:rPr>
                </w:rPrChange>
              </w:rPr>
              <w:pPrChange w:id="8777" w:author="tao huang" w:date="2017-09-16T12:49:00Z">
                <w:pPr>
                  <w:spacing w:after="0" w:line="240" w:lineRule="auto"/>
                </w:pPr>
              </w:pPrChange>
            </w:pPr>
            <w:r w:rsidRPr="00A60A57">
              <w:rPr>
                <w:rFonts w:eastAsia="Times New Roman" w:cs="Times New Roman"/>
                <w:b w:val="0"/>
                <w:color w:val="0D0D0D" w:themeColor="text1" w:themeTint="F2"/>
                <w:sz w:val="22"/>
                <w:rPrChange w:id="8778" w:author="tao huang" w:date="2017-09-17T12:05:00Z">
                  <w:rPr>
                    <w:rFonts w:eastAsia="Times New Roman" w:cs="Times New Roman"/>
                    <w:color w:val="000000" w:themeColor="text1"/>
                    <w:sz w:val="22"/>
                  </w:rPr>
                </w:rPrChange>
              </w:rPr>
              <w:t>Base-lift</w:t>
            </w:r>
          </w:p>
        </w:tc>
        <w:tc>
          <w:tcPr>
            <w:tcW w:w="727" w:type="dxa"/>
            <w:shd w:val="clear" w:color="auto" w:fill="auto"/>
            <w:hideMark/>
          </w:tcPr>
          <w:p w14:paraId="3BCEBFC7"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779" w:author="tao huang" w:date="2017-09-17T12:05:00Z">
                  <w:rPr>
                    <w:rFonts w:eastAsia="Times New Roman" w:cs="Times New Roman"/>
                    <w:color w:val="000000" w:themeColor="text1"/>
                    <w:sz w:val="22"/>
                  </w:rPr>
                </w:rPrChange>
              </w:rPr>
              <w:pPrChange w:id="8780"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781" w:author="tao huang" w:date="2017-09-17T12:05:00Z">
                  <w:rPr>
                    <w:rFonts w:eastAsia="Times New Roman" w:cs="Times New Roman"/>
                    <w:color w:val="000000" w:themeColor="text1"/>
                    <w:sz w:val="22"/>
                  </w:rPr>
                </w:rPrChange>
              </w:rPr>
              <w:t>24.99</w:t>
            </w:r>
          </w:p>
        </w:tc>
        <w:tc>
          <w:tcPr>
            <w:tcW w:w="695" w:type="dxa"/>
            <w:shd w:val="clear" w:color="auto" w:fill="auto"/>
            <w:hideMark/>
          </w:tcPr>
          <w:p w14:paraId="05A01774"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782" w:author="tao huang" w:date="2017-09-17T12:05:00Z">
                  <w:rPr>
                    <w:rFonts w:eastAsia="Times New Roman" w:cs="Times New Roman"/>
                    <w:color w:val="000000" w:themeColor="text1"/>
                    <w:sz w:val="22"/>
                  </w:rPr>
                </w:rPrChange>
              </w:rPr>
              <w:pPrChange w:id="8783"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784" w:author="tao huang" w:date="2017-09-17T12:05:00Z">
                  <w:rPr>
                    <w:rFonts w:eastAsia="Times New Roman" w:cs="Times New Roman"/>
                    <w:color w:val="000000" w:themeColor="text1"/>
                    <w:sz w:val="22"/>
                  </w:rPr>
                </w:rPrChange>
              </w:rPr>
              <w:t>8</w:t>
            </w:r>
          </w:p>
        </w:tc>
        <w:tc>
          <w:tcPr>
            <w:tcW w:w="950" w:type="dxa"/>
            <w:shd w:val="clear" w:color="auto" w:fill="auto"/>
            <w:hideMark/>
          </w:tcPr>
          <w:p w14:paraId="69B06EAA"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785" w:author="tao huang" w:date="2017-09-17T12:05:00Z">
                  <w:rPr>
                    <w:rFonts w:eastAsia="Times New Roman" w:cs="Times New Roman"/>
                    <w:color w:val="000000" w:themeColor="text1"/>
                    <w:sz w:val="22"/>
                  </w:rPr>
                </w:rPrChange>
              </w:rPr>
              <w:pPrChange w:id="8786"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787" w:author="tao huang" w:date="2017-09-17T12:05:00Z">
                  <w:rPr>
                    <w:rFonts w:eastAsia="Times New Roman" w:cs="Times New Roman"/>
                    <w:color w:val="000000" w:themeColor="text1"/>
                    <w:sz w:val="22"/>
                  </w:rPr>
                </w:rPrChange>
              </w:rPr>
              <w:t>45.4%</w:t>
            </w:r>
          </w:p>
        </w:tc>
        <w:tc>
          <w:tcPr>
            <w:tcW w:w="694" w:type="dxa"/>
            <w:shd w:val="clear" w:color="auto" w:fill="auto"/>
            <w:hideMark/>
          </w:tcPr>
          <w:p w14:paraId="3092726F"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788" w:author="tao huang" w:date="2017-09-17T12:05:00Z">
                  <w:rPr>
                    <w:rFonts w:eastAsia="Times New Roman" w:cs="Times New Roman"/>
                    <w:color w:val="000000" w:themeColor="text1"/>
                    <w:sz w:val="22"/>
                  </w:rPr>
                </w:rPrChange>
              </w:rPr>
              <w:pPrChange w:id="8789"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790" w:author="tao huang" w:date="2017-09-17T12:05:00Z">
                  <w:rPr>
                    <w:rFonts w:eastAsia="Times New Roman" w:cs="Times New Roman"/>
                    <w:color w:val="000000" w:themeColor="text1"/>
                    <w:sz w:val="22"/>
                  </w:rPr>
                </w:rPrChange>
              </w:rPr>
              <w:t>8</w:t>
            </w:r>
          </w:p>
        </w:tc>
        <w:tc>
          <w:tcPr>
            <w:tcW w:w="841" w:type="dxa"/>
            <w:shd w:val="clear" w:color="auto" w:fill="auto"/>
            <w:hideMark/>
          </w:tcPr>
          <w:p w14:paraId="7D3CDDC5"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791" w:author="tao huang" w:date="2017-09-17T12:05:00Z">
                  <w:rPr>
                    <w:rFonts w:eastAsia="Times New Roman" w:cs="Times New Roman"/>
                    <w:color w:val="000000" w:themeColor="text1"/>
                    <w:sz w:val="22"/>
                  </w:rPr>
                </w:rPrChange>
              </w:rPr>
              <w:pPrChange w:id="8792"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793" w:author="tao huang" w:date="2017-09-17T12:05:00Z">
                  <w:rPr>
                    <w:rFonts w:eastAsia="Times New Roman" w:cs="Times New Roman"/>
                    <w:color w:val="000000" w:themeColor="text1"/>
                    <w:sz w:val="22"/>
                  </w:rPr>
                </w:rPrChange>
              </w:rPr>
              <w:t>0.762</w:t>
            </w:r>
          </w:p>
        </w:tc>
        <w:tc>
          <w:tcPr>
            <w:tcW w:w="692" w:type="dxa"/>
            <w:shd w:val="clear" w:color="auto" w:fill="auto"/>
            <w:hideMark/>
          </w:tcPr>
          <w:p w14:paraId="2314B96B"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794" w:author="tao huang" w:date="2017-09-17T12:05:00Z">
                  <w:rPr>
                    <w:rFonts w:eastAsia="Times New Roman" w:cs="Times New Roman"/>
                    <w:color w:val="000000" w:themeColor="text1"/>
                    <w:sz w:val="22"/>
                  </w:rPr>
                </w:rPrChange>
              </w:rPr>
              <w:pPrChange w:id="8795"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796" w:author="tao huang" w:date="2017-09-17T12:05:00Z">
                  <w:rPr>
                    <w:rFonts w:eastAsia="Times New Roman" w:cs="Times New Roman"/>
                    <w:color w:val="000000" w:themeColor="text1"/>
                    <w:sz w:val="22"/>
                  </w:rPr>
                </w:rPrChange>
              </w:rPr>
              <w:t>8</w:t>
            </w:r>
          </w:p>
        </w:tc>
        <w:tc>
          <w:tcPr>
            <w:tcW w:w="1390" w:type="dxa"/>
            <w:shd w:val="clear" w:color="auto" w:fill="auto"/>
            <w:hideMark/>
          </w:tcPr>
          <w:p w14:paraId="6D19F23E"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797" w:author="tao huang" w:date="2017-09-17T12:05:00Z">
                  <w:rPr>
                    <w:rFonts w:eastAsia="Times New Roman" w:cs="Times New Roman"/>
                    <w:color w:val="000000" w:themeColor="text1"/>
                    <w:sz w:val="22"/>
                  </w:rPr>
                </w:rPrChange>
              </w:rPr>
              <w:pPrChange w:id="8798"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799" w:author="tao huang" w:date="2017-09-17T12:05:00Z">
                  <w:rPr>
                    <w:rFonts w:eastAsia="Times New Roman" w:cs="Times New Roman"/>
                    <w:color w:val="000000" w:themeColor="text1"/>
                    <w:sz w:val="22"/>
                  </w:rPr>
                </w:rPrChange>
              </w:rPr>
              <w:t>1.026</w:t>
            </w:r>
          </w:p>
        </w:tc>
        <w:tc>
          <w:tcPr>
            <w:tcW w:w="681" w:type="dxa"/>
            <w:shd w:val="clear" w:color="auto" w:fill="auto"/>
            <w:noWrap/>
            <w:hideMark/>
          </w:tcPr>
          <w:p w14:paraId="176F3374"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800" w:author="tao huang" w:date="2017-09-17T12:05:00Z">
                  <w:rPr>
                    <w:rFonts w:eastAsia="Times New Roman" w:cs="Times New Roman"/>
                    <w:color w:val="000000" w:themeColor="text1"/>
                    <w:sz w:val="22"/>
                  </w:rPr>
                </w:rPrChange>
              </w:rPr>
              <w:pPrChange w:id="8801"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802" w:author="tao huang" w:date="2017-09-17T12:05:00Z">
                  <w:rPr>
                    <w:rFonts w:eastAsia="Times New Roman" w:cs="Times New Roman"/>
                    <w:color w:val="000000" w:themeColor="text1"/>
                    <w:sz w:val="22"/>
                  </w:rPr>
                </w:rPrChange>
              </w:rPr>
              <w:t>8</w:t>
            </w:r>
          </w:p>
        </w:tc>
      </w:tr>
      <w:tr w:rsidR="00C3758E" w:rsidRPr="00A60A57" w14:paraId="27BA5BD7" w14:textId="77777777" w:rsidTr="00C3758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7C30FC82" w14:textId="77777777" w:rsidR="00B63B86" w:rsidRPr="00A60A57" w:rsidRDefault="00B63B86">
            <w:pPr>
              <w:spacing w:after="0" w:line="360" w:lineRule="auto"/>
              <w:rPr>
                <w:rFonts w:eastAsia="Times New Roman" w:cs="Times New Roman"/>
                <w:b w:val="0"/>
                <w:color w:val="0D0D0D" w:themeColor="text1" w:themeTint="F2"/>
                <w:sz w:val="22"/>
                <w:rPrChange w:id="8803" w:author="tao huang" w:date="2017-09-17T12:05:00Z">
                  <w:rPr>
                    <w:rFonts w:eastAsia="Times New Roman" w:cs="Times New Roman"/>
                    <w:b w:val="0"/>
                    <w:color w:val="000000" w:themeColor="text1"/>
                    <w:sz w:val="22"/>
                  </w:rPr>
                </w:rPrChange>
              </w:rPr>
              <w:pPrChange w:id="8804" w:author="tao huang" w:date="2017-09-16T12:49:00Z">
                <w:pPr>
                  <w:spacing w:after="0" w:line="240" w:lineRule="auto"/>
                </w:pPr>
              </w:pPrChange>
            </w:pPr>
            <w:r w:rsidRPr="00A60A57">
              <w:rPr>
                <w:rFonts w:eastAsia="Times New Roman" w:cs="Times New Roman"/>
                <w:b w:val="0"/>
                <w:color w:val="0D0D0D" w:themeColor="text1" w:themeTint="F2"/>
                <w:sz w:val="22"/>
                <w:rPrChange w:id="8805" w:author="tao huang" w:date="2017-09-17T12:05:00Z">
                  <w:rPr>
                    <w:rFonts w:eastAsia="Times New Roman" w:cs="Times New Roman"/>
                    <w:color w:val="000000" w:themeColor="text1"/>
                    <w:sz w:val="22"/>
                  </w:rPr>
                </w:rPrChange>
              </w:rPr>
              <w:t>ADL-own</w:t>
            </w:r>
          </w:p>
        </w:tc>
        <w:tc>
          <w:tcPr>
            <w:tcW w:w="727" w:type="dxa"/>
            <w:shd w:val="clear" w:color="auto" w:fill="auto"/>
            <w:hideMark/>
          </w:tcPr>
          <w:p w14:paraId="7E541390"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806" w:author="tao huang" w:date="2017-09-17T12:05:00Z">
                  <w:rPr>
                    <w:rFonts w:eastAsia="Times New Roman" w:cs="Times New Roman"/>
                    <w:color w:val="000000" w:themeColor="text1"/>
                    <w:sz w:val="22"/>
                  </w:rPr>
                </w:rPrChange>
              </w:rPr>
              <w:pPrChange w:id="8807"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808" w:author="tao huang" w:date="2017-09-17T12:05:00Z">
                  <w:rPr>
                    <w:rFonts w:eastAsia="Times New Roman" w:cs="Times New Roman"/>
                    <w:color w:val="000000" w:themeColor="text1"/>
                    <w:sz w:val="22"/>
                  </w:rPr>
                </w:rPrChange>
              </w:rPr>
              <w:t>16.66</w:t>
            </w:r>
          </w:p>
        </w:tc>
        <w:tc>
          <w:tcPr>
            <w:tcW w:w="695" w:type="dxa"/>
            <w:shd w:val="clear" w:color="auto" w:fill="auto"/>
            <w:hideMark/>
          </w:tcPr>
          <w:p w14:paraId="7A7F83C1"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809" w:author="tao huang" w:date="2017-09-17T12:05:00Z">
                  <w:rPr>
                    <w:rFonts w:eastAsia="Times New Roman" w:cs="Times New Roman"/>
                    <w:color w:val="000000" w:themeColor="text1"/>
                    <w:sz w:val="22"/>
                  </w:rPr>
                </w:rPrChange>
              </w:rPr>
              <w:pPrChange w:id="8810"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811" w:author="tao huang" w:date="2017-09-17T12:05:00Z">
                  <w:rPr>
                    <w:rFonts w:eastAsia="Times New Roman" w:cs="Times New Roman"/>
                    <w:color w:val="000000" w:themeColor="text1"/>
                    <w:sz w:val="22"/>
                  </w:rPr>
                </w:rPrChange>
              </w:rPr>
              <w:t>6</w:t>
            </w:r>
          </w:p>
        </w:tc>
        <w:tc>
          <w:tcPr>
            <w:tcW w:w="950" w:type="dxa"/>
            <w:shd w:val="clear" w:color="auto" w:fill="auto"/>
            <w:hideMark/>
          </w:tcPr>
          <w:p w14:paraId="08EE7A7A"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812" w:author="tao huang" w:date="2017-09-17T12:05:00Z">
                  <w:rPr>
                    <w:rFonts w:eastAsia="Times New Roman" w:cs="Times New Roman"/>
                    <w:color w:val="000000" w:themeColor="text1"/>
                    <w:sz w:val="22"/>
                  </w:rPr>
                </w:rPrChange>
              </w:rPr>
              <w:pPrChange w:id="8813"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814" w:author="tao huang" w:date="2017-09-17T12:05:00Z">
                  <w:rPr>
                    <w:rFonts w:eastAsia="Times New Roman" w:cs="Times New Roman"/>
                    <w:color w:val="000000" w:themeColor="text1"/>
                    <w:sz w:val="22"/>
                  </w:rPr>
                </w:rPrChange>
              </w:rPr>
              <w:t>39.9%</w:t>
            </w:r>
          </w:p>
        </w:tc>
        <w:tc>
          <w:tcPr>
            <w:tcW w:w="694" w:type="dxa"/>
            <w:shd w:val="clear" w:color="auto" w:fill="auto"/>
            <w:hideMark/>
          </w:tcPr>
          <w:p w14:paraId="3FDD5B6F"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815" w:author="tao huang" w:date="2017-09-17T12:05:00Z">
                  <w:rPr>
                    <w:rFonts w:eastAsia="Times New Roman" w:cs="Times New Roman"/>
                    <w:color w:val="000000" w:themeColor="text1"/>
                    <w:sz w:val="22"/>
                  </w:rPr>
                </w:rPrChange>
              </w:rPr>
              <w:pPrChange w:id="8816"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817" w:author="tao huang" w:date="2017-09-17T12:05:00Z">
                  <w:rPr>
                    <w:rFonts w:eastAsia="Times New Roman" w:cs="Times New Roman"/>
                    <w:color w:val="000000" w:themeColor="text1"/>
                    <w:sz w:val="22"/>
                  </w:rPr>
                </w:rPrChange>
              </w:rPr>
              <w:t>7</w:t>
            </w:r>
          </w:p>
        </w:tc>
        <w:tc>
          <w:tcPr>
            <w:tcW w:w="841" w:type="dxa"/>
            <w:shd w:val="clear" w:color="auto" w:fill="auto"/>
            <w:hideMark/>
          </w:tcPr>
          <w:p w14:paraId="2A09853F"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818" w:author="tao huang" w:date="2017-09-17T12:05:00Z">
                  <w:rPr>
                    <w:rFonts w:eastAsia="Times New Roman" w:cs="Times New Roman"/>
                    <w:color w:val="000000" w:themeColor="text1"/>
                    <w:sz w:val="22"/>
                  </w:rPr>
                </w:rPrChange>
              </w:rPr>
              <w:pPrChange w:id="8819"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820" w:author="tao huang" w:date="2017-09-17T12:05:00Z">
                  <w:rPr>
                    <w:rFonts w:eastAsia="Times New Roman" w:cs="Times New Roman"/>
                    <w:color w:val="000000" w:themeColor="text1"/>
                    <w:sz w:val="22"/>
                  </w:rPr>
                </w:rPrChange>
              </w:rPr>
              <w:t>0.689</w:t>
            </w:r>
          </w:p>
        </w:tc>
        <w:tc>
          <w:tcPr>
            <w:tcW w:w="692" w:type="dxa"/>
            <w:shd w:val="clear" w:color="auto" w:fill="auto"/>
            <w:hideMark/>
          </w:tcPr>
          <w:p w14:paraId="4A498625"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821" w:author="tao huang" w:date="2017-09-17T12:05:00Z">
                  <w:rPr>
                    <w:rFonts w:eastAsia="Times New Roman" w:cs="Times New Roman"/>
                    <w:color w:val="000000" w:themeColor="text1"/>
                    <w:sz w:val="22"/>
                  </w:rPr>
                </w:rPrChange>
              </w:rPr>
              <w:pPrChange w:id="8822"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823" w:author="tao huang" w:date="2017-09-17T12:05:00Z">
                  <w:rPr>
                    <w:rFonts w:eastAsia="Times New Roman" w:cs="Times New Roman"/>
                    <w:color w:val="000000" w:themeColor="text1"/>
                    <w:sz w:val="22"/>
                  </w:rPr>
                </w:rPrChange>
              </w:rPr>
              <w:t>7</w:t>
            </w:r>
          </w:p>
        </w:tc>
        <w:tc>
          <w:tcPr>
            <w:tcW w:w="1390" w:type="dxa"/>
            <w:shd w:val="clear" w:color="auto" w:fill="auto"/>
            <w:noWrap/>
            <w:hideMark/>
          </w:tcPr>
          <w:p w14:paraId="01AC257E"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824" w:author="tao huang" w:date="2017-09-17T12:05:00Z">
                  <w:rPr>
                    <w:rFonts w:eastAsia="Times New Roman" w:cs="Times New Roman"/>
                    <w:color w:val="000000" w:themeColor="text1"/>
                    <w:sz w:val="22"/>
                  </w:rPr>
                </w:rPrChange>
              </w:rPr>
              <w:pPrChange w:id="8825"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826" w:author="tao huang" w:date="2017-09-17T12:05:00Z">
                  <w:rPr>
                    <w:rFonts w:eastAsia="Times New Roman" w:cs="Times New Roman"/>
                    <w:color w:val="000000" w:themeColor="text1"/>
                    <w:sz w:val="22"/>
                  </w:rPr>
                </w:rPrChange>
              </w:rPr>
              <w:t>1.000</w:t>
            </w:r>
          </w:p>
        </w:tc>
        <w:tc>
          <w:tcPr>
            <w:tcW w:w="681" w:type="dxa"/>
            <w:shd w:val="clear" w:color="auto" w:fill="auto"/>
            <w:hideMark/>
          </w:tcPr>
          <w:p w14:paraId="44270367"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827" w:author="tao huang" w:date="2017-09-17T12:05:00Z">
                  <w:rPr>
                    <w:rFonts w:eastAsia="Times New Roman" w:cs="Times New Roman"/>
                    <w:color w:val="000000" w:themeColor="text1"/>
                    <w:sz w:val="22"/>
                  </w:rPr>
                </w:rPrChange>
              </w:rPr>
              <w:pPrChange w:id="8828"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829" w:author="tao huang" w:date="2017-09-17T12:05:00Z">
                  <w:rPr>
                    <w:rFonts w:eastAsia="Times New Roman" w:cs="Times New Roman"/>
                    <w:color w:val="000000" w:themeColor="text1"/>
                    <w:sz w:val="22"/>
                  </w:rPr>
                </w:rPrChange>
              </w:rPr>
              <w:t>7</w:t>
            </w:r>
          </w:p>
        </w:tc>
      </w:tr>
      <w:tr w:rsidR="001D611D" w:rsidRPr="00A60A57" w14:paraId="61B06EB2" w14:textId="77777777" w:rsidTr="00C3758E">
        <w:trPr>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33621448" w14:textId="77777777" w:rsidR="00B63B86" w:rsidRPr="00A60A57" w:rsidRDefault="00B63B86">
            <w:pPr>
              <w:spacing w:after="0" w:line="360" w:lineRule="auto"/>
              <w:rPr>
                <w:rFonts w:eastAsia="Times New Roman" w:cs="Times New Roman"/>
                <w:b w:val="0"/>
                <w:color w:val="0D0D0D" w:themeColor="text1" w:themeTint="F2"/>
                <w:sz w:val="22"/>
                <w:rPrChange w:id="8830" w:author="tao huang" w:date="2017-09-17T12:05:00Z">
                  <w:rPr>
                    <w:rFonts w:eastAsia="Times New Roman" w:cs="Times New Roman"/>
                    <w:b w:val="0"/>
                    <w:color w:val="000000" w:themeColor="text1"/>
                    <w:sz w:val="22"/>
                  </w:rPr>
                </w:rPrChange>
              </w:rPr>
              <w:pPrChange w:id="8831" w:author="tao huang" w:date="2017-09-16T12:49:00Z">
                <w:pPr>
                  <w:spacing w:after="0" w:line="240" w:lineRule="auto"/>
                </w:pPr>
              </w:pPrChange>
            </w:pPr>
            <w:r w:rsidRPr="00A60A57">
              <w:rPr>
                <w:rFonts w:eastAsia="Times New Roman" w:cs="Times New Roman"/>
                <w:b w:val="0"/>
                <w:color w:val="0D0D0D" w:themeColor="text1" w:themeTint="F2"/>
                <w:sz w:val="22"/>
                <w:rPrChange w:id="8832" w:author="tao huang" w:date="2017-09-17T12:05:00Z">
                  <w:rPr>
                    <w:rFonts w:eastAsia="Times New Roman" w:cs="Times New Roman"/>
                    <w:color w:val="000000" w:themeColor="text1"/>
                    <w:sz w:val="22"/>
                  </w:rPr>
                </w:rPrChange>
              </w:rPr>
              <w:t>ADL-intra</w:t>
            </w:r>
          </w:p>
        </w:tc>
        <w:tc>
          <w:tcPr>
            <w:tcW w:w="727" w:type="dxa"/>
            <w:shd w:val="clear" w:color="auto" w:fill="auto"/>
            <w:hideMark/>
          </w:tcPr>
          <w:p w14:paraId="54B0EB71"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833" w:author="tao huang" w:date="2017-09-17T12:05:00Z">
                  <w:rPr>
                    <w:rFonts w:eastAsia="Times New Roman" w:cs="Times New Roman"/>
                    <w:color w:val="000000" w:themeColor="text1"/>
                    <w:sz w:val="22"/>
                  </w:rPr>
                </w:rPrChange>
              </w:rPr>
              <w:pPrChange w:id="8834"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835" w:author="tao huang" w:date="2017-09-17T12:05:00Z">
                  <w:rPr>
                    <w:rFonts w:eastAsia="Times New Roman" w:cs="Times New Roman"/>
                    <w:color w:val="000000" w:themeColor="text1"/>
                    <w:sz w:val="22"/>
                  </w:rPr>
                </w:rPrChange>
              </w:rPr>
              <w:t>15.66</w:t>
            </w:r>
          </w:p>
        </w:tc>
        <w:tc>
          <w:tcPr>
            <w:tcW w:w="695" w:type="dxa"/>
            <w:shd w:val="clear" w:color="auto" w:fill="auto"/>
            <w:hideMark/>
          </w:tcPr>
          <w:p w14:paraId="22452D5D"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836" w:author="tao huang" w:date="2017-09-17T12:05:00Z">
                  <w:rPr>
                    <w:rFonts w:eastAsia="Times New Roman" w:cs="Times New Roman"/>
                    <w:color w:val="000000" w:themeColor="text1"/>
                    <w:sz w:val="22"/>
                  </w:rPr>
                </w:rPrChange>
              </w:rPr>
              <w:pPrChange w:id="8837"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838" w:author="tao huang" w:date="2017-09-17T12:05:00Z">
                  <w:rPr>
                    <w:rFonts w:eastAsia="Times New Roman" w:cs="Times New Roman"/>
                    <w:color w:val="000000" w:themeColor="text1"/>
                    <w:sz w:val="22"/>
                  </w:rPr>
                </w:rPrChange>
              </w:rPr>
              <w:t>4</w:t>
            </w:r>
          </w:p>
        </w:tc>
        <w:tc>
          <w:tcPr>
            <w:tcW w:w="950" w:type="dxa"/>
            <w:shd w:val="clear" w:color="auto" w:fill="auto"/>
            <w:hideMark/>
          </w:tcPr>
          <w:p w14:paraId="52E9FE0F"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839" w:author="tao huang" w:date="2017-09-17T12:05:00Z">
                  <w:rPr>
                    <w:rFonts w:eastAsia="Times New Roman" w:cs="Times New Roman"/>
                    <w:color w:val="000000" w:themeColor="text1"/>
                    <w:sz w:val="22"/>
                  </w:rPr>
                </w:rPrChange>
              </w:rPr>
              <w:pPrChange w:id="8840"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841" w:author="tao huang" w:date="2017-09-17T12:05:00Z">
                  <w:rPr>
                    <w:rFonts w:eastAsia="Times New Roman" w:cs="Times New Roman"/>
                    <w:color w:val="000000" w:themeColor="text1"/>
                    <w:sz w:val="22"/>
                  </w:rPr>
                </w:rPrChange>
              </w:rPr>
              <w:t>39.4%</w:t>
            </w:r>
          </w:p>
        </w:tc>
        <w:tc>
          <w:tcPr>
            <w:tcW w:w="694" w:type="dxa"/>
            <w:shd w:val="clear" w:color="auto" w:fill="auto"/>
            <w:hideMark/>
          </w:tcPr>
          <w:p w14:paraId="75C464E8"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842" w:author="tao huang" w:date="2017-09-17T12:05:00Z">
                  <w:rPr>
                    <w:rFonts w:eastAsia="Times New Roman" w:cs="Times New Roman"/>
                    <w:color w:val="000000" w:themeColor="text1"/>
                    <w:sz w:val="22"/>
                  </w:rPr>
                </w:rPrChange>
              </w:rPr>
              <w:pPrChange w:id="8843"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844" w:author="tao huang" w:date="2017-09-17T12:05:00Z">
                  <w:rPr>
                    <w:rFonts w:eastAsia="Times New Roman" w:cs="Times New Roman"/>
                    <w:color w:val="000000" w:themeColor="text1"/>
                    <w:sz w:val="22"/>
                  </w:rPr>
                </w:rPrChange>
              </w:rPr>
              <w:t>4</w:t>
            </w:r>
          </w:p>
        </w:tc>
        <w:tc>
          <w:tcPr>
            <w:tcW w:w="841" w:type="dxa"/>
            <w:shd w:val="clear" w:color="auto" w:fill="auto"/>
            <w:hideMark/>
          </w:tcPr>
          <w:p w14:paraId="0A6001DC"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845" w:author="tao huang" w:date="2017-09-17T12:05:00Z">
                  <w:rPr>
                    <w:rFonts w:eastAsia="Times New Roman" w:cs="Times New Roman"/>
                    <w:color w:val="000000" w:themeColor="text1"/>
                    <w:sz w:val="22"/>
                  </w:rPr>
                </w:rPrChange>
              </w:rPr>
              <w:pPrChange w:id="8846"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847" w:author="tao huang" w:date="2017-09-17T12:05:00Z">
                  <w:rPr>
                    <w:rFonts w:eastAsia="Times New Roman" w:cs="Times New Roman"/>
                    <w:color w:val="000000" w:themeColor="text1"/>
                    <w:sz w:val="22"/>
                  </w:rPr>
                </w:rPrChange>
              </w:rPr>
              <w:t>0.686</w:t>
            </w:r>
          </w:p>
        </w:tc>
        <w:tc>
          <w:tcPr>
            <w:tcW w:w="692" w:type="dxa"/>
            <w:shd w:val="clear" w:color="auto" w:fill="auto"/>
            <w:hideMark/>
          </w:tcPr>
          <w:p w14:paraId="203405DA"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848" w:author="tao huang" w:date="2017-09-17T12:05:00Z">
                  <w:rPr>
                    <w:rFonts w:eastAsia="Times New Roman" w:cs="Times New Roman"/>
                    <w:color w:val="000000" w:themeColor="text1"/>
                    <w:sz w:val="22"/>
                  </w:rPr>
                </w:rPrChange>
              </w:rPr>
              <w:pPrChange w:id="8849"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850" w:author="tao huang" w:date="2017-09-17T12:05:00Z">
                  <w:rPr>
                    <w:rFonts w:eastAsia="Times New Roman" w:cs="Times New Roman"/>
                    <w:color w:val="000000" w:themeColor="text1"/>
                    <w:sz w:val="22"/>
                  </w:rPr>
                </w:rPrChange>
              </w:rPr>
              <w:t>5</w:t>
            </w:r>
          </w:p>
        </w:tc>
        <w:tc>
          <w:tcPr>
            <w:tcW w:w="1390" w:type="dxa"/>
            <w:shd w:val="clear" w:color="auto" w:fill="auto"/>
            <w:hideMark/>
          </w:tcPr>
          <w:p w14:paraId="06D14721"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851" w:author="tao huang" w:date="2017-09-17T12:05:00Z">
                  <w:rPr>
                    <w:rFonts w:eastAsia="Times New Roman" w:cs="Times New Roman"/>
                    <w:color w:val="000000" w:themeColor="text1"/>
                    <w:sz w:val="22"/>
                  </w:rPr>
                </w:rPrChange>
              </w:rPr>
              <w:pPrChange w:id="8852"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853" w:author="tao huang" w:date="2017-09-17T12:05:00Z">
                  <w:rPr>
                    <w:rFonts w:eastAsia="Times New Roman" w:cs="Times New Roman"/>
                    <w:color w:val="000000" w:themeColor="text1"/>
                    <w:sz w:val="22"/>
                  </w:rPr>
                </w:rPrChange>
              </w:rPr>
              <w:t>0.980</w:t>
            </w:r>
          </w:p>
        </w:tc>
        <w:tc>
          <w:tcPr>
            <w:tcW w:w="681" w:type="dxa"/>
            <w:shd w:val="clear" w:color="auto" w:fill="auto"/>
            <w:hideMark/>
          </w:tcPr>
          <w:p w14:paraId="25A262AE"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854" w:author="tao huang" w:date="2017-09-17T12:05:00Z">
                  <w:rPr>
                    <w:rFonts w:eastAsia="Times New Roman" w:cs="Times New Roman"/>
                    <w:color w:val="000000" w:themeColor="text1"/>
                    <w:sz w:val="22"/>
                  </w:rPr>
                </w:rPrChange>
              </w:rPr>
              <w:pPrChange w:id="8855"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856" w:author="tao huang" w:date="2017-09-17T12:05:00Z">
                  <w:rPr>
                    <w:rFonts w:eastAsia="Times New Roman" w:cs="Times New Roman"/>
                    <w:color w:val="000000" w:themeColor="text1"/>
                    <w:sz w:val="22"/>
                  </w:rPr>
                </w:rPrChange>
              </w:rPr>
              <w:t>4</w:t>
            </w:r>
          </w:p>
        </w:tc>
      </w:tr>
      <w:tr w:rsidR="00C3758E" w:rsidRPr="00A60A57" w14:paraId="34C4072C" w14:textId="77777777" w:rsidTr="00C3758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4893996D" w14:textId="77777777" w:rsidR="00B63B86" w:rsidRPr="00A60A57" w:rsidRDefault="00B63B86">
            <w:pPr>
              <w:spacing w:after="0" w:line="360" w:lineRule="auto"/>
              <w:rPr>
                <w:rFonts w:eastAsia="Times New Roman" w:cs="Times New Roman"/>
                <w:b w:val="0"/>
                <w:color w:val="0D0D0D" w:themeColor="text1" w:themeTint="F2"/>
                <w:sz w:val="22"/>
                <w:rPrChange w:id="8857" w:author="tao huang" w:date="2017-09-17T12:05:00Z">
                  <w:rPr>
                    <w:rFonts w:eastAsia="Times New Roman" w:cs="Times New Roman"/>
                    <w:b w:val="0"/>
                    <w:color w:val="000000" w:themeColor="text1"/>
                    <w:sz w:val="22"/>
                  </w:rPr>
                </w:rPrChange>
              </w:rPr>
              <w:pPrChange w:id="8858" w:author="tao huang" w:date="2017-09-16T12:49:00Z">
                <w:pPr>
                  <w:spacing w:after="0" w:line="240" w:lineRule="auto"/>
                </w:pPr>
              </w:pPrChange>
            </w:pPr>
            <w:r w:rsidRPr="00A60A57">
              <w:rPr>
                <w:rFonts w:eastAsia="Times New Roman" w:cs="Times New Roman"/>
                <w:b w:val="0"/>
                <w:color w:val="0D0D0D" w:themeColor="text1" w:themeTint="F2"/>
                <w:sz w:val="22"/>
                <w:rPrChange w:id="8859" w:author="tao huang" w:date="2017-09-17T12:05:00Z">
                  <w:rPr>
                    <w:rFonts w:eastAsia="Times New Roman" w:cs="Times New Roman"/>
                    <w:color w:val="000000" w:themeColor="text1"/>
                    <w:sz w:val="22"/>
                  </w:rPr>
                </w:rPrChange>
              </w:rPr>
              <w:t>ADL-own-EWC</w:t>
            </w:r>
          </w:p>
        </w:tc>
        <w:tc>
          <w:tcPr>
            <w:tcW w:w="727" w:type="dxa"/>
            <w:shd w:val="clear" w:color="auto" w:fill="auto"/>
            <w:hideMark/>
          </w:tcPr>
          <w:p w14:paraId="6171C09D"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860" w:author="tao huang" w:date="2017-09-17T12:05:00Z">
                  <w:rPr>
                    <w:rFonts w:eastAsia="Times New Roman" w:cs="Times New Roman"/>
                    <w:color w:val="000000" w:themeColor="text1"/>
                    <w:sz w:val="22"/>
                  </w:rPr>
                </w:rPrChange>
              </w:rPr>
              <w:pPrChange w:id="8861"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862" w:author="tao huang" w:date="2017-09-17T12:05:00Z">
                  <w:rPr>
                    <w:rFonts w:eastAsia="Times New Roman" w:cs="Times New Roman"/>
                    <w:color w:val="000000" w:themeColor="text1"/>
                    <w:sz w:val="22"/>
                  </w:rPr>
                </w:rPrChange>
              </w:rPr>
              <w:t>16.58</w:t>
            </w:r>
          </w:p>
        </w:tc>
        <w:tc>
          <w:tcPr>
            <w:tcW w:w="695" w:type="dxa"/>
            <w:shd w:val="clear" w:color="auto" w:fill="auto"/>
            <w:hideMark/>
          </w:tcPr>
          <w:p w14:paraId="63F734F4"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863" w:author="tao huang" w:date="2017-09-17T12:05:00Z">
                  <w:rPr>
                    <w:rFonts w:eastAsia="Times New Roman" w:cs="Times New Roman"/>
                    <w:color w:val="000000" w:themeColor="text1"/>
                    <w:sz w:val="22"/>
                  </w:rPr>
                </w:rPrChange>
              </w:rPr>
              <w:pPrChange w:id="8864"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865" w:author="tao huang" w:date="2017-09-17T12:05:00Z">
                  <w:rPr>
                    <w:rFonts w:eastAsia="Times New Roman" w:cs="Times New Roman"/>
                    <w:color w:val="000000" w:themeColor="text1"/>
                    <w:sz w:val="22"/>
                  </w:rPr>
                </w:rPrChange>
              </w:rPr>
              <w:t>5</w:t>
            </w:r>
          </w:p>
        </w:tc>
        <w:tc>
          <w:tcPr>
            <w:tcW w:w="950" w:type="dxa"/>
            <w:shd w:val="clear" w:color="auto" w:fill="auto"/>
            <w:hideMark/>
          </w:tcPr>
          <w:p w14:paraId="1DB76064"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866" w:author="tao huang" w:date="2017-09-17T12:05:00Z">
                  <w:rPr>
                    <w:rFonts w:eastAsia="Times New Roman" w:cs="Times New Roman"/>
                    <w:color w:val="000000" w:themeColor="text1"/>
                    <w:sz w:val="22"/>
                  </w:rPr>
                </w:rPrChange>
              </w:rPr>
              <w:pPrChange w:id="8867"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868" w:author="tao huang" w:date="2017-09-17T12:05:00Z">
                  <w:rPr>
                    <w:rFonts w:eastAsia="Times New Roman" w:cs="Times New Roman"/>
                    <w:color w:val="000000" w:themeColor="text1"/>
                    <w:sz w:val="22"/>
                  </w:rPr>
                </w:rPrChange>
              </w:rPr>
              <w:t>39.7%</w:t>
            </w:r>
          </w:p>
        </w:tc>
        <w:tc>
          <w:tcPr>
            <w:tcW w:w="694" w:type="dxa"/>
            <w:shd w:val="clear" w:color="auto" w:fill="auto"/>
            <w:hideMark/>
          </w:tcPr>
          <w:p w14:paraId="1EF99773"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869" w:author="tao huang" w:date="2017-09-17T12:05:00Z">
                  <w:rPr>
                    <w:rFonts w:eastAsia="Times New Roman" w:cs="Times New Roman"/>
                    <w:color w:val="000000" w:themeColor="text1"/>
                    <w:sz w:val="22"/>
                  </w:rPr>
                </w:rPrChange>
              </w:rPr>
              <w:pPrChange w:id="8870"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871" w:author="tao huang" w:date="2017-09-17T12:05:00Z">
                  <w:rPr>
                    <w:rFonts w:eastAsia="Times New Roman" w:cs="Times New Roman"/>
                    <w:color w:val="000000" w:themeColor="text1"/>
                    <w:sz w:val="22"/>
                  </w:rPr>
                </w:rPrChange>
              </w:rPr>
              <w:t>6</w:t>
            </w:r>
          </w:p>
        </w:tc>
        <w:tc>
          <w:tcPr>
            <w:tcW w:w="841" w:type="dxa"/>
            <w:shd w:val="clear" w:color="auto" w:fill="auto"/>
            <w:hideMark/>
          </w:tcPr>
          <w:p w14:paraId="6833D650"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872" w:author="tao huang" w:date="2017-09-17T12:05:00Z">
                  <w:rPr>
                    <w:rFonts w:eastAsia="Times New Roman" w:cs="Times New Roman"/>
                    <w:color w:val="000000" w:themeColor="text1"/>
                    <w:sz w:val="22"/>
                  </w:rPr>
                </w:rPrChange>
              </w:rPr>
              <w:pPrChange w:id="8873"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874" w:author="tao huang" w:date="2017-09-17T12:05:00Z">
                  <w:rPr>
                    <w:rFonts w:eastAsia="Times New Roman" w:cs="Times New Roman"/>
                    <w:color w:val="000000" w:themeColor="text1"/>
                    <w:sz w:val="22"/>
                  </w:rPr>
                </w:rPrChange>
              </w:rPr>
              <w:t>0.686</w:t>
            </w:r>
          </w:p>
        </w:tc>
        <w:tc>
          <w:tcPr>
            <w:tcW w:w="692" w:type="dxa"/>
            <w:shd w:val="clear" w:color="auto" w:fill="auto"/>
            <w:hideMark/>
          </w:tcPr>
          <w:p w14:paraId="27B1BC77"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875" w:author="tao huang" w:date="2017-09-17T12:05:00Z">
                  <w:rPr>
                    <w:rFonts w:eastAsia="Times New Roman" w:cs="Times New Roman"/>
                    <w:color w:val="000000" w:themeColor="text1"/>
                    <w:sz w:val="22"/>
                  </w:rPr>
                </w:rPrChange>
              </w:rPr>
              <w:pPrChange w:id="8876"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877" w:author="tao huang" w:date="2017-09-17T12:05:00Z">
                  <w:rPr>
                    <w:rFonts w:eastAsia="Times New Roman" w:cs="Times New Roman"/>
                    <w:color w:val="000000" w:themeColor="text1"/>
                    <w:sz w:val="22"/>
                  </w:rPr>
                </w:rPrChange>
              </w:rPr>
              <w:t>6</w:t>
            </w:r>
          </w:p>
        </w:tc>
        <w:tc>
          <w:tcPr>
            <w:tcW w:w="1390" w:type="dxa"/>
            <w:shd w:val="clear" w:color="auto" w:fill="auto"/>
            <w:hideMark/>
          </w:tcPr>
          <w:p w14:paraId="6897EF4E"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878" w:author="tao huang" w:date="2017-09-17T12:05:00Z">
                  <w:rPr>
                    <w:rFonts w:eastAsia="Times New Roman" w:cs="Times New Roman"/>
                    <w:color w:val="000000" w:themeColor="text1"/>
                    <w:sz w:val="22"/>
                  </w:rPr>
                </w:rPrChange>
              </w:rPr>
              <w:pPrChange w:id="8879"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880" w:author="tao huang" w:date="2017-09-17T12:05:00Z">
                  <w:rPr>
                    <w:rFonts w:eastAsia="Times New Roman" w:cs="Times New Roman"/>
                    <w:color w:val="000000" w:themeColor="text1"/>
                    <w:sz w:val="22"/>
                  </w:rPr>
                </w:rPrChange>
              </w:rPr>
              <w:t>0.994</w:t>
            </w:r>
          </w:p>
        </w:tc>
        <w:tc>
          <w:tcPr>
            <w:tcW w:w="681" w:type="dxa"/>
            <w:shd w:val="clear" w:color="auto" w:fill="auto"/>
            <w:hideMark/>
          </w:tcPr>
          <w:p w14:paraId="27C46784"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881" w:author="tao huang" w:date="2017-09-17T12:05:00Z">
                  <w:rPr>
                    <w:rFonts w:eastAsia="Times New Roman" w:cs="Times New Roman"/>
                    <w:color w:val="000000" w:themeColor="text1"/>
                    <w:sz w:val="22"/>
                  </w:rPr>
                </w:rPrChange>
              </w:rPr>
              <w:pPrChange w:id="8882"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883" w:author="tao huang" w:date="2017-09-17T12:05:00Z">
                  <w:rPr>
                    <w:rFonts w:eastAsia="Times New Roman" w:cs="Times New Roman"/>
                    <w:color w:val="000000" w:themeColor="text1"/>
                    <w:sz w:val="22"/>
                  </w:rPr>
                </w:rPrChange>
              </w:rPr>
              <w:t>6</w:t>
            </w:r>
          </w:p>
        </w:tc>
      </w:tr>
      <w:tr w:rsidR="001D611D" w:rsidRPr="00A60A57" w14:paraId="40F49187" w14:textId="77777777" w:rsidTr="00C3758E">
        <w:trPr>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5F54031E" w14:textId="77777777" w:rsidR="00B63B86" w:rsidRPr="00A60A57" w:rsidRDefault="00B63B86">
            <w:pPr>
              <w:spacing w:after="0" w:line="360" w:lineRule="auto"/>
              <w:rPr>
                <w:rFonts w:eastAsia="Times New Roman" w:cs="Times New Roman"/>
                <w:b w:val="0"/>
                <w:color w:val="0D0D0D" w:themeColor="text1" w:themeTint="F2"/>
                <w:sz w:val="22"/>
                <w:rPrChange w:id="8884" w:author="tao huang" w:date="2017-09-17T12:05:00Z">
                  <w:rPr>
                    <w:rFonts w:eastAsia="Times New Roman" w:cs="Times New Roman"/>
                    <w:b w:val="0"/>
                    <w:color w:val="000000" w:themeColor="text1"/>
                    <w:sz w:val="22"/>
                  </w:rPr>
                </w:rPrChange>
              </w:rPr>
              <w:pPrChange w:id="8885" w:author="tao huang" w:date="2017-09-16T12:49:00Z">
                <w:pPr>
                  <w:spacing w:after="0" w:line="240" w:lineRule="auto"/>
                </w:pPr>
              </w:pPrChange>
            </w:pPr>
            <w:r w:rsidRPr="00A60A57">
              <w:rPr>
                <w:rFonts w:eastAsia="Times New Roman" w:cs="Times New Roman"/>
                <w:b w:val="0"/>
                <w:color w:val="0D0D0D" w:themeColor="text1" w:themeTint="F2"/>
                <w:sz w:val="22"/>
                <w:rPrChange w:id="8886" w:author="tao huang" w:date="2017-09-17T12:05:00Z">
                  <w:rPr>
                    <w:rFonts w:eastAsia="Times New Roman" w:cs="Times New Roman"/>
                    <w:color w:val="000000" w:themeColor="text1"/>
                    <w:sz w:val="22"/>
                  </w:rPr>
                </w:rPrChange>
              </w:rPr>
              <w:t>ADL-intra-EWC</w:t>
            </w:r>
          </w:p>
        </w:tc>
        <w:tc>
          <w:tcPr>
            <w:tcW w:w="727" w:type="dxa"/>
            <w:shd w:val="clear" w:color="auto" w:fill="auto"/>
            <w:hideMark/>
          </w:tcPr>
          <w:p w14:paraId="35087176"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887" w:author="tao huang" w:date="2017-09-17T12:05:00Z">
                  <w:rPr>
                    <w:rFonts w:eastAsia="Times New Roman" w:cs="Times New Roman"/>
                    <w:color w:val="000000" w:themeColor="text1"/>
                    <w:sz w:val="22"/>
                  </w:rPr>
                </w:rPrChange>
              </w:rPr>
              <w:pPrChange w:id="8888"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889" w:author="tao huang" w:date="2017-09-17T12:05:00Z">
                  <w:rPr>
                    <w:rFonts w:eastAsia="Times New Roman" w:cs="Times New Roman"/>
                    <w:color w:val="000000" w:themeColor="text1"/>
                    <w:sz w:val="22"/>
                  </w:rPr>
                </w:rPrChange>
              </w:rPr>
              <w:t>15.59</w:t>
            </w:r>
          </w:p>
        </w:tc>
        <w:tc>
          <w:tcPr>
            <w:tcW w:w="695" w:type="dxa"/>
            <w:shd w:val="clear" w:color="auto" w:fill="auto"/>
            <w:hideMark/>
          </w:tcPr>
          <w:p w14:paraId="1FF5945C"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890" w:author="tao huang" w:date="2017-09-17T12:05:00Z">
                  <w:rPr>
                    <w:rFonts w:eastAsia="Times New Roman" w:cs="Times New Roman"/>
                    <w:color w:val="000000" w:themeColor="text1"/>
                    <w:sz w:val="22"/>
                  </w:rPr>
                </w:rPrChange>
              </w:rPr>
              <w:pPrChange w:id="8891"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892" w:author="tao huang" w:date="2017-09-17T12:05:00Z">
                  <w:rPr>
                    <w:rFonts w:eastAsia="Times New Roman" w:cs="Times New Roman"/>
                    <w:color w:val="000000" w:themeColor="text1"/>
                    <w:sz w:val="22"/>
                  </w:rPr>
                </w:rPrChange>
              </w:rPr>
              <w:t>2</w:t>
            </w:r>
          </w:p>
        </w:tc>
        <w:tc>
          <w:tcPr>
            <w:tcW w:w="950" w:type="dxa"/>
            <w:shd w:val="clear" w:color="auto" w:fill="auto"/>
            <w:hideMark/>
          </w:tcPr>
          <w:p w14:paraId="2B4954C1"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893" w:author="tao huang" w:date="2017-09-17T12:05:00Z">
                  <w:rPr>
                    <w:rFonts w:eastAsia="Times New Roman" w:cs="Times New Roman"/>
                    <w:color w:val="000000" w:themeColor="text1"/>
                    <w:sz w:val="22"/>
                  </w:rPr>
                </w:rPrChange>
              </w:rPr>
              <w:pPrChange w:id="8894"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895" w:author="tao huang" w:date="2017-09-17T12:05:00Z">
                  <w:rPr>
                    <w:rFonts w:eastAsia="Times New Roman" w:cs="Times New Roman"/>
                    <w:color w:val="000000" w:themeColor="text1"/>
                    <w:sz w:val="22"/>
                  </w:rPr>
                </w:rPrChange>
              </w:rPr>
              <w:t>39.3%</w:t>
            </w:r>
          </w:p>
        </w:tc>
        <w:tc>
          <w:tcPr>
            <w:tcW w:w="694" w:type="dxa"/>
            <w:shd w:val="clear" w:color="auto" w:fill="auto"/>
            <w:hideMark/>
          </w:tcPr>
          <w:p w14:paraId="374546F5"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896" w:author="tao huang" w:date="2017-09-17T12:05:00Z">
                  <w:rPr>
                    <w:rFonts w:eastAsia="Times New Roman" w:cs="Times New Roman"/>
                    <w:color w:val="000000" w:themeColor="text1"/>
                    <w:sz w:val="22"/>
                  </w:rPr>
                </w:rPrChange>
              </w:rPr>
              <w:pPrChange w:id="8897"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898" w:author="tao huang" w:date="2017-09-17T12:05:00Z">
                  <w:rPr>
                    <w:rFonts w:eastAsia="Times New Roman" w:cs="Times New Roman"/>
                    <w:color w:val="000000" w:themeColor="text1"/>
                    <w:sz w:val="22"/>
                  </w:rPr>
                </w:rPrChange>
              </w:rPr>
              <w:t>3</w:t>
            </w:r>
          </w:p>
        </w:tc>
        <w:tc>
          <w:tcPr>
            <w:tcW w:w="841" w:type="dxa"/>
            <w:shd w:val="clear" w:color="auto" w:fill="auto"/>
            <w:hideMark/>
          </w:tcPr>
          <w:p w14:paraId="77BFEC7C"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899" w:author="tao huang" w:date="2017-09-17T12:05:00Z">
                  <w:rPr>
                    <w:rFonts w:eastAsia="Times New Roman" w:cs="Times New Roman"/>
                    <w:color w:val="000000" w:themeColor="text1"/>
                    <w:sz w:val="22"/>
                  </w:rPr>
                </w:rPrChange>
              </w:rPr>
              <w:pPrChange w:id="8900"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901" w:author="tao huang" w:date="2017-09-17T12:05:00Z">
                  <w:rPr>
                    <w:rFonts w:eastAsia="Times New Roman" w:cs="Times New Roman"/>
                    <w:color w:val="000000" w:themeColor="text1"/>
                    <w:sz w:val="22"/>
                  </w:rPr>
                </w:rPrChange>
              </w:rPr>
              <w:t>0.684</w:t>
            </w:r>
          </w:p>
        </w:tc>
        <w:tc>
          <w:tcPr>
            <w:tcW w:w="692" w:type="dxa"/>
            <w:shd w:val="clear" w:color="auto" w:fill="auto"/>
            <w:hideMark/>
          </w:tcPr>
          <w:p w14:paraId="18E035D4"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902" w:author="tao huang" w:date="2017-09-17T12:05:00Z">
                  <w:rPr>
                    <w:rFonts w:eastAsia="Times New Roman" w:cs="Times New Roman"/>
                    <w:color w:val="000000" w:themeColor="text1"/>
                    <w:sz w:val="22"/>
                  </w:rPr>
                </w:rPrChange>
              </w:rPr>
              <w:pPrChange w:id="8903"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904" w:author="tao huang" w:date="2017-09-17T12:05:00Z">
                  <w:rPr>
                    <w:rFonts w:eastAsia="Times New Roman" w:cs="Times New Roman"/>
                    <w:color w:val="000000" w:themeColor="text1"/>
                    <w:sz w:val="22"/>
                  </w:rPr>
                </w:rPrChange>
              </w:rPr>
              <w:t>4</w:t>
            </w:r>
          </w:p>
        </w:tc>
        <w:tc>
          <w:tcPr>
            <w:tcW w:w="1390" w:type="dxa"/>
            <w:shd w:val="clear" w:color="auto" w:fill="auto"/>
            <w:hideMark/>
          </w:tcPr>
          <w:p w14:paraId="6C7DC554"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905" w:author="tao huang" w:date="2017-09-17T12:05:00Z">
                  <w:rPr>
                    <w:rFonts w:eastAsia="Times New Roman" w:cs="Times New Roman"/>
                    <w:color w:val="000000" w:themeColor="text1"/>
                    <w:sz w:val="22"/>
                  </w:rPr>
                </w:rPrChange>
              </w:rPr>
              <w:pPrChange w:id="8906"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907" w:author="tao huang" w:date="2017-09-17T12:05:00Z">
                  <w:rPr>
                    <w:rFonts w:eastAsia="Times New Roman" w:cs="Times New Roman"/>
                    <w:color w:val="000000" w:themeColor="text1"/>
                    <w:sz w:val="22"/>
                  </w:rPr>
                </w:rPrChange>
              </w:rPr>
              <w:t>0.976</w:t>
            </w:r>
          </w:p>
        </w:tc>
        <w:tc>
          <w:tcPr>
            <w:tcW w:w="681" w:type="dxa"/>
            <w:shd w:val="clear" w:color="auto" w:fill="auto"/>
            <w:hideMark/>
          </w:tcPr>
          <w:p w14:paraId="30081403"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908" w:author="tao huang" w:date="2017-09-17T12:05:00Z">
                  <w:rPr>
                    <w:rFonts w:eastAsia="Times New Roman" w:cs="Times New Roman"/>
                    <w:color w:val="000000" w:themeColor="text1"/>
                    <w:sz w:val="22"/>
                  </w:rPr>
                </w:rPrChange>
              </w:rPr>
              <w:pPrChange w:id="8909"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910" w:author="tao huang" w:date="2017-09-17T12:05:00Z">
                  <w:rPr>
                    <w:rFonts w:eastAsia="Times New Roman" w:cs="Times New Roman"/>
                    <w:color w:val="000000" w:themeColor="text1"/>
                    <w:sz w:val="22"/>
                  </w:rPr>
                </w:rPrChange>
              </w:rPr>
              <w:t>3</w:t>
            </w:r>
          </w:p>
        </w:tc>
      </w:tr>
      <w:tr w:rsidR="00C3758E" w:rsidRPr="00A60A57" w14:paraId="0093C7AB" w14:textId="77777777" w:rsidTr="00C3758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017FCB1A" w14:textId="77777777" w:rsidR="00B63B86" w:rsidRPr="00A60A57" w:rsidRDefault="00B63B86">
            <w:pPr>
              <w:spacing w:after="0" w:line="360" w:lineRule="auto"/>
              <w:rPr>
                <w:rFonts w:eastAsia="Times New Roman" w:cs="Times New Roman"/>
                <w:b w:val="0"/>
                <w:color w:val="0D0D0D" w:themeColor="text1" w:themeTint="F2"/>
                <w:sz w:val="22"/>
                <w:rPrChange w:id="8911" w:author="tao huang" w:date="2017-09-17T12:05:00Z">
                  <w:rPr>
                    <w:rFonts w:eastAsia="Times New Roman" w:cs="Times New Roman"/>
                    <w:b w:val="0"/>
                    <w:color w:val="000000" w:themeColor="text1"/>
                    <w:sz w:val="22"/>
                  </w:rPr>
                </w:rPrChange>
              </w:rPr>
              <w:pPrChange w:id="8912" w:author="tao huang" w:date="2017-09-16T12:49:00Z">
                <w:pPr>
                  <w:spacing w:after="0" w:line="240" w:lineRule="auto"/>
                </w:pPr>
              </w:pPrChange>
            </w:pPr>
            <w:r w:rsidRPr="00A60A57">
              <w:rPr>
                <w:rFonts w:eastAsia="Times New Roman" w:cs="Times New Roman"/>
                <w:b w:val="0"/>
                <w:color w:val="0D0D0D" w:themeColor="text1" w:themeTint="F2"/>
                <w:sz w:val="22"/>
                <w:rPrChange w:id="8913" w:author="tao huang" w:date="2017-09-17T12:05:00Z">
                  <w:rPr>
                    <w:rFonts w:eastAsia="Times New Roman" w:cs="Times New Roman"/>
                    <w:color w:val="000000" w:themeColor="text1"/>
                    <w:sz w:val="22"/>
                  </w:rPr>
                </w:rPrChange>
              </w:rPr>
              <w:t>ADL-own-IC</w:t>
            </w:r>
          </w:p>
        </w:tc>
        <w:tc>
          <w:tcPr>
            <w:tcW w:w="727" w:type="dxa"/>
            <w:shd w:val="clear" w:color="auto" w:fill="auto"/>
            <w:hideMark/>
          </w:tcPr>
          <w:p w14:paraId="1E9F5CDE"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914" w:author="tao huang" w:date="2017-09-17T12:05:00Z">
                  <w:rPr>
                    <w:rFonts w:eastAsia="Times New Roman" w:cs="Times New Roman"/>
                    <w:color w:val="000000" w:themeColor="text1"/>
                    <w:sz w:val="22"/>
                  </w:rPr>
                </w:rPrChange>
              </w:rPr>
              <w:pPrChange w:id="8915"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916" w:author="tao huang" w:date="2017-09-17T12:05:00Z">
                  <w:rPr>
                    <w:rFonts w:eastAsia="Times New Roman" w:cs="Times New Roman"/>
                    <w:color w:val="000000" w:themeColor="text1"/>
                    <w:sz w:val="22"/>
                  </w:rPr>
                </w:rPrChange>
              </w:rPr>
              <w:t>17.01</w:t>
            </w:r>
          </w:p>
        </w:tc>
        <w:tc>
          <w:tcPr>
            <w:tcW w:w="695" w:type="dxa"/>
            <w:shd w:val="clear" w:color="auto" w:fill="auto"/>
            <w:hideMark/>
          </w:tcPr>
          <w:p w14:paraId="62BA81DF"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917" w:author="tao huang" w:date="2017-09-17T12:05:00Z">
                  <w:rPr>
                    <w:rFonts w:eastAsia="Times New Roman" w:cs="Times New Roman"/>
                    <w:color w:val="000000" w:themeColor="text1"/>
                    <w:sz w:val="22"/>
                  </w:rPr>
                </w:rPrChange>
              </w:rPr>
              <w:pPrChange w:id="8918"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919" w:author="tao huang" w:date="2017-09-17T12:05:00Z">
                  <w:rPr>
                    <w:rFonts w:eastAsia="Times New Roman" w:cs="Times New Roman"/>
                    <w:color w:val="000000" w:themeColor="text1"/>
                    <w:sz w:val="22"/>
                  </w:rPr>
                </w:rPrChange>
              </w:rPr>
              <w:t>7</w:t>
            </w:r>
          </w:p>
        </w:tc>
        <w:tc>
          <w:tcPr>
            <w:tcW w:w="950" w:type="dxa"/>
            <w:shd w:val="clear" w:color="auto" w:fill="auto"/>
            <w:hideMark/>
          </w:tcPr>
          <w:p w14:paraId="28152975"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920" w:author="tao huang" w:date="2017-09-17T12:05:00Z">
                  <w:rPr>
                    <w:rFonts w:eastAsia="Times New Roman" w:cs="Times New Roman"/>
                    <w:color w:val="000000" w:themeColor="text1"/>
                    <w:sz w:val="22"/>
                  </w:rPr>
                </w:rPrChange>
              </w:rPr>
              <w:pPrChange w:id="8921"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922" w:author="tao huang" w:date="2017-09-17T12:05:00Z">
                  <w:rPr>
                    <w:rFonts w:eastAsia="Times New Roman" w:cs="Times New Roman"/>
                    <w:color w:val="000000" w:themeColor="text1"/>
                    <w:sz w:val="22"/>
                  </w:rPr>
                </w:rPrChange>
              </w:rPr>
              <w:t>39.6%</w:t>
            </w:r>
          </w:p>
        </w:tc>
        <w:tc>
          <w:tcPr>
            <w:tcW w:w="694" w:type="dxa"/>
            <w:shd w:val="clear" w:color="auto" w:fill="auto"/>
            <w:hideMark/>
          </w:tcPr>
          <w:p w14:paraId="4EE43CC7"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923" w:author="tao huang" w:date="2017-09-17T12:05:00Z">
                  <w:rPr>
                    <w:rFonts w:eastAsia="Times New Roman" w:cs="Times New Roman"/>
                    <w:color w:val="000000" w:themeColor="text1"/>
                    <w:sz w:val="22"/>
                  </w:rPr>
                </w:rPrChange>
              </w:rPr>
              <w:pPrChange w:id="8924"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925" w:author="tao huang" w:date="2017-09-17T12:05:00Z">
                  <w:rPr>
                    <w:rFonts w:eastAsia="Times New Roman" w:cs="Times New Roman"/>
                    <w:color w:val="000000" w:themeColor="text1"/>
                    <w:sz w:val="22"/>
                  </w:rPr>
                </w:rPrChange>
              </w:rPr>
              <w:t>5</w:t>
            </w:r>
          </w:p>
        </w:tc>
        <w:tc>
          <w:tcPr>
            <w:tcW w:w="841" w:type="dxa"/>
            <w:shd w:val="clear" w:color="auto" w:fill="auto"/>
            <w:hideMark/>
          </w:tcPr>
          <w:p w14:paraId="24FC7EE1"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926" w:author="tao huang" w:date="2017-09-17T12:05:00Z">
                  <w:rPr>
                    <w:rFonts w:eastAsia="Times New Roman" w:cs="Times New Roman"/>
                    <w:color w:val="000000" w:themeColor="text1"/>
                    <w:sz w:val="22"/>
                  </w:rPr>
                </w:rPrChange>
              </w:rPr>
              <w:pPrChange w:id="8927"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928" w:author="tao huang" w:date="2017-09-17T12:05:00Z">
                  <w:rPr>
                    <w:rFonts w:eastAsia="Times New Roman" w:cs="Times New Roman"/>
                    <w:color w:val="000000" w:themeColor="text1"/>
                    <w:sz w:val="22"/>
                  </w:rPr>
                </w:rPrChange>
              </w:rPr>
              <w:t>0.681</w:t>
            </w:r>
          </w:p>
        </w:tc>
        <w:tc>
          <w:tcPr>
            <w:tcW w:w="692" w:type="dxa"/>
            <w:shd w:val="clear" w:color="auto" w:fill="auto"/>
            <w:hideMark/>
          </w:tcPr>
          <w:p w14:paraId="059C3663"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929" w:author="tao huang" w:date="2017-09-17T12:05:00Z">
                  <w:rPr>
                    <w:rFonts w:eastAsia="Times New Roman" w:cs="Times New Roman"/>
                    <w:color w:val="000000" w:themeColor="text1"/>
                    <w:sz w:val="22"/>
                  </w:rPr>
                </w:rPrChange>
              </w:rPr>
              <w:pPrChange w:id="8930"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931" w:author="tao huang" w:date="2017-09-17T12:05:00Z">
                  <w:rPr>
                    <w:rFonts w:eastAsia="Times New Roman" w:cs="Times New Roman"/>
                    <w:color w:val="000000" w:themeColor="text1"/>
                    <w:sz w:val="22"/>
                  </w:rPr>
                </w:rPrChange>
              </w:rPr>
              <w:t>3</w:t>
            </w:r>
          </w:p>
        </w:tc>
        <w:tc>
          <w:tcPr>
            <w:tcW w:w="1390" w:type="dxa"/>
            <w:shd w:val="clear" w:color="auto" w:fill="auto"/>
            <w:hideMark/>
          </w:tcPr>
          <w:p w14:paraId="54DF33BA"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932" w:author="tao huang" w:date="2017-09-17T12:05:00Z">
                  <w:rPr>
                    <w:rFonts w:eastAsia="Times New Roman" w:cs="Times New Roman"/>
                    <w:color w:val="000000" w:themeColor="text1"/>
                    <w:sz w:val="22"/>
                  </w:rPr>
                </w:rPrChange>
              </w:rPr>
              <w:pPrChange w:id="8933"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934" w:author="tao huang" w:date="2017-09-17T12:05:00Z">
                  <w:rPr>
                    <w:rFonts w:eastAsia="Times New Roman" w:cs="Times New Roman"/>
                    <w:color w:val="000000" w:themeColor="text1"/>
                    <w:sz w:val="22"/>
                  </w:rPr>
                </w:rPrChange>
              </w:rPr>
              <w:t>0.982</w:t>
            </w:r>
          </w:p>
        </w:tc>
        <w:tc>
          <w:tcPr>
            <w:tcW w:w="681" w:type="dxa"/>
            <w:shd w:val="clear" w:color="auto" w:fill="auto"/>
            <w:hideMark/>
          </w:tcPr>
          <w:p w14:paraId="11D05684"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935" w:author="tao huang" w:date="2017-09-17T12:05:00Z">
                  <w:rPr>
                    <w:rFonts w:eastAsia="Times New Roman" w:cs="Times New Roman"/>
                    <w:color w:val="000000" w:themeColor="text1"/>
                    <w:sz w:val="22"/>
                  </w:rPr>
                </w:rPrChange>
              </w:rPr>
              <w:pPrChange w:id="8936"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937" w:author="tao huang" w:date="2017-09-17T12:05:00Z">
                  <w:rPr>
                    <w:rFonts w:eastAsia="Times New Roman" w:cs="Times New Roman"/>
                    <w:color w:val="000000" w:themeColor="text1"/>
                    <w:sz w:val="22"/>
                  </w:rPr>
                </w:rPrChange>
              </w:rPr>
              <w:t>5</w:t>
            </w:r>
          </w:p>
        </w:tc>
      </w:tr>
      <w:tr w:rsidR="001D611D" w:rsidRPr="00A60A57" w14:paraId="020DEB1A" w14:textId="77777777" w:rsidTr="00C3758E">
        <w:trPr>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405FAA10" w14:textId="77777777" w:rsidR="00B63B86" w:rsidRPr="00A60A57" w:rsidRDefault="00B63B86">
            <w:pPr>
              <w:spacing w:after="0" w:line="360" w:lineRule="auto"/>
              <w:rPr>
                <w:rFonts w:eastAsia="Times New Roman" w:cs="Times New Roman"/>
                <w:b w:val="0"/>
                <w:color w:val="0D0D0D" w:themeColor="text1" w:themeTint="F2"/>
                <w:sz w:val="22"/>
                <w:rPrChange w:id="8938" w:author="tao huang" w:date="2017-09-17T12:05:00Z">
                  <w:rPr>
                    <w:rFonts w:eastAsia="Times New Roman" w:cs="Times New Roman"/>
                    <w:b w:val="0"/>
                    <w:color w:val="000000" w:themeColor="text1"/>
                    <w:sz w:val="22"/>
                  </w:rPr>
                </w:rPrChange>
              </w:rPr>
              <w:pPrChange w:id="8939" w:author="tao huang" w:date="2017-09-16T12:49:00Z">
                <w:pPr>
                  <w:spacing w:after="0" w:line="240" w:lineRule="auto"/>
                </w:pPr>
              </w:pPrChange>
            </w:pPr>
            <w:r w:rsidRPr="00A60A57">
              <w:rPr>
                <w:rFonts w:eastAsia="Times New Roman" w:cs="Times New Roman"/>
                <w:b w:val="0"/>
                <w:color w:val="0D0D0D" w:themeColor="text1" w:themeTint="F2"/>
                <w:sz w:val="22"/>
                <w:rPrChange w:id="8940" w:author="tao huang" w:date="2017-09-17T12:05:00Z">
                  <w:rPr>
                    <w:rFonts w:eastAsia="Times New Roman" w:cs="Times New Roman"/>
                    <w:color w:val="000000" w:themeColor="text1"/>
                    <w:sz w:val="22"/>
                  </w:rPr>
                </w:rPrChange>
              </w:rPr>
              <w:t>ADL-intra-IC</w:t>
            </w:r>
          </w:p>
        </w:tc>
        <w:tc>
          <w:tcPr>
            <w:tcW w:w="727" w:type="dxa"/>
            <w:shd w:val="clear" w:color="auto" w:fill="auto"/>
            <w:hideMark/>
          </w:tcPr>
          <w:p w14:paraId="310BF178"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941" w:author="tao huang" w:date="2017-09-17T12:05:00Z">
                  <w:rPr>
                    <w:rFonts w:eastAsia="Times New Roman" w:cs="Times New Roman"/>
                    <w:color w:val="000000" w:themeColor="text1"/>
                    <w:sz w:val="22"/>
                  </w:rPr>
                </w:rPrChange>
              </w:rPr>
              <w:pPrChange w:id="8942"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943" w:author="tao huang" w:date="2017-09-17T12:05:00Z">
                  <w:rPr>
                    <w:rFonts w:eastAsia="Times New Roman" w:cs="Times New Roman"/>
                    <w:color w:val="000000" w:themeColor="text1"/>
                    <w:sz w:val="22"/>
                  </w:rPr>
                </w:rPrChange>
              </w:rPr>
              <w:t>15.60</w:t>
            </w:r>
          </w:p>
        </w:tc>
        <w:tc>
          <w:tcPr>
            <w:tcW w:w="695" w:type="dxa"/>
            <w:shd w:val="clear" w:color="auto" w:fill="auto"/>
            <w:hideMark/>
          </w:tcPr>
          <w:p w14:paraId="323B5CBD"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944" w:author="tao huang" w:date="2017-09-17T12:05:00Z">
                  <w:rPr>
                    <w:rFonts w:eastAsia="Times New Roman" w:cs="Times New Roman"/>
                    <w:color w:val="000000" w:themeColor="text1"/>
                    <w:sz w:val="22"/>
                  </w:rPr>
                </w:rPrChange>
              </w:rPr>
              <w:pPrChange w:id="8945"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946" w:author="tao huang" w:date="2017-09-17T12:05:00Z">
                  <w:rPr>
                    <w:rFonts w:eastAsia="Times New Roman" w:cs="Times New Roman"/>
                    <w:color w:val="000000" w:themeColor="text1"/>
                    <w:sz w:val="22"/>
                  </w:rPr>
                </w:rPrChange>
              </w:rPr>
              <w:t>3</w:t>
            </w:r>
          </w:p>
        </w:tc>
        <w:tc>
          <w:tcPr>
            <w:tcW w:w="950" w:type="dxa"/>
            <w:shd w:val="clear" w:color="auto" w:fill="auto"/>
            <w:hideMark/>
          </w:tcPr>
          <w:p w14:paraId="2A6197D4"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947" w:author="tao huang" w:date="2017-09-17T12:05:00Z">
                  <w:rPr>
                    <w:rFonts w:eastAsia="Times New Roman" w:cs="Times New Roman"/>
                    <w:color w:val="000000" w:themeColor="text1"/>
                    <w:sz w:val="22"/>
                  </w:rPr>
                </w:rPrChange>
              </w:rPr>
              <w:pPrChange w:id="8948"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949" w:author="tao huang" w:date="2017-09-17T12:05:00Z">
                  <w:rPr>
                    <w:rFonts w:eastAsia="Times New Roman" w:cs="Times New Roman"/>
                    <w:color w:val="000000" w:themeColor="text1"/>
                    <w:sz w:val="22"/>
                  </w:rPr>
                </w:rPrChange>
              </w:rPr>
              <w:t>39.2%</w:t>
            </w:r>
          </w:p>
        </w:tc>
        <w:tc>
          <w:tcPr>
            <w:tcW w:w="694" w:type="dxa"/>
            <w:shd w:val="clear" w:color="auto" w:fill="auto"/>
            <w:hideMark/>
          </w:tcPr>
          <w:p w14:paraId="7D0A5955"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950" w:author="tao huang" w:date="2017-09-17T12:05:00Z">
                  <w:rPr>
                    <w:rFonts w:eastAsia="Times New Roman" w:cs="Times New Roman"/>
                    <w:color w:val="000000" w:themeColor="text1"/>
                    <w:sz w:val="22"/>
                  </w:rPr>
                </w:rPrChange>
              </w:rPr>
              <w:pPrChange w:id="8951"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952" w:author="tao huang" w:date="2017-09-17T12:05:00Z">
                  <w:rPr>
                    <w:rFonts w:eastAsia="Times New Roman" w:cs="Times New Roman"/>
                    <w:color w:val="000000" w:themeColor="text1"/>
                    <w:sz w:val="22"/>
                  </w:rPr>
                </w:rPrChange>
              </w:rPr>
              <w:t>1</w:t>
            </w:r>
          </w:p>
        </w:tc>
        <w:tc>
          <w:tcPr>
            <w:tcW w:w="841" w:type="dxa"/>
            <w:shd w:val="clear" w:color="auto" w:fill="auto"/>
            <w:hideMark/>
          </w:tcPr>
          <w:p w14:paraId="1112105C"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953" w:author="tao huang" w:date="2017-09-17T12:05:00Z">
                  <w:rPr>
                    <w:rFonts w:eastAsia="Times New Roman" w:cs="Times New Roman"/>
                    <w:color w:val="000000" w:themeColor="text1"/>
                    <w:sz w:val="22"/>
                  </w:rPr>
                </w:rPrChange>
              </w:rPr>
              <w:pPrChange w:id="8954"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955" w:author="tao huang" w:date="2017-09-17T12:05:00Z">
                  <w:rPr>
                    <w:rFonts w:eastAsia="Times New Roman" w:cs="Times New Roman"/>
                    <w:color w:val="000000" w:themeColor="text1"/>
                    <w:sz w:val="22"/>
                  </w:rPr>
                </w:rPrChange>
              </w:rPr>
              <w:t>0.678</w:t>
            </w:r>
          </w:p>
        </w:tc>
        <w:tc>
          <w:tcPr>
            <w:tcW w:w="692" w:type="dxa"/>
            <w:shd w:val="clear" w:color="auto" w:fill="auto"/>
            <w:hideMark/>
          </w:tcPr>
          <w:p w14:paraId="7D0A6446"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956" w:author="tao huang" w:date="2017-09-17T12:05:00Z">
                  <w:rPr>
                    <w:rFonts w:eastAsia="Times New Roman" w:cs="Times New Roman"/>
                    <w:color w:val="000000" w:themeColor="text1"/>
                    <w:sz w:val="22"/>
                  </w:rPr>
                </w:rPrChange>
              </w:rPr>
              <w:pPrChange w:id="8957"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958" w:author="tao huang" w:date="2017-09-17T12:05:00Z">
                  <w:rPr>
                    <w:rFonts w:eastAsia="Times New Roman" w:cs="Times New Roman"/>
                    <w:color w:val="000000" w:themeColor="text1"/>
                    <w:sz w:val="22"/>
                  </w:rPr>
                </w:rPrChange>
              </w:rPr>
              <w:t>1</w:t>
            </w:r>
          </w:p>
        </w:tc>
        <w:tc>
          <w:tcPr>
            <w:tcW w:w="1390" w:type="dxa"/>
            <w:shd w:val="clear" w:color="auto" w:fill="auto"/>
            <w:hideMark/>
          </w:tcPr>
          <w:p w14:paraId="12B5BCE1"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959" w:author="tao huang" w:date="2017-09-17T12:05:00Z">
                  <w:rPr>
                    <w:rFonts w:eastAsia="Times New Roman" w:cs="Times New Roman"/>
                    <w:color w:val="000000" w:themeColor="text1"/>
                    <w:sz w:val="22"/>
                  </w:rPr>
                </w:rPrChange>
              </w:rPr>
              <w:pPrChange w:id="8960"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961" w:author="tao huang" w:date="2017-09-17T12:05:00Z">
                  <w:rPr>
                    <w:rFonts w:eastAsia="Times New Roman" w:cs="Times New Roman"/>
                    <w:color w:val="000000" w:themeColor="text1"/>
                    <w:sz w:val="22"/>
                  </w:rPr>
                </w:rPrChange>
              </w:rPr>
              <w:t>0.966</w:t>
            </w:r>
          </w:p>
        </w:tc>
        <w:tc>
          <w:tcPr>
            <w:tcW w:w="681" w:type="dxa"/>
            <w:shd w:val="clear" w:color="auto" w:fill="auto"/>
            <w:hideMark/>
          </w:tcPr>
          <w:p w14:paraId="611BC97F"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962" w:author="tao huang" w:date="2017-09-17T12:05:00Z">
                  <w:rPr>
                    <w:rFonts w:eastAsia="Times New Roman" w:cs="Times New Roman"/>
                    <w:color w:val="000000" w:themeColor="text1"/>
                    <w:sz w:val="22"/>
                  </w:rPr>
                </w:rPrChange>
              </w:rPr>
              <w:pPrChange w:id="8963"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964" w:author="tao huang" w:date="2017-09-17T12:05:00Z">
                  <w:rPr>
                    <w:rFonts w:eastAsia="Times New Roman" w:cs="Times New Roman"/>
                    <w:color w:val="000000" w:themeColor="text1"/>
                    <w:sz w:val="22"/>
                  </w:rPr>
                </w:rPrChange>
              </w:rPr>
              <w:t>2</w:t>
            </w:r>
          </w:p>
        </w:tc>
      </w:tr>
      <w:tr w:rsidR="00C3758E" w:rsidRPr="00A60A57" w14:paraId="7BF040C4" w14:textId="77777777" w:rsidTr="00955868">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E7E6E6" w:themeFill="background2"/>
            <w:hideMark/>
          </w:tcPr>
          <w:p w14:paraId="6B00EF60" w14:textId="77777777" w:rsidR="00B63B86" w:rsidRPr="00A60A57" w:rsidRDefault="00B63B86">
            <w:pPr>
              <w:spacing w:after="0" w:line="360" w:lineRule="auto"/>
              <w:rPr>
                <w:rFonts w:eastAsia="Times New Roman" w:cs="Times New Roman"/>
                <w:b w:val="0"/>
                <w:color w:val="0D0D0D" w:themeColor="text1" w:themeTint="F2"/>
                <w:sz w:val="22"/>
                <w:rPrChange w:id="8965" w:author="tao huang" w:date="2017-09-17T12:05:00Z">
                  <w:rPr>
                    <w:rFonts w:eastAsia="Times New Roman" w:cs="Times New Roman"/>
                    <w:b w:val="0"/>
                    <w:color w:val="000000" w:themeColor="text1"/>
                    <w:sz w:val="22"/>
                  </w:rPr>
                </w:rPrChange>
              </w:rPr>
              <w:pPrChange w:id="8966" w:author="tao huang" w:date="2017-09-16T12:49:00Z">
                <w:pPr>
                  <w:spacing w:after="0" w:line="240" w:lineRule="auto"/>
                </w:pPr>
              </w:pPrChange>
            </w:pPr>
            <w:r w:rsidRPr="00A60A57">
              <w:rPr>
                <w:rFonts w:eastAsia="Times New Roman" w:cs="Times New Roman"/>
                <w:b w:val="0"/>
                <w:color w:val="0D0D0D" w:themeColor="text1" w:themeTint="F2"/>
                <w:sz w:val="22"/>
                <w:rPrChange w:id="8967" w:author="tao huang" w:date="2017-09-17T12:05:00Z">
                  <w:rPr>
                    <w:rFonts w:eastAsia="Times New Roman" w:cs="Times New Roman"/>
                    <w:color w:val="000000" w:themeColor="text1"/>
                    <w:sz w:val="22"/>
                  </w:rPr>
                </w:rPrChange>
              </w:rPr>
              <w:t>ADL-EWC-IC</w:t>
            </w:r>
          </w:p>
        </w:tc>
        <w:tc>
          <w:tcPr>
            <w:tcW w:w="727" w:type="dxa"/>
            <w:shd w:val="clear" w:color="auto" w:fill="E7E6E6" w:themeFill="background2"/>
            <w:hideMark/>
          </w:tcPr>
          <w:p w14:paraId="1DEC3927"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968" w:author="tao huang" w:date="2017-09-17T12:05:00Z">
                  <w:rPr>
                    <w:rFonts w:eastAsia="Times New Roman" w:cs="Times New Roman"/>
                    <w:color w:val="000000" w:themeColor="text1"/>
                    <w:sz w:val="22"/>
                  </w:rPr>
                </w:rPrChange>
              </w:rPr>
              <w:pPrChange w:id="8969"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970" w:author="tao huang" w:date="2017-09-17T12:05:00Z">
                  <w:rPr>
                    <w:rFonts w:eastAsia="Times New Roman" w:cs="Times New Roman"/>
                    <w:color w:val="000000" w:themeColor="text1"/>
                    <w:sz w:val="22"/>
                  </w:rPr>
                </w:rPrChange>
              </w:rPr>
              <w:t>15.50</w:t>
            </w:r>
          </w:p>
        </w:tc>
        <w:tc>
          <w:tcPr>
            <w:tcW w:w="695" w:type="dxa"/>
            <w:shd w:val="clear" w:color="auto" w:fill="E7E6E6" w:themeFill="background2"/>
            <w:hideMark/>
          </w:tcPr>
          <w:p w14:paraId="0A5960B7"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971" w:author="tao huang" w:date="2017-09-17T12:05:00Z">
                  <w:rPr>
                    <w:rFonts w:eastAsia="Times New Roman" w:cs="Times New Roman"/>
                    <w:color w:val="000000" w:themeColor="text1"/>
                    <w:sz w:val="22"/>
                  </w:rPr>
                </w:rPrChange>
              </w:rPr>
              <w:pPrChange w:id="8972"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973" w:author="tao huang" w:date="2017-09-17T12:05:00Z">
                  <w:rPr>
                    <w:rFonts w:eastAsia="Times New Roman" w:cs="Times New Roman"/>
                    <w:color w:val="000000" w:themeColor="text1"/>
                    <w:sz w:val="22"/>
                  </w:rPr>
                </w:rPrChange>
              </w:rPr>
              <w:t>1</w:t>
            </w:r>
          </w:p>
        </w:tc>
        <w:tc>
          <w:tcPr>
            <w:tcW w:w="950" w:type="dxa"/>
            <w:shd w:val="clear" w:color="auto" w:fill="E7E6E6" w:themeFill="background2"/>
            <w:hideMark/>
          </w:tcPr>
          <w:p w14:paraId="21E01444"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974" w:author="tao huang" w:date="2017-09-17T12:05:00Z">
                  <w:rPr>
                    <w:rFonts w:eastAsia="Times New Roman" w:cs="Times New Roman"/>
                    <w:color w:val="000000" w:themeColor="text1"/>
                    <w:sz w:val="22"/>
                  </w:rPr>
                </w:rPrChange>
              </w:rPr>
              <w:pPrChange w:id="8975"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976" w:author="tao huang" w:date="2017-09-17T12:05:00Z">
                  <w:rPr>
                    <w:rFonts w:eastAsia="Times New Roman" w:cs="Times New Roman"/>
                    <w:color w:val="000000" w:themeColor="text1"/>
                    <w:sz w:val="22"/>
                  </w:rPr>
                </w:rPrChange>
              </w:rPr>
              <w:t>39.2%</w:t>
            </w:r>
          </w:p>
        </w:tc>
        <w:tc>
          <w:tcPr>
            <w:tcW w:w="694" w:type="dxa"/>
            <w:shd w:val="clear" w:color="auto" w:fill="E7E6E6" w:themeFill="background2"/>
            <w:hideMark/>
          </w:tcPr>
          <w:p w14:paraId="2C7628A1"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977" w:author="tao huang" w:date="2017-09-17T12:05:00Z">
                  <w:rPr>
                    <w:rFonts w:eastAsia="Times New Roman" w:cs="Times New Roman"/>
                    <w:color w:val="000000" w:themeColor="text1"/>
                    <w:sz w:val="22"/>
                  </w:rPr>
                </w:rPrChange>
              </w:rPr>
              <w:pPrChange w:id="8978"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979" w:author="tao huang" w:date="2017-09-17T12:05:00Z">
                  <w:rPr>
                    <w:rFonts w:eastAsia="Times New Roman" w:cs="Times New Roman"/>
                    <w:color w:val="000000" w:themeColor="text1"/>
                    <w:sz w:val="22"/>
                  </w:rPr>
                </w:rPrChange>
              </w:rPr>
              <w:t>2</w:t>
            </w:r>
          </w:p>
        </w:tc>
        <w:tc>
          <w:tcPr>
            <w:tcW w:w="841" w:type="dxa"/>
            <w:shd w:val="clear" w:color="auto" w:fill="E7E6E6" w:themeFill="background2"/>
            <w:hideMark/>
          </w:tcPr>
          <w:p w14:paraId="4C017D9B" w14:textId="77777777" w:rsidR="00B63B86" w:rsidRPr="00A60A57" w:rsidRDefault="00D84015">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980" w:author="tao huang" w:date="2017-09-17T12:05:00Z">
                  <w:rPr>
                    <w:rFonts w:eastAsia="Times New Roman" w:cs="Times New Roman"/>
                    <w:color w:val="000000" w:themeColor="text1"/>
                    <w:sz w:val="22"/>
                  </w:rPr>
                </w:rPrChange>
              </w:rPr>
              <w:pPrChange w:id="8981"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982" w:author="tao huang" w:date="2017-09-17T12:05:00Z">
                  <w:rPr>
                    <w:rFonts w:eastAsia="Times New Roman" w:cs="Times New Roman"/>
                    <w:color w:val="000000" w:themeColor="text1"/>
                    <w:sz w:val="22"/>
                  </w:rPr>
                </w:rPrChange>
              </w:rPr>
              <w:t>0.679</w:t>
            </w:r>
          </w:p>
        </w:tc>
        <w:tc>
          <w:tcPr>
            <w:tcW w:w="692" w:type="dxa"/>
            <w:shd w:val="clear" w:color="auto" w:fill="E7E6E6" w:themeFill="background2"/>
            <w:hideMark/>
          </w:tcPr>
          <w:p w14:paraId="703C8A55"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983" w:author="tao huang" w:date="2017-09-17T12:05:00Z">
                  <w:rPr>
                    <w:rFonts w:eastAsia="Times New Roman" w:cs="Times New Roman"/>
                    <w:color w:val="000000" w:themeColor="text1"/>
                    <w:sz w:val="22"/>
                  </w:rPr>
                </w:rPrChange>
              </w:rPr>
              <w:pPrChange w:id="8984"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985" w:author="tao huang" w:date="2017-09-17T12:05:00Z">
                  <w:rPr>
                    <w:rFonts w:eastAsia="Times New Roman" w:cs="Times New Roman"/>
                    <w:color w:val="000000" w:themeColor="text1"/>
                    <w:sz w:val="22"/>
                  </w:rPr>
                </w:rPrChange>
              </w:rPr>
              <w:t>2</w:t>
            </w:r>
          </w:p>
        </w:tc>
        <w:tc>
          <w:tcPr>
            <w:tcW w:w="1390" w:type="dxa"/>
            <w:shd w:val="clear" w:color="auto" w:fill="E7E6E6" w:themeFill="background2"/>
            <w:noWrap/>
            <w:hideMark/>
          </w:tcPr>
          <w:p w14:paraId="5D93D5B7"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986" w:author="tao huang" w:date="2017-09-17T12:05:00Z">
                  <w:rPr>
                    <w:rFonts w:eastAsia="Times New Roman" w:cs="Times New Roman"/>
                    <w:color w:val="000000" w:themeColor="text1"/>
                    <w:sz w:val="22"/>
                  </w:rPr>
                </w:rPrChange>
              </w:rPr>
              <w:pPrChange w:id="8987"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988" w:author="tao huang" w:date="2017-09-17T12:05:00Z">
                  <w:rPr>
                    <w:rFonts w:eastAsia="Times New Roman" w:cs="Times New Roman"/>
                    <w:color w:val="000000" w:themeColor="text1"/>
                    <w:sz w:val="22"/>
                  </w:rPr>
                </w:rPrChange>
              </w:rPr>
              <w:t>0.965</w:t>
            </w:r>
          </w:p>
        </w:tc>
        <w:tc>
          <w:tcPr>
            <w:tcW w:w="681" w:type="dxa"/>
            <w:shd w:val="clear" w:color="auto" w:fill="E7E6E6" w:themeFill="background2"/>
            <w:noWrap/>
            <w:hideMark/>
          </w:tcPr>
          <w:p w14:paraId="0B7AAA9F"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989" w:author="tao huang" w:date="2017-09-17T12:05:00Z">
                  <w:rPr>
                    <w:rFonts w:eastAsia="Times New Roman" w:cs="Times New Roman"/>
                    <w:color w:val="000000" w:themeColor="text1"/>
                    <w:sz w:val="22"/>
                  </w:rPr>
                </w:rPrChange>
              </w:rPr>
              <w:pPrChange w:id="8990"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991" w:author="tao huang" w:date="2017-09-17T12:05:00Z">
                  <w:rPr>
                    <w:rFonts w:eastAsia="Times New Roman" w:cs="Times New Roman"/>
                    <w:color w:val="000000" w:themeColor="text1"/>
                    <w:sz w:val="22"/>
                  </w:rPr>
                </w:rPrChange>
              </w:rPr>
              <w:t>1</w:t>
            </w:r>
          </w:p>
        </w:tc>
      </w:tr>
    </w:tbl>
    <w:p w14:paraId="4AF1A972" w14:textId="77777777" w:rsidR="008B5B84" w:rsidRPr="00A60A57" w:rsidDel="002E43E6" w:rsidRDefault="008B5B84">
      <w:pPr>
        <w:spacing w:after="0" w:line="360" w:lineRule="auto"/>
        <w:rPr>
          <w:del w:id="8992" w:author="tao huang" w:date="2017-09-16T12:49:00Z"/>
          <w:rFonts w:eastAsia="DengXian" w:cs="Times New Roman"/>
          <w:color w:val="0D0D0D" w:themeColor="text1" w:themeTint="F2"/>
          <w:sz w:val="22"/>
          <w:rPrChange w:id="8993" w:author="tao huang" w:date="2017-09-17T12:05:00Z">
            <w:rPr>
              <w:del w:id="8994" w:author="tao huang" w:date="2017-09-16T12:49:00Z"/>
              <w:rFonts w:eastAsia="DengXian" w:cs="Times New Roman"/>
              <w:color w:val="000000" w:themeColor="text1"/>
              <w:szCs w:val="24"/>
            </w:rPr>
          </w:rPrChange>
        </w:rPr>
      </w:pPr>
    </w:p>
    <w:p w14:paraId="33FE5933" w14:textId="77777777" w:rsidR="000D1784" w:rsidRPr="00A60A57" w:rsidDel="002E43E6" w:rsidRDefault="000D1784">
      <w:pPr>
        <w:spacing w:after="0" w:line="360" w:lineRule="auto"/>
        <w:rPr>
          <w:del w:id="8995" w:author="tao huang" w:date="2017-09-16T12:49:00Z"/>
          <w:rFonts w:eastAsia="DengXian" w:cs="Times New Roman"/>
          <w:color w:val="0D0D0D" w:themeColor="text1" w:themeTint="F2"/>
          <w:sz w:val="22"/>
          <w:rPrChange w:id="8996" w:author="tao huang" w:date="2017-09-17T12:05:00Z">
            <w:rPr>
              <w:del w:id="8997" w:author="tao huang" w:date="2017-09-16T12:49:00Z"/>
              <w:rFonts w:eastAsia="DengXian" w:cs="Times New Roman"/>
              <w:color w:val="000000" w:themeColor="text1"/>
              <w:szCs w:val="24"/>
            </w:rPr>
          </w:rPrChange>
        </w:rPr>
      </w:pPr>
    </w:p>
    <w:p w14:paraId="3FB0CAC0" w14:textId="77777777" w:rsidR="002D08C4" w:rsidRPr="00A60A57" w:rsidDel="002E43E6" w:rsidRDefault="002D08C4">
      <w:pPr>
        <w:spacing w:after="0" w:line="360" w:lineRule="auto"/>
        <w:rPr>
          <w:del w:id="8998" w:author="tao huang" w:date="2017-09-16T12:49:00Z"/>
          <w:rFonts w:eastAsia="DengXian" w:cs="Times New Roman"/>
          <w:color w:val="0D0D0D" w:themeColor="text1" w:themeTint="F2"/>
          <w:sz w:val="22"/>
          <w:rPrChange w:id="8999" w:author="tao huang" w:date="2017-09-17T12:05:00Z">
            <w:rPr>
              <w:del w:id="9000" w:author="tao huang" w:date="2017-09-16T12:49:00Z"/>
              <w:rFonts w:eastAsia="DengXian" w:cs="Times New Roman"/>
              <w:color w:val="000000" w:themeColor="text1"/>
              <w:szCs w:val="24"/>
            </w:rPr>
          </w:rPrChange>
        </w:rPr>
      </w:pPr>
    </w:p>
    <w:p w14:paraId="7C5EFDB0" w14:textId="77777777" w:rsidR="002D08C4" w:rsidRPr="00A60A57" w:rsidDel="00A7318B" w:rsidRDefault="002D08C4">
      <w:pPr>
        <w:spacing w:after="0" w:line="360" w:lineRule="auto"/>
        <w:rPr>
          <w:del w:id="9001" w:author="tao huang" w:date="2017-09-16T12:54:00Z"/>
          <w:rFonts w:eastAsia="DengXian" w:cs="Times New Roman"/>
          <w:color w:val="0D0D0D" w:themeColor="text1" w:themeTint="F2"/>
          <w:sz w:val="22"/>
          <w:rPrChange w:id="9002" w:author="tao huang" w:date="2017-09-17T12:05:00Z">
            <w:rPr>
              <w:del w:id="9003" w:author="tao huang" w:date="2017-09-16T12:54:00Z"/>
              <w:rFonts w:eastAsia="DengXian" w:cs="Times New Roman"/>
              <w:color w:val="000000" w:themeColor="text1"/>
              <w:szCs w:val="24"/>
            </w:rPr>
          </w:rPrChange>
        </w:rPr>
      </w:pPr>
    </w:p>
    <w:p w14:paraId="63375640" w14:textId="77777777" w:rsidR="002D08C4" w:rsidRPr="00A60A57" w:rsidRDefault="002D08C4">
      <w:pPr>
        <w:spacing w:after="0" w:line="360" w:lineRule="auto"/>
        <w:rPr>
          <w:rFonts w:eastAsia="DengXian" w:cs="Times New Roman"/>
          <w:color w:val="0D0D0D" w:themeColor="text1" w:themeTint="F2"/>
          <w:sz w:val="22"/>
          <w:rPrChange w:id="9004" w:author="tao huang" w:date="2017-09-17T12:05:00Z">
            <w:rPr>
              <w:rFonts w:eastAsia="DengXian" w:cs="Times New Roman"/>
              <w:color w:val="000000" w:themeColor="text1"/>
              <w:szCs w:val="24"/>
            </w:rPr>
          </w:rPrChange>
        </w:rPr>
      </w:pPr>
    </w:p>
    <w:p w14:paraId="5CF4C544" w14:textId="6EB0A220" w:rsidR="002D08C4" w:rsidRPr="00A60A57" w:rsidRDefault="00964B9B">
      <w:pPr>
        <w:spacing w:after="0" w:line="360" w:lineRule="auto"/>
        <w:jc w:val="center"/>
        <w:rPr>
          <w:rFonts w:eastAsia="DengXian" w:cs="Times New Roman"/>
          <w:color w:val="0D0D0D" w:themeColor="text1" w:themeTint="F2"/>
          <w:sz w:val="22"/>
          <w:rPrChange w:id="9005" w:author="tao huang" w:date="2017-09-17T12:05:00Z">
            <w:rPr>
              <w:rFonts w:eastAsia="DengXian" w:cs="Times New Roman"/>
              <w:color w:val="000000" w:themeColor="text1"/>
              <w:szCs w:val="24"/>
            </w:rPr>
          </w:rPrChange>
        </w:rPr>
        <w:pPrChange w:id="9006" w:author="tao huang" w:date="2017-09-16T16:31:00Z">
          <w:pPr>
            <w:spacing w:after="0" w:line="360" w:lineRule="auto"/>
          </w:pPr>
        </w:pPrChange>
      </w:pPr>
      <w:r w:rsidRPr="00A60A57">
        <w:rPr>
          <w:rFonts w:eastAsia="DengXian" w:cs="Times New Roman"/>
          <w:color w:val="0D0D0D" w:themeColor="text1" w:themeTint="F2"/>
          <w:sz w:val="22"/>
          <w:rPrChange w:id="9007" w:author="tao huang" w:date="2017-09-17T12:05:00Z">
            <w:rPr>
              <w:rFonts w:eastAsia="DengXian" w:cs="Times New Roman"/>
              <w:color w:val="000000" w:themeColor="text1"/>
              <w:szCs w:val="24"/>
            </w:rPr>
          </w:rPrChange>
        </w:rPr>
        <w:t xml:space="preserve">Table </w:t>
      </w:r>
      <w:del w:id="9008" w:author="tao huang" w:date="2017-09-17T11:51:00Z">
        <w:r w:rsidRPr="000A110D" w:rsidDel="00E834F1">
          <w:rPr>
            <w:rFonts w:eastAsia="DengXian" w:cs="Times New Roman"/>
            <w:noProof/>
            <w:color w:val="0D0D0D" w:themeColor="text1" w:themeTint="F2"/>
            <w:sz w:val="22"/>
            <w:rPrChange w:id="9009" w:author="tao huang" w:date="2017-09-17T12:16:00Z">
              <w:rPr>
                <w:rFonts w:eastAsia="DengXian" w:cs="Times New Roman"/>
                <w:color w:val="000000" w:themeColor="text1"/>
                <w:szCs w:val="24"/>
              </w:rPr>
            </w:rPrChange>
          </w:rPr>
          <w:delText xml:space="preserve">4 </w:delText>
        </w:r>
      </w:del>
      <w:ins w:id="9010" w:author="tao huang" w:date="2017-09-17T11:51:00Z">
        <w:r w:rsidR="00E834F1" w:rsidRPr="000A110D">
          <w:rPr>
            <w:rFonts w:eastAsia="DengXian" w:cs="Times New Roman"/>
            <w:noProof/>
            <w:color w:val="0D0D0D" w:themeColor="text1" w:themeTint="F2"/>
            <w:sz w:val="22"/>
            <w:rPrChange w:id="9011" w:author="tao huang" w:date="2017-09-17T12:16:00Z">
              <w:rPr>
                <w:rFonts w:eastAsia="DengXian" w:cs="Times New Roman"/>
                <w:color w:val="000000" w:themeColor="text1"/>
                <w:sz w:val="22"/>
              </w:rPr>
            </w:rPrChange>
          </w:rPr>
          <w:t>3</w:t>
        </w:r>
        <w:r w:rsidR="00E834F1" w:rsidRPr="000A110D">
          <w:rPr>
            <w:rFonts w:eastAsia="DengXian" w:cs="Times New Roman"/>
            <w:noProof/>
            <w:color w:val="0D0D0D" w:themeColor="text1" w:themeTint="F2"/>
            <w:sz w:val="22"/>
            <w:rPrChange w:id="9012" w:author="tao huang" w:date="2017-09-17T12:16:00Z">
              <w:rPr>
                <w:rFonts w:eastAsia="DengXian" w:cs="Times New Roman"/>
                <w:color w:val="000000" w:themeColor="text1"/>
                <w:szCs w:val="24"/>
              </w:rPr>
            </w:rPrChange>
          </w:rPr>
          <w:t xml:space="preserve"> </w:t>
        </w:r>
      </w:ins>
      <w:del w:id="9013" w:author="tao huang" w:date="2017-09-16T16:31:00Z">
        <w:r w:rsidRPr="000A110D" w:rsidDel="002D3056">
          <w:rPr>
            <w:rFonts w:eastAsia="DengXian" w:cs="Times New Roman"/>
            <w:noProof/>
            <w:color w:val="0D0D0D" w:themeColor="text1" w:themeTint="F2"/>
            <w:sz w:val="22"/>
            <w:rPrChange w:id="9014" w:author="tao huang" w:date="2017-09-17T12:16:00Z">
              <w:rPr>
                <w:rFonts w:eastAsia="DengXian" w:cs="Times New Roman"/>
                <w:color w:val="000000" w:themeColor="text1"/>
                <w:szCs w:val="24"/>
              </w:rPr>
            </w:rPrChange>
          </w:rPr>
          <w:delText xml:space="preserve">shows </w:delText>
        </w:r>
      </w:del>
      <w:ins w:id="9015" w:author="tao huang" w:date="2017-09-16T16:31:00Z">
        <w:r w:rsidR="002D3056" w:rsidRPr="000A110D">
          <w:rPr>
            <w:rFonts w:eastAsia="DengXian" w:cs="Times New Roman"/>
            <w:noProof/>
            <w:color w:val="0D0D0D" w:themeColor="text1" w:themeTint="F2"/>
            <w:sz w:val="22"/>
            <w:rPrChange w:id="9016" w:author="tao huang" w:date="2017-09-17T12:16:00Z">
              <w:rPr>
                <w:rFonts w:eastAsia="DengXian" w:cs="Times New Roman"/>
                <w:color w:val="000000" w:themeColor="text1"/>
                <w:sz w:val="22"/>
              </w:rPr>
            </w:rPrChange>
          </w:rPr>
          <w:t>.</w:t>
        </w:r>
        <w:r w:rsidR="002D3056" w:rsidRPr="00A60A57">
          <w:rPr>
            <w:rFonts w:eastAsia="DengXian" w:cs="Times New Roman"/>
            <w:color w:val="0D0D0D" w:themeColor="text1" w:themeTint="F2"/>
            <w:sz w:val="22"/>
            <w:rPrChange w:id="9017" w:author="tao huang" w:date="2017-09-17T12:05:00Z">
              <w:rPr>
                <w:rFonts w:eastAsia="DengXian" w:cs="Times New Roman"/>
                <w:color w:val="000000" w:themeColor="text1"/>
                <w:sz w:val="22"/>
              </w:rPr>
            </w:rPrChange>
          </w:rPr>
          <w:tab/>
          <w:t>T</w:t>
        </w:r>
      </w:ins>
      <w:del w:id="9018" w:author="tao huang" w:date="2017-09-16T16:31:00Z">
        <w:r w:rsidRPr="00A60A57" w:rsidDel="002D3056">
          <w:rPr>
            <w:rFonts w:eastAsia="DengXian" w:cs="Times New Roman"/>
            <w:color w:val="0D0D0D" w:themeColor="text1" w:themeTint="F2"/>
            <w:sz w:val="22"/>
            <w:rPrChange w:id="9019" w:author="tao huang" w:date="2017-09-17T12:05:00Z">
              <w:rPr>
                <w:rFonts w:eastAsia="DengXian" w:cs="Times New Roman"/>
                <w:color w:val="000000" w:themeColor="text1"/>
                <w:szCs w:val="24"/>
              </w:rPr>
            </w:rPrChange>
          </w:rPr>
          <w:delText>t</w:delText>
        </w:r>
      </w:del>
      <w:r w:rsidRPr="00A60A57">
        <w:rPr>
          <w:rFonts w:eastAsia="DengXian" w:cs="Times New Roman"/>
          <w:color w:val="0D0D0D" w:themeColor="text1" w:themeTint="F2"/>
          <w:sz w:val="22"/>
          <w:rPrChange w:id="9020" w:author="tao huang" w:date="2017-09-17T12:05:00Z">
            <w:rPr>
              <w:rFonts w:eastAsia="DengXian" w:cs="Times New Roman"/>
              <w:color w:val="000000" w:themeColor="text1"/>
              <w:szCs w:val="24"/>
            </w:rPr>
          </w:rPrChange>
        </w:rPr>
        <w:t>he p-values of the Wilcoxon Sign Rank (WSR) test</w:t>
      </w:r>
      <w:del w:id="9021" w:author="tao huang" w:date="2017-09-16T16:31:00Z">
        <w:r w:rsidRPr="00A60A57" w:rsidDel="002D3056">
          <w:rPr>
            <w:rFonts w:eastAsia="DengXian" w:cs="Times New Roman"/>
            <w:color w:val="0D0D0D" w:themeColor="text1" w:themeTint="F2"/>
            <w:sz w:val="22"/>
            <w:rPrChange w:id="9022" w:author="tao huang" w:date="2017-09-17T12:05:00Z">
              <w:rPr>
                <w:rFonts w:eastAsia="DengXian" w:cs="Times New Roman"/>
                <w:color w:val="000000" w:themeColor="text1"/>
                <w:szCs w:val="24"/>
              </w:rPr>
            </w:rPrChange>
          </w:rPr>
          <w:delText xml:space="preserve"> for the statistical significance.</w:delText>
        </w:r>
      </w:del>
    </w:p>
    <w:p w14:paraId="3540B0BF" w14:textId="77777777" w:rsidR="002D08C4" w:rsidRPr="00A60A57" w:rsidRDefault="007916CA">
      <w:pPr>
        <w:spacing w:after="0" w:line="360" w:lineRule="auto"/>
        <w:rPr>
          <w:rFonts w:eastAsia="DengXian" w:cs="Times New Roman"/>
          <w:color w:val="0D0D0D" w:themeColor="text1" w:themeTint="F2"/>
          <w:sz w:val="22"/>
          <w:rPrChange w:id="9023" w:author="tao huang" w:date="2017-09-17T12:05:00Z">
            <w:rPr>
              <w:rFonts w:eastAsia="DengXian" w:cs="Times New Roman"/>
              <w:color w:val="000000" w:themeColor="text1"/>
              <w:szCs w:val="24"/>
            </w:rPr>
          </w:rPrChange>
        </w:rPr>
      </w:pPr>
      <w:r w:rsidRPr="00A60A57">
        <w:rPr>
          <w:rFonts w:eastAsia="DengXian" w:cs="Times New Roman"/>
          <w:color w:val="0D0D0D" w:themeColor="text1" w:themeTint="F2"/>
          <w:sz w:val="22"/>
          <w:rPrChange w:id="9024" w:author="tao huang" w:date="2017-09-17T12:05:00Z">
            <w:rPr>
              <w:rFonts w:eastAsia="DengXian" w:cs="Times New Roman"/>
              <w:color w:val="000000" w:themeColor="text1"/>
              <w:szCs w:val="24"/>
            </w:rPr>
          </w:rPrChange>
        </w:rPr>
        <w:t xml:space="preserve"> </w:t>
      </w:r>
    </w:p>
    <w:tbl>
      <w:tblPr>
        <w:tblStyle w:val="ListTable1Light1"/>
        <w:tblW w:w="9072" w:type="dxa"/>
        <w:tblLook w:val="04A0" w:firstRow="1" w:lastRow="0" w:firstColumn="1" w:lastColumn="0" w:noHBand="0" w:noVBand="1"/>
      </w:tblPr>
      <w:tblGrid>
        <w:gridCol w:w="1231"/>
        <w:gridCol w:w="1746"/>
        <w:gridCol w:w="711"/>
        <w:gridCol w:w="711"/>
        <w:gridCol w:w="711"/>
        <w:gridCol w:w="711"/>
        <w:gridCol w:w="711"/>
        <w:gridCol w:w="711"/>
        <w:gridCol w:w="711"/>
        <w:gridCol w:w="711"/>
        <w:gridCol w:w="711"/>
      </w:tblGrid>
      <w:tr w:rsidR="00A60A57" w:rsidRPr="00A60A57" w14:paraId="00AA9489" w14:textId="77777777" w:rsidTr="005A17B9">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31" w:type="dxa"/>
            <w:vMerge w:val="restart"/>
            <w:shd w:val="clear" w:color="auto" w:fill="auto"/>
            <w:noWrap/>
            <w:hideMark/>
          </w:tcPr>
          <w:p w14:paraId="0DC97092" w14:textId="77777777" w:rsidR="00DD11FA" w:rsidRPr="00A60A57" w:rsidRDefault="00DD11FA">
            <w:pPr>
              <w:spacing w:after="0" w:line="360" w:lineRule="auto"/>
              <w:jc w:val="center"/>
              <w:rPr>
                <w:rFonts w:eastAsia="Times New Roman" w:cs="Times New Roman"/>
                <w:b w:val="0"/>
                <w:color w:val="0D0D0D" w:themeColor="text1" w:themeTint="F2"/>
                <w:sz w:val="22"/>
                <w:rPrChange w:id="9025" w:author="tao huang" w:date="2017-09-17T12:05:00Z">
                  <w:rPr>
                    <w:rFonts w:eastAsia="Times New Roman" w:cs="Times New Roman"/>
                    <w:b w:val="0"/>
                    <w:color w:val="000000" w:themeColor="text1"/>
                    <w:sz w:val="22"/>
                  </w:rPr>
                </w:rPrChange>
              </w:rPr>
              <w:pPrChange w:id="9026" w:author="tao huang" w:date="2017-09-16T12:49:00Z">
                <w:pPr>
                  <w:spacing w:after="0" w:line="240" w:lineRule="auto"/>
                  <w:jc w:val="center"/>
                </w:pPr>
              </w:pPrChange>
            </w:pPr>
            <w:r w:rsidRPr="00A60A57">
              <w:rPr>
                <w:rFonts w:eastAsia="Times New Roman" w:cs="Times New Roman"/>
                <w:b w:val="0"/>
                <w:color w:val="0D0D0D" w:themeColor="text1" w:themeTint="F2"/>
                <w:sz w:val="22"/>
                <w:rPrChange w:id="9027" w:author="tao huang" w:date="2017-09-17T12:05:00Z">
                  <w:rPr>
                    <w:rFonts w:eastAsia="Times New Roman" w:cs="Times New Roman"/>
                    <w:color w:val="000000" w:themeColor="text1"/>
                    <w:sz w:val="22"/>
                  </w:rPr>
                </w:rPrChange>
              </w:rPr>
              <w:t>Benchmark</w:t>
            </w:r>
          </w:p>
        </w:tc>
        <w:tc>
          <w:tcPr>
            <w:tcW w:w="1746" w:type="dxa"/>
            <w:vMerge w:val="restart"/>
            <w:shd w:val="clear" w:color="auto" w:fill="auto"/>
            <w:noWrap/>
            <w:hideMark/>
          </w:tcPr>
          <w:p w14:paraId="03F05B12" w14:textId="77777777" w:rsidR="00DD11FA" w:rsidRPr="00A60A57" w:rsidRDefault="00DD11FA">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9028" w:author="tao huang" w:date="2017-09-17T12:05:00Z">
                  <w:rPr>
                    <w:rFonts w:eastAsia="Times New Roman" w:cs="Times New Roman"/>
                    <w:b w:val="0"/>
                    <w:color w:val="000000" w:themeColor="text1"/>
                    <w:sz w:val="22"/>
                  </w:rPr>
                </w:rPrChange>
              </w:rPr>
              <w:pPrChange w:id="9029" w:author="tao huang" w:date="2017-09-16T12:49: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r w:rsidRPr="00A60A57">
              <w:rPr>
                <w:rFonts w:eastAsia="Times New Roman" w:cs="Times New Roman"/>
                <w:b w:val="0"/>
                <w:color w:val="0D0D0D" w:themeColor="text1" w:themeTint="F2"/>
                <w:sz w:val="22"/>
                <w:rPrChange w:id="9030" w:author="tao huang" w:date="2017-09-17T12:05:00Z">
                  <w:rPr>
                    <w:rFonts w:eastAsia="Times New Roman" w:cs="Times New Roman"/>
                    <w:color w:val="000000" w:themeColor="text1"/>
                    <w:sz w:val="22"/>
                  </w:rPr>
                </w:rPrChange>
              </w:rPr>
              <w:t>Candidate model</w:t>
            </w:r>
          </w:p>
        </w:tc>
        <w:tc>
          <w:tcPr>
            <w:tcW w:w="2133" w:type="dxa"/>
            <w:gridSpan w:val="3"/>
            <w:shd w:val="clear" w:color="auto" w:fill="auto"/>
            <w:noWrap/>
            <w:hideMark/>
          </w:tcPr>
          <w:p w14:paraId="36E286B3" w14:textId="77777777" w:rsidR="00DD11FA" w:rsidRPr="00A60A57" w:rsidRDefault="00DD11FA">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9031" w:author="tao huang" w:date="2017-09-17T12:05:00Z">
                  <w:rPr>
                    <w:rFonts w:eastAsia="Times New Roman" w:cs="Times New Roman"/>
                    <w:b w:val="0"/>
                    <w:color w:val="000000" w:themeColor="text1"/>
                    <w:sz w:val="22"/>
                  </w:rPr>
                </w:rPrChange>
              </w:rPr>
              <w:pPrChange w:id="9032" w:author="tao huang" w:date="2017-09-16T12:49: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r w:rsidRPr="00A60A57">
              <w:rPr>
                <w:rFonts w:eastAsia="Times New Roman" w:cs="Times New Roman"/>
                <w:b w:val="0"/>
                <w:color w:val="0D0D0D" w:themeColor="text1" w:themeTint="F2"/>
                <w:sz w:val="22"/>
                <w:rPrChange w:id="9033" w:author="tao huang" w:date="2017-09-17T12:05:00Z">
                  <w:rPr>
                    <w:rFonts w:eastAsia="Times New Roman" w:cs="Times New Roman"/>
                    <w:color w:val="000000" w:themeColor="text1"/>
                    <w:sz w:val="22"/>
                  </w:rPr>
                </w:rPrChange>
              </w:rPr>
              <w:t>MAE</w:t>
            </w:r>
          </w:p>
        </w:tc>
        <w:tc>
          <w:tcPr>
            <w:tcW w:w="2133" w:type="dxa"/>
            <w:gridSpan w:val="3"/>
            <w:shd w:val="clear" w:color="auto" w:fill="auto"/>
            <w:noWrap/>
            <w:hideMark/>
          </w:tcPr>
          <w:p w14:paraId="2B564D9B" w14:textId="77777777" w:rsidR="00DD11FA" w:rsidRPr="00A60A57" w:rsidRDefault="00DD11FA">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9034" w:author="tao huang" w:date="2017-09-17T12:05:00Z">
                  <w:rPr>
                    <w:rFonts w:eastAsia="Times New Roman" w:cs="Times New Roman"/>
                    <w:b w:val="0"/>
                    <w:color w:val="000000" w:themeColor="text1"/>
                    <w:sz w:val="22"/>
                  </w:rPr>
                </w:rPrChange>
              </w:rPr>
              <w:pPrChange w:id="9035" w:author="tao huang" w:date="2017-09-16T12:49: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r w:rsidRPr="00A60A57">
              <w:rPr>
                <w:rFonts w:eastAsia="Times New Roman" w:cs="Times New Roman"/>
                <w:b w:val="0"/>
                <w:color w:val="0D0D0D" w:themeColor="text1" w:themeTint="F2"/>
                <w:sz w:val="22"/>
                <w:rPrChange w:id="9036" w:author="tao huang" w:date="2017-09-17T12:05:00Z">
                  <w:rPr>
                    <w:rFonts w:eastAsia="Times New Roman" w:cs="Times New Roman"/>
                    <w:color w:val="000000" w:themeColor="text1"/>
                    <w:sz w:val="22"/>
                  </w:rPr>
                </w:rPrChange>
              </w:rPr>
              <w:t>SMAPE</w:t>
            </w:r>
          </w:p>
        </w:tc>
        <w:tc>
          <w:tcPr>
            <w:tcW w:w="1829" w:type="dxa"/>
            <w:gridSpan w:val="3"/>
            <w:shd w:val="clear" w:color="auto" w:fill="auto"/>
            <w:noWrap/>
            <w:hideMark/>
          </w:tcPr>
          <w:p w14:paraId="28EBFF36" w14:textId="77777777" w:rsidR="00DD11FA" w:rsidRPr="00A60A57" w:rsidRDefault="00DD11FA">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9037" w:author="tao huang" w:date="2017-09-17T12:05:00Z">
                  <w:rPr>
                    <w:rFonts w:eastAsia="Times New Roman" w:cs="Times New Roman"/>
                    <w:b w:val="0"/>
                    <w:color w:val="000000" w:themeColor="text1"/>
                    <w:sz w:val="22"/>
                  </w:rPr>
                </w:rPrChange>
              </w:rPr>
              <w:pPrChange w:id="9038" w:author="tao huang" w:date="2017-09-16T12:49: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r w:rsidRPr="00A60A57">
              <w:rPr>
                <w:rFonts w:eastAsia="Times New Roman" w:cs="Times New Roman"/>
                <w:b w:val="0"/>
                <w:color w:val="0D0D0D" w:themeColor="text1" w:themeTint="F2"/>
                <w:sz w:val="22"/>
                <w:rPrChange w:id="9039" w:author="tao huang" w:date="2017-09-17T12:05:00Z">
                  <w:rPr>
                    <w:rFonts w:eastAsia="Times New Roman" w:cs="Times New Roman"/>
                    <w:color w:val="000000" w:themeColor="text1"/>
                    <w:sz w:val="22"/>
                  </w:rPr>
                </w:rPrChange>
              </w:rPr>
              <w:t>MASE</w:t>
            </w:r>
          </w:p>
        </w:tc>
      </w:tr>
      <w:tr w:rsidR="00A60A57" w:rsidRPr="00A60A57" w14:paraId="7E5BED53" w14:textId="77777777" w:rsidTr="005A17B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31" w:type="dxa"/>
            <w:vMerge/>
            <w:shd w:val="clear" w:color="auto" w:fill="auto"/>
            <w:hideMark/>
          </w:tcPr>
          <w:p w14:paraId="2B10FE0C" w14:textId="77777777" w:rsidR="00DD11FA" w:rsidRPr="00A60A57" w:rsidRDefault="00DD11FA">
            <w:pPr>
              <w:spacing w:after="0" w:line="360" w:lineRule="auto"/>
              <w:rPr>
                <w:rFonts w:eastAsia="Times New Roman" w:cs="Times New Roman"/>
                <w:b w:val="0"/>
                <w:color w:val="0D0D0D" w:themeColor="text1" w:themeTint="F2"/>
                <w:sz w:val="22"/>
                <w:rPrChange w:id="9040" w:author="tao huang" w:date="2017-09-17T12:05:00Z">
                  <w:rPr>
                    <w:rFonts w:eastAsia="Times New Roman" w:cs="Times New Roman"/>
                    <w:b w:val="0"/>
                    <w:color w:val="000000" w:themeColor="text1"/>
                    <w:sz w:val="22"/>
                  </w:rPr>
                </w:rPrChange>
              </w:rPr>
              <w:pPrChange w:id="9041" w:author="tao huang" w:date="2017-09-16T12:49:00Z">
                <w:pPr>
                  <w:spacing w:after="0" w:line="240" w:lineRule="auto"/>
                </w:pPr>
              </w:pPrChange>
            </w:pPr>
          </w:p>
        </w:tc>
        <w:tc>
          <w:tcPr>
            <w:tcW w:w="1746" w:type="dxa"/>
            <w:vMerge/>
            <w:shd w:val="clear" w:color="auto" w:fill="auto"/>
            <w:hideMark/>
          </w:tcPr>
          <w:p w14:paraId="45EEE7A1" w14:textId="77777777" w:rsidR="00DD11FA" w:rsidRPr="00A60A57" w:rsidRDefault="00DD11FA">
            <w:pPr>
              <w:spacing w:after="0" w:line="36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042" w:author="tao huang" w:date="2017-09-17T12:05:00Z">
                  <w:rPr>
                    <w:rFonts w:eastAsia="Times New Roman" w:cs="Times New Roman"/>
                    <w:color w:val="000000" w:themeColor="text1"/>
                    <w:sz w:val="22"/>
                  </w:rPr>
                </w:rPrChange>
              </w:rPr>
              <w:pPrChange w:id="9043" w:author="tao huang" w:date="2017-09-16T12:49:00Z">
                <w:pPr>
                  <w:spacing w:after="0" w:line="240" w:lineRule="auto"/>
                  <w:cnfStyle w:val="000000100000" w:firstRow="0" w:lastRow="0" w:firstColumn="0" w:lastColumn="0" w:oddVBand="0" w:evenVBand="0" w:oddHBand="1" w:evenHBand="0" w:firstRowFirstColumn="0" w:firstRowLastColumn="0" w:lastRowFirstColumn="0" w:lastRowLastColumn="0"/>
                </w:pPr>
              </w:pPrChange>
            </w:pPr>
          </w:p>
        </w:tc>
        <w:tc>
          <w:tcPr>
            <w:tcW w:w="711" w:type="dxa"/>
            <w:shd w:val="clear" w:color="auto" w:fill="auto"/>
            <w:noWrap/>
            <w:hideMark/>
          </w:tcPr>
          <w:p w14:paraId="7938E596"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044" w:author="tao huang" w:date="2017-09-17T12:05:00Z">
                  <w:rPr>
                    <w:rFonts w:eastAsia="Times New Roman" w:cs="Times New Roman"/>
                    <w:color w:val="000000" w:themeColor="text1"/>
                    <w:sz w:val="22"/>
                  </w:rPr>
                </w:rPrChange>
              </w:rPr>
              <w:pPrChange w:id="9045"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046" w:author="tao huang" w:date="2017-09-17T12:05:00Z">
                  <w:rPr>
                    <w:rFonts w:eastAsia="Times New Roman" w:cs="Times New Roman"/>
                    <w:color w:val="000000" w:themeColor="text1"/>
                    <w:sz w:val="22"/>
                  </w:rPr>
                </w:rPrChange>
              </w:rPr>
              <w:t>h=1</w:t>
            </w:r>
          </w:p>
        </w:tc>
        <w:tc>
          <w:tcPr>
            <w:tcW w:w="711" w:type="dxa"/>
            <w:shd w:val="clear" w:color="auto" w:fill="auto"/>
            <w:noWrap/>
            <w:hideMark/>
          </w:tcPr>
          <w:p w14:paraId="16CCA8C6"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047" w:author="tao huang" w:date="2017-09-17T12:05:00Z">
                  <w:rPr>
                    <w:rFonts w:eastAsia="Times New Roman" w:cs="Times New Roman"/>
                    <w:color w:val="000000" w:themeColor="text1"/>
                    <w:sz w:val="22"/>
                  </w:rPr>
                </w:rPrChange>
              </w:rPr>
              <w:pPrChange w:id="9048"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049" w:author="tao huang" w:date="2017-09-17T12:05:00Z">
                  <w:rPr>
                    <w:rFonts w:eastAsia="Times New Roman" w:cs="Times New Roman"/>
                    <w:color w:val="000000" w:themeColor="text1"/>
                    <w:sz w:val="22"/>
                  </w:rPr>
                </w:rPrChange>
              </w:rPr>
              <w:t>h=4</w:t>
            </w:r>
          </w:p>
        </w:tc>
        <w:tc>
          <w:tcPr>
            <w:tcW w:w="711" w:type="dxa"/>
            <w:shd w:val="clear" w:color="auto" w:fill="auto"/>
            <w:noWrap/>
            <w:hideMark/>
          </w:tcPr>
          <w:p w14:paraId="44738261"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050" w:author="tao huang" w:date="2017-09-17T12:05:00Z">
                  <w:rPr>
                    <w:rFonts w:eastAsia="Times New Roman" w:cs="Times New Roman"/>
                    <w:color w:val="000000" w:themeColor="text1"/>
                    <w:sz w:val="22"/>
                  </w:rPr>
                </w:rPrChange>
              </w:rPr>
              <w:pPrChange w:id="9051"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052" w:author="tao huang" w:date="2017-09-17T12:05:00Z">
                  <w:rPr>
                    <w:rFonts w:eastAsia="Times New Roman" w:cs="Times New Roman"/>
                    <w:color w:val="000000" w:themeColor="text1"/>
                    <w:sz w:val="22"/>
                  </w:rPr>
                </w:rPrChange>
              </w:rPr>
              <w:t>h=8</w:t>
            </w:r>
          </w:p>
        </w:tc>
        <w:tc>
          <w:tcPr>
            <w:tcW w:w="711" w:type="dxa"/>
            <w:shd w:val="clear" w:color="auto" w:fill="auto"/>
            <w:noWrap/>
            <w:hideMark/>
          </w:tcPr>
          <w:p w14:paraId="1E5DA3E6"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053" w:author="tao huang" w:date="2017-09-17T12:05:00Z">
                  <w:rPr>
                    <w:rFonts w:eastAsia="Times New Roman" w:cs="Times New Roman"/>
                    <w:color w:val="000000" w:themeColor="text1"/>
                    <w:sz w:val="22"/>
                  </w:rPr>
                </w:rPrChange>
              </w:rPr>
              <w:pPrChange w:id="9054"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055" w:author="tao huang" w:date="2017-09-17T12:05:00Z">
                  <w:rPr>
                    <w:rFonts w:eastAsia="Times New Roman" w:cs="Times New Roman"/>
                    <w:color w:val="000000" w:themeColor="text1"/>
                    <w:sz w:val="22"/>
                  </w:rPr>
                </w:rPrChange>
              </w:rPr>
              <w:t>h=1</w:t>
            </w:r>
          </w:p>
        </w:tc>
        <w:tc>
          <w:tcPr>
            <w:tcW w:w="711" w:type="dxa"/>
            <w:shd w:val="clear" w:color="auto" w:fill="auto"/>
            <w:noWrap/>
            <w:hideMark/>
          </w:tcPr>
          <w:p w14:paraId="09656E2C"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056" w:author="tao huang" w:date="2017-09-17T12:05:00Z">
                  <w:rPr>
                    <w:rFonts w:eastAsia="Times New Roman" w:cs="Times New Roman"/>
                    <w:color w:val="000000" w:themeColor="text1"/>
                    <w:sz w:val="22"/>
                  </w:rPr>
                </w:rPrChange>
              </w:rPr>
              <w:pPrChange w:id="9057"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058" w:author="tao huang" w:date="2017-09-17T12:05:00Z">
                  <w:rPr>
                    <w:rFonts w:eastAsia="Times New Roman" w:cs="Times New Roman"/>
                    <w:color w:val="000000" w:themeColor="text1"/>
                    <w:sz w:val="22"/>
                  </w:rPr>
                </w:rPrChange>
              </w:rPr>
              <w:t>h=4</w:t>
            </w:r>
          </w:p>
        </w:tc>
        <w:tc>
          <w:tcPr>
            <w:tcW w:w="711" w:type="dxa"/>
            <w:shd w:val="clear" w:color="auto" w:fill="auto"/>
            <w:noWrap/>
            <w:hideMark/>
          </w:tcPr>
          <w:p w14:paraId="134049A1"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059" w:author="tao huang" w:date="2017-09-17T12:05:00Z">
                  <w:rPr>
                    <w:rFonts w:eastAsia="Times New Roman" w:cs="Times New Roman"/>
                    <w:color w:val="000000" w:themeColor="text1"/>
                    <w:sz w:val="22"/>
                  </w:rPr>
                </w:rPrChange>
              </w:rPr>
              <w:pPrChange w:id="9060"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061" w:author="tao huang" w:date="2017-09-17T12:05:00Z">
                  <w:rPr>
                    <w:rFonts w:eastAsia="Times New Roman" w:cs="Times New Roman"/>
                    <w:color w:val="000000" w:themeColor="text1"/>
                    <w:sz w:val="22"/>
                  </w:rPr>
                </w:rPrChange>
              </w:rPr>
              <w:t>h=</w:t>
            </w:r>
            <w:r w:rsidR="00F11693" w:rsidRPr="00A60A57">
              <w:rPr>
                <w:rFonts w:eastAsia="Times New Roman" w:cs="Times New Roman"/>
                <w:color w:val="0D0D0D" w:themeColor="text1" w:themeTint="F2"/>
                <w:sz w:val="22"/>
                <w:rPrChange w:id="9062" w:author="tao huang" w:date="2017-09-17T12:05:00Z">
                  <w:rPr>
                    <w:rFonts w:eastAsia="Times New Roman" w:cs="Times New Roman"/>
                    <w:color w:val="000000" w:themeColor="text1"/>
                    <w:sz w:val="22"/>
                  </w:rPr>
                </w:rPrChange>
              </w:rPr>
              <w:t>8</w:t>
            </w:r>
          </w:p>
        </w:tc>
        <w:tc>
          <w:tcPr>
            <w:tcW w:w="711" w:type="dxa"/>
            <w:shd w:val="clear" w:color="auto" w:fill="auto"/>
            <w:noWrap/>
            <w:hideMark/>
          </w:tcPr>
          <w:p w14:paraId="24556F72"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063" w:author="tao huang" w:date="2017-09-17T12:05:00Z">
                  <w:rPr>
                    <w:rFonts w:eastAsia="Times New Roman" w:cs="Times New Roman"/>
                    <w:color w:val="000000" w:themeColor="text1"/>
                    <w:sz w:val="22"/>
                  </w:rPr>
                </w:rPrChange>
              </w:rPr>
              <w:pPrChange w:id="9064"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065" w:author="tao huang" w:date="2017-09-17T12:05:00Z">
                  <w:rPr>
                    <w:rFonts w:eastAsia="Times New Roman" w:cs="Times New Roman"/>
                    <w:color w:val="000000" w:themeColor="text1"/>
                    <w:sz w:val="22"/>
                  </w:rPr>
                </w:rPrChange>
              </w:rPr>
              <w:t>h=1</w:t>
            </w:r>
          </w:p>
        </w:tc>
        <w:tc>
          <w:tcPr>
            <w:tcW w:w="711" w:type="dxa"/>
            <w:shd w:val="clear" w:color="auto" w:fill="auto"/>
            <w:noWrap/>
            <w:hideMark/>
          </w:tcPr>
          <w:p w14:paraId="7CA1269A"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066" w:author="tao huang" w:date="2017-09-17T12:05:00Z">
                  <w:rPr>
                    <w:rFonts w:eastAsia="Times New Roman" w:cs="Times New Roman"/>
                    <w:color w:val="000000" w:themeColor="text1"/>
                    <w:sz w:val="22"/>
                  </w:rPr>
                </w:rPrChange>
              </w:rPr>
              <w:pPrChange w:id="9067"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068" w:author="tao huang" w:date="2017-09-17T12:05:00Z">
                  <w:rPr>
                    <w:rFonts w:eastAsia="Times New Roman" w:cs="Times New Roman"/>
                    <w:color w:val="000000" w:themeColor="text1"/>
                    <w:sz w:val="22"/>
                  </w:rPr>
                </w:rPrChange>
              </w:rPr>
              <w:t>h=4</w:t>
            </w:r>
          </w:p>
        </w:tc>
        <w:tc>
          <w:tcPr>
            <w:tcW w:w="407" w:type="dxa"/>
            <w:shd w:val="clear" w:color="auto" w:fill="auto"/>
            <w:noWrap/>
            <w:hideMark/>
          </w:tcPr>
          <w:p w14:paraId="4D52D902"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069" w:author="tao huang" w:date="2017-09-17T12:05:00Z">
                  <w:rPr>
                    <w:rFonts w:eastAsia="Times New Roman" w:cs="Times New Roman"/>
                    <w:color w:val="000000" w:themeColor="text1"/>
                    <w:sz w:val="22"/>
                  </w:rPr>
                </w:rPrChange>
              </w:rPr>
              <w:pPrChange w:id="9070"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071" w:author="tao huang" w:date="2017-09-17T12:05:00Z">
                  <w:rPr>
                    <w:rFonts w:eastAsia="Times New Roman" w:cs="Times New Roman"/>
                    <w:color w:val="000000" w:themeColor="text1"/>
                    <w:sz w:val="22"/>
                  </w:rPr>
                </w:rPrChange>
              </w:rPr>
              <w:t>h=8</w:t>
            </w:r>
          </w:p>
        </w:tc>
      </w:tr>
      <w:tr w:rsidR="00A60A57" w:rsidRPr="00A60A57" w14:paraId="61027509" w14:textId="77777777" w:rsidTr="005A17B9">
        <w:trPr>
          <w:trHeight w:val="20"/>
        </w:trPr>
        <w:tc>
          <w:tcPr>
            <w:cnfStyle w:val="001000000000" w:firstRow="0" w:lastRow="0" w:firstColumn="1" w:lastColumn="0" w:oddVBand="0" w:evenVBand="0" w:oddHBand="0" w:evenHBand="0" w:firstRowFirstColumn="0" w:firstRowLastColumn="0" w:lastRowFirstColumn="0" w:lastRowLastColumn="0"/>
            <w:tcW w:w="1231" w:type="dxa"/>
            <w:shd w:val="clear" w:color="auto" w:fill="auto"/>
            <w:noWrap/>
            <w:hideMark/>
          </w:tcPr>
          <w:p w14:paraId="27AC93EC" w14:textId="77777777" w:rsidR="00DD11FA" w:rsidRPr="00A60A57" w:rsidRDefault="00DD11FA">
            <w:pPr>
              <w:spacing w:after="0" w:line="360" w:lineRule="auto"/>
              <w:jc w:val="center"/>
              <w:rPr>
                <w:rFonts w:eastAsia="Times New Roman" w:cs="Times New Roman"/>
                <w:b w:val="0"/>
                <w:color w:val="0D0D0D" w:themeColor="text1" w:themeTint="F2"/>
                <w:sz w:val="22"/>
                <w:rPrChange w:id="9072" w:author="tao huang" w:date="2017-09-17T12:05:00Z">
                  <w:rPr>
                    <w:rFonts w:eastAsia="Times New Roman" w:cs="Times New Roman"/>
                    <w:b w:val="0"/>
                    <w:color w:val="000000" w:themeColor="text1"/>
                    <w:sz w:val="22"/>
                  </w:rPr>
                </w:rPrChange>
              </w:rPr>
              <w:pPrChange w:id="9073" w:author="tao huang" w:date="2017-09-16T12:49:00Z">
                <w:pPr>
                  <w:spacing w:after="0" w:line="240" w:lineRule="auto"/>
                  <w:jc w:val="center"/>
                </w:pPr>
              </w:pPrChange>
            </w:pPr>
            <w:r w:rsidRPr="00A60A57">
              <w:rPr>
                <w:rFonts w:eastAsia="Times New Roman" w:cs="Times New Roman"/>
                <w:b w:val="0"/>
                <w:color w:val="0D0D0D" w:themeColor="text1" w:themeTint="F2"/>
                <w:sz w:val="22"/>
                <w:rPrChange w:id="9074" w:author="tao huang" w:date="2017-09-17T12:05:00Z">
                  <w:rPr>
                    <w:rFonts w:eastAsia="Times New Roman" w:cs="Times New Roman"/>
                    <w:color w:val="000000" w:themeColor="text1"/>
                    <w:sz w:val="22"/>
                  </w:rPr>
                </w:rPrChange>
              </w:rPr>
              <w:t>ADL-intra</w:t>
            </w:r>
          </w:p>
        </w:tc>
        <w:tc>
          <w:tcPr>
            <w:tcW w:w="1746" w:type="dxa"/>
            <w:shd w:val="clear" w:color="auto" w:fill="auto"/>
            <w:noWrap/>
            <w:hideMark/>
          </w:tcPr>
          <w:p w14:paraId="22B3877F" w14:textId="77777777" w:rsidR="00DD11FA" w:rsidRPr="00A60A57" w:rsidRDefault="00DD11FA">
            <w:pPr>
              <w:spacing w:after="0"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075" w:author="tao huang" w:date="2017-09-17T12:05:00Z">
                  <w:rPr>
                    <w:rFonts w:eastAsia="Times New Roman" w:cs="Times New Roman"/>
                    <w:color w:val="000000" w:themeColor="text1"/>
                    <w:sz w:val="22"/>
                  </w:rPr>
                </w:rPrChange>
              </w:rPr>
              <w:pPrChange w:id="9076" w:author="tao huang" w:date="2017-09-16T12:49:00Z">
                <w:pPr>
                  <w:spacing w:after="0" w:line="240" w:lineRule="auto"/>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077" w:author="tao huang" w:date="2017-09-17T12:05:00Z">
                  <w:rPr>
                    <w:rFonts w:eastAsia="Times New Roman" w:cs="Times New Roman"/>
                    <w:color w:val="000000" w:themeColor="text1"/>
                    <w:sz w:val="22"/>
                  </w:rPr>
                </w:rPrChange>
              </w:rPr>
              <w:t>ADL-intra-EWC</w:t>
            </w:r>
          </w:p>
        </w:tc>
        <w:tc>
          <w:tcPr>
            <w:tcW w:w="711" w:type="dxa"/>
            <w:shd w:val="clear" w:color="auto" w:fill="auto"/>
            <w:noWrap/>
            <w:hideMark/>
          </w:tcPr>
          <w:p w14:paraId="5C61E6E8" w14:textId="77777777" w:rsidR="00DD11FA" w:rsidRPr="00A60A57" w:rsidRDefault="00DD11F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078" w:author="tao huang" w:date="2017-09-17T12:05:00Z">
                  <w:rPr>
                    <w:rFonts w:eastAsia="Times New Roman" w:cs="Times New Roman"/>
                    <w:color w:val="000000" w:themeColor="text1"/>
                    <w:sz w:val="22"/>
                  </w:rPr>
                </w:rPrChange>
              </w:rPr>
              <w:pPrChange w:id="9079"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080" w:author="tao huang" w:date="2017-09-17T12:05:00Z">
                  <w:rPr>
                    <w:rFonts w:eastAsia="Times New Roman" w:cs="Times New Roman"/>
                    <w:color w:val="000000" w:themeColor="text1"/>
                    <w:sz w:val="22"/>
                  </w:rPr>
                </w:rPrChange>
              </w:rPr>
              <w:t>0.005</w:t>
            </w:r>
          </w:p>
        </w:tc>
        <w:tc>
          <w:tcPr>
            <w:tcW w:w="711" w:type="dxa"/>
            <w:shd w:val="clear" w:color="auto" w:fill="auto"/>
            <w:noWrap/>
            <w:hideMark/>
          </w:tcPr>
          <w:p w14:paraId="32E42EF8" w14:textId="77777777" w:rsidR="00DD11FA" w:rsidRPr="00A60A57" w:rsidRDefault="00DD11F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081" w:author="tao huang" w:date="2017-09-17T12:05:00Z">
                  <w:rPr>
                    <w:rFonts w:eastAsia="Times New Roman" w:cs="Times New Roman"/>
                    <w:color w:val="000000" w:themeColor="text1"/>
                    <w:sz w:val="22"/>
                  </w:rPr>
                </w:rPrChange>
              </w:rPr>
              <w:pPrChange w:id="9082"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083" w:author="tao huang" w:date="2017-09-17T12:05:00Z">
                  <w:rPr>
                    <w:rFonts w:eastAsia="Times New Roman" w:cs="Times New Roman"/>
                    <w:color w:val="000000" w:themeColor="text1"/>
                    <w:sz w:val="22"/>
                  </w:rPr>
                </w:rPrChange>
              </w:rPr>
              <w:t>0.001</w:t>
            </w:r>
          </w:p>
        </w:tc>
        <w:tc>
          <w:tcPr>
            <w:tcW w:w="711" w:type="dxa"/>
            <w:shd w:val="clear" w:color="auto" w:fill="auto"/>
            <w:noWrap/>
            <w:hideMark/>
          </w:tcPr>
          <w:p w14:paraId="76EAAE04" w14:textId="77777777" w:rsidR="00DD11FA" w:rsidRPr="00A60A57" w:rsidRDefault="00DD11F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084" w:author="tao huang" w:date="2017-09-17T12:05:00Z">
                  <w:rPr>
                    <w:rFonts w:eastAsia="Times New Roman" w:cs="Times New Roman"/>
                    <w:color w:val="000000" w:themeColor="text1"/>
                    <w:sz w:val="22"/>
                  </w:rPr>
                </w:rPrChange>
              </w:rPr>
              <w:pPrChange w:id="9085"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086" w:author="tao huang" w:date="2017-09-17T12:05:00Z">
                  <w:rPr>
                    <w:rFonts w:eastAsia="Times New Roman" w:cs="Times New Roman"/>
                    <w:color w:val="000000" w:themeColor="text1"/>
                    <w:sz w:val="22"/>
                  </w:rPr>
                </w:rPrChange>
              </w:rPr>
              <w:t>0.002</w:t>
            </w:r>
          </w:p>
        </w:tc>
        <w:tc>
          <w:tcPr>
            <w:tcW w:w="711" w:type="dxa"/>
            <w:shd w:val="clear" w:color="auto" w:fill="auto"/>
            <w:noWrap/>
            <w:hideMark/>
          </w:tcPr>
          <w:p w14:paraId="2422CC10" w14:textId="77777777" w:rsidR="00DD11FA" w:rsidRPr="00A60A57" w:rsidRDefault="00DD11F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087" w:author="tao huang" w:date="2017-09-17T12:05:00Z">
                  <w:rPr>
                    <w:rFonts w:eastAsia="Times New Roman" w:cs="Times New Roman"/>
                    <w:color w:val="000000" w:themeColor="text1"/>
                    <w:sz w:val="22"/>
                  </w:rPr>
                </w:rPrChange>
              </w:rPr>
              <w:pPrChange w:id="9088"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089" w:author="tao huang" w:date="2017-09-17T12:05:00Z">
                  <w:rPr>
                    <w:rFonts w:eastAsia="Times New Roman" w:cs="Times New Roman"/>
                    <w:color w:val="000000" w:themeColor="text1"/>
                    <w:sz w:val="22"/>
                  </w:rPr>
                </w:rPrChange>
              </w:rPr>
              <w:t>0.000</w:t>
            </w:r>
          </w:p>
        </w:tc>
        <w:tc>
          <w:tcPr>
            <w:tcW w:w="711" w:type="dxa"/>
            <w:shd w:val="clear" w:color="auto" w:fill="auto"/>
            <w:noWrap/>
            <w:hideMark/>
          </w:tcPr>
          <w:p w14:paraId="65FB37FC" w14:textId="77777777" w:rsidR="00DD11FA" w:rsidRPr="00A60A57" w:rsidRDefault="00DD11F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090" w:author="tao huang" w:date="2017-09-17T12:05:00Z">
                  <w:rPr>
                    <w:rFonts w:eastAsia="Times New Roman" w:cs="Times New Roman"/>
                    <w:color w:val="000000" w:themeColor="text1"/>
                    <w:sz w:val="22"/>
                  </w:rPr>
                </w:rPrChange>
              </w:rPr>
              <w:pPrChange w:id="9091"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092" w:author="tao huang" w:date="2017-09-17T12:05:00Z">
                  <w:rPr>
                    <w:rFonts w:eastAsia="Times New Roman" w:cs="Times New Roman"/>
                    <w:color w:val="000000" w:themeColor="text1"/>
                    <w:sz w:val="22"/>
                  </w:rPr>
                </w:rPrChange>
              </w:rPr>
              <w:t>0.000</w:t>
            </w:r>
          </w:p>
        </w:tc>
        <w:tc>
          <w:tcPr>
            <w:tcW w:w="711" w:type="dxa"/>
            <w:shd w:val="clear" w:color="auto" w:fill="auto"/>
            <w:noWrap/>
            <w:hideMark/>
          </w:tcPr>
          <w:p w14:paraId="719FA4E5" w14:textId="77777777" w:rsidR="00DD11FA" w:rsidRPr="00A60A57" w:rsidRDefault="00DD11F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093" w:author="tao huang" w:date="2017-09-17T12:05:00Z">
                  <w:rPr>
                    <w:rFonts w:eastAsia="Times New Roman" w:cs="Times New Roman"/>
                    <w:color w:val="000000" w:themeColor="text1"/>
                    <w:sz w:val="22"/>
                  </w:rPr>
                </w:rPrChange>
              </w:rPr>
              <w:pPrChange w:id="9094"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095" w:author="tao huang" w:date="2017-09-17T12:05:00Z">
                  <w:rPr>
                    <w:rFonts w:eastAsia="Times New Roman" w:cs="Times New Roman"/>
                    <w:color w:val="000000" w:themeColor="text1"/>
                    <w:sz w:val="22"/>
                  </w:rPr>
                </w:rPrChange>
              </w:rPr>
              <w:t>0.000</w:t>
            </w:r>
          </w:p>
        </w:tc>
        <w:tc>
          <w:tcPr>
            <w:tcW w:w="711" w:type="dxa"/>
            <w:shd w:val="clear" w:color="auto" w:fill="auto"/>
            <w:noWrap/>
            <w:hideMark/>
          </w:tcPr>
          <w:p w14:paraId="1485EA0B" w14:textId="77777777" w:rsidR="00DD11FA" w:rsidRPr="00A60A57" w:rsidRDefault="00DD11F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096" w:author="tao huang" w:date="2017-09-17T12:05:00Z">
                  <w:rPr>
                    <w:rFonts w:eastAsia="Times New Roman" w:cs="Times New Roman"/>
                    <w:color w:val="000000" w:themeColor="text1"/>
                    <w:sz w:val="22"/>
                  </w:rPr>
                </w:rPrChange>
              </w:rPr>
              <w:pPrChange w:id="9097"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098" w:author="tao huang" w:date="2017-09-17T12:05:00Z">
                  <w:rPr>
                    <w:rFonts w:eastAsia="Times New Roman" w:cs="Times New Roman"/>
                    <w:color w:val="000000" w:themeColor="text1"/>
                    <w:sz w:val="22"/>
                  </w:rPr>
                </w:rPrChange>
              </w:rPr>
              <w:t>0.001</w:t>
            </w:r>
          </w:p>
        </w:tc>
        <w:tc>
          <w:tcPr>
            <w:tcW w:w="711" w:type="dxa"/>
            <w:shd w:val="clear" w:color="auto" w:fill="auto"/>
            <w:noWrap/>
            <w:hideMark/>
          </w:tcPr>
          <w:p w14:paraId="70705D6B" w14:textId="77777777" w:rsidR="00DD11FA" w:rsidRPr="00A60A57" w:rsidRDefault="00DD11F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099" w:author="tao huang" w:date="2017-09-17T12:05:00Z">
                  <w:rPr>
                    <w:rFonts w:eastAsia="Times New Roman" w:cs="Times New Roman"/>
                    <w:color w:val="000000" w:themeColor="text1"/>
                    <w:sz w:val="22"/>
                  </w:rPr>
                </w:rPrChange>
              </w:rPr>
              <w:pPrChange w:id="9100"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101" w:author="tao huang" w:date="2017-09-17T12:05:00Z">
                  <w:rPr>
                    <w:rFonts w:eastAsia="Times New Roman" w:cs="Times New Roman"/>
                    <w:color w:val="000000" w:themeColor="text1"/>
                    <w:sz w:val="22"/>
                  </w:rPr>
                </w:rPrChange>
              </w:rPr>
              <w:t>0.000</w:t>
            </w:r>
          </w:p>
        </w:tc>
        <w:tc>
          <w:tcPr>
            <w:tcW w:w="407" w:type="dxa"/>
            <w:shd w:val="clear" w:color="auto" w:fill="auto"/>
            <w:noWrap/>
            <w:hideMark/>
          </w:tcPr>
          <w:p w14:paraId="21BCBF45" w14:textId="77777777" w:rsidR="00DD11FA" w:rsidRPr="00A60A57" w:rsidRDefault="00DD11F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102" w:author="tao huang" w:date="2017-09-17T12:05:00Z">
                  <w:rPr>
                    <w:rFonts w:eastAsia="Times New Roman" w:cs="Times New Roman"/>
                    <w:color w:val="000000" w:themeColor="text1"/>
                    <w:sz w:val="22"/>
                  </w:rPr>
                </w:rPrChange>
              </w:rPr>
              <w:pPrChange w:id="9103"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104" w:author="tao huang" w:date="2017-09-17T12:05:00Z">
                  <w:rPr>
                    <w:rFonts w:eastAsia="Times New Roman" w:cs="Times New Roman"/>
                    <w:color w:val="000000" w:themeColor="text1"/>
                    <w:sz w:val="22"/>
                  </w:rPr>
                </w:rPrChange>
              </w:rPr>
              <w:t>0.001</w:t>
            </w:r>
          </w:p>
        </w:tc>
      </w:tr>
      <w:tr w:rsidR="00A60A57" w:rsidRPr="00A60A57" w14:paraId="53C2AB43" w14:textId="77777777" w:rsidTr="005A17B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31" w:type="dxa"/>
            <w:shd w:val="clear" w:color="auto" w:fill="auto"/>
            <w:noWrap/>
            <w:hideMark/>
          </w:tcPr>
          <w:p w14:paraId="3650B23C" w14:textId="77777777" w:rsidR="00DD11FA" w:rsidRPr="00A60A57" w:rsidRDefault="00DD11FA">
            <w:pPr>
              <w:spacing w:after="0" w:line="360" w:lineRule="auto"/>
              <w:jc w:val="center"/>
              <w:rPr>
                <w:rFonts w:eastAsia="Times New Roman" w:cs="Times New Roman"/>
                <w:b w:val="0"/>
                <w:color w:val="0D0D0D" w:themeColor="text1" w:themeTint="F2"/>
                <w:sz w:val="22"/>
                <w:rPrChange w:id="9105" w:author="tao huang" w:date="2017-09-17T12:05:00Z">
                  <w:rPr>
                    <w:rFonts w:eastAsia="Times New Roman" w:cs="Times New Roman"/>
                    <w:b w:val="0"/>
                    <w:color w:val="000000" w:themeColor="text1"/>
                    <w:sz w:val="22"/>
                  </w:rPr>
                </w:rPrChange>
              </w:rPr>
              <w:pPrChange w:id="9106" w:author="tao huang" w:date="2017-09-16T12:49:00Z">
                <w:pPr>
                  <w:spacing w:after="0" w:line="240" w:lineRule="auto"/>
                  <w:jc w:val="center"/>
                </w:pPr>
              </w:pPrChange>
            </w:pPr>
            <w:r w:rsidRPr="00A60A57">
              <w:rPr>
                <w:rFonts w:eastAsia="Times New Roman" w:cs="Times New Roman"/>
                <w:b w:val="0"/>
                <w:color w:val="0D0D0D" w:themeColor="text1" w:themeTint="F2"/>
                <w:sz w:val="22"/>
                <w:rPrChange w:id="9107" w:author="tao huang" w:date="2017-09-17T12:05:00Z">
                  <w:rPr>
                    <w:rFonts w:eastAsia="Times New Roman" w:cs="Times New Roman"/>
                    <w:color w:val="000000" w:themeColor="text1"/>
                    <w:sz w:val="22"/>
                  </w:rPr>
                </w:rPrChange>
              </w:rPr>
              <w:t>ADL-intra</w:t>
            </w:r>
          </w:p>
        </w:tc>
        <w:tc>
          <w:tcPr>
            <w:tcW w:w="1746" w:type="dxa"/>
            <w:shd w:val="clear" w:color="auto" w:fill="auto"/>
            <w:noWrap/>
            <w:hideMark/>
          </w:tcPr>
          <w:p w14:paraId="50D28B13" w14:textId="77777777" w:rsidR="00DD11FA" w:rsidRPr="00A60A57" w:rsidRDefault="00DD11FA">
            <w:pPr>
              <w:spacing w:after="0" w:line="36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108" w:author="tao huang" w:date="2017-09-17T12:05:00Z">
                  <w:rPr>
                    <w:rFonts w:eastAsia="Times New Roman" w:cs="Times New Roman"/>
                    <w:color w:val="000000" w:themeColor="text1"/>
                    <w:sz w:val="22"/>
                  </w:rPr>
                </w:rPrChange>
              </w:rPr>
              <w:pPrChange w:id="9109" w:author="tao huang" w:date="2017-09-16T12:49:00Z">
                <w:pPr>
                  <w:spacing w:after="0" w:line="240" w:lineRule="auto"/>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110" w:author="tao huang" w:date="2017-09-17T12:05:00Z">
                  <w:rPr>
                    <w:rFonts w:eastAsia="Times New Roman" w:cs="Times New Roman"/>
                    <w:color w:val="000000" w:themeColor="text1"/>
                    <w:sz w:val="22"/>
                  </w:rPr>
                </w:rPrChange>
              </w:rPr>
              <w:t>ADL-intra-IC</w:t>
            </w:r>
          </w:p>
        </w:tc>
        <w:tc>
          <w:tcPr>
            <w:tcW w:w="711" w:type="dxa"/>
            <w:shd w:val="clear" w:color="auto" w:fill="auto"/>
            <w:noWrap/>
            <w:hideMark/>
          </w:tcPr>
          <w:p w14:paraId="382E4B98"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111" w:author="tao huang" w:date="2017-09-17T12:05:00Z">
                  <w:rPr>
                    <w:rFonts w:eastAsia="Times New Roman" w:cs="Times New Roman"/>
                    <w:color w:val="000000" w:themeColor="text1"/>
                    <w:sz w:val="22"/>
                  </w:rPr>
                </w:rPrChange>
              </w:rPr>
              <w:pPrChange w:id="9112"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113" w:author="tao huang" w:date="2017-09-17T12:05:00Z">
                  <w:rPr>
                    <w:rFonts w:eastAsia="Times New Roman" w:cs="Times New Roman"/>
                    <w:color w:val="000000" w:themeColor="text1"/>
                    <w:sz w:val="22"/>
                  </w:rPr>
                </w:rPrChange>
              </w:rPr>
              <w:t>0.070</w:t>
            </w:r>
          </w:p>
        </w:tc>
        <w:tc>
          <w:tcPr>
            <w:tcW w:w="711" w:type="dxa"/>
            <w:shd w:val="clear" w:color="auto" w:fill="auto"/>
            <w:noWrap/>
            <w:hideMark/>
          </w:tcPr>
          <w:p w14:paraId="6316CB13"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114" w:author="tao huang" w:date="2017-09-17T12:05:00Z">
                  <w:rPr>
                    <w:rFonts w:eastAsia="Times New Roman" w:cs="Times New Roman"/>
                    <w:color w:val="000000" w:themeColor="text1"/>
                    <w:sz w:val="22"/>
                  </w:rPr>
                </w:rPrChange>
              </w:rPr>
              <w:pPrChange w:id="9115"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116" w:author="tao huang" w:date="2017-09-17T12:05:00Z">
                  <w:rPr>
                    <w:rFonts w:eastAsia="Times New Roman" w:cs="Times New Roman"/>
                    <w:color w:val="000000" w:themeColor="text1"/>
                    <w:sz w:val="22"/>
                  </w:rPr>
                </w:rPrChange>
              </w:rPr>
              <w:t>0.734</w:t>
            </w:r>
          </w:p>
        </w:tc>
        <w:tc>
          <w:tcPr>
            <w:tcW w:w="711" w:type="dxa"/>
            <w:shd w:val="clear" w:color="auto" w:fill="auto"/>
            <w:noWrap/>
            <w:hideMark/>
          </w:tcPr>
          <w:p w14:paraId="7C799554"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117" w:author="tao huang" w:date="2017-09-17T12:05:00Z">
                  <w:rPr>
                    <w:rFonts w:eastAsia="Times New Roman" w:cs="Times New Roman"/>
                    <w:color w:val="000000" w:themeColor="text1"/>
                    <w:sz w:val="22"/>
                  </w:rPr>
                </w:rPrChange>
              </w:rPr>
              <w:pPrChange w:id="9118"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119" w:author="tao huang" w:date="2017-09-17T12:05:00Z">
                  <w:rPr>
                    <w:rFonts w:eastAsia="Times New Roman" w:cs="Times New Roman"/>
                    <w:color w:val="000000" w:themeColor="text1"/>
                    <w:sz w:val="22"/>
                  </w:rPr>
                </w:rPrChange>
              </w:rPr>
              <w:t>0.004</w:t>
            </w:r>
          </w:p>
        </w:tc>
        <w:tc>
          <w:tcPr>
            <w:tcW w:w="711" w:type="dxa"/>
            <w:shd w:val="clear" w:color="auto" w:fill="auto"/>
            <w:noWrap/>
            <w:hideMark/>
          </w:tcPr>
          <w:p w14:paraId="5F62BA44"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120" w:author="tao huang" w:date="2017-09-17T12:05:00Z">
                  <w:rPr>
                    <w:rFonts w:eastAsia="Times New Roman" w:cs="Times New Roman"/>
                    <w:color w:val="000000" w:themeColor="text1"/>
                    <w:sz w:val="22"/>
                  </w:rPr>
                </w:rPrChange>
              </w:rPr>
              <w:pPrChange w:id="9121"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122" w:author="tao huang" w:date="2017-09-17T12:05:00Z">
                  <w:rPr>
                    <w:rFonts w:eastAsia="Times New Roman" w:cs="Times New Roman"/>
                    <w:color w:val="000000" w:themeColor="text1"/>
                    <w:sz w:val="22"/>
                  </w:rPr>
                </w:rPrChange>
              </w:rPr>
              <w:t>0.037</w:t>
            </w:r>
          </w:p>
        </w:tc>
        <w:tc>
          <w:tcPr>
            <w:tcW w:w="711" w:type="dxa"/>
            <w:shd w:val="clear" w:color="auto" w:fill="auto"/>
            <w:noWrap/>
            <w:hideMark/>
          </w:tcPr>
          <w:p w14:paraId="69909B31"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123" w:author="tao huang" w:date="2017-09-17T12:05:00Z">
                  <w:rPr>
                    <w:rFonts w:eastAsia="Times New Roman" w:cs="Times New Roman"/>
                    <w:color w:val="000000" w:themeColor="text1"/>
                    <w:sz w:val="22"/>
                  </w:rPr>
                </w:rPrChange>
              </w:rPr>
              <w:pPrChange w:id="9124"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125" w:author="tao huang" w:date="2017-09-17T12:05:00Z">
                  <w:rPr>
                    <w:rFonts w:eastAsia="Times New Roman" w:cs="Times New Roman"/>
                    <w:color w:val="000000" w:themeColor="text1"/>
                    <w:sz w:val="22"/>
                  </w:rPr>
                </w:rPrChange>
              </w:rPr>
              <w:t>0.427</w:t>
            </w:r>
          </w:p>
        </w:tc>
        <w:tc>
          <w:tcPr>
            <w:tcW w:w="711" w:type="dxa"/>
            <w:shd w:val="clear" w:color="auto" w:fill="auto"/>
            <w:noWrap/>
            <w:hideMark/>
          </w:tcPr>
          <w:p w14:paraId="6B9E947E"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126" w:author="tao huang" w:date="2017-09-17T12:05:00Z">
                  <w:rPr>
                    <w:rFonts w:eastAsia="Times New Roman" w:cs="Times New Roman"/>
                    <w:color w:val="000000" w:themeColor="text1"/>
                    <w:sz w:val="22"/>
                  </w:rPr>
                </w:rPrChange>
              </w:rPr>
              <w:pPrChange w:id="9127"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128" w:author="tao huang" w:date="2017-09-17T12:05:00Z">
                  <w:rPr>
                    <w:rFonts w:eastAsia="Times New Roman" w:cs="Times New Roman"/>
                    <w:color w:val="000000" w:themeColor="text1"/>
                    <w:sz w:val="22"/>
                  </w:rPr>
                </w:rPrChange>
              </w:rPr>
              <w:t>0.087</w:t>
            </w:r>
          </w:p>
        </w:tc>
        <w:tc>
          <w:tcPr>
            <w:tcW w:w="711" w:type="dxa"/>
            <w:shd w:val="clear" w:color="auto" w:fill="auto"/>
            <w:noWrap/>
            <w:hideMark/>
          </w:tcPr>
          <w:p w14:paraId="3DB3A2FB"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129" w:author="tao huang" w:date="2017-09-17T12:05:00Z">
                  <w:rPr>
                    <w:rFonts w:eastAsia="Times New Roman" w:cs="Times New Roman"/>
                    <w:color w:val="000000" w:themeColor="text1"/>
                    <w:sz w:val="22"/>
                  </w:rPr>
                </w:rPrChange>
              </w:rPr>
              <w:pPrChange w:id="9130"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131" w:author="tao huang" w:date="2017-09-17T12:05:00Z">
                  <w:rPr>
                    <w:rFonts w:eastAsia="Times New Roman" w:cs="Times New Roman"/>
                    <w:color w:val="000000" w:themeColor="text1"/>
                    <w:sz w:val="22"/>
                  </w:rPr>
                </w:rPrChange>
              </w:rPr>
              <w:t>0.077</w:t>
            </w:r>
          </w:p>
        </w:tc>
        <w:tc>
          <w:tcPr>
            <w:tcW w:w="711" w:type="dxa"/>
            <w:shd w:val="clear" w:color="auto" w:fill="auto"/>
            <w:noWrap/>
            <w:hideMark/>
          </w:tcPr>
          <w:p w14:paraId="2F803EBE"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132" w:author="tao huang" w:date="2017-09-17T12:05:00Z">
                  <w:rPr>
                    <w:rFonts w:eastAsia="Times New Roman" w:cs="Times New Roman"/>
                    <w:color w:val="000000" w:themeColor="text1"/>
                    <w:sz w:val="22"/>
                  </w:rPr>
                </w:rPrChange>
              </w:rPr>
              <w:pPrChange w:id="9133"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134" w:author="tao huang" w:date="2017-09-17T12:05:00Z">
                  <w:rPr>
                    <w:rFonts w:eastAsia="Times New Roman" w:cs="Times New Roman"/>
                    <w:color w:val="000000" w:themeColor="text1"/>
                    <w:sz w:val="22"/>
                  </w:rPr>
                </w:rPrChange>
              </w:rPr>
              <w:t>0.894</w:t>
            </w:r>
          </w:p>
        </w:tc>
        <w:tc>
          <w:tcPr>
            <w:tcW w:w="407" w:type="dxa"/>
            <w:shd w:val="clear" w:color="auto" w:fill="auto"/>
            <w:noWrap/>
            <w:hideMark/>
          </w:tcPr>
          <w:p w14:paraId="65F3C468"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135" w:author="tao huang" w:date="2017-09-17T12:05:00Z">
                  <w:rPr>
                    <w:rFonts w:eastAsia="Times New Roman" w:cs="Times New Roman"/>
                    <w:color w:val="000000" w:themeColor="text1"/>
                    <w:sz w:val="22"/>
                  </w:rPr>
                </w:rPrChange>
              </w:rPr>
              <w:pPrChange w:id="9136"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137" w:author="tao huang" w:date="2017-09-17T12:05:00Z">
                  <w:rPr>
                    <w:rFonts w:eastAsia="Times New Roman" w:cs="Times New Roman"/>
                    <w:color w:val="000000" w:themeColor="text1"/>
                    <w:sz w:val="22"/>
                  </w:rPr>
                </w:rPrChange>
              </w:rPr>
              <w:t>0.015</w:t>
            </w:r>
          </w:p>
        </w:tc>
      </w:tr>
      <w:tr w:rsidR="00A60A57" w:rsidRPr="00A60A57" w14:paraId="59DE4FAD" w14:textId="77777777" w:rsidTr="005A17B9">
        <w:trPr>
          <w:trHeight w:val="20"/>
        </w:trPr>
        <w:tc>
          <w:tcPr>
            <w:cnfStyle w:val="001000000000" w:firstRow="0" w:lastRow="0" w:firstColumn="1" w:lastColumn="0" w:oddVBand="0" w:evenVBand="0" w:oddHBand="0" w:evenHBand="0" w:firstRowFirstColumn="0" w:firstRowLastColumn="0" w:lastRowFirstColumn="0" w:lastRowLastColumn="0"/>
            <w:tcW w:w="1231" w:type="dxa"/>
            <w:shd w:val="clear" w:color="auto" w:fill="auto"/>
            <w:noWrap/>
            <w:hideMark/>
          </w:tcPr>
          <w:p w14:paraId="6E310F3D" w14:textId="77777777" w:rsidR="00DD11FA" w:rsidRPr="00A60A57" w:rsidRDefault="00DD11FA">
            <w:pPr>
              <w:spacing w:after="0" w:line="360" w:lineRule="auto"/>
              <w:jc w:val="center"/>
              <w:rPr>
                <w:rFonts w:eastAsia="Times New Roman" w:cs="Times New Roman"/>
                <w:b w:val="0"/>
                <w:color w:val="0D0D0D" w:themeColor="text1" w:themeTint="F2"/>
                <w:sz w:val="22"/>
                <w:rPrChange w:id="9138" w:author="tao huang" w:date="2017-09-17T12:05:00Z">
                  <w:rPr>
                    <w:rFonts w:eastAsia="Times New Roman" w:cs="Times New Roman"/>
                    <w:b w:val="0"/>
                    <w:color w:val="000000" w:themeColor="text1"/>
                    <w:sz w:val="22"/>
                  </w:rPr>
                </w:rPrChange>
              </w:rPr>
              <w:pPrChange w:id="9139" w:author="tao huang" w:date="2017-09-16T12:49:00Z">
                <w:pPr>
                  <w:spacing w:after="0" w:line="240" w:lineRule="auto"/>
                  <w:jc w:val="center"/>
                </w:pPr>
              </w:pPrChange>
            </w:pPr>
            <w:r w:rsidRPr="00A60A57">
              <w:rPr>
                <w:rFonts w:eastAsia="Times New Roman" w:cs="Times New Roman"/>
                <w:b w:val="0"/>
                <w:color w:val="0D0D0D" w:themeColor="text1" w:themeTint="F2"/>
                <w:sz w:val="22"/>
                <w:rPrChange w:id="9140" w:author="tao huang" w:date="2017-09-17T12:05:00Z">
                  <w:rPr>
                    <w:rFonts w:eastAsia="Times New Roman" w:cs="Times New Roman"/>
                    <w:color w:val="000000" w:themeColor="text1"/>
                    <w:sz w:val="22"/>
                  </w:rPr>
                </w:rPrChange>
              </w:rPr>
              <w:t>ADL-own</w:t>
            </w:r>
          </w:p>
        </w:tc>
        <w:tc>
          <w:tcPr>
            <w:tcW w:w="1746" w:type="dxa"/>
            <w:shd w:val="clear" w:color="auto" w:fill="auto"/>
            <w:noWrap/>
            <w:hideMark/>
          </w:tcPr>
          <w:p w14:paraId="6B22988F" w14:textId="77777777" w:rsidR="00DD11FA" w:rsidRPr="00A60A57" w:rsidRDefault="00DD11FA">
            <w:pPr>
              <w:spacing w:after="0"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141" w:author="tao huang" w:date="2017-09-17T12:05:00Z">
                  <w:rPr>
                    <w:rFonts w:eastAsia="Times New Roman" w:cs="Times New Roman"/>
                    <w:color w:val="000000" w:themeColor="text1"/>
                    <w:sz w:val="22"/>
                  </w:rPr>
                </w:rPrChange>
              </w:rPr>
              <w:pPrChange w:id="9142" w:author="tao huang" w:date="2017-09-16T12:49:00Z">
                <w:pPr>
                  <w:spacing w:after="0" w:line="240" w:lineRule="auto"/>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143" w:author="tao huang" w:date="2017-09-17T12:05:00Z">
                  <w:rPr>
                    <w:rFonts w:eastAsia="Times New Roman" w:cs="Times New Roman"/>
                    <w:color w:val="000000" w:themeColor="text1"/>
                    <w:sz w:val="22"/>
                  </w:rPr>
                </w:rPrChange>
              </w:rPr>
              <w:t>ADL-own-EWC</w:t>
            </w:r>
          </w:p>
        </w:tc>
        <w:tc>
          <w:tcPr>
            <w:tcW w:w="711" w:type="dxa"/>
            <w:shd w:val="clear" w:color="auto" w:fill="auto"/>
            <w:noWrap/>
            <w:hideMark/>
          </w:tcPr>
          <w:p w14:paraId="29439A77" w14:textId="77777777" w:rsidR="00DD11FA" w:rsidRPr="00A60A57" w:rsidRDefault="00DD11F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144" w:author="tao huang" w:date="2017-09-17T12:05:00Z">
                  <w:rPr>
                    <w:rFonts w:eastAsia="Times New Roman" w:cs="Times New Roman"/>
                    <w:color w:val="000000" w:themeColor="text1"/>
                    <w:sz w:val="22"/>
                  </w:rPr>
                </w:rPrChange>
              </w:rPr>
              <w:pPrChange w:id="9145"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146" w:author="tao huang" w:date="2017-09-17T12:05:00Z">
                  <w:rPr>
                    <w:rFonts w:eastAsia="Times New Roman" w:cs="Times New Roman"/>
                    <w:color w:val="000000" w:themeColor="text1"/>
                    <w:sz w:val="22"/>
                  </w:rPr>
                </w:rPrChange>
              </w:rPr>
              <w:t>0.000</w:t>
            </w:r>
          </w:p>
        </w:tc>
        <w:tc>
          <w:tcPr>
            <w:tcW w:w="711" w:type="dxa"/>
            <w:shd w:val="clear" w:color="auto" w:fill="auto"/>
            <w:noWrap/>
            <w:hideMark/>
          </w:tcPr>
          <w:p w14:paraId="21898C17" w14:textId="77777777" w:rsidR="00DD11FA" w:rsidRPr="00A60A57" w:rsidRDefault="00DD11F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147" w:author="tao huang" w:date="2017-09-17T12:05:00Z">
                  <w:rPr>
                    <w:rFonts w:eastAsia="Times New Roman" w:cs="Times New Roman"/>
                    <w:color w:val="000000" w:themeColor="text1"/>
                    <w:sz w:val="22"/>
                  </w:rPr>
                </w:rPrChange>
              </w:rPr>
              <w:pPrChange w:id="9148"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149" w:author="tao huang" w:date="2017-09-17T12:05:00Z">
                  <w:rPr>
                    <w:rFonts w:eastAsia="Times New Roman" w:cs="Times New Roman"/>
                    <w:color w:val="000000" w:themeColor="text1"/>
                    <w:sz w:val="22"/>
                  </w:rPr>
                </w:rPrChange>
              </w:rPr>
              <w:t>0.000</w:t>
            </w:r>
          </w:p>
        </w:tc>
        <w:tc>
          <w:tcPr>
            <w:tcW w:w="711" w:type="dxa"/>
            <w:shd w:val="clear" w:color="auto" w:fill="auto"/>
            <w:noWrap/>
            <w:hideMark/>
          </w:tcPr>
          <w:p w14:paraId="34D0256C" w14:textId="77777777" w:rsidR="00DD11FA" w:rsidRPr="00A60A57" w:rsidRDefault="00DD11F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150" w:author="tao huang" w:date="2017-09-17T12:05:00Z">
                  <w:rPr>
                    <w:rFonts w:eastAsia="Times New Roman" w:cs="Times New Roman"/>
                    <w:color w:val="000000" w:themeColor="text1"/>
                    <w:sz w:val="22"/>
                  </w:rPr>
                </w:rPrChange>
              </w:rPr>
              <w:pPrChange w:id="9151"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152" w:author="tao huang" w:date="2017-09-17T12:05:00Z">
                  <w:rPr>
                    <w:rFonts w:eastAsia="Times New Roman" w:cs="Times New Roman"/>
                    <w:color w:val="000000" w:themeColor="text1"/>
                    <w:sz w:val="22"/>
                  </w:rPr>
                </w:rPrChange>
              </w:rPr>
              <w:t>0.000</w:t>
            </w:r>
          </w:p>
        </w:tc>
        <w:tc>
          <w:tcPr>
            <w:tcW w:w="711" w:type="dxa"/>
            <w:shd w:val="clear" w:color="auto" w:fill="auto"/>
            <w:noWrap/>
            <w:hideMark/>
          </w:tcPr>
          <w:p w14:paraId="30387C9F" w14:textId="77777777" w:rsidR="00DD11FA" w:rsidRPr="00A60A57" w:rsidRDefault="00DD11F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153" w:author="tao huang" w:date="2017-09-17T12:05:00Z">
                  <w:rPr>
                    <w:rFonts w:eastAsia="Times New Roman" w:cs="Times New Roman"/>
                    <w:color w:val="000000" w:themeColor="text1"/>
                    <w:sz w:val="22"/>
                  </w:rPr>
                </w:rPrChange>
              </w:rPr>
              <w:pPrChange w:id="9154"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155" w:author="tao huang" w:date="2017-09-17T12:05:00Z">
                  <w:rPr>
                    <w:rFonts w:eastAsia="Times New Roman" w:cs="Times New Roman"/>
                    <w:color w:val="000000" w:themeColor="text1"/>
                    <w:sz w:val="22"/>
                  </w:rPr>
                </w:rPrChange>
              </w:rPr>
              <w:t>0.000</w:t>
            </w:r>
          </w:p>
        </w:tc>
        <w:tc>
          <w:tcPr>
            <w:tcW w:w="711" w:type="dxa"/>
            <w:shd w:val="clear" w:color="auto" w:fill="auto"/>
            <w:noWrap/>
            <w:hideMark/>
          </w:tcPr>
          <w:p w14:paraId="0211B82E" w14:textId="77777777" w:rsidR="00DD11FA" w:rsidRPr="00A60A57" w:rsidRDefault="00DD11F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156" w:author="tao huang" w:date="2017-09-17T12:05:00Z">
                  <w:rPr>
                    <w:rFonts w:eastAsia="Times New Roman" w:cs="Times New Roman"/>
                    <w:color w:val="000000" w:themeColor="text1"/>
                    <w:sz w:val="22"/>
                  </w:rPr>
                </w:rPrChange>
              </w:rPr>
              <w:pPrChange w:id="9157"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158" w:author="tao huang" w:date="2017-09-17T12:05:00Z">
                  <w:rPr>
                    <w:rFonts w:eastAsia="Times New Roman" w:cs="Times New Roman"/>
                    <w:color w:val="000000" w:themeColor="text1"/>
                    <w:sz w:val="22"/>
                  </w:rPr>
                </w:rPrChange>
              </w:rPr>
              <w:t>0.000</w:t>
            </w:r>
          </w:p>
        </w:tc>
        <w:tc>
          <w:tcPr>
            <w:tcW w:w="711" w:type="dxa"/>
            <w:shd w:val="clear" w:color="auto" w:fill="auto"/>
            <w:noWrap/>
            <w:hideMark/>
          </w:tcPr>
          <w:p w14:paraId="7CD37D12" w14:textId="77777777" w:rsidR="00DD11FA" w:rsidRPr="00A60A57" w:rsidRDefault="00DD11F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159" w:author="tao huang" w:date="2017-09-17T12:05:00Z">
                  <w:rPr>
                    <w:rFonts w:eastAsia="Times New Roman" w:cs="Times New Roman"/>
                    <w:color w:val="000000" w:themeColor="text1"/>
                    <w:sz w:val="22"/>
                  </w:rPr>
                </w:rPrChange>
              </w:rPr>
              <w:pPrChange w:id="9160"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161" w:author="tao huang" w:date="2017-09-17T12:05:00Z">
                  <w:rPr>
                    <w:rFonts w:eastAsia="Times New Roman" w:cs="Times New Roman"/>
                    <w:color w:val="000000" w:themeColor="text1"/>
                    <w:sz w:val="22"/>
                  </w:rPr>
                </w:rPrChange>
              </w:rPr>
              <w:t>0.000</w:t>
            </w:r>
          </w:p>
        </w:tc>
        <w:tc>
          <w:tcPr>
            <w:tcW w:w="711" w:type="dxa"/>
            <w:shd w:val="clear" w:color="auto" w:fill="auto"/>
            <w:noWrap/>
            <w:hideMark/>
          </w:tcPr>
          <w:p w14:paraId="58721CDE" w14:textId="77777777" w:rsidR="00DD11FA" w:rsidRPr="00A60A57" w:rsidRDefault="00DD11F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162" w:author="tao huang" w:date="2017-09-17T12:05:00Z">
                  <w:rPr>
                    <w:rFonts w:eastAsia="Times New Roman" w:cs="Times New Roman"/>
                    <w:color w:val="000000" w:themeColor="text1"/>
                    <w:sz w:val="22"/>
                  </w:rPr>
                </w:rPrChange>
              </w:rPr>
              <w:pPrChange w:id="9163"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164" w:author="tao huang" w:date="2017-09-17T12:05:00Z">
                  <w:rPr>
                    <w:rFonts w:eastAsia="Times New Roman" w:cs="Times New Roman"/>
                    <w:color w:val="000000" w:themeColor="text1"/>
                    <w:sz w:val="22"/>
                  </w:rPr>
                </w:rPrChange>
              </w:rPr>
              <w:t>0.000</w:t>
            </w:r>
          </w:p>
        </w:tc>
        <w:tc>
          <w:tcPr>
            <w:tcW w:w="711" w:type="dxa"/>
            <w:shd w:val="clear" w:color="auto" w:fill="auto"/>
            <w:noWrap/>
            <w:hideMark/>
          </w:tcPr>
          <w:p w14:paraId="2CCA4ED6" w14:textId="77777777" w:rsidR="00DD11FA" w:rsidRPr="00A60A57" w:rsidRDefault="00DD11F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165" w:author="tao huang" w:date="2017-09-17T12:05:00Z">
                  <w:rPr>
                    <w:rFonts w:eastAsia="Times New Roman" w:cs="Times New Roman"/>
                    <w:color w:val="000000" w:themeColor="text1"/>
                    <w:sz w:val="22"/>
                  </w:rPr>
                </w:rPrChange>
              </w:rPr>
              <w:pPrChange w:id="9166"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167" w:author="tao huang" w:date="2017-09-17T12:05:00Z">
                  <w:rPr>
                    <w:rFonts w:eastAsia="Times New Roman" w:cs="Times New Roman"/>
                    <w:color w:val="000000" w:themeColor="text1"/>
                    <w:sz w:val="22"/>
                  </w:rPr>
                </w:rPrChange>
              </w:rPr>
              <w:t>0.000</w:t>
            </w:r>
          </w:p>
        </w:tc>
        <w:tc>
          <w:tcPr>
            <w:tcW w:w="407" w:type="dxa"/>
            <w:shd w:val="clear" w:color="auto" w:fill="auto"/>
            <w:noWrap/>
            <w:hideMark/>
          </w:tcPr>
          <w:p w14:paraId="683F2794" w14:textId="77777777" w:rsidR="00DD11FA" w:rsidRPr="00A60A57" w:rsidRDefault="00DD11F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168" w:author="tao huang" w:date="2017-09-17T12:05:00Z">
                  <w:rPr>
                    <w:rFonts w:eastAsia="Times New Roman" w:cs="Times New Roman"/>
                    <w:color w:val="000000" w:themeColor="text1"/>
                    <w:sz w:val="22"/>
                  </w:rPr>
                </w:rPrChange>
              </w:rPr>
              <w:pPrChange w:id="9169"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170" w:author="tao huang" w:date="2017-09-17T12:05:00Z">
                  <w:rPr>
                    <w:rFonts w:eastAsia="Times New Roman" w:cs="Times New Roman"/>
                    <w:color w:val="000000" w:themeColor="text1"/>
                    <w:sz w:val="22"/>
                  </w:rPr>
                </w:rPrChange>
              </w:rPr>
              <w:t>0.000</w:t>
            </w:r>
          </w:p>
        </w:tc>
      </w:tr>
      <w:tr w:rsidR="00A60A57" w:rsidRPr="00A60A57" w14:paraId="76C2FB7D" w14:textId="77777777" w:rsidTr="005A17B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31" w:type="dxa"/>
            <w:shd w:val="clear" w:color="auto" w:fill="auto"/>
            <w:noWrap/>
            <w:hideMark/>
          </w:tcPr>
          <w:p w14:paraId="40A383CD" w14:textId="77777777" w:rsidR="00DD11FA" w:rsidRPr="00A60A57" w:rsidRDefault="00DD11FA">
            <w:pPr>
              <w:spacing w:after="0" w:line="360" w:lineRule="auto"/>
              <w:jc w:val="center"/>
              <w:rPr>
                <w:rFonts w:eastAsia="Times New Roman" w:cs="Times New Roman"/>
                <w:b w:val="0"/>
                <w:color w:val="0D0D0D" w:themeColor="text1" w:themeTint="F2"/>
                <w:sz w:val="22"/>
                <w:rPrChange w:id="9171" w:author="tao huang" w:date="2017-09-17T12:05:00Z">
                  <w:rPr>
                    <w:rFonts w:eastAsia="Times New Roman" w:cs="Times New Roman"/>
                    <w:b w:val="0"/>
                    <w:color w:val="000000" w:themeColor="text1"/>
                    <w:sz w:val="22"/>
                  </w:rPr>
                </w:rPrChange>
              </w:rPr>
              <w:pPrChange w:id="9172" w:author="tao huang" w:date="2017-09-16T12:49:00Z">
                <w:pPr>
                  <w:spacing w:after="0" w:line="240" w:lineRule="auto"/>
                  <w:jc w:val="center"/>
                </w:pPr>
              </w:pPrChange>
            </w:pPr>
            <w:r w:rsidRPr="00A60A57">
              <w:rPr>
                <w:rFonts w:eastAsia="Times New Roman" w:cs="Times New Roman"/>
                <w:b w:val="0"/>
                <w:color w:val="0D0D0D" w:themeColor="text1" w:themeTint="F2"/>
                <w:sz w:val="22"/>
                <w:rPrChange w:id="9173" w:author="tao huang" w:date="2017-09-17T12:05:00Z">
                  <w:rPr>
                    <w:rFonts w:eastAsia="Times New Roman" w:cs="Times New Roman"/>
                    <w:color w:val="000000" w:themeColor="text1"/>
                    <w:sz w:val="22"/>
                  </w:rPr>
                </w:rPrChange>
              </w:rPr>
              <w:t>ADL-own</w:t>
            </w:r>
          </w:p>
        </w:tc>
        <w:tc>
          <w:tcPr>
            <w:tcW w:w="1746" w:type="dxa"/>
            <w:shd w:val="clear" w:color="auto" w:fill="auto"/>
            <w:noWrap/>
            <w:hideMark/>
          </w:tcPr>
          <w:p w14:paraId="5C043526" w14:textId="77777777" w:rsidR="00DD11FA" w:rsidRPr="00A60A57" w:rsidRDefault="00DD11FA">
            <w:pPr>
              <w:spacing w:after="0" w:line="36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174" w:author="tao huang" w:date="2017-09-17T12:05:00Z">
                  <w:rPr>
                    <w:rFonts w:eastAsia="Times New Roman" w:cs="Times New Roman"/>
                    <w:color w:val="000000" w:themeColor="text1"/>
                    <w:sz w:val="22"/>
                  </w:rPr>
                </w:rPrChange>
              </w:rPr>
              <w:pPrChange w:id="9175" w:author="tao huang" w:date="2017-09-16T12:49:00Z">
                <w:pPr>
                  <w:spacing w:after="0" w:line="240" w:lineRule="auto"/>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176" w:author="tao huang" w:date="2017-09-17T12:05:00Z">
                  <w:rPr>
                    <w:rFonts w:eastAsia="Times New Roman" w:cs="Times New Roman"/>
                    <w:color w:val="000000" w:themeColor="text1"/>
                    <w:sz w:val="22"/>
                  </w:rPr>
                </w:rPrChange>
              </w:rPr>
              <w:t>ADL-own-IC</w:t>
            </w:r>
          </w:p>
        </w:tc>
        <w:tc>
          <w:tcPr>
            <w:tcW w:w="711" w:type="dxa"/>
            <w:shd w:val="clear" w:color="auto" w:fill="auto"/>
            <w:noWrap/>
            <w:hideMark/>
          </w:tcPr>
          <w:p w14:paraId="2877DF4D"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177" w:author="tao huang" w:date="2017-09-17T12:05:00Z">
                  <w:rPr>
                    <w:rFonts w:eastAsia="Times New Roman" w:cs="Times New Roman"/>
                    <w:color w:val="000000" w:themeColor="text1"/>
                    <w:sz w:val="22"/>
                  </w:rPr>
                </w:rPrChange>
              </w:rPr>
              <w:pPrChange w:id="9178"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179" w:author="tao huang" w:date="2017-09-17T12:05:00Z">
                  <w:rPr>
                    <w:rFonts w:eastAsia="Times New Roman" w:cs="Times New Roman"/>
                    <w:color w:val="000000" w:themeColor="text1"/>
                    <w:sz w:val="22"/>
                  </w:rPr>
                </w:rPrChange>
              </w:rPr>
              <w:t>0.359</w:t>
            </w:r>
          </w:p>
        </w:tc>
        <w:tc>
          <w:tcPr>
            <w:tcW w:w="711" w:type="dxa"/>
            <w:shd w:val="clear" w:color="auto" w:fill="auto"/>
            <w:noWrap/>
            <w:hideMark/>
          </w:tcPr>
          <w:p w14:paraId="19BE676A"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180" w:author="tao huang" w:date="2017-09-17T12:05:00Z">
                  <w:rPr>
                    <w:rFonts w:eastAsia="Times New Roman" w:cs="Times New Roman"/>
                    <w:color w:val="000000" w:themeColor="text1"/>
                    <w:sz w:val="22"/>
                  </w:rPr>
                </w:rPrChange>
              </w:rPr>
              <w:pPrChange w:id="9181"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182" w:author="tao huang" w:date="2017-09-17T12:05:00Z">
                  <w:rPr>
                    <w:rFonts w:eastAsia="Times New Roman" w:cs="Times New Roman"/>
                    <w:color w:val="000000" w:themeColor="text1"/>
                    <w:sz w:val="22"/>
                  </w:rPr>
                </w:rPrChange>
              </w:rPr>
              <w:t>0.314</w:t>
            </w:r>
          </w:p>
        </w:tc>
        <w:tc>
          <w:tcPr>
            <w:tcW w:w="711" w:type="dxa"/>
            <w:shd w:val="clear" w:color="auto" w:fill="auto"/>
            <w:noWrap/>
            <w:hideMark/>
          </w:tcPr>
          <w:p w14:paraId="38920A33"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183" w:author="tao huang" w:date="2017-09-17T12:05:00Z">
                  <w:rPr>
                    <w:rFonts w:eastAsia="Times New Roman" w:cs="Times New Roman"/>
                    <w:color w:val="000000" w:themeColor="text1"/>
                    <w:sz w:val="22"/>
                  </w:rPr>
                </w:rPrChange>
              </w:rPr>
              <w:pPrChange w:id="9184"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185" w:author="tao huang" w:date="2017-09-17T12:05:00Z">
                  <w:rPr>
                    <w:rFonts w:eastAsia="Times New Roman" w:cs="Times New Roman"/>
                    <w:color w:val="000000" w:themeColor="text1"/>
                    <w:sz w:val="22"/>
                  </w:rPr>
                </w:rPrChange>
              </w:rPr>
              <w:t>0.002</w:t>
            </w:r>
          </w:p>
        </w:tc>
        <w:tc>
          <w:tcPr>
            <w:tcW w:w="711" w:type="dxa"/>
            <w:shd w:val="clear" w:color="auto" w:fill="auto"/>
            <w:noWrap/>
            <w:hideMark/>
          </w:tcPr>
          <w:p w14:paraId="559E2550"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186" w:author="tao huang" w:date="2017-09-17T12:05:00Z">
                  <w:rPr>
                    <w:rFonts w:eastAsia="Times New Roman" w:cs="Times New Roman"/>
                    <w:color w:val="000000" w:themeColor="text1"/>
                    <w:sz w:val="22"/>
                  </w:rPr>
                </w:rPrChange>
              </w:rPr>
              <w:pPrChange w:id="9187"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188" w:author="tao huang" w:date="2017-09-17T12:05:00Z">
                  <w:rPr>
                    <w:rFonts w:eastAsia="Times New Roman" w:cs="Times New Roman"/>
                    <w:color w:val="000000" w:themeColor="text1"/>
                    <w:sz w:val="22"/>
                  </w:rPr>
                </w:rPrChange>
              </w:rPr>
              <w:t>0.036</w:t>
            </w:r>
          </w:p>
        </w:tc>
        <w:tc>
          <w:tcPr>
            <w:tcW w:w="711" w:type="dxa"/>
            <w:shd w:val="clear" w:color="auto" w:fill="auto"/>
            <w:noWrap/>
            <w:hideMark/>
          </w:tcPr>
          <w:p w14:paraId="2F0A3F49"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189" w:author="tao huang" w:date="2017-09-17T12:05:00Z">
                  <w:rPr>
                    <w:rFonts w:eastAsia="Times New Roman" w:cs="Times New Roman"/>
                    <w:color w:val="000000" w:themeColor="text1"/>
                    <w:sz w:val="22"/>
                  </w:rPr>
                </w:rPrChange>
              </w:rPr>
              <w:pPrChange w:id="9190"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191" w:author="tao huang" w:date="2017-09-17T12:05:00Z">
                  <w:rPr>
                    <w:rFonts w:eastAsia="Times New Roman" w:cs="Times New Roman"/>
                    <w:color w:val="000000" w:themeColor="text1"/>
                    <w:sz w:val="22"/>
                  </w:rPr>
                </w:rPrChange>
              </w:rPr>
              <w:t>0.690</w:t>
            </w:r>
          </w:p>
        </w:tc>
        <w:tc>
          <w:tcPr>
            <w:tcW w:w="711" w:type="dxa"/>
            <w:shd w:val="clear" w:color="auto" w:fill="auto"/>
            <w:noWrap/>
            <w:hideMark/>
          </w:tcPr>
          <w:p w14:paraId="372AA977"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192" w:author="tao huang" w:date="2017-09-17T12:05:00Z">
                  <w:rPr>
                    <w:rFonts w:eastAsia="Times New Roman" w:cs="Times New Roman"/>
                    <w:color w:val="000000" w:themeColor="text1"/>
                    <w:sz w:val="22"/>
                  </w:rPr>
                </w:rPrChange>
              </w:rPr>
              <w:pPrChange w:id="9193"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194" w:author="tao huang" w:date="2017-09-17T12:05:00Z">
                  <w:rPr>
                    <w:rFonts w:eastAsia="Times New Roman" w:cs="Times New Roman"/>
                    <w:color w:val="000000" w:themeColor="text1"/>
                    <w:sz w:val="22"/>
                  </w:rPr>
                </w:rPrChange>
              </w:rPr>
              <w:t>0.035</w:t>
            </w:r>
          </w:p>
        </w:tc>
        <w:tc>
          <w:tcPr>
            <w:tcW w:w="711" w:type="dxa"/>
            <w:shd w:val="clear" w:color="auto" w:fill="auto"/>
            <w:noWrap/>
            <w:hideMark/>
          </w:tcPr>
          <w:p w14:paraId="7AB3FAD1"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195" w:author="tao huang" w:date="2017-09-17T12:05:00Z">
                  <w:rPr>
                    <w:rFonts w:eastAsia="Times New Roman" w:cs="Times New Roman"/>
                    <w:color w:val="000000" w:themeColor="text1"/>
                    <w:sz w:val="22"/>
                  </w:rPr>
                </w:rPrChange>
              </w:rPr>
              <w:pPrChange w:id="9196"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197" w:author="tao huang" w:date="2017-09-17T12:05:00Z">
                  <w:rPr>
                    <w:rFonts w:eastAsia="Times New Roman" w:cs="Times New Roman"/>
                    <w:color w:val="000000" w:themeColor="text1"/>
                    <w:sz w:val="22"/>
                  </w:rPr>
                </w:rPrChange>
              </w:rPr>
              <w:t>0.145</w:t>
            </w:r>
          </w:p>
        </w:tc>
        <w:tc>
          <w:tcPr>
            <w:tcW w:w="711" w:type="dxa"/>
            <w:shd w:val="clear" w:color="auto" w:fill="auto"/>
            <w:noWrap/>
            <w:hideMark/>
          </w:tcPr>
          <w:p w14:paraId="65AA13CB"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198" w:author="tao huang" w:date="2017-09-17T12:05:00Z">
                  <w:rPr>
                    <w:rFonts w:eastAsia="Times New Roman" w:cs="Times New Roman"/>
                    <w:color w:val="000000" w:themeColor="text1"/>
                    <w:sz w:val="22"/>
                  </w:rPr>
                </w:rPrChange>
              </w:rPr>
              <w:pPrChange w:id="9199"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200" w:author="tao huang" w:date="2017-09-17T12:05:00Z">
                  <w:rPr>
                    <w:rFonts w:eastAsia="Times New Roman" w:cs="Times New Roman"/>
                    <w:color w:val="000000" w:themeColor="text1"/>
                    <w:sz w:val="22"/>
                  </w:rPr>
                </w:rPrChange>
              </w:rPr>
              <w:t>0.683</w:t>
            </w:r>
          </w:p>
        </w:tc>
        <w:tc>
          <w:tcPr>
            <w:tcW w:w="407" w:type="dxa"/>
            <w:shd w:val="clear" w:color="auto" w:fill="auto"/>
            <w:noWrap/>
            <w:hideMark/>
          </w:tcPr>
          <w:p w14:paraId="48C633EE"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201" w:author="tao huang" w:date="2017-09-17T12:05:00Z">
                  <w:rPr>
                    <w:rFonts w:eastAsia="Times New Roman" w:cs="Times New Roman"/>
                    <w:color w:val="000000" w:themeColor="text1"/>
                    <w:sz w:val="22"/>
                  </w:rPr>
                </w:rPrChange>
              </w:rPr>
              <w:pPrChange w:id="9202"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203" w:author="tao huang" w:date="2017-09-17T12:05:00Z">
                  <w:rPr>
                    <w:rFonts w:eastAsia="Times New Roman" w:cs="Times New Roman"/>
                    <w:color w:val="000000" w:themeColor="text1"/>
                    <w:sz w:val="22"/>
                  </w:rPr>
                </w:rPrChange>
              </w:rPr>
              <w:t>0.010</w:t>
            </w:r>
          </w:p>
        </w:tc>
      </w:tr>
      <w:tr w:rsidR="00A60A57" w:rsidRPr="00A60A57" w14:paraId="78A7407B" w14:textId="77777777" w:rsidTr="005A17B9">
        <w:trPr>
          <w:trHeight w:val="20"/>
        </w:trPr>
        <w:tc>
          <w:tcPr>
            <w:cnfStyle w:val="001000000000" w:firstRow="0" w:lastRow="0" w:firstColumn="1" w:lastColumn="0" w:oddVBand="0" w:evenVBand="0" w:oddHBand="0" w:evenHBand="0" w:firstRowFirstColumn="0" w:firstRowLastColumn="0" w:lastRowFirstColumn="0" w:lastRowLastColumn="0"/>
            <w:tcW w:w="1231" w:type="dxa"/>
            <w:shd w:val="clear" w:color="auto" w:fill="auto"/>
            <w:noWrap/>
            <w:hideMark/>
          </w:tcPr>
          <w:p w14:paraId="3136D5EF" w14:textId="77777777" w:rsidR="00DD11FA" w:rsidRPr="00A60A57" w:rsidRDefault="00DD11FA">
            <w:pPr>
              <w:spacing w:after="0" w:line="360" w:lineRule="auto"/>
              <w:jc w:val="center"/>
              <w:rPr>
                <w:rFonts w:eastAsia="Times New Roman" w:cs="Times New Roman"/>
                <w:b w:val="0"/>
                <w:color w:val="0D0D0D" w:themeColor="text1" w:themeTint="F2"/>
                <w:sz w:val="22"/>
                <w:rPrChange w:id="9204" w:author="tao huang" w:date="2017-09-17T12:05:00Z">
                  <w:rPr>
                    <w:rFonts w:eastAsia="Times New Roman" w:cs="Times New Roman"/>
                    <w:b w:val="0"/>
                    <w:color w:val="000000" w:themeColor="text1"/>
                    <w:sz w:val="22"/>
                  </w:rPr>
                </w:rPrChange>
              </w:rPr>
              <w:pPrChange w:id="9205" w:author="tao huang" w:date="2017-09-16T12:49:00Z">
                <w:pPr>
                  <w:spacing w:after="0" w:line="240" w:lineRule="auto"/>
                  <w:jc w:val="center"/>
                </w:pPr>
              </w:pPrChange>
            </w:pPr>
            <w:r w:rsidRPr="00A60A57">
              <w:rPr>
                <w:rFonts w:eastAsia="Times New Roman" w:cs="Times New Roman"/>
                <w:b w:val="0"/>
                <w:color w:val="0D0D0D" w:themeColor="text1" w:themeTint="F2"/>
                <w:sz w:val="22"/>
                <w:rPrChange w:id="9206" w:author="tao huang" w:date="2017-09-17T12:05:00Z">
                  <w:rPr>
                    <w:rFonts w:eastAsia="Times New Roman" w:cs="Times New Roman"/>
                    <w:color w:val="000000" w:themeColor="text1"/>
                    <w:sz w:val="22"/>
                  </w:rPr>
                </w:rPrChange>
              </w:rPr>
              <w:t>ADL-own</w:t>
            </w:r>
          </w:p>
        </w:tc>
        <w:tc>
          <w:tcPr>
            <w:tcW w:w="1746" w:type="dxa"/>
            <w:shd w:val="clear" w:color="auto" w:fill="auto"/>
            <w:noWrap/>
            <w:hideMark/>
          </w:tcPr>
          <w:p w14:paraId="1FB9FE7A" w14:textId="77777777" w:rsidR="00DD11FA" w:rsidRPr="00A60A57" w:rsidRDefault="00DD11FA">
            <w:pPr>
              <w:spacing w:after="0"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207" w:author="tao huang" w:date="2017-09-17T12:05:00Z">
                  <w:rPr>
                    <w:rFonts w:eastAsia="Times New Roman" w:cs="Times New Roman"/>
                    <w:color w:val="000000" w:themeColor="text1"/>
                    <w:sz w:val="22"/>
                  </w:rPr>
                </w:rPrChange>
              </w:rPr>
              <w:pPrChange w:id="9208" w:author="tao huang" w:date="2017-09-16T12:49:00Z">
                <w:pPr>
                  <w:spacing w:after="0" w:line="240" w:lineRule="auto"/>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209" w:author="tao huang" w:date="2017-09-17T12:05:00Z">
                  <w:rPr>
                    <w:rFonts w:eastAsia="Times New Roman" w:cs="Times New Roman"/>
                    <w:color w:val="000000" w:themeColor="text1"/>
                    <w:sz w:val="22"/>
                  </w:rPr>
                </w:rPrChange>
              </w:rPr>
              <w:t>ADL-intra</w:t>
            </w:r>
          </w:p>
        </w:tc>
        <w:tc>
          <w:tcPr>
            <w:tcW w:w="711" w:type="dxa"/>
            <w:shd w:val="clear" w:color="auto" w:fill="auto"/>
            <w:noWrap/>
            <w:hideMark/>
          </w:tcPr>
          <w:p w14:paraId="3D646131" w14:textId="77777777" w:rsidR="00DD11FA" w:rsidRPr="00A60A57" w:rsidRDefault="00DD11F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210" w:author="tao huang" w:date="2017-09-17T12:05:00Z">
                  <w:rPr>
                    <w:rFonts w:eastAsia="Times New Roman" w:cs="Times New Roman"/>
                    <w:color w:val="000000" w:themeColor="text1"/>
                    <w:sz w:val="22"/>
                  </w:rPr>
                </w:rPrChange>
              </w:rPr>
              <w:pPrChange w:id="9211"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212" w:author="tao huang" w:date="2017-09-17T12:05:00Z">
                  <w:rPr>
                    <w:rFonts w:eastAsia="Times New Roman" w:cs="Times New Roman"/>
                    <w:color w:val="000000" w:themeColor="text1"/>
                    <w:sz w:val="22"/>
                  </w:rPr>
                </w:rPrChange>
              </w:rPr>
              <w:t>0.025</w:t>
            </w:r>
          </w:p>
        </w:tc>
        <w:tc>
          <w:tcPr>
            <w:tcW w:w="711" w:type="dxa"/>
            <w:shd w:val="clear" w:color="auto" w:fill="auto"/>
            <w:noWrap/>
            <w:hideMark/>
          </w:tcPr>
          <w:p w14:paraId="4EF16A98" w14:textId="77777777" w:rsidR="00DD11FA" w:rsidRPr="00A60A57" w:rsidRDefault="00DD11F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213" w:author="tao huang" w:date="2017-09-17T12:05:00Z">
                  <w:rPr>
                    <w:rFonts w:eastAsia="Times New Roman" w:cs="Times New Roman"/>
                    <w:color w:val="000000" w:themeColor="text1"/>
                    <w:sz w:val="22"/>
                  </w:rPr>
                </w:rPrChange>
              </w:rPr>
              <w:pPrChange w:id="9214"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215" w:author="tao huang" w:date="2017-09-17T12:05:00Z">
                  <w:rPr>
                    <w:rFonts w:eastAsia="Times New Roman" w:cs="Times New Roman"/>
                    <w:color w:val="000000" w:themeColor="text1"/>
                    <w:sz w:val="22"/>
                  </w:rPr>
                </w:rPrChange>
              </w:rPr>
              <w:t>0.114</w:t>
            </w:r>
          </w:p>
        </w:tc>
        <w:tc>
          <w:tcPr>
            <w:tcW w:w="711" w:type="dxa"/>
            <w:shd w:val="clear" w:color="auto" w:fill="auto"/>
            <w:noWrap/>
            <w:hideMark/>
          </w:tcPr>
          <w:p w14:paraId="1E93223C" w14:textId="77777777" w:rsidR="00DD11FA" w:rsidRPr="00A60A57" w:rsidRDefault="00DD11F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216" w:author="tao huang" w:date="2017-09-17T12:05:00Z">
                  <w:rPr>
                    <w:rFonts w:eastAsia="Times New Roman" w:cs="Times New Roman"/>
                    <w:color w:val="000000" w:themeColor="text1"/>
                    <w:sz w:val="22"/>
                  </w:rPr>
                </w:rPrChange>
              </w:rPr>
              <w:pPrChange w:id="9217"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218" w:author="tao huang" w:date="2017-09-17T12:05:00Z">
                  <w:rPr>
                    <w:rFonts w:eastAsia="Times New Roman" w:cs="Times New Roman"/>
                    <w:color w:val="000000" w:themeColor="text1"/>
                    <w:sz w:val="22"/>
                  </w:rPr>
                </w:rPrChange>
              </w:rPr>
              <w:t>0.259</w:t>
            </w:r>
          </w:p>
        </w:tc>
        <w:tc>
          <w:tcPr>
            <w:tcW w:w="711" w:type="dxa"/>
            <w:shd w:val="clear" w:color="auto" w:fill="auto"/>
            <w:noWrap/>
            <w:hideMark/>
          </w:tcPr>
          <w:p w14:paraId="0D95298C" w14:textId="77777777" w:rsidR="00DD11FA" w:rsidRPr="00A60A57" w:rsidRDefault="00DD11F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219" w:author="tao huang" w:date="2017-09-17T12:05:00Z">
                  <w:rPr>
                    <w:rFonts w:eastAsia="Times New Roman" w:cs="Times New Roman"/>
                    <w:color w:val="000000" w:themeColor="text1"/>
                    <w:sz w:val="22"/>
                  </w:rPr>
                </w:rPrChange>
              </w:rPr>
              <w:pPrChange w:id="9220"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221" w:author="tao huang" w:date="2017-09-17T12:05:00Z">
                  <w:rPr>
                    <w:rFonts w:eastAsia="Times New Roman" w:cs="Times New Roman"/>
                    <w:color w:val="000000" w:themeColor="text1"/>
                    <w:sz w:val="22"/>
                  </w:rPr>
                </w:rPrChange>
              </w:rPr>
              <w:t>0.003</w:t>
            </w:r>
          </w:p>
        </w:tc>
        <w:tc>
          <w:tcPr>
            <w:tcW w:w="711" w:type="dxa"/>
            <w:shd w:val="clear" w:color="auto" w:fill="auto"/>
            <w:noWrap/>
            <w:hideMark/>
          </w:tcPr>
          <w:p w14:paraId="2E6799DB" w14:textId="77777777" w:rsidR="00DD11FA" w:rsidRPr="00A60A57" w:rsidRDefault="00DD11F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222" w:author="tao huang" w:date="2017-09-17T12:05:00Z">
                  <w:rPr>
                    <w:rFonts w:eastAsia="Times New Roman" w:cs="Times New Roman"/>
                    <w:color w:val="000000" w:themeColor="text1"/>
                    <w:sz w:val="22"/>
                  </w:rPr>
                </w:rPrChange>
              </w:rPr>
              <w:pPrChange w:id="9223"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224" w:author="tao huang" w:date="2017-09-17T12:05:00Z">
                  <w:rPr>
                    <w:rFonts w:eastAsia="Times New Roman" w:cs="Times New Roman"/>
                    <w:color w:val="000000" w:themeColor="text1"/>
                    <w:sz w:val="22"/>
                  </w:rPr>
                </w:rPrChange>
              </w:rPr>
              <w:t>0.009</w:t>
            </w:r>
          </w:p>
        </w:tc>
        <w:tc>
          <w:tcPr>
            <w:tcW w:w="711" w:type="dxa"/>
            <w:shd w:val="clear" w:color="auto" w:fill="auto"/>
            <w:noWrap/>
            <w:hideMark/>
          </w:tcPr>
          <w:p w14:paraId="578630A9" w14:textId="77777777" w:rsidR="00DD11FA" w:rsidRPr="00A60A57" w:rsidRDefault="00DD11F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225" w:author="tao huang" w:date="2017-09-17T12:05:00Z">
                  <w:rPr>
                    <w:rFonts w:eastAsia="Times New Roman" w:cs="Times New Roman"/>
                    <w:color w:val="000000" w:themeColor="text1"/>
                    <w:sz w:val="22"/>
                  </w:rPr>
                </w:rPrChange>
              </w:rPr>
              <w:pPrChange w:id="9226"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227" w:author="tao huang" w:date="2017-09-17T12:05:00Z">
                  <w:rPr>
                    <w:rFonts w:eastAsia="Times New Roman" w:cs="Times New Roman"/>
                    <w:color w:val="000000" w:themeColor="text1"/>
                    <w:sz w:val="22"/>
                  </w:rPr>
                </w:rPrChange>
              </w:rPr>
              <w:t>0.043</w:t>
            </w:r>
          </w:p>
        </w:tc>
        <w:tc>
          <w:tcPr>
            <w:tcW w:w="711" w:type="dxa"/>
            <w:shd w:val="clear" w:color="auto" w:fill="auto"/>
            <w:noWrap/>
            <w:hideMark/>
          </w:tcPr>
          <w:p w14:paraId="5205B5E2" w14:textId="77777777" w:rsidR="00DD11FA" w:rsidRPr="00A60A57" w:rsidRDefault="00DD11F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228" w:author="tao huang" w:date="2017-09-17T12:05:00Z">
                  <w:rPr>
                    <w:rFonts w:eastAsia="Times New Roman" w:cs="Times New Roman"/>
                    <w:color w:val="000000" w:themeColor="text1"/>
                    <w:sz w:val="22"/>
                  </w:rPr>
                </w:rPrChange>
              </w:rPr>
              <w:pPrChange w:id="9229"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230" w:author="tao huang" w:date="2017-09-17T12:05:00Z">
                  <w:rPr>
                    <w:rFonts w:eastAsia="Times New Roman" w:cs="Times New Roman"/>
                    <w:color w:val="000000" w:themeColor="text1"/>
                    <w:sz w:val="22"/>
                  </w:rPr>
                </w:rPrChange>
              </w:rPr>
              <w:t>0.021</w:t>
            </w:r>
          </w:p>
        </w:tc>
        <w:tc>
          <w:tcPr>
            <w:tcW w:w="711" w:type="dxa"/>
            <w:shd w:val="clear" w:color="auto" w:fill="auto"/>
            <w:noWrap/>
            <w:hideMark/>
          </w:tcPr>
          <w:p w14:paraId="401F8DEC" w14:textId="77777777" w:rsidR="00DD11FA" w:rsidRPr="00A60A57" w:rsidRDefault="00DD11F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231" w:author="tao huang" w:date="2017-09-17T12:05:00Z">
                  <w:rPr>
                    <w:rFonts w:eastAsia="Times New Roman" w:cs="Times New Roman"/>
                    <w:color w:val="000000" w:themeColor="text1"/>
                    <w:sz w:val="22"/>
                  </w:rPr>
                </w:rPrChange>
              </w:rPr>
              <w:pPrChange w:id="9232"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233" w:author="tao huang" w:date="2017-09-17T12:05:00Z">
                  <w:rPr>
                    <w:rFonts w:eastAsia="Times New Roman" w:cs="Times New Roman"/>
                    <w:color w:val="000000" w:themeColor="text1"/>
                    <w:sz w:val="22"/>
                  </w:rPr>
                </w:rPrChange>
              </w:rPr>
              <w:t>0.142</w:t>
            </w:r>
          </w:p>
        </w:tc>
        <w:tc>
          <w:tcPr>
            <w:tcW w:w="407" w:type="dxa"/>
            <w:shd w:val="clear" w:color="auto" w:fill="auto"/>
            <w:noWrap/>
            <w:hideMark/>
          </w:tcPr>
          <w:p w14:paraId="15946304" w14:textId="77777777" w:rsidR="00DD11FA" w:rsidRPr="00A60A57" w:rsidRDefault="00DD11F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234" w:author="tao huang" w:date="2017-09-17T12:05:00Z">
                  <w:rPr>
                    <w:rFonts w:eastAsia="Times New Roman" w:cs="Times New Roman"/>
                    <w:color w:val="000000" w:themeColor="text1"/>
                    <w:sz w:val="22"/>
                  </w:rPr>
                </w:rPrChange>
              </w:rPr>
              <w:pPrChange w:id="9235"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236" w:author="tao huang" w:date="2017-09-17T12:05:00Z">
                  <w:rPr>
                    <w:rFonts w:eastAsia="Times New Roman" w:cs="Times New Roman"/>
                    <w:color w:val="000000" w:themeColor="text1"/>
                    <w:sz w:val="22"/>
                  </w:rPr>
                </w:rPrChange>
              </w:rPr>
              <w:t>0.286</w:t>
            </w:r>
          </w:p>
        </w:tc>
      </w:tr>
      <w:tr w:rsidR="00A60A57" w:rsidRPr="00A60A57" w14:paraId="3633805A" w14:textId="77777777" w:rsidTr="005A17B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31" w:type="dxa"/>
            <w:shd w:val="clear" w:color="auto" w:fill="auto"/>
            <w:noWrap/>
            <w:hideMark/>
          </w:tcPr>
          <w:p w14:paraId="43619915" w14:textId="77777777" w:rsidR="00DD11FA" w:rsidRPr="00A60A57" w:rsidRDefault="00DD11FA">
            <w:pPr>
              <w:spacing w:after="0" w:line="360" w:lineRule="auto"/>
              <w:jc w:val="center"/>
              <w:rPr>
                <w:rFonts w:eastAsia="Times New Roman" w:cs="Times New Roman"/>
                <w:b w:val="0"/>
                <w:color w:val="0D0D0D" w:themeColor="text1" w:themeTint="F2"/>
                <w:sz w:val="22"/>
                <w:rPrChange w:id="9237" w:author="tao huang" w:date="2017-09-17T12:05:00Z">
                  <w:rPr>
                    <w:rFonts w:eastAsia="Times New Roman" w:cs="Times New Roman"/>
                    <w:b w:val="0"/>
                    <w:color w:val="000000" w:themeColor="text1"/>
                    <w:sz w:val="22"/>
                  </w:rPr>
                </w:rPrChange>
              </w:rPr>
              <w:pPrChange w:id="9238" w:author="tao huang" w:date="2017-09-16T12:49:00Z">
                <w:pPr>
                  <w:spacing w:after="0" w:line="240" w:lineRule="auto"/>
                  <w:jc w:val="center"/>
                </w:pPr>
              </w:pPrChange>
            </w:pPr>
            <w:r w:rsidRPr="00A60A57">
              <w:rPr>
                <w:rFonts w:eastAsia="Times New Roman" w:cs="Times New Roman"/>
                <w:b w:val="0"/>
                <w:color w:val="0D0D0D" w:themeColor="text1" w:themeTint="F2"/>
                <w:sz w:val="22"/>
                <w:rPrChange w:id="9239" w:author="tao huang" w:date="2017-09-17T12:05:00Z">
                  <w:rPr>
                    <w:rFonts w:eastAsia="Times New Roman" w:cs="Times New Roman"/>
                    <w:color w:val="000000" w:themeColor="text1"/>
                    <w:sz w:val="22"/>
                  </w:rPr>
                </w:rPrChange>
              </w:rPr>
              <w:t>ADL-own</w:t>
            </w:r>
          </w:p>
        </w:tc>
        <w:tc>
          <w:tcPr>
            <w:tcW w:w="1746" w:type="dxa"/>
            <w:shd w:val="clear" w:color="auto" w:fill="auto"/>
            <w:noWrap/>
            <w:hideMark/>
          </w:tcPr>
          <w:p w14:paraId="123A91C6" w14:textId="77777777" w:rsidR="00DD11FA" w:rsidRPr="00A60A57" w:rsidRDefault="00DD11FA">
            <w:pPr>
              <w:spacing w:after="0" w:line="36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240" w:author="tao huang" w:date="2017-09-17T12:05:00Z">
                  <w:rPr>
                    <w:rFonts w:eastAsia="Times New Roman" w:cs="Times New Roman"/>
                    <w:color w:val="000000" w:themeColor="text1"/>
                    <w:sz w:val="22"/>
                  </w:rPr>
                </w:rPrChange>
              </w:rPr>
              <w:pPrChange w:id="9241" w:author="tao huang" w:date="2017-09-16T12:49:00Z">
                <w:pPr>
                  <w:spacing w:after="0" w:line="240" w:lineRule="auto"/>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242" w:author="tao huang" w:date="2017-09-17T12:05:00Z">
                  <w:rPr>
                    <w:rFonts w:eastAsia="Times New Roman" w:cs="Times New Roman"/>
                    <w:color w:val="000000" w:themeColor="text1"/>
                    <w:sz w:val="22"/>
                  </w:rPr>
                </w:rPrChange>
              </w:rPr>
              <w:t>Base-lift</w:t>
            </w:r>
          </w:p>
        </w:tc>
        <w:tc>
          <w:tcPr>
            <w:tcW w:w="711" w:type="dxa"/>
            <w:shd w:val="clear" w:color="auto" w:fill="auto"/>
            <w:noWrap/>
            <w:hideMark/>
          </w:tcPr>
          <w:p w14:paraId="6BF715EB"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243" w:author="tao huang" w:date="2017-09-17T12:05:00Z">
                  <w:rPr>
                    <w:rFonts w:eastAsia="Times New Roman" w:cs="Times New Roman"/>
                    <w:color w:val="000000" w:themeColor="text1"/>
                    <w:sz w:val="22"/>
                  </w:rPr>
                </w:rPrChange>
              </w:rPr>
              <w:pPrChange w:id="9244"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245" w:author="tao huang" w:date="2017-09-17T12:05:00Z">
                  <w:rPr>
                    <w:rFonts w:eastAsia="Times New Roman" w:cs="Times New Roman"/>
                    <w:color w:val="000000" w:themeColor="text1"/>
                    <w:sz w:val="22"/>
                  </w:rPr>
                </w:rPrChange>
              </w:rPr>
              <w:t>0.000</w:t>
            </w:r>
          </w:p>
        </w:tc>
        <w:tc>
          <w:tcPr>
            <w:tcW w:w="711" w:type="dxa"/>
            <w:shd w:val="clear" w:color="auto" w:fill="auto"/>
            <w:noWrap/>
            <w:hideMark/>
          </w:tcPr>
          <w:p w14:paraId="0110D308"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246" w:author="tao huang" w:date="2017-09-17T12:05:00Z">
                  <w:rPr>
                    <w:rFonts w:eastAsia="Times New Roman" w:cs="Times New Roman"/>
                    <w:color w:val="000000" w:themeColor="text1"/>
                    <w:sz w:val="22"/>
                  </w:rPr>
                </w:rPrChange>
              </w:rPr>
              <w:pPrChange w:id="9247"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248" w:author="tao huang" w:date="2017-09-17T12:05:00Z">
                  <w:rPr>
                    <w:rFonts w:eastAsia="Times New Roman" w:cs="Times New Roman"/>
                    <w:color w:val="000000" w:themeColor="text1"/>
                    <w:sz w:val="22"/>
                  </w:rPr>
                </w:rPrChange>
              </w:rPr>
              <w:t>0.000</w:t>
            </w:r>
          </w:p>
        </w:tc>
        <w:tc>
          <w:tcPr>
            <w:tcW w:w="711" w:type="dxa"/>
            <w:shd w:val="clear" w:color="auto" w:fill="auto"/>
            <w:noWrap/>
            <w:hideMark/>
          </w:tcPr>
          <w:p w14:paraId="7D7C9AB7"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249" w:author="tao huang" w:date="2017-09-17T12:05:00Z">
                  <w:rPr>
                    <w:rFonts w:eastAsia="Times New Roman" w:cs="Times New Roman"/>
                    <w:color w:val="000000" w:themeColor="text1"/>
                    <w:sz w:val="22"/>
                  </w:rPr>
                </w:rPrChange>
              </w:rPr>
              <w:pPrChange w:id="9250"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251" w:author="tao huang" w:date="2017-09-17T12:05:00Z">
                  <w:rPr>
                    <w:rFonts w:eastAsia="Times New Roman" w:cs="Times New Roman"/>
                    <w:color w:val="000000" w:themeColor="text1"/>
                    <w:sz w:val="22"/>
                  </w:rPr>
                </w:rPrChange>
              </w:rPr>
              <w:t>0.000</w:t>
            </w:r>
          </w:p>
        </w:tc>
        <w:tc>
          <w:tcPr>
            <w:tcW w:w="711" w:type="dxa"/>
            <w:shd w:val="clear" w:color="auto" w:fill="auto"/>
            <w:noWrap/>
            <w:hideMark/>
          </w:tcPr>
          <w:p w14:paraId="30486341"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252" w:author="tao huang" w:date="2017-09-17T12:05:00Z">
                  <w:rPr>
                    <w:rFonts w:eastAsia="Times New Roman" w:cs="Times New Roman"/>
                    <w:color w:val="000000" w:themeColor="text1"/>
                    <w:sz w:val="22"/>
                  </w:rPr>
                </w:rPrChange>
              </w:rPr>
              <w:pPrChange w:id="9253"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254" w:author="tao huang" w:date="2017-09-17T12:05:00Z">
                  <w:rPr>
                    <w:rFonts w:eastAsia="Times New Roman" w:cs="Times New Roman"/>
                    <w:color w:val="000000" w:themeColor="text1"/>
                    <w:sz w:val="22"/>
                  </w:rPr>
                </w:rPrChange>
              </w:rPr>
              <w:t>0.000</w:t>
            </w:r>
          </w:p>
        </w:tc>
        <w:tc>
          <w:tcPr>
            <w:tcW w:w="711" w:type="dxa"/>
            <w:shd w:val="clear" w:color="auto" w:fill="auto"/>
            <w:noWrap/>
            <w:hideMark/>
          </w:tcPr>
          <w:p w14:paraId="641494E5"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255" w:author="tao huang" w:date="2017-09-17T12:05:00Z">
                  <w:rPr>
                    <w:rFonts w:eastAsia="Times New Roman" w:cs="Times New Roman"/>
                    <w:color w:val="000000" w:themeColor="text1"/>
                    <w:sz w:val="22"/>
                  </w:rPr>
                </w:rPrChange>
              </w:rPr>
              <w:pPrChange w:id="9256"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257" w:author="tao huang" w:date="2017-09-17T12:05:00Z">
                  <w:rPr>
                    <w:rFonts w:eastAsia="Times New Roman" w:cs="Times New Roman"/>
                    <w:color w:val="000000" w:themeColor="text1"/>
                    <w:sz w:val="22"/>
                  </w:rPr>
                </w:rPrChange>
              </w:rPr>
              <w:t>0.000</w:t>
            </w:r>
          </w:p>
        </w:tc>
        <w:tc>
          <w:tcPr>
            <w:tcW w:w="711" w:type="dxa"/>
            <w:shd w:val="clear" w:color="auto" w:fill="auto"/>
            <w:noWrap/>
            <w:hideMark/>
          </w:tcPr>
          <w:p w14:paraId="04A0FEB2"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258" w:author="tao huang" w:date="2017-09-17T12:05:00Z">
                  <w:rPr>
                    <w:rFonts w:eastAsia="Times New Roman" w:cs="Times New Roman"/>
                    <w:color w:val="000000" w:themeColor="text1"/>
                    <w:sz w:val="22"/>
                  </w:rPr>
                </w:rPrChange>
              </w:rPr>
              <w:pPrChange w:id="9259"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260" w:author="tao huang" w:date="2017-09-17T12:05:00Z">
                  <w:rPr>
                    <w:rFonts w:eastAsia="Times New Roman" w:cs="Times New Roman"/>
                    <w:color w:val="000000" w:themeColor="text1"/>
                    <w:sz w:val="22"/>
                  </w:rPr>
                </w:rPrChange>
              </w:rPr>
              <w:t>0.000</w:t>
            </w:r>
          </w:p>
        </w:tc>
        <w:tc>
          <w:tcPr>
            <w:tcW w:w="711" w:type="dxa"/>
            <w:shd w:val="clear" w:color="auto" w:fill="auto"/>
            <w:noWrap/>
            <w:hideMark/>
          </w:tcPr>
          <w:p w14:paraId="2F579C8D"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261" w:author="tao huang" w:date="2017-09-17T12:05:00Z">
                  <w:rPr>
                    <w:rFonts w:eastAsia="Times New Roman" w:cs="Times New Roman"/>
                    <w:color w:val="000000" w:themeColor="text1"/>
                    <w:sz w:val="22"/>
                  </w:rPr>
                </w:rPrChange>
              </w:rPr>
              <w:pPrChange w:id="9262"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263" w:author="tao huang" w:date="2017-09-17T12:05:00Z">
                  <w:rPr>
                    <w:rFonts w:eastAsia="Times New Roman" w:cs="Times New Roman"/>
                    <w:color w:val="000000" w:themeColor="text1"/>
                    <w:sz w:val="22"/>
                  </w:rPr>
                </w:rPrChange>
              </w:rPr>
              <w:t>0.000</w:t>
            </w:r>
          </w:p>
        </w:tc>
        <w:tc>
          <w:tcPr>
            <w:tcW w:w="711" w:type="dxa"/>
            <w:shd w:val="clear" w:color="auto" w:fill="auto"/>
            <w:noWrap/>
            <w:hideMark/>
          </w:tcPr>
          <w:p w14:paraId="4F1D954E"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264" w:author="tao huang" w:date="2017-09-17T12:05:00Z">
                  <w:rPr>
                    <w:rFonts w:eastAsia="Times New Roman" w:cs="Times New Roman"/>
                    <w:color w:val="000000" w:themeColor="text1"/>
                    <w:sz w:val="22"/>
                  </w:rPr>
                </w:rPrChange>
              </w:rPr>
              <w:pPrChange w:id="9265"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266" w:author="tao huang" w:date="2017-09-17T12:05:00Z">
                  <w:rPr>
                    <w:rFonts w:eastAsia="Times New Roman" w:cs="Times New Roman"/>
                    <w:color w:val="000000" w:themeColor="text1"/>
                    <w:sz w:val="22"/>
                  </w:rPr>
                </w:rPrChange>
              </w:rPr>
              <w:t>0.000</w:t>
            </w:r>
          </w:p>
        </w:tc>
        <w:tc>
          <w:tcPr>
            <w:tcW w:w="407" w:type="dxa"/>
            <w:shd w:val="clear" w:color="auto" w:fill="auto"/>
            <w:noWrap/>
            <w:hideMark/>
          </w:tcPr>
          <w:p w14:paraId="3CF5A123"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267" w:author="tao huang" w:date="2017-09-17T12:05:00Z">
                  <w:rPr>
                    <w:rFonts w:eastAsia="Times New Roman" w:cs="Times New Roman"/>
                    <w:color w:val="000000" w:themeColor="text1"/>
                    <w:sz w:val="22"/>
                  </w:rPr>
                </w:rPrChange>
              </w:rPr>
              <w:pPrChange w:id="9268"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269" w:author="tao huang" w:date="2017-09-17T12:05:00Z">
                  <w:rPr>
                    <w:rFonts w:eastAsia="Times New Roman" w:cs="Times New Roman"/>
                    <w:color w:val="000000" w:themeColor="text1"/>
                    <w:sz w:val="22"/>
                  </w:rPr>
                </w:rPrChange>
              </w:rPr>
              <w:t>0.000</w:t>
            </w:r>
          </w:p>
        </w:tc>
      </w:tr>
    </w:tbl>
    <w:p w14:paraId="70CFBEDB" w14:textId="77777777" w:rsidR="00E0295E" w:rsidRPr="00A60A57" w:rsidRDefault="00E0295E">
      <w:pPr>
        <w:spacing w:after="0" w:line="360" w:lineRule="auto"/>
        <w:rPr>
          <w:rFonts w:eastAsia="DengXian" w:cs="Times New Roman"/>
          <w:color w:val="0D0D0D" w:themeColor="text1" w:themeTint="F2"/>
          <w:sz w:val="22"/>
          <w:rPrChange w:id="9270" w:author="tao huang" w:date="2017-09-17T12:05:00Z">
            <w:rPr>
              <w:rFonts w:eastAsia="DengXian" w:cs="Times New Roman"/>
              <w:color w:val="000000" w:themeColor="text1"/>
              <w:szCs w:val="24"/>
            </w:rPr>
          </w:rPrChange>
        </w:rPr>
      </w:pPr>
    </w:p>
    <w:p w14:paraId="6CD9C04E" w14:textId="17BB1092" w:rsidR="00525EC5" w:rsidRPr="00A60A57" w:rsidRDefault="007B5793">
      <w:pPr>
        <w:spacing w:after="0" w:line="360" w:lineRule="auto"/>
        <w:rPr>
          <w:rFonts w:cs="Times New Roman"/>
          <w:color w:val="0D0D0D" w:themeColor="text1" w:themeTint="F2"/>
          <w:sz w:val="22"/>
          <w:rPrChange w:id="9271" w:author="tao huang" w:date="2017-09-17T12:05:00Z">
            <w:rPr>
              <w:rFonts w:cs="Times New Roman"/>
              <w:color w:val="000000" w:themeColor="text1"/>
              <w:szCs w:val="24"/>
            </w:rPr>
          </w:rPrChange>
        </w:rPr>
      </w:pPr>
      <w:r w:rsidRPr="00A60A57">
        <w:rPr>
          <w:rFonts w:eastAsia="DengXian" w:cs="Times New Roman"/>
          <w:color w:val="0D0D0D" w:themeColor="text1" w:themeTint="F2"/>
          <w:sz w:val="22"/>
          <w:rPrChange w:id="9272" w:author="tao huang" w:date="2017-09-17T12:05:00Z">
            <w:rPr>
              <w:rFonts w:eastAsia="DengXian" w:cs="Times New Roman"/>
              <w:color w:val="000000" w:themeColor="text1"/>
              <w:szCs w:val="24"/>
            </w:rPr>
          </w:rPrChange>
        </w:rPr>
        <w:t xml:space="preserve">We also investigate the models’ forecasting performance for the </w:t>
      </w:r>
      <w:r w:rsidR="00543F8C" w:rsidRPr="00A60A57">
        <w:rPr>
          <w:rFonts w:eastAsia="DengXian" w:cs="Times New Roman"/>
          <w:color w:val="0D0D0D" w:themeColor="text1" w:themeTint="F2"/>
          <w:sz w:val="22"/>
          <w:rPrChange w:id="9273" w:author="tao huang" w:date="2017-09-17T12:05:00Z">
            <w:rPr>
              <w:rFonts w:eastAsia="DengXian" w:cs="Times New Roman"/>
              <w:color w:val="000000" w:themeColor="text1"/>
              <w:szCs w:val="24"/>
            </w:rPr>
          </w:rPrChange>
        </w:rPr>
        <w:t xml:space="preserve">time </w:t>
      </w:r>
      <w:r w:rsidRPr="00A60A57">
        <w:rPr>
          <w:rFonts w:eastAsia="DengXian" w:cs="Times New Roman"/>
          <w:color w:val="0D0D0D" w:themeColor="text1" w:themeTint="F2"/>
          <w:sz w:val="22"/>
          <w:rPrChange w:id="9274" w:author="tao huang" w:date="2017-09-17T12:05:00Z">
            <w:rPr>
              <w:rFonts w:eastAsia="DengXian" w:cs="Times New Roman"/>
              <w:color w:val="000000" w:themeColor="text1"/>
              <w:szCs w:val="24"/>
            </w:rPr>
          </w:rPrChange>
        </w:rPr>
        <w:t xml:space="preserve">period </w:t>
      </w:r>
      <w:r w:rsidR="00271C30" w:rsidRPr="00A60A57">
        <w:rPr>
          <w:rFonts w:cs="Times New Roman"/>
          <w:color w:val="0D0D0D" w:themeColor="text1" w:themeTint="F2"/>
          <w:sz w:val="22"/>
          <w:rPrChange w:id="9275" w:author="tao huang" w:date="2017-09-17T12:05:00Z">
            <w:rPr>
              <w:rFonts w:cs="Times New Roman"/>
              <w:color w:val="000000" w:themeColor="text1"/>
              <w:szCs w:val="24"/>
            </w:rPr>
          </w:rPrChange>
        </w:rPr>
        <w:t>depending on whether or not</w:t>
      </w:r>
      <w:r w:rsidR="00892E56" w:rsidRPr="00A60A57">
        <w:rPr>
          <w:rFonts w:cs="Times New Roman"/>
          <w:color w:val="0D0D0D" w:themeColor="text1" w:themeTint="F2"/>
          <w:sz w:val="22"/>
          <w:rPrChange w:id="9276" w:author="tao huang" w:date="2017-09-17T12:05:00Z">
            <w:rPr>
              <w:rFonts w:cs="Times New Roman"/>
              <w:color w:val="000000" w:themeColor="text1"/>
              <w:szCs w:val="24"/>
            </w:rPr>
          </w:rPrChange>
        </w:rPr>
        <w:t xml:space="preserve"> the focal product is being promoted</w:t>
      </w:r>
      <w:r w:rsidR="00047335" w:rsidRPr="00A60A57">
        <w:rPr>
          <w:rFonts w:cs="Times New Roman"/>
          <w:color w:val="0D0D0D" w:themeColor="text1" w:themeTint="F2"/>
          <w:sz w:val="22"/>
          <w:rPrChange w:id="9277" w:author="tao huang" w:date="2017-09-17T12:05:00Z">
            <w:rPr>
              <w:rFonts w:cs="Times New Roman"/>
              <w:color w:val="000000" w:themeColor="text1"/>
              <w:szCs w:val="24"/>
            </w:rPr>
          </w:rPrChange>
        </w:rPr>
        <w:t xml:space="preserve">. </w:t>
      </w:r>
      <w:r w:rsidR="00111EA3" w:rsidRPr="00A60A57">
        <w:rPr>
          <w:rFonts w:cs="Times New Roman"/>
          <w:color w:val="0D0D0D" w:themeColor="text1" w:themeTint="F2"/>
          <w:sz w:val="22"/>
          <w:rPrChange w:id="9278" w:author="tao huang" w:date="2017-09-17T12:05:00Z">
            <w:rPr>
              <w:rFonts w:cs="Times New Roman"/>
              <w:color w:val="000000" w:themeColor="text1"/>
              <w:szCs w:val="24"/>
            </w:rPr>
          </w:rPrChange>
        </w:rPr>
        <w:t xml:space="preserve">Table </w:t>
      </w:r>
      <w:del w:id="9279" w:author="tao huang" w:date="2017-09-17T11:52:00Z">
        <w:r w:rsidR="00B35920" w:rsidRPr="00A60A57" w:rsidDel="003C5E0B">
          <w:rPr>
            <w:rFonts w:cs="Times New Roman"/>
            <w:color w:val="0D0D0D" w:themeColor="text1" w:themeTint="F2"/>
            <w:sz w:val="22"/>
            <w:rPrChange w:id="9280" w:author="tao huang" w:date="2017-09-17T12:05:00Z">
              <w:rPr>
                <w:rFonts w:cs="Times New Roman"/>
                <w:color w:val="000000" w:themeColor="text1"/>
                <w:szCs w:val="24"/>
              </w:rPr>
            </w:rPrChange>
          </w:rPr>
          <w:delText>5</w:delText>
        </w:r>
        <w:r w:rsidR="00111EA3" w:rsidRPr="00A60A57" w:rsidDel="003C5E0B">
          <w:rPr>
            <w:rFonts w:cs="Times New Roman"/>
            <w:color w:val="0D0D0D" w:themeColor="text1" w:themeTint="F2"/>
            <w:sz w:val="22"/>
            <w:rPrChange w:id="9281" w:author="tao huang" w:date="2017-09-17T12:05:00Z">
              <w:rPr>
                <w:rFonts w:cs="Times New Roman"/>
                <w:color w:val="000000" w:themeColor="text1"/>
                <w:szCs w:val="24"/>
              </w:rPr>
            </w:rPrChange>
          </w:rPr>
          <w:delText xml:space="preserve"> </w:delText>
        </w:r>
      </w:del>
      <w:ins w:id="9282" w:author="tao huang" w:date="2017-09-17T11:52:00Z">
        <w:r w:rsidR="003C5E0B" w:rsidRPr="00A60A57">
          <w:rPr>
            <w:rFonts w:cs="Times New Roman"/>
            <w:color w:val="0D0D0D" w:themeColor="text1" w:themeTint="F2"/>
            <w:sz w:val="22"/>
            <w:rPrChange w:id="9283" w:author="tao huang" w:date="2017-09-17T12:05:00Z">
              <w:rPr>
                <w:rFonts w:cs="Times New Roman"/>
                <w:color w:val="385623" w:themeColor="accent6" w:themeShade="80"/>
                <w:sz w:val="22"/>
              </w:rPr>
            </w:rPrChange>
          </w:rPr>
          <w:t>4</w:t>
        </w:r>
        <w:r w:rsidR="003C5E0B" w:rsidRPr="00A60A57">
          <w:rPr>
            <w:rFonts w:cs="Times New Roman"/>
            <w:color w:val="0D0D0D" w:themeColor="text1" w:themeTint="F2"/>
            <w:sz w:val="22"/>
            <w:rPrChange w:id="9284" w:author="tao huang" w:date="2017-09-17T12:05:00Z">
              <w:rPr>
                <w:rFonts w:cs="Times New Roman"/>
                <w:color w:val="000000" w:themeColor="text1"/>
                <w:szCs w:val="24"/>
              </w:rPr>
            </w:rPrChange>
          </w:rPr>
          <w:t xml:space="preserve"> </w:t>
        </w:r>
      </w:ins>
      <w:r w:rsidR="00111EA3" w:rsidRPr="00A60A57">
        <w:rPr>
          <w:rFonts w:cs="Times New Roman"/>
          <w:color w:val="0D0D0D" w:themeColor="text1" w:themeTint="F2"/>
          <w:sz w:val="22"/>
          <w:rPrChange w:id="9285" w:author="tao huang" w:date="2017-09-17T12:05:00Z">
            <w:rPr>
              <w:rFonts w:cs="Times New Roman"/>
              <w:color w:val="000000" w:themeColor="text1"/>
              <w:szCs w:val="24"/>
            </w:rPr>
          </w:rPrChange>
        </w:rPr>
        <w:t>show</w:t>
      </w:r>
      <w:r w:rsidR="00B35920" w:rsidRPr="00A60A57">
        <w:rPr>
          <w:rFonts w:cs="Times New Roman"/>
          <w:color w:val="0D0D0D" w:themeColor="text1" w:themeTint="F2"/>
          <w:sz w:val="22"/>
          <w:rPrChange w:id="9286" w:author="tao huang" w:date="2017-09-17T12:05:00Z">
            <w:rPr>
              <w:rFonts w:cs="Times New Roman"/>
              <w:color w:val="000000" w:themeColor="text1"/>
              <w:szCs w:val="24"/>
            </w:rPr>
          </w:rPrChange>
        </w:rPr>
        <w:t>s</w:t>
      </w:r>
      <w:r w:rsidR="00111EA3" w:rsidRPr="00A60A57">
        <w:rPr>
          <w:rFonts w:cs="Times New Roman"/>
          <w:color w:val="0D0D0D" w:themeColor="text1" w:themeTint="F2"/>
          <w:sz w:val="22"/>
          <w:rPrChange w:id="9287" w:author="tao huang" w:date="2017-09-17T12:05:00Z">
            <w:rPr>
              <w:rFonts w:cs="Times New Roman"/>
              <w:color w:val="000000" w:themeColor="text1"/>
              <w:szCs w:val="24"/>
            </w:rPr>
          </w:rPrChange>
        </w:rPr>
        <w:t xml:space="preserve"> the </w:t>
      </w:r>
      <w:r w:rsidR="00111EA3" w:rsidRPr="00A60A57">
        <w:rPr>
          <w:rFonts w:eastAsia="DengXian" w:cs="Times New Roman"/>
          <w:color w:val="0D0D0D" w:themeColor="text1" w:themeTint="F2"/>
          <w:sz w:val="22"/>
          <w:rPrChange w:id="9288" w:author="tao huang" w:date="2017-09-17T12:05:00Z">
            <w:rPr>
              <w:rFonts w:eastAsia="DengXian" w:cs="Times New Roman"/>
              <w:color w:val="000000" w:themeColor="text1"/>
              <w:szCs w:val="24"/>
            </w:rPr>
          </w:rPrChange>
        </w:rPr>
        <w:t xml:space="preserve">forecasting performance of </w:t>
      </w:r>
      <w:r w:rsidR="005955EF" w:rsidRPr="00A60A57">
        <w:rPr>
          <w:rFonts w:eastAsia="DengXian" w:cs="Times New Roman"/>
          <w:color w:val="0D0D0D" w:themeColor="text1" w:themeTint="F2"/>
          <w:sz w:val="22"/>
          <w:rPrChange w:id="9289" w:author="tao huang" w:date="2017-09-17T12:05:00Z">
            <w:rPr>
              <w:rFonts w:eastAsia="DengXian" w:cs="Times New Roman"/>
              <w:color w:val="000000" w:themeColor="text1"/>
              <w:szCs w:val="24"/>
            </w:rPr>
          </w:rPrChange>
        </w:rPr>
        <w:t>the</w:t>
      </w:r>
      <w:r w:rsidR="00111EA3" w:rsidRPr="00A60A57">
        <w:rPr>
          <w:rFonts w:eastAsia="DengXian" w:cs="Times New Roman"/>
          <w:color w:val="0D0D0D" w:themeColor="text1" w:themeTint="F2"/>
          <w:sz w:val="22"/>
          <w:rPrChange w:id="9290" w:author="tao huang" w:date="2017-09-17T12:05:00Z">
            <w:rPr>
              <w:rFonts w:eastAsia="DengXian" w:cs="Times New Roman"/>
              <w:color w:val="000000" w:themeColor="text1"/>
              <w:szCs w:val="24"/>
            </w:rPr>
          </w:rPrChange>
        </w:rPr>
        <w:t xml:space="preserve"> models for the </w:t>
      </w:r>
      <w:r w:rsidR="00B35920" w:rsidRPr="00A60A57">
        <w:rPr>
          <w:rFonts w:eastAsia="DengXian" w:cs="Times New Roman"/>
          <w:color w:val="0D0D0D" w:themeColor="text1" w:themeTint="F2"/>
          <w:sz w:val="22"/>
          <w:rPrChange w:id="9291" w:author="tao huang" w:date="2017-09-17T12:05:00Z">
            <w:rPr>
              <w:rFonts w:eastAsia="DengXian" w:cs="Times New Roman"/>
              <w:color w:val="000000" w:themeColor="text1"/>
              <w:szCs w:val="24"/>
            </w:rPr>
          </w:rPrChange>
        </w:rPr>
        <w:t xml:space="preserve">non-promoted period and the </w:t>
      </w:r>
      <w:r w:rsidR="00111EA3" w:rsidRPr="00A60A57">
        <w:rPr>
          <w:rFonts w:eastAsia="DengXian" w:cs="Times New Roman"/>
          <w:color w:val="0D0D0D" w:themeColor="text1" w:themeTint="F2"/>
          <w:sz w:val="22"/>
          <w:rPrChange w:id="9292" w:author="tao huang" w:date="2017-09-17T12:05:00Z">
            <w:rPr>
              <w:rFonts w:eastAsia="DengXian" w:cs="Times New Roman"/>
              <w:color w:val="000000" w:themeColor="text1"/>
              <w:szCs w:val="24"/>
            </w:rPr>
          </w:rPrChange>
        </w:rPr>
        <w:t>promoted forecast period</w:t>
      </w:r>
      <w:r w:rsidR="00B35920" w:rsidRPr="00A60A57">
        <w:rPr>
          <w:rFonts w:eastAsia="DengXian" w:cs="Times New Roman"/>
          <w:color w:val="0D0D0D" w:themeColor="text1" w:themeTint="F2"/>
          <w:sz w:val="22"/>
          <w:rPrChange w:id="9293" w:author="tao huang" w:date="2017-09-17T12:05:00Z">
            <w:rPr>
              <w:rFonts w:eastAsia="DengXian" w:cs="Times New Roman"/>
              <w:color w:val="000000" w:themeColor="text1"/>
              <w:szCs w:val="24"/>
            </w:rPr>
          </w:rPrChange>
        </w:rPr>
        <w:t xml:space="preserve"> </w:t>
      </w:r>
      <w:r w:rsidR="0059486F" w:rsidRPr="00A60A57">
        <w:rPr>
          <w:rFonts w:eastAsia="DengXian" w:cs="Times New Roman"/>
          <w:color w:val="0D0D0D" w:themeColor="text1" w:themeTint="F2"/>
          <w:sz w:val="22"/>
          <w:rPrChange w:id="9294" w:author="tao huang" w:date="2017-09-17T12:05:00Z">
            <w:rPr>
              <w:rFonts w:eastAsia="DengXian" w:cs="Times New Roman"/>
              <w:color w:val="000000" w:themeColor="text1"/>
              <w:szCs w:val="24"/>
            </w:rPr>
          </w:rPrChange>
        </w:rPr>
        <w:t>respectively</w:t>
      </w:r>
      <w:r w:rsidR="00111EA3" w:rsidRPr="00A60A57">
        <w:rPr>
          <w:rFonts w:eastAsia="DengXian" w:cs="Times New Roman"/>
          <w:color w:val="0D0D0D" w:themeColor="text1" w:themeTint="F2"/>
          <w:sz w:val="22"/>
          <w:rPrChange w:id="9295" w:author="tao huang" w:date="2017-09-17T12:05:00Z">
            <w:rPr>
              <w:rFonts w:eastAsia="DengXian" w:cs="Times New Roman"/>
              <w:color w:val="000000" w:themeColor="text1"/>
              <w:szCs w:val="24"/>
            </w:rPr>
          </w:rPrChange>
        </w:rPr>
        <w:t xml:space="preserve">. </w:t>
      </w:r>
      <w:r w:rsidR="008E0FC4" w:rsidRPr="00A60A57">
        <w:rPr>
          <w:rFonts w:cs="Times New Roman"/>
          <w:color w:val="0D0D0D" w:themeColor="text1" w:themeTint="F2"/>
          <w:sz w:val="22"/>
          <w:rPrChange w:id="9296" w:author="tao huang" w:date="2017-09-17T12:05:00Z">
            <w:rPr>
              <w:rFonts w:cs="Times New Roman"/>
              <w:color w:val="000000" w:themeColor="text1"/>
              <w:szCs w:val="24"/>
            </w:rPr>
          </w:rPrChange>
        </w:rPr>
        <w:t>The results are</w:t>
      </w:r>
      <w:r w:rsidR="008817B2" w:rsidRPr="00A60A57">
        <w:rPr>
          <w:rFonts w:cs="Times New Roman"/>
          <w:color w:val="0D0D0D" w:themeColor="text1" w:themeTint="F2"/>
          <w:sz w:val="22"/>
          <w:rPrChange w:id="9297" w:author="tao huang" w:date="2017-09-17T12:05:00Z">
            <w:rPr>
              <w:rFonts w:cs="Times New Roman"/>
              <w:color w:val="000000" w:themeColor="text1"/>
              <w:szCs w:val="24"/>
            </w:rPr>
          </w:rPrChange>
        </w:rPr>
        <w:t xml:space="preserve"> in general</w:t>
      </w:r>
      <w:r w:rsidR="008E0FC4" w:rsidRPr="00A60A57">
        <w:rPr>
          <w:rFonts w:cs="Times New Roman"/>
          <w:color w:val="0D0D0D" w:themeColor="text1" w:themeTint="F2"/>
          <w:sz w:val="22"/>
          <w:rPrChange w:id="9298" w:author="tao huang" w:date="2017-09-17T12:05:00Z">
            <w:rPr>
              <w:rFonts w:cs="Times New Roman"/>
              <w:color w:val="000000" w:themeColor="text1"/>
              <w:szCs w:val="24"/>
            </w:rPr>
          </w:rPrChange>
        </w:rPr>
        <w:t xml:space="preserve"> </w:t>
      </w:r>
      <w:r w:rsidR="0059486F" w:rsidRPr="00A60A57">
        <w:rPr>
          <w:rFonts w:cs="Times New Roman"/>
          <w:noProof/>
          <w:color w:val="0D0D0D" w:themeColor="text1" w:themeTint="F2"/>
          <w:sz w:val="22"/>
          <w:rPrChange w:id="9299" w:author="tao huang" w:date="2017-09-17T12:05:00Z">
            <w:rPr>
              <w:rFonts w:cs="Times New Roman"/>
              <w:noProof/>
              <w:color w:val="000000" w:themeColor="text1"/>
              <w:szCs w:val="24"/>
            </w:rPr>
          </w:rPrChange>
        </w:rPr>
        <w:t>consistent</w:t>
      </w:r>
      <w:r w:rsidR="00962DC5" w:rsidRPr="00A60A57">
        <w:rPr>
          <w:rFonts w:cs="Times New Roman"/>
          <w:color w:val="0D0D0D" w:themeColor="text1" w:themeTint="F2"/>
          <w:sz w:val="22"/>
          <w:rPrChange w:id="9300" w:author="tao huang" w:date="2017-09-17T12:05:00Z">
            <w:rPr>
              <w:rFonts w:cs="Times New Roman"/>
              <w:color w:val="000000" w:themeColor="text1"/>
              <w:szCs w:val="24"/>
            </w:rPr>
          </w:rPrChange>
        </w:rPr>
        <w:t xml:space="preserve"> with those in Table </w:t>
      </w:r>
      <w:del w:id="9301" w:author="tao huang" w:date="2017-09-17T11:52:00Z">
        <w:r w:rsidR="00962DC5" w:rsidRPr="00A60A57" w:rsidDel="003C5E0B">
          <w:rPr>
            <w:rFonts w:cs="Times New Roman"/>
            <w:color w:val="0D0D0D" w:themeColor="text1" w:themeTint="F2"/>
            <w:sz w:val="22"/>
            <w:rPrChange w:id="9302" w:author="tao huang" w:date="2017-09-17T12:05:00Z">
              <w:rPr>
                <w:rFonts w:cs="Times New Roman"/>
                <w:color w:val="000000" w:themeColor="text1"/>
                <w:szCs w:val="24"/>
              </w:rPr>
            </w:rPrChange>
          </w:rPr>
          <w:delText>3</w:delText>
        </w:r>
      </w:del>
      <w:ins w:id="9303" w:author="tao huang" w:date="2017-09-17T11:52:00Z">
        <w:r w:rsidR="003C5E0B" w:rsidRPr="00A60A57">
          <w:rPr>
            <w:rFonts w:cs="Times New Roman"/>
            <w:color w:val="0D0D0D" w:themeColor="text1" w:themeTint="F2"/>
            <w:sz w:val="22"/>
            <w:rPrChange w:id="9304" w:author="tao huang" w:date="2017-09-17T12:05:00Z">
              <w:rPr>
                <w:rFonts w:cs="Times New Roman"/>
                <w:color w:val="385623" w:themeColor="accent6" w:themeShade="80"/>
                <w:sz w:val="22"/>
              </w:rPr>
            </w:rPrChange>
          </w:rPr>
          <w:t>2</w:t>
        </w:r>
      </w:ins>
      <w:r w:rsidR="007A7326" w:rsidRPr="00A60A57">
        <w:rPr>
          <w:rFonts w:cs="Times New Roman"/>
          <w:color w:val="0D0D0D" w:themeColor="text1" w:themeTint="F2"/>
          <w:sz w:val="22"/>
          <w:rPrChange w:id="9305" w:author="tao huang" w:date="2017-09-17T12:05:00Z">
            <w:rPr>
              <w:rFonts w:cs="Times New Roman"/>
              <w:color w:val="000000" w:themeColor="text1"/>
              <w:szCs w:val="24"/>
            </w:rPr>
          </w:rPrChange>
        </w:rPr>
        <w:t xml:space="preserve">. </w:t>
      </w:r>
      <w:r w:rsidR="006C111D" w:rsidRPr="00A60A57">
        <w:rPr>
          <w:rFonts w:cs="Times New Roman"/>
          <w:color w:val="0D0D0D" w:themeColor="text1" w:themeTint="F2"/>
          <w:sz w:val="22"/>
          <w:rPrChange w:id="9306" w:author="tao huang" w:date="2017-09-17T12:05:00Z">
            <w:rPr>
              <w:rFonts w:cs="Times New Roman"/>
              <w:color w:val="000000" w:themeColor="text1"/>
              <w:szCs w:val="24"/>
            </w:rPr>
          </w:rPrChange>
        </w:rPr>
        <w:t xml:space="preserve">For the non-promoted period, </w:t>
      </w:r>
      <w:r w:rsidR="007653DD" w:rsidRPr="00A60A57">
        <w:rPr>
          <w:rFonts w:cs="Times New Roman"/>
          <w:color w:val="0D0D0D" w:themeColor="text1" w:themeTint="F2"/>
          <w:sz w:val="22"/>
          <w:rPrChange w:id="9307" w:author="tao huang" w:date="2017-09-17T12:05:00Z">
            <w:rPr>
              <w:rFonts w:cs="Times New Roman"/>
              <w:color w:val="000000" w:themeColor="text1"/>
              <w:szCs w:val="24"/>
            </w:rPr>
          </w:rPrChange>
        </w:rPr>
        <w:t xml:space="preserve">the Base-lift </w:t>
      </w:r>
      <w:r w:rsidR="00F41618" w:rsidRPr="00A60A57">
        <w:rPr>
          <w:rFonts w:cs="Times New Roman"/>
          <w:color w:val="0D0D0D" w:themeColor="text1" w:themeTint="F2"/>
          <w:sz w:val="22"/>
          <w:rPrChange w:id="9308" w:author="tao huang" w:date="2017-09-17T12:05:00Z">
            <w:rPr>
              <w:rFonts w:cs="Times New Roman"/>
              <w:color w:val="000000" w:themeColor="text1"/>
              <w:szCs w:val="24"/>
            </w:rPr>
          </w:rPrChange>
        </w:rPr>
        <w:t xml:space="preserve">method generally has the worst </w:t>
      </w:r>
      <w:r w:rsidR="007653DD" w:rsidRPr="00A60A57">
        <w:rPr>
          <w:rFonts w:cs="Times New Roman"/>
          <w:color w:val="0D0D0D" w:themeColor="text1" w:themeTint="F2"/>
          <w:sz w:val="22"/>
          <w:rPrChange w:id="9309" w:author="tao huang" w:date="2017-09-17T12:05:00Z">
            <w:rPr>
              <w:rFonts w:cs="Times New Roman"/>
              <w:color w:val="000000" w:themeColor="text1"/>
              <w:szCs w:val="24"/>
            </w:rPr>
          </w:rPrChange>
        </w:rPr>
        <w:t xml:space="preserve">performance </w:t>
      </w:r>
      <w:r w:rsidR="0059486F" w:rsidRPr="00A60A57">
        <w:rPr>
          <w:rFonts w:cs="Times New Roman"/>
          <w:color w:val="0D0D0D" w:themeColor="text1" w:themeTint="F2"/>
          <w:sz w:val="22"/>
          <w:rPrChange w:id="9310" w:author="tao huang" w:date="2017-09-17T12:05:00Z">
            <w:rPr>
              <w:rFonts w:cs="Times New Roman"/>
              <w:color w:val="000000" w:themeColor="text1"/>
              <w:szCs w:val="24"/>
            </w:rPr>
          </w:rPrChange>
        </w:rPr>
        <w:t>except</w:t>
      </w:r>
      <w:r w:rsidR="00F41618" w:rsidRPr="00A60A57">
        <w:rPr>
          <w:rFonts w:cs="Times New Roman"/>
          <w:color w:val="0D0D0D" w:themeColor="text1" w:themeTint="F2"/>
          <w:sz w:val="22"/>
          <w:rPrChange w:id="9311" w:author="tao huang" w:date="2017-09-17T12:05:00Z">
            <w:rPr>
              <w:rFonts w:cs="Times New Roman"/>
              <w:color w:val="000000" w:themeColor="text1"/>
              <w:szCs w:val="24"/>
            </w:rPr>
          </w:rPrChange>
        </w:rPr>
        <w:t xml:space="preserve"> </w:t>
      </w:r>
      <w:r w:rsidR="007653DD" w:rsidRPr="00A60A57">
        <w:rPr>
          <w:rFonts w:cs="Times New Roman"/>
          <w:color w:val="0D0D0D" w:themeColor="text1" w:themeTint="F2"/>
          <w:sz w:val="22"/>
          <w:rPrChange w:id="9312" w:author="tao huang" w:date="2017-09-17T12:05:00Z">
            <w:rPr>
              <w:rFonts w:cs="Times New Roman"/>
              <w:color w:val="000000" w:themeColor="text1"/>
              <w:szCs w:val="24"/>
            </w:rPr>
          </w:rPrChange>
        </w:rPr>
        <w:t xml:space="preserve">for the MASE and the </w:t>
      </w:r>
      <w:r w:rsidR="007653DD" w:rsidRPr="00A60A57">
        <w:rPr>
          <w:rFonts w:eastAsia="Times New Roman" w:cs="Times New Roman"/>
          <w:bCs/>
          <w:color w:val="0D0D0D" w:themeColor="text1" w:themeTint="F2"/>
          <w:sz w:val="22"/>
          <w:rPrChange w:id="9313" w:author="tao huang" w:date="2017-09-17T12:05:00Z">
            <w:rPr>
              <w:rFonts w:eastAsia="Times New Roman" w:cs="Times New Roman"/>
              <w:bCs/>
              <w:color w:val="000000" w:themeColor="text1"/>
              <w:sz w:val="22"/>
            </w:rPr>
          </w:rPrChange>
        </w:rPr>
        <w:t>AvgRelMAE when the forecast horizon is short (e.g., when h=1 and h=4)</w:t>
      </w:r>
      <w:r w:rsidR="00F41618" w:rsidRPr="00A60A57">
        <w:rPr>
          <w:rFonts w:cs="Times New Roman"/>
          <w:color w:val="0D0D0D" w:themeColor="text1" w:themeTint="F2"/>
          <w:sz w:val="22"/>
          <w:rPrChange w:id="9314" w:author="tao huang" w:date="2017-09-17T12:05:00Z">
            <w:rPr>
              <w:rFonts w:cs="Times New Roman"/>
              <w:color w:val="000000" w:themeColor="text1"/>
              <w:szCs w:val="24"/>
            </w:rPr>
          </w:rPrChange>
        </w:rPr>
        <w:t xml:space="preserve">. This </w:t>
      </w:r>
      <w:r w:rsidR="001E0915" w:rsidRPr="00A60A57">
        <w:rPr>
          <w:rFonts w:cs="Times New Roman"/>
          <w:color w:val="0D0D0D" w:themeColor="text1" w:themeTint="F2"/>
          <w:sz w:val="22"/>
          <w:rPrChange w:id="9315" w:author="tao huang" w:date="2017-09-17T12:05:00Z">
            <w:rPr>
              <w:rFonts w:cs="Times New Roman"/>
              <w:color w:val="000000" w:themeColor="text1"/>
              <w:szCs w:val="24"/>
            </w:rPr>
          </w:rPrChange>
        </w:rPr>
        <w:t xml:space="preserve">indicates that the </w:t>
      </w:r>
      <w:r w:rsidR="00F41618" w:rsidRPr="00A60A57">
        <w:rPr>
          <w:rFonts w:cs="Times New Roman"/>
          <w:color w:val="0D0D0D" w:themeColor="text1" w:themeTint="F2"/>
          <w:sz w:val="22"/>
          <w:rPrChange w:id="9316" w:author="tao huang" w:date="2017-09-17T12:05:00Z">
            <w:rPr>
              <w:rFonts w:cs="Times New Roman"/>
              <w:color w:val="000000" w:themeColor="text1"/>
              <w:szCs w:val="24"/>
            </w:rPr>
          </w:rPrChange>
        </w:rPr>
        <w:t>simple models can be</w:t>
      </w:r>
      <w:r w:rsidR="001E0915" w:rsidRPr="00A60A57">
        <w:rPr>
          <w:rFonts w:cs="Times New Roman"/>
          <w:color w:val="0D0D0D" w:themeColor="text1" w:themeTint="F2"/>
          <w:sz w:val="22"/>
          <w:rPrChange w:id="9317" w:author="tao huang" w:date="2017-09-17T12:05:00Z">
            <w:rPr>
              <w:rFonts w:cs="Times New Roman"/>
              <w:color w:val="000000" w:themeColor="text1"/>
              <w:szCs w:val="24"/>
            </w:rPr>
          </w:rPrChange>
        </w:rPr>
        <w:t xml:space="preserve"> difficult to beat when the </w:t>
      </w:r>
      <w:ins w:id="9318" w:author="tao huang" w:date="2017-09-16T16:32:00Z">
        <w:r w:rsidR="009E3BD9" w:rsidRPr="00A60A57">
          <w:rPr>
            <w:rFonts w:cs="Times New Roman"/>
            <w:color w:val="0D0D0D" w:themeColor="text1" w:themeTint="F2"/>
            <w:sz w:val="22"/>
            <w:rPrChange w:id="9319" w:author="tao huang" w:date="2017-09-17T12:05:00Z">
              <w:rPr>
                <w:rFonts w:cs="Times New Roman"/>
                <w:color w:val="000000" w:themeColor="text1"/>
                <w:sz w:val="22"/>
              </w:rPr>
            </w:rPrChange>
          </w:rPr>
          <w:t xml:space="preserve">focal </w:t>
        </w:r>
      </w:ins>
      <w:r w:rsidR="001E0915" w:rsidRPr="00A60A57">
        <w:rPr>
          <w:rFonts w:cs="Times New Roman"/>
          <w:color w:val="0D0D0D" w:themeColor="text1" w:themeTint="F2"/>
          <w:sz w:val="22"/>
          <w:rPrChange w:id="9320" w:author="tao huang" w:date="2017-09-17T12:05:00Z">
            <w:rPr>
              <w:rFonts w:cs="Times New Roman"/>
              <w:color w:val="000000" w:themeColor="text1"/>
              <w:szCs w:val="24"/>
            </w:rPr>
          </w:rPrChange>
        </w:rPr>
        <w:t xml:space="preserve">product </w:t>
      </w:r>
      <w:ins w:id="9321" w:author="黄韬" w:date="2017-09-11T16:40:00Z">
        <w:r w:rsidR="001E7B2C" w:rsidRPr="00A60A57">
          <w:rPr>
            <w:rFonts w:cs="Times New Roman"/>
            <w:color w:val="0D0D0D" w:themeColor="text1" w:themeTint="F2"/>
            <w:sz w:val="22"/>
            <w:rPrChange w:id="9322" w:author="tao huang" w:date="2017-09-17T12:05:00Z">
              <w:rPr>
                <w:rFonts w:cs="Times New Roman"/>
                <w:color w:val="000000" w:themeColor="text1"/>
                <w:szCs w:val="24"/>
              </w:rPr>
            </w:rPrChange>
          </w:rPr>
          <w:t xml:space="preserve">is not being promoted and </w:t>
        </w:r>
        <w:del w:id="9323" w:author="tao huang" w:date="2017-09-16T16:32:00Z">
          <w:r w:rsidR="001E7B2C" w:rsidRPr="00A60A57" w:rsidDel="009E3BD9">
            <w:rPr>
              <w:rFonts w:cs="Times New Roman"/>
              <w:color w:val="0D0D0D" w:themeColor="text1" w:themeTint="F2"/>
              <w:sz w:val="22"/>
              <w:rPrChange w:id="9324" w:author="tao huang" w:date="2017-09-17T12:05:00Z">
                <w:rPr>
                  <w:rFonts w:cs="Times New Roman"/>
                  <w:color w:val="000000" w:themeColor="text1"/>
                  <w:szCs w:val="24"/>
                </w:rPr>
              </w:rPrChange>
            </w:rPr>
            <w:delText>its</w:delText>
          </w:r>
        </w:del>
      </w:ins>
      <w:ins w:id="9325" w:author="tao huang" w:date="2017-09-16T16:32:00Z">
        <w:r w:rsidR="009E3BD9" w:rsidRPr="00A60A57">
          <w:rPr>
            <w:rFonts w:cs="Times New Roman"/>
            <w:color w:val="0D0D0D" w:themeColor="text1" w:themeTint="F2"/>
            <w:sz w:val="22"/>
            <w:rPrChange w:id="9326" w:author="tao huang" w:date="2017-09-17T12:05:00Z">
              <w:rPr>
                <w:rFonts w:cs="Times New Roman"/>
                <w:color w:val="000000" w:themeColor="text1"/>
                <w:sz w:val="22"/>
              </w:rPr>
            </w:rPrChange>
          </w:rPr>
          <w:t>the product</w:t>
        </w:r>
      </w:ins>
      <w:ins w:id="9327" w:author="黄韬" w:date="2017-09-11T16:40:00Z">
        <w:r w:rsidR="001E7B2C" w:rsidRPr="00A60A57">
          <w:rPr>
            <w:rFonts w:cs="Times New Roman"/>
            <w:color w:val="0D0D0D" w:themeColor="text1" w:themeTint="F2"/>
            <w:sz w:val="22"/>
            <w:rPrChange w:id="9328" w:author="tao huang" w:date="2017-09-17T12:05:00Z">
              <w:rPr>
                <w:rFonts w:cs="Times New Roman"/>
                <w:color w:val="000000" w:themeColor="text1"/>
                <w:szCs w:val="24"/>
              </w:rPr>
            </w:rPrChange>
          </w:rPr>
          <w:t xml:space="preserve"> </w:t>
        </w:r>
      </w:ins>
      <w:r w:rsidR="001E0915" w:rsidRPr="00A60A57">
        <w:rPr>
          <w:rFonts w:cs="Times New Roman"/>
          <w:color w:val="0D0D0D" w:themeColor="text1" w:themeTint="F2"/>
          <w:sz w:val="22"/>
          <w:rPrChange w:id="9329" w:author="tao huang" w:date="2017-09-17T12:05:00Z">
            <w:rPr>
              <w:rFonts w:cs="Times New Roman"/>
              <w:color w:val="000000" w:themeColor="text1"/>
              <w:szCs w:val="24"/>
            </w:rPr>
          </w:rPrChange>
        </w:rPr>
        <w:t xml:space="preserve">sales are </w:t>
      </w:r>
      <w:ins w:id="9330" w:author="黄韬" w:date="2017-09-11T16:40:00Z">
        <w:r w:rsidR="001E7B2C" w:rsidRPr="00A60A57">
          <w:rPr>
            <w:rFonts w:cs="Times New Roman"/>
            <w:color w:val="0D0D0D" w:themeColor="text1" w:themeTint="F2"/>
            <w:sz w:val="22"/>
            <w:rPrChange w:id="9331" w:author="tao huang" w:date="2017-09-17T12:05:00Z">
              <w:rPr>
                <w:rFonts w:cs="Times New Roman"/>
                <w:color w:val="000000" w:themeColor="text1"/>
                <w:szCs w:val="24"/>
              </w:rPr>
            </w:rPrChange>
          </w:rPr>
          <w:t xml:space="preserve">comparably </w:t>
        </w:r>
      </w:ins>
      <w:commentRangeStart w:id="9332"/>
      <w:commentRangeStart w:id="9333"/>
      <w:r w:rsidR="001E0915" w:rsidRPr="00A60A57">
        <w:rPr>
          <w:rFonts w:cs="Times New Roman"/>
          <w:color w:val="0D0D0D" w:themeColor="text1" w:themeTint="F2"/>
          <w:sz w:val="22"/>
          <w:rPrChange w:id="9334" w:author="tao huang" w:date="2017-09-17T12:05:00Z">
            <w:rPr>
              <w:rFonts w:cs="Times New Roman"/>
              <w:color w:val="000000" w:themeColor="text1"/>
              <w:szCs w:val="24"/>
            </w:rPr>
          </w:rPrChange>
        </w:rPr>
        <w:t>stable</w:t>
      </w:r>
      <w:commentRangeEnd w:id="9332"/>
      <w:r w:rsidR="007E232D" w:rsidRPr="00A60A57">
        <w:rPr>
          <w:rStyle w:val="CommentReference"/>
          <w:color w:val="0D0D0D" w:themeColor="text1" w:themeTint="F2"/>
          <w:sz w:val="22"/>
          <w:szCs w:val="22"/>
          <w:rPrChange w:id="9335" w:author="tao huang" w:date="2017-09-17T12:05:00Z">
            <w:rPr>
              <w:rStyle w:val="CommentReference"/>
            </w:rPr>
          </w:rPrChange>
        </w:rPr>
        <w:commentReference w:id="9332"/>
      </w:r>
      <w:commentRangeEnd w:id="9333"/>
      <w:r w:rsidR="001E7B2C" w:rsidRPr="00A60A57">
        <w:rPr>
          <w:rStyle w:val="CommentReference"/>
          <w:color w:val="0D0D0D" w:themeColor="text1" w:themeTint="F2"/>
          <w:sz w:val="22"/>
          <w:szCs w:val="22"/>
          <w:rPrChange w:id="9336" w:author="tao huang" w:date="2017-09-17T12:05:00Z">
            <w:rPr>
              <w:rStyle w:val="CommentReference"/>
            </w:rPr>
          </w:rPrChange>
        </w:rPr>
        <w:commentReference w:id="9333"/>
      </w:r>
      <w:r w:rsidR="001E0915" w:rsidRPr="00A60A57">
        <w:rPr>
          <w:rFonts w:cs="Times New Roman"/>
          <w:color w:val="0D0D0D" w:themeColor="text1" w:themeTint="F2"/>
          <w:sz w:val="22"/>
          <w:rPrChange w:id="9337" w:author="tao huang" w:date="2017-09-17T12:05:00Z">
            <w:rPr>
              <w:rFonts w:cs="Times New Roman"/>
              <w:color w:val="000000" w:themeColor="text1"/>
              <w:szCs w:val="24"/>
            </w:rPr>
          </w:rPrChange>
        </w:rPr>
        <w:t xml:space="preserve"> </w:t>
      </w:r>
      <w:r w:rsidR="001E0915" w:rsidRPr="00A60A57">
        <w:rPr>
          <w:rFonts w:cs="Times New Roman"/>
          <w:color w:val="0D0D0D" w:themeColor="text1" w:themeTint="F2"/>
          <w:sz w:val="22"/>
          <w:rPrChange w:id="9338" w:author="tao huang" w:date="2017-09-17T12:05:00Z">
            <w:rPr>
              <w:rFonts w:cs="Times New Roman"/>
              <w:color w:val="000000" w:themeColor="text1"/>
              <w:szCs w:val="24"/>
            </w:rPr>
          </w:rPrChange>
        </w:rPr>
        <w:fldChar w:fldCharType="begin">
          <w:fldData xml:space="preserve">PEVuZE5vdGU+PENpdGU+PEF1dGhvcj5Hw7xyIEFsaTwvQXV0aG9yPjxZZWFyPjIwMDk8L1llYXI+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</w:fldData>
        </w:fldChar>
      </w:r>
      <w:r w:rsidR="00F75C33">
        <w:rPr>
          <w:rFonts w:cs="Times New Roman"/>
          <w:color w:val="0D0D0D" w:themeColor="text1" w:themeTint="F2"/>
          <w:sz w:val="22"/>
        </w:rPr>
        <w:instrText xml:space="preserve"> ADDIN EN.CITE </w:instrText>
      </w:r>
      <w:r w:rsidR="00F75C33">
        <w:rPr>
          <w:rFonts w:cs="Times New Roman"/>
          <w:color w:val="0D0D0D" w:themeColor="text1" w:themeTint="F2"/>
          <w:sz w:val="22"/>
        </w:rPr>
        <w:fldChar w:fldCharType="begin">
          <w:fldData xml:space="preserve">PEVuZE5vdGU+PENpdGU+PEF1dGhvcj5Hw7xyIEFsaTwvQXV0aG9yPjxZZWFyPjIwMDk8L1llYXI+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</w:fldData>
        </w:fldChar>
      </w:r>
      <w:r w:rsidR="00F75C33">
        <w:rPr>
          <w:rFonts w:cs="Times New Roman"/>
          <w:color w:val="0D0D0D" w:themeColor="text1" w:themeTint="F2"/>
          <w:sz w:val="22"/>
        </w:rPr>
        <w:instrText xml:space="preserve"> ADDIN EN.CITE.DATA </w:instrText>
      </w:r>
      <w:r w:rsidR="00F75C33">
        <w:rPr>
          <w:rFonts w:cs="Times New Roman"/>
          <w:color w:val="0D0D0D" w:themeColor="text1" w:themeTint="F2"/>
          <w:sz w:val="22"/>
        </w:rPr>
      </w:r>
      <w:r w:rsidR="00F75C33">
        <w:rPr>
          <w:rFonts w:cs="Times New Roman"/>
          <w:color w:val="0D0D0D" w:themeColor="text1" w:themeTint="F2"/>
          <w:sz w:val="22"/>
        </w:rPr>
        <w:fldChar w:fldCharType="end"/>
      </w:r>
      <w:r w:rsidR="001E0915" w:rsidRPr="00A60A57">
        <w:rPr>
          <w:rFonts w:cs="Times New Roman"/>
          <w:color w:val="0D0D0D" w:themeColor="text1" w:themeTint="F2"/>
          <w:sz w:val="22"/>
          <w:rPrChange w:id="9339" w:author="tao huang" w:date="2017-09-17T12:05:00Z">
            <w:rPr>
              <w:rFonts w:cs="Times New Roman"/>
              <w:color w:val="000000" w:themeColor="text1"/>
              <w:szCs w:val="24"/>
            </w:rPr>
          </w:rPrChange>
        </w:rPr>
        <w:fldChar w:fldCharType="separate"/>
      </w:r>
      <w:r w:rsidR="00F75C33">
        <w:rPr>
          <w:rFonts w:cs="Times New Roman"/>
          <w:noProof/>
          <w:color w:val="0D0D0D" w:themeColor="text1" w:themeTint="F2"/>
          <w:sz w:val="22"/>
        </w:rPr>
        <w:t>(</w:t>
      </w:r>
      <w:hyperlink w:anchor="_ENREF_38" w:tooltip="Gür Ali, 2009 #715" w:history="1">
        <w:r w:rsidR="00F75C33">
          <w:rPr>
            <w:rFonts w:cs="Times New Roman"/>
            <w:noProof/>
            <w:color w:val="0D0D0D" w:themeColor="text1" w:themeTint="F2"/>
            <w:sz w:val="22"/>
          </w:rPr>
          <w:t>Gür Ali et al., 2009</w:t>
        </w:r>
      </w:hyperlink>
      <w:r w:rsidR="00F75C33">
        <w:rPr>
          <w:rFonts w:cs="Times New Roman"/>
          <w:noProof/>
          <w:color w:val="0D0D0D" w:themeColor="text1" w:themeTint="F2"/>
          <w:sz w:val="22"/>
        </w:rPr>
        <w:t xml:space="preserve">; </w:t>
      </w:r>
      <w:hyperlink w:anchor="_ENREF_41" w:tooltip="Huang, 2014 #732" w:history="1">
        <w:r w:rsidR="00F75C33">
          <w:rPr>
            <w:rFonts w:cs="Times New Roman"/>
            <w:noProof/>
            <w:color w:val="0D0D0D" w:themeColor="text1" w:themeTint="F2"/>
            <w:sz w:val="22"/>
          </w:rPr>
          <w:t>Huang et al., 2014</w:t>
        </w:r>
      </w:hyperlink>
      <w:r w:rsidR="00F75C33">
        <w:rPr>
          <w:rFonts w:cs="Times New Roman"/>
          <w:noProof/>
          <w:color w:val="0D0D0D" w:themeColor="text1" w:themeTint="F2"/>
          <w:sz w:val="22"/>
        </w:rPr>
        <w:t>)</w:t>
      </w:r>
      <w:r w:rsidR="001E0915" w:rsidRPr="00A60A57">
        <w:rPr>
          <w:rFonts w:cs="Times New Roman"/>
          <w:color w:val="0D0D0D" w:themeColor="text1" w:themeTint="F2"/>
          <w:sz w:val="22"/>
          <w:rPrChange w:id="9340" w:author="tao huang" w:date="2017-09-17T12:05:00Z">
            <w:rPr>
              <w:rFonts w:cs="Times New Roman"/>
              <w:color w:val="000000" w:themeColor="text1"/>
              <w:szCs w:val="24"/>
            </w:rPr>
          </w:rPrChange>
        </w:rPr>
        <w:fldChar w:fldCharType="end"/>
      </w:r>
      <w:r w:rsidR="001E0915" w:rsidRPr="00A60A57">
        <w:rPr>
          <w:rFonts w:cs="Times New Roman"/>
          <w:color w:val="0D0D0D" w:themeColor="text1" w:themeTint="F2"/>
          <w:sz w:val="22"/>
          <w:rPrChange w:id="9341" w:author="tao huang" w:date="2017-09-17T12:05:00Z">
            <w:rPr>
              <w:rFonts w:cs="Times New Roman"/>
              <w:color w:val="000000" w:themeColor="text1"/>
              <w:szCs w:val="24"/>
            </w:rPr>
          </w:rPrChange>
        </w:rPr>
        <w:t>.</w:t>
      </w:r>
      <w:r w:rsidR="00F41618" w:rsidRPr="00A60A57">
        <w:rPr>
          <w:rFonts w:cs="Times New Roman"/>
          <w:color w:val="0D0D0D" w:themeColor="text1" w:themeTint="F2"/>
          <w:sz w:val="22"/>
          <w:rPrChange w:id="9342" w:author="tao huang" w:date="2017-09-17T12:05:00Z">
            <w:rPr>
              <w:rFonts w:cs="Times New Roman"/>
              <w:color w:val="000000" w:themeColor="text1"/>
              <w:szCs w:val="24"/>
            </w:rPr>
          </w:rPrChange>
        </w:rPr>
        <w:t xml:space="preserve"> </w:t>
      </w:r>
      <w:r w:rsidR="00847FE5" w:rsidRPr="00A60A57">
        <w:rPr>
          <w:rFonts w:cs="Times New Roman"/>
          <w:color w:val="0D0D0D" w:themeColor="text1" w:themeTint="F2"/>
          <w:sz w:val="22"/>
          <w:rPrChange w:id="9343" w:author="tao huang" w:date="2017-09-17T12:05:00Z">
            <w:rPr>
              <w:rFonts w:cs="Times New Roman"/>
              <w:color w:val="000000" w:themeColor="text1"/>
              <w:szCs w:val="24"/>
            </w:rPr>
          </w:rPrChange>
        </w:rPr>
        <w:t>The ADL-</w:t>
      </w:r>
      <w:r w:rsidR="00847FE5" w:rsidRPr="000A110D">
        <w:rPr>
          <w:rFonts w:cs="Times New Roman"/>
          <w:noProof/>
          <w:color w:val="0D0D0D" w:themeColor="text1" w:themeTint="F2"/>
          <w:sz w:val="22"/>
          <w:rPrChange w:id="9344" w:author="tao huang" w:date="2017-09-17T12:16:00Z">
            <w:rPr>
              <w:rFonts w:cs="Times New Roman"/>
              <w:color w:val="000000" w:themeColor="text1"/>
              <w:szCs w:val="24"/>
            </w:rPr>
          </w:rPrChange>
        </w:rPr>
        <w:t>intra</w:t>
      </w:r>
      <w:r w:rsidR="00847FE5" w:rsidRPr="00A60A57">
        <w:rPr>
          <w:rFonts w:cs="Times New Roman"/>
          <w:color w:val="0D0D0D" w:themeColor="text1" w:themeTint="F2"/>
          <w:sz w:val="22"/>
          <w:rPrChange w:id="9345" w:author="tao huang" w:date="2017-09-17T12:05:00Z">
            <w:rPr>
              <w:rFonts w:cs="Times New Roman"/>
              <w:color w:val="000000" w:themeColor="text1"/>
              <w:szCs w:val="24"/>
            </w:rPr>
          </w:rPrChange>
        </w:rPr>
        <w:t xml:space="preserve"> model </w:t>
      </w:r>
      <w:r w:rsidR="00823B56" w:rsidRPr="00A60A57">
        <w:rPr>
          <w:rFonts w:cs="Times New Roman"/>
          <w:color w:val="0D0D0D" w:themeColor="text1" w:themeTint="F2"/>
          <w:sz w:val="22"/>
          <w:rPrChange w:id="9346" w:author="tao huang" w:date="2017-09-17T12:05:00Z">
            <w:rPr>
              <w:rFonts w:cs="Times New Roman"/>
              <w:color w:val="000000" w:themeColor="text1"/>
              <w:szCs w:val="24"/>
            </w:rPr>
          </w:rPrChange>
        </w:rPr>
        <w:t>generates more accurate forecasts compared to</w:t>
      </w:r>
      <w:r w:rsidR="00847FE5" w:rsidRPr="00A60A57">
        <w:rPr>
          <w:rFonts w:cs="Times New Roman"/>
          <w:color w:val="0D0D0D" w:themeColor="text1" w:themeTint="F2"/>
          <w:sz w:val="22"/>
          <w:rPrChange w:id="9347" w:author="tao huang" w:date="2017-09-17T12:05:00Z">
            <w:rPr>
              <w:rFonts w:cs="Times New Roman"/>
              <w:color w:val="000000" w:themeColor="text1"/>
              <w:szCs w:val="24"/>
            </w:rPr>
          </w:rPrChange>
        </w:rPr>
        <w:t xml:space="preserve"> the ADL-own model. </w:t>
      </w:r>
      <w:r w:rsidR="00C046EC" w:rsidRPr="00A60A57">
        <w:rPr>
          <w:rFonts w:cs="Times New Roman"/>
          <w:color w:val="0D0D0D" w:themeColor="text1" w:themeTint="F2"/>
          <w:sz w:val="22"/>
          <w:rPrChange w:id="9348" w:author="tao huang" w:date="2017-09-17T12:05:00Z">
            <w:rPr>
              <w:rFonts w:cs="Times New Roman"/>
              <w:color w:val="000000" w:themeColor="text1"/>
              <w:szCs w:val="24"/>
            </w:rPr>
          </w:rPrChange>
        </w:rPr>
        <w:t>The ADL-</w:t>
      </w:r>
      <w:r w:rsidR="00525EC5" w:rsidRPr="00A60A57">
        <w:rPr>
          <w:rFonts w:cs="Times New Roman"/>
          <w:color w:val="0D0D0D" w:themeColor="text1" w:themeTint="F2"/>
          <w:sz w:val="22"/>
          <w:rPrChange w:id="9349" w:author="tao huang" w:date="2017-09-17T12:05:00Z">
            <w:rPr>
              <w:rFonts w:cs="Times New Roman"/>
              <w:color w:val="000000" w:themeColor="text1"/>
              <w:szCs w:val="24"/>
            </w:rPr>
          </w:rPrChange>
        </w:rPr>
        <w:t>own</w:t>
      </w:r>
      <w:r w:rsidR="00C046EC" w:rsidRPr="00A60A57">
        <w:rPr>
          <w:rFonts w:cs="Times New Roman"/>
          <w:color w:val="0D0D0D" w:themeColor="text1" w:themeTint="F2"/>
          <w:sz w:val="22"/>
          <w:rPrChange w:id="9350" w:author="tao huang" w:date="2017-09-17T12:05:00Z">
            <w:rPr>
              <w:rFonts w:cs="Times New Roman"/>
              <w:color w:val="000000" w:themeColor="text1"/>
              <w:szCs w:val="24"/>
            </w:rPr>
          </w:rPrChange>
        </w:rPr>
        <w:t xml:space="preserve">-EWC model </w:t>
      </w:r>
      <w:r w:rsidR="00F6070C" w:rsidRPr="00A60A57">
        <w:rPr>
          <w:rFonts w:cs="Times New Roman"/>
          <w:color w:val="0D0D0D" w:themeColor="text1" w:themeTint="F2"/>
          <w:sz w:val="22"/>
          <w:rPrChange w:id="9351" w:author="tao huang" w:date="2017-09-17T12:05:00Z">
            <w:rPr>
              <w:rFonts w:cs="Times New Roman"/>
              <w:color w:val="000000" w:themeColor="text1"/>
              <w:szCs w:val="24"/>
            </w:rPr>
          </w:rPrChange>
        </w:rPr>
        <w:t>and the</w:t>
      </w:r>
      <w:r w:rsidR="00525EC5" w:rsidRPr="00A60A57">
        <w:rPr>
          <w:rFonts w:cs="Times New Roman"/>
          <w:color w:val="0D0D0D" w:themeColor="text1" w:themeTint="F2"/>
          <w:sz w:val="22"/>
          <w:rPrChange w:id="9352" w:author="tao huang" w:date="2017-09-17T12:05:00Z">
            <w:rPr>
              <w:rFonts w:cs="Times New Roman"/>
              <w:color w:val="000000" w:themeColor="text1"/>
              <w:szCs w:val="24"/>
            </w:rPr>
          </w:rPrChange>
        </w:rPr>
        <w:t xml:space="preserve"> ADL-</w:t>
      </w:r>
      <w:r w:rsidR="00F6070C" w:rsidRPr="00A60A57">
        <w:rPr>
          <w:rFonts w:cs="Times New Roman"/>
          <w:color w:val="0D0D0D" w:themeColor="text1" w:themeTint="F2"/>
          <w:sz w:val="22"/>
          <w:rPrChange w:id="9353" w:author="tao huang" w:date="2017-09-17T12:05:00Z">
            <w:rPr>
              <w:rFonts w:cs="Times New Roman"/>
              <w:color w:val="000000" w:themeColor="text1"/>
              <w:szCs w:val="24"/>
            </w:rPr>
          </w:rPrChange>
        </w:rPr>
        <w:t>own</w:t>
      </w:r>
      <w:r w:rsidR="00525EC5" w:rsidRPr="00A60A57">
        <w:rPr>
          <w:rFonts w:cs="Times New Roman"/>
          <w:color w:val="0D0D0D" w:themeColor="text1" w:themeTint="F2"/>
          <w:sz w:val="22"/>
          <w:rPrChange w:id="9354" w:author="tao huang" w:date="2017-09-17T12:05:00Z">
            <w:rPr>
              <w:rFonts w:cs="Times New Roman"/>
              <w:color w:val="000000" w:themeColor="text1"/>
              <w:szCs w:val="24"/>
            </w:rPr>
          </w:rPrChange>
        </w:rPr>
        <w:t xml:space="preserve">-IC model </w:t>
      </w:r>
      <w:r w:rsidR="00F6070C" w:rsidRPr="00A60A57">
        <w:rPr>
          <w:rFonts w:cs="Times New Roman"/>
          <w:color w:val="0D0D0D" w:themeColor="text1" w:themeTint="F2"/>
          <w:sz w:val="22"/>
          <w:rPrChange w:id="9355" w:author="tao huang" w:date="2017-09-17T12:05:00Z">
            <w:rPr>
              <w:rFonts w:cs="Times New Roman"/>
              <w:color w:val="000000" w:themeColor="text1"/>
              <w:szCs w:val="24"/>
            </w:rPr>
          </w:rPrChange>
        </w:rPr>
        <w:t xml:space="preserve">both </w:t>
      </w:r>
      <w:r w:rsidR="00525EC5" w:rsidRPr="00A60A57">
        <w:rPr>
          <w:rFonts w:cs="Times New Roman"/>
          <w:color w:val="0D0D0D" w:themeColor="text1" w:themeTint="F2"/>
          <w:sz w:val="22"/>
          <w:rPrChange w:id="9356" w:author="tao huang" w:date="2017-09-17T12:05:00Z">
            <w:rPr>
              <w:rFonts w:cs="Times New Roman"/>
              <w:color w:val="000000" w:themeColor="text1"/>
              <w:szCs w:val="24"/>
            </w:rPr>
          </w:rPrChange>
        </w:rPr>
        <w:t>outperform</w:t>
      </w:r>
      <w:r w:rsidR="00F6070C" w:rsidRPr="00A60A57">
        <w:rPr>
          <w:rFonts w:cs="Times New Roman"/>
          <w:color w:val="0D0D0D" w:themeColor="text1" w:themeTint="F2"/>
          <w:sz w:val="22"/>
          <w:rPrChange w:id="9357" w:author="tao huang" w:date="2017-09-17T12:05:00Z">
            <w:rPr>
              <w:rFonts w:cs="Times New Roman"/>
              <w:color w:val="000000" w:themeColor="text1"/>
              <w:szCs w:val="24"/>
            </w:rPr>
          </w:rPrChange>
        </w:rPr>
        <w:t xml:space="preserve"> the</w:t>
      </w:r>
      <w:r w:rsidR="00525EC5" w:rsidRPr="00A60A57">
        <w:rPr>
          <w:rFonts w:cs="Times New Roman"/>
          <w:color w:val="0D0D0D" w:themeColor="text1" w:themeTint="F2"/>
          <w:sz w:val="22"/>
          <w:rPrChange w:id="9358" w:author="tao huang" w:date="2017-09-17T12:05:00Z">
            <w:rPr>
              <w:rFonts w:cs="Times New Roman"/>
              <w:color w:val="000000" w:themeColor="text1"/>
              <w:szCs w:val="24"/>
            </w:rPr>
          </w:rPrChange>
        </w:rPr>
        <w:t xml:space="preserve"> ADL-</w:t>
      </w:r>
      <w:r w:rsidR="00F6070C" w:rsidRPr="00A60A57">
        <w:rPr>
          <w:rFonts w:cs="Times New Roman"/>
          <w:color w:val="0D0D0D" w:themeColor="text1" w:themeTint="F2"/>
          <w:sz w:val="22"/>
          <w:rPrChange w:id="9359" w:author="tao huang" w:date="2017-09-17T12:05:00Z">
            <w:rPr>
              <w:rFonts w:cs="Times New Roman"/>
              <w:color w:val="000000" w:themeColor="text1"/>
              <w:szCs w:val="24"/>
            </w:rPr>
          </w:rPrChange>
        </w:rPr>
        <w:t>own</w:t>
      </w:r>
      <w:r w:rsidR="00525EC5" w:rsidRPr="00A60A57">
        <w:rPr>
          <w:rFonts w:cs="Times New Roman"/>
          <w:color w:val="0D0D0D" w:themeColor="text1" w:themeTint="F2"/>
          <w:sz w:val="22"/>
          <w:rPrChange w:id="9360" w:author="tao huang" w:date="2017-09-17T12:05:00Z">
            <w:rPr>
              <w:rFonts w:cs="Times New Roman"/>
              <w:color w:val="000000" w:themeColor="text1"/>
              <w:szCs w:val="24"/>
            </w:rPr>
          </w:rPrChange>
        </w:rPr>
        <w:t xml:space="preserve"> model</w:t>
      </w:r>
      <w:ins w:id="9361" w:author="tao huang" w:date="2017-09-16T16:33:00Z">
        <w:r w:rsidR="00F03D1E" w:rsidRPr="00A60A57">
          <w:rPr>
            <w:rFonts w:cs="Times New Roman"/>
            <w:color w:val="0D0D0D" w:themeColor="text1" w:themeTint="F2"/>
            <w:sz w:val="22"/>
            <w:rPrChange w:id="9362" w:author="tao huang" w:date="2017-09-17T12:05:00Z">
              <w:rPr>
                <w:rFonts w:cs="Times New Roman"/>
                <w:color w:val="000000" w:themeColor="text1"/>
                <w:sz w:val="22"/>
              </w:rPr>
            </w:rPrChange>
          </w:rPr>
          <w:t xml:space="preserve">. </w:t>
        </w:r>
      </w:ins>
      <w:del w:id="9363" w:author="tao huang" w:date="2017-09-16T16:33:00Z">
        <w:r w:rsidR="00F6070C" w:rsidRPr="00A60A57" w:rsidDel="00F03D1E">
          <w:rPr>
            <w:rFonts w:cs="Times New Roman"/>
            <w:color w:val="0D0D0D" w:themeColor="text1" w:themeTint="F2"/>
            <w:sz w:val="22"/>
            <w:rPrChange w:id="9364" w:author="tao huang" w:date="2017-09-17T12:05:00Z">
              <w:rPr>
                <w:rFonts w:cs="Times New Roman"/>
                <w:color w:val="000000" w:themeColor="text1"/>
                <w:szCs w:val="24"/>
              </w:rPr>
            </w:rPrChange>
          </w:rPr>
          <w:delText>, and t</w:delText>
        </w:r>
      </w:del>
      <w:ins w:id="9365" w:author="tao huang" w:date="2017-09-16T16:33:00Z">
        <w:r w:rsidR="00F03D1E" w:rsidRPr="00A60A57">
          <w:rPr>
            <w:rFonts w:cs="Times New Roman"/>
            <w:color w:val="0D0D0D" w:themeColor="text1" w:themeTint="F2"/>
            <w:sz w:val="22"/>
            <w:rPrChange w:id="9366" w:author="tao huang" w:date="2017-09-17T12:05:00Z">
              <w:rPr>
                <w:rFonts w:cs="Times New Roman"/>
                <w:color w:val="000000" w:themeColor="text1"/>
                <w:sz w:val="22"/>
              </w:rPr>
            </w:rPrChange>
          </w:rPr>
          <w:t>T</w:t>
        </w:r>
      </w:ins>
      <w:r w:rsidR="00F6070C" w:rsidRPr="00A60A57">
        <w:rPr>
          <w:rFonts w:cs="Times New Roman"/>
          <w:color w:val="0D0D0D" w:themeColor="text1" w:themeTint="F2"/>
          <w:sz w:val="22"/>
          <w:rPrChange w:id="9367" w:author="tao huang" w:date="2017-09-17T12:05:00Z">
            <w:rPr>
              <w:rFonts w:cs="Times New Roman"/>
              <w:color w:val="000000" w:themeColor="text1"/>
              <w:szCs w:val="24"/>
            </w:rPr>
          </w:rPrChange>
        </w:rPr>
        <w:t>he ADL-</w:t>
      </w:r>
      <w:r w:rsidR="00F6070C" w:rsidRPr="000A110D">
        <w:rPr>
          <w:rFonts w:cs="Times New Roman"/>
          <w:noProof/>
          <w:color w:val="0D0D0D" w:themeColor="text1" w:themeTint="F2"/>
          <w:sz w:val="22"/>
          <w:rPrChange w:id="9368" w:author="tao huang" w:date="2017-09-17T12:16:00Z">
            <w:rPr>
              <w:rFonts w:cs="Times New Roman"/>
              <w:color w:val="000000" w:themeColor="text1"/>
              <w:szCs w:val="24"/>
            </w:rPr>
          </w:rPrChange>
        </w:rPr>
        <w:t>intra</w:t>
      </w:r>
      <w:r w:rsidR="00F6070C" w:rsidRPr="00A60A57">
        <w:rPr>
          <w:rFonts w:cs="Times New Roman"/>
          <w:color w:val="0D0D0D" w:themeColor="text1" w:themeTint="F2"/>
          <w:sz w:val="22"/>
          <w:rPrChange w:id="9369" w:author="tao huang" w:date="2017-09-17T12:05:00Z">
            <w:rPr>
              <w:rFonts w:cs="Times New Roman"/>
              <w:color w:val="000000" w:themeColor="text1"/>
              <w:szCs w:val="24"/>
            </w:rPr>
          </w:rPrChange>
        </w:rPr>
        <w:t>-EWC model and the ADL-intra-IC model both outperform the ADL-</w:t>
      </w:r>
      <w:r w:rsidR="00F6070C" w:rsidRPr="000A110D">
        <w:rPr>
          <w:rFonts w:cs="Times New Roman"/>
          <w:noProof/>
          <w:color w:val="0D0D0D" w:themeColor="text1" w:themeTint="F2"/>
          <w:sz w:val="22"/>
          <w:rPrChange w:id="9370" w:author="tao huang" w:date="2017-09-17T12:16:00Z">
            <w:rPr>
              <w:rFonts w:cs="Times New Roman"/>
              <w:color w:val="000000" w:themeColor="text1"/>
              <w:szCs w:val="24"/>
            </w:rPr>
          </w:rPrChange>
        </w:rPr>
        <w:t>intra</w:t>
      </w:r>
      <w:r w:rsidR="00F6070C" w:rsidRPr="00A60A57">
        <w:rPr>
          <w:rFonts w:cs="Times New Roman"/>
          <w:color w:val="0D0D0D" w:themeColor="text1" w:themeTint="F2"/>
          <w:sz w:val="22"/>
          <w:rPrChange w:id="9371" w:author="tao huang" w:date="2017-09-17T12:05:00Z">
            <w:rPr>
              <w:rFonts w:cs="Times New Roman"/>
              <w:color w:val="000000" w:themeColor="text1"/>
              <w:szCs w:val="24"/>
            </w:rPr>
          </w:rPrChange>
        </w:rPr>
        <w:t xml:space="preserve"> model. For the </w:t>
      </w:r>
      <w:r w:rsidR="00F6070C" w:rsidRPr="00A60A57">
        <w:rPr>
          <w:rFonts w:eastAsia="DengXian" w:cs="Times New Roman"/>
          <w:color w:val="0D0D0D" w:themeColor="text1" w:themeTint="F2"/>
          <w:sz w:val="22"/>
          <w:rPrChange w:id="9372" w:author="tao huang" w:date="2017-09-17T12:05:00Z">
            <w:rPr>
              <w:rFonts w:eastAsia="DengXian" w:cs="Times New Roman"/>
              <w:color w:val="000000" w:themeColor="text1"/>
              <w:szCs w:val="24"/>
            </w:rPr>
          </w:rPrChange>
        </w:rPr>
        <w:t>promoted forecast period,</w:t>
      </w:r>
      <w:r w:rsidR="00736712" w:rsidRPr="00A60A57">
        <w:rPr>
          <w:rFonts w:eastAsia="DengXian" w:cs="Times New Roman"/>
          <w:color w:val="0D0D0D" w:themeColor="text1" w:themeTint="F2"/>
          <w:sz w:val="22"/>
          <w:rPrChange w:id="9373" w:author="tao huang" w:date="2017-09-17T12:05:00Z">
            <w:rPr>
              <w:rFonts w:eastAsia="DengXian" w:cs="Times New Roman"/>
              <w:color w:val="000000" w:themeColor="text1"/>
              <w:szCs w:val="24"/>
            </w:rPr>
          </w:rPrChange>
        </w:rPr>
        <w:t xml:space="preserve"> </w:t>
      </w:r>
      <w:r w:rsidR="00736712" w:rsidRPr="00A60A57">
        <w:rPr>
          <w:rFonts w:cs="Times New Roman"/>
          <w:color w:val="0D0D0D" w:themeColor="text1" w:themeTint="F2"/>
          <w:sz w:val="22"/>
          <w:rPrChange w:id="9374" w:author="tao huang" w:date="2017-09-17T12:05:00Z">
            <w:rPr>
              <w:rFonts w:cs="Times New Roman"/>
              <w:color w:val="000000" w:themeColor="text1"/>
              <w:szCs w:val="24"/>
            </w:rPr>
          </w:rPrChange>
        </w:rPr>
        <w:t>the Base-lift method generates the least accurate forecasts. The ADL-</w:t>
      </w:r>
      <w:r w:rsidR="00736712" w:rsidRPr="000A110D">
        <w:rPr>
          <w:rFonts w:cs="Times New Roman"/>
          <w:noProof/>
          <w:color w:val="0D0D0D" w:themeColor="text1" w:themeTint="F2"/>
          <w:sz w:val="22"/>
          <w:rPrChange w:id="9375" w:author="tao huang" w:date="2017-09-17T12:16:00Z">
            <w:rPr>
              <w:rFonts w:cs="Times New Roman"/>
              <w:color w:val="000000" w:themeColor="text1"/>
              <w:szCs w:val="24"/>
            </w:rPr>
          </w:rPrChange>
        </w:rPr>
        <w:t>intr</w:t>
      </w:r>
      <w:r w:rsidR="00823B56" w:rsidRPr="000A110D">
        <w:rPr>
          <w:rFonts w:cs="Times New Roman"/>
          <w:noProof/>
          <w:color w:val="0D0D0D" w:themeColor="text1" w:themeTint="F2"/>
          <w:sz w:val="22"/>
          <w:rPrChange w:id="9376" w:author="tao huang" w:date="2017-09-17T12:16:00Z">
            <w:rPr>
              <w:rFonts w:cs="Times New Roman"/>
              <w:color w:val="000000" w:themeColor="text1"/>
              <w:szCs w:val="24"/>
            </w:rPr>
          </w:rPrChange>
        </w:rPr>
        <w:t>a</w:t>
      </w:r>
      <w:r w:rsidR="00823B56" w:rsidRPr="00A60A57">
        <w:rPr>
          <w:rFonts w:cs="Times New Roman"/>
          <w:color w:val="0D0D0D" w:themeColor="text1" w:themeTint="F2"/>
          <w:sz w:val="22"/>
          <w:rPrChange w:id="9377" w:author="tao huang" w:date="2017-09-17T12:05:00Z">
            <w:rPr>
              <w:rFonts w:cs="Times New Roman"/>
              <w:color w:val="000000" w:themeColor="text1"/>
              <w:szCs w:val="24"/>
            </w:rPr>
          </w:rPrChange>
        </w:rPr>
        <w:t xml:space="preserve"> model outperforms the ADL-own model. The ADL-</w:t>
      </w:r>
      <w:r w:rsidR="00823B56" w:rsidRPr="000A110D">
        <w:rPr>
          <w:rFonts w:cs="Times New Roman"/>
          <w:noProof/>
          <w:color w:val="0D0D0D" w:themeColor="text1" w:themeTint="F2"/>
          <w:sz w:val="22"/>
          <w:rPrChange w:id="9378" w:author="tao huang" w:date="2017-09-17T12:16:00Z">
            <w:rPr>
              <w:rFonts w:cs="Times New Roman"/>
              <w:color w:val="000000" w:themeColor="text1"/>
              <w:szCs w:val="24"/>
            </w:rPr>
          </w:rPrChange>
        </w:rPr>
        <w:t>intra</w:t>
      </w:r>
      <w:r w:rsidR="00823B56" w:rsidRPr="00A60A57">
        <w:rPr>
          <w:rFonts w:cs="Times New Roman"/>
          <w:color w:val="0D0D0D" w:themeColor="text1" w:themeTint="F2"/>
          <w:sz w:val="22"/>
          <w:rPrChange w:id="9379" w:author="tao huang" w:date="2017-09-17T12:05:00Z">
            <w:rPr>
              <w:rFonts w:cs="Times New Roman"/>
              <w:color w:val="000000" w:themeColor="text1"/>
              <w:szCs w:val="24"/>
            </w:rPr>
          </w:rPrChange>
        </w:rPr>
        <w:t>-EWC model beats the ADL-</w:t>
      </w:r>
      <w:r w:rsidR="00823B56" w:rsidRPr="000A110D">
        <w:rPr>
          <w:rFonts w:cs="Times New Roman"/>
          <w:noProof/>
          <w:color w:val="0D0D0D" w:themeColor="text1" w:themeTint="F2"/>
          <w:sz w:val="22"/>
          <w:rPrChange w:id="9380" w:author="tao huang" w:date="2017-09-17T12:16:00Z">
            <w:rPr>
              <w:rFonts w:cs="Times New Roman"/>
              <w:color w:val="000000" w:themeColor="text1"/>
              <w:szCs w:val="24"/>
            </w:rPr>
          </w:rPrChange>
        </w:rPr>
        <w:t>intra</w:t>
      </w:r>
      <w:r w:rsidR="00823B56" w:rsidRPr="00A60A57">
        <w:rPr>
          <w:rFonts w:cs="Times New Roman"/>
          <w:color w:val="0D0D0D" w:themeColor="text1" w:themeTint="F2"/>
          <w:sz w:val="22"/>
          <w:rPrChange w:id="9381" w:author="tao huang" w:date="2017-09-17T12:05:00Z">
            <w:rPr>
              <w:rFonts w:cs="Times New Roman"/>
              <w:color w:val="000000" w:themeColor="text1"/>
              <w:szCs w:val="24"/>
            </w:rPr>
          </w:rPrChange>
        </w:rPr>
        <w:t xml:space="preserve"> model, and the ADL-own-EWC </w:t>
      </w:r>
      <w:r w:rsidR="00586DC0" w:rsidRPr="00A60A57">
        <w:rPr>
          <w:rFonts w:cs="Times New Roman"/>
          <w:color w:val="0D0D0D" w:themeColor="text1" w:themeTint="F2"/>
          <w:sz w:val="22"/>
          <w:rPrChange w:id="9382" w:author="tao huang" w:date="2017-09-17T12:05:00Z">
            <w:rPr>
              <w:rFonts w:cs="Times New Roman"/>
              <w:color w:val="000000" w:themeColor="text1"/>
              <w:szCs w:val="24"/>
            </w:rPr>
          </w:rPrChange>
        </w:rPr>
        <w:t xml:space="preserve">model </w:t>
      </w:r>
      <w:r w:rsidR="00823B56" w:rsidRPr="00A60A57">
        <w:rPr>
          <w:rFonts w:cs="Times New Roman"/>
          <w:color w:val="0D0D0D" w:themeColor="text1" w:themeTint="F2"/>
          <w:sz w:val="22"/>
          <w:rPrChange w:id="9383" w:author="tao huang" w:date="2017-09-17T12:05:00Z">
            <w:rPr>
              <w:rFonts w:cs="Times New Roman"/>
              <w:color w:val="000000" w:themeColor="text1"/>
              <w:szCs w:val="24"/>
            </w:rPr>
          </w:rPrChange>
        </w:rPr>
        <w:t xml:space="preserve">beats the ADL-own-EWC model. However, the ADL-intra-IC model and the ADL-own-IC model cannot effectively outperform their counterparts (e.g., the </w:t>
      </w:r>
      <w:r w:rsidR="00823B56" w:rsidRPr="00A60A57">
        <w:rPr>
          <w:rFonts w:cs="Times New Roman"/>
          <w:color w:val="0D0D0D" w:themeColor="text1" w:themeTint="F2"/>
          <w:sz w:val="22"/>
          <w:rPrChange w:id="9384" w:author="tao huang" w:date="2017-09-17T12:05:00Z">
            <w:rPr>
              <w:rFonts w:cs="Times New Roman"/>
              <w:color w:val="000000" w:themeColor="text1"/>
              <w:szCs w:val="24"/>
            </w:rPr>
          </w:rPrChange>
        </w:rPr>
        <w:lastRenderedPageBreak/>
        <w:t>ADL-intra-IC model and the ADL-own-IC model respectively).</w:t>
      </w:r>
      <w:r w:rsidR="00673234" w:rsidRPr="00A60A57">
        <w:rPr>
          <w:rFonts w:cs="Times New Roman"/>
          <w:color w:val="0D0D0D" w:themeColor="text1" w:themeTint="F2"/>
          <w:sz w:val="22"/>
          <w:rPrChange w:id="9385" w:author="tao huang" w:date="2017-09-17T12:05:00Z">
            <w:rPr>
              <w:rFonts w:cs="Times New Roman"/>
              <w:color w:val="000000" w:themeColor="text1"/>
              <w:szCs w:val="24"/>
            </w:rPr>
          </w:rPrChange>
        </w:rPr>
        <w:t xml:space="preserve"> This may be due to the high</w:t>
      </w:r>
      <w:ins w:id="9386" w:author="tao huang" w:date="2017-09-16T16:33:00Z">
        <w:r w:rsidR="00F92197" w:rsidRPr="00A60A57">
          <w:rPr>
            <w:rFonts w:cs="Times New Roman"/>
            <w:color w:val="0D0D0D" w:themeColor="text1" w:themeTint="F2"/>
            <w:sz w:val="22"/>
            <w:rPrChange w:id="9387" w:author="tao huang" w:date="2017-09-17T12:05:00Z">
              <w:rPr>
                <w:rFonts w:cs="Times New Roman"/>
                <w:color w:val="000000" w:themeColor="text1"/>
                <w:sz w:val="22"/>
              </w:rPr>
            </w:rPrChange>
          </w:rPr>
          <w:t xml:space="preserve"> volumes and high variations of</w:t>
        </w:r>
      </w:ins>
      <w:r w:rsidR="00673234" w:rsidRPr="00A60A57">
        <w:rPr>
          <w:rFonts w:cs="Times New Roman"/>
          <w:color w:val="0D0D0D" w:themeColor="text1" w:themeTint="F2"/>
          <w:sz w:val="22"/>
          <w:rPrChange w:id="9388" w:author="tao huang" w:date="2017-09-17T12:05:00Z">
            <w:rPr>
              <w:rFonts w:cs="Times New Roman"/>
              <w:color w:val="000000" w:themeColor="text1"/>
              <w:szCs w:val="24"/>
            </w:rPr>
          </w:rPrChange>
        </w:rPr>
        <w:t xml:space="preserve"> </w:t>
      </w:r>
      <w:ins w:id="9389" w:author="tao huang" w:date="2017-09-16T16:34:00Z">
        <w:r w:rsidR="00F92197" w:rsidRPr="00A60A57">
          <w:rPr>
            <w:rFonts w:cs="Times New Roman"/>
            <w:color w:val="0D0D0D" w:themeColor="text1" w:themeTint="F2"/>
            <w:sz w:val="22"/>
            <w:rPrChange w:id="9390" w:author="tao huang" w:date="2017-09-17T12:05:00Z">
              <w:rPr>
                <w:rFonts w:cs="Times New Roman"/>
                <w:color w:val="000000" w:themeColor="text1"/>
                <w:sz w:val="22"/>
              </w:rPr>
            </w:rPrChange>
          </w:rPr>
          <w:t xml:space="preserve">the </w:t>
        </w:r>
      </w:ins>
      <w:r w:rsidR="00673234" w:rsidRPr="00A60A57">
        <w:rPr>
          <w:rFonts w:cs="Times New Roman"/>
          <w:color w:val="0D0D0D" w:themeColor="text1" w:themeTint="F2"/>
          <w:sz w:val="22"/>
          <w:rPrChange w:id="9391" w:author="tao huang" w:date="2017-09-17T12:05:00Z">
            <w:rPr>
              <w:rFonts w:cs="Times New Roman"/>
              <w:color w:val="000000" w:themeColor="text1"/>
              <w:szCs w:val="24"/>
            </w:rPr>
          </w:rPrChange>
        </w:rPr>
        <w:t xml:space="preserve">product sales </w:t>
      </w:r>
      <w:del w:id="9392" w:author="tao huang" w:date="2017-09-16T16:34:00Z">
        <w:r w:rsidR="00673234" w:rsidRPr="00A60A57" w:rsidDel="00F92197">
          <w:rPr>
            <w:rFonts w:cs="Times New Roman"/>
            <w:color w:val="0D0D0D" w:themeColor="text1" w:themeTint="F2"/>
            <w:sz w:val="22"/>
            <w:rPrChange w:id="9393" w:author="tao huang" w:date="2017-09-17T12:05:00Z">
              <w:rPr>
                <w:rFonts w:cs="Times New Roman"/>
                <w:color w:val="000000" w:themeColor="text1"/>
                <w:szCs w:val="24"/>
              </w:rPr>
            </w:rPrChange>
          </w:rPr>
          <w:delText>and high sales variations during the promoted period</w:delText>
        </w:r>
      </w:del>
      <w:ins w:id="9394" w:author="tao huang" w:date="2017-09-16T16:34:00Z">
        <w:r w:rsidR="00F92197" w:rsidRPr="00A60A57">
          <w:rPr>
            <w:rFonts w:cs="Times New Roman"/>
            <w:color w:val="0D0D0D" w:themeColor="text1" w:themeTint="F2"/>
            <w:sz w:val="22"/>
            <w:rPrChange w:id="9395" w:author="tao huang" w:date="2017-09-17T12:05:00Z">
              <w:rPr>
                <w:rFonts w:cs="Times New Roman"/>
                <w:color w:val="000000" w:themeColor="text1"/>
                <w:sz w:val="22"/>
              </w:rPr>
            </w:rPrChange>
          </w:rPr>
          <w:t>when the focal product is being</w:t>
        </w:r>
      </w:ins>
      <w:r w:rsidR="00673234" w:rsidRPr="00A60A57">
        <w:rPr>
          <w:rFonts w:cs="Times New Roman"/>
          <w:color w:val="0D0D0D" w:themeColor="text1" w:themeTint="F2"/>
          <w:sz w:val="22"/>
          <w:rPrChange w:id="9396" w:author="tao huang" w:date="2017-09-17T12:05:00Z">
            <w:rPr>
              <w:rFonts w:cs="Times New Roman"/>
              <w:color w:val="000000" w:themeColor="text1"/>
              <w:szCs w:val="24"/>
            </w:rPr>
          </w:rPrChange>
        </w:rPr>
        <w:t xml:space="preserve"> </w:t>
      </w:r>
      <w:ins w:id="9397" w:author="tao huang" w:date="2017-09-16T16:34:00Z">
        <w:r w:rsidR="00F92197" w:rsidRPr="00A60A57">
          <w:rPr>
            <w:rFonts w:cs="Times New Roman"/>
            <w:color w:val="0D0D0D" w:themeColor="text1" w:themeTint="F2"/>
            <w:sz w:val="22"/>
            <w:rPrChange w:id="9398" w:author="tao huang" w:date="2017-09-17T12:05:00Z">
              <w:rPr>
                <w:rFonts w:cs="Times New Roman"/>
                <w:color w:val="000000" w:themeColor="text1"/>
                <w:sz w:val="22"/>
              </w:rPr>
            </w:rPrChange>
          </w:rPr>
          <w:t xml:space="preserve">promoted. As a result, </w:t>
        </w:r>
      </w:ins>
      <w:del w:id="9399" w:author="tao huang" w:date="2017-09-16T16:34:00Z">
        <w:r w:rsidR="00673234" w:rsidRPr="00A60A57" w:rsidDel="00F92197">
          <w:rPr>
            <w:rFonts w:cs="Times New Roman"/>
            <w:color w:val="0D0D0D" w:themeColor="text1" w:themeTint="F2"/>
            <w:sz w:val="22"/>
            <w:rPrChange w:id="9400" w:author="tao huang" w:date="2017-09-17T12:05:00Z">
              <w:rPr>
                <w:rFonts w:cs="Times New Roman"/>
                <w:color w:val="000000" w:themeColor="text1"/>
                <w:szCs w:val="24"/>
              </w:rPr>
            </w:rPrChange>
          </w:rPr>
          <w:delText xml:space="preserve">as </w:delText>
        </w:r>
      </w:del>
      <w:r w:rsidR="00673234" w:rsidRPr="00A60A57">
        <w:rPr>
          <w:rFonts w:cs="Times New Roman"/>
          <w:color w:val="0D0D0D" w:themeColor="text1" w:themeTint="F2"/>
          <w:sz w:val="22"/>
          <w:rPrChange w:id="9401" w:author="tao huang" w:date="2017-09-17T12:05:00Z">
            <w:rPr>
              <w:rFonts w:cs="Times New Roman"/>
              <w:color w:val="000000" w:themeColor="text1"/>
              <w:szCs w:val="24"/>
            </w:rPr>
          </w:rPrChange>
        </w:rPr>
        <w:t xml:space="preserve">the value of the </w:t>
      </w:r>
      <w:r w:rsidR="00E6731B" w:rsidRPr="00A60A57">
        <w:rPr>
          <w:rFonts w:cs="Times New Roman"/>
          <w:color w:val="0D0D0D" w:themeColor="text1" w:themeTint="F2"/>
          <w:sz w:val="22"/>
          <w:rPrChange w:id="9402" w:author="tao huang" w:date="2017-09-17T12:05:00Z">
            <w:rPr>
              <w:rFonts w:cs="Times New Roman"/>
              <w:color w:val="000000" w:themeColor="text1"/>
              <w:szCs w:val="24"/>
            </w:rPr>
          </w:rPrChange>
        </w:rPr>
        <w:t xml:space="preserve">bias </w:t>
      </w:r>
      <w:r w:rsidR="00673234" w:rsidRPr="00A60A57">
        <w:rPr>
          <w:rFonts w:cs="Times New Roman"/>
          <w:color w:val="0D0D0D" w:themeColor="text1" w:themeTint="F2"/>
          <w:sz w:val="22"/>
          <w:rPrChange w:id="9403" w:author="tao huang" w:date="2017-09-17T12:05:00Z">
            <w:rPr>
              <w:rFonts w:cs="Times New Roman"/>
              <w:color w:val="000000" w:themeColor="text1"/>
              <w:szCs w:val="24"/>
            </w:rPr>
          </w:rPrChange>
        </w:rPr>
        <w:t xml:space="preserve">correction </w:t>
      </w:r>
      <w:r w:rsidR="00E6731B" w:rsidRPr="00A60A57">
        <w:rPr>
          <w:rFonts w:cs="Times New Roman"/>
          <w:color w:val="0D0D0D" w:themeColor="text1" w:themeTint="F2"/>
          <w:sz w:val="22"/>
          <w:rPrChange w:id="9404" w:author="tao huang" w:date="2017-09-17T12:05:00Z">
            <w:rPr>
              <w:rFonts w:cs="Times New Roman"/>
              <w:color w:val="000000" w:themeColor="text1"/>
              <w:szCs w:val="24"/>
            </w:rPr>
          </w:rPrChange>
        </w:rPr>
        <w:t xml:space="preserve">can </w:t>
      </w:r>
      <w:r w:rsidR="00673234" w:rsidRPr="00A60A57">
        <w:rPr>
          <w:rFonts w:cs="Times New Roman"/>
          <w:color w:val="0D0D0D" w:themeColor="text1" w:themeTint="F2"/>
          <w:sz w:val="22"/>
          <w:rPrChange w:id="9405" w:author="tao huang" w:date="2017-09-17T12:05:00Z">
            <w:rPr>
              <w:rFonts w:cs="Times New Roman"/>
              <w:color w:val="000000" w:themeColor="text1"/>
              <w:szCs w:val="24"/>
            </w:rPr>
          </w:rPrChange>
        </w:rPr>
        <w:t xml:space="preserve">get submerged </w:t>
      </w:r>
      <w:r w:rsidR="00815381" w:rsidRPr="00A60A57">
        <w:rPr>
          <w:rFonts w:cs="Times New Roman"/>
          <w:color w:val="0D0D0D" w:themeColor="text1" w:themeTint="F2"/>
          <w:sz w:val="22"/>
          <w:rPrChange w:id="9406" w:author="tao huang" w:date="2017-09-17T12:05:00Z">
            <w:rPr>
              <w:rFonts w:cs="Times New Roman"/>
              <w:color w:val="000000" w:themeColor="text1"/>
              <w:szCs w:val="24"/>
            </w:rPr>
          </w:rPrChange>
        </w:rPr>
        <w:t xml:space="preserve">by </w:t>
      </w:r>
      <w:del w:id="9407" w:author="tao huang" w:date="2017-09-16T16:34:00Z">
        <w:r w:rsidR="00815381" w:rsidRPr="00A60A57" w:rsidDel="00F92197">
          <w:rPr>
            <w:rFonts w:cs="Times New Roman"/>
            <w:color w:val="0D0D0D" w:themeColor="text1" w:themeTint="F2"/>
            <w:sz w:val="22"/>
            <w:rPrChange w:id="9408" w:author="tao huang" w:date="2017-09-17T12:05:00Z">
              <w:rPr>
                <w:rFonts w:cs="Times New Roman"/>
                <w:color w:val="000000" w:themeColor="text1"/>
                <w:szCs w:val="24"/>
              </w:rPr>
            </w:rPrChange>
          </w:rPr>
          <w:delText xml:space="preserve">big </w:delText>
        </w:r>
      </w:del>
      <w:ins w:id="9409" w:author="tao huang" w:date="2017-09-16T16:34:00Z">
        <w:r w:rsidR="00F92197" w:rsidRPr="00A60A57">
          <w:rPr>
            <w:rFonts w:cs="Times New Roman"/>
            <w:color w:val="0D0D0D" w:themeColor="text1" w:themeTint="F2"/>
            <w:sz w:val="22"/>
            <w:rPrChange w:id="9410" w:author="tao huang" w:date="2017-09-17T12:05:00Z">
              <w:rPr>
                <w:rFonts w:cs="Times New Roman"/>
                <w:color w:val="000000" w:themeColor="text1"/>
                <w:sz w:val="22"/>
              </w:rPr>
            </w:rPrChange>
          </w:rPr>
          <w:t>high</w:t>
        </w:r>
        <w:r w:rsidR="00F92197" w:rsidRPr="00A60A57">
          <w:rPr>
            <w:rFonts w:cs="Times New Roman"/>
            <w:color w:val="0D0D0D" w:themeColor="text1" w:themeTint="F2"/>
            <w:sz w:val="22"/>
            <w:rPrChange w:id="9411" w:author="tao huang" w:date="2017-09-17T12:05:00Z">
              <w:rPr>
                <w:rFonts w:cs="Times New Roman"/>
                <w:color w:val="000000" w:themeColor="text1"/>
                <w:szCs w:val="24"/>
              </w:rPr>
            </w:rPrChange>
          </w:rPr>
          <w:t xml:space="preserve"> </w:t>
        </w:r>
      </w:ins>
      <w:r w:rsidR="00673234" w:rsidRPr="00A60A57">
        <w:rPr>
          <w:rFonts w:cs="Times New Roman"/>
          <w:color w:val="0D0D0D" w:themeColor="text1" w:themeTint="F2"/>
          <w:sz w:val="22"/>
          <w:rPrChange w:id="9412" w:author="tao huang" w:date="2017-09-17T12:05:00Z">
            <w:rPr>
              <w:rFonts w:cs="Times New Roman"/>
              <w:color w:val="000000" w:themeColor="text1"/>
              <w:szCs w:val="24"/>
            </w:rPr>
          </w:rPrChange>
        </w:rPr>
        <w:t>variation</w:t>
      </w:r>
      <w:r w:rsidR="00815381" w:rsidRPr="00A60A57">
        <w:rPr>
          <w:rFonts w:cs="Times New Roman"/>
          <w:color w:val="0D0D0D" w:themeColor="text1" w:themeTint="F2"/>
          <w:sz w:val="22"/>
          <w:rPrChange w:id="9413" w:author="tao huang" w:date="2017-09-17T12:05:00Z">
            <w:rPr>
              <w:rFonts w:cs="Times New Roman"/>
              <w:color w:val="000000" w:themeColor="text1"/>
              <w:szCs w:val="24"/>
            </w:rPr>
          </w:rPrChange>
        </w:rPr>
        <w:t>s</w:t>
      </w:r>
      <w:r w:rsidR="00673234" w:rsidRPr="00A60A57">
        <w:rPr>
          <w:rFonts w:cs="Times New Roman"/>
          <w:color w:val="0D0D0D" w:themeColor="text1" w:themeTint="F2"/>
          <w:sz w:val="22"/>
          <w:rPrChange w:id="9414" w:author="tao huang" w:date="2017-09-17T12:05:00Z">
            <w:rPr>
              <w:rFonts w:cs="Times New Roman"/>
              <w:color w:val="000000" w:themeColor="text1"/>
              <w:szCs w:val="24"/>
            </w:rPr>
          </w:rPrChange>
        </w:rPr>
        <w:t xml:space="preserve"> </w:t>
      </w:r>
      <w:r w:rsidR="00815381" w:rsidRPr="00A60A57">
        <w:rPr>
          <w:rFonts w:cs="Times New Roman"/>
          <w:color w:val="0D0D0D" w:themeColor="text1" w:themeTint="F2"/>
          <w:sz w:val="22"/>
          <w:rPrChange w:id="9415" w:author="tao huang" w:date="2017-09-17T12:05:00Z">
            <w:rPr>
              <w:rFonts w:cs="Times New Roman"/>
              <w:color w:val="000000" w:themeColor="text1"/>
              <w:szCs w:val="24"/>
            </w:rPr>
          </w:rPrChange>
        </w:rPr>
        <w:t>in</w:t>
      </w:r>
      <w:r w:rsidR="00673234" w:rsidRPr="00A60A57">
        <w:rPr>
          <w:rFonts w:cs="Times New Roman"/>
          <w:color w:val="0D0D0D" w:themeColor="text1" w:themeTint="F2"/>
          <w:sz w:val="22"/>
          <w:rPrChange w:id="9416" w:author="tao huang" w:date="2017-09-17T12:05:00Z">
            <w:rPr>
              <w:rFonts w:cs="Times New Roman"/>
              <w:color w:val="000000" w:themeColor="text1"/>
              <w:szCs w:val="24"/>
            </w:rPr>
          </w:rPrChange>
        </w:rPr>
        <w:t xml:space="preserve"> the data.</w:t>
      </w:r>
    </w:p>
    <w:p w14:paraId="78B36E23" w14:textId="3CC859C8" w:rsidR="00047335" w:rsidRPr="00A60A57" w:rsidDel="002E43E6" w:rsidRDefault="00673234">
      <w:pPr>
        <w:spacing w:after="0" w:line="360" w:lineRule="auto"/>
        <w:rPr>
          <w:del w:id="9417" w:author="tao huang" w:date="2017-09-16T12:50:00Z"/>
          <w:rFonts w:cs="Times New Roman"/>
          <w:color w:val="0D0D0D" w:themeColor="text1" w:themeTint="F2"/>
          <w:sz w:val="22"/>
          <w:rPrChange w:id="9418" w:author="tao huang" w:date="2017-09-17T12:05:00Z">
            <w:rPr>
              <w:del w:id="9419" w:author="tao huang" w:date="2017-09-16T12:50:00Z"/>
              <w:rFonts w:cs="Times New Roman"/>
              <w:color w:val="000000" w:themeColor="text1"/>
              <w:szCs w:val="24"/>
            </w:rPr>
          </w:rPrChange>
        </w:rPr>
      </w:pPr>
      <w:r w:rsidRPr="00A60A57">
        <w:rPr>
          <w:rFonts w:cs="Times New Roman"/>
          <w:color w:val="0D0D0D" w:themeColor="text1" w:themeTint="F2"/>
          <w:sz w:val="22"/>
          <w:rPrChange w:id="9420" w:author="tao huang" w:date="2017-09-17T12:05:00Z">
            <w:rPr>
              <w:rFonts w:cs="Times New Roman"/>
              <w:color w:val="000000" w:themeColor="text1"/>
              <w:szCs w:val="24"/>
            </w:rPr>
          </w:rPrChange>
        </w:rPr>
        <w:t xml:space="preserve"> </w:t>
      </w:r>
      <w:r w:rsidR="00390B04" w:rsidRPr="00A60A57">
        <w:rPr>
          <w:rFonts w:cs="Times New Roman"/>
          <w:color w:val="0D0D0D" w:themeColor="text1" w:themeTint="F2"/>
          <w:sz w:val="22"/>
          <w:rPrChange w:id="9421" w:author="tao huang" w:date="2017-09-17T12:05:00Z">
            <w:rPr>
              <w:rFonts w:cs="Times New Roman"/>
              <w:color w:val="000000" w:themeColor="text1"/>
              <w:szCs w:val="24"/>
            </w:rPr>
          </w:rPrChange>
        </w:rPr>
        <w:t xml:space="preserve"> </w:t>
      </w:r>
      <w:r w:rsidR="00F41618" w:rsidRPr="00A60A57">
        <w:rPr>
          <w:rFonts w:cs="Times New Roman"/>
          <w:color w:val="0D0D0D" w:themeColor="text1" w:themeTint="F2"/>
          <w:sz w:val="22"/>
          <w:rPrChange w:id="9422" w:author="tao huang" w:date="2017-09-17T12:05:00Z">
            <w:rPr>
              <w:rFonts w:cs="Times New Roman"/>
              <w:color w:val="000000" w:themeColor="text1"/>
              <w:szCs w:val="24"/>
            </w:rPr>
          </w:rPrChange>
        </w:rPr>
        <w:t xml:space="preserve"> </w:t>
      </w:r>
      <w:r w:rsidR="00847FE5" w:rsidRPr="00A60A57">
        <w:rPr>
          <w:rFonts w:cs="Times New Roman"/>
          <w:color w:val="0D0D0D" w:themeColor="text1" w:themeTint="F2"/>
          <w:sz w:val="22"/>
          <w:rPrChange w:id="9423" w:author="tao huang" w:date="2017-09-17T12:05:00Z">
            <w:rPr>
              <w:rFonts w:cs="Times New Roman"/>
              <w:color w:val="000000" w:themeColor="text1"/>
              <w:szCs w:val="24"/>
            </w:rPr>
          </w:rPrChange>
        </w:rPr>
        <w:t xml:space="preserve"> </w:t>
      </w:r>
    </w:p>
    <w:p w14:paraId="16953405" w14:textId="7FD2D3DC" w:rsidR="00E67D37" w:rsidRPr="00A60A57" w:rsidDel="002E43E6" w:rsidRDefault="007B5793">
      <w:pPr>
        <w:spacing w:after="0" w:line="360" w:lineRule="auto"/>
        <w:rPr>
          <w:del w:id="9424" w:author="tao huang" w:date="2017-09-16T12:50:00Z"/>
          <w:rFonts w:cs="Times New Roman"/>
          <w:color w:val="0D0D0D" w:themeColor="text1" w:themeTint="F2"/>
          <w:sz w:val="22"/>
          <w:rPrChange w:id="9425" w:author="tao huang" w:date="2017-09-17T12:05:00Z">
            <w:rPr>
              <w:del w:id="9426" w:author="tao huang" w:date="2017-09-16T12:50:00Z"/>
              <w:rFonts w:cs="Times New Roman"/>
              <w:color w:val="000000" w:themeColor="text1"/>
              <w:szCs w:val="24"/>
            </w:rPr>
          </w:rPrChange>
        </w:rPr>
      </w:pPr>
      <w:del w:id="9427" w:author="tao huang" w:date="2017-09-16T12:50:00Z">
        <w:r w:rsidRPr="00A60A57" w:rsidDel="002E43E6">
          <w:rPr>
            <w:rFonts w:cs="Times New Roman"/>
            <w:color w:val="0D0D0D" w:themeColor="text1" w:themeTint="F2"/>
            <w:sz w:val="22"/>
            <w:rPrChange w:id="9428" w:author="tao huang" w:date="2017-09-17T12:05:00Z">
              <w:rPr>
                <w:rFonts w:cs="Times New Roman"/>
                <w:color w:val="000000" w:themeColor="text1"/>
                <w:szCs w:val="24"/>
              </w:rPr>
            </w:rPrChange>
          </w:rPr>
          <w:delText xml:space="preserve"> </w:delText>
        </w:r>
        <w:r w:rsidR="00CD7B91" w:rsidRPr="00A60A57" w:rsidDel="002E43E6">
          <w:rPr>
            <w:rFonts w:cs="Times New Roman"/>
            <w:color w:val="0D0D0D" w:themeColor="text1" w:themeTint="F2"/>
            <w:sz w:val="22"/>
            <w:rPrChange w:id="9429" w:author="tao huang" w:date="2017-09-17T12:05:00Z">
              <w:rPr>
                <w:rFonts w:cs="Times New Roman"/>
                <w:color w:val="000000" w:themeColor="text1"/>
                <w:szCs w:val="24"/>
              </w:rPr>
            </w:rPrChange>
          </w:rPr>
          <w:delText xml:space="preserve"> </w:delText>
        </w:r>
      </w:del>
    </w:p>
    <w:p w14:paraId="74F96EAB" w14:textId="56168CC4" w:rsidR="0053203E" w:rsidRPr="00A60A57" w:rsidDel="002E43E6" w:rsidRDefault="0053203E">
      <w:pPr>
        <w:spacing w:after="0" w:line="360" w:lineRule="auto"/>
        <w:rPr>
          <w:del w:id="9430" w:author="tao huang" w:date="2017-09-16T12:50:00Z"/>
          <w:rFonts w:cs="Times New Roman"/>
          <w:color w:val="0D0D0D" w:themeColor="text1" w:themeTint="F2"/>
          <w:sz w:val="22"/>
          <w:rPrChange w:id="9431" w:author="tao huang" w:date="2017-09-17T12:05:00Z">
            <w:rPr>
              <w:del w:id="9432" w:author="tao huang" w:date="2017-09-16T12:50:00Z"/>
              <w:rFonts w:cs="Times New Roman"/>
              <w:color w:val="000000" w:themeColor="text1"/>
              <w:szCs w:val="24"/>
            </w:rPr>
          </w:rPrChange>
        </w:rPr>
      </w:pPr>
    </w:p>
    <w:p w14:paraId="20178192" w14:textId="3A232022" w:rsidR="0053203E" w:rsidRPr="00A60A57" w:rsidDel="002E43E6" w:rsidRDefault="0053203E">
      <w:pPr>
        <w:spacing w:after="0" w:line="360" w:lineRule="auto"/>
        <w:rPr>
          <w:del w:id="9433" w:author="tao huang" w:date="2017-09-16T12:50:00Z"/>
          <w:rFonts w:cs="Times New Roman"/>
          <w:color w:val="0D0D0D" w:themeColor="text1" w:themeTint="F2"/>
          <w:sz w:val="22"/>
          <w:rPrChange w:id="9434" w:author="tao huang" w:date="2017-09-17T12:05:00Z">
            <w:rPr>
              <w:del w:id="9435" w:author="tao huang" w:date="2017-09-16T12:50:00Z"/>
              <w:rFonts w:cs="Times New Roman"/>
              <w:color w:val="000000" w:themeColor="text1"/>
              <w:szCs w:val="24"/>
            </w:rPr>
          </w:rPrChange>
        </w:rPr>
      </w:pPr>
    </w:p>
    <w:p w14:paraId="40D283CC" w14:textId="70948586" w:rsidR="0053203E" w:rsidRPr="00A60A57" w:rsidDel="002E43E6" w:rsidRDefault="0053203E">
      <w:pPr>
        <w:spacing w:after="0" w:line="360" w:lineRule="auto"/>
        <w:rPr>
          <w:del w:id="9436" w:author="tao huang" w:date="2017-09-16T12:50:00Z"/>
          <w:rFonts w:cs="Times New Roman"/>
          <w:color w:val="0D0D0D" w:themeColor="text1" w:themeTint="F2"/>
          <w:sz w:val="22"/>
          <w:rPrChange w:id="9437" w:author="tao huang" w:date="2017-09-17T12:05:00Z">
            <w:rPr>
              <w:del w:id="9438" w:author="tao huang" w:date="2017-09-16T12:50:00Z"/>
              <w:rFonts w:cs="Times New Roman"/>
              <w:color w:val="000000" w:themeColor="text1"/>
              <w:szCs w:val="24"/>
            </w:rPr>
          </w:rPrChange>
        </w:rPr>
      </w:pPr>
    </w:p>
    <w:p w14:paraId="67170711" w14:textId="0CD36955" w:rsidR="0053203E" w:rsidRPr="00A60A57" w:rsidDel="002E43E6" w:rsidRDefault="0053203E">
      <w:pPr>
        <w:spacing w:after="0" w:line="360" w:lineRule="auto"/>
        <w:rPr>
          <w:del w:id="9439" w:author="tao huang" w:date="2017-09-16T12:50:00Z"/>
          <w:rFonts w:cs="Times New Roman"/>
          <w:color w:val="0D0D0D" w:themeColor="text1" w:themeTint="F2"/>
          <w:sz w:val="22"/>
          <w:rPrChange w:id="9440" w:author="tao huang" w:date="2017-09-17T12:05:00Z">
            <w:rPr>
              <w:del w:id="9441" w:author="tao huang" w:date="2017-09-16T12:50:00Z"/>
              <w:rFonts w:cs="Times New Roman"/>
              <w:color w:val="000000" w:themeColor="text1"/>
              <w:szCs w:val="24"/>
            </w:rPr>
          </w:rPrChange>
        </w:rPr>
      </w:pPr>
    </w:p>
    <w:p w14:paraId="79770ED5" w14:textId="55299C3B" w:rsidR="0053203E" w:rsidRPr="00A60A57" w:rsidDel="00A7318B" w:rsidRDefault="002E43E6">
      <w:pPr>
        <w:spacing w:after="0" w:line="360" w:lineRule="auto"/>
        <w:rPr>
          <w:del w:id="9442" w:author="tao huang" w:date="2017-09-16T12:54:00Z"/>
          <w:color w:val="0D0D0D" w:themeColor="text1" w:themeTint="F2"/>
          <w:sz w:val="22"/>
          <w:rPrChange w:id="9443" w:author="tao huang" w:date="2017-09-17T12:05:00Z">
            <w:rPr>
              <w:del w:id="9444" w:author="tao huang" w:date="2017-09-16T12:54:00Z"/>
              <w:color w:val="000000" w:themeColor="text1"/>
              <w:szCs w:val="24"/>
            </w:rPr>
          </w:rPrChange>
        </w:rPr>
      </w:pPr>
      <w:ins w:id="9445" w:author="tao huang" w:date="2017-09-16T12:50:00Z">
        <w:r w:rsidRPr="00A60A57">
          <w:rPr>
            <w:rFonts w:cs="Times New Roman"/>
            <w:color w:val="0D0D0D" w:themeColor="text1" w:themeTint="F2"/>
            <w:sz w:val="22"/>
            <w:rPrChange w:id="9446" w:author="tao huang" w:date="2017-09-17T12:05:00Z">
              <w:rPr>
                <w:rFonts w:cs="Times New Roman"/>
                <w:color w:val="000000" w:themeColor="text1"/>
                <w:sz w:val="22"/>
              </w:rPr>
            </w:rPrChange>
          </w:rPr>
          <w:t xml:space="preserve"> </w:t>
        </w:r>
      </w:ins>
    </w:p>
    <w:p w14:paraId="678104A7" w14:textId="77777777" w:rsidR="009A612D" w:rsidRPr="00A60A57" w:rsidRDefault="009A612D">
      <w:pPr>
        <w:spacing w:after="0" w:line="360" w:lineRule="auto"/>
        <w:rPr>
          <w:color w:val="0D0D0D" w:themeColor="text1" w:themeTint="F2"/>
          <w:sz w:val="22"/>
          <w:rPrChange w:id="9447" w:author="tao huang" w:date="2017-09-17T12:05:00Z">
            <w:rPr>
              <w:color w:val="000000" w:themeColor="text1"/>
              <w:szCs w:val="24"/>
            </w:rPr>
          </w:rPrChange>
        </w:rPr>
      </w:pPr>
    </w:p>
    <w:p w14:paraId="5B9C5D7F" w14:textId="42C5BEBA" w:rsidR="00CB6DBF" w:rsidRPr="00A60A57" w:rsidRDefault="00CB6DBF">
      <w:pPr>
        <w:spacing w:after="0" w:line="360" w:lineRule="auto"/>
        <w:rPr>
          <w:color w:val="0D0D0D" w:themeColor="text1" w:themeTint="F2"/>
          <w:sz w:val="22"/>
          <w:rPrChange w:id="9448" w:author="tao huang" w:date="2017-09-17T12:05:00Z">
            <w:rPr>
              <w:color w:val="000000" w:themeColor="text1"/>
              <w:szCs w:val="24"/>
            </w:rPr>
          </w:rPrChange>
        </w:rPr>
      </w:pPr>
      <w:r w:rsidRPr="00A60A57">
        <w:rPr>
          <w:color w:val="0D0D0D" w:themeColor="text1" w:themeTint="F2"/>
          <w:sz w:val="22"/>
          <w:rPrChange w:id="9449" w:author="tao huang" w:date="2017-09-17T12:05:00Z">
            <w:rPr>
              <w:color w:val="000000" w:themeColor="text1"/>
              <w:szCs w:val="24"/>
            </w:rPr>
          </w:rPrChange>
        </w:rPr>
        <w:t xml:space="preserve">Table </w:t>
      </w:r>
      <w:del w:id="9450" w:author="tao huang" w:date="2017-09-17T11:52:00Z">
        <w:r w:rsidRPr="00A60A57" w:rsidDel="003C5E0B">
          <w:rPr>
            <w:color w:val="0D0D0D" w:themeColor="text1" w:themeTint="F2"/>
            <w:sz w:val="22"/>
            <w:rPrChange w:id="9451" w:author="tao huang" w:date="2017-09-17T12:05:00Z">
              <w:rPr>
                <w:color w:val="000000" w:themeColor="text1"/>
                <w:szCs w:val="24"/>
              </w:rPr>
            </w:rPrChange>
          </w:rPr>
          <w:delText>5</w:delText>
        </w:r>
      </w:del>
      <w:ins w:id="9452" w:author="tao huang" w:date="2017-09-17T11:52:00Z">
        <w:r w:rsidR="003C5E0B" w:rsidRPr="00A60A57">
          <w:rPr>
            <w:color w:val="0D0D0D" w:themeColor="text1" w:themeTint="F2"/>
            <w:sz w:val="22"/>
            <w:rPrChange w:id="9453" w:author="tao huang" w:date="2017-09-17T12:05:00Z">
              <w:rPr>
                <w:color w:val="000000" w:themeColor="text1"/>
                <w:sz w:val="22"/>
              </w:rPr>
            </w:rPrChange>
          </w:rPr>
          <w:t>4</w:t>
        </w:r>
      </w:ins>
      <w:ins w:id="9454" w:author="tao huang" w:date="2017-09-16T16:35:00Z">
        <w:r w:rsidR="009A77F5" w:rsidRPr="00A60A57">
          <w:rPr>
            <w:color w:val="0D0D0D" w:themeColor="text1" w:themeTint="F2"/>
            <w:sz w:val="22"/>
            <w:rPrChange w:id="9455" w:author="tao huang" w:date="2017-09-17T12:05:00Z">
              <w:rPr>
                <w:color w:val="000000" w:themeColor="text1"/>
                <w:sz w:val="22"/>
              </w:rPr>
            </w:rPrChange>
          </w:rPr>
          <w:t>.</w:t>
        </w:r>
        <w:r w:rsidR="009A77F5" w:rsidRPr="00A60A57">
          <w:rPr>
            <w:color w:val="0D0D0D" w:themeColor="text1" w:themeTint="F2"/>
            <w:sz w:val="22"/>
            <w:rPrChange w:id="9456" w:author="tao huang" w:date="2017-09-17T12:05:00Z">
              <w:rPr>
                <w:color w:val="000000" w:themeColor="text1"/>
                <w:sz w:val="22"/>
              </w:rPr>
            </w:rPrChange>
          </w:rPr>
          <w:tab/>
        </w:r>
      </w:ins>
      <w:del w:id="9457" w:author="tao huang" w:date="2017-09-16T16:35:00Z">
        <w:r w:rsidRPr="00A60A57" w:rsidDel="009A77F5">
          <w:rPr>
            <w:color w:val="0D0D0D" w:themeColor="text1" w:themeTint="F2"/>
            <w:sz w:val="22"/>
            <w:rPrChange w:id="9458" w:author="tao huang" w:date="2017-09-17T12:05:00Z">
              <w:rPr>
                <w:color w:val="000000" w:themeColor="text1"/>
                <w:szCs w:val="24"/>
              </w:rPr>
            </w:rPrChange>
          </w:rPr>
          <w:tab/>
        </w:r>
      </w:del>
      <w:r w:rsidR="00D333AB" w:rsidRPr="00A60A57">
        <w:rPr>
          <w:rFonts w:eastAsia="DengXian" w:cs="Times New Roman"/>
          <w:color w:val="0D0D0D" w:themeColor="text1" w:themeTint="F2"/>
          <w:sz w:val="22"/>
          <w:rPrChange w:id="9459" w:author="tao huang" w:date="2017-09-17T12:05:00Z">
            <w:rPr>
              <w:rFonts w:eastAsia="DengXian" w:cs="Times New Roman"/>
              <w:color w:val="000000" w:themeColor="text1"/>
              <w:szCs w:val="24"/>
            </w:rPr>
          </w:rPrChange>
        </w:rPr>
        <w:t xml:space="preserve">The forecasting performance of the models for </w:t>
      </w:r>
      <w:r w:rsidR="00066DAF" w:rsidRPr="00A60A57">
        <w:rPr>
          <w:rFonts w:eastAsia="DengXian" w:cs="Times New Roman"/>
          <w:color w:val="0D0D0D" w:themeColor="text1" w:themeTint="F2"/>
          <w:sz w:val="22"/>
          <w:rPrChange w:id="9460" w:author="tao huang" w:date="2017-09-17T12:05:00Z">
            <w:rPr>
              <w:rFonts w:eastAsia="DengXian" w:cs="Times New Roman"/>
              <w:color w:val="000000" w:themeColor="text1"/>
              <w:szCs w:val="24"/>
            </w:rPr>
          </w:rPrChange>
        </w:rPr>
        <w:t xml:space="preserve">promoted and non-promoted </w:t>
      </w:r>
      <w:r w:rsidR="00D333AB" w:rsidRPr="00A60A57">
        <w:rPr>
          <w:rFonts w:eastAsia="DengXian" w:cs="Times New Roman"/>
          <w:color w:val="0D0D0D" w:themeColor="text1" w:themeTint="F2"/>
          <w:sz w:val="22"/>
          <w:rPrChange w:id="9461" w:author="tao huang" w:date="2017-09-17T12:05:00Z">
            <w:rPr>
              <w:rFonts w:eastAsia="DengXian" w:cs="Times New Roman"/>
              <w:color w:val="000000" w:themeColor="text1"/>
              <w:szCs w:val="24"/>
            </w:rPr>
          </w:rPrChange>
        </w:rPr>
        <w:t xml:space="preserve">period </w:t>
      </w:r>
    </w:p>
    <w:p w14:paraId="18BBC162" w14:textId="77777777" w:rsidR="00B34A26" w:rsidRPr="00A60A57" w:rsidRDefault="00CD7B91">
      <w:pPr>
        <w:spacing w:after="0" w:line="360" w:lineRule="auto"/>
        <w:rPr>
          <w:color w:val="0D0D0D" w:themeColor="text1" w:themeTint="F2"/>
          <w:sz w:val="22"/>
          <w:rPrChange w:id="9462" w:author="tao huang" w:date="2017-09-17T12:05:00Z">
            <w:rPr>
              <w:color w:val="000000" w:themeColor="text1"/>
              <w:szCs w:val="24"/>
            </w:rPr>
          </w:rPrChange>
        </w:rPr>
      </w:pPr>
      <w:r w:rsidRPr="00A60A57">
        <w:rPr>
          <w:color w:val="0D0D0D" w:themeColor="text1" w:themeTint="F2"/>
          <w:sz w:val="22"/>
          <w:rPrChange w:id="9463" w:author="tao huang" w:date="2017-09-17T12:05:00Z">
            <w:rPr>
              <w:color w:val="000000" w:themeColor="text1"/>
              <w:szCs w:val="24"/>
            </w:rPr>
          </w:rPrChange>
        </w:rPr>
        <w:t xml:space="preserve"> </w:t>
      </w:r>
    </w:p>
    <w:tbl>
      <w:tblPr>
        <w:tblStyle w:val="ListTable1Light1"/>
        <w:tblW w:w="10208" w:type="dxa"/>
        <w:tblLook w:val="04A0" w:firstRow="1" w:lastRow="0" w:firstColumn="1" w:lastColumn="0" w:noHBand="0" w:noVBand="1"/>
        <w:tblPrChange w:id="9464" w:author="tao huang" w:date="2017-09-17T10:08:00Z">
          <w:tblPr>
            <w:tblStyle w:val="ListTable1Light1"/>
            <w:tblW w:w="9072" w:type="dxa"/>
            <w:tblLook w:val="04A0" w:firstRow="1" w:lastRow="0" w:firstColumn="1" w:lastColumn="0" w:noHBand="0" w:noVBand="1"/>
          </w:tblPr>
        </w:tblPrChange>
      </w:tblPr>
      <w:tblGrid>
        <w:gridCol w:w="1985"/>
        <w:gridCol w:w="705"/>
        <w:gridCol w:w="950"/>
        <w:gridCol w:w="828"/>
        <w:gridCol w:w="1623"/>
        <w:gridCol w:w="711"/>
        <w:gridCol w:w="950"/>
        <w:gridCol w:w="828"/>
        <w:gridCol w:w="1628"/>
        <w:tblGridChange w:id="9465">
          <w:tblGrid>
            <w:gridCol w:w="1585"/>
            <w:gridCol w:w="258"/>
            <w:gridCol w:w="142"/>
            <w:gridCol w:w="305"/>
            <w:gridCol w:w="258"/>
            <w:gridCol w:w="692"/>
            <w:gridCol w:w="258"/>
            <w:gridCol w:w="570"/>
            <w:gridCol w:w="258"/>
            <w:gridCol w:w="1365"/>
            <w:gridCol w:w="167"/>
            <w:gridCol w:w="91"/>
            <w:gridCol w:w="453"/>
            <w:gridCol w:w="258"/>
            <w:gridCol w:w="692"/>
            <w:gridCol w:w="258"/>
            <w:gridCol w:w="570"/>
            <w:gridCol w:w="258"/>
            <w:gridCol w:w="1299"/>
            <w:gridCol w:w="71"/>
            <w:gridCol w:w="258"/>
          </w:tblGrid>
        </w:tblGridChange>
      </w:tblGrid>
      <w:tr w:rsidR="001D611D" w:rsidRPr="00A60A57" w14:paraId="5D710621" w14:textId="77777777" w:rsidTr="00B60BB5">
        <w:trPr>
          <w:cnfStyle w:val="100000000000" w:firstRow="1" w:lastRow="0" w:firstColumn="0" w:lastColumn="0" w:oddVBand="0" w:evenVBand="0" w:oddHBand="0" w:evenHBand="0" w:firstRowFirstColumn="0" w:firstRowLastColumn="0" w:lastRowFirstColumn="0" w:lastRowLastColumn="0"/>
          <w:trHeight w:val="20"/>
          <w:trPrChange w:id="9466" w:author="tao huang" w:date="2017-09-17T10:08:00Z">
            <w:trPr>
              <w:gridAfter w:val="0"/>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noWrap/>
            <w:hideMark/>
            <w:tcPrChange w:id="9467" w:author="tao huang" w:date="2017-09-17T10:08:00Z">
              <w:tcPr>
                <w:tcW w:w="1985" w:type="dxa"/>
                <w:gridSpan w:val="3"/>
                <w:shd w:val="clear" w:color="auto" w:fill="auto"/>
                <w:noWrap/>
                <w:hideMark/>
              </w:tcPr>
            </w:tcPrChange>
          </w:tcPr>
          <w:p w14:paraId="75F683D2" w14:textId="77777777" w:rsidR="001D611D" w:rsidRPr="00A60A57" w:rsidRDefault="001D611D">
            <w:pPr>
              <w:spacing w:after="0" w:line="360" w:lineRule="auto"/>
              <w:jc w:val="center"/>
              <w:cnfStyle w:val="101000000000" w:firstRow="1" w:lastRow="0" w:firstColumn="1"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9468" w:author="tao huang" w:date="2017-09-17T12:05:00Z">
                  <w:rPr>
                    <w:rFonts w:eastAsia="Times New Roman" w:cs="Times New Roman"/>
                    <w:b w:val="0"/>
                    <w:color w:val="000000" w:themeColor="text1"/>
                    <w:sz w:val="22"/>
                  </w:rPr>
                </w:rPrChange>
              </w:rPr>
              <w:pPrChange w:id="9469" w:author="tao huang" w:date="2017-09-16T12:49:00Z">
                <w:pPr>
                  <w:spacing w:after="0" w:line="240" w:lineRule="auto"/>
                  <w:jc w:val="center"/>
                  <w:cnfStyle w:val="101000000000" w:firstRow="1" w:lastRow="0" w:firstColumn="1" w:lastColumn="0" w:oddVBand="0" w:evenVBand="0" w:oddHBand="0" w:evenHBand="0" w:firstRowFirstColumn="0" w:firstRowLastColumn="0" w:lastRowFirstColumn="0" w:lastRowLastColumn="0"/>
                </w:pPr>
              </w:pPrChange>
            </w:pPr>
            <w:r w:rsidRPr="00A60A57">
              <w:rPr>
                <w:rFonts w:eastAsia="Times New Roman" w:cs="Times New Roman"/>
                <w:b w:val="0"/>
                <w:color w:val="0D0D0D" w:themeColor="text1" w:themeTint="F2"/>
                <w:sz w:val="22"/>
                <w:rPrChange w:id="9470" w:author="tao huang" w:date="2017-09-17T12:05:00Z">
                  <w:rPr>
                    <w:rFonts w:eastAsia="Times New Roman" w:cs="Times New Roman"/>
                    <w:color w:val="000000" w:themeColor="text1"/>
                    <w:sz w:val="22"/>
                  </w:rPr>
                </w:rPrChange>
              </w:rPr>
              <w:t>Forecast horizon= 8</w:t>
            </w:r>
          </w:p>
        </w:tc>
        <w:tc>
          <w:tcPr>
            <w:tcW w:w="4106" w:type="dxa"/>
            <w:gridSpan w:val="4"/>
            <w:shd w:val="clear" w:color="auto" w:fill="auto"/>
            <w:noWrap/>
            <w:hideMark/>
            <w:tcPrChange w:id="9471" w:author="tao huang" w:date="2017-09-17T10:08:00Z">
              <w:tcPr>
                <w:tcW w:w="3873" w:type="dxa"/>
                <w:gridSpan w:val="8"/>
                <w:shd w:val="clear" w:color="auto" w:fill="auto"/>
                <w:noWrap/>
                <w:hideMark/>
              </w:tcPr>
            </w:tcPrChange>
          </w:tcPr>
          <w:p w14:paraId="0D2C0A79" w14:textId="77777777" w:rsidR="001D611D" w:rsidRPr="00A60A57" w:rsidRDefault="00E5337A">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9472" w:author="tao huang" w:date="2017-09-17T12:05:00Z">
                  <w:rPr>
                    <w:rFonts w:eastAsia="Times New Roman" w:cs="Times New Roman"/>
                    <w:b w:val="0"/>
                    <w:color w:val="000000" w:themeColor="text1"/>
                    <w:sz w:val="22"/>
                  </w:rPr>
                </w:rPrChange>
              </w:rPr>
              <w:pPrChange w:id="9473" w:author="tao huang" w:date="2017-09-16T12:49: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r w:rsidRPr="00A60A57">
              <w:rPr>
                <w:rFonts w:eastAsia="Times New Roman" w:cs="Times New Roman"/>
                <w:b w:val="0"/>
                <w:color w:val="0D0D0D" w:themeColor="text1" w:themeTint="F2"/>
                <w:sz w:val="22"/>
                <w:rPrChange w:id="9474" w:author="tao huang" w:date="2017-09-17T12:05:00Z">
                  <w:rPr>
                    <w:rFonts w:eastAsia="Times New Roman" w:cs="Times New Roman"/>
                    <w:color w:val="000000" w:themeColor="text1"/>
                    <w:sz w:val="22"/>
                  </w:rPr>
                </w:rPrChange>
              </w:rPr>
              <w:t>N</w:t>
            </w:r>
            <w:r w:rsidR="001D611D" w:rsidRPr="00A60A57">
              <w:rPr>
                <w:rFonts w:eastAsia="Times New Roman" w:cs="Times New Roman"/>
                <w:b w:val="0"/>
                <w:color w:val="0D0D0D" w:themeColor="text1" w:themeTint="F2"/>
                <w:sz w:val="22"/>
                <w:rPrChange w:id="9475" w:author="tao huang" w:date="2017-09-17T12:05:00Z">
                  <w:rPr>
                    <w:rFonts w:eastAsia="Times New Roman" w:cs="Times New Roman"/>
                    <w:color w:val="000000" w:themeColor="text1"/>
                    <w:sz w:val="22"/>
                  </w:rPr>
                </w:rPrChange>
              </w:rPr>
              <w:t>on-Promoted period</w:t>
            </w:r>
          </w:p>
        </w:tc>
        <w:tc>
          <w:tcPr>
            <w:tcW w:w="4117" w:type="dxa"/>
            <w:gridSpan w:val="4"/>
            <w:shd w:val="clear" w:color="auto" w:fill="auto"/>
            <w:noWrap/>
            <w:hideMark/>
            <w:tcPrChange w:id="9476" w:author="tao huang" w:date="2017-09-17T10:08:00Z">
              <w:tcPr>
                <w:tcW w:w="3214" w:type="dxa"/>
                <w:gridSpan w:val="8"/>
                <w:shd w:val="clear" w:color="auto" w:fill="auto"/>
                <w:noWrap/>
                <w:hideMark/>
              </w:tcPr>
            </w:tcPrChange>
          </w:tcPr>
          <w:p w14:paraId="6D9A8F1C" w14:textId="77777777" w:rsidR="001D611D" w:rsidRPr="00A60A57" w:rsidRDefault="001D611D">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9477" w:author="tao huang" w:date="2017-09-17T12:05:00Z">
                  <w:rPr>
                    <w:rFonts w:eastAsia="Times New Roman" w:cs="Times New Roman"/>
                    <w:b w:val="0"/>
                    <w:color w:val="000000" w:themeColor="text1"/>
                    <w:sz w:val="22"/>
                  </w:rPr>
                </w:rPrChange>
              </w:rPr>
              <w:pPrChange w:id="9478" w:author="tao huang" w:date="2017-09-16T12:49: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r w:rsidRPr="00A60A57">
              <w:rPr>
                <w:rFonts w:eastAsia="Times New Roman" w:cs="Times New Roman"/>
                <w:b w:val="0"/>
                <w:color w:val="0D0D0D" w:themeColor="text1" w:themeTint="F2"/>
                <w:sz w:val="22"/>
                <w:rPrChange w:id="9479" w:author="tao huang" w:date="2017-09-17T12:05:00Z">
                  <w:rPr>
                    <w:rFonts w:eastAsia="Times New Roman" w:cs="Times New Roman"/>
                    <w:color w:val="000000" w:themeColor="text1"/>
                    <w:sz w:val="22"/>
                  </w:rPr>
                </w:rPrChange>
              </w:rPr>
              <w:t>Promoted period</w:t>
            </w:r>
          </w:p>
        </w:tc>
      </w:tr>
      <w:tr w:rsidR="00B60BB5" w:rsidRPr="00A60A57" w14:paraId="54995C9A" w14:textId="77777777" w:rsidTr="00B60BB5">
        <w:tblPrEx>
          <w:tblPrExChange w:id="9480" w:author="tao huang" w:date="2017-09-17T10:08:00Z">
            <w:tblPrEx>
              <w:tblW w:w="10066" w:type="dxa"/>
            </w:tblPrEx>
          </w:tblPrExChange>
        </w:tblPrEx>
        <w:trPr>
          <w:cnfStyle w:val="000000100000" w:firstRow="0" w:lastRow="0" w:firstColumn="0" w:lastColumn="0" w:oddVBand="0" w:evenVBand="0" w:oddHBand="1" w:evenHBand="0" w:firstRowFirstColumn="0" w:firstRowLastColumn="0" w:lastRowFirstColumn="0" w:lastRowLastColumn="0"/>
          <w:trHeight w:val="20"/>
          <w:trPrChange w:id="9481" w:author="tao huang" w:date="2017-09-17T10:08:00Z">
            <w:trPr>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Change w:id="9482" w:author="tao huang" w:date="2017-09-17T10:08:00Z">
              <w:tcPr>
                <w:tcW w:w="1843" w:type="dxa"/>
                <w:gridSpan w:val="2"/>
                <w:shd w:val="clear" w:color="auto" w:fill="auto"/>
                <w:hideMark/>
              </w:tcPr>
            </w:tcPrChange>
          </w:tcPr>
          <w:p w14:paraId="5404FBA0" w14:textId="77777777" w:rsidR="001D611D" w:rsidRPr="00A60A57" w:rsidRDefault="001D611D">
            <w:pPr>
              <w:spacing w:after="0" w:line="36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9483" w:author="tao huang" w:date="2017-09-17T12:05:00Z">
                  <w:rPr>
                    <w:rFonts w:eastAsia="Times New Roman" w:cs="Times New Roman"/>
                    <w:b w:val="0"/>
                    <w:color w:val="000000" w:themeColor="text1"/>
                    <w:sz w:val="22"/>
                  </w:rPr>
                </w:rPrChange>
              </w:rPr>
              <w:pPrChange w:id="9484" w:author="tao huang" w:date="2017-09-16T12:49:00Z">
                <w:pPr>
                  <w:spacing w:after="0" w:line="240" w:lineRule="auto"/>
                  <w:cnfStyle w:val="001000100000" w:firstRow="0" w:lastRow="0" w:firstColumn="1" w:lastColumn="0" w:oddVBand="0" w:evenVBand="0" w:oddHBand="1" w:evenHBand="0" w:firstRowFirstColumn="0" w:firstRowLastColumn="0" w:lastRowFirstColumn="0" w:lastRowLastColumn="0"/>
                </w:pPr>
              </w:pPrChange>
            </w:pPr>
            <w:r w:rsidRPr="00A60A57">
              <w:rPr>
                <w:rFonts w:eastAsia="Times New Roman" w:cs="Times New Roman"/>
                <w:b w:val="0"/>
                <w:color w:val="0D0D0D" w:themeColor="text1" w:themeTint="F2"/>
                <w:sz w:val="22"/>
                <w:rPrChange w:id="9485" w:author="tao huang" w:date="2017-09-17T12:05:00Z">
                  <w:rPr>
                    <w:rFonts w:eastAsia="Times New Roman" w:cs="Times New Roman"/>
                    <w:color w:val="000000" w:themeColor="text1"/>
                    <w:sz w:val="22"/>
                  </w:rPr>
                </w:rPrChange>
              </w:rPr>
              <w:t>Model/measure</w:t>
            </w:r>
          </w:p>
        </w:tc>
        <w:tc>
          <w:tcPr>
            <w:tcW w:w="705" w:type="dxa"/>
            <w:shd w:val="clear" w:color="auto" w:fill="auto"/>
            <w:hideMark/>
            <w:tcPrChange w:id="9486" w:author="tao huang" w:date="2017-09-17T10:08:00Z">
              <w:tcPr>
                <w:tcW w:w="705" w:type="dxa"/>
                <w:gridSpan w:val="3"/>
                <w:shd w:val="clear" w:color="auto" w:fill="auto"/>
                <w:hideMark/>
              </w:tcPr>
            </w:tcPrChange>
          </w:tcPr>
          <w:p w14:paraId="5E360895"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487" w:author="tao huang" w:date="2017-09-17T12:05:00Z">
                  <w:rPr>
                    <w:rFonts w:eastAsia="Times New Roman" w:cs="Times New Roman"/>
                    <w:bCs/>
                    <w:color w:val="000000" w:themeColor="text1"/>
                    <w:sz w:val="22"/>
                  </w:rPr>
                </w:rPrChange>
              </w:rPr>
              <w:pPrChange w:id="9488"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9489" w:author="tao huang" w:date="2017-09-17T12:05:00Z">
                  <w:rPr>
                    <w:rFonts w:eastAsia="Times New Roman" w:cs="Times New Roman"/>
                    <w:bCs/>
                    <w:color w:val="000000" w:themeColor="text1"/>
                    <w:sz w:val="22"/>
                  </w:rPr>
                </w:rPrChange>
              </w:rPr>
              <w:t>MAE</w:t>
            </w:r>
          </w:p>
        </w:tc>
        <w:tc>
          <w:tcPr>
            <w:tcW w:w="950" w:type="dxa"/>
            <w:shd w:val="clear" w:color="auto" w:fill="auto"/>
            <w:hideMark/>
            <w:tcPrChange w:id="9490" w:author="tao huang" w:date="2017-09-17T10:08:00Z">
              <w:tcPr>
                <w:tcW w:w="950" w:type="dxa"/>
                <w:gridSpan w:val="2"/>
                <w:shd w:val="clear" w:color="auto" w:fill="auto"/>
                <w:hideMark/>
              </w:tcPr>
            </w:tcPrChange>
          </w:tcPr>
          <w:p w14:paraId="59F425B4"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491" w:author="tao huang" w:date="2017-09-17T12:05:00Z">
                  <w:rPr>
                    <w:rFonts w:eastAsia="Times New Roman" w:cs="Times New Roman"/>
                    <w:bCs/>
                    <w:color w:val="000000" w:themeColor="text1"/>
                    <w:sz w:val="22"/>
                  </w:rPr>
                </w:rPrChange>
              </w:rPr>
              <w:pPrChange w:id="9492"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9493" w:author="tao huang" w:date="2017-09-17T12:05:00Z">
                  <w:rPr>
                    <w:rFonts w:eastAsia="Times New Roman" w:cs="Times New Roman"/>
                    <w:bCs/>
                    <w:color w:val="000000" w:themeColor="text1"/>
                    <w:sz w:val="22"/>
                  </w:rPr>
                </w:rPrChange>
              </w:rPr>
              <w:t>SMAPE</w:t>
            </w:r>
          </w:p>
        </w:tc>
        <w:tc>
          <w:tcPr>
            <w:tcW w:w="828" w:type="dxa"/>
            <w:shd w:val="clear" w:color="auto" w:fill="auto"/>
            <w:hideMark/>
            <w:tcPrChange w:id="9494" w:author="tao huang" w:date="2017-09-17T10:08:00Z">
              <w:tcPr>
                <w:tcW w:w="828" w:type="dxa"/>
                <w:gridSpan w:val="2"/>
                <w:shd w:val="clear" w:color="auto" w:fill="auto"/>
                <w:hideMark/>
              </w:tcPr>
            </w:tcPrChange>
          </w:tcPr>
          <w:p w14:paraId="0657419C"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495" w:author="tao huang" w:date="2017-09-17T12:05:00Z">
                  <w:rPr>
                    <w:rFonts w:eastAsia="Times New Roman" w:cs="Times New Roman"/>
                    <w:bCs/>
                    <w:color w:val="000000" w:themeColor="text1"/>
                    <w:sz w:val="22"/>
                  </w:rPr>
                </w:rPrChange>
              </w:rPr>
              <w:pPrChange w:id="9496"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9497" w:author="tao huang" w:date="2017-09-17T12:05:00Z">
                  <w:rPr>
                    <w:rFonts w:eastAsia="Times New Roman" w:cs="Times New Roman"/>
                    <w:bCs/>
                    <w:color w:val="000000" w:themeColor="text1"/>
                    <w:sz w:val="22"/>
                  </w:rPr>
                </w:rPrChange>
              </w:rPr>
              <w:t>MASE</w:t>
            </w:r>
          </w:p>
        </w:tc>
        <w:tc>
          <w:tcPr>
            <w:tcW w:w="1623" w:type="dxa"/>
            <w:shd w:val="clear" w:color="auto" w:fill="auto"/>
            <w:noWrap/>
            <w:hideMark/>
            <w:tcPrChange w:id="9498" w:author="tao huang" w:date="2017-09-17T10:08:00Z">
              <w:tcPr>
                <w:tcW w:w="1623" w:type="dxa"/>
                <w:gridSpan w:val="3"/>
                <w:shd w:val="clear" w:color="auto" w:fill="auto"/>
                <w:noWrap/>
                <w:hideMark/>
              </w:tcPr>
            </w:tcPrChange>
          </w:tcPr>
          <w:p w14:paraId="5C7CC1A1" w14:textId="77777777" w:rsidR="001D611D" w:rsidRPr="00A60A57" w:rsidRDefault="001D611D">
            <w:pPr>
              <w:spacing w:after="0" w:line="360" w:lineRule="auto"/>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499" w:author="tao huang" w:date="2017-09-17T12:05:00Z">
                  <w:rPr>
                    <w:rFonts w:eastAsia="Times New Roman" w:cs="Times New Roman"/>
                    <w:bCs/>
                    <w:color w:val="000000" w:themeColor="text1"/>
                    <w:sz w:val="22"/>
                  </w:rPr>
                </w:rPrChange>
              </w:rPr>
              <w:pPrChange w:id="9500" w:author="tao huang" w:date="2017-09-16T12:49:00Z">
                <w:pPr>
                  <w:spacing w:after="0" w:line="240" w:lineRule="auto"/>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9501" w:author="tao huang" w:date="2017-09-17T12:05:00Z">
                  <w:rPr>
                    <w:rFonts w:eastAsia="Times New Roman" w:cs="Times New Roman"/>
                    <w:bCs/>
                    <w:color w:val="000000" w:themeColor="text1"/>
                    <w:sz w:val="22"/>
                  </w:rPr>
                </w:rPrChange>
              </w:rPr>
              <w:t>AvgRelMAE</w:t>
            </w:r>
          </w:p>
        </w:tc>
        <w:tc>
          <w:tcPr>
            <w:tcW w:w="711" w:type="dxa"/>
            <w:shd w:val="clear" w:color="auto" w:fill="auto"/>
            <w:hideMark/>
            <w:tcPrChange w:id="9502" w:author="tao huang" w:date="2017-09-17T10:08:00Z">
              <w:tcPr>
                <w:tcW w:w="711" w:type="dxa"/>
                <w:gridSpan w:val="2"/>
                <w:shd w:val="clear" w:color="auto" w:fill="auto"/>
                <w:hideMark/>
              </w:tcPr>
            </w:tcPrChange>
          </w:tcPr>
          <w:p w14:paraId="391D3407"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503" w:author="tao huang" w:date="2017-09-17T12:05:00Z">
                  <w:rPr>
                    <w:rFonts w:eastAsia="Times New Roman" w:cs="Times New Roman"/>
                    <w:bCs/>
                    <w:color w:val="000000" w:themeColor="text1"/>
                    <w:sz w:val="22"/>
                  </w:rPr>
                </w:rPrChange>
              </w:rPr>
              <w:pPrChange w:id="9504"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9505" w:author="tao huang" w:date="2017-09-17T12:05:00Z">
                  <w:rPr>
                    <w:rFonts w:eastAsia="Times New Roman" w:cs="Times New Roman"/>
                    <w:bCs/>
                    <w:color w:val="000000" w:themeColor="text1"/>
                    <w:sz w:val="22"/>
                  </w:rPr>
                </w:rPrChange>
              </w:rPr>
              <w:t>MAE</w:t>
            </w:r>
          </w:p>
        </w:tc>
        <w:tc>
          <w:tcPr>
            <w:tcW w:w="950" w:type="dxa"/>
            <w:shd w:val="clear" w:color="auto" w:fill="auto"/>
            <w:hideMark/>
            <w:tcPrChange w:id="9506" w:author="tao huang" w:date="2017-09-17T10:08:00Z">
              <w:tcPr>
                <w:tcW w:w="950" w:type="dxa"/>
                <w:gridSpan w:val="2"/>
                <w:shd w:val="clear" w:color="auto" w:fill="auto"/>
                <w:hideMark/>
              </w:tcPr>
            </w:tcPrChange>
          </w:tcPr>
          <w:p w14:paraId="3061B1A8"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507" w:author="tao huang" w:date="2017-09-17T12:05:00Z">
                  <w:rPr>
                    <w:rFonts w:eastAsia="Times New Roman" w:cs="Times New Roman"/>
                    <w:bCs/>
                    <w:color w:val="000000" w:themeColor="text1"/>
                    <w:sz w:val="22"/>
                  </w:rPr>
                </w:rPrChange>
              </w:rPr>
              <w:pPrChange w:id="9508"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9509" w:author="tao huang" w:date="2017-09-17T12:05:00Z">
                  <w:rPr>
                    <w:rFonts w:eastAsia="Times New Roman" w:cs="Times New Roman"/>
                    <w:bCs/>
                    <w:color w:val="000000" w:themeColor="text1"/>
                    <w:sz w:val="22"/>
                  </w:rPr>
                </w:rPrChange>
              </w:rPr>
              <w:t>SMAPE</w:t>
            </w:r>
          </w:p>
        </w:tc>
        <w:tc>
          <w:tcPr>
            <w:tcW w:w="828" w:type="dxa"/>
            <w:shd w:val="clear" w:color="auto" w:fill="auto"/>
            <w:hideMark/>
            <w:tcPrChange w:id="9510" w:author="tao huang" w:date="2017-09-17T10:08:00Z">
              <w:tcPr>
                <w:tcW w:w="828" w:type="dxa"/>
                <w:gridSpan w:val="2"/>
                <w:shd w:val="clear" w:color="auto" w:fill="auto"/>
                <w:hideMark/>
              </w:tcPr>
            </w:tcPrChange>
          </w:tcPr>
          <w:p w14:paraId="2EE94DF4"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511" w:author="tao huang" w:date="2017-09-17T12:05:00Z">
                  <w:rPr>
                    <w:rFonts w:eastAsia="Times New Roman" w:cs="Times New Roman"/>
                    <w:bCs/>
                    <w:color w:val="000000" w:themeColor="text1"/>
                    <w:sz w:val="22"/>
                  </w:rPr>
                </w:rPrChange>
              </w:rPr>
              <w:pPrChange w:id="9512"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9513" w:author="tao huang" w:date="2017-09-17T12:05:00Z">
                  <w:rPr>
                    <w:rFonts w:eastAsia="Times New Roman" w:cs="Times New Roman"/>
                    <w:bCs/>
                    <w:color w:val="000000" w:themeColor="text1"/>
                    <w:sz w:val="22"/>
                  </w:rPr>
                </w:rPrChange>
              </w:rPr>
              <w:t>MASE</w:t>
            </w:r>
          </w:p>
        </w:tc>
        <w:tc>
          <w:tcPr>
            <w:tcW w:w="1628" w:type="dxa"/>
            <w:shd w:val="clear" w:color="auto" w:fill="auto"/>
            <w:noWrap/>
            <w:hideMark/>
            <w:tcPrChange w:id="9514" w:author="tao huang" w:date="2017-09-17T10:08:00Z">
              <w:tcPr>
                <w:tcW w:w="1628" w:type="dxa"/>
                <w:gridSpan w:val="3"/>
                <w:shd w:val="clear" w:color="auto" w:fill="auto"/>
                <w:noWrap/>
                <w:hideMark/>
              </w:tcPr>
            </w:tcPrChange>
          </w:tcPr>
          <w:p w14:paraId="47604DE6" w14:textId="77777777" w:rsidR="001D611D" w:rsidRPr="00A60A57" w:rsidRDefault="001D611D">
            <w:pPr>
              <w:spacing w:after="0" w:line="360" w:lineRule="auto"/>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515" w:author="tao huang" w:date="2017-09-17T12:05:00Z">
                  <w:rPr>
                    <w:rFonts w:eastAsia="Times New Roman" w:cs="Times New Roman"/>
                    <w:bCs/>
                    <w:color w:val="000000" w:themeColor="text1"/>
                    <w:sz w:val="22"/>
                  </w:rPr>
                </w:rPrChange>
              </w:rPr>
              <w:pPrChange w:id="9516" w:author="tao huang" w:date="2017-09-16T12:49:00Z">
                <w:pPr>
                  <w:spacing w:after="0" w:line="240" w:lineRule="auto"/>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9517" w:author="tao huang" w:date="2017-09-17T12:05:00Z">
                  <w:rPr>
                    <w:rFonts w:eastAsia="Times New Roman" w:cs="Times New Roman"/>
                    <w:bCs/>
                    <w:color w:val="000000" w:themeColor="text1"/>
                    <w:sz w:val="22"/>
                  </w:rPr>
                </w:rPrChange>
              </w:rPr>
              <w:t>AvgRelMAE</w:t>
            </w:r>
          </w:p>
        </w:tc>
      </w:tr>
      <w:tr w:rsidR="00B60BB5" w:rsidRPr="00A60A57" w14:paraId="24E91976" w14:textId="77777777" w:rsidTr="00B60BB5">
        <w:tblPrEx>
          <w:tblPrExChange w:id="9518" w:author="tao huang" w:date="2017-09-17T10:08:00Z">
            <w:tblPrEx>
              <w:tblW w:w="10066" w:type="dxa"/>
            </w:tblPrEx>
          </w:tblPrExChange>
        </w:tblPrEx>
        <w:trPr>
          <w:trHeight w:val="20"/>
          <w:trPrChange w:id="9519" w:author="tao huang" w:date="2017-09-17T10:08:00Z">
            <w:trPr>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Change w:id="9520" w:author="tao huang" w:date="2017-09-17T10:08:00Z">
              <w:tcPr>
                <w:tcW w:w="1843" w:type="dxa"/>
                <w:gridSpan w:val="2"/>
                <w:shd w:val="clear" w:color="auto" w:fill="auto"/>
                <w:hideMark/>
              </w:tcPr>
            </w:tcPrChange>
          </w:tcPr>
          <w:p w14:paraId="1A8256F1" w14:textId="77777777" w:rsidR="001D611D" w:rsidRPr="00A60A57" w:rsidRDefault="001D611D">
            <w:pPr>
              <w:spacing w:after="0" w:line="360" w:lineRule="auto"/>
              <w:rPr>
                <w:rFonts w:eastAsia="Times New Roman" w:cs="Times New Roman"/>
                <w:b w:val="0"/>
                <w:color w:val="0D0D0D" w:themeColor="text1" w:themeTint="F2"/>
                <w:sz w:val="22"/>
                <w:rPrChange w:id="9521" w:author="tao huang" w:date="2017-09-17T12:05:00Z">
                  <w:rPr>
                    <w:rFonts w:eastAsia="Times New Roman" w:cs="Times New Roman"/>
                    <w:b w:val="0"/>
                    <w:color w:val="000000" w:themeColor="text1"/>
                    <w:sz w:val="22"/>
                  </w:rPr>
                </w:rPrChange>
              </w:rPr>
              <w:pPrChange w:id="9522" w:author="tao huang" w:date="2017-09-16T12:49:00Z">
                <w:pPr>
                  <w:spacing w:after="0" w:line="240" w:lineRule="auto"/>
                </w:pPr>
              </w:pPrChange>
            </w:pPr>
            <w:r w:rsidRPr="00A60A57">
              <w:rPr>
                <w:rFonts w:eastAsia="Times New Roman" w:cs="Times New Roman"/>
                <w:b w:val="0"/>
                <w:color w:val="0D0D0D" w:themeColor="text1" w:themeTint="F2"/>
                <w:sz w:val="22"/>
                <w:rPrChange w:id="9523" w:author="tao huang" w:date="2017-09-17T12:05:00Z">
                  <w:rPr>
                    <w:rFonts w:eastAsia="Times New Roman" w:cs="Times New Roman"/>
                    <w:color w:val="000000" w:themeColor="text1"/>
                    <w:sz w:val="22"/>
                  </w:rPr>
                </w:rPrChange>
              </w:rPr>
              <w:t>Base-lift</w:t>
            </w:r>
          </w:p>
        </w:tc>
        <w:tc>
          <w:tcPr>
            <w:tcW w:w="705" w:type="dxa"/>
            <w:shd w:val="clear" w:color="auto" w:fill="auto"/>
            <w:hideMark/>
            <w:tcPrChange w:id="9524" w:author="tao huang" w:date="2017-09-17T10:08:00Z">
              <w:tcPr>
                <w:tcW w:w="705" w:type="dxa"/>
                <w:gridSpan w:val="3"/>
                <w:shd w:val="clear" w:color="auto" w:fill="auto"/>
                <w:hideMark/>
              </w:tcPr>
            </w:tcPrChange>
          </w:tcPr>
          <w:p w14:paraId="154E0A9C"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525" w:author="tao huang" w:date="2017-09-17T12:05:00Z">
                  <w:rPr>
                    <w:rFonts w:eastAsia="Times New Roman" w:cs="Times New Roman"/>
                    <w:color w:val="000000" w:themeColor="text1"/>
                    <w:sz w:val="22"/>
                  </w:rPr>
                </w:rPrChange>
              </w:rPr>
              <w:pPrChange w:id="9526"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527" w:author="tao huang" w:date="2017-09-17T12:05:00Z">
                  <w:rPr>
                    <w:rFonts w:eastAsia="Times New Roman" w:cs="Times New Roman"/>
                    <w:color w:val="000000" w:themeColor="text1"/>
                    <w:sz w:val="22"/>
                  </w:rPr>
                </w:rPrChange>
              </w:rPr>
              <w:t>9.64</w:t>
            </w:r>
          </w:p>
        </w:tc>
        <w:tc>
          <w:tcPr>
            <w:tcW w:w="950" w:type="dxa"/>
            <w:shd w:val="clear" w:color="auto" w:fill="auto"/>
            <w:hideMark/>
            <w:tcPrChange w:id="9528" w:author="tao huang" w:date="2017-09-17T10:08:00Z">
              <w:tcPr>
                <w:tcW w:w="950" w:type="dxa"/>
                <w:gridSpan w:val="2"/>
                <w:shd w:val="clear" w:color="auto" w:fill="auto"/>
                <w:hideMark/>
              </w:tcPr>
            </w:tcPrChange>
          </w:tcPr>
          <w:p w14:paraId="6DF9B8D8"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529" w:author="tao huang" w:date="2017-09-17T12:05:00Z">
                  <w:rPr>
                    <w:rFonts w:eastAsia="Times New Roman" w:cs="Times New Roman"/>
                    <w:color w:val="000000" w:themeColor="text1"/>
                    <w:sz w:val="22"/>
                  </w:rPr>
                </w:rPrChange>
              </w:rPr>
              <w:pPrChange w:id="9530"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531" w:author="tao huang" w:date="2017-09-17T12:05:00Z">
                  <w:rPr>
                    <w:rFonts w:eastAsia="Times New Roman" w:cs="Times New Roman"/>
                    <w:color w:val="000000" w:themeColor="text1"/>
                    <w:sz w:val="22"/>
                  </w:rPr>
                </w:rPrChange>
              </w:rPr>
              <w:t>41.7%</w:t>
            </w:r>
          </w:p>
        </w:tc>
        <w:tc>
          <w:tcPr>
            <w:tcW w:w="828" w:type="dxa"/>
            <w:shd w:val="clear" w:color="auto" w:fill="auto"/>
            <w:hideMark/>
            <w:tcPrChange w:id="9532" w:author="tao huang" w:date="2017-09-17T10:08:00Z">
              <w:tcPr>
                <w:tcW w:w="828" w:type="dxa"/>
                <w:gridSpan w:val="2"/>
                <w:shd w:val="clear" w:color="auto" w:fill="auto"/>
                <w:hideMark/>
              </w:tcPr>
            </w:tcPrChange>
          </w:tcPr>
          <w:p w14:paraId="20351CD3"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533" w:author="tao huang" w:date="2017-09-17T12:05:00Z">
                  <w:rPr>
                    <w:rFonts w:eastAsia="Times New Roman" w:cs="Times New Roman"/>
                    <w:color w:val="000000" w:themeColor="text1"/>
                    <w:sz w:val="22"/>
                  </w:rPr>
                </w:rPrChange>
              </w:rPr>
              <w:pPrChange w:id="9534"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535" w:author="tao huang" w:date="2017-09-17T12:05:00Z">
                  <w:rPr>
                    <w:rFonts w:eastAsia="Times New Roman" w:cs="Times New Roman"/>
                    <w:color w:val="000000" w:themeColor="text1"/>
                    <w:sz w:val="22"/>
                  </w:rPr>
                </w:rPrChange>
              </w:rPr>
              <w:t>0.588</w:t>
            </w:r>
          </w:p>
        </w:tc>
        <w:tc>
          <w:tcPr>
            <w:tcW w:w="1623" w:type="dxa"/>
            <w:shd w:val="clear" w:color="auto" w:fill="auto"/>
            <w:noWrap/>
            <w:hideMark/>
            <w:tcPrChange w:id="9536" w:author="tao huang" w:date="2017-09-17T10:08:00Z">
              <w:tcPr>
                <w:tcW w:w="1623" w:type="dxa"/>
                <w:gridSpan w:val="3"/>
                <w:shd w:val="clear" w:color="auto" w:fill="auto"/>
                <w:noWrap/>
                <w:hideMark/>
              </w:tcPr>
            </w:tcPrChange>
          </w:tcPr>
          <w:p w14:paraId="309F82ED"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537" w:author="tao huang" w:date="2017-09-17T12:05:00Z">
                  <w:rPr>
                    <w:rFonts w:eastAsia="Times New Roman" w:cs="Times New Roman"/>
                    <w:color w:val="000000" w:themeColor="text1"/>
                    <w:sz w:val="22"/>
                  </w:rPr>
                </w:rPrChange>
              </w:rPr>
              <w:pPrChange w:id="9538"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539" w:author="tao huang" w:date="2017-09-17T12:05:00Z">
                  <w:rPr>
                    <w:rFonts w:eastAsia="Times New Roman" w:cs="Times New Roman"/>
                    <w:color w:val="000000" w:themeColor="text1"/>
                    <w:sz w:val="22"/>
                  </w:rPr>
                </w:rPrChange>
              </w:rPr>
              <w:t>1.005</w:t>
            </w:r>
          </w:p>
        </w:tc>
        <w:tc>
          <w:tcPr>
            <w:tcW w:w="711" w:type="dxa"/>
            <w:shd w:val="clear" w:color="auto" w:fill="auto"/>
            <w:hideMark/>
            <w:tcPrChange w:id="9540" w:author="tao huang" w:date="2017-09-17T10:08:00Z">
              <w:tcPr>
                <w:tcW w:w="711" w:type="dxa"/>
                <w:gridSpan w:val="2"/>
                <w:shd w:val="clear" w:color="auto" w:fill="auto"/>
                <w:hideMark/>
              </w:tcPr>
            </w:tcPrChange>
          </w:tcPr>
          <w:p w14:paraId="726E8161"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541" w:author="tao huang" w:date="2017-09-17T12:05:00Z">
                  <w:rPr>
                    <w:rFonts w:eastAsia="Times New Roman" w:cs="Times New Roman"/>
                    <w:color w:val="000000" w:themeColor="text1"/>
                    <w:sz w:val="22"/>
                  </w:rPr>
                </w:rPrChange>
              </w:rPr>
              <w:pPrChange w:id="9542"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543" w:author="tao huang" w:date="2017-09-17T12:05:00Z">
                  <w:rPr>
                    <w:rFonts w:eastAsia="Times New Roman" w:cs="Times New Roman"/>
                    <w:color w:val="000000" w:themeColor="text1"/>
                    <w:sz w:val="22"/>
                  </w:rPr>
                </w:rPrChange>
              </w:rPr>
              <w:t>84.46</w:t>
            </w:r>
          </w:p>
        </w:tc>
        <w:tc>
          <w:tcPr>
            <w:tcW w:w="950" w:type="dxa"/>
            <w:shd w:val="clear" w:color="auto" w:fill="auto"/>
            <w:hideMark/>
            <w:tcPrChange w:id="9544" w:author="tao huang" w:date="2017-09-17T10:08:00Z">
              <w:tcPr>
                <w:tcW w:w="950" w:type="dxa"/>
                <w:gridSpan w:val="2"/>
                <w:shd w:val="clear" w:color="auto" w:fill="auto"/>
                <w:hideMark/>
              </w:tcPr>
            </w:tcPrChange>
          </w:tcPr>
          <w:p w14:paraId="14666ACA"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545" w:author="tao huang" w:date="2017-09-17T12:05:00Z">
                  <w:rPr>
                    <w:rFonts w:eastAsia="Times New Roman" w:cs="Times New Roman"/>
                    <w:color w:val="000000" w:themeColor="text1"/>
                    <w:sz w:val="22"/>
                  </w:rPr>
                </w:rPrChange>
              </w:rPr>
              <w:pPrChange w:id="9546"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547" w:author="tao huang" w:date="2017-09-17T12:05:00Z">
                  <w:rPr>
                    <w:rFonts w:eastAsia="Times New Roman" w:cs="Times New Roman"/>
                    <w:color w:val="000000" w:themeColor="text1"/>
                    <w:sz w:val="22"/>
                  </w:rPr>
                </w:rPrChange>
              </w:rPr>
              <w:t>82.1%</w:t>
            </w:r>
          </w:p>
        </w:tc>
        <w:tc>
          <w:tcPr>
            <w:tcW w:w="828" w:type="dxa"/>
            <w:shd w:val="clear" w:color="auto" w:fill="auto"/>
            <w:hideMark/>
            <w:tcPrChange w:id="9548" w:author="tao huang" w:date="2017-09-17T10:08:00Z">
              <w:tcPr>
                <w:tcW w:w="828" w:type="dxa"/>
                <w:gridSpan w:val="2"/>
                <w:shd w:val="clear" w:color="auto" w:fill="auto"/>
                <w:hideMark/>
              </w:tcPr>
            </w:tcPrChange>
          </w:tcPr>
          <w:p w14:paraId="381B874C"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549" w:author="tao huang" w:date="2017-09-17T12:05:00Z">
                  <w:rPr>
                    <w:rFonts w:eastAsia="Times New Roman" w:cs="Times New Roman"/>
                    <w:color w:val="000000" w:themeColor="text1"/>
                    <w:sz w:val="22"/>
                  </w:rPr>
                </w:rPrChange>
              </w:rPr>
              <w:pPrChange w:id="9550"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551" w:author="tao huang" w:date="2017-09-17T12:05:00Z">
                  <w:rPr>
                    <w:rFonts w:eastAsia="Times New Roman" w:cs="Times New Roman"/>
                    <w:color w:val="000000" w:themeColor="text1"/>
                    <w:sz w:val="22"/>
                  </w:rPr>
                </w:rPrChange>
              </w:rPr>
              <w:t>2.186</w:t>
            </w:r>
          </w:p>
        </w:tc>
        <w:tc>
          <w:tcPr>
            <w:tcW w:w="1628" w:type="dxa"/>
            <w:shd w:val="clear" w:color="auto" w:fill="auto"/>
            <w:hideMark/>
            <w:tcPrChange w:id="9552" w:author="tao huang" w:date="2017-09-17T10:08:00Z">
              <w:tcPr>
                <w:tcW w:w="1628" w:type="dxa"/>
                <w:gridSpan w:val="3"/>
                <w:shd w:val="clear" w:color="auto" w:fill="auto"/>
                <w:hideMark/>
              </w:tcPr>
            </w:tcPrChange>
          </w:tcPr>
          <w:p w14:paraId="13224621"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553" w:author="tao huang" w:date="2017-09-17T12:05:00Z">
                  <w:rPr>
                    <w:rFonts w:eastAsia="Times New Roman" w:cs="Times New Roman"/>
                    <w:color w:val="000000" w:themeColor="text1"/>
                    <w:sz w:val="22"/>
                  </w:rPr>
                </w:rPrChange>
              </w:rPr>
              <w:pPrChange w:id="9554"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555" w:author="tao huang" w:date="2017-09-17T12:05:00Z">
                  <w:rPr>
                    <w:rFonts w:eastAsia="Times New Roman" w:cs="Times New Roman"/>
                    <w:color w:val="000000" w:themeColor="text1"/>
                    <w:sz w:val="22"/>
                  </w:rPr>
                </w:rPrChange>
              </w:rPr>
              <w:t>1.504</w:t>
            </w:r>
          </w:p>
        </w:tc>
      </w:tr>
      <w:tr w:rsidR="00B60BB5" w:rsidRPr="00A60A57" w14:paraId="2AABBAE0" w14:textId="77777777" w:rsidTr="00B60BB5">
        <w:tblPrEx>
          <w:tblPrExChange w:id="9556" w:author="tao huang" w:date="2017-09-17T10:08:00Z">
            <w:tblPrEx>
              <w:tblW w:w="10066" w:type="dxa"/>
            </w:tblPrEx>
          </w:tblPrExChange>
        </w:tblPrEx>
        <w:trPr>
          <w:cnfStyle w:val="000000100000" w:firstRow="0" w:lastRow="0" w:firstColumn="0" w:lastColumn="0" w:oddVBand="0" w:evenVBand="0" w:oddHBand="1" w:evenHBand="0" w:firstRowFirstColumn="0" w:firstRowLastColumn="0" w:lastRowFirstColumn="0" w:lastRowLastColumn="0"/>
          <w:trHeight w:val="20"/>
          <w:trPrChange w:id="9557" w:author="tao huang" w:date="2017-09-17T10:08:00Z">
            <w:trPr>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Change w:id="9558" w:author="tao huang" w:date="2017-09-17T10:08:00Z">
              <w:tcPr>
                <w:tcW w:w="1843" w:type="dxa"/>
                <w:gridSpan w:val="2"/>
                <w:shd w:val="clear" w:color="auto" w:fill="auto"/>
                <w:hideMark/>
              </w:tcPr>
            </w:tcPrChange>
          </w:tcPr>
          <w:p w14:paraId="1D82838F" w14:textId="77777777" w:rsidR="001D611D" w:rsidRPr="00A60A57" w:rsidRDefault="001D611D">
            <w:pPr>
              <w:spacing w:after="0" w:line="36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9559" w:author="tao huang" w:date="2017-09-17T12:05:00Z">
                  <w:rPr>
                    <w:rFonts w:eastAsia="Times New Roman" w:cs="Times New Roman"/>
                    <w:b w:val="0"/>
                    <w:color w:val="000000" w:themeColor="text1"/>
                    <w:sz w:val="22"/>
                  </w:rPr>
                </w:rPrChange>
              </w:rPr>
              <w:pPrChange w:id="9560" w:author="tao huang" w:date="2017-09-16T12:49:00Z">
                <w:pPr>
                  <w:spacing w:after="0" w:line="240" w:lineRule="auto"/>
                  <w:cnfStyle w:val="001000100000" w:firstRow="0" w:lastRow="0" w:firstColumn="1" w:lastColumn="0" w:oddVBand="0" w:evenVBand="0" w:oddHBand="1" w:evenHBand="0" w:firstRowFirstColumn="0" w:firstRowLastColumn="0" w:lastRowFirstColumn="0" w:lastRowLastColumn="0"/>
                </w:pPr>
              </w:pPrChange>
            </w:pPr>
            <w:r w:rsidRPr="00A60A57">
              <w:rPr>
                <w:rFonts w:eastAsia="Times New Roman" w:cs="Times New Roman"/>
                <w:b w:val="0"/>
                <w:color w:val="0D0D0D" w:themeColor="text1" w:themeTint="F2"/>
                <w:sz w:val="22"/>
                <w:rPrChange w:id="9561" w:author="tao huang" w:date="2017-09-17T12:05:00Z">
                  <w:rPr>
                    <w:rFonts w:eastAsia="Times New Roman" w:cs="Times New Roman"/>
                    <w:color w:val="000000" w:themeColor="text1"/>
                    <w:sz w:val="22"/>
                  </w:rPr>
                </w:rPrChange>
              </w:rPr>
              <w:t>ADL-own</w:t>
            </w:r>
          </w:p>
        </w:tc>
        <w:tc>
          <w:tcPr>
            <w:tcW w:w="705" w:type="dxa"/>
            <w:shd w:val="clear" w:color="auto" w:fill="auto"/>
            <w:hideMark/>
            <w:tcPrChange w:id="9562" w:author="tao huang" w:date="2017-09-17T10:08:00Z">
              <w:tcPr>
                <w:tcW w:w="705" w:type="dxa"/>
                <w:gridSpan w:val="3"/>
                <w:shd w:val="clear" w:color="auto" w:fill="auto"/>
                <w:hideMark/>
              </w:tcPr>
            </w:tcPrChange>
          </w:tcPr>
          <w:p w14:paraId="32FDC790"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563" w:author="tao huang" w:date="2017-09-17T12:05:00Z">
                  <w:rPr>
                    <w:rFonts w:eastAsia="Times New Roman" w:cs="Times New Roman"/>
                    <w:color w:val="000000" w:themeColor="text1"/>
                    <w:sz w:val="22"/>
                  </w:rPr>
                </w:rPrChange>
              </w:rPr>
              <w:pPrChange w:id="9564"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565" w:author="tao huang" w:date="2017-09-17T12:05:00Z">
                  <w:rPr>
                    <w:rFonts w:eastAsia="Times New Roman" w:cs="Times New Roman"/>
                    <w:color w:val="000000" w:themeColor="text1"/>
                    <w:sz w:val="22"/>
                  </w:rPr>
                </w:rPrChange>
              </w:rPr>
              <w:t>9.36</w:t>
            </w:r>
          </w:p>
        </w:tc>
        <w:tc>
          <w:tcPr>
            <w:tcW w:w="950" w:type="dxa"/>
            <w:shd w:val="clear" w:color="auto" w:fill="auto"/>
            <w:hideMark/>
            <w:tcPrChange w:id="9566" w:author="tao huang" w:date="2017-09-17T10:08:00Z">
              <w:tcPr>
                <w:tcW w:w="950" w:type="dxa"/>
                <w:gridSpan w:val="2"/>
                <w:shd w:val="clear" w:color="auto" w:fill="auto"/>
                <w:hideMark/>
              </w:tcPr>
            </w:tcPrChange>
          </w:tcPr>
          <w:p w14:paraId="4CDDA525"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567" w:author="tao huang" w:date="2017-09-17T12:05:00Z">
                  <w:rPr>
                    <w:rFonts w:eastAsia="Times New Roman" w:cs="Times New Roman"/>
                    <w:color w:val="000000" w:themeColor="text1"/>
                    <w:sz w:val="22"/>
                  </w:rPr>
                </w:rPrChange>
              </w:rPr>
              <w:pPrChange w:id="9568"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569" w:author="tao huang" w:date="2017-09-17T12:05:00Z">
                  <w:rPr>
                    <w:rFonts w:eastAsia="Times New Roman" w:cs="Times New Roman"/>
                    <w:color w:val="000000" w:themeColor="text1"/>
                    <w:sz w:val="22"/>
                  </w:rPr>
                </w:rPrChange>
              </w:rPr>
              <w:t>40.3%</w:t>
            </w:r>
          </w:p>
        </w:tc>
        <w:tc>
          <w:tcPr>
            <w:tcW w:w="828" w:type="dxa"/>
            <w:shd w:val="clear" w:color="auto" w:fill="auto"/>
            <w:hideMark/>
            <w:tcPrChange w:id="9570" w:author="tao huang" w:date="2017-09-17T10:08:00Z">
              <w:tcPr>
                <w:tcW w:w="828" w:type="dxa"/>
                <w:gridSpan w:val="2"/>
                <w:shd w:val="clear" w:color="auto" w:fill="auto"/>
                <w:hideMark/>
              </w:tcPr>
            </w:tcPrChange>
          </w:tcPr>
          <w:p w14:paraId="6E15615E"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571" w:author="tao huang" w:date="2017-09-17T12:05:00Z">
                  <w:rPr>
                    <w:rFonts w:eastAsia="Times New Roman" w:cs="Times New Roman"/>
                    <w:color w:val="000000" w:themeColor="text1"/>
                    <w:sz w:val="22"/>
                  </w:rPr>
                </w:rPrChange>
              </w:rPr>
              <w:pPrChange w:id="9572"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573" w:author="tao huang" w:date="2017-09-17T12:05:00Z">
                  <w:rPr>
                    <w:rFonts w:eastAsia="Times New Roman" w:cs="Times New Roman"/>
                    <w:color w:val="000000" w:themeColor="text1"/>
                    <w:sz w:val="22"/>
                  </w:rPr>
                </w:rPrChange>
              </w:rPr>
              <w:t>0.582</w:t>
            </w:r>
          </w:p>
        </w:tc>
        <w:tc>
          <w:tcPr>
            <w:tcW w:w="1623" w:type="dxa"/>
            <w:shd w:val="clear" w:color="auto" w:fill="auto"/>
            <w:noWrap/>
            <w:hideMark/>
            <w:tcPrChange w:id="9574" w:author="tao huang" w:date="2017-09-17T10:08:00Z">
              <w:tcPr>
                <w:tcW w:w="1623" w:type="dxa"/>
                <w:gridSpan w:val="3"/>
                <w:shd w:val="clear" w:color="auto" w:fill="auto"/>
                <w:noWrap/>
                <w:hideMark/>
              </w:tcPr>
            </w:tcPrChange>
          </w:tcPr>
          <w:p w14:paraId="454546B0"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575" w:author="tao huang" w:date="2017-09-17T12:05:00Z">
                  <w:rPr>
                    <w:rFonts w:eastAsia="Times New Roman" w:cs="Times New Roman"/>
                    <w:color w:val="000000" w:themeColor="text1"/>
                    <w:sz w:val="22"/>
                  </w:rPr>
                </w:rPrChange>
              </w:rPr>
              <w:pPrChange w:id="9576"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577" w:author="tao huang" w:date="2017-09-17T12:05:00Z">
                  <w:rPr>
                    <w:rFonts w:eastAsia="Times New Roman" w:cs="Times New Roman"/>
                    <w:color w:val="000000" w:themeColor="text1"/>
                    <w:sz w:val="22"/>
                  </w:rPr>
                </w:rPrChange>
              </w:rPr>
              <w:t>1.000</w:t>
            </w:r>
          </w:p>
        </w:tc>
        <w:tc>
          <w:tcPr>
            <w:tcW w:w="711" w:type="dxa"/>
            <w:shd w:val="clear" w:color="auto" w:fill="auto"/>
            <w:hideMark/>
            <w:tcPrChange w:id="9578" w:author="tao huang" w:date="2017-09-17T10:08:00Z">
              <w:tcPr>
                <w:tcW w:w="711" w:type="dxa"/>
                <w:gridSpan w:val="2"/>
                <w:shd w:val="clear" w:color="auto" w:fill="auto"/>
                <w:hideMark/>
              </w:tcPr>
            </w:tcPrChange>
          </w:tcPr>
          <w:p w14:paraId="0DB5AB60"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579" w:author="tao huang" w:date="2017-09-17T12:05:00Z">
                  <w:rPr>
                    <w:rFonts w:eastAsia="Times New Roman" w:cs="Times New Roman"/>
                    <w:color w:val="000000" w:themeColor="text1"/>
                    <w:sz w:val="22"/>
                  </w:rPr>
                </w:rPrChange>
              </w:rPr>
              <w:pPrChange w:id="9580"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581" w:author="tao huang" w:date="2017-09-17T12:05:00Z">
                  <w:rPr>
                    <w:rFonts w:eastAsia="Times New Roman" w:cs="Times New Roman"/>
                    <w:color w:val="000000" w:themeColor="text1"/>
                    <w:sz w:val="22"/>
                  </w:rPr>
                </w:rPrChange>
              </w:rPr>
              <w:t>49.49</w:t>
            </w:r>
          </w:p>
        </w:tc>
        <w:tc>
          <w:tcPr>
            <w:tcW w:w="950" w:type="dxa"/>
            <w:shd w:val="clear" w:color="auto" w:fill="auto"/>
            <w:hideMark/>
            <w:tcPrChange w:id="9582" w:author="tao huang" w:date="2017-09-17T10:08:00Z">
              <w:tcPr>
                <w:tcW w:w="950" w:type="dxa"/>
                <w:gridSpan w:val="2"/>
                <w:shd w:val="clear" w:color="auto" w:fill="auto"/>
                <w:hideMark/>
              </w:tcPr>
            </w:tcPrChange>
          </w:tcPr>
          <w:p w14:paraId="0D7C48C3"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583" w:author="tao huang" w:date="2017-09-17T12:05:00Z">
                  <w:rPr>
                    <w:rFonts w:eastAsia="Times New Roman" w:cs="Times New Roman"/>
                    <w:color w:val="000000" w:themeColor="text1"/>
                    <w:sz w:val="22"/>
                  </w:rPr>
                </w:rPrChange>
              </w:rPr>
              <w:pPrChange w:id="9584"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585" w:author="tao huang" w:date="2017-09-17T12:05:00Z">
                  <w:rPr>
                    <w:rFonts w:eastAsia="Times New Roman" w:cs="Times New Roman"/>
                    <w:color w:val="000000" w:themeColor="text1"/>
                    <w:sz w:val="22"/>
                  </w:rPr>
                </w:rPrChange>
              </w:rPr>
              <w:t>49.4%</w:t>
            </w:r>
          </w:p>
        </w:tc>
        <w:tc>
          <w:tcPr>
            <w:tcW w:w="828" w:type="dxa"/>
            <w:shd w:val="clear" w:color="auto" w:fill="auto"/>
            <w:hideMark/>
            <w:tcPrChange w:id="9586" w:author="tao huang" w:date="2017-09-17T10:08:00Z">
              <w:tcPr>
                <w:tcW w:w="828" w:type="dxa"/>
                <w:gridSpan w:val="2"/>
                <w:shd w:val="clear" w:color="auto" w:fill="auto"/>
                <w:hideMark/>
              </w:tcPr>
            </w:tcPrChange>
          </w:tcPr>
          <w:p w14:paraId="74000DDE"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587" w:author="tao huang" w:date="2017-09-17T12:05:00Z">
                  <w:rPr>
                    <w:rFonts w:eastAsia="Times New Roman" w:cs="Times New Roman"/>
                    <w:color w:val="000000" w:themeColor="text1"/>
                    <w:sz w:val="22"/>
                  </w:rPr>
                </w:rPrChange>
              </w:rPr>
              <w:pPrChange w:id="9588"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589" w:author="tao huang" w:date="2017-09-17T12:05:00Z">
                  <w:rPr>
                    <w:rFonts w:eastAsia="Times New Roman" w:cs="Times New Roman"/>
                    <w:color w:val="000000" w:themeColor="text1"/>
                    <w:sz w:val="22"/>
                  </w:rPr>
                </w:rPrChange>
              </w:rPr>
              <w:t>1.653</w:t>
            </w:r>
          </w:p>
        </w:tc>
        <w:tc>
          <w:tcPr>
            <w:tcW w:w="1628" w:type="dxa"/>
            <w:shd w:val="clear" w:color="auto" w:fill="auto"/>
            <w:noWrap/>
            <w:hideMark/>
            <w:tcPrChange w:id="9590" w:author="tao huang" w:date="2017-09-17T10:08:00Z">
              <w:tcPr>
                <w:tcW w:w="1628" w:type="dxa"/>
                <w:gridSpan w:val="3"/>
                <w:shd w:val="clear" w:color="auto" w:fill="auto"/>
                <w:noWrap/>
                <w:hideMark/>
              </w:tcPr>
            </w:tcPrChange>
          </w:tcPr>
          <w:p w14:paraId="41210438"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591" w:author="tao huang" w:date="2017-09-17T12:05:00Z">
                  <w:rPr>
                    <w:rFonts w:eastAsia="Times New Roman" w:cs="Times New Roman"/>
                    <w:color w:val="000000" w:themeColor="text1"/>
                    <w:sz w:val="22"/>
                  </w:rPr>
                </w:rPrChange>
              </w:rPr>
              <w:pPrChange w:id="9592"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593" w:author="tao huang" w:date="2017-09-17T12:05:00Z">
                  <w:rPr>
                    <w:rFonts w:eastAsia="Times New Roman" w:cs="Times New Roman"/>
                    <w:color w:val="000000" w:themeColor="text1"/>
                    <w:sz w:val="22"/>
                  </w:rPr>
                </w:rPrChange>
              </w:rPr>
              <w:t>1.000</w:t>
            </w:r>
          </w:p>
        </w:tc>
      </w:tr>
      <w:tr w:rsidR="00B60BB5" w:rsidRPr="00A60A57" w14:paraId="7F6131B2" w14:textId="77777777" w:rsidTr="00B60BB5">
        <w:tblPrEx>
          <w:tblPrExChange w:id="9594" w:author="tao huang" w:date="2017-09-17T10:08:00Z">
            <w:tblPrEx>
              <w:tblW w:w="10066" w:type="dxa"/>
            </w:tblPrEx>
          </w:tblPrExChange>
        </w:tblPrEx>
        <w:trPr>
          <w:trHeight w:val="20"/>
          <w:trPrChange w:id="9595" w:author="tao huang" w:date="2017-09-17T10:08:00Z">
            <w:trPr>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Change w:id="9596" w:author="tao huang" w:date="2017-09-17T10:08:00Z">
              <w:tcPr>
                <w:tcW w:w="1843" w:type="dxa"/>
                <w:gridSpan w:val="2"/>
                <w:shd w:val="clear" w:color="auto" w:fill="auto"/>
                <w:hideMark/>
              </w:tcPr>
            </w:tcPrChange>
          </w:tcPr>
          <w:p w14:paraId="192CF7BF" w14:textId="77777777" w:rsidR="001D611D" w:rsidRPr="00A60A57" w:rsidRDefault="001D611D">
            <w:pPr>
              <w:spacing w:after="0" w:line="360" w:lineRule="auto"/>
              <w:rPr>
                <w:rFonts w:eastAsia="Times New Roman" w:cs="Times New Roman"/>
                <w:b w:val="0"/>
                <w:color w:val="0D0D0D" w:themeColor="text1" w:themeTint="F2"/>
                <w:sz w:val="22"/>
                <w:rPrChange w:id="9597" w:author="tao huang" w:date="2017-09-17T12:05:00Z">
                  <w:rPr>
                    <w:rFonts w:eastAsia="Times New Roman" w:cs="Times New Roman"/>
                    <w:b w:val="0"/>
                    <w:color w:val="000000" w:themeColor="text1"/>
                    <w:sz w:val="22"/>
                  </w:rPr>
                </w:rPrChange>
              </w:rPr>
              <w:pPrChange w:id="9598" w:author="tao huang" w:date="2017-09-16T12:49:00Z">
                <w:pPr>
                  <w:spacing w:after="0" w:line="240" w:lineRule="auto"/>
                </w:pPr>
              </w:pPrChange>
            </w:pPr>
            <w:r w:rsidRPr="00A60A57">
              <w:rPr>
                <w:rFonts w:eastAsia="Times New Roman" w:cs="Times New Roman"/>
                <w:b w:val="0"/>
                <w:color w:val="0D0D0D" w:themeColor="text1" w:themeTint="F2"/>
                <w:sz w:val="22"/>
                <w:rPrChange w:id="9599" w:author="tao huang" w:date="2017-09-17T12:05:00Z">
                  <w:rPr>
                    <w:rFonts w:eastAsia="Times New Roman" w:cs="Times New Roman"/>
                    <w:color w:val="000000" w:themeColor="text1"/>
                    <w:sz w:val="22"/>
                  </w:rPr>
                </w:rPrChange>
              </w:rPr>
              <w:t>ADL-intra</w:t>
            </w:r>
          </w:p>
        </w:tc>
        <w:tc>
          <w:tcPr>
            <w:tcW w:w="705" w:type="dxa"/>
            <w:shd w:val="clear" w:color="auto" w:fill="auto"/>
            <w:hideMark/>
            <w:tcPrChange w:id="9600" w:author="tao huang" w:date="2017-09-17T10:08:00Z">
              <w:tcPr>
                <w:tcW w:w="705" w:type="dxa"/>
                <w:gridSpan w:val="3"/>
                <w:shd w:val="clear" w:color="auto" w:fill="auto"/>
                <w:hideMark/>
              </w:tcPr>
            </w:tcPrChange>
          </w:tcPr>
          <w:p w14:paraId="6D292217"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601" w:author="tao huang" w:date="2017-09-17T12:05:00Z">
                  <w:rPr>
                    <w:rFonts w:eastAsia="Times New Roman" w:cs="Times New Roman"/>
                    <w:color w:val="000000" w:themeColor="text1"/>
                    <w:sz w:val="22"/>
                  </w:rPr>
                </w:rPrChange>
              </w:rPr>
              <w:pPrChange w:id="9602"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603" w:author="tao huang" w:date="2017-09-17T12:05:00Z">
                  <w:rPr>
                    <w:rFonts w:eastAsia="Times New Roman" w:cs="Times New Roman"/>
                    <w:color w:val="000000" w:themeColor="text1"/>
                    <w:sz w:val="22"/>
                  </w:rPr>
                </w:rPrChange>
              </w:rPr>
              <w:t>9.13</w:t>
            </w:r>
          </w:p>
        </w:tc>
        <w:tc>
          <w:tcPr>
            <w:tcW w:w="950" w:type="dxa"/>
            <w:shd w:val="clear" w:color="auto" w:fill="auto"/>
            <w:hideMark/>
            <w:tcPrChange w:id="9604" w:author="tao huang" w:date="2017-09-17T10:08:00Z">
              <w:tcPr>
                <w:tcW w:w="950" w:type="dxa"/>
                <w:gridSpan w:val="2"/>
                <w:shd w:val="clear" w:color="auto" w:fill="auto"/>
                <w:hideMark/>
              </w:tcPr>
            </w:tcPrChange>
          </w:tcPr>
          <w:p w14:paraId="5E0DC60A"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605" w:author="tao huang" w:date="2017-09-17T12:05:00Z">
                  <w:rPr>
                    <w:rFonts w:eastAsia="Times New Roman" w:cs="Times New Roman"/>
                    <w:color w:val="000000" w:themeColor="text1"/>
                    <w:sz w:val="22"/>
                  </w:rPr>
                </w:rPrChange>
              </w:rPr>
              <w:pPrChange w:id="9606"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607" w:author="tao huang" w:date="2017-09-17T12:05:00Z">
                  <w:rPr>
                    <w:rFonts w:eastAsia="Times New Roman" w:cs="Times New Roman"/>
                    <w:color w:val="000000" w:themeColor="text1"/>
                    <w:sz w:val="22"/>
                  </w:rPr>
                </w:rPrChange>
              </w:rPr>
              <w:t>40.1%</w:t>
            </w:r>
          </w:p>
        </w:tc>
        <w:tc>
          <w:tcPr>
            <w:tcW w:w="828" w:type="dxa"/>
            <w:shd w:val="clear" w:color="auto" w:fill="auto"/>
            <w:hideMark/>
            <w:tcPrChange w:id="9608" w:author="tao huang" w:date="2017-09-17T10:08:00Z">
              <w:tcPr>
                <w:tcW w:w="828" w:type="dxa"/>
                <w:gridSpan w:val="2"/>
                <w:shd w:val="clear" w:color="auto" w:fill="auto"/>
                <w:hideMark/>
              </w:tcPr>
            </w:tcPrChange>
          </w:tcPr>
          <w:p w14:paraId="517346DF"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609" w:author="tao huang" w:date="2017-09-17T12:05:00Z">
                  <w:rPr>
                    <w:rFonts w:eastAsia="Times New Roman" w:cs="Times New Roman"/>
                    <w:color w:val="000000" w:themeColor="text1"/>
                    <w:sz w:val="22"/>
                  </w:rPr>
                </w:rPrChange>
              </w:rPr>
              <w:pPrChange w:id="9610"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611" w:author="tao huang" w:date="2017-09-17T12:05:00Z">
                  <w:rPr>
                    <w:rFonts w:eastAsia="Times New Roman" w:cs="Times New Roman"/>
                    <w:color w:val="000000" w:themeColor="text1"/>
                    <w:sz w:val="22"/>
                  </w:rPr>
                </w:rPrChange>
              </w:rPr>
              <w:t>0.582</w:t>
            </w:r>
          </w:p>
        </w:tc>
        <w:tc>
          <w:tcPr>
            <w:tcW w:w="1623" w:type="dxa"/>
            <w:shd w:val="clear" w:color="auto" w:fill="auto"/>
            <w:noWrap/>
            <w:hideMark/>
            <w:tcPrChange w:id="9612" w:author="tao huang" w:date="2017-09-17T10:08:00Z">
              <w:tcPr>
                <w:tcW w:w="1623" w:type="dxa"/>
                <w:gridSpan w:val="3"/>
                <w:shd w:val="clear" w:color="auto" w:fill="auto"/>
                <w:noWrap/>
                <w:hideMark/>
              </w:tcPr>
            </w:tcPrChange>
          </w:tcPr>
          <w:p w14:paraId="4E72BFAA"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613" w:author="tao huang" w:date="2017-09-17T12:05:00Z">
                  <w:rPr>
                    <w:rFonts w:eastAsia="Times New Roman" w:cs="Times New Roman"/>
                    <w:color w:val="000000" w:themeColor="text1"/>
                    <w:sz w:val="22"/>
                  </w:rPr>
                </w:rPrChange>
              </w:rPr>
              <w:pPrChange w:id="9614"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615" w:author="tao huang" w:date="2017-09-17T12:05:00Z">
                  <w:rPr>
                    <w:rFonts w:eastAsia="Times New Roman" w:cs="Times New Roman"/>
                    <w:color w:val="000000" w:themeColor="text1"/>
                    <w:sz w:val="22"/>
                  </w:rPr>
                </w:rPrChange>
              </w:rPr>
              <w:t>0.996</w:t>
            </w:r>
          </w:p>
        </w:tc>
        <w:tc>
          <w:tcPr>
            <w:tcW w:w="711" w:type="dxa"/>
            <w:shd w:val="clear" w:color="auto" w:fill="auto"/>
            <w:hideMark/>
            <w:tcPrChange w:id="9616" w:author="tao huang" w:date="2017-09-17T10:08:00Z">
              <w:tcPr>
                <w:tcW w:w="711" w:type="dxa"/>
                <w:gridSpan w:val="2"/>
                <w:shd w:val="clear" w:color="auto" w:fill="auto"/>
                <w:hideMark/>
              </w:tcPr>
            </w:tcPrChange>
          </w:tcPr>
          <w:p w14:paraId="232FB0C1"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617" w:author="tao huang" w:date="2017-09-17T12:05:00Z">
                  <w:rPr>
                    <w:rFonts w:eastAsia="Times New Roman" w:cs="Times New Roman"/>
                    <w:color w:val="000000" w:themeColor="text1"/>
                    <w:sz w:val="22"/>
                  </w:rPr>
                </w:rPrChange>
              </w:rPr>
              <w:pPrChange w:id="9618"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619" w:author="tao huang" w:date="2017-09-17T12:05:00Z">
                  <w:rPr>
                    <w:rFonts w:eastAsia="Times New Roman" w:cs="Times New Roman"/>
                    <w:color w:val="000000" w:themeColor="text1"/>
                    <w:sz w:val="22"/>
                  </w:rPr>
                </w:rPrChange>
              </w:rPr>
              <w:t>48.78</w:t>
            </w:r>
          </w:p>
        </w:tc>
        <w:tc>
          <w:tcPr>
            <w:tcW w:w="950" w:type="dxa"/>
            <w:shd w:val="clear" w:color="auto" w:fill="auto"/>
            <w:hideMark/>
            <w:tcPrChange w:id="9620" w:author="tao huang" w:date="2017-09-17T10:08:00Z">
              <w:tcPr>
                <w:tcW w:w="950" w:type="dxa"/>
                <w:gridSpan w:val="2"/>
                <w:shd w:val="clear" w:color="auto" w:fill="auto"/>
                <w:hideMark/>
              </w:tcPr>
            </w:tcPrChange>
          </w:tcPr>
          <w:p w14:paraId="779CA757"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621" w:author="tao huang" w:date="2017-09-17T12:05:00Z">
                  <w:rPr>
                    <w:rFonts w:eastAsia="Times New Roman" w:cs="Times New Roman"/>
                    <w:color w:val="000000" w:themeColor="text1"/>
                    <w:sz w:val="22"/>
                  </w:rPr>
                </w:rPrChange>
              </w:rPr>
              <w:pPrChange w:id="9622"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623" w:author="tao huang" w:date="2017-09-17T12:05:00Z">
                  <w:rPr>
                    <w:rFonts w:eastAsia="Times New Roman" w:cs="Times New Roman"/>
                    <w:color w:val="000000" w:themeColor="text1"/>
                    <w:sz w:val="22"/>
                  </w:rPr>
                </w:rPrChange>
              </w:rPr>
              <w:t>48.0%</w:t>
            </w:r>
          </w:p>
        </w:tc>
        <w:tc>
          <w:tcPr>
            <w:tcW w:w="828" w:type="dxa"/>
            <w:shd w:val="clear" w:color="auto" w:fill="auto"/>
            <w:hideMark/>
            <w:tcPrChange w:id="9624" w:author="tao huang" w:date="2017-09-17T10:08:00Z">
              <w:tcPr>
                <w:tcW w:w="828" w:type="dxa"/>
                <w:gridSpan w:val="2"/>
                <w:shd w:val="clear" w:color="auto" w:fill="auto"/>
                <w:hideMark/>
              </w:tcPr>
            </w:tcPrChange>
          </w:tcPr>
          <w:p w14:paraId="4FCC9C88"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625" w:author="tao huang" w:date="2017-09-17T12:05:00Z">
                  <w:rPr>
                    <w:rFonts w:eastAsia="Times New Roman" w:cs="Times New Roman"/>
                    <w:color w:val="000000" w:themeColor="text1"/>
                    <w:sz w:val="22"/>
                  </w:rPr>
                </w:rPrChange>
              </w:rPr>
              <w:pPrChange w:id="9626"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627" w:author="tao huang" w:date="2017-09-17T12:05:00Z">
                  <w:rPr>
                    <w:rFonts w:eastAsia="Times New Roman" w:cs="Times New Roman"/>
                    <w:color w:val="000000" w:themeColor="text1"/>
                    <w:sz w:val="22"/>
                  </w:rPr>
                </w:rPrChange>
              </w:rPr>
              <w:t>1.630</w:t>
            </w:r>
          </w:p>
        </w:tc>
        <w:tc>
          <w:tcPr>
            <w:tcW w:w="1628" w:type="dxa"/>
            <w:shd w:val="clear" w:color="auto" w:fill="auto"/>
            <w:hideMark/>
            <w:tcPrChange w:id="9628" w:author="tao huang" w:date="2017-09-17T10:08:00Z">
              <w:tcPr>
                <w:tcW w:w="1628" w:type="dxa"/>
                <w:gridSpan w:val="3"/>
                <w:shd w:val="clear" w:color="auto" w:fill="auto"/>
                <w:hideMark/>
              </w:tcPr>
            </w:tcPrChange>
          </w:tcPr>
          <w:p w14:paraId="779DE4D8"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629" w:author="tao huang" w:date="2017-09-17T12:05:00Z">
                  <w:rPr>
                    <w:rFonts w:eastAsia="Times New Roman" w:cs="Times New Roman"/>
                    <w:color w:val="000000" w:themeColor="text1"/>
                    <w:sz w:val="22"/>
                  </w:rPr>
                </w:rPrChange>
              </w:rPr>
              <w:pPrChange w:id="9630"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631" w:author="tao huang" w:date="2017-09-17T12:05:00Z">
                  <w:rPr>
                    <w:rFonts w:eastAsia="Times New Roman" w:cs="Times New Roman"/>
                    <w:color w:val="000000" w:themeColor="text1"/>
                    <w:sz w:val="22"/>
                  </w:rPr>
                </w:rPrChange>
              </w:rPr>
              <w:t>0.972</w:t>
            </w:r>
          </w:p>
        </w:tc>
      </w:tr>
      <w:tr w:rsidR="00B60BB5" w:rsidRPr="00A60A57" w14:paraId="4B33510D" w14:textId="77777777" w:rsidTr="00B60BB5">
        <w:tblPrEx>
          <w:tblPrExChange w:id="9632" w:author="tao huang" w:date="2017-09-17T10:08:00Z">
            <w:tblPrEx>
              <w:tblW w:w="10066" w:type="dxa"/>
            </w:tblPrEx>
          </w:tblPrExChange>
        </w:tblPrEx>
        <w:trPr>
          <w:cnfStyle w:val="000000100000" w:firstRow="0" w:lastRow="0" w:firstColumn="0" w:lastColumn="0" w:oddVBand="0" w:evenVBand="0" w:oddHBand="1" w:evenHBand="0" w:firstRowFirstColumn="0" w:firstRowLastColumn="0" w:lastRowFirstColumn="0" w:lastRowLastColumn="0"/>
          <w:trHeight w:val="20"/>
          <w:trPrChange w:id="9633" w:author="tao huang" w:date="2017-09-17T10:08:00Z">
            <w:trPr>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Change w:id="9634" w:author="tao huang" w:date="2017-09-17T10:08:00Z">
              <w:tcPr>
                <w:tcW w:w="1843" w:type="dxa"/>
                <w:gridSpan w:val="2"/>
                <w:shd w:val="clear" w:color="auto" w:fill="auto"/>
                <w:hideMark/>
              </w:tcPr>
            </w:tcPrChange>
          </w:tcPr>
          <w:p w14:paraId="4EBC63FD" w14:textId="77777777" w:rsidR="001D611D" w:rsidRPr="00A60A57" w:rsidRDefault="001D611D">
            <w:pPr>
              <w:spacing w:after="0" w:line="36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9635" w:author="tao huang" w:date="2017-09-17T12:05:00Z">
                  <w:rPr>
                    <w:rFonts w:eastAsia="Times New Roman" w:cs="Times New Roman"/>
                    <w:b w:val="0"/>
                    <w:color w:val="000000" w:themeColor="text1"/>
                    <w:sz w:val="22"/>
                  </w:rPr>
                </w:rPrChange>
              </w:rPr>
              <w:pPrChange w:id="9636" w:author="tao huang" w:date="2017-09-16T12:49:00Z">
                <w:pPr>
                  <w:spacing w:after="0" w:line="240" w:lineRule="auto"/>
                  <w:cnfStyle w:val="001000100000" w:firstRow="0" w:lastRow="0" w:firstColumn="1" w:lastColumn="0" w:oddVBand="0" w:evenVBand="0" w:oddHBand="1" w:evenHBand="0" w:firstRowFirstColumn="0" w:firstRowLastColumn="0" w:lastRowFirstColumn="0" w:lastRowLastColumn="0"/>
                </w:pPr>
              </w:pPrChange>
            </w:pPr>
            <w:r w:rsidRPr="00A60A57">
              <w:rPr>
                <w:rFonts w:eastAsia="Times New Roman" w:cs="Times New Roman"/>
                <w:b w:val="0"/>
                <w:color w:val="0D0D0D" w:themeColor="text1" w:themeTint="F2"/>
                <w:sz w:val="22"/>
                <w:rPrChange w:id="9637" w:author="tao huang" w:date="2017-09-17T12:05:00Z">
                  <w:rPr>
                    <w:rFonts w:eastAsia="Times New Roman" w:cs="Times New Roman"/>
                    <w:color w:val="000000" w:themeColor="text1"/>
                    <w:sz w:val="22"/>
                  </w:rPr>
                </w:rPrChange>
              </w:rPr>
              <w:t>ADL-own-EWC</w:t>
            </w:r>
          </w:p>
        </w:tc>
        <w:tc>
          <w:tcPr>
            <w:tcW w:w="705" w:type="dxa"/>
            <w:shd w:val="clear" w:color="auto" w:fill="auto"/>
            <w:hideMark/>
            <w:tcPrChange w:id="9638" w:author="tao huang" w:date="2017-09-17T10:08:00Z">
              <w:tcPr>
                <w:tcW w:w="705" w:type="dxa"/>
                <w:gridSpan w:val="3"/>
                <w:shd w:val="clear" w:color="auto" w:fill="auto"/>
                <w:hideMark/>
              </w:tcPr>
            </w:tcPrChange>
          </w:tcPr>
          <w:p w14:paraId="2C54B129"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639" w:author="tao huang" w:date="2017-09-17T12:05:00Z">
                  <w:rPr>
                    <w:rFonts w:eastAsia="Times New Roman" w:cs="Times New Roman"/>
                    <w:color w:val="000000" w:themeColor="text1"/>
                    <w:sz w:val="22"/>
                  </w:rPr>
                </w:rPrChange>
              </w:rPr>
              <w:pPrChange w:id="9640"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641" w:author="tao huang" w:date="2017-09-17T12:05:00Z">
                  <w:rPr>
                    <w:rFonts w:eastAsia="Times New Roman" w:cs="Times New Roman"/>
                    <w:color w:val="000000" w:themeColor="text1"/>
                    <w:sz w:val="22"/>
                  </w:rPr>
                </w:rPrChange>
              </w:rPr>
              <w:t>9.33</w:t>
            </w:r>
          </w:p>
        </w:tc>
        <w:tc>
          <w:tcPr>
            <w:tcW w:w="950" w:type="dxa"/>
            <w:shd w:val="clear" w:color="auto" w:fill="auto"/>
            <w:hideMark/>
            <w:tcPrChange w:id="9642" w:author="tao huang" w:date="2017-09-17T10:08:00Z">
              <w:tcPr>
                <w:tcW w:w="950" w:type="dxa"/>
                <w:gridSpan w:val="2"/>
                <w:shd w:val="clear" w:color="auto" w:fill="auto"/>
                <w:hideMark/>
              </w:tcPr>
            </w:tcPrChange>
          </w:tcPr>
          <w:p w14:paraId="481D39FA"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643" w:author="tao huang" w:date="2017-09-17T12:05:00Z">
                  <w:rPr>
                    <w:rFonts w:eastAsia="Times New Roman" w:cs="Times New Roman"/>
                    <w:color w:val="000000" w:themeColor="text1"/>
                    <w:sz w:val="22"/>
                  </w:rPr>
                </w:rPrChange>
              </w:rPr>
              <w:pPrChange w:id="9644"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645" w:author="tao huang" w:date="2017-09-17T12:05:00Z">
                  <w:rPr>
                    <w:rFonts w:eastAsia="Times New Roman" w:cs="Times New Roman"/>
                    <w:color w:val="000000" w:themeColor="text1"/>
                    <w:sz w:val="22"/>
                  </w:rPr>
                </w:rPrChange>
              </w:rPr>
              <w:t>40.2%</w:t>
            </w:r>
          </w:p>
        </w:tc>
        <w:tc>
          <w:tcPr>
            <w:tcW w:w="828" w:type="dxa"/>
            <w:shd w:val="clear" w:color="auto" w:fill="auto"/>
            <w:hideMark/>
            <w:tcPrChange w:id="9646" w:author="tao huang" w:date="2017-09-17T10:08:00Z">
              <w:tcPr>
                <w:tcW w:w="828" w:type="dxa"/>
                <w:gridSpan w:val="2"/>
                <w:shd w:val="clear" w:color="auto" w:fill="auto"/>
                <w:hideMark/>
              </w:tcPr>
            </w:tcPrChange>
          </w:tcPr>
          <w:p w14:paraId="2445FB9F"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647" w:author="tao huang" w:date="2017-09-17T12:05:00Z">
                  <w:rPr>
                    <w:rFonts w:eastAsia="Times New Roman" w:cs="Times New Roman"/>
                    <w:color w:val="000000" w:themeColor="text1"/>
                    <w:sz w:val="22"/>
                  </w:rPr>
                </w:rPrChange>
              </w:rPr>
              <w:pPrChange w:id="9648"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649" w:author="tao huang" w:date="2017-09-17T12:05:00Z">
                  <w:rPr>
                    <w:rFonts w:eastAsia="Times New Roman" w:cs="Times New Roman"/>
                    <w:color w:val="000000" w:themeColor="text1"/>
                    <w:sz w:val="22"/>
                  </w:rPr>
                </w:rPrChange>
              </w:rPr>
              <w:t>0.581</w:t>
            </w:r>
          </w:p>
        </w:tc>
        <w:tc>
          <w:tcPr>
            <w:tcW w:w="1623" w:type="dxa"/>
            <w:shd w:val="clear" w:color="auto" w:fill="auto"/>
            <w:noWrap/>
            <w:hideMark/>
            <w:tcPrChange w:id="9650" w:author="tao huang" w:date="2017-09-17T10:08:00Z">
              <w:tcPr>
                <w:tcW w:w="1623" w:type="dxa"/>
                <w:gridSpan w:val="3"/>
                <w:shd w:val="clear" w:color="auto" w:fill="auto"/>
                <w:noWrap/>
                <w:hideMark/>
              </w:tcPr>
            </w:tcPrChange>
          </w:tcPr>
          <w:p w14:paraId="2BD2C766"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651" w:author="tao huang" w:date="2017-09-17T12:05:00Z">
                  <w:rPr>
                    <w:rFonts w:eastAsia="Times New Roman" w:cs="Times New Roman"/>
                    <w:color w:val="000000" w:themeColor="text1"/>
                    <w:sz w:val="22"/>
                  </w:rPr>
                </w:rPrChange>
              </w:rPr>
              <w:pPrChange w:id="9652"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653" w:author="tao huang" w:date="2017-09-17T12:05:00Z">
                  <w:rPr>
                    <w:rFonts w:eastAsia="Times New Roman" w:cs="Times New Roman"/>
                    <w:color w:val="000000" w:themeColor="text1"/>
                    <w:sz w:val="22"/>
                  </w:rPr>
                </w:rPrChange>
              </w:rPr>
              <w:t>0.996</w:t>
            </w:r>
          </w:p>
        </w:tc>
        <w:tc>
          <w:tcPr>
            <w:tcW w:w="711" w:type="dxa"/>
            <w:shd w:val="clear" w:color="auto" w:fill="auto"/>
            <w:hideMark/>
            <w:tcPrChange w:id="9654" w:author="tao huang" w:date="2017-09-17T10:08:00Z">
              <w:tcPr>
                <w:tcW w:w="711" w:type="dxa"/>
                <w:gridSpan w:val="2"/>
                <w:shd w:val="clear" w:color="auto" w:fill="auto"/>
                <w:hideMark/>
              </w:tcPr>
            </w:tcPrChange>
          </w:tcPr>
          <w:p w14:paraId="50385637"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655" w:author="tao huang" w:date="2017-09-17T12:05:00Z">
                  <w:rPr>
                    <w:rFonts w:eastAsia="Times New Roman" w:cs="Times New Roman"/>
                    <w:color w:val="000000" w:themeColor="text1"/>
                    <w:sz w:val="22"/>
                  </w:rPr>
                </w:rPrChange>
              </w:rPr>
              <w:pPrChange w:id="9656"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657" w:author="tao huang" w:date="2017-09-17T12:05:00Z">
                  <w:rPr>
                    <w:rFonts w:eastAsia="Times New Roman" w:cs="Times New Roman"/>
                    <w:color w:val="000000" w:themeColor="text1"/>
                    <w:sz w:val="22"/>
                  </w:rPr>
                </w:rPrChange>
              </w:rPr>
              <w:t>49.23</w:t>
            </w:r>
          </w:p>
        </w:tc>
        <w:tc>
          <w:tcPr>
            <w:tcW w:w="950" w:type="dxa"/>
            <w:shd w:val="clear" w:color="auto" w:fill="auto"/>
            <w:hideMark/>
            <w:tcPrChange w:id="9658" w:author="tao huang" w:date="2017-09-17T10:08:00Z">
              <w:tcPr>
                <w:tcW w:w="950" w:type="dxa"/>
                <w:gridSpan w:val="2"/>
                <w:shd w:val="clear" w:color="auto" w:fill="auto"/>
                <w:hideMark/>
              </w:tcPr>
            </w:tcPrChange>
          </w:tcPr>
          <w:p w14:paraId="1C5064BC"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659" w:author="tao huang" w:date="2017-09-17T12:05:00Z">
                  <w:rPr>
                    <w:rFonts w:eastAsia="Times New Roman" w:cs="Times New Roman"/>
                    <w:color w:val="000000" w:themeColor="text1"/>
                    <w:sz w:val="22"/>
                  </w:rPr>
                </w:rPrChange>
              </w:rPr>
              <w:pPrChange w:id="9660"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661" w:author="tao huang" w:date="2017-09-17T12:05:00Z">
                  <w:rPr>
                    <w:rFonts w:eastAsia="Times New Roman" w:cs="Times New Roman"/>
                    <w:color w:val="000000" w:themeColor="text1"/>
                    <w:sz w:val="22"/>
                  </w:rPr>
                </w:rPrChange>
              </w:rPr>
              <w:t>49.3%</w:t>
            </w:r>
          </w:p>
        </w:tc>
        <w:tc>
          <w:tcPr>
            <w:tcW w:w="828" w:type="dxa"/>
            <w:shd w:val="clear" w:color="auto" w:fill="auto"/>
            <w:hideMark/>
            <w:tcPrChange w:id="9662" w:author="tao huang" w:date="2017-09-17T10:08:00Z">
              <w:tcPr>
                <w:tcW w:w="828" w:type="dxa"/>
                <w:gridSpan w:val="2"/>
                <w:shd w:val="clear" w:color="auto" w:fill="auto"/>
                <w:hideMark/>
              </w:tcPr>
            </w:tcPrChange>
          </w:tcPr>
          <w:p w14:paraId="53353139"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663" w:author="tao huang" w:date="2017-09-17T12:05:00Z">
                  <w:rPr>
                    <w:rFonts w:eastAsia="Times New Roman" w:cs="Times New Roman"/>
                    <w:color w:val="000000" w:themeColor="text1"/>
                    <w:sz w:val="22"/>
                  </w:rPr>
                </w:rPrChange>
              </w:rPr>
              <w:pPrChange w:id="9664"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665" w:author="tao huang" w:date="2017-09-17T12:05:00Z">
                  <w:rPr>
                    <w:rFonts w:eastAsia="Times New Roman" w:cs="Times New Roman"/>
                    <w:color w:val="000000" w:themeColor="text1"/>
                    <w:sz w:val="22"/>
                  </w:rPr>
                </w:rPrChange>
              </w:rPr>
              <w:t>1.652</w:t>
            </w:r>
          </w:p>
        </w:tc>
        <w:tc>
          <w:tcPr>
            <w:tcW w:w="1628" w:type="dxa"/>
            <w:shd w:val="clear" w:color="auto" w:fill="auto"/>
            <w:hideMark/>
            <w:tcPrChange w:id="9666" w:author="tao huang" w:date="2017-09-17T10:08:00Z">
              <w:tcPr>
                <w:tcW w:w="1628" w:type="dxa"/>
                <w:gridSpan w:val="3"/>
                <w:shd w:val="clear" w:color="auto" w:fill="auto"/>
                <w:hideMark/>
              </w:tcPr>
            </w:tcPrChange>
          </w:tcPr>
          <w:p w14:paraId="3AAE4900"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667" w:author="tao huang" w:date="2017-09-17T12:05:00Z">
                  <w:rPr>
                    <w:rFonts w:eastAsia="Times New Roman" w:cs="Times New Roman"/>
                    <w:color w:val="000000" w:themeColor="text1"/>
                    <w:sz w:val="22"/>
                  </w:rPr>
                </w:rPrChange>
              </w:rPr>
              <w:pPrChange w:id="9668"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669" w:author="tao huang" w:date="2017-09-17T12:05:00Z">
                  <w:rPr>
                    <w:rFonts w:eastAsia="Times New Roman" w:cs="Times New Roman"/>
                    <w:color w:val="000000" w:themeColor="text1"/>
                    <w:sz w:val="22"/>
                  </w:rPr>
                </w:rPrChange>
              </w:rPr>
              <w:t>0.995</w:t>
            </w:r>
          </w:p>
        </w:tc>
      </w:tr>
      <w:tr w:rsidR="00B60BB5" w:rsidRPr="00A60A57" w14:paraId="10994994" w14:textId="77777777" w:rsidTr="00B60BB5">
        <w:tblPrEx>
          <w:tblPrExChange w:id="9670" w:author="tao huang" w:date="2017-09-17T10:08:00Z">
            <w:tblPrEx>
              <w:tblW w:w="10066" w:type="dxa"/>
            </w:tblPrEx>
          </w:tblPrExChange>
        </w:tblPrEx>
        <w:trPr>
          <w:trHeight w:val="20"/>
          <w:trPrChange w:id="9671" w:author="tao huang" w:date="2017-09-17T10:08:00Z">
            <w:trPr>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Change w:id="9672" w:author="tao huang" w:date="2017-09-17T10:08:00Z">
              <w:tcPr>
                <w:tcW w:w="1843" w:type="dxa"/>
                <w:gridSpan w:val="2"/>
                <w:shd w:val="clear" w:color="auto" w:fill="auto"/>
                <w:hideMark/>
              </w:tcPr>
            </w:tcPrChange>
          </w:tcPr>
          <w:p w14:paraId="0AB94794" w14:textId="77777777" w:rsidR="001D611D" w:rsidRPr="00A60A57" w:rsidRDefault="001D611D">
            <w:pPr>
              <w:spacing w:after="0" w:line="360" w:lineRule="auto"/>
              <w:rPr>
                <w:rFonts w:eastAsia="Times New Roman" w:cs="Times New Roman"/>
                <w:b w:val="0"/>
                <w:color w:val="0D0D0D" w:themeColor="text1" w:themeTint="F2"/>
                <w:sz w:val="22"/>
                <w:rPrChange w:id="9673" w:author="tao huang" w:date="2017-09-17T12:05:00Z">
                  <w:rPr>
                    <w:rFonts w:eastAsia="Times New Roman" w:cs="Times New Roman"/>
                    <w:b w:val="0"/>
                    <w:color w:val="000000" w:themeColor="text1"/>
                    <w:sz w:val="22"/>
                  </w:rPr>
                </w:rPrChange>
              </w:rPr>
              <w:pPrChange w:id="9674" w:author="tao huang" w:date="2017-09-16T12:49:00Z">
                <w:pPr>
                  <w:spacing w:after="0" w:line="240" w:lineRule="auto"/>
                </w:pPr>
              </w:pPrChange>
            </w:pPr>
            <w:r w:rsidRPr="00A60A57">
              <w:rPr>
                <w:rFonts w:eastAsia="Times New Roman" w:cs="Times New Roman"/>
                <w:b w:val="0"/>
                <w:color w:val="0D0D0D" w:themeColor="text1" w:themeTint="F2"/>
                <w:sz w:val="22"/>
                <w:rPrChange w:id="9675" w:author="tao huang" w:date="2017-09-17T12:05:00Z">
                  <w:rPr>
                    <w:rFonts w:eastAsia="Times New Roman" w:cs="Times New Roman"/>
                    <w:color w:val="000000" w:themeColor="text1"/>
                    <w:sz w:val="22"/>
                  </w:rPr>
                </w:rPrChange>
              </w:rPr>
              <w:t>ADL-intra-EWC</w:t>
            </w:r>
          </w:p>
        </w:tc>
        <w:tc>
          <w:tcPr>
            <w:tcW w:w="705" w:type="dxa"/>
            <w:shd w:val="clear" w:color="auto" w:fill="auto"/>
            <w:hideMark/>
            <w:tcPrChange w:id="9676" w:author="tao huang" w:date="2017-09-17T10:08:00Z">
              <w:tcPr>
                <w:tcW w:w="705" w:type="dxa"/>
                <w:gridSpan w:val="3"/>
                <w:shd w:val="clear" w:color="auto" w:fill="auto"/>
                <w:hideMark/>
              </w:tcPr>
            </w:tcPrChange>
          </w:tcPr>
          <w:p w14:paraId="00FBA2CE"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677" w:author="tao huang" w:date="2017-09-17T12:05:00Z">
                  <w:rPr>
                    <w:rFonts w:eastAsia="Times New Roman" w:cs="Times New Roman"/>
                    <w:color w:val="000000" w:themeColor="text1"/>
                    <w:sz w:val="22"/>
                  </w:rPr>
                </w:rPrChange>
              </w:rPr>
              <w:pPrChange w:id="9678"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679" w:author="tao huang" w:date="2017-09-17T12:05:00Z">
                  <w:rPr>
                    <w:rFonts w:eastAsia="Times New Roman" w:cs="Times New Roman"/>
                    <w:color w:val="000000" w:themeColor="text1"/>
                    <w:sz w:val="22"/>
                  </w:rPr>
                </w:rPrChange>
              </w:rPr>
              <w:t>9.10</w:t>
            </w:r>
          </w:p>
        </w:tc>
        <w:tc>
          <w:tcPr>
            <w:tcW w:w="950" w:type="dxa"/>
            <w:shd w:val="clear" w:color="auto" w:fill="auto"/>
            <w:hideMark/>
            <w:tcPrChange w:id="9680" w:author="tao huang" w:date="2017-09-17T10:08:00Z">
              <w:tcPr>
                <w:tcW w:w="950" w:type="dxa"/>
                <w:gridSpan w:val="2"/>
                <w:shd w:val="clear" w:color="auto" w:fill="auto"/>
                <w:hideMark/>
              </w:tcPr>
            </w:tcPrChange>
          </w:tcPr>
          <w:p w14:paraId="50A1687D"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681" w:author="tao huang" w:date="2017-09-17T12:05:00Z">
                  <w:rPr>
                    <w:rFonts w:eastAsia="Times New Roman" w:cs="Times New Roman"/>
                    <w:color w:val="000000" w:themeColor="text1"/>
                    <w:sz w:val="22"/>
                  </w:rPr>
                </w:rPrChange>
              </w:rPr>
              <w:pPrChange w:id="9682"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683" w:author="tao huang" w:date="2017-09-17T12:05:00Z">
                  <w:rPr>
                    <w:rFonts w:eastAsia="Times New Roman" w:cs="Times New Roman"/>
                    <w:color w:val="000000" w:themeColor="text1"/>
                    <w:sz w:val="22"/>
                  </w:rPr>
                </w:rPrChange>
              </w:rPr>
              <w:t>40.0%</w:t>
            </w:r>
          </w:p>
        </w:tc>
        <w:tc>
          <w:tcPr>
            <w:tcW w:w="828" w:type="dxa"/>
            <w:shd w:val="clear" w:color="auto" w:fill="auto"/>
            <w:hideMark/>
            <w:tcPrChange w:id="9684" w:author="tao huang" w:date="2017-09-17T10:08:00Z">
              <w:tcPr>
                <w:tcW w:w="828" w:type="dxa"/>
                <w:gridSpan w:val="2"/>
                <w:shd w:val="clear" w:color="auto" w:fill="auto"/>
                <w:hideMark/>
              </w:tcPr>
            </w:tcPrChange>
          </w:tcPr>
          <w:p w14:paraId="5B327154"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685" w:author="tao huang" w:date="2017-09-17T12:05:00Z">
                  <w:rPr>
                    <w:rFonts w:eastAsia="Times New Roman" w:cs="Times New Roman"/>
                    <w:color w:val="000000" w:themeColor="text1"/>
                    <w:sz w:val="22"/>
                  </w:rPr>
                </w:rPrChange>
              </w:rPr>
              <w:pPrChange w:id="9686"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687" w:author="tao huang" w:date="2017-09-17T12:05:00Z">
                  <w:rPr>
                    <w:rFonts w:eastAsia="Times New Roman" w:cs="Times New Roman"/>
                    <w:color w:val="000000" w:themeColor="text1"/>
                    <w:sz w:val="22"/>
                  </w:rPr>
                </w:rPrChange>
              </w:rPr>
              <w:t>0.581</w:t>
            </w:r>
          </w:p>
        </w:tc>
        <w:tc>
          <w:tcPr>
            <w:tcW w:w="1623" w:type="dxa"/>
            <w:shd w:val="clear" w:color="auto" w:fill="auto"/>
            <w:noWrap/>
            <w:hideMark/>
            <w:tcPrChange w:id="9688" w:author="tao huang" w:date="2017-09-17T10:08:00Z">
              <w:tcPr>
                <w:tcW w:w="1623" w:type="dxa"/>
                <w:gridSpan w:val="3"/>
                <w:shd w:val="clear" w:color="auto" w:fill="auto"/>
                <w:noWrap/>
                <w:hideMark/>
              </w:tcPr>
            </w:tcPrChange>
          </w:tcPr>
          <w:p w14:paraId="39329ABA"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689" w:author="tao huang" w:date="2017-09-17T12:05:00Z">
                  <w:rPr>
                    <w:rFonts w:eastAsia="Times New Roman" w:cs="Times New Roman"/>
                    <w:color w:val="000000" w:themeColor="text1"/>
                    <w:sz w:val="22"/>
                  </w:rPr>
                </w:rPrChange>
              </w:rPr>
              <w:pPrChange w:id="9690"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691" w:author="tao huang" w:date="2017-09-17T12:05:00Z">
                  <w:rPr>
                    <w:rFonts w:eastAsia="Times New Roman" w:cs="Times New Roman"/>
                    <w:color w:val="000000" w:themeColor="text1"/>
                    <w:sz w:val="22"/>
                  </w:rPr>
                </w:rPrChange>
              </w:rPr>
              <w:t>0.994</w:t>
            </w:r>
          </w:p>
        </w:tc>
        <w:tc>
          <w:tcPr>
            <w:tcW w:w="711" w:type="dxa"/>
            <w:shd w:val="clear" w:color="auto" w:fill="auto"/>
            <w:hideMark/>
            <w:tcPrChange w:id="9692" w:author="tao huang" w:date="2017-09-17T10:08:00Z">
              <w:tcPr>
                <w:tcW w:w="711" w:type="dxa"/>
                <w:gridSpan w:val="2"/>
                <w:shd w:val="clear" w:color="auto" w:fill="auto"/>
                <w:hideMark/>
              </w:tcPr>
            </w:tcPrChange>
          </w:tcPr>
          <w:p w14:paraId="6566AB08"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693" w:author="tao huang" w:date="2017-09-17T12:05:00Z">
                  <w:rPr>
                    <w:rFonts w:eastAsia="Times New Roman" w:cs="Times New Roman"/>
                    <w:color w:val="000000" w:themeColor="text1"/>
                    <w:sz w:val="22"/>
                  </w:rPr>
                </w:rPrChange>
              </w:rPr>
              <w:pPrChange w:id="9694"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695" w:author="tao huang" w:date="2017-09-17T12:05:00Z">
                  <w:rPr>
                    <w:rFonts w:eastAsia="Times New Roman" w:cs="Times New Roman"/>
                    <w:color w:val="000000" w:themeColor="text1"/>
                    <w:sz w:val="22"/>
                  </w:rPr>
                </w:rPrChange>
              </w:rPr>
              <w:t>48.34</w:t>
            </w:r>
          </w:p>
        </w:tc>
        <w:tc>
          <w:tcPr>
            <w:tcW w:w="950" w:type="dxa"/>
            <w:shd w:val="clear" w:color="auto" w:fill="auto"/>
            <w:hideMark/>
            <w:tcPrChange w:id="9696" w:author="tao huang" w:date="2017-09-17T10:08:00Z">
              <w:tcPr>
                <w:tcW w:w="950" w:type="dxa"/>
                <w:gridSpan w:val="2"/>
                <w:shd w:val="clear" w:color="auto" w:fill="auto"/>
                <w:hideMark/>
              </w:tcPr>
            </w:tcPrChange>
          </w:tcPr>
          <w:p w14:paraId="2EBC4D77"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697" w:author="tao huang" w:date="2017-09-17T12:05:00Z">
                  <w:rPr>
                    <w:rFonts w:eastAsia="Times New Roman" w:cs="Times New Roman"/>
                    <w:color w:val="000000" w:themeColor="text1"/>
                    <w:sz w:val="22"/>
                  </w:rPr>
                </w:rPrChange>
              </w:rPr>
              <w:pPrChange w:id="9698"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699" w:author="tao huang" w:date="2017-09-17T12:05:00Z">
                  <w:rPr>
                    <w:rFonts w:eastAsia="Times New Roman" w:cs="Times New Roman"/>
                    <w:color w:val="000000" w:themeColor="text1"/>
                    <w:sz w:val="22"/>
                  </w:rPr>
                </w:rPrChange>
              </w:rPr>
              <w:t>47.9%</w:t>
            </w:r>
          </w:p>
        </w:tc>
        <w:tc>
          <w:tcPr>
            <w:tcW w:w="828" w:type="dxa"/>
            <w:shd w:val="clear" w:color="auto" w:fill="auto"/>
            <w:hideMark/>
            <w:tcPrChange w:id="9700" w:author="tao huang" w:date="2017-09-17T10:08:00Z">
              <w:tcPr>
                <w:tcW w:w="828" w:type="dxa"/>
                <w:gridSpan w:val="2"/>
                <w:shd w:val="clear" w:color="auto" w:fill="auto"/>
                <w:hideMark/>
              </w:tcPr>
            </w:tcPrChange>
          </w:tcPr>
          <w:p w14:paraId="08F495DE"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701" w:author="tao huang" w:date="2017-09-17T12:05:00Z">
                  <w:rPr>
                    <w:rFonts w:eastAsia="Times New Roman" w:cs="Times New Roman"/>
                    <w:color w:val="000000" w:themeColor="text1"/>
                    <w:sz w:val="22"/>
                  </w:rPr>
                </w:rPrChange>
              </w:rPr>
              <w:pPrChange w:id="9702"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703" w:author="tao huang" w:date="2017-09-17T12:05:00Z">
                  <w:rPr>
                    <w:rFonts w:eastAsia="Times New Roman" w:cs="Times New Roman"/>
                    <w:color w:val="000000" w:themeColor="text1"/>
                    <w:sz w:val="22"/>
                  </w:rPr>
                </w:rPrChange>
              </w:rPr>
              <w:t>1.626</w:t>
            </w:r>
          </w:p>
        </w:tc>
        <w:tc>
          <w:tcPr>
            <w:tcW w:w="1628" w:type="dxa"/>
            <w:shd w:val="clear" w:color="auto" w:fill="auto"/>
            <w:hideMark/>
            <w:tcPrChange w:id="9704" w:author="tao huang" w:date="2017-09-17T10:08:00Z">
              <w:tcPr>
                <w:tcW w:w="1628" w:type="dxa"/>
                <w:gridSpan w:val="3"/>
                <w:shd w:val="clear" w:color="auto" w:fill="auto"/>
                <w:hideMark/>
              </w:tcPr>
            </w:tcPrChange>
          </w:tcPr>
          <w:p w14:paraId="2A260BA4"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705" w:author="tao huang" w:date="2017-09-17T12:05:00Z">
                  <w:rPr>
                    <w:rFonts w:eastAsia="Times New Roman" w:cs="Times New Roman"/>
                    <w:color w:val="000000" w:themeColor="text1"/>
                    <w:sz w:val="22"/>
                  </w:rPr>
                </w:rPrChange>
              </w:rPr>
              <w:pPrChange w:id="9706"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707" w:author="tao huang" w:date="2017-09-17T12:05:00Z">
                  <w:rPr>
                    <w:rFonts w:eastAsia="Times New Roman" w:cs="Times New Roman"/>
                    <w:color w:val="000000" w:themeColor="text1"/>
                    <w:sz w:val="22"/>
                  </w:rPr>
                </w:rPrChange>
              </w:rPr>
              <w:t>0.965</w:t>
            </w:r>
          </w:p>
        </w:tc>
      </w:tr>
      <w:tr w:rsidR="00B60BB5" w:rsidRPr="00A60A57" w14:paraId="640411C2" w14:textId="77777777" w:rsidTr="00B60BB5">
        <w:tblPrEx>
          <w:tblPrExChange w:id="9708" w:author="tao huang" w:date="2017-09-17T10:08:00Z">
            <w:tblPrEx>
              <w:tblW w:w="10066" w:type="dxa"/>
            </w:tblPrEx>
          </w:tblPrExChange>
        </w:tblPrEx>
        <w:trPr>
          <w:cnfStyle w:val="000000100000" w:firstRow="0" w:lastRow="0" w:firstColumn="0" w:lastColumn="0" w:oddVBand="0" w:evenVBand="0" w:oddHBand="1" w:evenHBand="0" w:firstRowFirstColumn="0" w:firstRowLastColumn="0" w:lastRowFirstColumn="0" w:lastRowLastColumn="0"/>
          <w:trHeight w:val="20"/>
          <w:trPrChange w:id="9709" w:author="tao huang" w:date="2017-09-17T10:08:00Z">
            <w:trPr>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Change w:id="9710" w:author="tao huang" w:date="2017-09-17T10:08:00Z">
              <w:tcPr>
                <w:tcW w:w="1843" w:type="dxa"/>
                <w:gridSpan w:val="2"/>
                <w:shd w:val="clear" w:color="auto" w:fill="auto"/>
                <w:hideMark/>
              </w:tcPr>
            </w:tcPrChange>
          </w:tcPr>
          <w:p w14:paraId="63A872AD" w14:textId="77777777" w:rsidR="001D611D" w:rsidRPr="00A60A57" w:rsidRDefault="001D611D">
            <w:pPr>
              <w:spacing w:after="0" w:line="36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9711" w:author="tao huang" w:date="2017-09-17T12:05:00Z">
                  <w:rPr>
                    <w:rFonts w:eastAsia="Times New Roman" w:cs="Times New Roman"/>
                    <w:b w:val="0"/>
                    <w:color w:val="000000" w:themeColor="text1"/>
                    <w:sz w:val="22"/>
                  </w:rPr>
                </w:rPrChange>
              </w:rPr>
              <w:pPrChange w:id="9712" w:author="tao huang" w:date="2017-09-16T12:49:00Z">
                <w:pPr>
                  <w:spacing w:after="0" w:line="240" w:lineRule="auto"/>
                  <w:cnfStyle w:val="001000100000" w:firstRow="0" w:lastRow="0" w:firstColumn="1" w:lastColumn="0" w:oddVBand="0" w:evenVBand="0" w:oddHBand="1" w:evenHBand="0" w:firstRowFirstColumn="0" w:firstRowLastColumn="0" w:lastRowFirstColumn="0" w:lastRowLastColumn="0"/>
                </w:pPr>
              </w:pPrChange>
            </w:pPr>
            <w:r w:rsidRPr="00A60A57">
              <w:rPr>
                <w:rFonts w:eastAsia="Times New Roman" w:cs="Times New Roman"/>
                <w:b w:val="0"/>
                <w:color w:val="0D0D0D" w:themeColor="text1" w:themeTint="F2"/>
                <w:sz w:val="22"/>
                <w:rPrChange w:id="9713" w:author="tao huang" w:date="2017-09-17T12:05:00Z">
                  <w:rPr>
                    <w:rFonts w:eastAsia="Times New Roman" w:cs="Times New Roman"/>
                    <w:color w:val="000000" w:themeColor="text1"/>
                    <w:sz w:val="22"/>
                  </w:rPr>
                </w:rPrChange>
              </w:rPr>
              <w:t>ADL-own-IC</w:t>
            </w:r>
          </w:p>
        </w:tc>
        <w:tc>
          <w:tcPr>
            <w:tcW w:w="705" w:type="dxa"/>
            <w:shd w:val="clear" w:color="auto" w:fill="auto"/>
            <w:hideMark/>
            <w:tcPrChange w:id="9714" w:author="tao huang" w:date="2017-09-17T10:08:00Z">
              <w:tcPr>
                <w:tcW w:w="705" w:type="dxa"/>
                <w:gridSpan w:val="3"/>
                <w:shd w:val="clear" w:color="auto" w:fill="auto"/>
                <w:hideMark/>
              </w:tcPr>
            </w:tcPrChange>
          </w:tcPr>
          <w:p w14:paraId="504454BA"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715" w:author="tao huang" w:date="2017-09-17T12:05:00Z">
                  <w:rPr>
                    <w:rFonts w:eastAsia="Times New Roman" w:cs="Times New Roman"/>
                    <w:color w:val="000000" w:themeColor="text1"/>
                    <w:sz w:val="22"/>
                  </w:rPr>
                </w:rPrChange>
              </w:rPr>
              <w:pPrChange w:id="9716"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717" w:author="tao huang" w:date="2017-09-17T12:05:00Z">
                  <w:rPr>
                    <w:rFonts w:eastAsia="Times New Roman" w:cs="Times New Roman"/>
                    <w:color w:val="000000" w:themeColor="text1"/>
                    <w:sz w:val="22"/>
                  </w:rPr>
                </w:rPrChange>
              </w:rPr>
              <w:t>9.23</w:t>
            </w:r>
          </w:p>
        </w:tc>
        <w:tc>
          <w:tcPr>
            <w:tcW w:w="950" w:type="dxa"/>
            <w:shd w:val="clear" w:color="auto" w:fill="auto"/>
            <w:hideMark/>
            <w:tcPrChange w:id="9718" w:author="tao huang" w:date="2017-09-17T10:08:00Z">
              <w:tcPr>
                <w:tcW w:w="950" w:type="dxa"/>
                <w:gridSpan w:val="2"/>
                <w:shd w:val="clear" w:color="auto" w:fill="auto"/>
                <w:hideMark/>
              </w:tcPr>
            </w:tcPrChange>
          </w:tcPr>
          <w:p w14:paraId="68734367"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719" w:author="tao huang" w:date="2017-09-17T12:05:00Z">
                  <w:rPr>
                    <w:rFonts w:eastAsia="Times New Roman" w:cs="Times New Roman"/>
                    <w:color w:val="000000" w:themeColor="text1"/>
                    <w:sz w:val="22"/>
                  </w:rPr>
                </w:rPrChange>
              </w:rPr>
              <w:pPrChange w:id="9720"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721" w:author="tao huang" w:date="2017-09-17T12:05:00Z">
                  <w:rPr>
                    <w:rFonts w:eastAsia="Times New Roman" w:cs="Times New Roman"/>
                    <w:color w:val="000000" w:themeColor="text1"/>
                    <w:sz w:val="22"/>
                  </w:rPr>
                </w:rPrChange>
              </w:rPr>
              <w:t>40.2%</w:t>
            </w:r>
          </w:p>
        </w:tc>
        <w:tc>
          <w:tcPr>
            <w:tcW w:w="828" w:type="dxa"/>
            <w:shd w:val="clear" w:color="auto" w:fill="auto"/>
            <w:hideMark/>
            <w:tcPrChange w:id="9722" w:author="tao huang" w:date="2017-09-17T10:08:00Z">
              <w:tcPr>
                <w:tcW w:w="828" w:type="dxa"/>
                <w:gridSpan w:val="2"/>
                <w:shd w:val="clear" w:color="auto" w:fill="auto"/>
                <w:hideMark/>
              </w:tcPr>
            </w:tcPrChange>
          </w:tcPr>
          <w:p w14:paraId="28EDAC79"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723" w:author="tao huang" w:date="2017-09-17T12:05:00Z">
                  <w:rPr>
                    <w:rFonts w:eastAsia="Times New Roman" w:cs="Times New Roman"/>
                    <w:color w:val="000000" w:themeColor="text1"/>
                    <w:sz w:val="22"/>
                  </w:rPr>
                </w:rPrChange>
              </w:rPr>
              <w:pPrChange w:id="9724"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725" w:author="tao huang" w:date="2017-09-17T12:05:00Z">
                  <w:rPr>
                    <w:rFonts w:eastAsia="Times New Roman" w:cs="Times New Roman"/>
                    <w:color w:val="000000" w:themeColor="text1"/>
                    <w:sz w:val="22"/>
                  </w:rPr>
                </w:rPrChange>
              </w:rPr>
              <w:t>0.575</w:t>
            </w:r>
          </w:p>
        </w:tc>
        <w:tc>
          <w:tcPr>
            <w:tcW w:w="1623" w:type="dxa"/>
            <w:shd w:val="clear" w:color="auto" w:fill="auto"/>
            <w:noWrap/>
            <w:hideMark/>
            <w:tcPrChange w:id="9726" w:author="tao huang" w:date="2017-09-17T10:08:00Z">
              <w:tcPr>
                <w:tcW w:w="1623" w:type="dxa"/>
                <w:gridSpan w:val="3"/>
                <w:shd w:val="clear" w:color="auto" w:fill="auto"/>
                <w:noWrap/>
                <w:hideMark/>
              </w:tcPr>
            </w:tcPrChange>
          </w:tcPr>
          <w:p w14:paraId="40FE6092"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727" w:author="tao huang" w:date="2017-09-17T12:05:00Z">
                  <w:rPr>
                    <w:rFonts w:eastAsia="Times New Roman" w:cs="Times New Roman"/>
                    <w:color w:val="000000" w:themeColor="text1"/>
                    <w:sz w:val="22"/>
                  </w:rPr>
                </w:rPrChange>
              </w:rPr>
              <w:pPrChange w:id="9728"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729" w:author="tao huang" w:date="2017-09-17T12:05:00Z">
                  <w:rPr>
                    <w:rFonts w:eastAsia="Times New Roman" w:cs="Times New Roman"/>
                    <w:color w:val="000000" w:themeColor="text1"/>
                    <w:sz w:val="22"/>
                  </w:rPr>
                </w:rPrChange>
              </w:rPr>
              <w:t>0.995</w:t>
            </w:r>
          </w:p>
        </w:tc>
        <w:tc>
          <w:tcPr>
            <w:tcW w:w="711" w:type="dxa"/>
            <w:shd w:val="clear" w:color="auto" w:fill="auto"/>
            <w:hideMark/>
            <w:tcPrChange w:id="9730" w:author="tao huang" w:date="2017-09-17T10:08:00Z">
              <w:tcPr>
                <w:tcW w:w="711" w:type="dxa"/>
                <w:gridSpan w:val="2"/>
                <w:shd w:val="clear" w:color="auto" w:fill="auto"/>
                <w:hideMark/>
              </w:tcPr>
            </w:tcPrChange>
          </w:tcPr>
          <w:p w14:paraId="79CB86DE"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731" w:author="tao huang" w:date="2017-09-17T12:05:00Z">
                  <w:rPr>
                    <w:rFonts w:eastAsia="Times New Roman" w:cs="Times New Roman"/>
                    <w:color w:val="000000" w:themeColor="text1"/>
                    <w:sz w:val="22"/>
                  </w:rPr>
                </w:rPrChange>
              </w:rPr>
              <w:pPrChange w:id="9732"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733" w:author="tao huang" w:date="2017-09-17T12:05:00Z">
                  <w:rPr>
                    <w:rFonts w:eastAsia="Times New Roman" w:cs="Times New Roman"/>
                    <w:color w:val="000000" w:themeColor="text1"/>
                    <w:sz w:val="22"/>
                  </w:rPr>
                </w:rPrChange>
              </w:rPr>
              <w:t>51.54</w:t>
            </w:r>
          </w:p>
        </w:tc>
        <w:tc>
          <w:tcPr>
            <w:tcW w:w="950" w:type="dxa"/>
            <w:shd w:val="clear" w:color="auto" w:fill="auto"/>
            <w:hideMark/>
            <w:tcPrChange w:id="9734" w:author="tao huang" w:date="2017-09-17T10:08:00Z">
              <w:tcPr>
                <w:tcW w:w="950" w:type="dxa"/>
                <w:gridSpan w:val="2"/>
                <w:shd w:val="clear" w:color="auto" w:fill="auto"/>
                <w:hideMark/>
              </w:tcPr>
            </w:tcPrChange>
          </w:tcPr>
          <w:p w14:paraId="1001FDF2"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735" w:author="tao huang" w:date="2017-09-17T12:05:00Z">
                  <w:rPr>
                    <w:rFonts w:eastAsia="Times New Roman" w:cs="Times New Roman"/>
                    <w:color w:val="000000" w:themeColor="text1"/>
                    <w:sz w:val="22"/>
                  </w:rPr>
                </w:rPrChange>
              </w:rPr>
              <w:pPrChange w:id="9736"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737" w:author="tao huang" w:date="2017-09-17T12:05:00Z">
                  <w:rPr>
                    <w:rFonts w:eastAsia="Times New Roman" w:cs="Times New Roman"/>
                    <w:color w:val="000000" w:themeColor="text1"/>
                    <w:sz w:val="22"/>
                  </w:rPr>
                </w:rPrChange>
              </w:rPr>
              <w:t>49.7%</w:t>
            </w:r>
          </w:p>
        </w:tc>
        <w:tc>
          <w:tcPr>
            <w:tcW w:w="828" w:type="dxa"/>
            <w:shd w:val="clear" w:color="auto" w:fill="auto"/>
            <w:hideMark/>
            <w:tcPrChange w:id="9738" w:author="tao huang" w:date="2017-09-17T10:08:00Z">
              <w:tcPr>
                <w:tcW w:w="828" w:type="dxa"/>
                <w:gridSpan w:val="2"/>
                <w:shd w:val="clear" w:color="auto" w:fill="auto"/>
                <w:hideMark/>
              </w:tcPr>
            </w:tcPrChange>
          </w:tcPr>
          <w:p w14:paraId="3777D3CD"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739" w:author="tao huang" w:date="2017-09-17T12:05:00Z">
                  <w:rPr>
                    <w:rFonts w:eastAsia="Times New Roman" w:cs="Times New Roman"/>
                    <w:color w:val="000000" w:themeColor="text1"/>
                    <w:sz w:val="22"/>
                  </w:rPr>
                </w:rPrChange>
              </w:rPr>
              <w:pPrChange w:id="9740"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741" w:author="tao huang" w:date="2017-09-17T12:05:00Z">
                  <w:rPr>
                    <w:rFonts w:eastAsia="Times New Roman" w:cs="Times New Roman"/>
                    <w:color w:val="000000" w:themeColor="text1"/>
                    <w:sz w:val="22"/>
                  </w:rPr>
                </w:rPrChange>
              </w:rPr>
              <w:t>1.673</w:t>
            </w:r>
          </w:p>
        </w:tc>
        <w:tc>
          <w:tcPr>
            <w:tcW w:w="1628" w:type="dxa"/>
            <w:shd w:val="clear" w:color="auto" w:fill="auto"/>
            <w:hideMark/>
            <w:tcPrChange w:id="9742" w:author="tao huang" w:date="2017-09-17T10:08:00Z">
              <w:tcPr>
                <w:tcW w:w="1628" w:type="dxa"/>
                <w:gridSpan w:val="3"/>
                <w:shd w:val="clear" w:color="auto" w:fill="auto"/>
                <w:hideMark/>
              </w:tcPr>
            </w:tcPrChange>
          </w:tcPr>
          <w:p w14:paraId="0B0543BB"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743" w:author="tao huang" w:date="2017-09-17T12:05:00Z">
                  <w:rPr>
                    <w:rFonts w:eastAsia="Times New Roman" w:cs="Times New Roman"/>
                    <w:color w:val="000000" w:themeColor="text1"/>
                    <w:sz w:val="22"/>
                  </w:rPr>
                </w:rPrChange>
              </w:rPr>
              <w:pPrChange w:id="9744"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745" w:author="tao huang" w:date="2017-09-17T12:05:00Z">
                  <w:rPr>
                    <w:rFonts w:eastAsia="Times New Roman" w:cs="Times New Roman"/>
                    <w:color w:val="000000" w:themeColor="text1"/>
                    <w:sz w:val="22"/>
                  </w:rPr>
                </w:rPrChange>
              </w:rPr>
              <w:t>1.017</w:t>
            </w:r>
          </w:p>
        </w:tc>
      </w:tr>
      <w:tr w:rsidR="00B60BB5" w:rsidRPr="00A60A57" w14:paraId="4CD5F303" w14:textId="77777777" w:rsidTr="00B60BB5">
        <w:tblPrEx>
          <w:tblPrExChange w:id="9746" w:author="tao huang" w:date="2017-09-17T10:08:00Z">
            <w:tblPrEx>
              <w:tblW w:w="10066" w:type="dxa"/>
            </w:tblPrEx>
          </w:tblPrExChange>
        </w:tblPrEx>
        <w:trPr>
          <w:trHeight w:val="20"/>
          <w:trPrChange w:id="9747" w:author="tao huang" w:date="2017-09-17T10:08:00Z">
            <w:trPr>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Change w:id="9748" w:author="tao huang" w:date="2017-09-17T10:08:00Z">
              <w:tcPr>
                <w:tcW w:w="1843" w:type="dxa"/>
                <w:gridSpan w:val="2"/>
                <w:shd w:val="clear" w:color="auto" w:fill="auto"/>
                <w:hideMark/>
              </w:tcPr>
            </w:tcPrChange>
          </w:tcPr>
          <w:p w14:paraId="0B2A1B7E" w14:textId="77777777" w:rsidR="001D611D" w:rsidRPr="00A60A57" w:rsidRDefault="001D611D">
            <w:pPr>
              <w:spacing w:after="0" w:line="360" w:lineRule="auto"/>
              <w:rPr>
                <w:rFonts w:eastAsia="Times New Roman" w:cs="Times New Roman"/>
                <w:b w:val="0"/>
                <w:color w:val="0D0D0D" w:themeColor="text1" w:themeTint="F2"/>
                <w:sz w:val="22"/>
                <w:rPrChange w:id="9749" w:author="tao huang" w:date="2017-09-17T12:05:00Z">
                  <w:rPr>
                    <w:rFonts w:eastAsia="Times New Roman" w:cs="Times New Roman"/>
                    <w:b w:val="0"/>
                    <w:color w:val="000000" w:themeColor="text1"/>
                    <w:sz w:val="22"/>
                  </w:rPr>
                </w:rPrChange>
              </w:rPr>
              <w:pPrChange w:id="9750" w:author="tao huang" w:date="2017-09-16T12:49:00Z">
                <w:pPr>
                  <w:spacing w:after="0" w:line="240" w:lineRule="auto"/>
                </w:pPr>
              </w:pPrChange>
            </w:pPr>
            <w:r w:rsidRPr="00A60A57">
              <w:rPr>
                <w:rFonts w:eastAsia="Times New Roman" w:cs="Times New Roman"/>
                <w:b w:val="0"/>
                <w:color w:val="0D0D0D" w:themeColor="text1" w:themeTint="F2"/>
                <w:sz w:val="22"/>
                <w:rPrChange w:id="9751" w:author="tao huang" w:date="2017-09-17T12:05:00Z">
                  <w:rPr>
                    <w:rFonts w:eastAsia="Times New Roman" w:cs="Times New Roman"/>
                    <w:color w:val="000000" w:themeColor="text1"/>
                    <w:sz w:val="22"/>
                  </w:rPr>
                </w:rPrChange>
              </w:rPr>
              <w:t>ADL-intra-IC</w:t>
            </w:r>
          </w:p>
        </w:tc>
        <w:tc>
          <w:tcPr>
            <w:tcW w:w="705" w:type="dxa"/>
            <w:shd w:val="clear" w:color="auto" w:fill="auto"/>
            <w:hideMark/>
            <w:tcPrChange w:id="9752" w:author="tao huang" w:date="2017-09-17T10:08:00Z">
              <w:tcPr>
                <w:tcW w:w="705" w:type="dxa"/>
                <w:gridSpan w:val="3"/>
                <w:shd w:val="clear" w:color="auto" w:fill="auto"/>
                <w:hideMark/>
              </w:tcPr>
            </w:tcPrChange>
          </w:tcPr>
          <w:p w14:paraId="696D6658"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753" w:author="tao huang" w:date="2017-09-17T12:05:00Z">
                  <w:rPr>
                    <w:rFonts w:eastAsia="Times New Roman" w:cs="Times New Roman"/>
                    <w:color w:val="000000" w:themeColor="text1"/>
                    <w:sz w:val="22"/>
                  </w:rPr>
                </w:rPrChange>
              </w:rPr>
              <w:pPrChange w:id="9754"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755" w:author="tao huang" w:date="2017-09-17T12:05:00Z">
                  <w:rPr>
                    <w:rFonts w:eastAsia="Times New Roman" w:cs="Times New Roman"/>
                    <w:color w:val="000000" w:themeColor="text1"/>
                    <w:sz w:val="22"/>
                  </w:rPr>
                </w:rPrChange>
              </w:rPr>
              <w:t>9.03</w:t>
            </w:r>
          </w:p>
        </w:tc>
        <w:tc>
          <w:tcPr>
            <w:tcW w:w="950" w:type="dxa"/>
            <w:shd w:val="clear" w:color="auto" w:fill="auto"/>
            <w:hideMark/>
            <w:tcPrChange w:id="9756" w:author="tao huang" w:date="2017-09-17T10:08:00Z">
              <w:tcPr>
                <w:tcW w:w="950" w:type="dxa"/>
                <w:gridSpan w:val="2"/>
                <w:shd w:val="clear" w:color="auto" w:fill="auto"/>
                <w:hideMark/>
              </w:tcPr>
            </w:tcPrChange>
          </w:tcPr>
          <w:p w14:paraId="24FC394D"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757" w:author="tao huang" w:date="2017-09-17T12:05:00Z">
                  <w:rPr>
                    <w:rFonts w:eastAsia="Times New Roman" w:cs="Times New Roman"/>
                    <w:color w:val="000000" w:themeColor="text1"/>
                    <w:sz w:val="22"/>
                  </w:rPr>
                </w:rPrChange>
              </w:rPr>
              <w:pPrChange w:id="9758"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759" w:author="tao huang" w:date="2017-09-17T12:05:00Z">
                  <w:rPr>
                    <w:rFonts w:eastAsia="Times New Roman" w:cs="Times New Roman"/>
                    <w:color w:val="000000" w:themeColor="text1"/>
                    <w:sz w:val="22"/>
                  </w:rPr>
                </w:rPrChange>
              </w:rPr>
              <w:t>40.0%</w:t>
            </w:r>
          </w:p>
        </w:tc>
        <w:tc>
          <w:tcPr>
            <w:tcW w:w="828" w:type="dxa"/>
            <w:shd w:val="clear" w:color="auto" w:fill="auto"/>
            <w:hideMark/>
            <w:tcPrChange w:id="9760" w:author="tao huang" w:date="2017-09-17T10:08:00Z">
              <w:tcPr>
                <w:tcW w:w="828" w:type="dxa"/>
                <w:gridSpan w:val="2"/>
                <w:shd w:val="clear" w:color="auto" w:fill="auto"/>
                <w:hideMark/>
              </w:tcPr>
            </w:tcPrChange>
          </w:tcPr>
          <w:p w14:paraId="7B2F180F"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761" w:author="tao huang" w:date="2017-09-17T12:05:00Z">
                  <w:rPr>
                    <w:rFonts w:eastAsia="Times New Roman" w:cs="Times New Roman"/>
                    <w:color w:val="000000" w:themeColor="text1"/>
                    <w:sz w:val="22"/>
                  </w:rPr>
                </w:rPrChange>
              </w:rPr>
              <w:pPrChange w:id="9762"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763" w:author="tao huang" w:date="2017-09-17T12:05:00Z">
                  <w:rPr>
                    <w:rFonts w:eastAsia="Times New Roman" w:cs="Times New Roman"/>
                    <w:color w:val="000000" w:themeColor="text1"/>
                    <w:sz w:val="22"/>
                  </w:rPr>
                </w:rPrChange>
              </w:rPr>
              <w:t>0.577</w:t>
            </w:r>
          </w:p>
        </w:tc>
        <w:tc>
          <w:tcPr>
            <w:tcW w:w="1623" w:type="dxa"/>
            <w:shd w:val="clear" w:color="auto" w:fill="auto"/>
            <w:noWrap/>
            <w:hideMark/>
            <w:tcPrChange w:id="9764" w:author="tao huang" w:date="2017-09-17T10:08:00Z">
              <w:tcPr>
                <w:tcW w:w="1623" w:type="dxa"/>
                <w:gridSpan w:val="3"/>
                <w:shd w:val="clear" w:color="auto" w:fill="auto"/>
                <w:noWrap/>
                <w:hideMark/>
              </w:tcPr>
            </w:tcPrChange>
          </w:tcPr>
          <w:p w14:paraId="58BAF687"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765" w:author="tao huang" w:date="2017-09-17T12:05:00Z">
                  <w:rPr>
                    <w:rFonts w:eastAsia="Times New Roman" w:cs="Times New Roman"/>
                    <w:color w:val="000000" w:themeColor="text1"/>
                    <w:sz w:val="22"/>
                  </w:rPr>
                </w:rPrChange>
              </w:rPr>
              <w:pPrChange w:id="9766"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767" w:author="tao huang" w:date="2017-09-17T12:05:00Z">
                  <w:rPr>
                    <w:rFonts w:eastAsia="Times New Roman" w:cs="Times New Roman"/>
                    <w:color w:val="000000" w:themeColor="text1"/>
                    <w:sz w:val="22"/>
                  </w:rPr>
                </w:rPrChange>
              </w:rPr>
              <w:t>0.992</w:t>
            </w:r>
          </w:p>
        </w:tc>
        <w:tc>
          <w:tcPr>
            <w:tcW w:w="711" w:type="dxa"/>
            <w:shd w:val="clear" w:color="auto" w:fill="auto"/>
            <w:hideMark/>
            <w:tcPrChange w:id="9768" w:author="tao huang" w:date="2017-09-17T10:08:00Z">
              <w:tcPr>
                <w:tcW w:w="711" w:type="dxa"/>
                <w:gridSpan w:val="2"/>
                <w:shd w:val="clear" w:color="auto" w:fill="auto"/>
                <w:hideMark/>
              </w:tcPr>
            </w:tcPrChange>
          </w:tcPr>
          <w:p w14:paraId="17907548"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769" w:author="tao huang" w:date="2017-09-17T12:05:00Z">
                  <w:rPr>
                    <w:rFonts w:eastAsia="Times New Roman" w:cs="Times New Roman"/>
                    <w:color w:val="000000" w:themeColor="text1"/>
                    <w:sz w:val="22"/>
                  </w:rPr>
                </w:rPrChange>
              </w:rPr>
              <w:pPrChange w:id="9770"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771" w:author="tao huang" w:date="2017-09-17T12:05:00Z">
                  <w:rPr>
                    <w:rFonts w:eastAsia="Times New Roman" w:cs="Times New Roman"/>
                    <w:color w:val="000000" w:themeColor="text1"/>
                    <w:sz w:val="22"/>
                  </w:rPr>
                </w:rPrChange>
              </w:rPr>
              <w:t>49.71</w:t>
            </w:r>
          </w:p>
        </w:tc>
        <w:tc>
          <w:tcPr>
            <w:tcW w:w="950" w:type="dxa"/>
            <w:shd w:val="clear" w:color="auto" w:fill="auto"/>
            <w:hideMark/>
            <w:tcPrChange w:id="9772" w:author="tao huang" w:date="2017-09-17T10:08:00Z">
              <w:tcPr>
                <w:tcW w:w="950" w:type="dxa"/>
                <w:gridSpan w:val="2"/>
                <w:shd w:val="clear" w:color="auto" w:fill="auto"/>
                <w:hideMark/>
              </w:tcPr>
            </w:tcPrChange>
          </w:tcPr>
          <w:p w14:paraId="1BF015A3"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773" w:author="tao huang" w:date="2017-09-17T12:05:00Z">
                  <w:rPr>
                    <w:rFonts w:eastAsia="Times New Roman" w:cs="Times New Roman"/>
                    <w:color w:val="000000" w:themeColor="text1"/>
                    <w:sz w:val="22"/>
                  </w:rPr>
                </w:rPrChange>
              </w:rPr>
              <w:pPrChange w:id="9774"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775" w:author="tao huang" w:date="2017-09-17T12:05:00Z">
                  <w:rPr>
                    <w:rFonts w:eastAsia="Times New Roman" w:cs="Times New Roman"/>
                    <w:color w:val="000000" w:themeColor="text1"/>
                    <w:sz w:val="22"/>
                  </w:rPr>
                </w:rPrChange>
              </w:rPr>
              <w:t>48.3%</w:t>
            </w:r>
          </w:p>
        </w:tc>
        <w:tc>
          <w:tcPr>
            <w:tcW w:w="828" w:type="dxa"/>
            <w:shd w:val="clear" w:color="auto" w:fill="auto"/>
            <w:hideMark/>
            <w:tcPrChange w:id="9776" w:author="tao huang" w:date="2017-09-17T10:08:00Z">
              <w:tcPr>
                <w:tcW w:w="828" w:type="dxa"/>
                <w:gridSpan w:val="2"/>
                <w:shd w:val="clear" w:color="auto" w:fill="auto"/>
                <w:hideMark/>
              </w:tcPr>
            </w:tcPrChange>
          </w:tcPr>
          <w:p w14:paraId="647AD6D2"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777" w:author="tao huang" w:date="2017-09-17T12:05:00Z">
                  <w:rPr>
                    <w:rFonts w:eastAsia="Times New Roman" w:cs="Times New Roman"/>
                    <w:color w:val="000000" w:themeColor="text1"/>
                    <w:sz w:val="22"/>
                  </w:rPr>
                </w:rPrChange>
              </w:rPr>
              <w:pPrChange w:id="9778"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779" w:author="tao huang" w:date="2017-09-17T12:05:00Z">
                  <w:rPr>
                    <w:rFonts w:eastAsia="Times New Roman" w:cs="Times New Roman"/>
                    <w:color w:val="000000" w:themeColor="text1"/>
                    <w:sz w:val="22"/>
                  </w:rPr>
                </w:rPrChange>
              </w:rPr>
              <w:t>1.647</w:t>
            </w:r>
          </w:p>
        </w:tc>
        <w:tc>
          <w:tcPr>
            <w:tcW w:w="1628" w:type="dxa"/>
            <w:shd w:val="clear" w:color="auto" w:fill="auto"/>
            <w:hideMark/>
            <w:tcPrChange w:id="9780" w:author="tao huang" w:date="2017-09-17T10:08:00Z">
              <w:tcPr>
                <w:tcW w:w="1628" w:type="dxa"/>
                <w:gridSpan w:val="3"/>
                <w:shd w:val="clear" w:color="auto" w:fill="auto"/>
                <w:hideMark/>
              </w:tcPr>
            </w:tcPrChange>
          </w:tcPr>
          <w:p w14:paraId="57901080"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781" w:author="tao huang" w:date="2017-09-17T12:05:00Z">
                  <w:rPr>
                    <w:rFonts w:eastAsia="Times New Roman" w:cs="Times New Roman"/>
                    <w:color w:val="000000" w:themeColor="text1"/>
                    <w:sz w:val="22"/>
                  </w:rPr>
                </w:rPrChange>
              </w:rPr>
              <w:pPrChange w:id="9782"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783" w:author="tao huang" w:date="2017-09-17T12:05:00Z">
                  <w:rPr>
                    <w:rFonts w:eastAsia="Times New Roman" w:cs="Times New Roman"/>
                    <w:color w:val="000000" w:themeColor="text1"/>
                    <w:sz w:val="22"/>
                  </w:rPr>
                </w:rPrChange>
              </w:rPr>
              <w:t>0.988</w:t>
            </w:r>
          </w:p>
        </w:tc>
      </w:tr>
      <w:tr w:rsidR="00B60BB5" w:rsidRPr="00A60A57" w14:paraId="5EB73E7B" w14:textId="77777777" w:rsidTr="00B60BB5">
        <w:tblPrEx>
          <w:tblPrExChange w:id="9784" w:author="tao huang" w:date="2017-09-17T10:08:00Z">
            <w:tblPrEx>
              <w:tblW w:w="9808" w:type="dxa"/>
            </w:tblPrEx>
          </w:tblPrExChange>
        </w:tblPrEx>
        <w:trPr>
          <w:cnfStyle w:val="000000100000" w:firstRow="0" w:lastRow="0" w:firstColumn="0" w:lastColumn="0" w:oddVBand="0" w:evenVBand="0" w:oddHBand="1" w:evenHBand="0" w:firstRowFirstColumn="0" w:firstRowLastColumn="0" w:lastRowFirstColumn="0" w:lastRowLastColumn="0"/>
          <w:trHeight w:val="20"/>
          <w:trPrChange w:id="9785" w:author="tao huang" w:date="2017-09-17T10:08:00Z">
            <w:trPr>
              <w:gridAfter w:val="0"/>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E7E6E6" w:themeFill="background2"/>
            <w:hideMark/>
            <w:tcPrChange w:id="9786" w:author="tao huang" w:date="2017-09-17T10:08:00Z">
              <w:tcPr>
                <w:tcW w:w="0" w:type="dxa"/>
                <w:shd w:val="clear" w:color="auto" w:fill="E7E6E6" w:themeFill="background2"/>
                <w:hideMark/>
              </w:tcPr>
            </w:tcPrChange>
          </w:tcPr>
          <w:p w14:paraId="46D8A53D" w14:textId="77777777" w:rsidR="001D611D" w:rsidRPr="00A60A57" w:rsidRDefault="001D611D">
            <w:pPr>
              <w:spacing w:after="0" w:line="36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9787" w:author="tao huang" w:date="2017-09-17T12:05:00Z">
                  <w:rPr>
                    <w:rFonts w:eastAsia="Times New Roman" w:cs="Times New Roman"/>
                    <w:b w:val="0"/>
                    <w:color w:val="000000" w:themeColor="text1"/>
                    <w:sz w:val="22"/>
                  </w:rPr>
                </w:rPrChange>
              </w:rPr>
              <w:pPrChange w:id="9788" w:author="tao huang" w:date="2017-09-16T12:49:00Z">
                <w:pPr>
                  <w:spacing w:after="0" w:line="240" w:lineRule="auto"/>
                  <w:cnfStyle w:val="001000100000" w:firstRow="0" w:lastRow="0" w:firstColumn="1" w:lastColumn="0" w:oddVBand="0" w:evenVBand="0" w:oddHBand="1" w:evenHBand="0" w:firstRowFirstColumn="0" w:firstRowLastColumn="0" w:lastRowFirstColumn="0" w:lastRowLastColumn="0"/>
                </w:pPr>
              </w:pPrChange>
            </w:pPr>
            <w:r w:rsidRPr="00A60A57">
              <w:rPr>
                <w:rFonts w:eastAsia="Times New Roman" w:cs="Times New Roman"/>
                <w:b w:val="0"/>
                <w:color w:val="0D0D0D" w:themeColor="text1" w:themeTint="F2"/>
                <w:sz w:val="22"/>
                <w:rPrChange w:id="9789" w:author="tao huang" w:date="2017-09-17T12:05:00Z">
                  <w:rPr>
                    <w:rFonts w:eastAsia="Times New Roman" w:cs="Times New Roman"/>
                    <w:color w:val="000000" w:themeColor="text1"/>
                    <w:sz w:val="22"/>
                  </w:rPr>
                </w:rPrChange>
              </w:rPr>
              <w:t>ADL-EWC-IC</w:t>
            </w:r>
          </w:p>
        </w:tc>
        <w:tc>
          <w:tcPr>
            <w:tcW w:w="705" w:type="dxa"/>
            <w:shd w:val="clear" w:color="auto" w:fill="E7E6E6" w:themeFill="background2"/>
            <w:hideMark/>
            <w:tcPrChange w:id="9790" w:author="tao huang" w:date="2017-09-17T10:08:00Z">
              <w:tcPr>
                <w:tcW w:w="0" w:type="dxa"/>
                <w:gridSpan w:val="3"/>
                <w:shd w:val="clear" w:color="auto" w:fill="E7E6E6" w:themeFill="background2"/>
                <w:hideMark/>
              </w:tcPr>
            </w:tcPrChange>
          </w:tcPr>
          <w:p w14:paraId="0047E543"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791" w:author="tao huang" w:date="2017-09-17T12:05:00Z">
                  <w:rPr>
                    <w:rFonts w:eastAsia="Times New Roman" w:cs="Times New Roman"/>
                    <w:color w:val="000000" w:themeColor="text1"/>
                    <w:sz w:val="22"/>
                  </w:rPr>
                </w:rPrChange>
              </w:rPr>
              <w:pPrChange w:id="9792"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793" w:author="tao huang" w:date="2017-09-17T12:05:00Z">
                  <w:rPr>
                    <w:rFonts w:eastAsia="Times New Roman" w:cs="Times New Roman"/>
                    <w:color w:val="000000" w:themeColor="text1"/>
                    <w:sz w:val="22"/>
                  </w:rPr>
                </w:rPrChange>
              </w:rPr>
              <w:t>9.03</w:t>
            </w:r>
          </w:p>
        </w:tc>
        <w:tc>
          <w:tcPr>
            <w:tcW w:w="950" w:type="dxa"/>
            <w:shd w:val="clear" w:color="auto" w:fill="E7E6E6" w:themeFill="background2"/>
            <w:hideMark/>
            <w:tcPrChange w:id="9794" w:author="tao huang" w:date="2017-09-17T10:08:00Z">
              <w:tcPr>
                <w:tcW w:w="0" w:type="dxa"/>
                <w:gridSpan w:val="2"/>
                <w:shd w:val="clear" w:color="auto" w:fill="E7E6E6" w:themeFill="background2"/>
                <w:hideMark/>
              </w:tcPr>
            </w:tcPrChange>
          </w:tcPr>
          <w:p w14:paraId="6132F57C"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795" w:author="tao huang" w:date="2017-09-17T12:05:00Z">
                  <w:rPr>
                    <w:rFonts w:eastAsia="Times New Roman" w:cs="Times New Roman"/>
                    <w:color w:val="000000" w:themeColor="text1"/>
                    <w:sz w:val="22"/>
                  </w:rPr>
                </w:rPrChange>
              </w:rPr>
              <w:pPrChange w:id="9796"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797" w:author="tao huang" w:date="2017-09-17T12:05:00Z">
                  <w:rPr>
                    <w:rFonts w:eastAsia="Times New Roman" w:cs="Times New Roman"/>
                    <w:color w:val="000000" w:themeColor="text1"/>
                    <w:sz w:val="22"/>
                  </w:rPr>
                </w:rPrChange>
              </w:rPr>
              <w:t>40.0%</w:t>
            </w:r>
          </w:p>
        </w:tc>
        <w:tc>
          <w:tcPr>
            <w:tcW w:w="828" w:type="dxa"/>
            <w:shd w:val="clear" w:color="auto" w:fill="E7E6E6" w:themeFill="background2"/>
            <w:hideMark/>
            <w:tcPrChange w:id="9798" w:author="tao huang" w:date="2017-09-17T10:08:00Z">
              <w:tcPr>
                <w:tcW w:w="0" w:type="dxa"/>
                <w:gridSpan w:val="2"/>
                <w:shd w:val="clear" w:color="auto" w:fill="E7E6E6" w:themeFill="background2"/>
                <w:hideMark/>
              </w:tcPr>
            </w:tcPrChange>
          </w:tcPr>
          <w:p w14:paraId="7B006E16"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799" w:author="tao huang" w:date="2017-09-17T12:05:00Z">
                  <w:rPr>
                    <w:rFonts w:eastAsia="Times New Roman" w:cs="Times New Roman"/>
                    <w:color w:val="000000" w:themeColor="text1"/>
                    <w:sz w:val="22"/>
                  </w:rPr>
                </w:rPrChange>
              </w:rPr>
              <w:pPrChange w:id="9800"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801" w:author="tao huang" w:date="2017-09-17T12:05:00Z">
                  <w:rPr>
                    <w:rFonts w:eastAsia="Times New Roman" w:cs="Times New Roman"/>
                    <w:color w:val="000000" w:themeColor="text1"/>
                    <w:sz w:val="22"/>
                  </w:rPr>
                </w:rPrChange>
              </w:rPr>
              <w:t>0.577</w:t>
            </w:r>
          </w:p>
        </w:tc>
        <w:tc>
          <w:tcPr>
            <w:tcW w:w="1623" w:type="dxa"/>
            <w:shd w:val="clear" w:color="auto" w:fill="E7E6E6" w:themeFill="background2"/>
            <w:noWrap/>
            <w:hideMark/>
            <w:tcPrChange w:id="9802" w:author="tao huang" w:date="2017-09-17T10:08:00Z">
              <w:tcPr>
                <w:tcW w:w="1423" w:type="dxa"/>
                <w:gridSpan w:val="2"/>
                <w:shd w:val="clear" w:color="auto" w:fill="E7E6E6" w:themeFill="background2"/>
                <w:noWrap/>
                <w:hideMark/>
              </w:tcPr>
            </w:tcPrChange>
          </w:tcPr>
          <w:p w14:paraId="5A8C3AA0"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803" w:author="tao huang" w:date="2017-09-17T12:05:00Z">
                  <w:rPr>
                    <w:rFonts w:eastAsia="Times New Roman" w:cs="Times New Roman"/>
                    <w:color w:val="000000" w:themeColor="text1"/>
                    <w:sz w:val="22"/>
                  </w:rPr>
                </w:rPrChange>
              </w:rPr>
              <w:pPrChange w:id="9804"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805" w:author="tao huang" w:date="2017-09-17T12:05:00Z">
                  <w:rPr>
                    <w:rFonts w:eastAsia="Times New Roman" w:cs="Times New Roman"/>
                    <w:color w:val="000000" w:themeColor="text1"/>
                    <w:sz w:val="22"/>
                  </w:rPr>
                </w:rPrChange>
              </w:rPr>
              <w:t>0.992</w:t>
            </w:r>
          </w:p>
        </w:tc>
        <w:tc>
          <w:tcPr>
            <w:tcW w:w="711" w:type="dxa"/>
            <w:shd w:val="clear" w:color="auto" w:fill="E7E6E6" w:themeFill="background2"/>
            <w:hideMark/>
            <w:tcPrChange w:id="9806" w:author="tao huang" w:date="2017-09-17T10:08:00Z">
              <w:tcPr>
                <w:tcW w:w="0" w:type="dxa"/>
                <w:gridSpan w:val="3"/>
                <w:shd w:val="clear" w:color="auto" w:fill="E7E6E6" w:themeFill="background2"/>
                <w:hideMark/>
              </w:tcPr>
            </w:tcPrChange>
          </w:tcPr>
          <w:p w14:paraId="50B1F70C"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807" w:author="tao huang" w:date="2017-09-17T12:05:00Z">
                  <w:rPr>
                    <w:rFonts w:eastAsia="Times New Roman" w:cs="Times New Roman"/>
                    <w:color w:val="000000" w:themeColor="text1"/>
                    <w:sz w:val="22"/>
                  </w:rPr>
                </w:rPrChange>
              </w:rPr>
              <w:pPrChange w:id="9808"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809" w:author="tao huang" w:date="2017-09-17T12:05:00Z">
                  <w:rPr>
                    <w:rFonts w:eastAsia="Times New Roman" w:cs="Times New Roman"/>
                    <w:color w:val="000000" w:themeColor="text1"/>
                    <w:sz w:val="22"/>
                  </w:rPr>
                </w:rPrChange>
              </w:rPr>
              <w:t>48.34</w:t>
            </w:r>
          </w:p>
        </w:tc>
        <w:tc>
          <w:tcPr>
            <w:tcW w:w="950" w:type="dxa"/>
            <w:shd w:val="clear" w:color="auto" w:fill="E7E6E6" w:themeFill="background2"/>
            <w:hideMark/>
            <w:tcPrChange w:id="9810" w:author="tao huang" w:date="2017-09-17T10:08:00Z">
              <w:tcPr>
                <w:tcW w:w="0" w:type="dxa"/>
                <w:gridSpan w:val="2"/>
                <w:shd w:val="clear" w:color="auto" w:fill="E7E6E6" w:themeFill="background2"/>
                <w:hideMark/>
              </w:tcPr>
            </w:tcPrChange>
          </w:tcPr>
          <w:p w14:paraId="565F68EA"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811" w:author="tao huang" w:date="2017-09-17T12:05:00Z">
                  <w:rPr>
                    <w:rFonts w:eastAsia="Times New Roman" w:cs="Times New Roman"/>
                    <w:color w:val="000000" w:themeColor="text1"/>
                    <w:sz w:val="22"/>
                  </w:rPr>
                </w:rPrChange>
              </w:rPr>
              <w:pPrChange w:id="9812"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813" w:author="tao huang" w:date="2017-09-17T12:05:00Z">
                  <w:rPr>
                    <w:rFonts w:eastAsia="Times New Roman" w:cs="Times New Roman"/>
                    <w:color w:val="000000" w:themeColor="text1"/>
                    <w:sz w:val="22"/>
                  </w:rPr>
                </w:rPrChange>
              </w:rPr>
              <w:t>47.9%</w:t>
            </w:r>
          </w:p>
        </w:tc>
        <w:tc>
          <w:tcPr>
            <w:tcW w:w="828" w:type="dxa"/>
            <w:shd w:val="clear" w:color="auto" w:fill="E7E6E6" w:themeFill="background2"/>
            <w:hideMark/>
            <w:tcPrChange w:id="9814" w:author="tao huang" w:date="2017-09-17T10:08:00Z">
              <w:tcPr>
                <w:tcW w:w="0" w:type="dxa"/>
                <w:gridSpan w:val="2"/>
                <w:shd w:val="clear" w:color="auto" w:fill="E7E6E6" w:themeFill="background2"/>
                <w:hideMark/>
              </w:tcPr>
            </w:tcPrChange>
          </w:tcPr>
          <w:p w14:paraId="2548C5E1"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815" w:author="tao huang" w:date="2017-09-17T12:05:00Z">
                  <w:rPr>
                    <w:rFonts w:eastAsia="Times New Roman" w:cs="Times New Roman"/>
                    <w:color w:val="000000" w:themeColor="text1"/>
                    <w:sz w:val="22"/>
                  </w:rPr>
                </w:rPrChange>
              </w:rPr>
              <w:pPrChange w:id="9816"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817" w:author="tao huang" w:date="2017-09-17T12:05:00Z">
                  <w:rPr>
                    <w:rFonts w:eastAsia="Times New Roman" w:cs="Times New Roman"/>
                    <w:color w:val="000000" w:themeColor="text1"/>
                    <w:sz w:val="22"/>
                  </w:rPr>
                </w:rPrChange>
              </w:rPr>
              <w:t>1.626</w:t>
            </w:r>
          </w:p>
        </w:tc>
        <w:tc>
          <w:tcPr>
            <w:tcW w:w="1628" w:type="dxa"/>
            <w:shd w:val="clear" w:color="auto" w:fill="E7E6E6" w:themeFill="background2"/>
            <w:hideMark/>
            <w:tcPrChange w:id="9818" w:author="tao huang" w:date="2017-09-17T10:08:00Z">
              <w:tcPr>
                <w:tcW w:w="1428" w:type="dxa"/>
                <w:gridSpan w:val="3"/>
                <w:shd w:val="clear" w:color="auto" w:fill="E7E6E6" w:themeFill="background2"/>
                <w:hideMark/>
              </w:tcPr>
            </w:tcPrChange>
          </w:tcPr>
          <w:p w14:paraId="73DC1FA7"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819" w:author="tao huang" w:date="2017-09-17T12:05:00Z">
                  <w:rPr>
                    <w:rFonts w:eastAsia="Times New Roman" w:cs="Times New Roman"/>
                    <w:color w:val="000000" w:themeColor="text1"/>
                    <w:sz w:val="22"/>
                  </w:rPr>
                </w:rPrChange>
              </w:rPr>
              <w:pPrChange w:id="9820"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821" w:author="tao huang" w:date="2017-09-17T12:05:00Z">
                  <w:rPr>
                    <w:rFonts w:eastAsia="Times New Roman" w:cs="Times New Roman"/>
                    <w:color w:val="000000" w:themeColor="text1"/>
                    <w:sz w:val="22"/>
                  </w:rPr>
                </w:rPrChange>
              </w:rPr>
              <w:t>0.965</w:t>
            </w:r>
          </w:p>
        </w:tc>
      </w:tr>
      <w:tr w:rsidR="001D611D" w:rsidRPr="00A60A57" w14:paraId="59DCC6DF" w14:textId="77777777" w:rsidTr="00B60BB5">
        <w:trPr>
          <w:trHeight w:val="20"/>
          <w:trPrChange w:id="9822" w:author="tao huang" w:date="2017-09-17T10:08:00Z">
            <w:trPr>
              <w:gridAfter w:val="0"/>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noWrap/>
            <w:hideMark/>
            <w:tcPrChange w:id="9823" w:author="tao huang" w:date="2017-09-17T10:08:00Z">
              <w:tcPr>
                <w:tcW w:w="1985" w:type="dxa"/>
                <w:gridSpan w:val="3"/>
                <w:shd w:val="clear" w:color="auto" w:fill="auto"/>
                <w:noWrap/>
                <w:hideMark/>
              </w:tcPr>
            </w:tcPrChange>
          </w:tcPr>
          <w:p w14:paraId="36E4D56B" w14:textId="77777777" w:rsidR="001D611D" w:rsidRPr="00A60A57" w:rsidRDefault="001D611D">
            <w:pPr>
              <w:spacing w:after="0" w:line="360" w:lineRule="auto"/>
              <w:jc w:val="center"/>
              <w:rPr>
                <w:rFonts w:eastAsia="Times New Roman" w:cs="Times New Roman"/>
                <w:b w:val="0"/>
                <w:color w:val="0D0D0D" w:themeColor="text1" w:themeTint="F2"/>
                <w:sz w:val="22"/>
                <w:rPrChange w:id="9824" w:author="tao huang" w:date="2017-09-17T12:05:00Z">
                  <w:rPr>
                    <w:rFonts w:eastAsia="Times New Roman" w:cs="Times New Roman"/>
                    <w:b w:val="0"/>
                    <w:color w:val="000000" w:themeColor="text1"/>
                    <w:sz w:val="22"/>
                  </w:rPr>
                </w:rPrChange>
              </w:rPr>
              <w:pPrChange w:id="9825" w:author="tao huang" w:date="2017-09-16T12:49:00Z">
                <w:pPr>
                  <w:spacing w:after="0" w:line="240" w:lineRule="auto"/>
                  <w:jc w:val="center"/>
                </w:pPr>
              </w:pPrChange>
            </w:pPr>
            <w:r w:rsidRPr="00A60A57">
              <w:rPr>
                <w:rFonts w:eastAsia="Times New Roman" w:cs="Times New Roman"/>
                <w:b w:val="0"/>
                <w:color w:val="0D0D0D" w:themeColor="text1" w:themeTint="F2"/>
                <w:sz w:val="22"/>
                <w:rPrChange w:id="9826" w:author="tao huang" w:date="2017-09-17T12:05:00Z">
                  <w:rPr>
                    <w:rFonts w:eastAsia="Times New Roman" w:cs="Times New Roman"/>
                    <w:color w:val="000000" w:themeColor="text1"/>
                    <w:sz w:val="22"/>
                  </w:rPr>
                </w:rPrChange>
              </w:rPr>
              <w:t>Forecast horizon= 1</w:t>
            </w:r>
          </w:p>
        </w:tc>
        <w:tc>
          <w:tcPr>
            <w:tcW w:w="4106" w:type="dxa"/>
            <w:gridSpan w:val="4"/>
            <w:shd w:val="clear" w:color="auto" w:fill="auto"/>
            <w:noWrap/>
            <w:hideMark/>
            <w:tcPrChange w:id="9827" w:author="tao huang" w:date="2017-09-17T10:08:00Z">
              <w:tcPr>
                <w:tcW w:w="3873" w:type="dxa"/>
                <w:gridSpan w:val="8"/>
                <w:shd w:val="clear" w:color="auto" w:fill="auto"/>
                <w:noWrap/>
                <w:hideMark/>
              </w:tcPr>
            </w:tcPrChange>
          </w:tcPr>
          <w:p w14:paraId="03DC3075"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828" w:author="tao huang" w:date="2017-09-17T12:05:00Z">
                  <w:rPr>
                    <w:rFonts w:eastAsia="Times New Roman" w:cs="Times New Roman"/>
                    <w:color w:val="000000" w:themeColor="text1"/>
                    <w:sz w:val="22"/>
                  </w:rPr>
                </w:rPrChange>
              </w:rPr>
              <w:pPrChange w:id="9829"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830" w:author="tao huang" w:date="2017-09-17T12:05:00Z">
                  <w:rPr>
                    <w:rFonts w:eastAsia="Times New Roman" w:cs="Times New Roman"/>
                    <w:color w:val="000000" w:themeColor="text1"/>
                    <w:sz w:val="22"/>
                  </w:rPr>
                </w:rPrChange>
              </w:rPr>
              <w:t>Non-promoted period</w:t>
            </w:r>
          </w:p>
        </w:tc>
        <w:tc>
          <w:tcPr>
            <w:tcW w:w="4117" w:type="dxa"/>
            <w:gridSpan w:val="4"/>
            <w:shd w:val="clear" w:color="auto" w:fill="auto"/>
            <w:noWrap/>
            <w:hideMark/>
            <w:tcPrChange w:id="9831" w:author="tao huang" w:date="2017-09-17T10:08:00Z">
              <w:tcPr>
                <w:tcW w:w="3214" w:type="dxa"/>
                <w:gridSpan w:val="8"/>
                <w:shd w:val="clear" w:color="auto" w:fill="auto"/>
                <w:noWrap/>
                <w:hideMark/>
              </w:tcPr>
            </w:tcPrChange>
          </w:tcPr>
          <w:p w14:paraId="313BB007"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832" w:author="tao huang" w:date="2017-09-17T12:05:00Z">
                  <w:rPr>
                    <w:rFonts w:eastAsia="Times New Roman" w:cs="Times New Roman"/>
                    <w:color w:val="000000" w:themeColor="text1"/>
                    <w:sz w:val="22"/>
                  </w:rPr>
                </w:rPrChange>
              </w:rPr>
              <w:pPrChange w:id="9833"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834" w:author="tao huang" w:date="2017-09-17T12:05:00Z">
                  <w:rPr>
                    <w:rFonts w:eastAsia="Times New Roman" w:cs="Times New Roman"/>
                    <w:color w:val="000000" w:themeColor="text1"/>
                    <w:sz w:val="22"/>
                  </w:rPr>
                </w:rPrChange>
              </w:rPr>
              <w:t>Promoted period</w:t>
            </w:r>
          </w:p>
        </w:tc>
      </w:tr>
      <w:tr w:rsidR="00B60BB5" w:rsidRPr="00A60A57" w14:paraId="7D6146D5" w14:textId="77777777" w:rsidTr="00B60BB5">
        <w:tblPrEx>
          <w:tblPrExChange w:id="9835" w:author="tao huang" w:date="2017-09-17T10:08:00Z">
            <w:tblPrEx>
              <w:tblW w:w="10066" w:type="dxa"/>
            </w:tblPrEx>
          </w:tblPrExChange>
        </w:tblPrEx>
        <w:trPr>
          <w:cnfStyle w:val="000000100000" w:firstRow="0" w:lastRow="0" w:firstColumn="0" w:lastColumn="0" w:oddVBand="0" w:evenVBand="0" w:oddHBand="1" w:evenHBand="0" w:firstRowFirstColumn="0" w:firstRowLastColumn="0" w:lastRowFirstColumn="0" w:lastRowLastColumn="0"/>
          <w:trHeight w:val="20"/>
          <w:trPrChange w:id="9836" w:author="tao huang" w:date="2017-09-17T10:08:00Z">
            <w:trPr>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Change w:id="9837" w:author="tao huang" w:date="2017-09-17T10:08:00Z">
              <w:tcPr>
                <w:tcW w:w="1843" w:type="dxa"/>
                <w:gridSpan w:val="2"/>
                <w:shd w:val="clear" w:color="auto" w:fill="auto"/>
                <w:hideMark/>
              </w:tcPr>
            </w:tcPrChange>
          </w:tcPr>
          <w:p w14:paraId="05C63A0C" w14:textId="77777777" w:rsidR="001D611D" w:rsidRPr="00A60A57" w:rsidRDefault="001D611D">
            <w:pPr>
              <w:spacing w:after="0" w:line="36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9838" w:author="tao huang" w:date="2017-09-17T12:05:00Z">
                  <w:rPr>
                    <w:rFonts w:eastAsia="Times New Roman" w:cs="Times New Roman"/>
                    <w:b w:val="0"/>
                    <w:color w:val="000000" w:themeColor="text1"/>
                    <w:sz w:val="22"/>
                  </w:rPr>
                </w:rPrChange>
              </w:rPr>
              <w:pPrChange w:id="9839" w:author="tao huang" w:date="2017-09-16T12:49:00Z">
                <w:pPr>
                  <w:spacing w:after="0" w:line="240" w:lineRule="auto"/>
                  <w:cnfStyle w:val="001000100000" w:firstRow="0" w:lastRow="0" w:firstColumn="1" w:lastColumn="0" w:oddVBand="0" w:evenVBand="0" w:oddHBand="1" w:evenHBand="0" w:firstRowFirstColumn="0" w:firstRowLastColumn="0" w:lastRowFirstColumn="0" w:lastRowLastColumn="0"/>
                </w:pPr>
              </w:pPrChange>
            </w:pPr>
            <w:r w:rsidRPr="00A60A57">
              <w:rPr>
                <w:rFonts w:eastAsia="Times New Roman" w:cs="Times New Roman"/>
                <w:b w:val="0"/>
                <w:color w:val="0D0D0D" w:themeColor="text1" w:themeTint="F2"/>
                <w:sz w:val="22"/>
                <w:rPrChange w:id="9840" w:author="tao huang" w:date="2017-09-17T12:05:00Z">
                  <w:rPr>
                    <w:rFonts w:eastAsia="Times New Roman" w:cs="Times New Roman"/>
                    <w:color w:val="000000" w:themeColor="text1"/>
                    <w:sz w:val="22"/>
                  </w:rPr>
                </w:rPrChange>
              </w:rPr>
              <w:t>Model/measure</w:t>
            </w:r>
          </w:p>
        </w:tc>
        <w:tc>
          <w:tcPr>
            <w:tcW w:w="705" w:type="dxa"/>
            <w:shd w:val="clear" w:color="auto" w:fill="auto"/>
            <w:hideMark/>
            <w:tcPrChange w:id="9841" w:author="tao huang" w:date="2017-09-17T10:08:00Z">
              <w:tcPr>
                <w:tcW w:w="705" w:type="dxa"/>
                <w:gridSpan w:val="3"/>
                <w:shd w:val="clear" w:color="auto" w:fill="auto"/>
                <w:hideMark/>
              </w:tcPr>
            </w:tcPrChange>
          </w:tcPr>
          <w:p w14:paraId="20AD9A74"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842" w:author="tao huang" w:date="2017-09-17T12:05:00Z">
                  <w:rPr>
                    <w:rFonts w:eastAsia="Times New Roman" w:cs="Times New Roman"/>
                    <w:bCs/>
                    <w:color w:val="000000" w:themeColor="text1"/>
                    <w:sz w:val="22"/>
                  </w:rPr>
                </w:rPrChange>
              </w:rPr>
              <w:pPrChange w:id="9843"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9844" w:author="tao huang" w:date="2017-09-17T12:05:00Z">
                  <w:rPr>
                    <w:rFonts w:eastAsia="Times New Roman" w:cs="Times New Roman"/>
                    <w:bCs/>
                    <w:color w:val="000000" w:themeColor="text1"/>
                    <w:sz w:val="22"/>
                  </w:rPr>
                </w:rPrChange>
              </w:rPr>
              <w:t>MAE</w:t>
            </w:r>
          </w:p>
        </w:tc>
        <w:tc>
          <w:tcPr>
            <w:tcW w:w="950" w:type="dxa"/>
            <w:shd w:val="clear" w:color="auto" w:fill="auto"/>
            <w:hideMark/>
            <w:tcPrChange w:id="9845" w:author="tao huang" w:date="2017-09-17T10:08:00Z">
              <w:tcPr>
                <w:tcW w:w="950" w:type="dxa"/>
                <w:gridSpan w:val="2"/>
                <w:shd w:val="clear" w:color="auto" w:fill="auto"/>
                <w:hideMark/>
              </w:tcPr>
            </w:tcPrChange>
          </w:tcPr>
          <w:p w14:paraId="3F0B218B"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846" w:author="tao huang" w:date="2017-09-17T12:05:00Z">
                  <w:rPr>
                    <w:rFonts w:eastAsia="Times New Roman" w:cs="Times New Roman"/>
                    <w:bCs/>
                    <w:color w:val="000000" w:themeColor="text1"/>
                    <w:sz w:val="22"/>
                  </w:rPr>
                </w:rPrChange>
              </w:rPr>
              <w:pPrChange w:id="9847"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9848" w:author="tao huang" w:date="2017-09-17T12:05:00Z">
                  <w:rPr>
                    <w:rFonts w:eastAsia="Times New Roman" w:cs="Times New Roman"/>
                    <w:bCs/>
                    <w:color w:val="000000" w:themeColor="text1"/>
                    <w:sz w:val="22"/>
                  </w:rPr>
                </w:rPrChange>
              </w:rPr>
              <w:t>SMAPE</w:t>
            </w:r>
          </w:p>
        </w:tc>
        <w:tc>
          <w:tcPr>
            <w:tcW w:w="828" w:type="dxa"/>
            <w:shd w:val="clear" w:color="auto" w:fill="auto"/>
            <w:hideMark/>
            <w:tcPrChange w:id="9849" w:author="tao huang" w:date="2017-09-17T10:08:00Z">
              <w:tcPr>
                <w:tcW w:w="828" w:type="dxa"/>
                <w:gridSpan w:val="2"/>
                <w:shd w:val="clear" w:color="auto" w:fill="auto"/>
                <w:hideMark/>
              </w:tcPr>
            </w:tcPrChange>
          </w:tcPr>
          <w:p w14:paraId="29129D53"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850" w:author="tao huang" w:date="2017-09-17T12:05:00Z">
                  <w:rPr>
                    <w:rFonts w:eastAsia="Times New Roman" w:cs="Times New Roman"/>
                    <w:bCs/>
                    <w:color w:val="000000" w:themeColor="text1"/>
                    <w:sz w:val="22"/>
                  </w:rPr>
                </w:rPrChange>
              </w:rPr>
              <w:pPrChange w:id="9851"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9852" w:author="tao huang" w:date="2017-09-17T12:05:00Z">
                  <w:rPr>
                    <w:rFonts w:eastAsia="Times New Roman" w:cs="Times New Roman"/>
                    <w:bCs/>
                    <w:color w:val="000000" w:themeColor="text1"/>
                    <w:sz w:val="22"/>
                  </w:rPr>
                </w:rPrChange>
              </w:rPr>
              <w:t>MASE</w:t>
            </w:r>
          </w:p>
        </w:tc>
        <w:tc>
          <w:tcPr>
            <w:tcW w:w="1623" w:type="dxa"/>
            <w:shd w:val="clear" w:color="auto" w:fill="auto"/>
            <w:noWrap/>
            <w:hideMark/>
            <w:tcPrChange w:id="9853" w:author="tao huang" w:date="2017-09-17T10:08:00Z">
              <w:tcPr>
                <w:tcW w:w="1623" w:type="dxa"/>
                <w:gridSpan w:val="3"/>
                <w:shd w:val="clear" w:color="auto" w:fill="auto"/>
                <w:noWrap/>
                <w:hideMark/>
              </w:tcPr>
            </w:tcPrChange>
          </w:tcPr>
          <w:p w14:paraId="4A2A4C19"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854" w:author="tao huang" w:date="2017-09-17T12:05:00Z">
                  <w:rPr>
                    <w:rFonts w:eastAsia="Times New Roman" w:cs="Times New Roman"/>
                    <w:bCs/>
                    <w:color w:val="000000" w:themeColor="text1"/>
                    <w:sz w:val="22"/>
                  </w:rPr>
                </w:rPrChange>
              </w:rPr>
              <w:pPrChange w:id="9855"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9856" w:author="tao huang" w:date="2017-09-17T12:05:00Z">
                  <w:rPr>
                    <w:rFonts w:eastAsia="Times New Roman" w:cs="Times New Roman"/>
                    <w:bCs/>
                    <w:color w:val="000000" w:themeColor="text1"/>
                    <w:sz w:val="22"/>
                  </w:rPr>
                </w:rPrChange>
              </w:rPr>
              <w:t>AvgRelMAE</w:t>
            </w:r>
          </w:p>
        </w:tc>
        <w:tc>
          <w:tcPr>
            <w:tcW w:w="711" w:type="dxa"/>
            <w:shd w:val="clear" w:color="auto" w:fill="auto"/>
            <w:hideMark/>
            <w:tcPrChange w:id="9857" w:author="tao huang" w:date="2017-09-17T10:08:00Z">
              <w:tcPr>
                <w:tcW w:w="711" w:type="dxa"/>
                <w:gridSpan w:val="2"/>
                <w:shd w:val="clear" w:color="auto" w:fill="auto"/>
                <w:hideMark/>
              </w:tcPr>
            </w:tcPrChange>
          </w:tcPr>
          <w:p w14:paraId="53B637D8"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858" w:author="tao huang" w:date="2017-09-17T12:05:00Z">
                  <w:rPr>
                    <w:rFonts w:eastAsia="Times New Roman" w:cs="Times New Roman"/>
                    <w:bCs/>
                    <w:color w:val="000000" w:themeColor="text1"/>
                    <w:sz w:val="22"/>
                  </w:rPr>
                </w:rPrChange>
              </w:rPr>
              <w:pPrChange w:id="9859"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9860" w:author="tao huang" w:date="2017-09-17T12:05:00Z">
                  <w:rPr>
                    <w:rFonts w:eastAsia="Times New Roman" w:cs="Times New Roman"/>
                    <w:bCs/>
                    <w:color w:val="000000" w:themeColor="text1"/>
                    <w:sz w:val="22"/>
                  </w:rPr>
                </w:rPrChange>
              </w:rPr>
              <w:t>MAE</w:t>
            </w:r>
          </w:p>
        </w:tc>
        <w:tc>
          <w:tcPr>
            <w:tcW w:w="950" w:type="dxa"/>
            <w:shd w:val="clear" w:color="auto" w:fill="auto"/>
            <w:hideMark/>
            <w:tcPrChange w:id="9861" w:author="tao huang" w:date="2017-09-17T10:08:00Z">
              <w:tcPr>
                <w:tcW w:w="950" w:type="dxa"/>
                <w:gridSpan w:val="2"/>
                <w:shd w:val="clear" w:color="auto" w:fill="auto"/>
                <w:hideMark/>
              </w:tcPr>
            </w:tcPrChange>
          </w:tcPr>
          <w:p w14:paraId="10892E5E"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862" w:author="tao huang" w:date="2017-09-17T12:05:00Z">
                  <w:rPr>
                    <w:rFonts w:eastAsia="Times New Roman" w:cs="Times New Roman"/>
                    <w:bCs/>
                    <w:color w:val="000000" w:themeColor="text1"/>
                    <w:sz w:val="22"/>
                  </w:rPr>
                </w:rPrChange>
              </w:rPr>
              <w:pPrChange w:id="9863"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9864" w:author="tao huang" w:date="2017-09-17T12:05:00Z">
                  <w:rPr>
                    <w:rFonts w:eastAsia="Times New Roman" w:cs="Times New Roman"/>
                    <w:bCs/>
                    <w:color w:val="000000" w:themeColor="text1"/>
                    <w:sz w:val="22"/>
                  </w:rPr>
                </w:rPrChange>
              </w:rPr>
              <w:t>SMAPE</w:t>
            </w:r>
          </w:p>
        </w:tc>
        <w:tc>
          <w:tcPr>
            <w:tcW w:w="828" w:type="dxa"/>
            <w:shd w:val="clear" w:color="auto" w:fill="auto"/>
            <w:hideMark/>
            <w:tcPrChange w:id="9865" w:author="tao huang" w:date="2017-09-17T10:08:00Z">
              <w:tcPr>
                <w:tcW w:w="828" w:type="dxa"/>
                <w:gridSpan w:val="2"/>
                <w:shd w:val="clear" w:color="auto" w:fill="auto"/>
                <w:hideMark/>
              </w:tcPr>
            </w:tcPrChange>
          </w:tcPr>
          <w:p w14:paraId="79C477E7"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866" w:author="tao huang" w:date="2017-09-17T12:05:00Z">
                  <w:rPr>
                    <w:rFonts w:eastAsia="Times New Roman" w:cs="Times New Roman"/>
                    <w:bCs/>
                    <w:color w:val="000000" w:themeColor="text1"/>
                    <w:sz w:val="22"/>
                  </w:rPr>
                </w:rPrChange>
              </w:rPr>
              <w:pPrChange w:id="9867"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9868" w:author="tao huang" w:date="2017-09-17T12:05:00Z">
                  <w:rPr>
                    <w:rFonts w:eastAsia="Times New Roman" w:cs="Times New Roman"/>
                    <w:bCs/>
                    <w:color w:val="000000" w:themeColor="text1"/>
                    <w:sz w:val="22"/>
                  </w:rPr>
                </w:rPrChange>
              </w:rPr>
              <w:t>MASE</w:t>
            </w:r>
          </w:p>
        </w:tc>
        <w:tc>
          <w:tcPr>
            <w:tcW w:w="1628" w:type="dxa"/>
            <w:shd w:val="clear" w:color="auto" w:fill="auto"/>
            <w:noWrap/>
            <w:hideMark/>
            <w:tcPrChange w:id="9869" w:author="tao huang" w:date="2017-09-17T10:08:00Z">
              <w:tcPr>
                <w:tcW w:w="1628" w:type="dxa"/>
                <w:gridSpan w:val="3"/>
                <w:shd w:val="clear" w:color="auto" w:fill="auto"/>
                <w:noWrap/>
                <w:hideMark/>
              </w:tcPr>
            </w:tcPrChange>
          </w:tcPr>
          <w:p w14:paraId="0138DC1F"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870" w:author="tao huang" w:date="2017-09-17T12:05:00Z">
                  <w:rPr>
                    <w:rFonts w:eastAsia="Times New Roman" w:cs="Times New Roman"/>
                    <w:bCs/>
                    <w:color w:val="000000" w:themeColor="text1"/>
                    <w:sz w:val="22"/>
                  </w:rPr>
                </w:rPrChange>
              </w:rPr>
              <w:pPrChange w:id="9871"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9872" w:author="tao huang" w:date="2017-09-17T12:05:00Z">
                  <w:rPr>
                    <w:rFonts w:eastAsia="Times New Roman" w:cs="Times New Roman"/>
                    <w:bCs/>
                    <w:color w:val="000000" w:themeColor="text1"/>
                    <w:sz w:val="22"/>
                  </w:rPr>
                </w:rPrChange>
              </w:rPr>
              <w:t>AvgRelMAE</w:t>
            </w:r>
          </w:p>
        </w:tc>
      </w:tr>
      <w:tr w:rsidR="00B60BB5" w:rsidRPr="00A60A57" w14:paraId="7DCC2C98" w14:textId="77777777" w:rsidTr="00B60BB5">
        <w:tblPrEx>
          <w:tblPrExChange w:id="9873" w:author="tao huang" w:date="2017-09-17T10:08:00Z">
            <w:tblPrEx>
              <w:tblW w:w="10066" w:type="dxa"/>
            </w:tblPrEx>
          </w:tblPrExChange>
        </w:tblPrEx>
        <w:trPr>
          <w:trHeight w:val="20"/>
          <w:trPrChange w:id="9874" w:author="tao huang" w:date="2017-09-17T10:08:00Z">
            <w:trPr>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Change w:id="9875" w:author="tao huang" w:date="2017-09-17T10:08:00Z">
              <w:tcPr>
                <w:tcW w:w="1843" w:type="dxa"/>
                <w:gridSpan w:val="2"/>
                <w:shd w:val="clear" w:color="auto" w:fill="auto"/>
                <w:hideMark/>
              </w:tcPr>
            </w:tcPrChange>
          </w:tcPr>
          <w:p w14:paraId="17E754B7" w14:textId="77777777" w:rsidR="001D611D" w:rsidRPr="00A60A57" w:rsidRDefault="001D611D">
            <w:pPr>
              <w:spacing w:after="0" w:line="360" w:lineRule="auto"/>
              <w:rPr>
                <w:rFonts w:eastAsia="Times New Roman" w:cs="Times New Roman"/>
                <w:b w:val="0"/>
                <w:color w:val="0D0D0D" w:themeColor="text1" w:themeTint="F2"/>
                <w:sz w:val="22"/>
                <w:rPrChange w:id="9876" w:author="tao huang" w:date="2017-09-17T12:05:00Z">
                  <w:rPr>
                    <w:rFonts w:eastAsia="Times New Roman" w:cs="Times New Roman"/>
                    <w:b w:val="0"/>
                    <w:color w:val="000000" w:themeColor="text1"/>
                    <w:sz w:val="22"/>
                  </w:rPr>
                </w:rPrChange>
              </w:rPr>
              <w:pPrChange w:id="9877" w:author="tao huang" w:date="2017-09-16T12:49:00Z">
                <w:pPr>
                  <w:spacing w:after="0" w:line="240" w:lineRule="auto"/>
                </w:pPr>
              </w:pPrChange>
            </w:pPr>
            <w:r w:rsidRPr="00A60A57">
              <w:rPr>
                <w:rFonts w:eastAsia="Times New Roman" w:cs="Times New Roman"/>
                <w:b w:val="0"/>
                <w:color w:val="0D0D0D" w:themeColor="text1" w:themeTint="F2"/>
                <w:sz w:val="22"/>
                <w:rPrChange w:id="9878" w:author="tao huang" w:date="2017-09-17T12:05:00Z">
                  <w:rPr>
                    <w:rFonts w:eastAsia="Times New Roman" w:cs="Times New Roman"/>
                    <w:color w:val="000000" w:themeColor="text1"/>
                    <w:sz w:val="22"/>
                  </w:rPr>
                </w:rPrChange>
              </w:rPr>
              <w:t>Base-lift</w:t>
            </w:r>
          </w:p>
        </w:tc>
        <w:tc>
          <w:tcPr>
            <w:tcW w:w="705" w:type="dxa"/>
            <w:shd w:val="clear" w:color="auto" w:fill="auto"/>
            <w:hideMark/>
            <w:tcPrChange w:id="9879" w:author="tao huang" w:date="2017-09-17T10:08:00Z">
              <w:tcPr>
                <w:tcW w:w="705" w:type="dxa"/>
                <w:gridSpan w:val="3"/>
                <w:shd w:val="clear" w:color="auto" w:fill="auto"/>
                <w:hideMark/>
              </w:tcPr>
            </w:tcPrChange>
          </w:tcPr>
          <w:p w14:paraId="20A9AEC0"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880" w:author="tao huang" w:date="2017-09-17T12:05:00Z">
                  <w:rPr>
                    <w:rFonts w:eastAsia="Times New Roman" w:cs="Times New Roman"/>
                    <w:color w:val="000000" w:themeColor="text1"/>
                    <w:sz w:val="22"/>
                  </w:rPr>
                </w:rPrChange>
              </w:rPr>
              <w:pPrChange w:id="9881"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882" w:author="tao huang" w:date="2017-09-17T12:05:00Z">
                  <w:rPr>
                    <w:rFonts w:eastAsia="Times New Roman" w:cs="Times New Roman"/>
                    <w:color w:val="000000" w:themeColor="text1"/>
                    <w:sz w:val="22"/>
                  </w:rPr>
                </w:rPrChange>
              </w:rPr>
              <w:t>9.41</w:t>
            </w:r>
          </w:p>
        </w:tc>
        <w:tc>
          <w:tcPr>
            <w:tcW w:w="950" w:type="dxa"/>
            <w:shd w:val="clear" w:color="auto" w:fill="auto"/>
            <w:hideMark/>
            <w:tcPrChange w:id="9883" w:author="tao huang" w:date="2017-09-17T10:08:00Z">
              <w:tcPr>
                <w:tcW w:w="950" w:type="dxa"/>
                <w:gridSpan w:val="2"/>
                <w:shd w:val="clear" w:color="auto" w:fill="auto"/>
                <w:hideMark/>
              </w:tcPr>
            </w:tcPrChange>
          </w:tcPr>
          <w:p w14:paraId="28A1AD0E"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884" w:author="tao huang" w:date="2017-09-17T12:05:00Z">
                  <w:rPr>
                    <w:rFonts w:eastAsia="Times New Roman" w:cs="Times New Roman"/>
                    <w:color w:val="000000" w:themeColor="text1"/>
                    <w:sz w:val="22"/>
                  </w:rPr>
                </w:rPrChange>
              </w:rPr>
              <w:pPrChange w:id="9885"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886" w:author="tao huang" w:date="2017-09-17T12:05:00Z">
                  <w:rPr>
                    <w:rFonts w:eastAsia="Times New Roman" w:cs="Times New Roman"/>
                    <w:color w:val="000000" w:themeColor="text1"/>
                    <w:sz w:val="22"/>
                  </w:rPr>
                </w:rPrChange>
              </w:rPr>
              <w:t>40.9%</w:t>
            </w:r>
          </w:p>
        </w:tc>
        <w:tc>
          <w:tcPr>
            <w:tcW w:w="828" w:type="dxa"/>
            <w:shd w:val="clear" w:color="auto" w:fill="auto"/>
            <w:hideMark/>
            <w:tcPrChange w:id="9887" w:author="tao huang" w:date="2017-09-17T10:08:00Z">
              <w:tcPr>
                <w:tcW w:w="828" w:type="dxa"/>
                <w:gridSpan w:val="2"/>
                <w:shd w:val="clear" w:color="auto" w:fill="auto"/>
                <w:hideMark/>
              </w:tcPr>
            </w:tcPrChange>
          </w:tcPr>
          <w:p w14:paraId="5D78B97E"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888" w:author="tao huang" w:date="2017-09-17T12:05:00Z">
                  <w:rPr>
                    <w:rFonts w:eastAsia="Times New Roman" w:cs="Times New Roman"/>
                    <w:color w:val="000000" w:themeColor="text1"/>
                    <w:sz w:val="22"/>
                  </w:rPr>
                </w:rPrChange>
              </w:rPr>
              <w:pPrChange w:id="9889"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890" w:author="tao huang" w:date="2017-09-17T12:05:00Z">
                  <w:rPr>
                    <w:rFonts w:eastAsia="Times New Roman" w:cs="Times New Roman"/>
                    <w:color w:val="000000" w:themeColor="text1"/>
                    <w:sz w:val="22"/>
                  </w:rPr>
                </w:rPrChange>
              </w:rPr>
              <w:t>0.573</w:t>
            </w:r>
          </w:p>
        </w:tc>
        <w:tc>
          <w:tcPr>
            <w:tcW w:w="1623" w:type="dxa"/>
            <w:shd w:val="clear" w:color="auto" w:fill="auto"/>
            <w:hideMark/>
            <w:tcPrChange w:id="9891" w:author="tao huang" w:date="2017-09-17T10:08:00Z">
              <w:tcPr>
                <w:tcW w:w="1623" w:type="dxa"/>
                <w:gridSpan w:val="3"/>
                <w:shd w:val="clear" w:color="auto" w:fill="auto"/>
                <w:hideMark/>
              </w:tcPr>
            </w:tcPrChange>
          </w:tcPr>
          <w:p w14:paraId="7B70F495"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892" w:author="tao huang" w:date="2017-09-17T12:05:00Z">
                  <w:rPr>
                    <w:rFonts w:eastAsia="Times New Roman" w:cs="Times New Roman"/>
                    <w:color w:val="000000" w:themeColor="text1"/>
                    <w:sz w:val="22"/>
                  </w:rPr>
                </w:rPrChange>
              </w:rPr>
              <w:pPrChange w:id="9893"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894" w:author="tao huang" w:date="2017-09-17T12:05:00Z">
                  <w:rPr>
                    <w:rFonts w:eastAsia="Times New Roman" w:cs="Times New Roman"/>
                    <w:color w:val="000000" w:themeColor="text1"/>
                    <w:sz w:val="22"/>
                  </w:rPr>
                </w:rPrChange>
              </w:rPr>
              <w:t>0.990</w:t>
            </w:r>
          </w:p>
        </w:tc>
        <w:tc>
          <w:tcPr>
            <w:tcW w:w="711" w:type="dxa"/>
            <w:shd w:val="clear" w:color="auto" w:fill="auto"/>
            <w:hideMark/>
            <w:tcPrChange w:id="9895" w:author="tao huang" w:date="2017-09-17T10:08:00Z">
              <w:tcPr>
                <w:tcW w:w="711" w:type="dxa"/>
                <w:gridSpan w:val="2"/>
                <w:shd w:val="clear" w:color="auto" w:fill="auto"/>
                <w:hideMark/>
              </w:tcPr>
            </w:tcPrChange>
          </w:tcPr>
          <w:p w14:paraId="3763E1DB"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896" w:author="tao huang" w:date="2017-09-17T12:05:00Z">
                  <w:rPr>
                    <w:rFonts w:eastAsia="Times New Roman" w:cs="Times New Roman"/>
                    <w:color w:val="000000" w:themeColor="text1"/>
                    <w:sz w:val="22"/>
                  </w:rPr>
                </w:rPrChange>
              </w:rPr>
              <w:pPrChange w:id="9897"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898" w:author="tao huang" w:date="2017-09-17T12:05:00Z">
                  <w:rPr>
                    <w:rFonts w:eastAsia="Times New Roman" w:cs="Times New Roman"/>
                    <w:color w:val="000000" w:themeColor="text1"/>
                    <w:sz w:val="22"/>
                  </w:rPr>
                </w:rPrChange>
              </w:rPr>
              <w:t>85.32</w:t>
            </w:r>
          </w:p>
        </w:tc>
        <w:tc>
          <w:tcPr>
            <w:tcW w:w="950" w:type="dxa"/>
            <w:shd w:val="clear" w:color="auto" w:fill="auto"/>
            <w:hideMark/>
            <w:tcPrChange w:id="9899" w:author="tao huang" w:date="2017-09-17T10:08:00Z">
              <w:tcPr>
                <w:tcW w:w="950" w:type="dxa"/>
                <w:gridSpan w:val="2"/>
                <w:shd w:val="clear" w:color="auto" w:fill="auto"/>
                <w:hideMark/>
              </w:tcPr>
            </w:tcPrChange>
          </w:tcPr>
          <w:p w14:paraId="0DDC4D6D"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900" w:author="tao huang" w:date="2017-09-17T12:05:00Z">
                  <w:rPr>
                    <w:rFonts w:eastAsia="Times New Roman" w:cs="Times New Roman"/>
                    <w:color w:val="000000" w:themeColor="text1"/>
                    <w:sz w:val="22"/>
                  </w:rPr>
                </w:rPrChange>
              </w:rPr>
              <w:pPrChange w:id="9901"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902" w:author="tao huang" w:date="2017-09-17T12:05:00Z">
                  <w:rPr>
                    <w:rFonts w:eastAsia="Times New Roman" w:cs="Times New Roman"/>
                    <w:color w:val="000000" w:themeColor="text1"/>
                    <w:sz w:val="22"/>
                  </w:rPr>
                </w:rPrChange>
              </w:rPr>
              <w:t>81.9%</w:t>
            </w:r>
          </w:p>
        </w:tc>
        <w:tc>
          <w:tcPr>
            <w:tcW w:w="828" w:type="dxa"/>
            <w:shd w:val="clear" w:color="auto" w:fill="auto"/>
            <w:hideMark/>
            <w:tcPrChange w:id="9903" w:author="tao huang" w:date="2017-09-17T10:08:00Z">
              <w:tcPr>
                <w:tcW w:w="828" w:type="dxa"/>
                <w:gridSpan w:val="2"/>
                <w:shd w:val="clear" w:color="auto" w:fill="auto"/>
                <w:hideMark/>
              </w:tcPr>
            </w:tcPrChange>
          </w:tcPr>
          <w:p w14:paraId="57931148"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904" w:author="tao huang" w:date="2017-09-17T12:05:00Z">
                  <w:rPr>
                    <w:rFonts w:eastAsia="Times New Roman" w:cs="Times New Roman"/>
                    <w:color w:val="000000" w:themeColor="text1"/>
                    <w:sz w:val="22"/>
                  </w:rPr>
                </w:rPrChange>
              </w:rPr>
              <w:pPrChange w:id="9905"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906" w:author="tao huang" w:date="2017-09-17T12:05:00Z">
                  <w:rPr>
                    <w:rFonts w:eastAsia="Times New Roman" w:cs="Times New Roman"/>
                    <w:color w:val="000000" w:themeColor="text1"/>
                    <w:sz w:val="22"/>
                  </w:rPr>
                </w:rPrChange>
              </w:rPr>
              <w:t>2.180</w:t>
            </w:r>
          </w:p>
        </w:tc>
        <w:tc>
          <w:tcPr>
            <w:tcW w:w="1628" w:type="dxa"/>
            <w:shd w:val="clear" w:color="auto" w:fill="auto"/>
            <w:hideMark/>
            <w:tcPrChange w:id="9907" w:author="tao huang" w:date="2017-09-17T10:08:00Z">
              <w:tcPr>
                <w:tcW w:w="1628" w:type="dxa"/>
                <w:gridSpan w:val="3"/>
                <w:shd w:val="clear" w:color="auto" w:fill="auto"/>
                <w:hideMark/>
              </w:tcPr>
            </w:tcPrChange>
          </w:tcPr>
          <w:p w14:paraId="400AEA52"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908" w:author="tao huang" w:date="2017-09-17T12:05:00Z">
                  <w:rPr>
                    <w:rFonts w:eastAsia="Times New Roman" w:cs="Times New Roman"/>
                    <w:color w:val="000000" w:themeColor="text1"/>
                    <w:sz w:val="22"/>
                  </w:rPr>
                </w:rPrChange>
              </w:rPr>
              <w:pPrChange w:id="9909"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910" w:author="tao huang" w:date="2017-09-17T12:05:00Z">
                  <w:rPr>
                    <w:rFonts w:eastAsia="Times New Roman" w:cs="Times New Roman"/>
                    <w:color w:val="000000" w:themeColor="text1"/>
                    <w:sz w:val="22"/>
                  </w:rPr>
                </w:rPrChange>
              </w:rPr>
              <w:t>1.531</w:t>
            </w:r>
          </w:p>
        </w:tc>
      </w:tr>
      <w:tr w:rsidR="00B60BB5" w:rsidRPr="00A60A57" w14:paraId="01B2C83F" w14:textId="77777777" w:rsidTr="00B60BB5">
        <w:tblPrEx>
          <w:tblPrExChange w:id="9911" w:author="tao huang" w:date="2017-09-17T10:08:00Z">
            <w:tblPrEx>
              <w:tblW w:w="10066" w:type="dxa"/>
            </w:tblPrEx>
          </w:tblPrExChange>
        </w:tblPrEx>
        <w:trPr>
          <w:cnfStyle w:val="000000100000" w:firstRow="0" w:lastRow="0" w:firstColumn="0" w:lastColumn="0" w:oddVBand="0" w:evenVBand="0" w:oddHBand="1" w:evenHBand="0" w:firstRowFirstColumn="0" w:firstRowLastColumn="0" w:lastRowFirstColumn="0" w:lastRowLastColumn="0"/>
          <w:trHeight w:val="20"/>
          <w:trPrChange w:id="9912" w:author="tao huang" w:date="2017-09-17T10:08:00Z">
            <w:trPr>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Change w:id="9913" w:author="tao huang" w:date="2017-09-17T10:08:00Z">
              <w:tcPr>
                <w:tcW w:w="1843" w:type="dxa"/>
                <w:gridSpan w:val="2"/>
                <w:shd w:val="clear" w:color="auto" w:fill="auto"/>
                <w:hideMark/>
              </w:tcPr>
            </w:tcPrChange>
          </w:tcPr>
          <w:p w14:paraId="1CD7B723" w14:textId="77777777" w:rsidR="001D611D" w:rsidRPr="00A60A57" w:rsidRDefault="001D611D">
            <w:pPr>
              <w:spacing w:after="0" w:line="36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9914" w:author="tao huang" w:date="2017-09-17T12:05:00Z">
                  <w:rPr>
                    <w:rFonts w:eastAsia="Times New Roman" w:cs="Times New Roman"/>
                    <w:b w:val="0"/>
                    <w:color w:val="000000" w:themeColor="text1"/>
                    <w:sz w:val="22"/>
                  </w:rPr>
                </w:rPrChange>
              </w:rPr>
              <w:pPrChange w:id="9915" w:author="tao huang" w:date="2017-09-16T12:49:00Z">
                <w:pPr>
                  <w:spacing w:after="0" w:line="240" w:lineRule="auto"/>
                  <w:cnfStyle w:val="001000100000" w:firstRow="0" w:lastRow="0" w:firstColumn="1" w:lastColumn="0" w:oddVBand="0" w:evenVBand="0" w:oddHBand="1" w:evenHBand="0" w:firstRowFirstColumn="0" w:firstRowLastColumn="0" w:lastRowFirstColumn="0" w:lastRowLastColumn="0"/>
                </w:pPr>
              </w:pPrChange>
            </w:pPr>
            <w:r w:rsidRPr="00A60A57">
              <w:rPr>
                <w:rFonts w:eastAsia="Times New Roman" w:cs="Times New Roman"/>
                <w:b w:val="0"/>
                <w:color w:val="0D0D0D" w:themeColor="text1" w:themeTint="F2"/>
                <w:sz w:val="22"/>
                <w:rPrChange w:id="9916" w:author="tao huang" w:date="2017-09-17T12:05:00Z">
                  <w:rPr>
                    <w:rFonts w:eastAsia="Times New Roman" w:cs="Times New Roman"/>
                    <w:color w:val="000000" w:themeColor="text1"/>
                    <w:sz w:val="22"/>
                  </w:rPr>
                </w:rPrChange>
              </w:rPr>
              <w:t>ADL-own</w:t>
            </w:r>
          </w:p>
        </w:tc>
        <w:tc>
          <w:tcPr>
            <w:tcW w:w="705" w:type="dxa"/>
            <w:shd w:val="clear" w:color="auto" w:fill="auto"/>
            <w:hideMark/>
            <w:tcPrChange w:id="9917" w:author="tao huang" w:date="2017-09-17T10:08:00Z">
              <w:tcPr>
                <w:tcW w:w="705" w:type="dxa"/>
                <w:gridSpan w:val="3"/>
                <w:shd w:val="clear" w:color="auto" w:fill="auto"/>
                <w:hideMark/>
              </w:tcPr>
            </w:tcPrChange>
          </w:tcPr>
          <w:p w14:paraId="1A996D31"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918" w:author="tao huang" w:date="2017-09-17T12:05:00Z">
                  <w:rPr>
                    <w:rFonts w:eastAsia="Times New Roman" w:cs="Times New Roman"/>
                    <w:color w:val="000000" w:themeColor="text1"/>
                    <w:sz w:val="22"/>
                  </w:rPr>
                </w:rPrChange>
              </w:rPr>
              <w:pPrChange w:id="9919"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920" w:author="tao huang" w:date="2017-09-17T12:05:00Z">
                  <w:rPr>
                    <w:rFonts w:eastAsia="Times New Roman" w:cs="Times New Roman"/>
                    <w:color w:val="000000" w:themeColor="text1"/>
                    <w:sz w:val="22"/>
                  </w:rPr>
                </w:rPrChange>
              </w:rPr>
              <w:t>9.28</w:t>
            </w:r>
          </w:p>
        </w:tc>
        <w:tc>
          <w:tcPr>
            <w:tcW w:w="950" w:type="dxa"/>
            <w:shd w:val="clear" w:color="auto" w:fill="auto"/>
            <w:hideMark/>
            <w:tcPrChange w:id="9921" w:author="tao huang" w:date="2017-09-17T10:08:00Z">
              <w:tcPr>
                <w:tcW w:w="950" w:type="dxa"/>
                <w:gridSpan w:val="2"/>
                <w:shd w:val="clear" w:color="auto" w:fill="auto"/>
                <w:hideMark/>
              </w:tcPr>
            </w:tcPrChange>
          </w:tcPr>
          <w:p w14:paraId="0AFEC27A"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922" w:author="tao huang" w:date="2017-09-17T12:05:00Z">
                  <w:rPr>
                    <w:rFonts w:eastAsia="Times New Roman" w:cs="Times New Roman"/>
                    <w:color w:val="000000" w:themeColor="text1"/>
                    <w:sz w:val="22"/>
                  </w:rPr>
                </w:rPrChange>
              </w:rPr>
              <w:pPrChange w:id="9923"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924" w:author="tao huang" w:date="2017-09-17T12:05:00Z">
                  <w:rPr>
                    <w:rFonts w:eastAsia="Times New Roman" w:cs="Times New Roman"/>
                    <w:color w:val="000000" w:themeColor="text1"/>
                    <w:sz w:val="22"/>
                  </w:rPr>
                </w:rPrChange>
              </w:rPr>
              <w:t>39.9%</w:t>
            </w:r>
          </w:p>
        </w:tc>
        <w:tc>
          <w:tcPr>
            <w:tcW w:w="828" w:type="dxa"/>
            <w:shd w:val="clear" w:color="auto" w:fill="auto"/>
            <w:hideMark/>
            <w:tcPrChange w:id="9925" w:author="tao huang" w:date="2017-09-17T10:08:00Z">
              <w:tcPr>
                <w:tcW w:w="828" w:type="dxa"/>
                <w:gridSpan w:val="2"/>
                <w:shd w:val="clear" w:color="auto" w:fill="auto"/>
                <w:hideMark/>
              </w:tcPr>
            </w:tcPrChange>
          </w:tcPr>
          <w:p w14:paraId="6A777558"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926" w:author="tao huang" w:date="2017-09-17T12:05:00Z">
                  <w:rPr>
                    <w:rFonts w:eastAsia="Times New Roman" w:cs="Times New Roman"/>
                    <w:color w:val="000000" w:themeColor="text1"/>
                    <w:sz w:val="22"/>
                  </w:rPr>
                </w:rPrChange>
              </w:rPr>
              <w:pPrChange w:id="9927"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928" w:author="tao huang" w:date="2017-09-17T12:05:00Z">
                  <w:rPr>
                    <w:rFonts w:eastAsia="Times New Roman" w:cs="Times New Roman"/>
                    <w:color w:val="000000" w:themeColor="text1"/>
                    <w:sz w:val="22"/>
                  </w:rPr>
                </w:rPrChange>
              </w:rPr>
              <w:t>0.575</w:t>
            </w:r>
          </w:p>
        </w:tc>
        <w:tc>
          <w:tcPr>
            <w:tcW w:w="1623" w:type="dxa"/>
            <w:shd w:val="clear" w:color="auto" w:fill="auto"/>
            <w:noWrap/>
            <w:hideMark/>
            <w:tcPrChange w:id="9929" w:author="tao huang" w:date="2017-09-17T10:08:00Z">
              <w:tcPr>
                <w:tcW w:w="1623" w:type="dxa"/>
                <w:gridSpan w:val="3"/>
                <w:shd w:val="clear" w:color="auto" w:fill="auto"/>
                <w:noWrap/>
                <w:hideMark/>
              </w:tcPr>
            </w:tcPrChange>
          </w:tcPr>
          <w:p w14:paraId="03DDA590"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930" w:author="tao huang" w:date="2017-09-17T12:05:00Z">
                  <w:rPr>
                    <w:rFonts w:eastAsia="Times New Roman" w:cs="Times New Roman"/>
                    <w:color w:val="000000" w:themeColor="text1"/>
                    <w:sz w:val="22"/>
                  </w:rPr>
                </w:rPrChange>
              </w:rPr>
              <w:pPrChange w:id="9931"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932" w:author="tao huang" w:date="2017-09-17T12:05:00Z">
                  <w:rPr>
                    <w:rFonts w:eastAsia="Times New Roman" w:cs="Times New Roman"/>
                    <w:color w:val="000000" w:themeColor="text1"/>
                    <w:sz w:val="22"/>
                  </w:rPr>
                </w:rPrChange>
              </w:rPr>
              <w:t>1.000</w:t>
            </w:r>
          </w:p>
        </w:tc>
        <w:tc>
          <w:tcPr>
            <w:tcW w:w="711" w:type="dxa"/>
            <w:shd w:val="clear" w:color="auto" w:fill="auto"/>
            <w:hideMark/>
            <w:tcPrChange w:id="9933" w:author="tao huang" w:date="2017-09-17T10:08:00Z">
              <w:tcPr>
                <w:tcW w:w="711" w:type="dxa"/>
                <w:gridSpan w:val="2"/>
                <w:shd w:val="clear" w:color="auto" w:fill="auto"/>
                <w:hideMark/>
              </w:tcPr>
            </w:tcPrChange>
          </w:tcPr>
          <w:p w14:paraId="69252AB3"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934" w:author="tao huang" w:date="2017-09-17T12:05:00Z">
                  <w:rPr>
                    <w:rFonts w:eastAsia="Times New Roman" w:cs="Times New Roman"/>
                    <w:color w:val="000000" w:themeColor="text1"/>
                    <w:sz w:val="22"/>
                  </w:rPr>
                </w:rPrChange>
              </w:rPr>
              <w:pPrChange w:id="9935"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936" w:author="tao huang" w:date="2017-09-17T12:05:00Z">
                  <w:rPr>
                    <w:rFonts w:eastAsia="Times New Roman" w:cs="Times New Roman"/>
                    <w:color w:val="000000" w:themeColor="text1"/>
                    <w:sz w:val="22"/>
                  </w:rPr>
                </w:rPrChange>
              </w:rPr>
              <w:t>49.89</w:t>
            </w:r>
          </w:p>
        </w:tc>
        <w:tc>
          <w:tcPr>
            <w:tcW w:w="950" w:type="dxa"/>
            <w:shd w:val="clear" w:color="auto" w:fill="auto"/>
            <w:hideMark/>
            <w:tcPrChange w:id="9937" w:author="tao huang" w:date="2017-09-17T10:08:00Z">
              <w:tcPr>
                <w:tcW w:w="950" w:type="dxa"/>
                <w:gridSpan w:val="2"/>
                <w:shd w:val="clear" w:color="auto" w:fill="auto"/>
                <w:hideMark/>
              </w:tcPr>
            </w:tcPrChange>
          </w:tcPr>
          <w:p w14:paraId="51E4075E"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938" w:author="tao huang" w:date="2017-09-17T12:05:00Z">
                  <w:rPr>
                    <w:rFonts w:eastAsia="Times New Roman" w:cs="Times New Roman"/>
                    <w:color w:val="000000" w:themeColor="text1"/>
                    <w:sz w:val="22"/>
                  </w:rPr>
                </w:rPrChange>
              </w:rPr>
              <w:pPrChange w:id="9939"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940" w:author="tao huang" w:date="2017-09-17T12:05:00Z">
                  <w:rPr>
                    <w:rFonts w:eastAsia="Times New Roman" w:cs="Times New Roman"/>
                    <w:color w:val="000000" w:themeColor="text1"/>
                    <w:sz w:val="22"/>
                  </w:rPr>
                </w:rPrChange>
              </w:rPr>
              <w:t>49.1%</w:t>
            </w:r>
          </w:p>
        </w:tc>
        <w:tc>
          <w:tcPr>
            <w:tcW w:w="828" w:type="dxa"/>
            <w:shd w:val="clear" w:color="auto" w:fill="auto"/>
            <w:hideMark/>
            <w:tcPrChange w:id="9941" w:author="tao huang" w:date="2017-09-17T10:08:00Z">
              <w:tcPr>
                <w:tcW w:w="828" w:type="dxa"/>
                <w:gridSpan w:val="2"/>
                <w:shd w:val="clear" w:color="auto" w:fill="auto"/>
                <w:hideMark/>
              </w:tcPr>
            </w:tcPrChange>
          </w:tcPr>
          <w:p w14:paraId="33FB8208"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942" w:author="tao huang" w:date="2017-09-17T12:05:00Z">
                  <w:rPr>
                    <w:rFonts w:eastAsia="Times New Roman" w:cs="Times New Roman"/>
                    <w:color w:val="000000" w:themeColor="text1"/>
                    <w:sz w:val="22"/>
                  </w:rPr>
                </w:rPrChange>
              </w:rPr>
              <w:pPrChange w:id="9943"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944" w:author="tao huang" w:date="2017-09-17T12:05:00Z">
                  <w:rPr>
                    <w:rFonts w:eastAsia="Times New Roman" w:cs="Times New Roman"/>
                    <w:color w:val="000000" w:themeColor="text1"/>
                    <w:sz w:val="22"/>
                  </w:rPr>
                </w:rPrChange>
              </w:rPr>
              <w:t>1.649</w:t>
            </w:r>
          </w:p>
        </w:tc>
        <w:tc>
          <w:tcPr>
            <w:tcW w:w="1628" w:type="dxa"/>
            <w:shd w:val="clear" w:color="auto" w:fill="auto"/>
            <w:noWrap/>
            <w:hideMark/>
            <w:tcPrChange w:id="9945" w:author="tao huang" w:date="2017-09-17T10:08:00Z">
              <w:tcPr>
                <w:tcW w:w="1628" w:type="dxa"/>
                <w:gridSpan w:val="3"/>
                <w:shd w:val="clear" w:color="auto" w:fill="auto"/>
                <w:noWrap/>
                <w:hideMark/>
              </w:tcPr>
            </w:tcPrChange>
          </w:tcPr>
          <w:p w14:paraId="52B8416D"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946" w:author="tao huang" w:date="2017-09-17T12:05:00Z">
                  <w:rPr>
                    <w:rFonts w:eastAsia="Times New Roman" w:cs="Times New Roman"/>
                    <w:color w:val="000000" w:themeColor="text1"/>
                    <w:sz w:val="22"/>
                  </w:rPr>
                </w:rPrChange>
              </w:rPr>
              <w:pPrChange w:id="9947"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948" w:author="tao huang" w:date="2017-09-17T12:05:00Z">
                  <w:rPr>
                    <w:rFonts w:eastAsia="Times New Roman" w:cs="Times New Roman"/>
                    <w:color w:val="000000" w:themeColor="text1"/>
                    <w:sz w:val="22"/>
                  </w:rPr>
                </w:rPrChange>
              </w:rPr>
              <w:t>1.000</w:t>
            </w:r>
          </w:p>
        </w:tc>
      </w:tr>
      <w:tr w:rsidR="00B60BB5" w:rsidRPr="00A60A57" w14:paraId="2A185BE6" w14:textId="77777777" w:rsidTr="00B60BB5">
        <w:tblPrEx>
          <w:tblPrExChange w:id="9949" w:author="tao huang" w:date="2017-09-17T10:08:00Z">
            <w:tblPrEx>
              <w:tblW w:w="10066" w:type="dxa"/>
            </w:tblPrEx>
          </w:tblPrExChange>
        </w:tblPrEx>
        <w:trPr>
          <w:trHeight w:val="20"/>
          <w:trPrChange w:id="9950" w:author="tao huang" w:date="2017-09-17T10:08:00Z">
            <w:trPr>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Change w:id="9951" w:author="tao huang" w:date="2017-09-17T10:08:00Z">
              <w:tcPr>
                <w:tcW w:w="1843" w:type="dxa"/>
                <w:gridSpan w:val="2"/>
                <w:shd w:val="clear" w:color="auto" w:fill="auto"/>
                <w:hideMark/>
              </w:tcPr>
            </w:tcPrChange>
          </w:tcPr>
          <w:p w14:paraId="42B8BD9A" w14:textId="77777777" w:rsidR="001D611D" w:rsidRPr="00A60A57" w:rsidRDefault="001D611D">
            <w:pPr>
              <w:spacing w:after="0" w:line="360" w:lineRule="auto"/>
              <w:rPr>
                <w:rFonts w:eastAsia="Times New Roman" w:cs="Times New Roman"/>
                <w:b w:val="0"/>
                <w:color w:val="0D0D0D" w:themeColor="text1" w:themeTint="F2"/>
                <w:sz w:val="22"/>
                <w:rPrChange w:id="9952" w:author="tao huang" w:date="2017-09-17T12:05:00Z">
                  <w:rPr>
                    <w:rFonts w:eastAsia="Times New Roman" w:cs="Times New Roman"/>
                    <w:b w:val="0"/>
                    <w:color w:val="000000" w:themeColor="text1"/>
                    <w:sz w:val="22"/>
                  </w:rPr>
                </w:rPrChange>
              </w:rPr>
              <w:pPrChange w:id="9953" w:author="tao huang" w:date="2017-09-16T12:49:00Z">
                <w:pPr>
                  <w:spacing w:after="0" w:line="240" w:lineRule="auto"/>
                </w:pPr>
              </w:pPrChange>
            </w:pPr>
            <w:r w:rsidRPr="00A60A57">
              <w:rPr>
                <w:rFonts w:eastAsia="Times New Roman" w:cs="Times New Roman"/>
                <w:b w:val="0"/>
                <w:color w:val="0D0D0D" w:themeColor="text1" w:themeTint="F2"/>
                <w:sz w:val="22"/>
                <w:rPrChange w:id="9954" w:author="tao huang" w:date="2017-09-17T12:05:00Z">
                  <w:rPr>
                    <w:rFonts w:eastAsia="Times New Roman" w:cs="Times New Roman"/>
                    <w:color w:val="000000" w:themeColor="text1"/>
                    <w:sz w:val="22"/>
                  </w:rPr>
                </w:rPrChange>
              </w:rPr>
              <w:t>ADL-intra</w:t>
            </w:r>
          </w:p>
        </w:tc>
        <w:tc>
          <w:tcPr>
            <w:tcW w:w="705" w:type="dxa"/>
            <w:shd w:val="clear" w:color="auto" w:fill="auto"/>
            <w:hideMark/>
            <w:tcPrChange w:id="9955" w:author="tao huang" w:date="2017-09-17T10:08:00Z">
              <w:tcPr>
                <w:tcW w:w="705" w:type="dxa"/>
                <w:gridSpan w:val="3"/>
                <w:shd w:val="clear" w:color="auto" w:fill="auto"/>
                <w:hideMark/>
              </w:tcPr>
            </w:tcPrChange>
          </w:tcPr>
          <w:p w14:paraId="444E96F0"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956" w:author="tao huang" w:date="2017-09-17T12:05:00Z">
                  <w:rPr>
                    <w:rFonts w:eastAsia="Times New Roman" w:cs="Times New Roman"/>
                    <w:color w:val="000000" w:themeColor="text1"/>
                    <w:sz w:val="22"/>
                  </w:rPr>
                </w:rPrChange>
              </w:rPr>
              <w:pPrChange w:id="9957"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958" w:author="tao huang" w:date="2017-09-17T12:05:00Z">
                  <w:rPr>
                    <w:rFonts w:eastAsia="Times New Roman" w:cs="Times New Roman"/>
                    <w:color w:val="000000" w:themeColor="text1"/>
                    <w:sz w:val="22"/>
                  </w:rPr>
                </w:rPrChange>
              </w:rPr>
              <w:t>9.07</w:t>
            </w:r>
          </w:p>
        </w:tc>
        <w:tc>
          <w:tcPr>
            <w:tcW w:w="950" w:type="dxa"/>
            <w:shd w:val="clear" w:color="auto" w:fill="auto"/>
            <w:hideMark/>
            <w:tcPrChange w:id="9959" w:author="tao huang" w:date="2017-09-17T10:08:00Z">
              <w:tcPr>
                <w:tcW w:w="950" w:type="dxa"/>
                <w:gridSpan w:val="2"/>
                <w:shd w:val="clear" w:color="auto" w:fill="auto"/>
                <w:hideMark/>
              </w:tcPr>
            </w:tcPrChange>
          </w:tcPr>
          <w:p w14:paraId="16014570"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960" w:author="tao huang" w:date="2017-09-17T12:05:00Z">
                  <w:rPr>
                    <w:rFonts w:eastAsia="Times New Roman" w:cs="Times New Roman"/>
                    <w:color w:val="000000" w:themeColor="text1"/>
                    <w:sz w:val="22"/>
                  </w:rPr>
                </w:rPrChange>
              </w:rPr>
              <w:pPrChange w:id="9961"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962" w:author="tao huang" w:date="2017-09-17T12:05:00Z">
                  <w:rPr>
                    <w:rFonts w:eastAsia="Times New Roman" w:cs="Times New Roman"/>
                    <w:color w:val="000000" w:themeColor="text1"/>
                    <w:sz w:val="22"/>
                  </w:rPr>
                </w:rPrChange>
              </w:rPr>
              <w:t>39.7%</w:t>
            </w:r>
          </w:p>
        </w:tc>
        <w:tc>
          <w:tcPr>
            <w:tcW w:w="828" w:type="dxa"/>
            <w:shd w:val="clear" w:color="auto" w:fill="auto"/>
            <w:hideMark/>
            <w:tcPrChange w:id="9963" w:author="tao huang" w:date="2017-09-17T10:08:00Z">
              <w:tcPr>
                <w:tcW w:w="828" w:type="dxa"/>
                <w:gridSpan w:val="2"/>
                <w:shd w:val="clear" w:color="auto" w:fill="auto"/>
                <w:hideMark/>
              </w:tcPr>
            </w:tcPrChange>
          </w:tcPr>
          <w:p w14:paraId="49D1A1C5"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964" w:author="tao huang" w:date="2017-09-17T12:05:00Z">
                  <w:rPr>
                    <w:rFonts w:eastAsia="Times New Roman" w:cs="Times New Roman"/>
                    <w:color w:val="000000" w:themeColor="text1"/>
                    <w:sz w:val="22"/>
                  </w:rPr>
                </w:rPrChange>
              </w:rPr>
              <w:pPrChange w:id="9965"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966" w:author="tao huang" w:date="2017-09-17T12:05:00Z">
                  <w:rPr>
                    <w:rFonts w:eastAsia="Times New Roman" w:cs="Times New Roman"/>
                    <w:color w:val="000000" w:themeColor="text1"/>
                    <w:sz w:val="22"/>
                  </w:rPr>
                </w:rPrChange>
              </w:rPr>
              <w:t>0.575</w:t>
            </w:r>
          </w:p>
        </w:tc>
        <w:tc>
          <w:tcPr>
            <w:tcW w:w="1623" w:type="dxa"/>
            <w:shd w:val="clear" w:color="auto" w:fill="auto"/>
            <w:hideMark/>
            <w:tcPrChange w:id="9967" w:author="tao huang" w:date="2017-09-17T10:08:00Z">
              <w:tcPr>
                <w:tcW w:w="1623" w:type="dxa"/>
                <w:gridSpan w:val="3"/>
                <w:shd w:val="clear" w:color="auto" w:fill="auto"/>
                <w:hideMark/>
              </w:tcPr>
            </w:tcPrChange>
          </w:tcPr>
          <w:p w14:paraId="0A37D25E"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968" w:author="tao huang" w:date="2017-09-17T12:05:00Z">
                  <w:rPr>
                    <w:rFonts w:eastAsia="Times New Roman" w:cs="Times New Roman"/>
                    <w:color w:val="000000" w:themeColor="text1"/>
                    <w:sz w:val="22"/>
                  </w:rPr>
                </w:rPrChange>
              </w:rPr>
              <w:pPrChange w:id="9969"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970" w:author="tao huang" w:date="2017-09-17T12:05:00Z">
                  <w:rPr>
                    <w:rFonts w:eastAsia="Times New Roman" w:cs="Times New Roman"/>
                    <w:color w:val="000000" w:themeColor="text1"/>
                    <w:sz w:val="22"/>
                  </w:rPr>
                </w:rPrChange>
              </w:rPr>
              <w:t>0.995</w:t>
            </w:r>
          </w:p>
        </w:tc>
        <w:tc>
          <w:tcPr>
            <w:tcW w:w="711" w:type="dxa"/>
            <w:shd w:val="clear" w:color="auto" w:fill="auto"/>
            <w:hideMark/>
            <w:tcPrChange w:id="9971" w:author="tao huang" w:date="2017-09-17T10:08:00Z">
              <w:tcPr>
                <w:tcW w:w="711" w:type="dxa"/>
                <w:gridSpan w:val="2"/>
                <w:shd w:val="clear" w:color="auto" w:fill="auto"/>
                <w:hideMark/>
              </w:tcPr>
            </w:tcPrChange>
          </w:tcPr>
          <w:p w14:paraId="1A8E24C9"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972" w:author="tao huang" w:date="2017-09-17T12:05:00Z">
                  <w:rPr>
                    <w:rFonts w:eastAsia="Times New Roman" w:cs="Times New Roman"/>
                    <w:color w:val="000000" w:themeColor="text1"/>
                    <w:sz w:val="22"/>
                  </w:rPr>
                </w:rPrChange>
              </w:rPr>
              <w:pPrChange w:id="9973"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974" w:author="tao huang" w:date="2017-09-17T12:05:00Z">
                  <w:rPr>
                    <w:rFonts w:eastAsia="Times New Roman" w:cs="Times New Roman"/>
                    <w:color w:val="000000" w:themeColor="text1"/>
                    <w:sz w:val="22"/>
                  </w:rPr>
                </w:rPrChange>
              </w:rPr>
              <w:t>48.54</w:t>
            </w:r>
          </w:p>
        </w:tc>
        <w:tc>
          <w:tcPr>
            <w:tcW w:w="950" w:type="dxa"/>
            <w:shd w:val="clear" w:color="auto" w:fill="auto"/>
            <w:hideMark/>
            <w:tcPrChange w:id="9975" w:author="tao huang" w:date="2017-09-17T10:08:00Z">
              <w:tcPr>
                <w:tcW w:w="950" w:type="dxa"/>
                <w:gridSpan w:val="2"/>
                <w:shd w:val="clear" w:color="auto" w:fill="auto"/>
                <w:hideMark/>
              </w:tcPr>
            </w:tcPrChange>
          </w:tcPr>
          <w:p w14:paraId="5A25F52E"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976" w:author="tao huang" w:date="2017-09-17T12:05:00Z">
                  <w:rPr>
                    <w:rFonts w:eastAsia="Times New Roman" w:cs="Times New Roman"/>
                    <w:color w:val="000000" w:themeColor="text1"/>
                    <w:sz w:val="22"/>
                  </w:rPr>
                </w:rPrChange>
              </w:rPr>
              <w:pPrChange w:id="9977"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978" w:author="tao huang" w:date="2017-09-17T12:05:00Z">
                  <w:rPr>
                    <w:rFonts w:eastAsia="Times New Roman" w:cs="Times New Roman"/>
                    <w:color w:val="000000" w:themeColor="text1"/>
                    <w:sz w:val="22"/>
                  </w:rPr>
                </w:rPrChange>
              </w:rPr>
              <w:t>47.5%</w:t>
            </w:r>
          </w:p>
        </w:tc>
        <w:tc>
          <w:tcPr>
            <w:tcW w:w="828" w:type="dxa"/>
            <w:shd w:val="clear" w:color="auto" w:fill="auto"/>
            <w:hideMark/>
            <w:tcPrChange w:id="9979" w:author="tao huang" w:date="2017-09-17T10:08:00Z">
              <w:tcPr>
                <w:tcW w:w="828" w:type="dxa"/>
                <w:gridSpan w:val="2"/>
                <w:shd w:val="clear" w:color="auto" w:fill="auto"/>
                <w:hideMark/>
              </w:tcPr>
            </w:tcPrChange>
          </w:tcPr>
          <w:p w14:paraId="7D3BCE75"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980" w:author="tao huang" w:date="2017-09-17T12:05:00Z">
                  <w:rPr>
                    <w:rFonts w:eastAsia="Times New Roman" w:cs="Times New Roman"/>
                    <w:color w:val="000000" w:themeColor="text1"/>
                    <w:sz w:val="22"/>
                  </w:rPr>
                </w:rPrChange>
              </w:rPr>
              <w:pPrChange w:id="9981"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982" w:author="tao huang" w:date="2017-09-17T12:05:00Z">
                  <w:rPr>
                    <w:rFonts w:eastAsia="Times New Roman" w:cs="Times New Roman"/>
                    <w:color w:val="000000" w:themeColor="text1"/>
                    <w:sz w:val="22"/>
                  </w:rPr>
                </w:rPrChange>
              </w:rPr>
              <w:t>1.614</w:t>
            </w:r>
          </w:p>
        </w:tc>
        <w:tc>
          <w:tcPr>
            <w:tcW w:w="1628" w:type="dxa"/>
            <w:shd w:val="clear" w:color="auto" w:fill="auto"/>
            <w:hideMark/>
            <w:tcPrChange w:id="9983" w:author="tao huang" w:date="2017-09-17T10:08:00Z">
              <w:tcPr>
                <w:tcW w:w="1628" w:type="dxa"/>
                <w:gridSpan w:val="3"/>
                <w:shd w:val="clear" w:color="auto" w:fill="auto"/>
                <w:hideMark/>
              </w:tcPr>
            </w:tcPrChange>
          </w:tcPr>
          <w:p w14:paraId="7A6C5C28"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984" w:author="tao huang" w:date="2017-09-17T12:05:00Z">
                  <w:rPr>
                    <w:rFonts w:eastAsia="Times New Roman" w:cs="Times New Roman"/>
                    <w:color w:val="000000" w:themeColor="text1"/>
                    <w:sz w:val="22"/>
                  </w:rPr>
                </w:rPrChange>
              </w:rPr>
              <w:pPrChange w:id="9985"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986" w:author="tao huang" w:date="2017-09-17T12:05:00Z">
                  <w:rPr>
                    <w:rFonts w:eastAsia="Times New Roman" w:cs="Times New Roman"/>
                    <w:color w:val="000000" w:themeColor="text1"/>
                    <w:sz w:val="22"/>
                  </w:rPr>
                </w:rPrChange>
              </w:rPr>
              <w:t>0.959</w:t>
            </w:r>
          </w:p>
        </w:tc>
      </w:tr>
      <w:tr w:rsidR="00B60BB5" w:rsidRPr="00A60A57" w14:paraId="5ED13B5C" w14:textId="77777777" w:rsidTr="00B60BB5">
        <w:tblPrEx>
          <w:tblPrExChange w:id="9987" w:author="tao huang" w:date="2017-09-17T10:08:00Z">
            <w:tblPrEx>
              <w:tblW w:w="10066" w:type="dxa"/>
            </w:tblPrEx>
          </w:tblPrExChange>
        </w:tblPrEx>
        <w:trPr>
          <w:cnfStyle w:val="000000100000" w:firstRow="0" w:lastRow="0" w:firstColumn="0" w:lastColumn="0" w:oddVBand="0" w:evenVBand="0" w:oddHBand="1" w:evenHBand="0" w:firstRowFirstColumn="0" w:firstRowLastColumn="0" w:lastRowFirstColumn="0" w:lastRowLastColumn="0"/>
          <w:trHeight w:val="20"/>
          <w:trPrChange w:id="9988" w:author="tao huang" w:date="2017-09-17T10:08:00Z">
            <w:trPr>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Change w:id="9989" w:author="tao huang" w:date="2017-09-17T10:08:00Z">
              <w:tcPr>
                <w:tcW w:w="1843" w:type="dxa"/>
                <w:gridSpan w:val="2"/>
                <w:shd w:val="clear" w:color="auto" w:fill="auto"/>
                <w:hideMark/>
              </w:tcPr>
            </w:tcPrChange>
          </w:tcPr>
          <w:p w14:paraId="038A59A7" w14:textId="77777777" w:rsidR="001D611D" w:rsidRPr="00A60A57" w:rsidRDefault="001D611D">
            <w:pPr>
              <w:spacing w:after="0" w:line="36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9990" w:author="tao huang" w:date="2017-09-17T12:05:00Z">
                  <w:rPr>
                    <w:rFonts w:eastAsia="Times New Roman" w:cs="Times New Roman"/>
                    <w:b w:val="0"/>
                    <w:color w:val="000000" w:themeColor="text1"/>
                    <w:sz w:val="22"/>
                  </w:rPr>
                </w:rPrChange>
              </w:rPr>
              <w:pPrChange w:id="9991" w:author="tao huang" w:date="2017-09-16T12:49:00Z">
                <w:pPr>
                  <w:spacing w:after="0" w:line="240" w:lineRule="auto"/>
                  <w:cnfStyle w:val="001000100000" w:firstRow="0" w:lastRow="0" w:firstColumn="1" w:lastColumn="0" w:oddVBand="0" w:evenVBand="0" w:oddHBand="1" w:evenHBand="0" w:firstRowFirstColumn="0" w:firstRowLastColumn="0" w:lastRowFirstColumn="0" w:lastRowLastColumn="0"/>
                </w:pPr>
              </w:pPrChange>
            </w:pPr>
            <w:r w:rsidRPr="00A60A57">
              <w:rPr>
                <w:rFonts w:eastAsia="Times New Roman" w:cs="Times New Roman"/>
                <w:b w:val="0"/>
                <w:color w:val="0D0D0D" w:themeColor="text1" w:themeTint="F2"/>
                <w:sz w:val="22"/>
                <w:rPrChange w:id="9992" w:author="tao huang" w:date="2017-09-17T12:05:00Z">
                  <w:rPr>
                    <w:rFonts w:eastAsia="Times New Roman" w:cs="Times New Roman"/>
                    <w:color w:val="000000" w:themeColor="text1"/>
                    <w:sz w:val="22"/>
                  </w:rPr>
                </w:rPrChange>
              </w:rPr>
              <w:t>ADL-own-EWC</w:t>
            </w:r>
          </w:p>
        </w:tc>
        <w:tc>
          <w:tcPr>
            <w:tcW w:w="705" w:type="dxa"/>
            <w:shd w:val="clear" w:color="auto" w:fill="auto"/>
            <w:hideMark/>
            <w:tcPrChange w:id="9993" w:author="tao huang" w:date="2017-09-17T10:08:00Z">
              <w:tcPr>
                <w:tcW w:w="705" w:type="dxa"/>
                <w:gridSpan w:val="3"/>
                <w:shd w:val="clear" w:color="auto" w:fill="auto"/>
                <w:hideMark/>
              </w:tcPr>
            </w:tcPrChange>
          </w:tcPr>
          <w:p w14:paraId="6D9E2000"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994" w:author="tao huang" w:date="2017-09-17T12:05:00Z">
                  <w:rPr>
                    <w:rFonts w:eastAsia="Times New Roman" w:cs="Times New Roman"/>
                    <w:color w:val="000000" w:themeColor="text1"/>
                    <w:sz w:val="22"/>
                  </w:rPr>
                </w:rPrChange>
              </w:rPr>
              <w:pPrChange w:id="9995"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996" w:author="tao huang" w:date="2017-09-17T12:05:00Z">
                  <w:rPr>
                    <w:rFonts w:eastAsia="Times New Roman" w:cs="Times New Roman"/>
                    <w:color w:val="000000" w:themeColor="text1"/>
                    <w:sz w:val="22"/>
                  </w:rPr>
                </w:rPrChange>
              </w:rPr>
              <w:t>9.23</w:t>
            </w:r>
          </w:p>
        </w:tc>
        <w:tc>
          <w:tcPr>
            <w:tcW w:w="950" w:type="dxa"/>
            <w:shd w:val="clear" w:color="auto" w:fill="auto"/>
            <w:hideMark/>
            <w:tcPrChange w:id="9997" w:author="tao huang" w:date="2017-09-17T10:08:00Z">
              <w:tcPr>
                <w:tcW w:w="950" w:type="dxa"/>
                <w:gridSpan w:val="2"/>
                <w:shd w:val="clear" w:color="auto" w:fill="auto"/>
                <w:hideMark/>
              </w:tcPr>
            </w:tcPrChange>
          </w:tcPr>
          <w:p w14:paraId="663E9303"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998" w:author="tao huang" w:date="2017-09-17T12:05:00Z">
                  <w:rPr>
                    <w:rFonts w:eastAsia="Times New Roman" w:cs="Times New Roman"/>
                    <w:color w:val="000000" w:themeColor="text1"/>
                    <w:sz w:val="22"/>
                  </w:rPr>
                </w:rPrChange>
              </w:rPr>
              <w:pPrChange w:id="9999"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000" w:author="tao huang" w:date="2017-09-17T12:05:00Z">
                  <w:rPr>
                    <w:rFonts w:eastAsia="Times New Roman" w:cs="Times New Roman"/>
                    <w:color w:val="000000" w:themeColor="text1"/>
                    <w:sz w:val="22"/>
                  </w:rPr>
                </w:rPrChange>
              </w:rPr>
              <w:t>39.8%</w:t>
            </w:r>
          </w:p>
        </w:tc>
        <w:tc>
          <w:tcPr>
            <w:tcW w:w="828" w:type="dxa"/>
            <w:shd w:val="clear" w:color="auto" w:fill="auto"/>
            <w:hideMark/>
            <w:tcPrChange w:id="10001" w:author="tao huang" w:date="2017-09-17T10:08:00Z">
              <w:tcPr>
                <w:tcW w:w="828" w:type="dxa"/>
                <w:gridSpan w:val="2"/>
                <w:shd w:val="clear" w:color="auto" w:fill="auto"/>
                <w:hideMark/>
              </w:tcPr>
            </w:tcPrChange>
          </w:tcPr>
          <w:p w14:paraId="099AD367"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002" w:author="tao huang" w:date="2017-09-17T12:05:00Z">
                  <w:rPr>
                    <w:rFonts w:eastAsia="Times New Roman" w:cs="Times New Roman"/>
                    <w:color w:val="000000" w:themeColor="text1"/>
                    <w:sz w:val="22"/>
                  </w:rPr>
                </w:rPrChange>
              </w:rPr>
              <w:pPrChange w:id="10003"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004" w:author="tao huang" w:date="2017-09-17T12:05:00Z">
                  <w:rPr>
                    <w:rFonts w:eastAsia="Times New Roman" w:cs="Times New Roman"/>
                    <w:color w:val="000000" w:themeColor="text1"/>
                    <w:sz w:val="22"/>
                  </w:rPr>
                </w:rPrChange>
              </w:rPr>
              <w:t>0.574</w:t>
            </w:r>
          </w:p>
        </w:tc>
        <w:tc>
          <w:tcPr>
            <w:tcW w:w="1623" w:type="dxa"/>
            <w:shd w:val="clear" w:color="auto" w:fill="auto"/>
            <w:hideMark/>
            <w:tcPrChange w:id="10005" w:author="tao huang" w:date="2017-09-17T10:08:00Z">
              <w:tcPr>
                <w:tcW w:w="1623" w:type="dxa"/>
                <w:gridSpan w:val="3"/>
                <w:shd w:val="clear" w:color="auto" w:fill="auto"/>
                <w:hideMark/>
              </w:tcPr>
            </w:tcPrChange>
          </w:tcPr>
          <w:p w14:paraId="13ACCCD2"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006" w:author="tao huang" w:date="2017-09-17T12:05:00Z">
                  <w:rPr>
                    <w:rFonts w:eastAsia="Times New Roman" w:cs="Times New Roman"/>
                    <w:color w:val="000000" w:themeColor="text1"/>
                    <w:sz w:val="22"/>
                  </w:rPr>
                </w:rPrChange>
              </w:rPr>
              <w:pPrChange w:id="10007"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008" w:author="tao huang" w:date="2017-09-17T12:05:00Z">
                  <w:rPr>
                    <w:rFonts w:eastAsia="Times New Roman" w:cs="Times New Roman"/>
                    <w:color w:val="000000" w:themeColor="text1"/>
                    <w:sz w:val="22"/>
                  </w:rPr>
                </w:rPrChange>
              </w:rPr>
              <w:t>0.996</w:t>
            </w:r>
          </w:p>
        </w:tc>
        <w:tc>
          <w:tcPr>
            <w:tcW w:w="711" w:type="dxa"/>
            <w:shd w:val="clear" w:color="auto" w:fill="auto"/>
            <w:hideMark/>
            <w:tcPrChange w:id="10009" w:author="tao huang" w:date="2017-09-17T10:08:00Z">
              <w:tcPr>
                <w:tcW w:w="711" w:type="dxa"/>
                <w:gridSpan w:val="2"/>
                <w:shd w:val="clear" w:color="auto" w:fill="auto"/>
                <w:hideMark/>
              </w:tcPr>
            </w:tcPrChange>
          </w:tcPr>
          <w:p w14:paraId="673A42D1"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010" w:author="tao huang" w:date="2017-09-17T12:05:00Z">
                  <w:rPr>
                    <w:rFonts w:eastAsia="Times New Roman" w:cs="Times New Roman"/>
                    <w:color w:val="000000" w:themeColor="text1"/>
                    <w:sz w:val="22"/>
                  </w:rPr>
                </w:rPrChange>
              </w:rPr>
              <w:pPrChange w:id="10011"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012" w:author="tao huang" w:date="2017-09-17T12:05:00Z">
                  <w:rPr>
                    <w:rFonts w:eastAsia="Times New Roman" w:cs="Times New Roman"/>
                    <w:color w:val="000000" w:themeColor="text1"/>
                    <w:sz w:val="22"/>
                  </w:rPr>
                </w:rPrChange>
              </w:rPr>
              <w:t>49.57</w:t>
            </w:r>
          </w:p>
        </w:tc>
        <w:tc>
          <w:tcPr>
            <w:tcW w:w="950" w:type="dxa"/>
            <w:shd w:val="clear" w:color="auto" w:fill="auto"/>
            <w:hideMark/>
            <w:tcPrChange w:id="10013" w:author="tao huang" w:date="2017-09-17T10:08:00Z">
              <w:tcPr>
                <w:tcW w:w="950" w:type="dxa"/>
                <w:gridSpan w:val="2"/>
                <w:shd w:val="clear" w:color="auto" w:fill="auto"/>
                <w:hideMark/>
              </w:tcPr>
            </w:tcPrChange>
          </w:tcPr>
          <w:p w14:paraId="41224469"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014" w:author="tao huang" w:date="2017-09-17T12:05:00Z">
                  <w:rPr>
                    <w:rFonts w:eastAsia="Times New Roman" w:cs="Times New Roman"/>
                    <w:color w:val="000000" w:themeColor="text1"/>
                    <w:sz w:val="22"/>
                  </w:rPr>
                </w:rPrChange>
              </w:rPr>
              <w:pPrChange w:id="10015"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016" w:author="tao huang" w:date="2017-09-17T12:05:00Z">
                  <w:rPr>
                    <w:rFonts w:eastAsia="Times New Roman" w:cs="Times New Roman"/>
                    <w:color w:val="000000" w:themeColor="text1"/>
                    <w:sz w:val="22"/>
                  </w:rPr>
                </w:rPrChange>
              </w:rPr>
              <w:t>48.9%</w:t>
            </w:r>
          </w:p>
        </w:tc>
        <w:tc>
          <w:tcPr>
            <w:tcW w:w="828" w:type="dxa"/>
            <w:shd w:val="clear" w:color="auto" w:fill="auto"/>
            <w:hideMark/>
            <w:tcPrChange w:id="10017" w:author="tao huang" w:date="2017-09-17T10:08:00Z">
              <w:tcPr>
                <w:tcW w:w="828" w:type="dxa"/>
                <w:gridSpan w:val="2"/>
                <w:shd w:val="clear" w:color="auto" w:fill="auto"/>
                <w:hideMark/>
              </w:tcPr>
            </w:tcPrChange>
          </w:tcPr>
          <w:p w14:paraId="5AA74CFB"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018" w:author="tao huang" w:date="2017-09-17T12:05:00Z">
                  <w:rPr>
                    <w:rFonts w:eastAsia="Times New Roman" w:cs="Times New Roman"/>
                    <w:color w:val="000000" w:themeColor="text1"/>
                    <w:sz w:val="22"/>
                  </w:rPr>
                </w:rPrChange>
              </w:rPr>
              <w:pPrChange w:id="10019"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020" w:author="tao huang" w:date="2017-09-17T12:05:00Z">
                  <w:rPr>
                    <w:rFonts w:eastAsia="Times New Roman" w:cs="Times New Roman"/>
                    <w:color w:val="000000" w:themeColor="text1"/>
                    <w:sz w:val="22"/>
                  </w:rPr>
                </w:rPrChange>
              </w:rPr>
              <w:t>1.642</w:t>
            </w:r>
          </w:p>
        </w:tc>
        <w:tc>
          <w:tcPr>
            <w:tcW w:w="1628" w:type="dxa"/>
            <w:shd w:val="clear" w:color="auto" w:fill="auto"/>
            <w:hideMark/>
            <w:tcPrChange w:id="10021" w:author="tao huang" w:date="2017-09-17T10:08:00Z">
              <w:tcPr>
                <w:tcW w:w="1628" w:type="dxa"/>
                <w:gridSpan w:val="3"/>
                <w:shd w:val="clear" w:color="auto" w:fill="auto"/>
                <w:hideMark/>
              </w:tcPr>
            </w:tcPrChange>
          </w:tcPr>
          <w:p w14:paraId="5F41150B"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022" w:author="tao huang" w:date="2017-09-17T12:05:00Z">
                  <w:rPr>
                    <w:rFonts w:eastAsia="Times New Roman" w:cs="Times New Roman"/>
                    <w:color w:val="000000" w:themeColor="text1"/>
                    <w:sz w:val="22"/>
                  </w:rPr>
                </w:rPrChange>
              </w:rPr>
              <w:pPrChange w:id="10023"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024" w:author="tao huang" w:date="2017-09-17T12:05:00Z">
                  <w:rPr>
                    <w:rFonts w:eastAsia="Times New Roman" w:cs="Times New Roman"/>
                    <w:color w:val="000000" w:themeColor="text1"/>
                    <w:sz w:val="22"/>
                  </w:rPr>
                </w:rPrChange>
              </w:rPr>
              <w:t>0.996</w:t>
            </w:r>
          </w:p>
        </w:tc>
      </w:tr>
      <w:tr w:rsidR="00B60BB5" w:rsidRPr="00A60A57" w14:paraId="73F248FC" w14:textId="77777777" w:rsidTr="00B60BB5">
        <w:tblPrEx>
          <w:tblPrExChange w:id="10025" w:author="tao huang" w:date="2017-09-17T10:08:00Z">
            <w:tblPrEx>
              <w:tblW w:w="10066" w:type="dxa"/>
            </w:tblPrEx>
          </w:tblPrExChange>
        </w:tblPrEx>
        <w:trPr>
          <w:trHeight w:val="20"/>
          <w:trPrChange w:id="10026" w:author="tao huang" w:date="2017-09-17T10:08:00Z">
            <w:trPr>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Change w:id="10027" w:author="tao huang" w:date="2017-09-17T10:08:00Z">
              <w:tcPr>
                <w:tcW w:w="1843" w:type="dxa"/>
                <w:gridSpan w:val="2"/>
                <w:shd w:val="clear" w:color="auto" w:fill="auto"/>
                <w:hideMark/>
              </w:tcPr>
            </w:tcPrChange>
          </w:tcPr>
          <w:p w14:paraId="1BDF15A3" w14:textId="77777777" w:rsidR="001D611D" w:rsidRPr="00A60A57" w:rsidRDefault="001D611D">
            <w:pPr>
              <w:spacing w:after="0" w:line="360" w:lineRule="auto"/>
              <w:rPr>
                <w:rFonts w:eastAsia="Times New Roman" w:cs="Times New Roman"/>
                <w:b w:val="0"/>
                <w:color w:val="0D0D0D" w:themeColor="text1" w:themeTint="F2"/>
                <w:sz w:val="22"/>
                <w:rPrChange w:id="10028" w:author="tao huang" w:date="2017-09-17T12:05:00Z">
                  <w:rPr>
                    <w:rFonts w:eastAsia="Times New Roman" w:cs="Times New Roman"/>
                    <w:b w:val="0"/>
                    <w:color w:val="000000" w:themeColor="text1"/>
                    <w:sz w:val="22"/>
                  </w:rPr>
                </w:rPrChange>
              </w:rPr>
              <w:pPrChange w:id="10029" w:author="tao huang" w:date="2017-09-16T12:49:00Z">
                <w:pPr>
                  <w:spacing w:after="0" w:line="240" w:lineRule="auto"/>
                </w:pPr>
              </w:pPrChange>
            </w:pPr>
            <w:r w:rsidRPr="00A60A57">
              <w:rPr>
                <w:rFonts w:eastAsia="Times New Roman" w:cs="Times New Roman"/>
                <w:b w:val="0"/>
                <w:color w:val="0D0D0D" w:themeColor="text1" w:themeTint="F2"/>
                <w:sz w:val="22"/>
                <w:rPrChange w:id="10030" w:author="tao huang" w:date="2017-09-17T12:05:00Z">
                  <w:rPr>
                    <w:rFonts w:eastAsia="Times New Roman" w:cs="Times New Roman"/>
                    <w:color w:val="000000" w:themeColor="text1"/>
                    <w:sz w:val="22"/>
                  </w:rPr>
                </w:rPrChange>
              </w:rPr>
              <w:t>ADL-intra-EWC</w:t>
            </w:r>
          </w:p>
        </w:tc>
        <w:tc>
          <w:tcPr>
            <w:tcW w:w="705" w:type="dxa"/>
            <w:shd w:val="clear" w:color="auto" w:fill="auto"/>
            <w:hideMark/>
            <w:tcPrChange w:id="10031" w:author="tao huang" w:date="2017-09-17T10:08:00Z">
              <w:tcPr>
                <w:tcW w:w="705" w:type="dxa"/>
                <w:gridSpan w:val="3"/>
                <w:shd w:val="clear" w:color="auto" w:fill="auto"/>
                <w:hideMark/>
              </w:tcPr>
            </w:tcPrChange>
          </w:tcPr>
          <w:p w14:paraId="584DC031"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032" w:author="tao huang" w:date="2017-09-17T12:05:00Z">
                  <w:rPr>
                    <w:rFonts w:eastAsia="Times New Roman" w:cs="Times New Roman"/>
                    <w:color w:val="000000" w:themeColor="text1"/>
                    <w:sz w:val="22"/>
                  </w:rPr>
                </w:rPrChange>
              </w:rPr>
              <w:pPrChange w:id="10033"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034" w:author="tao huang" w:date="2017-09-17T12:05:00Z">
                  <w:rPr>
                    <w:rFonts w:eastAsia="Times New Roman" w:cs="Times New Roman"/>
                    <w:color w:val="000000" w:themeColor="text1"/>
                    <w:sz w:val="22"/>
                  </w:rPr>
                </w:rPrChange>
              </w:rPr>
              <w:t>9.04</w:t>
            </w:r>
          </w:p>
        </w:tc>
        <w:tc>
          <w:tcPr>
            <w:tcW w:w="950" w:type="dxa"/>
            <w:shd w:val="clear" w:color="auto" w:fill="auto"/>
            <w:hideMark/>
            <w:tcPrChange w:id="10035" w:author="tao huang" w:date="2017-09-17T10:08:00Z">
              <w:tcPr>
                <w:tcW w:w="950" w:type="dxa"/>
                <w:gridSpan w:val="2"/>
                <w:shd w:val="clear" w:color="auto" w:fill="auto"/>
                <w:hideMark/>
              </w:tcPr>
            </w:tcPrChange>
          </w:tcPr>
          <w:p w14:paraId="39D2F78F"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036" w:author="tao huang" w:date="2017-09-17T12:05:00Z">
                  <w:rPr>
                    <w:rFonts w:eastAsia="Times New Roman" w:cs="Times New Roman"/>
                    <w:color w:val="000000" w:themeColor="text1"/>
                    <w:sz w:val="22"/>
                  </w:rPr>
                </w:rPrChange>
              </w:rPr>
              <w:pPrChange w:id="10037"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038" w:author="tao huang" w:date="2017-09-17T12:05:00Z">
                  <w:rPr>
                    <w:rFonts w:eastAsia="Times New Roman" w:cs="Times New Roman"/>
                    <w:color w:val="000000" w:themeColor="text1"/>
                    <w:sz w:val="22"/>
                  </w:rPr>
                </w:rPrChange>
              </w:rPr>
              <w:t>39.6%</w:t>
            </w:r>
          </w:p>
        </w:tc>
        <w:tc>
          <w:tcPr>
            <w:tcW w:w="828" w:type="dxa"/>
            <w:shd w:val="clear" w:color="auto" w:fill="auto"/>
            <w:hideMark/>
            <w:tcPrChange w:id="10039" w:author="tao huang" w:date="2017-09-17T10:08:00Z">
              <w:tcPr>
                <w:tcW w:w="828" w:type="dxa"/>
                <w:gridSpan w:val="2"/>
                <w:shd w:val="clear" w:color="auto" w:fill="auto"/>
                <w:hideMark/>
              </w:tcPr>
            </w:tcPrChange>
          </w:tcPr>
          <w:p w14:paraId="6D700808"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040" w:author="tao huang" w:date="2017-09-17T12:05:00Z">
                  <w:rPr>
                    <w:rFonts w:eastAsia="Times New Roman" w:cs="Times New Roman"/>
                    <w:color w:val="000000" w:themeColor="text1"/>
                    <w:sz w:val="22"/>
                  </w:rPr>
                </w:rPrChange>
              </w:rPr>
              <w:pPrChange w:id="10041"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042" w:author="tao huang" w:date="2017-09-17T12:05:00Z">
                  <w:rPr>
                    <w:rFonts w:eastAsia="Times New Roman" w:cs="Times New Roman"/>
                    <w:color w:val="000000" w:themeColor="text1"/>
                    <w:sz w:val="22"/>
                  </w:rPr>
                </w:rPrChange>
              </w:rPr>
              <w:t>0.574</w:t>
            </w:r>
          </w:p>
        </w:tc>
        <w:tc>
          <w:tcPr>
            <w:tcW w:w="1623" w:type="dxa"/>
            <w:shd w:val="clear" w:color="auto" w:fill="auto"/>
            <w:hideMark/>
            <w:tcPrChange w:id="10043" w:author="tao huang" w:date="2017-09-17T10:08:00Z">
              <w:tcPr>
                <w:tcW w:w="1623" w:type="dxa"/>
                <w:gridSpan w:val="3"/>
                <w:shd w:val="clear" w:color="auto" w:fill="auto"/>
                <w:hideMark/>
              </w:tcPr>
            </w:tcPrChange>
          </w:tcPr>
          <w:p w14:paraId="7DF10800"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044" w:author="tao huang" w:date="2017-09-17T12:05:00Z">
                  <w:rPr>
                    <w:rFonts w:eastAsia="Times New Roman" w:cs="Times New Roman"/>
                    <w:color w:val="000000" w:themeColor="text1"/>
                    <w:sz w:val="22"/>
                  </w:rPr>
                </w:rPrChange>
              </w:rPr>
              <w:pPrChange w:id="10045"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046" w:author="tao huang" w:date="2017-09-17T12:05:00Z">
                  <w:rPr>
                    <w:rFonts w:eastAsia="Times New Roman" w:cs="Times New Roman"/>
                    <w:color w:val="000000" w:themeColor="text1"/>
                    <w:sz w:val="22"/>
                  </w:rPr>
                </w:rPrChange>
              </w:rPr>
              <w:t>0.993</w:t>
            </w:r>
          </w:p>
        </w:tc>
        <w:tc>
          <w:tcPr>
            <w:tcW w:w="711" w:type="dxa"/>
            <w:shd w:val="clear" w:color="auto" w:fill="auto"/>
            <w:hideMark/>
            <w:tcPrChange w:id="10047" w:author="tao huang" w:date="2017-09-17T10:08:00Z">
              <w:tcPr>
                <w:tcW w:w="711" w:type="dxa"/>
                <w:gridSpan w:val="2"/>
                <w:shd w:val="clear" w:color="auto" w:fill="auto"/>
                <w:hideMark/>
              </w:tcPr>
            </w:tcPrChange>
          </w:tcPr>
          <w:p w14:paraId="22CCD3D3"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048" w:author="tao huang" w:date="2017-09-17T12:05:00Z">
                  <w:rPr>
                    <w:rFonts w:eastAsia="Times New Roman" w:cs="Times New Roman"/>
                    <w:color w:val="000000" w:themeColor="text1"/>
                    <w:sz w:val="22"/>
                  </w:rPr>
                </w:rPrChange>
              </w:rPr>
              <w:pPrChange w:id="10049"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050" w:author="tao huang" w:date="2017-09-17T12:05:00Z">
                  <w:rPr>
                    <w:rFonts w:eastAsia="Times New Roman" w:cs="Times New Roman"/>
                    <w:color w:val="000000" w:themeColor="text1"/>
                    <w:sz w:val="22"/>
                  </w:rPr>
                </w:rPrChange>
              </w:rPr>
              <w:t>48.21</w:t>
            </w:r>
          </w:p>
        </w:tc>
        <w:tc>
          <w:tcPr>
            <w:tcW w:w="950" w:type="dxa"/>
            <w:shd w:val="clear" w:color="auto" w:fill="auto"/>
            <w:hideMark/>
            <w:tcPrChange w:id="10051" w:author="tao huang" w:date="2017-09-17T10:08:00Z">
              <w:tcPr>
                <w:tcW w:w="950" w:type="dxa"/>
                <w:gridSpan w:val="2"/>
                <w:shd w:val="clear" w:color="auto" w:fill="auto"/>
                <w:hideMark/>
              </w:tcPr>
            </w:tcPrChange>
          </w:tcPr>
          <w:p w14:paraId="26E707D1"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052" w:author="tao huang" w:date="2017-09-17T12:05:00Z">
                  <w:rPr>
                    <w:rFonts w:eastAsia="Times New Roman" w:cs="Times New Roman"/>
                    <w:color w:val="000000" w:themeColor="text1"/>
                    <w:sz w:val="22"/>
                  </w:rPr>
                </w:rPrChange>
              </w:rPr>
              <w:pPrChange w:id="10053"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054" w:author="tao huang" w:date="2017-09-17T12:05:00Z">
                  <w:rPr>
                    <w:rFonts w:eastAsia="Times New Roman" w:cs="Times New Roman"/>
                    <w:color w:val="000000" w:themeColor="text1"/>
                    <w:sz w:val="22"/>
                  </w:rPr>
                </w:rPrChange>
              </w:rPr>
              <w:t>47.4%</w:t>
            </w:r>
          </w:p>
        </w:tc>
        <w:tc>
          <w:tcPr>
            <w:tcW w:w="828" w:type="dxa"/>
            <w:shd w:val="clear" w:color="auto" w:fill="auto"/>
            <w:hideMark/>
            <w:tcPrChange w:id="10055" w:author="tao huang" w:date="2017-09-17T10:08:00Z">
              <w:tcPr>
                <w:tcW w:w="828" w:type="dxa"/>
                <w:gridSpan w:val="2"/>
                <w:shd w:val="clear" w:color="auto" w:fill="auto"/>
                <w:hideMark/>
              </w:tcPr>
            </w:tcPrChange>
          </w:tcPr>
          <w:p w14:paraId="08239F51"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056" w:author="tao huang" w:date="2017-09-17T12:05:00Z">
                  <w:rPr>
                    <w:rFonts w:eastAsia="Times New Roman" w:cs="Times New Roman"/>
                    <w:color w:val="000000" w:themeColor="text1"/>
                    <w:sz w:val="22"/>
                  </w:rPr>
                </w:rPrChange>
              </w:rPr>
              <w:pPrChange w:id="10057"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058" w:author="tao huang" w:date="2017-09-17T12:05:00Z">
                  <w:rPr>
                    <w:rFonts w:eastAsia="Times New Roman" w:cs="Times New Roman"/>
                    <w:color w:val="000000" w:themeColor="text1"/>
                    <w:sz w:val="22"/>
                  </w:rPr>
                </w:rPrChange>
              </w:rPr>
              <w:t>1.608</w:t>
            </w:r>
          </w:p>
        </w:tc>
        <w:tc>
          <w:tcPr>
            <w:tcW w:w="1628" w:type="dxa"/>
            <w:shd w:val="clear" w:color="auto" w:fill="auto"/>
            <w:hideMark/>
            <w:tcPrChange w:id="10059" w:author="tao huang" w:date="2017-09-17T10:08:00Z">
              <w:tcPr>
                <w:tcW w:w="1628" w:type="dxa"/>
                <w:gridSpan w:val="3"/>
                <w:shd w:val="clear" w:color="auto" w:fill="auto"/>
                <w:hideMark/>
              </w:tcPr>
            </w:tcPrChange>
          </w:tcPr>
          <w:p w14:paraId="59A3975A"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060" w:author="tao huang" w:date="2017-09-17T12:05:00Z">
                  <w:rPr>
                    <w:rFonts w:eastAsia="Times New Roman" w:cs="Times New Roman"/>
                    <w:color w:val="000000" w:themeColor="text1"/>
                    <w:sz w:val="22"/>
                  </w:rPr>
                </w:rPrChange>
              </w:rPr>
              <w:pPrChange w:id="10061"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062" w:author="tao huang" w:date="2017-09-17T12:05:00Z">
                  <w:rPr>
                    <w:rFonts w:eastAsia="Times New Roman" w:cs="Times New Roman"/>
                    <w:color w:val="000000" w:themeColor="text1"/>
                    <w:sz w:val="22"/>
                  </w:rPr>
                </w:rPrChange>
              </w:rPr>
              <w:t>0.952</w:t>
            </w:r>
          </w:p>
        </w:tc>
      </w:tr>
      <w:tr w:rsidR="00B60BB5" w:rsidRPr="00A60A57" w14:paraId="2E7B5FC0" w14:textId="77777777" w:rsidTr="00B60BB5">
        <w:tblPrEx>
          <w:tblPrExChange w:id="10063" w:author="tao huang" w:date="2017-09-17T10:08:00Z">
            <w:tblPrEx>
              <w:tblW w:w="10066" w:type="dxa"/>
            </w:tblPrEx>
          </w:tblPrExChange>
        </w:tblPrEx>
        <w:trPr>
          <w:cnfStyle w:val="000000100000" w:firstRow="0" w:lastRow="0" w:firstColumn="0" w:lastColumn="0" w:oddVBand="0" w:evenVBand="0" w:oddHBand="1" w:evenHBand="0" w:firstRowFirstColumn="0" w:firstRowLastColumn="0" w:lastRowFirstColumn="0" w:lastRowLastColumn="0"/>
          <w:trHeight w:val="20"/>
          <w:trPrChange w:id="10064" w:author="tao huang" w:date="2017-09-17T10:08:00Z">
            <w:trPr>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Change w:id="10065" w:author="tao huang" w:date="2017-09-17T10:08:00Z">
              <w:tcPr>
                <w:tcW w:w="1843" w:type="dxa"/>
                <w:gridSpan w:val="2"/>
                <w:shd w:val="clear" w:color="auto" w:fill="auto"/>
                <w:hideMark/>
              </w:tcPr>
            </w:tcPrChange>
          </w:tcPr>
          <w:p w14:paraId="30E6DDF7" w14:textId="77777777" w:rsidR="001D611D" w:rsidRPr="00A60A57" w:rsidRDefault="001D611D">
            <w:pPr>
              <w:spacing w:after="0" w:line="36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0066" w:author="tao huang" w:date="2017-09-17T12:05:00Z">
                  <w:rPr>
                    <w:rFonts w:eastAsia="Times New Roman" w:cs="Times New Roman"/>
                    <w:b w:val="0"/>
                    <w:color w:val="000000" w:themeColor="text1"/>
                    <w:sz w:val="22"/>
                  </w:rPr>
                </w:rPrChange>
              </w:rPr>
              <w:pPrChange w:id="10067" w:author="tao huang" w:date="2017-09-16T12:49:00Z">
                <w:pPr>
                  <w:spacing w:after="0" w:line="240" w:lineRule="auto"/>
                  <w:cnfStyle w:val="001000100000" w:firstRow="0" w:lastRow="0" w:firstColumn="1" w:lastColumn="0" w:oddVBand="0" w:evenVBand="0" w:oddHBand="1" w:evenHBand="0" w:firstRowFirstColumn="0" w:firstRowLastColumn="0" w:lastRowFirstColumn="0" w:lastRowLastColumn="0"/>
                </w:pPr>
              </w:pPrChange>
            </w:pPr>
            <w:r w:rsidRPr="00A60A57">
              <w:rPr>
                <w:rFonts w:eastAsia="Times New Roman" w:cs="Times New Roman"/>
                <w:b w:val="0"/>
                <w:color w:val="0D0D0D" w:themeColor="text1" w:themeTint="F2"/>
                <w:sz w:val="22"/>
                <w:rPrChange w:id="10068" w:author="tao huang" w:date="2017-09-17T12:05:00Z">
                  <w:rPr>
                    <w:rFonts w:eastAsia="Times New Roman" w:cs="Times New Roman"/>
                    <w:color w:val="000000" w:themeColor="text1"/>
                    <w:sz w:val="22"/>
                  </w:rPr>
                </w:rPrChange>
              </w:rPr>
              <w:t>ADL-own-IC</w:t>
            </w:r>
          </w:p>
        </w:tc>
        <w:tc>
          <w:tcPr>
            <w:tcW w:w="705" w:type="dxa"/>
            <w:shd w:val="clear" w:color="auto" w:fill="auto"/>
            <w:hideMark/>
            <w:tcPrChange w:id="10069" w:author="tao huang" w:date="2017-09-17T10:08:00Z">
              <w:tcPr>
                <w:tcW w:w="705" w:type="dxa"/>
                <w:gridSpan w:val="3"/>
                <w:shd w:val="clear" w:color="auto" w:fill="auto"/>
                <w:hideMark/>
              </w:tcPr>
            </w:tcPrChange>
          </w:tcPr>
          <w:p w14:paraId="23DE0E4B"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070" w:author="tao huang" w:date="2017-09-17T12:05:00Z">
                  <w:rPr>
                    <w:rFonts w:eastAsia="Times New Roman" w:cs="Times New Roman"/>
                    <w:color w:val="000000" w:themeColor="text1"/>
                    <w:sz w:val="22"/>
                  </w:rPr>
                </w:rPrChange>
              </w:rPr>
              <w:pPrChange w:id="10071"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072" w:author="tao huang" w:date="2017-09-17T12:05:00Z">
                  <w:rPr>
                    <w:rFonts w:eastAsia="Times New Roman" w:cs="Times New Roman"/>
                    <w:color w:val="000000" w:themeColor="text1"/>
                    <w:sz w:val="22"/>
                  </w:rPr>
                </w:rPrChange>
              </w:rPr>
              <w:t>9.08</w:t>
            </w:r>
          </w:p>
        </w:tc>
        <w:tc>
          <w:tcPr>
            <w:tcW w:w="950" w:type="dxa"/>
            <w:shd w:val="clear" w:color="auto" w:fill="auto"/>
            <w:hideMark/>
            <w:tcPrChange w:id="10073" w:author="tao huang" w:date="2017-09-17T10:08:00Z">
              <w:tcPr>
                <w:tcW w:w="950" w:type="dxa"/>
                <w:gridSpan w:val="2"/>
                <w:shd w:val="clear" w:color="auto" w:fill="auto"/>
                <w:hideMark/>
              </w:tcPr>
            </w:tcPrChange>
          </w:tcPr>
          <w:p w14:paraId="18D72A9D"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074" w:author="tao huang" w:date="2017-09-17T12:05:00Z">
                  <w:rPr>
                    <w:rFonts w:eastAsia="Times New Roman" w:cs="Times New Roman"/>
                    <w:color w:val="000000" w:themeColor="text1"/>
                    <w:sz w:val="22"/>
                  </w:rPr>
                </w:rPrChange>
              </w:rPr>
              <w:pPrChange w:id="10075"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076" w:author="tao huang" w:date="2017-09-17T12:05:00Z">
                  <w:rPr>
                    <w:rFonts w:eastAsia="Times New Roman" w:cs="Times New Roman"/>
                    <w:color w:val="000000" w:themeColor="text1"/>
                    <w:sz w:val="22"/>
                  </w:rPr>
                </w:rPrChange>
              </w:rPr>
              <w:t>39.7%</w:t>
            </w:r>
          </w:p>
        </w:tc>
        <w:tc>
          <w:tcPr>
            <w:tcW w:w="828" w:type="dxa"/>
            <w:shd w:val="clear" w:color="auto" w:fill="auto"/>
            <w:hideMark/>
            <w:tcPrChange w:id="10077" w:author="tao huang" w:date="2017-09-17T10:08:00Z">
              <w:tcPr>
                <w:tcW w:w="828" w:type="dxa"/>
                <w:gridSpan w:val="2"/>
                <w:shd w:val="clear" w:color="auto" w:fill="auto"/>
                <w:hideMark/>
              </w:tcPr>
            </w:tcPrChange>
          </w:tcPr>
          <w:p w14:paraId="118A9AEF"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078" w:author="tao huang" w:date="2017-09-17T12:05:00Z">
                  <w:rPr>
                    <w:rFonts w:eastAsia="Times New Roman" w:cs="Times New Roman"/>
                    <w:color w:val="000000" w:themeColor="text1"/>
                    <w:sz w:val="22"/>
                  </w:rPr>
                </w:rPrChange>
              </w:rPr>
              <w:pPrChange w:id="10079"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080" w:author="tao huang" w:date="2017-09-17T12:05:00Z">
                  <w:rPr>
                    <w:rFonts w:eastAsia="Times New Roman" w:cs="Times New Roman"/>
                    <w:color w:val="000000" w:themeColor="text1"/>
                    <w:sz w:val="22"/>
                  </w:rPr>
                </w:rPrChange>
              </w:rPr>
              <w:t>0.566</w:t>
            </w:r>
          </w:p>
        </w:tc>
        <w:tc>
          <w:tcPr>
            <w:tcW w:w="1623" w:type="dxa"/>
            <w:shd w:val="clear" w:color="auto" w:fill="auto"/>
            <w:hideMark/>
            <w:tcPrChange w:id="10081" w:author="tao huang" w:date="2017-09-17T10:08:00Z">
              <w:tcPr>
                <w:tcW w:w="1623" w:type="dxa"/>
                <w:gridSpan w:val="3"/>
                <w:shd w:val="clear" w:color="auto" w:fill="auto"/>
                <w:hideMark/>
              </w:tcPr>
            </w:tcPrChange>
          </w:tcPr>
          <w:p w14:paraId="0D668AC2"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082" w:author="tao huang" w:date="2017-09-17T12:05:00Z">
                  <w:rPr>
                    <w:rFonts w:eastAsia="Times New Roman" w:cs="Times New Roman"/>
                    <w:color w:val="000000" w:themeColor="text1"/>
                    <w:sz w:val="22"/>
                  </w:rPr>
                </w:rPrChange>
              </w:rPr>
              <w:pPrChange w:id="10083"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084" w:author="tao huang" w:date="2017-09-17T12:05:00Z">
                  <w:rPr>
                    <w:rFonts w:eastAsia="Times New Roman" w:cs="Times New Roman"/>
                    <w:color w:val="000000" w:themeColor="text1"/>
                    <w:sz w:val="22"/>
                  </w:rPr>
                </w:rPrChange>
              </w:rPr>
              <w:t>0.991</w:t>
            </w:r>
          </w:p>
        </w:tc>
        <w:tc>
          <w:tcPr>
            <w:tcW w:w="711" w:type="dxa"/>
            <w:shd w:val="clear" w:color="auto" w:fill="auto"/>
            <w:hideMark/>
            <w:tcPrChange w:id="10085" w:author="tao huang" w:date="2017-09-17T10:08:00Z">
              <w:tcPr>
                <w:tcW w:w="711" w:type="dxa"/>
                <w:gridSpan w:val="2"/>
                <w:shd w:val="clear" w:color="auto" w:fill="auto"/>
                <w:hideMark/>
              </w:tcPr>
            </w:tcPrChange>
          </w:tcPr>
          <w:p w14:paraId="31E5F657"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086" w:author="tao huang" w:date="2017-09-17T12:05:00Z">
                  <w:rPr>
                    <w:rFonts w:eastAsia="Times New Roman" w:cs="Times New Roman"/>
                    <w:color w:val="000000" w:themeColor="text1"/>
                    <w:sz w:val="22"/>
                  </w:rPr>
                </w:rPrChange>
              </w:rPr>
              <w:pPrChange w:id="10087"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088" w:author="tao huang" w:date="2017-09-17T12:05:00Z">
                  <w:rPr>
                    <w:rFonts w:eastAsia="Times New Roman" w:cs="Times New Roman"/>
                    <w:color w:val="000000" w:themeColor="text1"/>
                    <w:sz w:val="22"/>
                  </w:rPr>
                </w:rPrChange>
              </w:rPr>
              <w:t>51.59</w:t>
            </w:r>
          </w:p>
        </w:tc>
        <w:tc>
          <w:tcPr>
            <w:tcW w:w="950" w:type="dxa"/>
            <w:shd w:val="clear" w:color="auto" w:fill="auto"/>
            <w:hideMark/>
            <w:tcPrChange w:id="10089" w:author="tao huang" w:date="2017-09-17T10:08:00Z">
              <w:tcPr>
                <w:tcW w:w="950" w:type="dxa"/>
                <w:gridSpan w:val="2"/>
                <w:shd w:val="clear" w:color="auto" w:fill="auto"/>
                <w:hideMark/>
              </w:tcPr>
            </w:tcPrChange>
          </w:tcPr>
          <w:p w14:paraId="5E28347B"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090" w:author="tao huang" w:date="2017-09-17T12:05:00Z">
                  <w:rPr>
                    <w:rFonts w:eastAsia="Times New Roman" w:cs="Times New Roman"/>
                    <w:color w:val="000000" w:themeColor="text1"/>
                    <w:sz w:val="22"/>
                  </w:rPr>
                </w:rPrChange>
              </w:rPr>
              <w:pPrChange w:id="10091"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092" w:author="tao huang" w:date="2017-09-17T12:05:00Z">
                  <w:rPr>
                    <w:rFonts w:eastAsia="Times New Roman" w:cs="Times New Roman"/>
                    <w:color w:val="000000" w:themeColor="text1"/>
                    <w:sz w:val="22"/>
                  </w:rPr>
                </w:rPrChange>
              </w:rPr>
              <w:t>49.3%</w:t>
            </w:r>
          </w:p>
        </w:tc>
        <w:tc>
          <w:tcPr>
            <w:tcW w:w="828" w:type="dxa"/>
            <w:shd w:val="clear" w:color="auto" w:fill="auto"/>
            <w:hideMark/>
            <w:tcPrChange w:id="10093" w:author="tao huang" w:date="2017-09-17T10:08:00Z">
              <w:tcPr>
                <w:tcW w:w="828" w:type="dxa"/>
                <w:gridSpan w:val="2"/>
                <w:shd w:val="clear" w:color="auto" w:fill="auto"/>
                <w:hideMark/>
              </w:tcPr>
            </w:tcPrChange>
          </w:tcPr>
          <w:p w14:paraId="47723A76"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094" w:author="tao huang" w:date="2017-09-17T12:05:00Z">
                  <w:rPr>
                    <w:rFonts w:eastAsia="Times New Roman" w:cs="Times New Roman"/>
                    <w:color w:val="000000" w:themeColor="text1"/>
                    <w:sz w:val="22"/>
                  </w:rPr>
                </w:rPrChange>
              </w:rPr>
              <w:pPrChange w:id="10095"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096" w:author="tao huang" w:date="2017-09-17T12:05:00Z">
                  <w:rPr>
                    <w:rFonts w:eastAsia="Times New Roman" w:cs="Times New Roman"/>
                    <w:color w:val="000000" w:themeColor="text1"/>
                    <w:sz w:val="22"/>
                  </w:rPr>
                </w:rPrChange>
              </w:rPr>
              <w:t>1.659</w:t>
            </w:r>
          </w:p>
        </w:tc>
        <w:tc>
          <w:tcPr>
            <w:tcW w:w="1628" w:type="dxa"/>
            <w:shd w:val="clear" w:color="auto" w:fill="auto"/>
            <w:hideMark/>
            <w:tcPrChange w:id="10097" w:author="tao huang" w:date="2017-09-17T10:08:00Z">
              <w:tcPr>
                <w:tcW w:w="1628" w:type="dxa"/>
                <w:gridSpan w:val="3"/>
                <w:shd w:val="clear" w:color="auto" w:fill="auto"/>
                <w:hideMark/>
              </w:tcPr>
            </w:tcPrChange>
          </w:tcPr>
          <w:p w14:paraId="04398A4D"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098" w:author="tao huang" w:date="2017-09-17T12:05:00Z">
                  <w:rPr>
                    <w:rFonts w:eastAsia="Times New Roman" w:cs="Times New Roman"/>
                    <w:color w:val="000000" w:themeColor="text1"/>
                    <w:sz w:val="22"/>
                  </w:rPr>
                </w:rPrChange>
              </w:rPr>
              <w:pPrChange w:id="10099"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100" w:author="tao huang" w:date="2017-09-17T12:05:00Z">
                  <w:rPr>
                    <w:rFonts w:eastAsia="Times New Roman" w:cs="Times New Roman"/>
                    <w:color w:val="000000" w:themeColor="text1"/>
                    <w:sz w:val="22"/>
                  </w:rPr>
                </w:rPrChange>
              </w:rPr>
              <w:t>1.018</w:t>
            </w:r>
          </w:p>
        </w:tc>
      </w:tr>
      <w:tr w:rsidR="00B60BB5" w:rsidRPr="00A60A57" w14:paraId="06ECFE08" w14:textId="77777777" w:rsidTr="00B60BB5">
        <w:tblPrEx>
          <w:tblPrExChange w:id="10101" w:author="tao huang" w:date="2017-09-17T10:08:00Z">
            <w:tblPrEx>
              <w:tblW w:w="10066" w:type="dxa"/>
            </w:tblPrEx>
          </w:tblPrExChange>
        </w:tblPrEx>
        <w:trPr>
          <w:trHeight w:val="20"/>
          <w:trPrChange w:id="10102" w:author="tao huang" w:date="2017-09-17T10:08:00Z">
            <w:trPr>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Change w:id="10103" w:author="tao huang" w:date="2017-09-17T10:08:00Z">
              <w:tcPr>
                <w:tcW w:w="1843" w:type="dxa"/>
                <w:gridSpan w:val="2"/>
                <w:shd w:val="clear" w:color="auto" w:fill="auto"/>
                <w:hideMark/>
              </w:tcPr>
            </w:tcPrChange>
          </w:tcPr>
          <w:p w14:paraId="4E150FEE" w14:textId="77777777" w:rsidR="001D611D" w:rsidRPr="00A60A57" w:rsidRDefault="001D611D">
            <w:pPr>
              <w:spacing w:after="0" w:line="360" w:lineRule="auto"/>
              <w:rPr>
                <w:rFonts w:eastAsia="Times New Roman" w:cs="Times New Roman"/>
                <w:b w:val="0"/>
                <w:color w:val="0D0D0D" w:themeColor="text1" w:themeTint="F2"/>
                <w:sz w:val="22"/>
                <w:rPrChange w:id="10104" w:author="tao huang" w:date="2017-09-17T12:05:00Z">
                  <w:rPr>
                    <w:rFonts w:eastAsia="Times New Roman" w:cs="Times New Roman"/>
                    <w:b w:val="0"/>
                    <w:color w:val="000000" w:themeColor="text1"/>
                    <w:sz w:val="22"/>
                  </w:rPr>
                </w:rPrChange>
              </w:rPr>
              <w:pPrChange w:id="10105" w:author="tao huang" w:date="2017-09-16T12:49:00Z">
                <w:pPr>
                  <w:spacing w:after="0" w:line="240" w:lineRule="auto"/>
                </w:pPr>
              </w:pPrChange>
            </w:pPr>
            <w:r w:rsidRPr="00A60A57">
              <w:rPr>
                <w:rFonts w:eastAsia="Times New Roman" w:cs="Times New Roman"/>
                <w:b w:val="0"/>
                <w:color w:val="0D0D0D" w:themeColor="text1" w:themeTint="F2"/>
                <w:sz w:val="22"/>
                <w:rPrChange w:id="10106" w:author="tao huang" w:date="2017-09-17T12:05:00Z">
                  <w:rPr>
                    <w:rFonts w:eastAsia="Times New Roman" w:cs="Times New Roman"/>
                    <w:color w:val="000000" w:themeColor="text1"/>
                    <w:sz w:val="22"/>
                  </w:rPr>
                </w:rPrChange>
              </w:rPr>
              <w:t>ADL-intra-IC</w:t>
            </w:r>
          </w:p>
        </w:tc>
        <w:tc>
          <w:tcPr>
            <w:tcW w:w="705" w:type="dxa"/>
            <w:shd w:val="clear" w:color="auto" w:fill="auto"/>
            <w:hideMark/>
            <w:tcPrChange w:id="10107" w:author="tao huang" w:date="2017-09-17T10:08:00Z">
              <w:tcPr>
                <w:tcW w:w="705" w:type="dxa"/>
                <w:gridSpan w:val="3"/>
                <w:shd w:val="clear" w:color="auto" w:fill="auto"/>
                <w:hideMark/>
              </w:tcPr>
            </w:tcPrChange>
          </w:tcPr>
          <w:p w14:paraId="19110CBB"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108" w:author="tao huang" w:date="2017-09-17T12:05:00Z">
                  <w:rPr>
                    <w:rFonts w:eastAsia="Times New Roman" w:cs="Times New Roman"/>
                    <w:color w:val="000000" w:themeColor="text1"/>
                    <w:sz w:val="22"/>
                  </w:rPr>
                </w:rPrChange>
              </w:rPr>
              <w:pPrChange w:id="10109"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110" w:author="tao huang" w:date="2017-09-17T12:05:00Z">
                  <w:rPr>
                    <w:rFonts w:eastAsia="Times New Roman" w:cs="Times New Roman"/>
                    <w:color w:val="000000" w:themeColor="text1"/>
                    <w:sz w:val="22"/>
                  </w:rPr>
                </w:rPrChange>
              </w:rPr>
              <w:t>8.92</w:t>
            </w:r>
          </w:p>
        </w:tc>
        <w:tc>
          <w:tcPr>
            <w:tcW w:w="950" w:type="dxa"/>
            <w:shd w:val="clear" w:color="auto" w:fill="auto"/>
            <w:hideMark/>
            <w:tcPrChange w:id="10111" w:author="tao huang" w:date="2017-09-17T10:08:00Z">
              <w:tcPr>
                <w:tcW w:w="950" w:type="dxa"/>
                <w:gridSpan w:val="2"/>
                <w:shd w:val="clear" w:color="auto" w:fill="auto"/>
                <w:hideMark/>
              </w:tcPr>
            </w:tcPrChange>
          </w:tcPr>
          <w:p w14:paraId="3E2231A8"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112" w:author="tao huang" w:date="2017-09-17T12:05:00Z">
                  <w:rPr>
                    <w:rFonts w:eastAsia="Times New Roman" w:cs="Times New Roman"/>
                    <w:color w:val="000000" w:themeColor="text1"/>
                    <w:sz w:val="22"/>
                  </w:rPr>
                </w:rPrChange>
              </w:rPr>
              <w:pPrChange w:id="10113"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114" w:author="tao huang" w:date="2017-09-17T12:05:00Z">
                  <w:rPr>
                    <w:rFonts w:eastAsia="Times New Roman" w:cs="Times New Roman"/>
                    <w:color w:val="000000" w:themeColor="text1"/>
                    <w:sz w:val="22"/>
                  </w:rPr>
                </w:rPrChange>
              </w:rPr>
              <w:t>39.5%</w:t>
            </w:r>
          </w:p>
        </w:tc>
        <w:tc>
          <w:tcPr>
            <w:tcW w:w="828" w:type="dxa"/>
            <w:shd w:val="clear" w:color="auto" w:fill="auto"/>
            <w:hideMark/>
            <w:tcPrChange w:id="10115" w:author="tao huang" w:date="2017-09-17T10:08:00Z">
              <w:tcPr>
                <w:tcW w:w="828" w:type="dxa"/>
                <w:gridSpan w:val="2"/>
                <w:shd w:val="clear" w:color="auto" w:fill="auto"/>
                <w:hideMark/>
              </w:tcPr>
            </w:tcPrChange>
          </w:tcPr>
          <w:p w14:paraId="40D7DE10"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116" w:author="tao huang" w:date="2017-09-17T12:05:00Z">
                  <w:rPr>
                    <w:rFonts w:eastAsia="Times New Roman" w:cs="Times New Roman"/>
                    <w:color w:val="000000" w:themeColor="text1"/>
                    <w:sz w:val="22"/>
                  </w:rPr>
                </w:rPrChange>
              </w:rPr>
              <w:pPrChange w:id="10117"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118" w:author="tao huang" w:date="2017-09-17T12:05:00Z">
                  <w:rPr>
                    <w:rFonts w:eastAsia="Times New Roman" w:cs="Times New Roman"/>
                    <w:color w:val="000000" w:themeColor="text1"/>
                    <w:sz w:val="22"/>
                  </w:rPr>
                </w:rPrChange>
              </w:rPr>
              <w:t>0.568</w:t>
            </w:r>
          </w:p>
        </w:tc>
        <w:tc>
          <w:tcPr>
            <w:tcW w:w="1623" w:type="dxa"/>
            <w:shd w:val="clear" w:color="auto" w:fill="auto"/>
            <w:hideMark/>
            <w:tcPrChange w:id="10119" w:author="tao huang" w:date="2017-09-17T10:08:00Z">
              <w:tcPr>
                <w:tcW w:w="1623" w:type="dxa"/>
                <w:gridSpan w:val="3"/>
                <w:shd w:val="clear" w:color="auto" w:fill="auto"/>
                <w:hideMark/>
              </w:tcPr>
            </w:tcPrChange>
          </w:tcPr>
          <w:p w14:paraId="346ED219"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120" w:author="tao huang" w:date="2017-09-17T12:05:00Z">
                  <w:rPr>
                    <w:rFonts w:eastAsia="Times New Roman" w:cs="Times New Roman"/>
                    <w:color w:val="000000" w:themeColor="text1"/>
                    <w:sz w:val="22"/>
                  </w:rPr>
                </w:rPrChange>
              </w:rPr>
              <w:pPrChange w:id="10121"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122" w:author="tao huang" w:date="2017-09-17T12:05:00Z">
                  <w:rPr>
                    <w:rFonts w:eastAsia="Times New Roman" w:cs="Times New Roman"/>
                    <w:color w:val="000000" w:themeColor="text1"/>
                    <w:sz w:val="22"/>
                  </w:rPr>
                </w:rPrChange>
              </w:rPr>
              <w:t>0.988</w:t>
            </w:r>
          </w:p>
        </w:tc>
        <w:tc>
          <w:tcPr>
            <w:tcW w:w="711" w:type="dxa"/>
            <w:shd w:val="clear" w:color="auto" w:fill="auto"/>
            <w:hideMark/>
            <w:tcPrChange w:id="10123" w:author="tao huang" w:date="2017-09-17T10:08:00Z">
              <w:tcPr>
                <w:tcW w:w="711" w:type="dxa"/>
                <w:gridSpan w:val="2"/>
                <w:shd w:val="clear" w:color="auto" w:fill="auto"/>
                <w:hideMark/>
              </w:tcPr>
            </w:tcPrChange>
          </w:tcPr>
          <w:p w14:paraId="1A7ECB19"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124" w:author="tao huang" w:date="2017-09-17T12:05:00Z">
                  <w:rPr>
                    <w:rFonts w:eastAsia="Times New Roman" w:cs="Times New Roman"/>
                    <w:color w:val="000000" w:themeColor="text1"/>
                    <w:sz w:val="22"/>
                  </w:rPr>
                </w:rPrChange>
              </w:rPr>
              <w:pPrChange w:id="10125"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126" w:author="tao huang" w:date="2017-09-17T12:05:00Z">
                  <w:rPr>
                    <w:rFonts w:eastAsia="Times New Roman" w:cs="Times New Roman"/>
                    <w:color w:val="000000" w:themeColor="text1"/>
                    <w:sz w:val="22"/>
                  </w:rPr>
                </w:rPrChange>
              </w:rPr>
              <w:t>49.29</w:t>
            </w:r>
          </w:p>
        </w:tc>
        <w:tc>
          <w:tcPr>
            <w:tcW w:w="950" w:type="dxa"/>
            <w:shd w:val="clear" w:color="auto" w:fill="auto"/>
            <w:hideMark/>
            <w:tcPrChange w:id="10127" w:author="tao huang" w:date="2017-09-17T10:08:00Z">
              <w:tcPr>
                <w:tcW w:w="950" w:type="dxa"/>
                <w:gridSpan w:val="2"/>
                <w:shd w:val="clear" w:color="auto" w:fill="auto"/>
                <w:hideMark/>
              </w:tcPr>
            </w:tcPrChange>
          </w:tcPr>
          <w:p w14:paraId="0D423289"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128" w:author="tao huang" w:date="2017-09-17T12:05:00Z">
                  <w:rPr>
                    <w:rFonts w:eastAsia="Times New Roman" w:cs="Times New Roman"/>
                    <w:color w:val="000000" w:themeColor="text1"/>
                    <w:sz w:val="22"/>
                  </w:rPr>
                </w:rPrChange>
              </w:rPr>
              <w:pPrChange w:id="10129"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130" w:author="tao huang" w:date="2017-09-17T12:05:00Z">
                  <w:rPr>
                    <w:rFonts w:eastAsia="Times New Roman" w:cs="Times New Roman"/>
                    <w:color w:val="000000" w:themeColor="text1"/>
                    <w:sz w:val="22"/>
                  </w:rPr>
                </w:rPrChange>
              </w:rPr>
              <w:t>47.6%</w:t>
            </w:r>
          </w:p>
        </w:tc>
        <w:tc>
          <w:tcPr>
            <w:tcW w:w="828" w:type="dxa"/>
            <w:shd w:val="clear" w:color="auto" w:fill="auto"/>
            <w:hideMark/>
            <w:tcPrChange w:id="10131" w:author="tao huang" w:date="2017-09-17T10:08:00Z">
              <w:tcPr>
                <w:tcW w:w="828" w:type="dxa"/>
                <w:gridSpan w:val="2"/>
                <w:shd w:val="clear" w:color="auto" w:fill="auto"/>
                <w:hideMark/>
              </w:tcPr>
            </w:tcPrChange>
          </w:tcPr>
          <w:p w14:paraId="3F996AF1"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132" w:author="tao huang" w:date="2017-09-17T12:05:00Z">
                  <w:rPr>
                    <w:rFonts w:eastAsia="Times New Roman" w:cs="Times New Roman"/>
                    <w:color w:val="000000" w:themeColor="text1"/>
                    <w:sz w:val="22"/>
                  </w:rPr>
                </w:rPrChange>
              </w:rPr>
              <w:pPrChange w:id="10133"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134" w:author="tao huang" w:date="2017-09-17T12:05:00Z">
                  <w:rPr>
                    <w:rFonts w:eastAsia="Times New Roman" w:cs="Times New Roman"/>
                    <w:color w:val="000000" w:themeColor="text1"/>
                    <w:sz w:val="22"/>
                  </w:rPr>
                </w:rPrChange>
              </w:rPr>
              <w:t>1.624</w:t>
            </w:r>
          </w:p>
        </w:tc>
        <w:tc>
          <w:tcPr>
            <w:tcW w:w="1628" w:type="dxa"/>
            <w:shd w:val="clear" w:color="auto" w:fill="auto"/>
            <w:hideMark/>
            <w:tcPrChange w:id="10135" w:author="tao huang" w:date="2017-09-17T10:08:00Z">
              <w:tcPr>
                <w:tcW w:w="1628" w:type="dxa"/>
                <w:gridSpan w:val="3"/>
                <w:shd w:val="clear" w:color="auto" w:fill="auto"/>
                <w:hideMark/>
              </w:tcPr>
            </w:tcPrChange>
          </w:tcPr>
          <w:p w14:paraId="7BA869BA"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136" w:author="tao huang" w:date="2017-09-17T12:05:00Z">
                  <w:rPr>
                    <w:rFonts w:eastAsia="Times New Roman" w:cs="Times New Roman"/>
                    <w:color w:val="000000" w:themeColor="text1"/>
                    <w:sz w:val="22"/>
                  </w:rPr>
                </w:rPrChange>
              </w:rPr>
              <w:pPrChange w:id="10137"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138" w:author="tao huang" w:date="2017-09-17T12:05:00Z">
                  <w:rPr>
                    <w:rFonts w:eastAsia="Times New Roman" w:cs="Times New Roman"/>
                    <w:color w:val="000000" w:themeColor="text1"/>
                    <w:sz w:val="22"/>
                  </w:rPr>
                </w:rPrChange>
              </w:rPr>
              <w:t>0.966</w:t>
            </w:r>
          </w:p>
        </w:tc>
      </w:tr>
      <w:tr w:rsidR="00B60BB5" w:rsidRPr="00A60A57" w14:paraId="6921C453" w14:textId="77777777" w:rsidTr="00B60BB5">
        <w:tblPrEx>
          <w:tblPrExChange w:id="10139" w:author="tao huang" w:date="2017-09-17T10:08:00Z">
            <w:tblPrEx>
              <w:tblW w:w="9808" w:type="dxa"/>
            </w:tblPrEx>
          </w:tblPrExChange>
        </w:tblPrEx>
        <w:trPr>
          <w:cnfStyle w:val="000000100000" w:firstRow="0" w:lastRow="0" w:firstColumn="0" w:lastColumn="0" w:oddVBand="0" w:evenVBand="0" w:oddHBand="1" w:evenHBand="0" w:firstRowFirstColumn="0" w:firstRowLastColumn="0" w:lastRowFirstColumn="0" w:lastRowLastColumn="0"/>
          <w:trHeight w:val="20"/>
          <w:trPrChange w:id="10140" w:author="tao huang" w:date="2017-09-17T10:08:00Z">
            <w:trPr>
              <w:gridAfter w:val="0"/>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E7E6E6" w:themeFill="background2"/>
            <w:hideMark/>
            <w:tcPrChange w:id="10141" w:author="tao huang" w:date="2017-09-17T10:08:00Z">
              <w:tcPr>
                <w:tcW w:w="0" w:type="dxa"/>
                <w:shd w:val="clear" w:color="auto" w:fill="E7E6E6" w:themeFill="background2"/>
                <w:hideMark/>
              </w:tcPr>
            </w:tcPrChange>
          </w:tcPr>
          <w:p w14:paraId="4CDA3D51" w14:textId="77777777" w:rsidR="001D611D" w:rsidRPr="00A60A57" w:rsidRDefault="001D611D">
            <w:pPr>
              <w:spacing w:after="0" w:line="36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0142" w:author="tao huang" w:date="2017-09-17T12:05:00Z">
                  <w:rPr>
                    <w:rFonts w:eastAsia="Times New Roman" w:cs="Times New Roman"/>
                    <w:b w:val="0"/>
                    <w:color w:val="000000" w:themeColor="text1"/>
                    <w:sz w:val="22"/>
                  </w:rPr>
                </w:rPrChange>
              </w:rPr>
              <w:pPrChange w:id="10143" w:author="tao huang" w:date="2017-09-16T12:49:00Z">
                <w:pPr>
                  <w:spacing w:after="0" w:line="240" w:lineRule="auto"/>
                  <w:cnfStyle w:val="001000100000" w:firstRow="0" w:lastRow="0" w:firstColumn="1" w:lastColumn="0" w:oddVBand="0" w:evenVBand="0" w:oddHBand="1" w:evenHBand="0" w:firstRowFirstColumn="0" w:firstRowLastColumn="0" w:lastRowFirstColumn="0" w:lastRowLastColumn="0"/>
                </w:pPr>
              </w:pPrChange>
            </w:pPr>
            <w:r w:rsidRPr="00A60A57">
              <w:rPr>
                <w:rFonts w:eastAsia="Times New Roman" w:cs="Times New Roman"/>
                <w:b w:val="0"/>
                <w:color w:val="0D0D0D" w:themeColor="text1" w:themeTint="F2"/>
                <w:sz w:val="22"/>
                <w:rPrChange w:id="10144" w:author="tao huang" w:date="2017-09-17T12:05:00Z">
                  <w:rPr>
                    <w:rFonts w:eastAsia="Times New Roman" w:cs="Times New Roman"/>
                    <w:color w:val="000000" w:themeColor="text1"/>
                    <w:sz w:val="22"/>
                  </w:rPr>
                </w:rPrChange>
              </w:rPr>
              <w:t>ADL-EWC-IC</w:t>
            </w:r>
          </w:p>
        </w:tc>
        <w:tc>
          <w:tcPr>
            <w:tcW w:w="705" w:type="dxa"/>
            <w:shd w:val="clear" w:color="auto" w:fill="E7E6E6" w:themeFill="background2"/>
            <w:hideMark/>
            <w:tcPrChange w:id="10145" w:author="tao huang" w:date="2017-09-17T10:08:00Z">
              <w:tcPr>
                <w:tcW w:w="0" w:type="dxa"/>
                <w:gridSpan w:val="3"/>
                <w:shd w:val="clear" w:color="auto" w:fill="E7E6E6" w:themeFill="background2"/>
                <w:hideMark/>
              </w:tcPr>
            </w:tcPrChange>
          </w:tcPr>
          <w:p w14:paraId="6B6F200B"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146" w:author="tao huang" w:date="2017-09-17T12:05:00Z">
                  <w:rPr>
                    <w:rFonts w:eastAsia="Times New Roman" w:cs="Times New Roman"/>
                    <w:color w:val="000000" w:themeColor="text1"/>
                    <w:sz w:val="22"/>
                  </w:rPr>
                </w:rPrChange>
              </w:rPr>
              <w:pPrChange w:id="10147"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148" w:author="tao huang" w:date="2017-09-17T12:05:00Z">
                  <w:rPr>
                    <w:rFonts w:eastAsia="Times New Roman" w:cs="Times New Roman"/>
                    <w:color w:val="000000" w:themeColor="text1"/>
                    <w:sz w:val="22"/>
                  </w:rPr>
                </w:rPrChange>
              </w:rPr>
              <w:t>8.92</w:t>
            </w:r>
          </w:p>
        </w:tc>
        <w:tc>
          <w:tcPr>
            <w:tcW w:w="950" w:type="dxa"/>
            <w:shd w:val="clear" w:color="auto" w:fill="E7E6E6" w:themeFill="background2"/>
            <w:hideMark/>
            <w:tcPrChange w:id="10149" w:author="tao huang" w:date="2017-09-17T10:08:00Z">
              <w:tcPr>
                <w:tcW w:w="0" w:type="dxa"/>
                <w:gridSpan w:val="2"/>
                <w:shd w:val="clear" w:color="auto" w:fill="E7E6E6" w:themeFill="background2"/>
                <w:hideMark/>
              </w:tcPr>
            </w:tcPrChange>
          </w:tcPr>
          <w:p w14:paraId="212D3B1C"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150" w:author="tao huang" w:date="2017-09-17T12:05:00Z">
                  <w:rPr>
                    <w:rFonts w:eastAsia="Times New Roman" w:cs="Times New Roman"/>
                    <w:color w:val="000000" w:themeColor="text1"/>
                    <w:sz w:val="22"/>
                  </w:rPr>
                </w:rPrChange>
              </w:rPr>
              <w:pPrChange w:id="10151"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152" w:author="tao huang" w:date="2017-09-17T12:05:00Z">
                  <w:rPr>
                    <w:rFonts w:eastAsia="Times New Roman" w:cs="Times New Roman"/>
                    <w:color w:val="000000" w:themeColor="text1"/>
                    <w:sz w:val="22"/>
                  </w:rPr>
                </w:rPrChange>
              </w:rPr>
              <w:t>39.5%</w:t>
            </w:r>
          </w:p>
        </w:tc>
        <w:tc>
          <w:tcPr>
            <w:tcW w:w="828" w:type="dxa"/>
            <w:shd w:val="clear" w:color="auto" w:fill="E7E6E6" w:themeFill="background2"/>
            <w:hideMark/>
            <w:tcPrChange w:id="10153" w:author="tao huang" w:date="2017-09-17T10:08:00Z">
              <w:tcPr>
                <w:tcW w:w="0" w:type="dxa"/>
                <w:gridSpan w:val="2"/>
                <w:shd w:val="clear" w:color="auto" w:fill="E7E6E6" w:themeFill="background2"/>
                <w:hideMark/>
              </w:tcPr>
            </w:tcPrChange>
          </w:tcPr>
          <w:p w14:paraId="5F41776A"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154" w:author="tao huang" w:date="2017-09-17T12:05:00Z">
                  <w:rPr>
                    <w:rFonts w:eastAsia="Times New Roman" w:cs="Times New Roman"/>
                    <w:color w:val="000000" w:themeColor="text1"/>
                    <w:sz w:val="22"/>
                  </w:rPr>
                </w:rPrChange>
              </w:rPr>
              <w:pPrChange w:id="10155"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156" w:author="tao huang" w:date="2017-09-17T12:05:00Z">
                  <w:rPr>
                    <w:rFonts w:eastAsia="Times New Roman" w:cs="Times New Roman"/>
                    <w:color w:val="000000" w:themeColor="text1"/>
                    <w:sz w:val="22"/>
                  </w:rPr>
                </w:rPrChange>
              </w:rPr>
              <w:t>0.568</w:t>
            </w:r>
          </w:p>
        </w:tc>
        <w:tc>
          <w:tcPr>
            <w:tcW w:w="1623" w:type="dxa"/>
            <w:shd w:val="clear" w:color="auto" w:fill="E7E6E6" w:themeFill="background2"/>
            <w:hideMark/>
            <w:tcPrChange w:id="10157" w:author="tao huang" w:date="2017-09-17T10:08:00Z">
              <w:tcPr>
                <w:tcW w:w="1423" w:type="dxa"/>
                <w:gridSpan w:val="2"/>
                <w:shd w:val="clear" w:color="auto" w:fill="E7E6E6" w:themeFill="background2"/>
                <w:hideMark/>
              </w:tcPr>
            </w:tcPrChange>
          </w:tcPr>
          <w:p w14:paraId="6D8EF9F8"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158" w:author="tao huang" w:date="2017-09-17T12:05:00Z">
                  <w:rPr>
                    <w:rFonts w:eastAsia="Times New Roman" w:cs="Times New Roman"/>
                    <w:color w:val="000000" w:themeColor="text1"/>
                    <w:sz w:val="22"/>
                  </w:rPr>
                </w:rPrChange>
              </w:rPr>
              <w:pPrChange w:id="10159"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160" w:author="tao huang" w:date="2017-09-17T12:05:00Z">
                  <w:rPr>
                    <w:rFonts w:eastAsia="Times New Roman" w:cs="Times New Roman"/>
                    <w:color w:val="000000" w:themeColor="text1"/>
                    <w:sz w:val="22"/>
                  </w:rPr>
                </w:rPrChange>
              </w:rPr>
              <w:t>0.988</w:t>
            </w:r>
          </w:p>
        </w:tc>
        <w:tc>
          <w:tcPr>
            <w:tcW w:w="711" w:type="dxa"/>
            <w:shd w:val="clear" w:color="auto" w:fill="E7E6E6" w:themeFill="background2"/>
            <w:hideMark/>
            <w:tcPrChange w:id="10161" w:author="tao huang" w:date="2017-09-17T10:08:00Z">
              <w:tcPr>
                <w:tcW w:w="0" w:type="dxa"/>
                <w:gridSpan w:val="3"/>
                <w:shd w:val="clear" w:color="auto" w:fill="E7E6E6" w:themeFill="background2"/>
                <w:hideMark/>
              </w:tcPr>
            </w:tcPrChange>
          </w:tcPr>
          <w:p w14:paraId="21187E7B"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162" w:author="tao huang" w:date="2017-09-17T12:05:00Z">
                  <w:rPr>
                    <w:rFonts w:eastAsia="Times New Roman" w:cs="Times New Roman"/>
                    <w:color w:val="000000" w:themeColor="text1"/>
                    <w:sz w:val="22"/>
                  </w:rPr>
                </w:rPrChange>
              </w:rPr>
              <w:pPrChange w:id="10163"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164" w:author="tao huang" w:date="2017-09-17T12:05:00Z">
                  <w:rPr>
                    <w:rFonts w:eastAsia="Times New Roman" w:cs="Times New Roman"/>
                    <w:color w:val="000000" w:themeColor="text1"/>
                    <w:sz w:val="22"/>
                  </w:rPr>
                </w:rPrChange>
              </w:rPr>
              <w:t>48.21</w:t>
            </w:r>
          </w:p>
        </w:tc>
        <w:tc>
          <w:tcPr>
            <w:tcW w:w="950" w:type="dxa"/>
            <w:shd w:val="clear" w:color="auto" w:fill="E7E6E6" w:themeFill="background2"/>
            <w:hideMark/>
            <w:tcPrChange w:id="10165" w:author="tao huang" w:date="2017-09-17T10:08:00Z">
              <w:tcPr>
                <w:tcW w:w="0" w:type="dxa"/>
                <w:gridSpan w:val="2"/>
                <w:shd w:val="clear" w:color="auto" w:fill="E7E6E6" w:themeFill="background2"/>
                <w:hideMark/>
              </w:tcPr>
            </w:tcPrChange>
          </w:tcPr>
          <w:p w14:paraId="43B8F100"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166" w:author="tao huang" w:date="2017-09-17T12:05:00Z">
                  <w:rPr>
                    <w:rFonts w:eastAsia="Times New Roman" w:cs="Times New Roman"/>
                    <w:color w:val="000000" w:themeColor="text1"/>
                    <w:sz w:val="22"/>
                  </w:rPr>
                </w:rPrChange>
              </w:rPr>
              <w:pPrChange w:id="10167"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168" w:author="tao huang" w:date="2017-09-17T12:05:00Z">
                  <w:rPr>
                    <w:rFonts w:eastAsia="Times New Roman" w:cs="Times New Roman"/>
                    <w:color w:val="000000" w:themeColor="text1"/>
                    <w:sz w:val="22"/>
                  </w:rPr>
                </w:rPrChange>
              </w:rPr>
              <w:t>47.4%</w:t>
            </w:r>
          </w:p>
        </w:tc>
        <w:tc>
          <w:tcPr>
            <w:tcW w:w="828" w:type="dxa"/>
            <w:shd w:val="clear" w:color="auto" w:fill="E7E6E6" w:themeFill="background2"/>
            <w:hideMark/>
            <w:tcPrChange w:id="10169" w:author="tao huang" w:date="2017-09-17T10:08:00Z">
              <w:tcPr>
                <w:tcW w:w="0" w:type="dxa"/>
                <w:gridSpan w:val="2"/>
                <w:shd w:val="clear" w:color="auto" w:fill="E7E6E6" w:themeFill="background2"/>
                <w:hideMark/>
              </w:tcPr>
            </w:tcPrChange>
          </w:tcPr>
          <w:p w14:paraId="29026F4F"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170" w:author="tao huang" w:date="2017-09-17T12:05:00Z">
                  <w:rPr>
                    <w:rFonts w:eastAsia="Times New Roman" w:cs="Times New Roman"/>
                    <w:color w:val="000000" w:themeColor="text1"/>
                    <w:sz w:val="22"/>
                  </w:rPr>
                </w:rPrChange>
              </w:rPr>
              <w:pPrChange w:id="10171"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172" w:author="tao huang" w:date="2017-09-17T12:05:00Z">
                  <w:rPr>
                    <w:rFonts w:eastAsia="Times New Roman" w:cs="Times New Roman"/>
                    <w:color w:val="000000" w:themeColor="text1"/>
                    <w:sz w:val="22"/>
                  </w:rPr>
                </w:rPrChange>
              </w:rPr>
              <w:t>1.608</w:t>
            </w:r>
          </w:p>
        </w:tc>
        <w:tc>
          <w:tcPr>
            <w:tcW w:w="1628" w:type="dxa"/>
            <w:shd w:val="clear" w:color="auto" w:fill="E7E6E6" w:themeFill="background2"/>
            <w:hideMark/>
            <w:tcPrChange w:id="10173" w:author="tao huang" w:date="2017-09-17T10:08:00Z">
              <w:tcPr>
                <w:tcW w:w="1428" w:type="dxa"/>
                <w:gridSpan w:val="3"/>
                <w:shd w:val="clear" w:color="auto" w:fill="E7E6E6" w:themeFill="background2"/>
                <w:hideMark/>
              </w:tcPr>
            </w:tcPrChange>
          </w:tcPr>
          <w:p w14:paraId="5D74E929"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174" w:author="tao huang" w:date="2017-09-17T12:05:00Z">
                  <w:rPr>
                    <w:rFonts w:eastAsia="Times New Roman" w:cs="Times New Roman"/>
                    <w:color w:val="000000" w:themeColor="text1"/>
                    <w:sz w:val="22"/>
                  </w:rPr>
                </w:rPrChange>
              </w:rPr>
              <w:pPrChange w:id="10175"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176" w:author="tao huang" w:date="2017-09-17T12:05:00Z">
                  <w:rPr>
                    <w:rFonts w:eastAsia="Times New Roman" w:cs="Times New Roman"/>
                    <w:color w:val="000000" w:themeColor="text1"/>
                    <w:sz w:val="22"/>
                  </w:rPr>
                </w:rPrChange>
              </w:rPr>
              <w:t>0.952</w:t>
            </w:r>
          </w:p>
        </w:tc>
      </w:tr>
      <w:tr w:rsidR="001D611D" w:rsidRPr="00A60A57" w14:paraId="367994C5" w14:textId="77777777" w:rsidTr="00B60BB5">
        <w:trPr>
          <w:trHeight w:val="20"/>
          <w:trPrChange w:id="10177" w:author="tao huang" w:date="2017-09-17T10:08:00Z">
            <w:trPr>
              <w:gridAfter w:val="0"/>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noWrap/>
            <w:hideMark/>
            <w:tcPrChange w:id="10178" w:author="tao huang" w:date="2017-09-17T10:08:00Z">
              <w:tcPr>
                <w:tcW w:w="1985" w:type="dxa"/>
                <w:gridSpan w:val="3"/>
                <w:shd w:val="clear" w:color="auto" w:fill="auto"/>
                <w:noWrap/>
                <w:hideMark/>
              </w:tcPr>
            </w:tcPrChange>
          </w:tcPr>
          <w:p w14:paraId="4F759CB6" w14:textId="77777777" w:rsidR="001D611D" w:rsidRPr="00A60A57" w:rsidRDefault="001D611D">
            <w:pPr>
              <w:spacing w:after="0" w:line="360" w:lineRule="auto"/>
              <w:jc w:val="center"/>
              <w:rPr>
                <w:rFonts w:eastAsia="Times New Roman" w:cs="Times New Roman"/>
                <w:b w:val="0"/>
                <w:color w:val="0D0D0D" w:themeColor="text1" w:themeTint="F2"/>
                <w:sz w:val="22"/>
                <w:rPrChange w:id="10179" w:author="tao huang" w:date="2017-09-17T12:05:00Z">
                  <w:rPr>
                    <w:rFonts w:eastAsia="Times New Roman" w:cs="Times New Roman"/>
                    <w:b w:val="0"/>
                    <w:color w:val="000000" w:themeColor="text1"/>
                    <w:sz w:val="22"/>
                  </w:rPr>
                </w:rPrChange>
              </w:rPr>
              <w:pPrChange w:id="10180" w:author="tao huang" w:date="2017-09-16T12:49:00Z">
                <w:pPr>
                  <w:spacing w:after="0" w:line="240" w:lineRule="auto"/>
                  <w:jc w:val="center"/>
                </w:pPr>
              </w:pPrChange>
            </w:pPr>
            <w:r w:rsidRPr="00A60A57">
              <w:rPr>
                <w:rFonts w:eastAsia="Times New Roman" w:cs="Times New Roman"/>
                <w:b w:val="0"/>
                <w:color w:val="0D0D0D" w:themeColor="text1" w:themeTint="F2"/>
                <w:sz w:val="22"/>
                <w:rPrChange w:id="10181" w:author="tao huang" w:date="2017-09-17T12:05:00Z">
                  <w:rPr>
                    <w:rFonts w:eastAsia="Times New Roman" w:cs="Times New Roman"/>
                    <w:color w:val="000000" w:themeColor="text1"/>
                    <w:sz w:val="22"/>
                  </w:rPr>
                </w:rPrChange>
              </w:rPr>
              <w:t>Forecast horizon= 1</w:t>
            </w:r>
          </w:p>
        </w:tc>
        <w:tc>
          <w:tcPr>
            <w:tcW w:w="4106" w:type="dxa"/>
            <w:gridSpan w:val="4"/>
            <w:shd w:val="clear" w:color="auto" w:fill="auto"/>
            <w:noWrap/>
            <w:hideMark/>
            <w:tcPrChange w:id="10182" w:author="tao huang" w:date="2017-09-17T10:08:00Z">
              <w:tcPr>
                <w:tcW w:w="3873" w:type="dxa"/>
                <w:gridSpan w:val="8"/>
                <w:shd w:val="clear" w:color="auto" w:fill="auto"/>
                <w:noWrap/>
                <w:hideMark/>
              </w:tcPr>
            </w:tcPrChange>
          </w:tcPr>
          <w:p w14:paraId="6E09D5EB"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183" w:author="tao huang" w:date="2017-09-17T12:05:00Z">
                  <w:rPr>
                    <w:rFonts w:eastAsia="Times New Roman" w:cs="Times New Roman"/>
                    <w:color w:val="000000" w:themeColor="text1"/>
                    <w:sz w:val="22"/>
                  </w:rPr>
                </w:rPrChange>
              </w:rPr>
              <w:pPrChange w:id="10184"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185" w:author="tao huang" w:date="2017-09-17T12:05:00Z">
                  <w:rPr>
                    <w:rFonts w:eastAsia="Times New Roman" w:cs="Times New Roman"/>
                    <w:color w:val="000000" w:themeColor="text1"/>
                    <w:sz w:val="22"/>
                  </w:rPr>
                </w:rPrChange>
              </w:rPr>
              <w:t>Non-promoted period</w:t>
            </w:r>
          </w:p>
        </w:tc>
        <w:tc>
          <w:tcPr>
            <w:tcW w:w="4117" w:type="dxa"/>
            <w:gridSpan w:val="4"/>
            <w:shd w:val="clear" w:color="auto" w:fill="auto"/>
            <w:noWrap/>
            <w:hideMark/>
            <w:tcPrChange w:id="10186" w:author="tao huang" w:date="2017-09-17T10:08:00Z">
              <w:tcPr>
                <w:tcW w:w="3214" w:type="dxa"/>
                <w:gridSpan w:val="8"/>
                <w:shd w:val="clear" w:color="auto" w:fill="auto"/>
                <w:noWrap/>
                <w:hideMark/>
              </w:tcPr>
            </w:tcPrChange>
          </w:tcPr>
          <w:p w14:paraId="0A60967B"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187" w:author="tao huang" w:date="2017-09-17T12:05:00Z">
                  <w:rPr>
                    <w:rFonts w:eastAsia="Times New Roman" w:cs="Times New Roman"/>
                    <w:color w:val="000000" w:themeColor="text1"/>
                    <w:sz w:val="22"/>
                  </w:rPr>
                </w:rPrChange>
              </w:rPr>
              <w:pPrChange w:id="10188"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189" w:author="tao huang" w:date="2017-09-17T12:05:00Z">
                  <w:rPr>
                    <w:rFonts w:eastAsia="Times New Roman" w:cs="Times New Roman"/>
                    <w:color w:val="000000" w:themeColor="text1"/>
                    <w:sz w:val="22"/>
                  </w:rPr>
                </w:rPrChange>
              </w:rPr>
              <w:t>Promoted period</w:t>
            </w:r>
          </w:p>
        </w:tc>
      </w:tr>
      <w:tr w:rsidR="00B60BB5" w:rsidRPr="00A60A57" w14:paraId="1377BAA5" w14:textId="77777777" w:rsidTr="00B60BB5">
        <w:tblPrEx>
          <w:tblPrExChange w:id="10190" w:author="tao huang" w:date="2017-09-17T10:08:00Z">
            <w:tblPrEx>
              <w:tblW w:w="10066" w:type="dxa"/>
            </w:tblPrEx>
          </w:tblPrExChange>
        </w:tblPrEx>
        <w:trPr>
          <w:cnfStyle w:val="000000100000" w:firstRow="0" w:lastRow="0" w:firstColumn="0" w:lastColumn="0" w:oddVBand="0" w:evenVBand="0" w:oddHBand="1" w:evenHBand="0" w:firstRowFirstColumn="0" w:firstRowLastColumn="0" w:lastRowFirstColumn="0" w:lastRowLastColumn="0"/>
          <w:trHeight w:val="20"/>
          <w:trPrChange w:id="10191" w:author="tao huang" w:date="2017-09-17T10:08:00Z">
            <w:trPr>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Change w:id="10192" w:author="tao huang" w:date="2017-09-17T10:08:00Z">
              <w:tcPr>
                <w:tcW w:w="1843" w:type="dxa"/>
                <w:gridSpan w:val="2"/>
                <w:shd w:val="clear" w:color="auto" w:fill="auto"/>
                <w:hideMark/>
              </w:tcPr>
            </w:tcPrChange>
          </w:tcPr>
          <w:p w14:paraId="714D2A39" w14:textId="77777777" w:rsidR="001D611D" w:rsidRPr="00A60A57" w:rsidRDefault="001D611D">
            <w:pPr>
              <w:spacing w:after="0" w:line="36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0193" w:author="tao huang" w:date="2017-09-17T12:05:00Z">
                  <w:rPr>
                    <w:rFonts w:eastAsia="Times New Roman" w:cs="Times New Roman"/>
                    <w:b w:val="0"/>
                    <w:color w:val="000000" w:themeColor="text1"/>
                    <w:sz w:val="22"/>
                  </w:rPr>
                </w:rPrChange>
              </w:rPr>
              <w:pPrChange w:id="10194" w:author="tao huang" w:date="2017-09-16T12:49:00Z">
                <w:pPr>
                  <w:spacing w:after="0" w:line="240" w:lineRule="auto"/>
                  <w:cnfStyle w:val="001000100000" w:firstRow="0" w:lastRow="0" w:firstColumn="1" w:lastColumn="0" w:oddVBand="0" w:evenVBand="0" w:oddHBand="1" w:evenHBand="0" w:firstRowFirstColumn="0" w:firstRowLastColumn="0" w:lastRowFirstColumn="0" w:lastRowLastColumn="0"/>
                </w:pPr>
              </w:pPrChange>
            </w:pPr>
            <w:r w:rsidRPr="00A60A57">
              <w:rPr>
                <w:rFonts w:eastAsia="Times New Roman" w:cs="Times New Roman"/>
                <w:b w:val="0"/>
                <w:color w:val="0D0D0D" w:themeColor="text1" w:themeTint="F2"/>
                <w:sz w:val="22"/>
                <w:rPrChange w:id="10195" w:author="tao huang" w:date="2017-09-17T12:05:00Z">
                  <w:rPr>
                    <w:rFonts w:eastAsia="Times New Roman" w:cs="Times New Roman"/>
                    <w:color w:val="000000" w:themeColor="text1"/>
                    <w:sz w:val="22"/>
                  </w:rPr>
                </w:rPrChange>
              </w:rPr>
              <w:t>Model/measure</w:t>
            </w:r>
          </w:p>
        </w:tc>
        <w:tc>
          <w:tcPr>
            <w:tcW w:w="705" w:type="dxa"/>
            <w:shd w:val="clear" w:color="auto" w:fill="auto"/>
            <w:hideMark/>
            <w:tcPrChange w:id="10196" w:author="tao huang" w:date="2017-09-17T10:08:00Z">
              <w:tcPr>
                <w:tcW w:w="705" w:type="dxa"/>
                <w:gridSpan w:val="3"/>
                <w:shd w:val="clear" w:color="auto" w:fill="auto"/>
                <w:hideMark/>
              </w:tcPr>
            </w:tcPrChange>
          </w:tcPr>
          <w:p w14:paraId="3859B2AF"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10197" w:author="tao huang" w:date="2017-09-17T12:05:00Z">
                  <w:rPr>
                    <w:rFonts w:eastAsia="Times New Roman" w:cs="Times New Roman"/>
                    <w:bCs/>
                    <w:color w:val="000000" w:themeColor="text1"/>
                    <w:sz w:val="22"/>
                  </w:rPr>
                </w:rPrChange>
              </w:rPr>
              <w:pPrChange w:id="10198"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10199" w:author="tao huang" w:date="2017-09-17T12:05:00Z">
                  <w:rPr>
                    <w:rFonts w:eastAsia="Times New Roman" w:cs="Times New Roman"/>
                    <w:bCs/>
                    <w:color w:val="000000" w:themeColor="text1"/>
                    <w:sz w:val="22"/>
                  </w:rPr>
                </w:rPrChange>
              </w:rPr>
              <w:t>MAE</w:t>
            </w:r>
          </w:p>
        </w:tc>
        <w:tc>
          <w:tcPr>
            <w:tcW w:w="950" w:type="dxa"/>
            <w:shd w:val="clear" w:color="auto" w:fill="auto"/>
            <w:hideMark/>
            <w:tcPrChange w:id="10200" w:author="tao huang" w:date="2017-09-17T10:08:00Z">
              <w:tcPr>
                <w:tcW w:w="950" w:type="dxa"/>
                <w:gridSpan w:val="2"/>
                <w:shd w:val="clear" w:color="auto" w:fill="auto"/>
                <w:hideMark/>
              </w:tcPr>
            </w:tcPrChange>
          </w:tcPr>
          <w:p w14:paraId="6428C5A7"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10201" w:author="tao huang" w:date="2017-09-17T12:05:00Z">
                  <w:rPr>
                    <w:rFonts w:eastAsia="Times New Roman" w:cs="Times New Roman"/>
                    <w:bCs/>
                    <w:color w:val="000000" w:themeColor="text1"/>
                    <w:sz w:val="22"/>
                  </w:rPr>
                </w:rPrChange>
              </w:rPr>
              <w:pPrChange w:id="10202"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10203" w:author="tao huang" w:date="2017-09-17T12:05:00Z">
                  <w:rPr>
                    <w:rFonts w:eastAsia="Times New Roman" w:cs="Times New Roman"/>
                    <w:bCs/>
                    <w:color w:val="000000" w:themeColor="text1"/>
                    <w:sz w:val="22"/>
                  </w:rPr>
                </w:rPrChange>
              </w:rPr>
              <w:t>SMAPE</w:t>
            </w:r>
          </w:p>
        </w:tc>
        <w:tc>
          <w:tcPr>
            <w:tcW w:w="828" w:type="dxa"/>
            <w:shd w:val="clear" w:color="auto" w:fill="auto"/>
            <w:hideMark/>
            <w:tcPrChange w:id="10204" w:author="tao huang" w:date="2017-09-17T10:08:00Z">
              <w:tcPr>
                <w:tcW w:w="828" w:type="dxa"/>
                <w:gridSpan w:val="2"/>
                <w:shd w:val="clear" w:color="auto" w:fill="auto"/>
                <w:hideMark/>
              </w:tcPr>
            </w:tcPrChange>
          </w:tcPr>
          <w:p w14:paraId="0B338EF5"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10205" w:author="tao huang" w:date="2017-09-17T12:05:00Z">
                  <w:rPr>
                    <w:rFonts w:eastAsia="Times New Roman" w:cs="Times New Roman"/>
                    <w:bCs/>
                    <w:color w:val="000000" w:themeColor="text1"/>
                    <w:sz w:val="22"/>
                  </w:rPr>
                </w:rPrChange>
              </w:rPr>
              <w:pPrChange w:id="10206"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10207" w:author="tao huang" w:date="2017-09-17T12:05:00Z">
                  <w:rPr>
                    <w:rFonts w:eastAsia="Times New Roman" w:cs="Times New Roman"/>
                    <w:bCs/>
                    <w:color w:val="000000" w:themeColor="text1"/>
                    <w:sz w:val="22"/>
                  </w:rPr>
                </w:rPrChange>
              </w:rPr>
              <w:t>MASE</w:t>
            </w:r>
          </w:p>
        </w:tc>
        <w:tc>
          <w:tcPr>
            <w:tcW w:w="1623" w:type="dxa"/>
            <w:shd w:val="clear" w:color="auto" w:fill="auto"/>
            <w:noWrap/>
            <w:hideMark/>
            <w:tcPrChange w:id="10208" w:author="tao huang" w:date="2017-09-17T10:08:00Z">
              <w:tcPr>
                <w:tcW w:w="1623" w:type="dxa"/>
                <w:gridSpan w:val="3"/>
                <w:shd w:val="clear" w:color="auto" w:fill="auto"/>
                <w:noWrap/>
                <w:hideMark/>
              </w:tcPr>
            </w:tcPrChange>
          </w:tcPr>
          <w:p w14:paraId="54000713"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10209" w:author="tao huang" w:date="2017-09-17T12:05:00Z">
                  <w:rPr>
                    <w:rFonts w:eastAsia="Times New Roman" w:cs="Times New Roman"/>
                    <w:bCs/>
                    <w:color w:val="000000" w:themeColor="text1"/>
                    <w:sz w:val="22"/>
                  </w:rPr>
                </w:rPrChange>
              </w:rPr>
              <w:pPrChange w:id="10210"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10211" w:author="tao huang" w:date="2017-09-17T12:05:00Z">
                  <w:rPr>
                    <w:rFonts w:eastAsia="Times New Roman" w:cs="Times New Roman"/>
                    <w:bCs/>
                    <w:color w:val="000000" w:themeColor="text1"/>
                    <w:sz w:val="22"/>
                  </w:rPr>
                </w:rPrChange>
              </w:rPr>
              <w:t>AvgRelMAE</w:t>
            </w:r>
          </w:p>
        </w:tc>
        <w:tc>
          <w:tcPr>
            <w:tcW w:w="711" w:type="dxa"/>
            <w:shd w:val="clear" w:color="auto" w:fill="auto"/>
            <w:hideMark/>
            <w:tcPrChange w:id="10212" w:author="tao huang" w:date="2017-09-17T10:08:00Z">
              <w:tcPr>
                <w:tcW w:w="711" w:type="dxa"/>
                <w:gridSpan w:val="2"/>
                <w:shd w:val="clear" w:color="auto" w:fill="auto"/>
                <w:hideMark/>
              </w:tcPr>
            </w:tcPrChange>
          </w:tcPr>
          <w:p w14:paraId="201C34FA"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10213" w:author="tao huang" w:date="2017-09-17T12:05:00Z">
                  <w:rPr>
                    <w:rFonts w:eastAsia="Times New Roman" w:cs="Times New Roman"/>
                    <w:bCs/>
                    <w:color w:val="000000" w:themeColor="text1"/>
                    <w:sz w:val="22"/>
                  </w:rPr>
                </w:rPrChange>
              </w:rPr>
              <w:pPrChange w:id="10214"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10215" w:author="tao huang" w:date="2017-09-17T12:05:00Z">
                  <w:rPr>
                    <w:rFonts w:eastAsia="Times New Roman" w:cs="Times New Roman"/>
                    <w:bCs/>
                    <w:color w:val="000000" w:themeColor="text1"/>
                    <w:sz w:val="22"/>
                  </w:rPr>
                </w:rPrChange>
              </w:rPr>
              <w:t>MAE</w:t>
            </w:r>
          </w:p>
        </w:tc>
        <w:tc>
          <w:tcPr>
            <w:tcW w:w="950" w:type="dxa"/>
            <w:shd w:val="clear" w:color="auto" w:fill="auto"/>
            <w:hideMark/>
            <w:tcPrChange w:id="10216" w:author="tao huang" w:date="2017-09-17T10:08:00Z">
              <w:tcPr>
                <w:tcW w:w="950" w:type="dxa"/>
                <w:gridSpan w:val="2"/>
                <w:shd w:val="clear" w:color="auto" w:fill="auto"/>
                <w:hideMark/>
              </w:tcPr>
            </w:tcPrChange>
          </w:tcPr>
          <w:p w14:paraId="752922D3"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10217" w:author="tao huang" w:date="2017-09-17T12:05:00Z">
                  <w:rPr>
                    <w:rFonts w:eastAsia="Times New Roman" w:cs="Times New Roman"/>
                    <w:bCs/>
                    <w:color w:val="000000" w:themeColor="text1"/>
                    <w:sz w:val="22"/>
                  </w:rPr>
                </w:rPrChange>
              </w:rPr>
              <w:pPrChange w:id="10218"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10219" w:author="tao huang" w:date="2017-09-17T12:05:00Z">
                  <w:rPr>
                    <w:rFonts w:eastAsia="Times New Roman" w:cs="Times New Roman"/>
                    <w:bCs/>
                    <w:color w:val="000000" w:themeColor="text1"/>
                    <w:sz w:val="22"/>
                  </w:rPr>
                </w:rPrChange>
              </w:rPr>
              <w:t>SMAPE</w:t>
            </w:r>
          </w:p>
        </w:tc>
        <w:tc>
          <w:tcPr>
            <w:tcW w:w="828" w:type="dxa"/>
            <w:shd w:val="clear" w:color="auto" w:fill="auto"/>
            <w:hideMark/>
            <w:tcPrChange w:id="10220" w:author="tao huang" w:date="2017-09-17T10:08:00Z">
              <w:tcPr>
                <w:tcW w:w="828" w:type="dxa"/>
                <w:gridSpan w:val="2"/>
                <w:shd w:val="clear" w:color="auto" w:fill="auto"/>
                <w:hideMark/>
              </w:tcPr>
            </w:tcPrChange>
          </w:tcPr>
          <w:p w14:paraId="4629E7D9"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10221" w:author="tao huang" w:date="2017-09-17T12:05:00Z">
                  <w:rPr>
                    <w:rFonts w:eastAsia="Times New Roman" w:cs="Times New Roman"/>
                    <w:bCs/>
                    <w:color w:val="000000" w:themeColor="text1"/>
                    <w:sz w:val="22"/>
                  </w:rPr>
                </w:rPrChange>
              </w:rPr>
              <w:pPrChange w:id="10222"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10223" w:author="tao huang" w:date="2017-09-17T12:05:00Z">
                  <w:rPr>
                    <w:rFonts w:eastAsia="Times New Roman" w:cs="Times New Roman"/>
                    <w:bCs/>
                    <w:color w:val="000000" w:themeColor="text1"/>
                    <w:sz w:val="22"/>
                  </w:rPr>
                </w:rPrChange>
              </w:rPr>
              <w:t>MASE</w:t>
            </w:r>
          </w:p>
        </w:tc>
        <w:tc>
          <w:tcPr>
            <w:tcW w:w="1628" w:type="dxa"/>
            <w:shd w:val="clear" w:color="auto" w:fill="auto"/>
            <w:noWrap/>
            <w:hideMark/>
            <w:tcPrChange w:id="10224" w:author="tao huang" w:date="2017-09-17T10:08:00Z">
              <w:tcPr>
                <w:tcW w:w="1628" w:type="dxa"/>
                <w:gridSpan w:val="3"/>
                <w:shd w:val="clear" w:color="auto" w:fill="auto"/>
                <w:noWrap/>
                <w:hideMark/>
              </w:tcPr>
            </w:tcPrChange>
          </w:tcPr>
          <w:p w14:paraId="50B03896"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10225" w:author="tao huang" w:date="2017-09-17T12:05:00Z">
                  <w:rPr>
                    <w:rFonts w:eastAsia="Times New Roman" w:cs="Times New Roman"/>
                    <w:bCs/>
                    <w:color w:val="000000" w:themeColor="text1"/>
                    <w:sz w:val="22"/>
                  </w:rPr>
                </w:rPrChange>
              </w:rPr>
              <w:pPrChange w:id="10226"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10227" w:author="tao huang" w:date="2017-09-17T12:05:00Z">
                  <w:rPr>
                    <w:rFonts w:eastAsia="Times New Roman" w:cs="Times New Roman"/>
                    <w:bCs/>
                    <w:color w:val="000000" w:themeColor="text1"/>
                    <w:sz w:val="22"/>
                  </w:rPr>
                </w:rPrChange>
              </w:rPr>
              <w:t>AvgRelMAE</w:t>
            </w:r>
          </w:p>
        </w:tc>
      </w:tr>
      <w:tr w:rsidR="00B60BB5" w:rsidRPr="00A60A57" w14:paraId="293F1A4D" w14:textId="77777777" w:rsidTr="00B60BB5">
        <w:tblPrEx>
          <w:tblPrExChange w:id="10228" w:author="tao huang" w:date="2017-09-17T10:08:00Z">
            <w:tblPrEx>
              <w:tblW w:w="10066" w:type="dxa"/>
            </w:tblPrEx>
          </w:tblPrExChange>
        </w:tblPrEx>
        <w:trPr>
          <w:trHeight w:val="20"/>
          <w:trPrChange w:id="10229" w:author="tao huang" w:date="2017-09-17T10:08:00Z">
            <w:trPr>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Change w:id="10230" w:author="tao huang" w:date="2017-09-17T10:08:00Z">
              <w:tcPr>
                <w:tcW w:w="1843" w:type="dxa"/>
                <w:gridSpan w:val="2"/>
                <w:shd w:val="clear" w:color="auto" w:fill="auto"/>
                <w:hideMark/>
              </w:tcPr>
            </w:tcPrChange>
          </w:tcPr>
          <w:p w14:paraId="734011D9" w14:textId="77777777" w:rsidR="001D611D" w:rsidRPr="00A60A57" w:rsidRDefault="001D611D">
            <w:pPr>
              <w:spacing w:after="0" w:line="360" w:lineRule="auto"/>
              <w:rPr>
                <w:rFonts w:eastAsia="Times New Roman" w:cs="Times New Roman"/>
                <w:b w:val="0"/>
                <w:color w:val="0D0D0D" w:themeColor="text1" w:themeTint="F2"/>
                <w:sz w:val="22"/>
                <w:rPrChange w:id="10231" w:author="tao huang" w:date="2017-09-17T12:05:00Z">
                  <w:rPr>
                    <w:rFonts w:eastAsia="Times New Roman" w:cs="Times New Roman"/>
                    <w:b w:val="0"/>
                    <w:color w:val="000000" w:themeColor="text1"/>
                    <w:sz w:val="22"/>
                  </w:rPr>
                </w:rPrChange>
              </w:rPr>
              <w:pPrChange w:id="10232" w:author="tao huang" w:date="2017-09-16T12:49:00Z">
                <w:pPr>
                  <w:spacing w:after="0" w:line="240" w:lineRule="auto"/>
                </w:pPr>
              </w:pPrChange>
            </w:pPr>
            <w:r w:rsidRPr="00A60A57">
              <w:rPr>
                <w:rFonts w:eastAsia="Times New Roman" w:cs="Times New Roman"/>
                <w:b w:val="0"/>
                <w:color w:val="0D0D0D" w:themeColor="text1" w:themeTint="F2"/>
                <w:sz w:val="22"/>
                <w:rPrChange w:id="10233" w:author="tao huang" w:date="2017-09-17T12:05:00Z">
                  <w:rPr>
                    <w:rFonts w:eastAsia="Times New Roman" w:cs="Times New Roman"/>
                    <w:color w:val="000000" w:themeColor="text1"/>
                    <w:sz w:val="22"/>
                  </w:rPr>
                </w:rPrChange>
              </w:rPr>
              <w:t>Base-lift</w:t>
            </w:r>
          </w:p>
        </w:tc>
        <w:tc>
          <w:tcPr>
            <w:tcW w:w="705" w:type="dxa"/>
            <w:shd w:val="clear" w:color="auto" w:fill="auto"/>
            <w:hideMark/>
            <w:tcPrChange w:id="10234" w:author="tao huang" w:date="2017-09-17T10:08:00Z">
              <w:tcPr>
                <w:tcW w:w="705" w:type="dxa"/>
                <w:gridSpan w:val="3"/>
                <w:shd w:val="clear" w:color="auto" w:fill="auto"/>
                <w:hideMark/>
              </w:tcPr>
            </w:tcPrChange>
          </w:tcPr>
          <w:p w14:paraId="7BF99DBA"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235" w:author="tao huang" w:date="2017-09-17T12:05:00Z">
                  <w:rPr>
                    <w:rFonts w:eastAsia="Times New Roman" w:cs="Times New Roman"/>
                    <w:color w:val="000000" w:themeColor="text1"/>
                    <w:sz w:val="22"/>
                  </w:rPr>
                </w:rPrChange>
              </w:rPr>
              <w:pPrChange w:id="10236"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237" w:author="tao huang" w:date="2017-09-17T12:05:00Z">
                  <w:rPr>
                    <w:rFonts w:eastAsia="Times New Roman" w:cs="Times New Roman"/>
                    <w:color w:val="000000" w:themeColor="text1"/>
                    <w:sz w:val="22"/>
                  </w:rPr>
                </w:rPrChange>
              </w:rPr>
              <w:t>9.43</w:t>
            </w:r>
          </w:p>
        </w:tc>
        <w:tc>
          <w:tcPr>
            <w:tcW w:w="950" w:type="dxa"/>
            <w:shd w:val="clear" w:color="auto" w:fill="auto"/>
            <w:hideMark/>
            <w:tcPrChange w:id="10238" w:author="tao huang" w:date="2017-09-17T10:08:00Z">
              <w:tcPr>
                <w:tcW w:w="950" w:type="dxa"/>
                <w:gridSpan w:val="2"/>
                <w:shd w:val="clear" w:color="auto" w:fill="auto"/>
                <w:hideMark/>
              </w:tcPr>
            </w:tcPrChange>
          </w:tcPr>
          <w:p w14:paraId="3224D7FD"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239" w:author="tao huang" w:date="2017-09-17T12:05:00Z">
                  <w:rPr>
                    <w:rFonts w:eastAsia="Times New Roman" w:cs="Times New Roman"/>
                    <w:color w:val="000000" w:themeColor="text1"/>
                    <w:sz w:val="22"/>
                  </w:rPr>
                </w:rPrChange>
              </w:rPr>
              <w:pPrChange w:id="10240"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241" w:author="tao huang" w:date="2017-09-17T12:05:00Z">
                  <w:rPr>
                    <w:rFonts w:eastAsia="Times New Roman" w:cs="Times New Roman"/>
                    <w:color w:val="000000" w:themeColor="text1"/>
                    <w:sz w:val="22"/>
                  </w:rPr>
                </w:rPrChange>
              </w:rPr>
              <w:t>39.5%</w:t>
            </w:r>
          </w:p>
        </w:tc>
        <w:tc>
          <w:tcPr>
            <w:tcW w:w="828" w:type="dxa"/>
            <w:shd w:val="clear" w:color="auto" w:fill="auto"/>
            <w:hideMark/>
            <w:tcPrChange w:id="10242" w:author="tao huang" w:date="2017-09-17T10:08:00Z">
              <w:tcPr>
                <w:tcW w:w="828" w:type="dxa"/>
                <w:gridSpan w:val="2"/>
                <w:shd w:val="clear" w:color="auto" w:fill="auto"/>
                <w:hideMark/>
              </w:tcPr>
            </w:tcPrChange>
          </w:tcPr>
          <w:p w14:paraId="4A7EE2A5"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243" w:author="tao huang" w:date="2017-09-17T12:05:00Z">
                  <w:rPr>
                    <w:rFonts w:eastAsia="Times New Roman" w:cs="Times New Roman"/>
                    <w:color w:val="000000" w:themeColor="text1"/>
                    <w:sz w:val="22"/>
                  </w:rPr>
                </w:rPrChange>
              </w:rPr>
              <w:pPrChange w:id="10244"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245" w:author="tao huang" w:date="2017-09-17T12:05:00Z">
                  <w:rPr>
                    <w:rFonts w:eastAsia="Times New Roman" w:cs="Times New Roman"/>
                    <w:color w:val="000000" w:themeColor="text1"/>
                    <w:sz w:val="22"/>
                  </w:rPr>
                </w:rPrChange>
              </w:rPr>
              <w:t>0.562</w:t>
            </w:r>
          </w:p>
        </w:tc>
        <w:tc>
          <w:tcPr>
            <w:tcW w:w="1623" w:type="dxa"/>
            <w:shd w:val="clear" w:color="auto" w:fill="auto"/>
            <w:hideMark/>
            <w:tcPrChange w:id="10246" w:author="tao huang" w:date="2017-09-17T10:08:00Z">
              <w:tcPr>
                <w:tcW w:w="1623" w:type="dxa"/>
                <w:gridSpan w:val="3"/>
                <w:shd w:val="clear" w:color="auto" w:fill="auto"/>
                <w:hideMark/>
              </w:tcPr>
            </w:tcPrChange>
          </w:tcPr>
          <w:p w14:paraId="00C9B6B3"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247" w:author="tao huang" w:date="2017-09-17T12:05:00Z">
                  <w:rPr>
                    <w:rFonts w:eastAsia="Times New Roman" w:cs="Times New Roman"/>
                    <w:color w:val="000000" w:themeColor="text1"/>
                    <w:sz w:val="22"/>
                  </w:rPr>
                </w:rPrChange>
              </w:rPr>
              <w:pPrChange w:id="10248"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249" w:author="tao huang" w:date="2017-09-17T12:05:00Z">
                  <w:rPr>
                    <w:rFonts w:eastAsia="Times New Roman" w:cs="Times New Roman"/>
                    <w:color w:val="000000" w:themeColor="text1"/>
                    <w:sz w:val="22"/>
                  </w:rPr>
                </w:rPrChange>
              </w:rPr>
              <w:t>0.975</w:t>
            </w:r>
          </w:p>
        </w:tc>
        <w:tc>
          <w:tcPr>
            <w:tcW w:w="711" w:type="dxa"/>
            <w:shd w:val="clear" w:color="auto" w:fill="auto"/>
            <w:hideMark/>
            <w:tcPrChange w:id="10250" w:author="tao huang" w:date="2017-09-17T10:08:00Z">
              <w:tcPr>
                <w:tcW w:w="711" w:type="dxa"/>
                <w:gridSpan w:val="2"/>
                <w:shd w:val="clear" w:color="auto" w:fill="auto"/>
                <w:hideMark/>
              </w:tcPr>
            </w:tcPrChange>
          </w:tcPr>
          <w:p w14:paraId="5572B3F0"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251" w:author="tao huang" w:date="2017-09-17T12:05:00Z">
                  <w:rPr>
                    <w:rFonts w:eastAsia="Times New Roman" w:cs="Times New Roman"/>
                    <w:color w:val="000000" w:themeColor="text1"/>
                    <w:sz w:val="22"/>
                  </w:rPr>
                </w:rPrChange>
              </w:rPr>
              <w:pPrChange w:id="10252"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253" w:author="tao huang" w:date="2017-09-17T12:05:00Z">
                  <w:rPr>
                    <w:rFonts w:eastAsia="Times New Roman" w:cs="Times New Roman"/>
                    <w:color w:val="000000" w:themeColor="text1"/>
                    <w:sz w:val="22"/>
                  </w:rPr>
                </w:rPrChange>
              </w:rPr>
              <w:t>93.64</w:t>
            </w:r>
          </w:p>
        </w:tc>
        <w:tc>
          <w:tcPr>
            <w:tcW w:w="950" w:type="dxa"/>
            <w:shd w:val="clear" w:color="auto" w:fill="auto"/>
            <w:hideMark/>
            <w:tcPrChange w:id="10254" w:author="tao huang" w:date="2017-09-17T10:08:00Z">
              <w:tcPr>
                <w:tcW w:w="950" w:type="dxa"/>
                <w:gridSpan w:val="2"/>
                <w:shd w:val="clear" w:color="auto" w:fill="auto"/>
                <w:hideMark/>
              </w:tcPr>
            </w:tcPrChange>
          </w:tcPr>
          <w:p w14:paraId="2C6DDFE6"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255" w:author="tao huang" w:date="2017-09-17T12:05:00Z">
                  <w:rPr>
                    <w:rFonts w:eastAsia="Times New Roman" w:cs="Times New Roman"/>
                    <w:color w:val="000000" w:themeColor="text1"/>
                    <w:sz w:val="22"/>
                  </w:rPr>
                </w:rPrChange>
              </w:rPr>
              <w:pPrChange w:id="10256"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257" w:author="tao huang" w:date="2017-09-17T12:05:00Z">
                  <w:rPr>
                    <w:rFonts w:eastAsia="Times New Roman" w:cs="Times New Roman"/>
                    <w:color w:val="000000" w:themeColor="text1"/>
                    <w:sz w:val="22"/>
                  </w:rPr>
                </w:rPrChange>
              </w:rPr>
              <w:t>85.2%</w:t>
            </w:r>
          </w:p>
        </w:tc>
        <w:tc>
          <w:tcPr>
            <w:tcW w:w="828" w:type="dxa"/>
            <w:shd w:val="clear" w:color="auto" w:fill="auto"/>
            <w:hideMark/>
            <w:tcPrChange w:id="10258" w:author="tao huang" w:date="2017-09-17T10:08:00Z">
              <w:tcPr>
                <w:tcW w:w="828" w:type="dxa"/>
                <w:gridSpan w:val="2"/>
                <w:shd w:val="clear" w:color="auto" w:fill="auto"/>
                <w:hideMark/>
              </w:tcPr>
            </w:tcPrChange>
          </w:tcPr>
          <w:p w14:paraId="0E33341A"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259" w:author="tao huang" w:date="2017-09-17T12:05:00Z">
                  <w:rPr>
                    <w:rFonts w:eastAsia="Times New Roman" w:cs="Times New Roman"/>
                    <w:color w:val="000000" w:themeColor="text1"/>
                    <w:sz w:val="22"/>
                  </w:rPr>
                </w:rPrChange>
              </w:rPr>
              <w:pPrChange w:id="10260"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261" w:author="tao huang" w:date="2017-09-17T12:05:00Z">
                  <w:rPr>
                    <w:rFonts w:eastAsia="Times New Roman" w:cs="Times New Roman"/>
                    <w:color w:val="000000" w:themeColor="text1"/>
                    <w:sz w:val="22"/>
                  </w:rPr>
                </w:rPrChange>
              </w:rPr>
              <w:t>2.220</w:t>
            </w:r>
          </w:p>
        </w:tc>
        <w:tc>
          <w:tcPr>
            <w:tcW w:w="1628" w:type="dxa"/>
            <w:shd w:val="clear" w:color="auto" w:fill="auto"/>
            <w:hideMark/>
            <w:tcPrChange w:id="10262" w:author="tao huang" w:date="2017-09-17T10:08:00Z">
              <w:tcPr>
                <w:tcW w:w="1628" w:type="dxa"/>
                <w:gridSpan w:val="3"/>
                <w:shd w:val="clear" w:color="auto" w:fill="auto"/>
                <w:hideMark/>
              </w:tcPr>
            </w:tcPrChange>
          </w:tcPr>
          <w:p w14:paraId="5D62901A"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263" w:author="tao huang" w:date="2017-09-17T12:05:00Z">
                  <w:rPr>
                    <w:rFonts w:eastAsia="Times New Roman" w:cs="Times New Roman"/>
                    <w:color w:val="000000" w:themeColor="text1"/>
                    <w:sz w:val="22"/>
                  </w:rPr>
                </w:rPrChange>
              </w:rPr>
              <w:pPrChange w:id="10264"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265" w:author="tao huang" w:date="2017-09-17T12:05:00Z">
                  <w:rPr>
                    <w:rFonts w:eastAsia="Times New Roman" w:cs="Times New Roman"/>
                    <w:color w:val="000000" w:themeColor="text1"/>
                    <w:sz w:val="22"/>
                  </w:rPr>
                </w:rPrChange>
              </w:rPr>
              <w:t>1.469</w:t>
            </w:r>
          </w:p>
        </w:tc>
      </w:tr>
      <w:tr w:rsidR="00B60BB5" w:rsidRPr="00A60A57" w14:paraId="62EBB6D5" w14:textId="77777777" w:rsidTr="00B60BB5">
        <w:tblPrEx>
          <w:tblPrExChange w:id="10266" w:author="tao huang" w:date="2017-09-17T10:08:00Z">
            <w:tblPrEx>
              <w:tblW w:w="10066" w:type="dxa"/>
            </w:tblPrEx>
          </w:tblPrExChange>
        </w:tblPrEx>
        <w:trPr>
          <w:cnfStyle w:val="000000100000" w:firstRow="0" w:lastRow="0" w:firstColumn="0" w:lastColumn="0" w:oddVBand="0" w:evenVBand="0" w:oddHBand="1" w:evenHBand="0" w:firstRowFirstColumn="0" w:firstRowLastColumn="0" w:lastRowFirstColumn="0" w:lastRowLastColumn="0"/>
          <w:trHeight w:val="20"/>
          <w:trPrChange w:id="10267" w:author="tao huang" w:date="2017-09-17T10:08:00Z">
            <w:trPr>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Change w:id="10268" w:author="tao huang" w:date="2017-09-17T10:08:00Z">
              <w:tcPr>
                <w:tcW w:w="1843" w:type="dxa"/>
                <w:gridSpan w:val="2"/>
                <w:shd w:val="clear" w:color="auto" w:fill="auto"/>
                <w:hideMark/>
              </w:tcPr>
            </w:tcPrChange>
          </w:tcPr>
          <w:p w14:paraId="74E0C22D" w14:textId="77777777" w:rsidR="001D611D" w:rsidRPr="00A60A57" w:rsidRDefault="001D611D">
            <w:pPr>
              <w:spacing w:after="0" w:line="36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0269" w:author="tao huang" w:date="2017-09-17T12:05:00Z">
                  <w:rPr>
                    <w:rFonts w:eastAsia="Times New Roman" w:cs="Times New Roman"/>
                    <w:b w:val="0"/>
                    <w:color w:val="000000" w:themeColor="text1"/>
                    <w:sz w:val="22"/>
                  </w:rPr>
                </w:rPrChange>
              </w:rPr>
              <w:pPrChange w:id="10270" w:author="tao huang" w:date="2017-09-16T12:49:00Z">
                <w:pPr>
                  <w:spacing w:after="0" w:line="240" w:lineRule="auto"/>
                  <w:cnfStyle w:val="001000100000" w:firstRow="0" w:lastRow="0" w:firstColumn="1" w:lastColumn="0" w:oddVBand="0" w:evenVBand="0" w:oddHBand="1" w:evenHBand="0" w:firstRowFirstColumn="0" w:firstRowLastColumn="0" w:lastRowFirstColumn="0" w:lastRowLastColumn="0"/>
                </w:pPr>
              </w:pPrChange>
            </w:pPr>
            <w:r w:rsidRPr="00A60A57">
              <w:rPr>
                <w:rFonts w:eastAsia="Times New Roman" w:cs="Times New Roman"/>
                <w:b w:val="0"/>
                <w:color w:val="0D0D0D" w:themeColor="text1" w:themeTint="F2"/>
                <w:sz w:val="22"/>
                <w:rPrChange w:id="10271" w:author="tao huang" w:date="2017-09-17T12:05:00Z">
                  <w:rPr>
                    <w:rFonts w:eastAsia="Times New Roman" w:cs="Times New Roman"/>
                    <w:color w:val="000000" w:themeColor="text1"/>
                    <w:sz w:val="22"/>
                  </w:rPr>
                </w:rPrChange>
              </w:rPr>
              <w:t>ADL-own</w:t>
            </w:r>
          </w:p>
        </w:tc>
        <w:tc>
          <w:tcPr>
            <w:tcW w:w="705" w:type="dxa"/>
            <w:shd w:val="clear" w:color="auto" w:fill="auto"/>
            <w:hideMark/>
            <w:tcPrChange w:id="10272" w:author="tao huang" w:date="2017-09-17T10:08:00Z">
              <w:tcPr>
                <w:tcW w:w="705" w:type="dxa"/>
                <w:gridSpan w:val="3"/>
                <w:shd w:val="clear" w:color="auto" w:fill="auto"/>
                <w:hideMark/>
              </w:tcPr>
            </w:tcPrChange>
          </w:tcPr>
          <w:p w14:paraId="6D86401E"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273" w:author="tao huang" w:date="2017-09-17T12:05:00Z">
                  <w:rPr>
                    <w:rFonts w:eastAsia="Times New Roman" w:cs="Times New Roman"/>
                    <w:color w:val="000000" w:themeColor="text1"/>
                    <w:sz w:val="22"/>
                  </w:rPr>
                </w:rPrChange>
              </w:rPr>
              <w:pPrChange w:id="10274"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275" w:author="tao huang" w:date="2017-09-17T12:05:00Z">
                  <w:rPr>
                    <w:rFonts w:eastAsia="Times New Roman" w:cs="Times New Roman"/>
                    <w:color w:val="000000" w:themeColor="text1"/>
                    <w:sz w:val="22"/>
                  </w:rPr>
                </w:rPrChange>
              </w:rPr>
              <w:t>9.19</w:t>
            </w:r>
          </w:p>
        </w:tc>
        <w:tc>
          <w:tcPr>
            <w:tcW w:w="950" w:type="dxa"/>
            <w:shd w:val="clear" w:color="auto" w:fill="auto"/>
            <w:hideMark/>
            <w:tcPrChange w:id="10276" w:author="tao huang" w:date="2017-09-17T10:08:00Z">
              <w:tcPr>
                <w:tcW w:w="950" w:type="dxa"/>
                <w:gridSpan w:val="2"/>
                <w:shd w:val="clear" w:color="auto" w:fill="auto"/>
                <w:hideMark/>
              </w:tcPr>
            </w:tcPrChange>
          </w:tcPr>
          <w:p w14:paraId="52569DD5"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277" w:author="tao huang" w:date="2017-09-17T12:05:00Z">
                  <w:rPr>
                    <w:rFonts w:eastAsia="Times New Roman" w:cs="Times New Roman"/>
                    <w:color w:val="000000" w:themeColor="text1"/>
                    <w:sz w:val="22"/>
                  </w:rPr>
                </w:rPrChange>
              </w:rPr>
              <w:pPrChange w:id="10278"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279" w:author="tao huang" w:date="2017-09-17T12:05:00Z">
                  <w:rPr>
                    <w:rFonts w:eastAsia="Times New Roman" w:cs="Times New Roman"/>
                    <w:color w:val="000000" w:themeColor="text1"/>
                    <w:sz w:val="22"/>
                  </w:rPr>
                </w:rPrChange>
              </w:rPr>
              <w:t>39.3%</w:t>
            </w:r>
          </w:p>
        </w:tc>
        <w:tc>
          <w:tcPr>
            <w:tcW w:w="828" w:type="dxa"/>
            <w:shd w:val="clear" w:color="auto" w:fill="auto"/>
            <w:hideMark/>
            <w:tcPrChange w:id="10280" w:author="tao huang" w:date="2017-09-17T10:08:00Z">
              <w:tcPr>
                <w:tcW w:w="828" w:type="dxa"/>
                <w:gridSpan w:val="2"/>
                <w:shd w:val="clear" w:color="auto" w:fill="auto"/>
                <w:hideMark/>
              </w:tcPr>
            </w:tcPrChange>
          </w:tcPr>
          <w:p w14:paraId="5FF1D39C"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281" w:author="tao huang" w:date="2017-09-17T12:05:00Z">
                  <w:rPr>
                    <w:rFonts w:eastAsia="Times New Roman" w:cs="Times New Roman"/>
                    <w:color w:val="000000" w:themeColor="text1"/>
                    <w:sz w:val="22"/>
                  </w:rPr>
                </w:rPrChange>
              </w:rPr>
              <w:pPrChange w:id="10282"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283" w:author="tao huang" w:date="2017-09-17T12:05:00Z">
                  <w:rPr>
                    <w:rFonts w:eastAsia="Times New Roman" w:cs="Times New Roman"/>
                    <w:color w:val="000000" w:themeColor="text1"/>
                    <w:sz w:val="22"/>
                  </w:rPr>
                </w:rPrChange>
              </w:rPr>
              <w:t>0.567</w:t>
            </w:r>
          </w:p>
        </w:tc>
        <w:tc>
          <w:tcPr>
            <w:tcW w:w="1623" w:type="dxa"/>
            <w:shd w:val="clear" w:color="auto" w:fill="auto"/>
            <w:noWrap/>
            <w:hideMark/>
            <w:tcPrChange w:id="10284" w:author="tao huang" w:date="2017-09-17T10:08:00Z">
              <w:tcPr>
                <w:tcW w:w="1623" w:type="dxa"/>
                <w:gridSpan w:val="3"/>
                <w:shd w:val="clear" w:color="auto" w:fill="auto"/>
                <w:noWrap/>
                <w:hideMark/>
              </w:tcPr>
            </w:tcPrChange>
          </w:tcPr>
          <w:p w14:paraId="5B5002B4"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285" w:author="tao huang" w:date="2017-09-17T12:05:00Z">
                  <w:rPr>
                    <w:rFonts w:eastAsia="Times New Roman" w:cs="Times New Roman"/>
                    <w:color w:val="000000" w:themeColor="text1"/>
                    <w:sz w:val="22"/>
                  </w:rPr>
                </w:rPrChange>
              </w:rPr>
              <w:pPrChange w:id="10286"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287" w:author="tao huang" w:date="2017-09-17T12:05:00Z">
                  <w:rPr>
                    <w:rFonts w:eastAsia="Times New Roman" w:cs="Times New Roman"/>
                    <w:color w:val="000000" w:themeColor="text1"/>
                    <w:sz w:val="22"/>
                  </w:rPr>
                </w:rPrChange>
              </w:rPr>
              <w:t>1.000</w:t>
            </w:r>
          </w:p>
        </w:tc>
        <w:tc>
          <w:tcPr>
            <w:tcW w:w="711" w:type="dxa"/>
            <w:shd w:val="clear" w:color="auto" w:fill="auto"/>
            <w:hideMark/>
            <w:tcPrChange w:id="10288" w:author="tao huang" w:date="2017-09-17T10:08:00Z">
              <w:tcPr>
                <w:tcW w:w="711" w:type="dxa"/>
                <w:gridSpan w:val="2"/>
                <w:shd w:val="clear" w:color="auto" w:fill="auto"/>
                <w:hideMark/>
              </w:tcPr>
            </w:tcPrChange>
          </w:tcPr>
          <w:p w14:paraId="278496F9"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289" w:author="tao huang" w:date="2017-09-17T12:05:00Z">
                  <w:rPr>
                    <w:rFonts w:eastAsia="Times New Roman" w:cs="Times New Roman"/>
                    <w:color w:val="000000" w:themeColor="text1"/>
                    <w:sz w:val="22"/>
                  </w:rPr>
                </w:rPrChange>
              </w:rPr>
              <w:pPrChange w:id="10290"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291" w:author="tao huang" w:date="2017-09-17T12:05:00Z">
                  <w:rPr>
                    <w:rFonts w:eastAsia="Times New Roman" w:cs="Times New Roman"/>
                    <w:color w:val="000000" w:themeColor="text1"/>
                    <w:sz w:val="22"/>
                  </w:rPr>
                </w:rPrChange>
              </w:rPr>
              <w:t>52.93</w:t>
            </w:r>
          </w:p>
        </w:tc>
        <w:tc>
          <w:tcPr>
            <w:tcW w:w="950" w:type="dxa"/>
            <w:shd w:val="clear" w:color="auto" w:fill="auto"/>
            <w:hideMark/>
            <w:tcPrChange w:id="10292" w:author="tao huang" w:date="2017-09-17T10:08:00Z">
              <w:tcPr>
                <w:tcW w:w="950" w:type="dxa"/>
                <w:gridSpan w:val="2"/>
                <w:shd w:val="clear" w:color="auto" w:fill="auto"/>
                <w:hideMark/>
              </w:tcPr>
            </w:tcPrChange>
          </w:tcPr>
          <w:p w14:paraId="24A0914C"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293" w:author="tao huang" w:date="2017-09-17T12:05:00Z">
                  <w:rPr>
                    <w:rFonts w:eastAsia="Times New Roman" w:cs="Times New Roman"/>
                    <w:color w:val="000000" w:themeColor="text1"/>
                    <w:sz w:val="22"/>
                  </w:rPr>
                </w:rPrChange>
              </w:rPr>
              <w:pPrChange w:id="10294"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295" w:author="tao huang" w:date="2017-09-17T12:05:00Z">
                  <w:rPr>
                    <w:rFonts w:eastAsia="Times New Roman" w:cs="Times New Roman"/>
                    <w:color w:val="000000" w:themeColor="text1"/>
                    <w:sz w:val="22"/>
                  </w:rPr>
                </w:rPrChange>
              </w:rPr>
              <w:t>48.1%</w:t>
            </w:r>
          </w:p>
        </w:tc>
        <w:tc>
          <w:tcPr>
            <w:tcW w:w="828" w:type="dxa"/>
            <w:shd w:val="clear" w:color="auto" w:fill="auto"/>
            <w:hideMark/>
            <w:tcPrChange w:id="10296" w:author="tao huang" w:date="2017-09-17T10:08:00Z">
              <w:tcPr>
                <w:tcW w:w="828" w:type="dxa"/>
                <w:gridSpan w:val="2"/>
                <w:shd w:val="clear" w:color="auto" w:fill="auto"/>
                <w:hideMark/>
              </w:tcPr>
            </w:tcPrChange>
          </w:tcPr>
          <w:p w14:paraId="3EF2C4FC"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297" w:author="tao huang" w:date="2017-09-17T12:05:00Z">
                  <w:rPr>
                    <w:rFonts w:eastAsia="Times New Roman" w:cs="Times New Roman"/>
                    <w:color w:val="000000" w:themeColor="text1"/>
                    <w:sz w:val="22"/>
                  </w:rPr>
                </w:rPrChange>
              </w:rPr>
              <w:pPrChange w:id="10298"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299" w:author="tao huang" w:date="2017-09-17T12:05:00Z">
                  <w:rPr>
                    <w:rFonts w:eastAsia="Times New Roman" w:cs="Times New Roman"/>
                    <w:color w:val="000000" w:themeColor="text1"/>
                    <w:sz w:val="22"/>
                  </w:rPr>
                </w:rPrChange>
              </w:rPr>
              <w:t>1.632</w:t>
            </w:r>
          </w:p>
        </w:tc>
        <w:tc>
          <w:tcPr>
            <w:tcW w:w="1628" w:type="dxa"/>
            <w:shd w:val="clear" w:color="auto" w:fill="auto"/>
            <w:noWrap/>
            <w:hideMark/>
            <w:tcPrChange w:id="10300" w:author="tao huang" w:date="2017-09-17T10:08:00Z">
              <w:tcPr>
                <w:tcW w:w="1628" w:type="dxa"/>
                <w:gridSpan w:val="3"/>
                <w:shd w:val="clear" w:color="auto" w:fill="auto"/>
                <w:noWrap/>
                <w:hideMark/>
              </w:tcPr>
            </w:tcPrChange>
          </w:tcPr>
          <w:p w14:paraId="027BD01E"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301" w:author="tao huang" w:date="2017-09-17T12:05:00Z">
                  <w:rPr>
                    <w:rFonts w:eastAsia="Times New Roman" w:cs="Times New Roman"/>
                    <w:color w:val="000000" w:themeColor="text1"/>
                    <w:sz w:val="22"/>
                  </w:rPr>
                </w:rPrChange>
              </w:rPr>
              <w:pPrChange w:id="10302"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303" w:author="tao huang" w:date="2017-09-17T12:05:00Z">
                  <w:rPr>
                    <w:rFonts w:eastAsia="Times New Roman" w:cs="Times New Roman"/>
                    <w:color w:val="000000" w:themeColor="text1"/>
                    <w:sz w:val="22"/>
                  </w:rPr>
                </w:rPrChange>
              </w:rPr>
              <w:t>1.000</w:t>
            </w:r>
          </w:p>
        </w:tc>
      </w:tr>
      <w:tr w:rsidR="00B60BB5" w:rsidRPr="00A60A57" w14:paraId="6E4E1482" w14:textId="77777777" w:rsidTr="00B60BB5">
        <w:tblPrEx>
          <w:tblPrExChange w:id="10304" w:author="tao huang" w:date="2017-09-17T10:08:00Z">
            <w:tblPrEx>
              <w:tblW w:w="10066" w:type="dxa"/>
            </w:tblPrEx>
          </w:tblPrExChange>
        </w:tblPrEx>
        <w:trPr>
          <w:trHeight w:val="20"/>
          <w:trPrChange w:id="10305" w:author="tao huang" w:date="2017-09-17T10:08:00Z">
            <w:trPr>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Change w:id="10306" w:author="tao huang" w:date="2017-09-17T10:08:00Z">
              <w:tcPr>
                <w:tcW w:w="1843" w:type="dxa"/>
                <w:gridSpan w:val="2"/>
                <w:shd w:val="clear" w:color="auto" w:fill="auto"/>
                <w:hideMark/>
              </w:tcPr>
            </w:tcPrChange>
          </w:tcPr>
          <w:p w14:paraId="07D20278" w14:textId="77777777" w:rsidR="001D611D" w:rsidRPr="00A60A57" w:rsidRDefault="001D611D">
            <w:pPr>
              <w:spacing w:after="0" w:line="360" w:lineRule="auto"/>
              <w:rPr>
                <w:rFonts w:eastAsia="Times New Roman" w:cs="Times New Roman"/>
                <w:b w:val="0"/>
                <w:color w:val="0D0D0D" w:themeColor="text1" w:themeTint="F2"/>
                <w:sz w:val="22"/>
                <w:rPrChange w:id="10307" w:author="tao huang" w:date="2017-09-17T12:05:00Z">
                  <w:rPr>
                    <w:rFonts w:eastAsia="Times New Roman" w:cs="Times New Roman"/>
                    <w:b w:val="0"/>
                    <w:color w:val="000000" w:themeColor="text1"/>
                    <w:sz w:val="22"/>
                  </w:rPr>
                </w:rPrChange>
              </w:rPr>
              <w:pPrChange w:id="10308" w:author="tao huang" w:date="2017-09-16T12:49:00Z">
                <w:pPr>
                  <w:spacing w:after="0" w:line="240" w:lineRule="auto"/>
                </w:pPr>
              </w:pPrChange>
            </w:pPr>
            <w:r w:rsidRPr="00A60A57">
              <w:rPr>
                <w:rFonts w:eastAsia="Times New Roman" w:cs="Times New Roman"/>
                <w:b w:val="0"/>
                <w:color w:val="0D0D0D" w:themeColor="text1" w:themeTint="F2"/>
                <w:sz w:val="22"/>
                <w:rPrChange w:id="10309" w:author="tao huang" w:date="2017-09-17T12:05:00Z">
                  <w:rPr>
                    <w:rFonts w:eastAsia="Times New Roman" w:cs="Times New Roman"/>
                    <w:color w:val="000000" w:themeColor="text1"/>
                    <w:sz w:val="22"/>
                  </w:rPr>
                </w:rPrChange>
              </w:rPr>
              <w:t>ADL-intra</w:t>
            </w:r>
          </w:p>
        </w:tc>
        <w:tc>
          <w:tcPr>
            <w:tcW w:w="705" w:type="dxa"/>
            <w:shd w:val="clear" w:color="auto" w:fill="auto"/>
            <w:hideMark/>
            <w:tcPrChange w:id="10310" w:author="tao huang" w:date="2017-09-17T10:08:00Z">
              <w:tcPr>
                <w:tcW w:w="705" w:type="dxa"/>
                <w:gridSpan w:val="3"/>
                <w:shd w:val="clear" w:color="auto" w:fill="auto"/>
                <w:hideMark/>
              </w:tcPr>
            </w:tcPrChange>
          </w:tcPr>
          <w:p w14:paraId="1EB56E18"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311" w:author="tao huang" w:date="2017-09-17T12:05:00Z">
                  <w:rPr>
                    <w:rFonts w:eastAsia="Times New Roman" w:cs="Times New Roman"/>
                    <w:color w:val="000000" w:themeColor="text1"/>
                    <w:sz w:val="22"/>
                  </w:rPr>
                </w:rPrChange>
              </w:rPr>
              <w:pPrChange w:id="10312"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313" w:author="tao huang" w:date="2017-09-17T12:05:00Z">
                  <w:rPr>
                    <w:rFonts w:eastAsia="Times New Roman" w:cs="Times New Roman"/>
                    <w:color w:val="000000" w:themeColor="text1"/>
                    <w:sz w:val="22"/>
                  </w:rPr>
                </w:rPrChange>
              </w:rPr>
              <w:t>9.00</w:t>
            </w:r>
          </w:p>
        </w:tc>
        <w:tc>
          <w:tcPr>
            <w:tcW w:w="950" w:type="dxa"/>
            <w:shd w:val="clear" w:color="auto" w:fill="auto"/>
            <w:hideMark/>
            <w:tcPrChange w:id="10314" w:author="tao huang" w:date="2017-09-17T10:08:00Z">
              <w:tcPr>
                <w:tcW w:w="950" w:type="dxa"/>
                <w:gridSpan w:val="2"/>
                <w:shd w:val="clear" w:color="auto" w:fill="auto"/>
                <w:hideMark/>
              </w:tcPr>
            </w:tcPrChange>
          </w:tcPr>
          <w:p w14:paraId="314D408C"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315" w:author="tao huang" w:date="2017-09-17T12:05:00Z">
                  <w:rPr>
                    <w:rFonts w:eastAsia="Times New Roman" w:cs="Times New Roman"/>
                    <w:color w:val="000000" w:themeColor="text1"/>
                    <w:sz w:val="22"/>
                  </w:rPr>
                </w:rPrChange>
              </w:rPr>
              <w:pPrChange w:id="10316"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317" w:author="tao huang" w:date="2017-09-17T12:05:00Z">
                  <w:rPr>
                    <w:rFonts w:eastAsia="Times New Roman" w:cs="Times New Roman"/>
                    <w:color w:val="000000" w:themeColor="text1"/>
                    <w:sz w:val="22"/>
                  </w:rPr>
                </w:rPrChange>
              </w:rPr>
              <w:t>39.0%</w:t>
            </w:r>
          </w:p>
        </w:tc>
        <w:tc>
          <w:tcPr>
            <w:tcW w:w="828" w:type="dxa"/>
            <w:shd w:val="clear" w:color="auto" w:fill="auto"/>
            <w:hideMark/>
            <w:tcPrChange w:id="10318" w:author="tao huang" w:date="2017-09-17T10:08:00Z">
              <w:tcPr>
                <w:tcW w:w="828" w:type="dxa"/>
                <w:gridSpan w:val="2"/>
                <w:shd w:val="clear" w:color="auto" w:fill="auto"/>
                <w:hideMark/>
              </w:tcPr>
            </w:tcPrChange>
          </w:tcPr>
          <w:p w14:paraId="7BB20CAE"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319" w:author="tao huang" w:date="2017-09-17T12:05:00Z">
                  <w:rPr>
                    <w:rFonts w:eastAsia="Times New Roman" w:cs="Times New Roman"/>
                    <w:color w:val="000000" w:themeColor="text1"/>
                    <w:sz w:val="22"/>
                  </w:rPr>
                </w:rPrChange>
              </w:rPr>
              <w:pPrChange w:id="10320"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321" w:author="tao huang" w:date="2017-09-17T12:05:00Z">
                  <w:rPr>
                    <w:rFonts w:eastAsia="Times New Roman" w:cs="Times New Roman"/>
                    <w:color w:val="000000" w:themeColor="text1"/>
                    <w:sz w:val="22"/>
                  </w:rPr>
                </w:rPrChange>
              </w:rPr>
              <w:t>0.569</w:t>
            </w:r>
          </w:p>
        </w:tc>
        <w:tc>
          <w:tcPr>
            <w:tcW w:w="1623" w:type="dxa"/>
            <w:shd w:val="clear" w:color="auto" w:fill="auto"/>
            <w:hideMark/>
            <w:tcPrChange w:id="10322" w:author="tao huang" w:date="2017-09-17T10:08:00Z">
              <w:tcPr>
                <w:tcW w:w="1623" w:type="dxa"/>
                <w:gridSpan w:val="3"/>
                <w:shd w:val="clear" w:color="auto" w:fill="auto"/>
                <w:hideMark/>
              </w:tcPr>
            </w:tcPrChange>
          </w:tcPr>
          <w:p w14:paraId="789D5689"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323" w:author="tao huang" w:date="2017-09-17T12:05:00Z">
                  <w:rPr>
                    <w:rFonts w:eastAsia="Times New Roman" w:cs="Times New Roman"/>
                    <w:color w:val="000000" w:themeColor="text1"/>
                    <w:sz w:val="22"/>
                  </w:rPr>
                </w:rPrChange>
              </w:rPr>
              <w:pPrChange w:id="10324"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325" w:author="tao huang" w:date="2017-09-17T12:05:00Z">
                  <w:rPr>
                    <w:rFonts w:eastAsia="Times New Roman" w:cs="Times New Roman"/>
                    <w:color w:val="000000" w:themeColor="text1"/>
                    <w:sz w:val="22"/>
                  </w:rPr>
                </w:rPrChange>
              </w:rPr>
              <w:t>0.986</w:t>
            </w:r>
          </w:p>
        </w:tc>
        <w:tc>
          <w:tcPr>
            <w:tcW w:w="711" w:type="dxa"/>
            <w:shd w:val="clear" w:color="auto" w:fill="auto"/>
            <w:hideMark/>
            <w:tcPrChange w:id="10326" w:author="tao huang" w:date="2017-09-17T10:08:00Z">
              <w:tcPr>
                <w:tcW w:w="711" w:type="dxa"/>
                <w:gridSpan w:val="2"/>
                <w:shd w:val="clear" w:color="auto" w:fill="auto"/>
                <w:hideMark/>
              </w:tcPr>
            </w:tcPrChange>
          </w:tcPr>
          <w:p w14:paraId="470DB231"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327" w:author="tao huang" w:date="2017-09-17T12:05:00Z">
                  <w:rPr>
                    <w:rFonts w:eastAsia="Times New Roman" w:cs="Times New Roman"/>
                    <w:color w:val="000000" w:themeColor="text1"/>
                    <w:sz w:val="22"/>
                  </w:rPr>
                </w:rPrChange>
              </w:rPr>
              <w:pPrChange w:id="10328"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329" w:author="tao huang" w:date="2017-09-17T12:05:00Z">
                  <w:rPr>
                    <w:rFonts w:eastAsia="Times New Roman" w:cs="Times New Roman"/>
                    <w:color w:val="000000" w:themeColor="text1"/>
                    <w:sz w:val="22"/>
                  </w:rPr>
                </w:rPrChange>
              </w:rPr>
              <w:t>50.49</w:t>
            </w:r>
          </w:p>
        </w:tc>
        <w:tc>
          <w:tcPr>
            <w:tcW w:w="950" w:type="dxa"/>
            <w:shd w:val="clear" w:color="auto" w:fill="auto"/>
            <w:hideMark/>
            <w:tcPrChange w:id="10330" w:author="tao huang" w:date="2017-09-17T10:08:00Z">
              <w:tcPr>
                <w:tcW w:w="950" w:type="dxa"/>
                <w:gridSpan w:val="2"/>
                <w:shd w:val="clear" w:color="auto" w:fill="auto"/>
                <w:hideMark/>
              </w:tcPr>
            </w:tcPrChange>
          </w:tcPr>
          <w:p w14:paraId="7379D558"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331" w:author="tao huang" w:date="2017-09-17T12:05:00Z">
                  <w:rPr>
                    <w:rFonts w:eastAsia="Times New Roman" w:cs="Times New Roman"/>
                    <w:color w:val="000000" w:themeColor="text1"/>
                    <w:sz w:val="22"/>
                  </w:rPr>
                </w:rPrChange>
              </w:rPr>
              <w:pPrChange w:id="10332"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333" w:author="tao huang" w:date="2017-09-17T12:05:00Z">
                  <w:rPr>
                    <w:rFonts w:eastAsia="Times New Roman" w:cs="Times New Roman"/>
                    <w:color w:val="000000" w:themeColor="text1"/>
                    <w:sz w:val="22"/>
                  </w:rPr>
                </w:rPrChange>
              </w:rPr>
              <w:t>46.7%</w:t>
            </w:r>
          </w:p>
        </w:tc>
        <w:tc>
          <w:tcPr>
            <w:tcW w:w="828" w:type="dxa"/>
            <w:shd w:val="clear" w:color="auto" w:fill="auto"/>
            <w:hideMark/>
            <w:tcPrChange w:id="10334" w:author="tao huang" w:date="2017-09-17T10:08:00Z">
              <w:tcPr>
                <w:tcW w:w="828" w:type="dxa"/>
                <w:gridSpan w:val="2"/>
                <w:shd w:val="clear" w:color="auto" w:fill="auto"/>
                <w:hideMark/>
              </w:tcPr>
            </w:tcPrChange>
          </w:tcPr>
          <w:p w14:paraId="23FA7F1E"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335" w:author="tao huang" w:date="2017-09-17T12:05:00Z">
                  <w:rPr>
                    <w:rFonts w:eastAsia="Times New Roman" w:cs="Times New Roman"/>
                    <w:color w:val="000000" w:themeColor="text1"/>
                    <w:sz w:val="22"/>
                  </w:rPr>
                </w:rPrChange>
              </w:rPr>
              <w:pPrChange w:id="10336"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337" w:author="tao huang" w:date="2017-09-17T12:05:00Z">
                  <w:rPr>
                    <w:rFonts w:eastAsia="Times New Roman" w:cs="Times New Roman"/>
                    <w:color w:val="000000" w:themeColor="text1"/>
                    <w:sz w:val="22"/>
                  </w:rPr>
                </w:rPrChange>
              </w:rPr>
              <w:t>1.613</w:t>
            </w:r>
          </w:p>
        </w:tc>
        <w:tc>
          <w:tcPr>
            <w:tcW w:w="1628" w:type="dxa"/>
            <w:shd w:val="clear" w:color="auto" w:fill="auto"/>
            <w:hideMark/>
            <w:tcPrChange w:id="10338" w:author="tao huang" w:date="2017-09-17T10:08:00Z">
              <w:tcPr>
                <w:tcW w:w="1628" w:type="dxa"/>
                <w:gridSpan w:val="3"/>
                <w:shd w:val="clear" w:color="auto" w:fill="auto"/>
                <w:hideMark/>
              </w:tcPr>
            </w:tcPrChange>
          </w:tcPr>
          <w:p w14:paraId="5BEB55F9"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339" w:author="tao huang" w:date="2017-09-17T12:05:00Z">
                  <w:rPr>
                    <w:rFonts w:eastAsia="Times New Roman" w:cs="Times New Roman"/>
                    <w:color w:val="000000" w:themeColor="text1"/>
                    <w:sz w:val="22"/>
                  </w:rPr>
                </w:rPrChange>
              </w:rPr>
              <w:pPrChange w:id="10340"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341" w:author="tao huang" w:date="2017-09-17T12:05:00Z">
                  <w:rPr>
                    <w:rFonts w:eastAsia="Times New Roman" w:cs="Times New Roman"/>
                    <w:color w:val="000000" w:themeColor="text1"/>
                    <w:sz w:val="22"/>
                  </w:rPr>
                </w:rPrChange>
              </w:rPr>
              <w:t>0.937</w:t>
            </w:r>
          </w:p>
        </w:tc>
      </w:tr>
      <w:tr w:rsidR="00B60BB5" w:rsidRPr="00A60A57" w14:paraId="5D34675B" w14:textId="77777777" w:rsidTr="00B60BB5">
        <w:tblPrEx>
          <w:tblPrExChange w:id="10342" w:author="tao huang" w:date="2017-09-17T10:08:00Z">
            <w:tblPrEx>
              <w:tblW w:w="10066" w:type="dxa"/>
            </w:tblPrEx>
          </w:tblPrExChange>
        </w:tblPrEx>
        <w:trPr>
          <w:cnfStyle w:val="000000100000" w:firstRow="0" w:lastRow="0" w:firstColumn="0" w:lastColumn="0" w:oddVBand="0" w:evenVBand="0" w:oddHBand="1" w:evenHBand="0" w:firstRowFirstColumn="0" w:firstRowLastColumn="0" w:lastRowFirstColumn="0" w:lastRowLastColumn="0"/>
          <w:trHeight w:val="20"/>
          <w:trPrChange w:id="10343" w:author="tao huang" w:date="2017-09-17T10:08:00Z">
            <w:trPr>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Change w:id="10344" w:author="tao huang" w:date="2017-09-17T10:08:00Z">
              <w:tcPr>
                <w:tcW w:w="1843" w:type="dxa"/>
                <w:gridSpan w:val="2"/>
                <w:shd w:val="clear" w:color="auto" w:fill="auto"/>
                <w:hideMark/>
              </w:tcPr>
            </w:tcPrChange>
          </w:tcPr>
          <w:p w14:paraId="4475C460" w14:textId="77777777" w:rsidR="001D611D" w:rsidRPr="00A60A57" w:rsidRDefault="001D611D">
            <w:pPr>
              <w:spacing w:after="0" w:line="36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0345" w:author="tao huang" w:date="2017-09-17T12:05:00Z">
                  <w:rPr>
                    <w:rFonts w:eastAsia="Times New Roman" w:cs="Times New Roman"/>
                    <w:b w:val="0"/>
                    <w:color w:val="000000" w:themeColor="text1"/>
                    <w:sz w:val="22"/>
                  </w:rPr>
                </w:rPrChange>
              </w:rPr>
              <w:pPrChange w:id="10346" w:author="tao huang" w:date="2017-09-16T12:49:00Z">
                <w:pPr>
                  <w:spacing w:after="0" w:line="240" w:lineRule="auto"/>
                  <w:cnfStyle w:val="001000100000" w:firstRow="0" w:lastRow="0" w:firstColumn="1" w:lastColumn="0" w:oddVBand="0" w:evenVBand="0" w:oddHBand="1" w:evenHBand="0" w:firstRowFirstColumn="0" w:firstRowLastColumn="0" w:lastRowFirstColumn="0" w:lastRowLastColumn="0"/>
                </w:pPr>
              </w:pPrChange>
            </w:pPr>
            <w:r w:rsidRPr="00A60A57">
              <w:rPr>
                <w:rFonts w:eastAsia="Times New Roman" w:cs="Times New Roman"/>
                <w:b w:val="0"/>
                <w:color w:val="0D0D0D" w:themeColor="text1" w:themeTint="F2"/>
                <w:sz w:val="22"/>
                <w:rPrChange w:id="10347" w:author="tao huang" w:date="2017-09-17T12:05:00Z">
                  <w:rPr>
                    <w:rFonts w:eastAsia="Times New Roman" w:cs="Times New Roman"/>
                    <w:color w:val="000000" w:themeColor="text1"/>
                    <w:sz w:val="22"/>
                  </w:rPr>
                </w:rPrChange>
              </w:rPr>
              <w:t>ADL-own-EWC</w:t>
            </w:r>
          </w:p>
        </w:tc>
        <w:tc>
          <w:tcPr>
            <w:tcW w:w="705" w:type="dxa"/>
            <w:shd w:val="clear" w:color="auto" w:fill="auto"/>
            <w:hideMark/>
            <w:tcPrChange w:id="10348" w:author="tao huang" w:date="2017-09-17T10:08:00Z">
              <w:tcPr>
                <w:tcW w:w="705" w:type="dxa"/>
                <w:gridSpan w:val="3"/>
                <w:shd w:val="clear" w:color="auto" w:fill="auto"/>
                <w:hideMark/>
              </w:tcPr>
            </w:tcPrChange>
          </w:tcPr>
          <w:p w14:paraId="74FB682B"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349" w:author="tao huang" w:date="2017-09-17T12:05:00Z">
                  <w:rPr>
                    <w:rFonts w:eastAsia="Times New Roman" w:cs="Times New Roman"/>
                    <w:color w:val="000000" w:themeColor="text1"/>
                    <w:sz w:val="22"/>
                  </w:rPr>
                </w:rPrChange>
              </w:rPr>
              <w:pPrChange w:id="10350"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351" w:author="tao huang" w:date="2017-09-17T12:05:00Z">
                  <w:rPr>
                    <w:rFonts w:eastAsia="Times New Roman" w:cs="Times New Roman"/>
                    <w:color w:val="000000" w:themeColor="text1"/>
                    <w:sz w:val="22"/>
                  </w:rPr>
                </w:rPrChange>
              </w:rPr>
              <w:t>9.11</w:t>
            </w:r>
          </w:p>
        </w:tc>
        <w:tc>
          <w:tcPr>
            <w:tcW w:w="950" w:type="dxa"/>
            <w:shd w:val="clear" w:color="auto" w:fill="auto"/>
            <w:hideMark/>
            <w:tcPrChange w:id="10352" w:author="tao huang" w:date="2017-09-17T10:08:00Z">
              <w:tcPr>
                <w:tcW w:w="950" w:type="dxa"/>
                <w:gridSpan w:val="2"/>
                <w:shd w:val="clear" w:color="auto" w:fill="auto"/>
                <w:hideMark/>
              </w:tcPr>
            </w:tcPrChange>
          </w:tcPr>
          <w:p w14:paraId="6BD83CE5"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353" w:author="tao huang" w:date="2017-09-17T12:05:00Z">
                  <w:rPr>
                    <w:rFonts w:eastAsia="Times New Roman" w:cs="Times New Roman"/>
                    <w:color w:val="000000" w:themeColor="text1"/>
                    <w:sz w:val="22"/>
                  </w:rPr>
                </w:rPrChange>
              </w:rPr>
              <w:pPrChange w:id="10354"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355" w:author="tao huang" w:date="2017-09-17T12:05:00Z">
                  <w:rPr>
                    <w:rFonts w:eastAsia="Times New Roman" w:cs="Times New Roman"/>
                    <w:color w:val="000000" w:themeColor="text1"/>
                    <w:sz w:val="22"/>
                  </w:rPr>
                </w:rPrChange>
              </w:rPr>
              <w:t>39.1%</w:t>
            </w:r>
          </w:p>
        </w:tc>
        <w:tc>
          <w:tcPr>
            <w:tcW w:w="828" w:type="dxa"/>
            <w:shd w:val="clear" w:color="auto" w:fill="auto"/>
            <w:hideMark/>
            <w:tcPrChange w:id="10356" w:author="tao huang" w:date="2017-09-17T10:08:00Z">
              <w:tcPr>
                <w:tcW w:w="828" w:type="dxa"/>
                <w:gridSpan w:val="2"/>
                <w:shd w:val="clear" w:color="auto" w:fill="auto"/>
                <w:hideMark/>
              </w:tcPr>
            </w:tcPrChange>
          </w:tcPr>
          <w:p w14:paraId="61A50005"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357" w:author="tao huang" w:date="2017-09-17T12:05:00Z">
                  <w:rPr>
                    <w:rFonts w:eastAsia="Times New Roman" w:cs="Times New Roman"/>
                    <w:color w:val="000000" w:themeColor="text1"/>
                    <w:sz w:val="22"/>
                  </w:rPr>
                </w:rPrChange>
              </w:rPr>
              <w:pPrChange w:id="10358"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359" w:author="tao huang" w:date="2017-09-17T12:05:00Z">
                  <w:rPr>
                    <w:rFonts w:eastAsia="Times New Roman" w:cs="Times New Roman"/>
                    <w:color w:val="000000" w:themeColor="text1"/>
                    <w:sz w:val="22"/>
                  </w:rPr>
                </w:rPrChange>
              </w:rPr>
              <w:t>0.565</w:t>
            </w:r>
          </w:p>
        </w:tc>
        <w:tc>
          <w:tcPr>
            <w:tcW w:w="1623" w:type="dxa"/>
            <w:shd w:val="clear" w:color="auto" w:fill="auto"/>
            <w:hideMark/>
            <w:tcPrChange w:id="10360" w:author="tao huang" w:date="2017-09-17T10:08:00Z">
              <w:tcPr>
                <w:tcW w:w="1623" w:type="dxa"/>
                <w:gridSpan w:val="3"/>
                <w:shd w:val="clear" w:color="auto" w:fill="auto"/>
                <w:hideMark/>
              </w:tcPr>
            </w:tcPrChange>
          </w:tcPr>
          <w:p w14:paraId="11FEB023"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361" w:author="tao huang" w:date="2017-09-17T12:05:00Z">
                  <w:rPr>
                    <w:rFonts w:eastAsia="Times New Roman" w:cs="Times New Roman"/>
                    <w:color w:val="000000" w:themeColor="text1"/>
                    <w:sz w:val="22"/>
                  </w:rPr>
                </w:rPrChange>
              </w:rPr>
              <w:pPrChange w:id="10362"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363" w:author="tao huang" w:date="2017-09-17T12:05:00Z">
                  <w:rPr>
                    <w:rFonts w:eastAsia="Times New Roman" w:cs="Times New Roman"/>
                    <w:color w:val="000000" w:themeColor="text1"/>
                    <w:sz w:val="22"/>
                  </w:rPr>
                </w:rPrChange>
              </w:rPr>
              <w:t>0.994</w:t>
            </w:r>
          </w:p>
        </w:tc>
        <w:tc>
          <w:tcPr>
            <w:tcW w:w="711" w:type="dxa"/>
            <w:shd w:val="clear" w:color="auto" w:fill="auto"/>
            <w:hideMark/>
            <w:tcPrChange w:id="10364" w:author="tao huang" w:date="2017-09-17T10:08:00Z">
              <w:tcPr>
                <w:tcW w:w="711" w:type="dxa"/>
                <w:gridSpan w:val="2"/>
                <w:shd w:val="clear" w:color="auto" w:fill="auto"/>
                <w:hideMark/>
              </w:tcPr>
            </w:tcPrChange>
          </w:tcPr>
          <w:p w14:paraId="72B7ECE7"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365" w:author="tao huang" w:date="2017-09-17T12:05:00Z">
                  <w:rPr>
                    <w:rFonts w:eastAsia="Times New Roman" w:cs="Times New Roman"/>
                    <w:color w:val="000000" w:themeColor="text1"/>
                    <w:sz w:val="22"/>
                  </w:rPr>
                </w:rPrChange>
              </w:rPr>
              <w:pPrChange w:id="10366"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367" w:author="tao huang" w:date="2017-09-17T12:05:00Z">
                  <w:rPr>
                    <w:rFonts w:eastAsia="Times New Roman" w:cs="Times New Roman"/>
                    <w:color w:val="000000" w:themeColor="text1"/>
                    <w:sz w:val="22"/>
                  </w:rPr>
                </w:rPrChange>
              </w:rPr>
              <w:t>53.22</w:t>
            </w:r>
          </w:p>
        </w:tc>
        <w:tc>
          <w:tcPr>
            <w:tcW w:w="950" w:type="dxa"/>
            <w:shd w:val="clear" w:color="auto" w:fill="auto"/>
            <w:hideMark/>
            <w:tcPrChange w:id="10368" w:author="tao huang" w:date="2017-09-17T10:08:00Z">
              <w:tcPr>
                <w:tcW w:w="950" w:type="dxa"/>
                <w:gridSpan w:val="2"/>
                <w:shd w:val="clear" w:color="auto" w:fill="auto"/>
                <w:hideMark/>
              </w:tcPr>
            </w:tcPrChange>
          </w:tcPr>
          <w:p w14:paraId="150850FB"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369" w:author="tao huang" w:date="2017-09-17T12:05:00Z">
                  <w:rPr>
                    <w:rFonts w:eastAsia="Times New Roman" w:cs="Times New Roman"/>
                    <w:color w:val="000000" w:themeColor="text1"/>
                    <w:sz w:val="22"/>
                  </w:rPr>
                </w:rPrChange>
              </w:rPr>
              <w:pPrChange w:id="10370"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371" w:author="tao huang" w:date="2017-09-17T12:05:00Z">
                  <w:rPr>
                    <w:rFonts w:eastAsia="Times New Roman" w:cs="Times New Roman"/>
                    <w:color w:val="000000" w:themeColor="text1"/>
                    <w:sz w:val="22"/>
                  </w:rPr>
                </w:rPrChange>
              </w:rPr>
              <w:t>48.0%</w:t>
            </w:r>
          </w:p>
        </w:tc>
        <w:tc>
          <w:tcPr>
            <w:tcW w:w="828" w:type="dxa"/>
            <w:shd w:val="clear" w:color="auto" w:fill="auto"/>
            <w:hideMark/>
            <w:tcPrChange w:id="10372" w:author="tao huang" w:date="2017-09-17T10:08:00Z">
              <w:tcPr>
                <w:tcW w:w="828" w:type="dxa"/>
                <w:gridSpan w:val="2"/>
                <w:shd w:val="clear" w:color="auto" w:fill="auto"/>
                <w:hideMark/>
              </w:tcPr>
            </w:tcPrChange>
          </w:tcPr>
          <w:p w14:paraId="7B1778C8"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373" w:author="tao huang" w:date="2017-09-17T12:05:00Z">
                  <w:rPr>
                    <w:rFonts w:eastAsia="Times New Roman" w:cs="Times New Roman"/>
                    <w:color w:val="000000" w:themeColor="text1"/>
                    <w:sz w:val="22"/>
                  </w:rPr>
                </w:rPrChange>
              </w:rPr>
              <w:pPrChange w:id="10374"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375" w:author="tao huang" w:date="2017-09-17T12:05:00Z">
                  <w:rPr>
                    <w:rFonts w:eastAsia="Times New Roman" w:cs="Times New Roman"/>
                    <w:color w:val="000000" w:themeColor="text1"/>
                    <w:sz w:val="22"/>
                  </w:rPr>
                </w:rPrChange>
              </w:rPr>
              <w:t>1.629</w:t>
            </w:r>
          </w:p>
        </w:tc>
        <w:tc>
          <w:tcPr>
            <w:tcW w:w="1628" w:type="dxa"/>
            <w:shd w:val="clear" w:color="auto" w:fill="auto"/>
            <w:hideMark/>
            <w:tcPrChange w:id="10376" w:author="tao huang" w:date="2017-09-17T10:08:00Z">
              <w:tcPr>
                <w:tcW w:w="1628" w:type="dxa"/>
                <w:gridSpan w:val="3"/>
                <w:shd w:val="clear" w:color="auto" w:fill="auto"/>
                <w:hideMark/>
              </w:tcPr>
            </w:tcPrChange>
          </w:tcPr>
          <w:p w14:paraId="4E819B6C"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377" w:author="tao huang" w:date="2017-09-17T12:05:00Z">
                  <w:rPr>
                    <w:rFonts w:eastAsia="Times New Roman" w:cs="Times New Roman"/>
                    <w:color w:val="000000" w:themeColor="text1"/>
                    <w:sz w:val="22"/>
                  </w:rPr>
                </w:rPrChange>
              </w:rPr>
              <w:pPrChange w:id="10378"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379" w:author="tao huang" w:date="2017-09-17T12:05:00Z">
                  <w:rPr>
                    <w:rFonts w:eastAsia="Times New Roman" w:cs="Times New Roman"/>
                    <w:color w:val="000000" w:themeColor="text1"/>
                    <w:sz w:val="22"/>
                  </w:rPr>
                </w:rPrChange>
              </w:rPr>
              <w:t>0.995</w:t>
            </w:r>
          </w:p>
        </w:tc>
      </w:tr>
      <w:tr w:rsidR="00B60BB5" w:rsidRPr="00A60A57" w14:paraId="6734B115" w14:textId="77777777" w:rsidTr="00B60BB5">
        <w:tblPrEx>
          <w:tblPrExChange w:id="10380" w:author="tao huang" w:date="2017-09-17T10:08:00Z">
            <w:tblPrEx>
              <w:tblW w:w="10066" w:type="dxa"/>
            </w:tblPrEx>
          </w:tblPrExChange>
        </w:tblPrEx>
        <w:trPr>
          <w:trHeight w:val="20"/>
          <w:trPrChange w:id="10381" w:author="tao huang" w:date="2017-09-17T10:08:00Z">
            <w:trPr>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Change w:id="10382" w:author="tao huang" w:date="2017-09-17T10:08:00Z">
              <w:tcPr>
                <w:tcW w:w="1843" w:type="dxa"/>
                <w:gridSpan w:val="2"/>
                <w:shd w:val="clear" w:color="auto" w:fill="auto"/>
                <w:hideMark/>
              </w:tcPr>
            </w:tcPrChange>
          </w:tcPr>
          <w:p w14:paraId="3E6E0831" w14:textId="77777777" w:rsidR="001D611D" w:rsidRPr="00A60A57" w:rsidRDefault="001D611D">
            <w:pPr>
              <w:spacing w:after="0" w:line="360" w:lineRule="auto"/>
              <w:rPr>
                <w:rFonts w:eastAsia="Times New Roman" w:cs="Times New Roman"/>
                <w:b w:val="0"/>
                <w:color w:val="0D0D0D" w:themeColor="text1" w:themeTint="F2"/>
                <w:sz w:val="22"/>
                <w:rPrChange w:id="10383" w:author="tao huang" w:date="2017-09-17T12:05:00Z">
                  <w:rPr>
                    <w:rFonts w:eastAsia="Times New Roman" w:cs="Times New Roman"/>
                    <w:b w:val="0"/>
                    <w:color w:val="000000" w:themeColor="text1"/>
                    <w:sz w:val="22"/>
                  </w:rPr>
                </w:rPrChange>
              </w:rPr>
              <w:pPrChange w:id="10384" w:author="tao huang" w:date="2017-09-16T12:49:00Z">
                <w:pPr>
                  <w:spacing w:after="0" w:line="240" w:lineRule="auto"/>
                </w:pPr>
              </w:pPrChange>
            </w:pPr>
            <w:r w:rsidRPr="00A60A57">
              <w:rPr>
                <w:rFonts w:eastAsia="Times New Roman" w:cs="Times New Roman"/>
                <w:b w:val="0"/>
                <w:color w:val="0D0D0D" w:themeColor="text1" w:themeTint="F2"/>
                <w:sz w:val="22"/>
                <w:rPrChange w:id="10385" w:author="tao huang" w:date="2017-09-17T12:05:00Z">
                  <w:rPr>
                    <w:rFonts w:eastAsia="Times New Roman" w:cs="Times New Roman"/>
                    <w:color w:val="000000" w:themeColor="text1"/>
                    <w:sz w:val="22"/>
                  </w:rPr>
                </w:rPrChange>
              </w:rPr>
              <w:t>ADL-intra-EWC</w:t>
            </w:r>
          </w:p>
        </w:tc>
        <w:tc>
          <w:tcPr>
            <w:tcW w:w="705" w:type="dxa"/>
            <w:shd w:val="clear" w:color="auto" w:fill="auto"/>
            <w:hideMark/>
            <w:tcPrChange w:id="10386" w:author="tao huang" w:date="2017-09-17T10:08:00Z">
              <w:tcPr>
                <w:tcW w:w="705" w:type="dxa"/>
                <w:gridSpan w:val="3"/>
                <w:shd w:val="clear" w:color="auto" w:fill="auto"/>
                <w:hideMark/>
              </w:tcPr>
            </w:tcPrChange>
          </w:tcPr>
          <w:p w14:paraId="1E3D1C7D"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387" w:author="tao huang" w:date="2017-09-17T12:05:00Z">
                  <w:rPr>
                    <w:rFonts w:eastAsia="Times New Roman" w:cs="Times New Roman"/>
                    <w:color w:val="000000" w:themeColor="text1"/>
                    <w:sz w:val="22"/>
                  </w:rPr>
                </w:rPrChange>
              </w:rPr>
              <w:pPrChange w:id="10388"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389" w:author="tao huang" w:date="2017-09-17T12:05:00Z">
                  <w:rPr>
                    <w:rFonts w:eastAsia="Times New Roman" w:cs="Times New Roman"/>
                    <w:color w:val="000000" w:themeColor="text1"/>
                    <w:sz w:val="22"/>
                  </w:rPr>
                </w:rPrChange>
              </w:rPr>
              <w:t>8.96</w:t>
            </w:r>
          </w:p>
        </w:tc>
        <w:tc>
          <w:tcPr>
            <w:tcW w:w="950" w:type="dxa"/>
            <w:shd w:val="clear" w:color="auto" w:fill="auto"/>
            <w:hideMark/>
            <w:tcPrChange w:id="10390" w:author="tao huang" w:date="2017-09-17T10:08:00Z">
              <w:tcPr>
                <w:tcW w:w="950" w:type="dxa"/>
                <w:gridSpan w:val="2"/>
                <w:shd w:val="clear" w:color="auto" w:fill="auto"/>
                <w:hideMark/>
              </w:tcPr>
            </w:tcPrChange>
          </w:tcPr>
          <w:p w14:paraId="297AB556"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391" w:author="tao huang" w:date="2017-09-17T12:05:00Z">
                  <w:rPr>
                    <w:rFonts w:eastAsia="Times New Roman" w:cs="Times New Roman"/>
                    <w:color w:val="000000" w:themeColor="text1"/>
                    <w:sz w:val="22"/>
                  </w:rPr>
                </w:rPrChange>
              </w:rPr>
              <w:pPrChange w:id="10392"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393" w:author="tao huang" w:date="2017-09-17T12:05:00Z">
                  <w:rPr>
                    <w:rFonts w:eastAsia="Times New Roman" w:cs="Times New Roman"/>
                    <w:color w:val="000000" w:themeColor="text1"/>
                    <w:sz w:val="22"/>
                  </w:rPr>
                </w:rPrChange>
              </w:rPr>
              <w:t>38.9%</w:t>
            </w:r>
          </w:p>
        </w:tc>
        <w:tc>
          <w:tcPr>
            <w:tcW w:w="828" w:type="dxa"/>
            <w:shd w:val="clear" w:color="auto" w:fill="auto"/>
            <w:hideMark/>
            <w:tcPrChange w:id="10394" w:author="tao huang" w:date="2017-09-17T10:08:00Z">
              <w:tcPr>
                <w:tcW w:w="828" w:type="dxa"/>
                <w:gridSpan w:val="2"/>
                <w:shd w:val="clear" w:color="auto" w:fill="auto"/>
                <w:hideMark/>
              </w:tcPr>
            </w:tcPrChange>
          </w:tcPr>
          <w:p w14:paraId="638B7A7C"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395" w:author="tao huang" w:date="2017-09-17T12:05:00Z">
                  <w:rPr>
                    <w:rFonts w:eastAsia="Times New Roman" w:cs="Times New Roman"/>
                    <w:color w:val="000000" w:themeColor="text1"/>
                    <w:sz w:val="22"/>
                  </w:rPr>
                </w:rPrChange>
              </w:rPr>
              <w:pPrChange w:id="10396"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397" w:author="tao huang" w:date="2017-09-17T12:05:00Z">
                  <w:rPr>
                    <w:rFonts w:eastAsia="Times New Roman" w:cs="Times New Roman"/>
                    <w:color w:val="000000" w:themeColor="text1"/>
                    <w:sz w:val="22"/>
                  </w:rPr>
                </w:rPrChange>
              </w:rPr>
              <w:t>0.567</w:t>
            </w:r>
          </w:p>
        </w:tc>
        <w:tc>
          <w:tcPr>
            <w:tcW w:w="1623" w:type="dxa"/>
            <w:shd w:val="clear" w:color="auto" w:fill="auto"/>
            <w:hideMark/>
            <w:tcPrChange w:id="10398" w:author="tao huang" w:date="2017-09-17T10:08:00Z">
              <w:tcPr>
                <w:tcW w:w="1623" w:type="dxa"/>
                <w:gridSpan w:val="3"/>
                <w:shd w:val="clear" w:color="auto" w:fill="auto"/>
                <w:hideMark/>
              </w:tcPr>
            </w:tcPrChange>
          </w:tcPr>
          <w:p w14:paraId="78E6C381"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399" w:author="tao huang" w:date="2017-09-17T12:05:00Z">
                  <w:rPr>
                    <w:rFonts w:eastAsia="Times New Roman" w:cs="Times New Roman"/>
                    <w:color w:val="000000" w:themeColor="text1"/>
                    <w:sz w:val="22"/>
                  </w:rPr>
                </w:rPrChange>
              </w:rPr>
              <w:pPrChange w:id="10400"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401" w:author="tao huang" w:date="2017-09-17T12:05:00Z">
                  <w:rPr>
                    <w:rFonts w:eastAsia="Times New Roman" w:cs="Times New Roman"/>
                    <w:color w:val="000000" w:themeColor="text1"/>
                    <w:sz w:val="22"/>
                  </w:rPr>
                </w:rPrChange>
              </w:rPr>
              <w:t>0.984</w:t>
            </w:r>
          </w:p>
        </w:tc>
        <w:tc>
          <w:tcPr>
            <w:tcW w:w="711" w:type="dxa"/>
            <w:shd w:val="clear" w:color="auto" w:fill="auto"/>
            <w:hideMark/>
            <w:tcPrChange w:id="10402" w:author="tao huang" w:date="2017-09-17T10:08:00Z">
              <w:tcPr>
                <w:tcW w:w="711" w:type="dxa"/>
                <w:gridSpan w:val="2"/>
                <w:shd w:val="clear" w:color="auto" w:fill="auto"/>
                <w:hideMark/>
              </w:tcPr>
            </w:tcPrChange>
          </w:tcPr>
          <w:p w14:paraId="47E7319C"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403" w:author="tao huang" w:date="2017-09-17T12:05:00Z">
                  <w:rPr>
                    <w:rFonts w:eastAsia="Times New Roman" w:cs="Times New Roman"/>
                    <w:color w:val="000000" w:themeColor="text1"/>
                    <w:sz w:val="22"/>
                  </w:rPr>
                </w:rPrChange>
              </w:rPr>
              <w:pPrChange w:id="10404"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405" w:author="tao huang" w:date="2017-09-17T12:05:00Z">
                  <w:rPr>
                    <w:rFonts w:eastAsia="Times New Roman" w:cs="Times New Roman"/>
                    <w:color w:val="000000" w:themeColor="text1"/>
                    <w:sz w:val="22"/>
                  </w:rPr>
                </w:rPrChange>
              </w:rPr>
              <w:t>50.65</w:t>
            </w:r>
          </w:p>
        </w:tc>
        <w:tc>
          <w:tcPr>
            <w:tcW w:w="950" w:type="dxa"/>
            <w:shd w:val="clear" w:color="auto" w:fill="auto"/>
            <w:hideMark/>
            <w:tcPrChange w:id="10406" w:author="tao huang" w:date="2017-09-17T10:08:00Z">
              <w:tcPr>
                <w:tcW w:w="950" w:type="dxa"/>
                <w:gridSpan w:val="2"/>
                <w:shd w:val="clear" w:color="auto" w:fill="auto"/>
                <w:hideMark/>
              </w:tcPr>
            </w:tcPrChange>
          </w:tcPr>
          <w:p w14:paraId="0B67105B"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407" w:author="tao huang" w:date="2017-09-17T12:05:00Z">
                  <w:rPr>
                    <w:rFonts w:eastAsia="Times New Roman" w:cs="Times New Roman"/>
                    <w:color w:val="000000" w:themeColor="text1"/>
                    <w:sz w:val="22"/>
                  </w:rPr>
                </w:rPrChange>
              </w:rPr>
              <w:pPrChange w:id="10408"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409" w:author="tao huang" w:date="2017-09-17T12:05:00Z">
                  <w:rPr>
                    <w:rFonts w:eastAsia="Times New Roman" w:cs="Times New Roman"/>
                    <w:color w:val="000000" w:themeColor="text1"/>
                    <w:sz w:val="22"/>
                  </w:rPr>
                </w:rPrChange>
              </w:rPr>
              <w:t>46.5%</w:t>
            </w:r>
          </w:p>
        </w:tc>
        <w:tc>
          <w:tcPr>
            <w:tcW w:w="828" w:type="dxa"/>
            <w:shd w:val="clear" w:color="auto" w:fill="auto"/>
            <w:hideMark/>
            <w:tcPrChange w:id="10410" w:author="tao huang" w:date="2017-09-17T10:08:00Z">
              <w:tcPr>
                <w:tcW w:w="828" w:type="dxa"/>
                <w:gridSpan w:val="2"/>
                <w:shd w:val="clear" w:color="auto" w:fill="auto"/>
                <w:hideMark/>
              </w:tcPr>
            </w:tcPrChange>
          </w:tcPr>
          <w:p w14:paraId="0BEB2F01"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411" w:author="tao huang" w:date="2017-09-17T12:05:00Z">
                  <w:rPr>
                    <w:rFonts w:eastAsia="Times New Roman" w:cs="Times New Roman"/>
                    <w:color w:val="000000" w:themeColor="text1"/>
                    <w:sz w:val="22"/>
                  </w:rPr>
                </w:rPrChange>
              </w:rPr>
              <w:pPrChange w:id="10412"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413" w:author="tao huang" w:date="2017-09-17T12:05:00Z">
                  <w:rPr>
                    <w:rFonts w:eastAsia="Times New Roman" w:cs="Times New Roman"/>
                    <w:color w:val="000000" w:themeColor="text1"/>
                    <w:sz w:val="22"/>
                  </w:rPr>
                </w:rPrChange>
              </w:rPr>
              <w:t>1.613</w:t>
            </w:r>
          </w:p>
        </w:tc>
        <w:tc>
          <w:tcPr>
            <w:tcW w:w="1628" w:type="dxa"/>
            <w:shd w:val="clear" w:color="auto" w:fill="auto"/>
            <w:hideMark/>
            <w:tcPrChange w:id="10414" w:author="tao huang" w:date="2017-09-17T10:08:00Z">
              <w:tcPr>
                <w:tcW w:w="1628" w:type="dxa"/>
                <w:gridSpan w:val="3"/>
                <w:shd w:val="clear" w:color="auto" w:fill="auto"/>
                <w:hideMark/>
              </w:tcPr>
            </w:tcPrChange>
          </w:tcPr>
          <w:p w14:paraId="5876F8D4"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415" w:author="tao huang" w:date="2017-09-17T12:05:00Z">
                  <w:rPr>
                    <w:rFonts w:eastAsia="Times New Roman" w:cs="Times New Roman"/>
                    <w:color w:val="000000" w:themeColor="text1"/>
                    <w:sz w:val="22"/>
                  </w:rPr>
                </w:rPrChange>
              </w:rPr>
              <w:pPrChange w:id="10416"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417" w:author="tao huang" w:date="2017-09-17T12:05:00Z">
                  <w:rPr>
                    <w:rFonts w:eastAsia="Times New Roman" w:cs="Times New Roman"/>
                    <w:color w:val="000000" w:themeColor="text1"/>
                    <w:sz w:val="22"/>
                  </w:rPr>
                </w:rPrChange>
              </w:rPr>
              <w:t>0.929</w:t>
            </w:r>
          </w:p>
        </w:tc>
      </w:tr>
      <w:tr w:rsidR="00B60BB5" w:rsidRPr="00A60A57" w14:paraId="0F6A7D32" w14:textId="77777777" w:rsidTr="00B60BB5">
        <w:tblPrEx>
          <w:tblPrExChange w:id="10418" w:author="tao huang" w:date="2017-09-17T10:08:00Z">
            <w:tblPrEx>
              <w:tblW w:w="10066" w:type="dxa"/>
            </w:tblPrEx>
          </w:tblPrExChange>
        </w:tblPrEx>
        <w:trPr>
          <w:cnfStyle w:val="000000100000" w:firstRow="0" w:lastRow="0" w:firstColumn="0" w:lastColumn="0" w:oddVBand="0" w:evenVBand="0" w:oddHBand="1" w:evenHBand="0" w:firstRowFirstColumn="0" w:firstRowLastColumn="0" w:lastRowFirstColumn="0" w:lastRowLastColumn="0"/>
          <w:trHeight w:val="20"/>
          <w:trPrChange w:id="10419" w:author="tao huang" w:date="2017-09-17T10:08:00Z">
            <w:trPr>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Change w:id="10420" w:author="tao huang" w:date="2017-09-17T10:08:00Z">
              <w:tcPr>
                <w:tcW w:w="1843" w:type="dxa"/>
                <w:gridSpan w:val="2"/>
                <w:shd w:val="clear" w:color="auto" w:fill="auto"/>
                <w:hideMark/>
              </w:tcPr>
            </w:tcPrChange>
          </w:tcPr>
          <w:p w14:paraId="6B7A6B30" w14:textId="77777777" w:rsidR="001D611D" w:rsidRPr="00A60A57" w:rsidRDefault="001D611D">
            <w:pPr>
              <w:spacing w:after="0" w:line="36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0421" w:author="tao huang" w:date="2017-09-17T12:05:00Z">
                  <w:rPr>
                    <w:rFonts w:eastAsia="Times New Roman" w:cs="Times New Roman"/>
                    <w:b w:val="0"/>
                    <w:color w:val="000000" w:themeColor="text1"/>
                    <w:sz w:val="22"/>
                  </w:rPr>
                </w:rPrChange>
              </w:rPr>
              <w:pPrChange w:id="10422" w:author="tao huang" w:date="2017-09-16T12:49:00Z">
                <w:pPr>
                  <w:spacing w:after="0" w:line="240" w:lineRule="auto"/>
                  <w:cnfStyle w:val="001000100000" w:firstRow="0" w:lastRow="0" w:firstColumn="1" w:lastColumn="0" w:oddVBand="0" w:evenVBand="0" w:oddHBand="1" w:evenHBand="0" w:firstRowFirstColumn="0" w:firstRowLastColumn="0" w:lastRowFirstColumn="0" w:lastRowLastColumn="0"/>
                </w:pPr>
              </w:pPrChange>
            </w:pPr>
            <w:r w:rsidRPr="00A60A57">
              <w:rPr>
                <w:rFonts w:eastAsia="Times New Roman" w:cs="Times New Roman"/>
                <w:b w:val="0"/>
                <w:color w:val="0D0D0D" w:themeColor="text1" w:themeTint="F2"/>
                <w:sz w:val="22"/>
                <w:rPrChange w:id="10423" w:author="tao huang" w:date="2017-09-17T12:05:00Z">
                  <w:rPr>
                    <w:rFonts w:eastAsia="Times New Roman" w:cs="Times New Roman"/>
                    <w:color w:val="000000" w:themeColor="text1"/>
                    <w:sz w:val="22"/>
                  </w:rPr>
                </w:rPrChange>
              </w:rPr>
              <w:t>ADL-own-IC</w:t>
            </w:r>
          </w:p>
        </w:tc>
        <w:tc>
          <w:tcPr>
            <w:tcW w:w="705" w:type="dxa"/>
            <w:shd w:val="clear" w:color="auto" w:fill="auto"/>
            <w:hideMark/>
            <w:tcPrChange w:id="10424" w:author="tao huang" w:date="2017-09-17T10:08:00Z">
              <w:tcPr>
                <w:tcW w:w="705" w:type="dxa"/>
                <w:gridSpan w:val="3"/>
                <w:shd w:val="clear" w:color="auto" w:fill="auto"/>
                <w:hideMark/>
              </w:tcPr>
            </w:tcPrChange>
          </w:tcPr>
          <w:p w14:paraId="526EF43E"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425" w:author="tao huang" w:date="2017-09-17T12:05:00Z">
                  <w:rPr>
                    <w:rFonts w:eastAsia="Times New Roman" w:cs="Times New Roman"/>
                    <w:color w:val="000000" w:themeColor="text1"/>
                    <w:sz w:val="22"/>
                  </w:rPr>
                </w:rPrChange>
              </w:rPr>
              <w:pPrChange w:id="10426"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427" w:author="tao huang" w:date="2017-09-17T12:05:00Z">
                  <w:rPr>
                    <w:rFonts w:eastAsia="Times New Roman" w:cs="Times New Roman"/>
                    <w:color w:val="000000" w:themeColor="text1"/>
                    <w:sz w:val="22"/>
                  </w:rPr>
                </w:rPrChange>
              </w:rPr>
              <w:t>9.00</w:t>
            </w:r>
          </w:p>
        </w:tc>
        <w:tc>
          <w:tcPr>
            <w:tcW w:w="950" w:type="dxa"/>
            <w:shd w:val="clear" w:color="auto" w:fill="auto"/>
            <w:hideMark/>
            <w:tcPrChange w:id="10428" w:author="tao huang" w:date="2017-09-17T10:08:00Z">
              <w:tcPr>
                <w:tcW w:w="950" w:type="dxa"/>
                <w:gridSpan w:val="2"/>
                <w:shd w:val="clear" w:color="auto" w:fill="auto"/>
                <w:hideMark/>
              </w:tcPr>
            </w:tcPrChange>
          </w:tcPr>
          <w:p w14:paraId="059CC645"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429" w:author="tao huang" w:date="2017-09-17T12:05:00Z">
                  <w:rPr>
                    <w:rFonts w:eastAsia="Times New Roman" w:cs="Times New Roman"/>
                    <w:color w:val="000000" w:themeColor="text1"/>
                    <w:sz w:val="22"/>
                  </w:rPr>
                </w:rPrChange>
              </w:rPr>
              <w:pPrChange w:id="10430"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431" w:author="tao huang" w:date="2017-09-17T12:05:00Z">
                  <w:rPr>
                    <w:rFonts w:eastAsia="Times New Roman" w:cs="Times New Roman"/>
                    <w:color w:val="000000" w:themeColor="text1"/>
                    <w:sz w:val="22"/>
                  </w:rPr>
                </w:rPrChange>
              </w:rPr>
              <w:t>38.9%</w:t>
            </w:r>
          </w:p>
        </w:tc>
        <w:tc>
          <w:tcPr>
            <w:tcW w:w="828" w:type="dxa"/>
            <w:shd w:val="clear" w:color="auto" w:fill="auto"/>
            <w:hideMark/>
            <w:tcPrChange w:id="10432" w:author="tao huang" w:date="2017-09-17T10:08:00Z">
              <w:tcPr>
                <w:tcW w:w="828" w:type="dxa"/>
                <w:gridSpan w:val="2"/>
                <w:shd w:val="clear" w:color="auto" w:fill="auto"/>
                <w:hideMark/>
              </w:tcPr>
            </w:tcPrChange>
          </w:tcPr>
          <w:p w14:paraId="6A6EED13"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433" w:author="tao huang" w:date="2017-09-17T12:05:00Z">
                  <w:rPr>
                    <w:rFonts w:eastAsia="Times New Roman" w:cs="Times New Roman"/>
                    <w:color w:val="000000" w:themeColor="text1"/>
                    <w:sz w:val="22"/>
                  </w:rPr>
                </w:rPrChange>
              </w:rPr>
              <w:pPrChange w:id="10434"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435" w:author="tao huang" w:date="2017-09-17T12:05:00Z">
                  <w:rPr>
                    <w:rFonts w:eastAsia="Times New Roman" w:cs="Times New Roman"/>
                    <w:color w:val="000000" w:themeColor="text1"/>
                    <w:sz w:val="22"/>
                  </w:rPr>
                </w:rPrChange>
              </w:rPr>
              <w:t>0.558</w:t>
            </w:r>
          </w:p>
        </w:tc>
        <w:tc>
          <w:tcPr>
            <w:tcW w:w="1623" w:type="dxa"/>
            <w:shd w:val="clear" w:color="auto" w:fill="auto"/>
            <w:hideMark/>
            <w:tcPrChange w:id="10436" w:author="tao huang" w:date="2017-09-17T10:08:00Z">
              <w:tcPr>
                <w:tcW w:w="1623" w:type="dxa"/>
                <w:gridSpan w:val="3"/>
                <w:shd w:val="clear" w:color="auto" w:fill="auto"/>
                <w:hideMark/>
              </w:tcPr>
            </w:tcPrChange>
          </w:tcPr>
          <w:p w14:paraId="3C89F1F5"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437" w:author="tao huang" w:date="2017-09-17T12:05:00Z">
                  <w:rPr>
                    <w:rFonts w:eastAsia="Times New Roman" w:cs="Times New Roman"/>
                    <w:color w:val="000000" w:themeColor="text1"/>
                    <w:sz w:val="22"/>
                  </w:rPr>
                </w:rPrChange>
              </w:rPr>
              <w:pPrChange w:id="10438"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439" w:author="tao huang" w:date="2017-09-17T12:05:00Z">
                  <w:rPr>
                    <w:rFonts w:eastAsia="Times New Roman" w:cs="Times New Roman"/>
                    <w:color w:val="000000" w:themeColor="text1"/>
                    <w:sz w:val="22"/>
                  </w:rPr>
                </w:rPrChange>
              </w:rPr>
              <w:t>0.979</w:t>
            </w:r>
          </w:p>
        </w:tc>
        <w:tc>
          <w:tcPr>
            <w:tcW w:w="711" w:type="dxa"/>
            <w:shd w:val="clear" w:color="auto" w:fill="auto"/>
            <w:hideMark/>
            <w:tcPrChange w:id="10440" w:author="tao huang" w:date="2017-09-17T10:08:00Z">
              <w:tcPr>
                <w:tcW w:w="711" w:type="dxa"/>
                <w:gridSpan w:val="2"/>
                <w:shd w:val="clear" w:color="auto" w:fill="auto"/>
                <w:hideMark/>
              </w:tcPr>
            </w:tcPrChange>
          </w:tcPr>
          <w:p w14:paraId="131407BE"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441" w:author="tao huang" w:date="2017-09-17T12:05:00Z">
                  <w:rPr>
                    <w:rFonts w:eastAsia="Times New Roman" w:cs="Times New Roman"/>
                    <w:color w:val="000000" w:themeColor="text1"/>
                    <w:sz w:val="22"/>
                  </w:rPr>
                </w:rPrChange>
              </w:rPr>
              <w:pPrChange w:id="10442"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443" w:author="tao huang" w:date="2017-09-17T12:05:00Z">
                  <w:rPr>
                    <w:rFonts w:eastAsia="Times New Roman" w:cs="Times New Roman"/>
                    <w:color w:val="000000" w:themeColor="text1"/>
                    <w:sz w:val="22"/>
                  </w:rPr>
                </w:rPrChange>
              </w:rPr>
              <w:t>54.23</w:t>
            </w:r>
          </w:p>
        </w:tc>
        <w:tc>
          <w:tcPr>
            <w:tcW w:w="950" w:type="dxa"/>
            <w:shd w:val="clear" w:color="auto" w:fill="auto"/>
            <w:hideMark/>
            <w:tcPrChange w:id="10444" w:author="tao huang" w:date="2017-09-17T10:08:00Z">
              <w:tcPr>
                <w:tcW w:w="950" w:type="dxa"/>
                <w:gridSpan w:val="2"/>
                <w:shd w:val="clear" w:color="auto" w:fill="auto"/>
                <w:hideMark/>
              </w:tcPr>
            </w:tcPrChange>
          </w:tcPr>
          <w:p w14:paraId="0279BF4C"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445" w:author="tao huang" w:date="2017-09-17T12:05:00Z">
                  <w:rPr>
                    <w:rFonts w:eastAsia="Times New Roman" w:cs="Times New Roman"/>
                    <w:color w:val="000000" w:themeColor="text1"/>
                    <w:sz w:val="22"/>
                  </w:rPr>
                </w:rPrChange>
              </w:rPr>
              <w:pPrChange w:id="10446"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447" w:author="tao huang" w:date="2017-09-17T12:05:00Z">
                  <w:rPr>
                    <w:rFonts w:eastAsia="Times New Roman" w:cs="Times New Roman"/>
                    <w:color w:val="000000" w:themeColor="text1"/>
                    <w:sz w:val="22"/>
                  </w:rPr>
                </w:rPrChange>
              </w:rPr>
              <w:t>48.0%</w:t>
            </w:r>
          </w:p>
        </w:tc>
        <w:tc>
          <w:tcPr>
            <w:tcW w:w="828" w:type="dxa"/>
            <w:shd w:val="clear" w:color="auto" w:fill="auto"/>
            <w:hideMark/>
            <w:tcPrChange w:id="10448" w:author="tao huang" w:date="2017-09-17T10:08:00Z">
              <w:tcPr>
                <w:tcW w:w="828" w:type="dxa"/>
                <w:gridSpan w:val="2"/>
                <w:shd w:val="clear" w:color="auto" w:fill="auto"/>
                <w:hideMark/>
              </w:tcPr>
            </w:tcPrChange>
          </w:tcPr>
          <w:p w14:paraId="13AC6DBA"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449" w:author="tao huang" w:date="2017-09-17T12:05:00Z">
                  <w:rPr>
                    <w:rFonts w:eastAsia="Times New Roman" w:cs="Times New Roman"/>
                    <w:color w:val="000000" w:themeColor="text1"/>
                    <w:sz w:val="22"/>
                  </w:rPr>
                </w:rPrChange>
              </w:rPr>
              <w:pPrChange w:id="10450"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451" w:author="tao huang" w:date="2017-09-17T12:05:00Z">
                  <w:rPr>
                    <w:rFonts w:eastAsia="Times New Roman" w:cs="Times New Roman"/>
                    <w:color w:val="000000" w:themeColor="text1"/>
                    <w:sz w:val="22"/>
                  </w:rPr>
                </w:rPrChange>
              </w:rPr>
              <w:t>1.635</w:t>
            </w:r>
          </w:p>
        </w:tc>
        <w:tc>
          <w:tcPr>
            <w:tcW w:w="1628" w:type="dxa"/>
            <w:shd w:val="clear" w:color="auto" w:fill="auto"/>
            <w:hideMark/>
            <w:tcPrChange w:id="10452" w:author="tao huang" w:date="2017-09-17T10:08:00Z">
              <w:tcPr>
                <w:tcW w:w="1628" w:type="dxa"/>
                <w:gridSpan w:val="3"/>
                <w:shd w:val="clear" w:color="auto" w:fill="auto"/>
                <w:hideMark/>
              </w:tcPr>
            </w:tcPrChange>
          </w:tcPr>
          <w:p w14:paraId="58FA2501"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453" w:author="tao huang" w:date="2017-09-17T12:05:00Z">
                  <w:rPr>
                    <w:rFonts w:eastAsia="Times New Roman" w:cs="Times New Roman"/>
                    <w:color w:val="000000" w:themeColor="text1"/>
                    <w:sz w:val="22"/>
                  </w:rPr>
                </w:rPrChange>
              </w:rPr>
              <w:pPrChange w:id="10454"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455" w:author="tao huang" w:date="2017-09-17T12:05:00Z">
                  <w:rPr>
                    <w:rFonts w:eastAsia="Times New Roman" w:cs="Times New Roman"/>
                    <w:color w:val="000000" w:themeColor="text1"/>
                    <w:sz w:val="22"/>
                  </w:rPr>
                </w:rPrChange>
              </w:rPr>
              <w:t>1.004</w:t>
            </w:r>
          </w:p>
        </w:tc>
      </w:tr>
      <w:tr w:rsidR="00B60BB5" w:rsidRPr="00A60A57" w14:paraId="34215E05" w14:textId="77777777" w:rsidTr="00B60BB5">
        <w:tblPrEx>
          <w:tblPrExChange w:id="10456" w:author="tao huang" w:date="2017-09-17T10:08:00Z">
            <w:tblPrEx>
              <w:tblW w:w="10066" w:type="dxa"/>
            </w:tblPrEx>
          </w:tblPrExChange>
        </w:tblPrEx>
        <w:trPr>
          <w:trHeight w:val="20"/>
          <w:trPrChange w:id="10457" w:author="tao huang" w:date="2017-09-17T10:08:00Z">
            <w:trPr>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Change w:id="10458" w:author="tao huang" w:date="2017-09-17T10:08:00Z">
              <w:tcPr>
                <w:tcW w:w="1843" w:type="dxa"/>
                <w:gridSpan w:val="2"/>
                <w:shd w:val="clear" w:color="auto" w:fill="auto"/>
                <w:hideMark/>
              </w:tcPr>
            </w:tcPrChange>
          </w:tcPr>
          <w:p w14:paraId="035194E0" w14:textId="77777777" w:rsidR="001D611D" w:rsidRPr="00A60A57" w:rsidRDefault="001D611D">
            <w:pPr>
              <w:spacing w:after="0" w:line="360" w:lineRule="auto"/>
              <w:rPr>
                <w:rFonts w:eastAsia="Times New Roman" w:cs="Times New Roman"/>
                <w:b w:val="0"/>
                <w:color w:val="0D0D0D" w:themeColor="text1" w:themeTint="F2"/>
                <w:sz w:val="22"/>
                <w:rPrChange w:id="10459" w:author="tao huang" w:date="2017-09-17T12:05:00Z">
                  <w:rPr>
                    <w:rFonts w:eastAsia="Times New Roman" w:cs="Times New Roman"/>
                    <w:b w:val="0"/>
                    <w:color w:val="000000" w:themeColor="text1"/>
                    <w:sz w:val="22"/>
                  </w:rPr>
                </w:rPrChange>
              </w:rPr>
              <w:pPrChange w:id="10460" w:author="tao huang" w:date="2017-09-16T12:49:00Z">
                <w:pPr>
                  <w:spacing w:after="0" w:line="240" w:lineRule="auto"/>
                </w:pPr>
              </w:pPrChange>
            </w:pPr>
            <w:r w:rsidRPr="00A60A57">
              <w:rPr>
                <w:rFonts w:eastAsia="Times New Roman" w:cs="Times New Roman"/>
                <w:b w:val="0"/>
                <w:color w:val="0D0D0D" w:themeColor="text1" w:themeTint="F2"/>
                <w:sz w:val="22"/>
                <w:rPrChange w:id="10461" w:author="tao huang" w:date="2017-09-17T12:05:00Z">
                  <w:rPr>
                    <w:rFonts w:eastAsia="Times New Roman" w:cs="Times New Roman"/>
                    <w:color w:val="000000" w:themeColor="text1"/>
                    <w:sz w:val="22"/>
                  </w:rPr>
                </w:rPrChange>
              </w:rPr>
              <w:t>ADL-intra-IC</w:t>
            </w:r>
          </w:p>
        </w:tc>
        <w:tc>
          <w:tcPr>
            <w:tcW w:w="705" w:type="dxa"/>
            <w:shd w:val="clear" w:color="auto" w:fill="auto"/>
            <w:hideMark/>
            <w:tcPrChange w:id="10462" w:author="tao huang" w:date="2017-09-17T10:08:00Z">
              <w:tcPr>
                <w:tcW w:w="705" w:type="dxa"/>
                <w:gridSpan w:val="3"/>
                <w:shd w:val="clear" w:color="auto" w:fill="auto"/>
                <w:hideMark/>
              </w:tcPr>
            </w:tcPrChange>
          </w:tcPr>
          <w:p w14:paraId="6BC90135"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463" w:author="tao huang" w:date="2017-09-17T12:05:00Z">
                  <w:rPr>
                    <w:rFonts w:eastAsia="Times New Roman" w:cs="Times New Roman"/>
                    <w:color w:val="000000" w:themeColor="text1"/>
                    <w:sz w:val="22"/>
                  </w:rPr>
                </w:rPrChange>
              </w:rPr>
              <w:pPrChange w:id="10464"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465" w:author="tao huang" w:date="2017-09-17T12:05:00Z">
                  <w:rPr>
                    <w:rFonts w:eastAsia="Times New Roman" w:cs="Times New Roman"/>
                    <w:color w:val="000000" w:themeColor="text1"/>
                    <w:sz w:val="22"/>
                  </w:rPr>
                </w:rPrChange>
              </w:rPr>
              <w:t>8.87</w:t>
            </w:r>
          </w:p>
        </w:tc>
        <w:tc>
          <w:tcPr>
            <w:tcW w:w="950" w:type="dxa"/>
            <w:shd w:val="clear" w:color="auto" w:fill="auto"/>
            <w:hideMark/>
            <w:tcPrChange w:id="10466" w:author="tao huang" w:date="2017-09-17T10:08:00Z">
              <w:tcPr>
                <w:tcW w:w="950" w:type="dxa"/>
                <w:gridSpan w:val="2"/>
                <w:shd w:val="clear" w:color="auto" w:fill="auto"/>
                <w:hideMark/>
              </w:tcPr>
            </w:tcPrChange>
          </w:tcPr>
          <w:p w14:paraId="19403210"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467" w:author="tao huang" w:date="2017-09-17T12:05:00Z">
                  <w:rPr>
                    <w:rFonts w:eastAsia="Times New Roman" w:cs="Times New Roman"/>
                    <w:color w:val="000000" w:themeColor="text1"/>
                    <w:sz w:val="22"/>
                  </w:rPr>
                </w:rPrChange>
              </w:rPr>
              <w:pPrChange w:id="10468"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469" w:author="tao huang" w:date="2017-09-17T12:05:00Z">
                  <w:rPr>
                    <w:rFonts w:eastAsia="Times New Roman" w:cs="Times New Roman"/>
                    <w:color w:val="000000" w:themeColor="text1"/>
                    <w:sz w:val="22"/>
                  </w:rPr>
                </w:rPrChange>
              </w:rPr>
              <w:t>38.7%</w:t>
            </w:r>
          </w:p>
        </w:tc>
        <w:tc>
          <w:tcPr>
            <w:tcW w:w="828" w:type="dxa"/>
            <w:shd w:val="clear" w:color="auto" w:fill="auto"/>
            <w:hideMark/>
            <w:tcPrChange w:id="10470" w:author="tao huang" w:date="2017-09-17T10:08:00Z">
              <w:tcPr>
                <w:tcW w:w="828" w:type="dxa"/>
                <w:gridSpan w:val="2"/>
                <w:shd w:val="clear" w:color="auto" w:fill="auto"/>
                <w:hideMark/>
              </w:tcPr>
            </w:tcPrChange>
          </w:tcPr>
          <w:p w14:paraId="4ECD5845"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471" w:author="tao huang" w:date="2017-09-17T12:05:00Z">
                  <w:rPr>
                    <w:rFonts w:eastAsia="Times New Roman" w:cs="Times New Roman"/>
                    <w:color w:val="000000" w:themeColor="text1"/>
                    <w:sz w:val="22"/>
                  </w:rPr>
                </w:rPrChange>
              </w:rPr>
              <w:pPrChange w:id="10472"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473" w:author="tao huang" w:date="2017-09-17T12:05:00Z">
                  <w:rPr>
                    <w:rFonts w:eastAsia="Times New Roman" w:cs="Times New Roman"/>
                    <w:color w:val="000000" w:themeColor="text1"/>
                    <w:sz w:val="22"/>
                  </w:rPr>
                </w:rPrChange>
              </w:rPr>
              <w:t>0.561</w:t>
            </w:r>
          </w:p>
        </w:tc>
        <w:tc>
          <w:tcPr>
            <w:tcW w:w="1623" w:type="dxa"/>
            <w:shd w:val="clear" w:color="auto" w:fill="auto"/>
            <w:hideMark/>
            <w:tcPrChange w:id="10474" w:author="tao huang" w:date="2017-09-17T10:08:00Z">
              <w:tcPr>
                <w:tcW w:w="1623" w:type="dxa"/>
                <w:gridSpan w:val="3"/>
                <w:shd w:val="clear" w:color="auto" w:fill="auto"/>
                <w:hideMark/>
              </w:tcPr>
            </w:tcPrChange>
          </w:tcPr>
          <w:p w14:paraId="36C01B58"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475" w:author="tao huang" w:date="2017-09-17T12:05:00Z">
                  <w:rPr>
                    <w:rFonts w:eastAsia="Times New Roman" w:cs="Times New Roman"/>
                    <w:color w:val="000000" w:themeColor="text1"/>
                    <w:sz w:val="22"/>
                  </w:rPr>
                </w:rPrChange>
              </w:rPr>
              <w:pPrChange w:id="10476"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477" w:author="tao huang" w:date="2017-09-17T12:05:00Z">
                  <w:rPr>
                    <w:rFonts w:eastAsia="Times New Roman" w:cs="Times New Roman"/>
                    <w:color w:val="000000" w:themeColor="text1"/>
                    <w:sz w:val="22"/>
                  </w:rPr>
                </w:rPrChange>
              </w:rPr>
              <w:t>0.970</w:t>
            </w:r>
          </w:p>
        </w:tc>
        <w:tc>
          <w:tcPr>
            <w:tcW w:w="711" w:type="dxa"/>
            <w:shd w:val="clear" w:color="auto" w:fill="auto"/>
            <w:hideMark/>
            <w:tcPrChange w:id="10478" w:author="tao huang" w:date="2017-09-17T10:08:00Z">
              <w:tcPr>
                <w:tcW w:w="711" w:type="dxa"/>
                <w:gridSpan w:val="2"/>
                <w:shd w:val="clear" w:color="auto" w:fill="auto"/>
                <w:hideMark/>
              </w:tcPr>
            </w:tcPrChange>
          </w:tcPr>
          <w:p w14:paraId="02E5D55D"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479" w:author="tao huang" w:date="2017-09-17T12:05:00Z">
                  <w:rPr>
                    <w:rFonts w:eastAsia="Times New Roman" w:cs="Times New Roman"/>
                    <w:color w:val="000000" w:themeColor="text1"/>
                    <w:sz w:val="22"/>
                  </w:rPr>
                </w:rPrChange>
              </w:rPr>
              <w:pPrChange w:id="10480"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481" w:author="tao huang" w:date="2017-09-17T12:05:00Z">
                  <w:rPr>
                    <w:rFonts w:eastAsia="Times New Roman" w:cs="Times New Roman"/>
                    <w:color w:val="000000" w:themeColor="text1"/>
                    <w:sz w:val="22"/>
                  </w:rPr>
                </w:rPrChange>
              </w:rPr>
              <w:t>51.18</w:t>
            </w:r>
          </w:p>
        </w:tc>
        <w:tc>
          <w:tcPr>
            <w:tcW w:w="950" w:type="dxa"/>
            <w:shd w:val="clear" w:color="auto" w:fill="auto"/>
            <w:hideMark/>
            <w:tcPrChange w:id="10482" w:author="tao huang" w:date="2017-09-17T10:08:00Z">
              <w:tcPr>
                <w:tcW w:w="950" w:type="dxa"/>
                <w:gridSpan w:val="2"/>
                <w:shd w:val="clear" w:color="auto" w:fill="auto"/>
                <w:hideMark/>
              </w:tcPr>
            </w:tcPrChange>
          </w:tcPr>
          <w:p w14:paraId="463714D2"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483" w:author="tao huang" w:date="2017-09-17T12:05:00Z">
                  <w:rPr>
                    <w:rFonts w:eastAsia="Times New Roman" w:cs="Times New Roman"/>
                    <w:color w:val="000000" w:themeColor="text1"/>
                    <w:sz w:val="22"/>
                  </w:rPr>
                </w:rPrChange>
              </w:rPr>
              <w:pPrChange w:id="10484"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485" w:author="tao huang" w:date="2017-09-17T12:05:00Z">
                  <w:rPr>
                    <w:rFonts w:eastAsia="Times New Roman" w:cs="Times New Roman"/>
                    <w:color w:val="000000" w:themeColor="text1"/>
                    <w:sz w:val="22"/>
                  </w:rPr>
                </w:rPrChange>
              </w:rPr>
              <w:t>46.6%</w:t>
            </w:r>
          </w:p>
        </w:tc>
        <w:tc>
          <w:tcPr>
            <w:tcW w:w="828" w:type="dxa"/>
            <w:shd w:val="clear" w:color="auto" w:fill="auto"/>
            <w:hideMark/>
            <w:tcPrChange w:id="10486" w:author="tao huang" w:date="2017-09-17T10:08:00Z">
              <w:tcPr>
                <w:tcW w:w="828" w:type="dxa"/>
                <w:gridSpan w:val="2"/>
                <w:shd w:val="clear" w:color="auto" w:fill="auto"/>
                <w:hideMark/>
              </w:tcPr>
            </w:tcPrChange>
          </w:tcPr>
          <w:p w14:paraId="4A26936F"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487" w:author="tao huang" w:date="2017-09-17T12:05:00Z">
                  <w:rPr>
                    <w:rFonts w:eastAsia="Times New Roman" w:cs="Times New Roman"/>
                    <w:color w:val="000000" w:themeColor="text1"/>
                    <w:sz w:val="22"/>
                  </w:rPr>
                </w:rPrChange>
              </w:rPr>
              <w:pPrChange w:id="10488"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489" w:author="tao huang" w:date="2017-09-17T12:05:00Z">
                  <w:rPr>
                    <w:rFonts w:eastAsia="Times New Roman" w:cs="Times New Roman"/>
                    <w:color w:val="000000" w:themeColor="text1"/>
                    <w:sz w:val="22"/>
                  </w:rPr>
                </w:rPrChange>
              </w:rPr>
              <w:t>1.613</w:t>
            </w:r>
          </w:p>
        </w:tc>
        <w:tc>
          <w:tcPr>
            <w:tcW w:w="1628" w:type="dxa"/>
            <w:shd w:val="clear" w:color="auto" w:fill="auto"/>
            <w:hideMark/>
            <w:tcPrChange w:id="10490" w:author="tao huang" w:date="2017-09-17T10:08:00Z">
              <w:tcPr>
                <w:tcW w:w="1628" w:type="dxa"/>
                <w:gridSpan w:val="3"/>
                <w:shd w:val="clear" w:color="auto" w:fill="auto"/>
                <w:hideMark/>
              </w:tcPr>
            </w:tcPrChange>
          </w:tcPr>
          <w:p w14:paraId="44F2DD52"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491" w:author="tao huang" w:date="2017-09-17T12:05:00Z">
                  <w:rPr>
                    <w:rFonts w:eastAsia="Times New Roman" w:cs="Times New Roman"/>
                    <w:color w:val="000000" w:themeColor="text1"/>
                    <w:sz w:val="22"/>
                  </w:rPr>
                </w:rPrChange>
              </w:rPr>
              <w:pPrChange w:id="10492"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493" w:author="tao huang" w:date="2017-09-17T12:05:00Z">
                  <w:rPr>
                    <w:rFonts w:eastAsia="Times New Roman" w:cs="Times New Roman"/>
                    <w:color w:val="000000" w:themeColor="text1"/>
                    <w:sz w:val="22"/>
                  </w:rPr>
                </w:rPrChange>
              </w:rPr>
              <w:t>0.940</w:t>
            </w:r>
          </w:p>
        </w:tc>
      </w:tr>
      <w:tr w:rsidR="00B60BB5" w:rsidRPr="00A60A57" w14:paraId="37598348" w14:textId="77777777" w:rsidTr="00B60BB5">
        <w:tblPrEx>
          <w:tblPrExChange w:id="10494" w:author="tao huang" w:date="2017-09-17T10:08:00Z">
            <w:tblPrEx>
              <w:tblW w:w="9808" w:type="dxa"/>
            </w:tblPrEx>
          </w:tblPrExChange>
        </w:tblPrEx>
        <w:trPr>
          <w:cnfStyle w:val="000000100000" w:firstRow="0" w:lastRow="0" w:firstColumn="0" w:lastColumn="0" w:oddVBand="0" w:evenVBand="0" w:oddHBand="1" w:evenHBand="0" w:firstRowFirstColumn="0" w:firstRowLastColumn="0" w:lastRowFirstColumn="0" w:lastRowLastColumn="0"/>
          <w:trHeight w:val="20"/>
          <w:trPrChange w:id="10495" w:author="tao huang" w:date="2017-09-17T10:08:00Z">
            <w:trPr>
              <w:gridAfter w:val="0"/>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E7E6E6" w:themeFill="background2"/>
            <w:hideMark/>
            <w:tcPrChange w:id="10496" w:author="tao huang" w:date="2017-09-17T10:08:00Z">
              <w:tcPr>
                <w:tcW w:w="0" w:type="dxa"/>
                <w:shd w:val="clear" w:color="auto" w:fill="E7E6E6" w:themeFill="background2"/>
                <w:hideMark/>
              </w:tcPr>
            </w:tcPrChange>
          </w:tcPr>
          <w:p w14:paraId="7F20A760" w14:textId="77777777" w:rsidR="001D611D" w:rsidRPr="00A60A57" w:rsidRDefault="001D611D">
            <w:pPr>
              <w:spacing w:after="0" w:line="36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0497" w:author="tao huang" w:date="2017-09-17T12:05:00Z">
                  <w:rPr>
                    <w:rFonts w:eastAsia="Times New Roman" w:cs="Times New Roman"/>
                    <w:b w:val="0"/>
                    <w:color w:val="000000" w:themeColor="text1"/>
                    <w:sz w:val="22"/>
                  </w:rPr>
                </w:rPrChange>
              </w:rPr>
              <w:pPrChange w:id="10498" w:author="tao huang" w:date="2017-09-16T12:49:00Z">
                <w:pPr>
                  <w:spacing w:after="0" w:line="240" w:lineRule="auto"/>
                  <w:cnfStyle w:val="001000100000" w:firstRow="0" w:lastRow="0" w:firstColumn="1" w:lastColumn="0" w:oddVBand="0" w:evenVBand="0" w:oddHBand="1" w:evenHBand="0" w:firstRowFirstColumn="0" w:firstRowLastColumn="0" w:lastRowFirstColumn="0" w:lastRowLastColumn="0"/>
                </w:pPr>
              </w:pPrChange>
            </w:pPr>
            <w:r w:rsidRPr="00A60A57">
              <w:rPr>
                <w:rFonts w:eastAsia="Times New Roman" w:cs="Times New Roman"/>
                <w:b w:val="0"/>
                <w:color w:val="0D0D0D" w:themeColor="text1" w:themeTint="F2"/>
                <w:sz w:val="22"/>
                <w:rPrChange w:id="10499" w:author="tao huang" w:date="2017-09-17T12:05:00Z">
                  <w:rPr>
                    <w:rFonts w:eastAsia="Times New Roman" w:cs="Times New Roman"/>
                    <w:color w:val="000000" w:themeColor="text1"/>
                    <w:sz w:val="22"/>
                  </w:rPr>
                </w:rPrChange>
              </w:rPr>
              <w:t>ADL-EWC-IC</w:t>
            </w:r>
          </w:p>
        </w:tc>
        <w:tc>
          <w:tcPr>
            <w:tcW w:w="705" w:type="dxa"/>
            <w:shd w:val="clear" w:color="auto" w:fill="E7E6E6" w:themeFill="background2"/>
            <w:hideMark/>
            <w:tcPrChange w:id="10500" w:author="tao huang" w:date="2017-09-17T10:08:00Z">
              <w:tcPr>
                <w:tcW w:w="0" w:type="dxa"/>
                <w:gridSpan w:val="3"/>
                <w:shd w:val="clear" w:color="auto" w:fill="E7E6E6" w:themeFill="background2"/>
                <w:hideMark/>
              </w:tcPr>
            </w:tcPrChange>
          </w:tcPr>
          <w:p w14:paraId="22C20B9B"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501" w:author="tao huang" w:date="2017-09-17T12:05:00Z">
                  <w:rPr>
                    <w:rFonts w:eastAsia="Times New Roman" w:cs="Times New Roman"/>
                    <w:color w:val="000000" w:themeColor="text1"/>
                    <w:sz w:val="22"/>
                  </w:rPr>
                </w:rPrChange>
              </w:rPr>
              <w:pPrChange w:id="10502"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503" w:author="tao huang" w:date="2017-09-17T12:05:00Z">
                  <w:rPr>
                    <w:rFonts w:eastAsia="Times New Roman" w:cs="Times New Roman"/>
                    <w:color w:val="000000" w:themeColor="text1"/>
                    <w:sz w:val="22"/>
                  </w:rPr>
                </w:rPrChange>
              </w:rPr>
              <w:t>8.87</w:t>
            </w:r>
          </w:p>
        </w:tc>
        <w:tc>
          <w:tcPr>
            <w:tcW w:w="950" w:type="dxa"/>
            <w:shd w:val="clear" w:color="auto" w:fill="E7E6E6" w:themeFill="background2"/>
            <w:hideMark/>
            <w:tcPrChange w:id="10504" w:author="tao huang" w:date="2017-09-17T10:08:00Z">
              <w:tcPr>
                <w:tcW w:w="0" w:type="dxa"/>
                <w:gridSpan w:val="2"/>
                <w:shd w:val="clear" w:color="auto" w:fill="E7E6E6" w:themeFill="background2"/>
                <w:hideMark/>
              </w:tcPr>
            </w:tcPrChange>
          </w:tcPr>
          <w:p w14:paraId="09440B5C"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505" w:author="tao huang" w:date="2017-09-17T12:05:00Z">
                  <w:rPr>
                    <w:rFonts w:eastAsia="Times New Roman" w:cs="Times New Roman"/>
                    <w:color w:val="000000" w:themeColor="text1"/>
                    <w:sz w:val="22"/>
                  </w:rPr>
                </w:rPrChange>
              </w:rPr>
              <w:pPrChange w:id="10506"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507" w:author="tao huang" w:date="2017-09-17T12:05:00Z">
                  <w:rPr>
                    <w:rFonts w:eastAsia="Times New Roman" w:cs="Times New Roman"/>
                    <w:color w:val="000000" w:themeColor="text1"/>
                    <w:sz w:val="22"/>
                  </w:rPr>
                </w:rPrChange>
              </w:rPr>
              <w:t>38.7%</w:t>
            </w:r>
          </w:p>
        </w:tc>
        <w:tc>
          <w:tcPr>
            <w:tcW w:w="828" w:type="dxa"/>
            <w:shd w:val="clear" w:color="auto" w:fill="E7E6E6" w:themeFill="background2"/>
            <w:hideMark/>
            <w:tcPrChange w:id="10508" w:author="tao huang" w:date="2017-09-17T10:08:00Z">
              <w:tcPr>
                <w:tcW w:w="0" w:type="dxa"/>
                <w:gridSpan w:val="2"/>
                <w:shd w:val="clear" w:color="auto" w:fill="E7E6E6" w:themeFill="background2"/>
                <w:hideMark/>
              </w:tcPr>
            </w:tcPrChange>
          </w:tcPr>
          <w:p w14:paraId="127477EE"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509" w:author="tao huang" w:date="2017-09-17T12:05:00Z">
                  <w:rPr>
                    <w:rFonts w:eastAsia="Times New Roman" w:cs="Times New Roman"/>
                    <w:color w:val="000000" w:themeColor="text1"/>
                    <w:sz w:val="22"/>
                  </w:rPr>
                </w:rPrChange>
              </w:rPr>
              <w:pPrChange w:id="10510"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511" w:author="tao huang" w:date="2017-09-17T12:05:00Z">
                  <w:rPr>
                    <w:rFonts w:eastAsia="Times New Roman" w:cs="Times New Roman"/>
                    <w:color w:val="000000" w:themeColor="text1"/>
                    <w:sz w:val="22"/>
                  </w:rPr>
                </w:rPrChange>
              </w:rPr>
              <w:t>0.561</w:t>
            </w:r>
          </w:p>
        </w:tc>
        <w:tc>
          <w:tcPr>
            <w:tcW w:w="1623" w:type="dxa"/>
            <w:shd w:val="clear" w:color="auto" w:fill="E7E6E6" w:themeFill="background2"/>
            <w:hideMark/>
            <w:tcPrChange w:id="10512" w:author="tao huang" w:date="2017-09-17T10:08:00Z">
              <w:tcPr>
                <w:tcW w:w="1423" w:type="dxa"/>
                <w:gridSpan w:val="2"/>
                <w:shd w:val="clear" w:color="auto" w:fill="E7E6E6" w:themeFill="background2"/>
                <w:hideMark/>
              </w:tcPr>
            </w:tcPrChange>
          </w:tcPr>
          <w:p w14:paraId="19299F15"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513" w:author="tao huang" w:date="2017-09-17T12:05:00Z">
                  <w:rPr>
                    <w:rFonts w:eastAsia="Times New Roman" w:cs="Times New Roman"/>
                    <w:color w:val="000000" w:themeColor="text1"/>
                    <w:sz w:val="22"/>
                  </w:rPr>
                </w:rPrChange>
              </w:rPr>
              <w:pPrChange w:id="10514"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515" w:author="tao huang" w:date="2017-09-17T12:05:00Z">
                  <w:rPr>
                    <w:rFonts w:eastAsia="Times New Roman" w:cs="Times New Roman"/>
                    <w:color w:val="000000" w:themeColor="text1"/>
                    <w:sz w:val="22"/>
                  </w:rPr>
                </w:rPrChange>
              </w:rPr>
              <w:t>0.970</w:t>
            </w:r>
          </w:p>
        </w:tc>
        <w:tc>
          <w:tcPr>
            <w:tcW w:w="711" w:type="dxa"/>
            <w:shd w:val="clear" w:color="auto" w:fill="E7E6E6" w:themeFill="background2"/>
            <w:hideMark/>
            <w:tcPrChange w:id="10516" w:author="tao huang" w:date="2017-09-17T10:08:00Z">
              <w:tcPr>
                <w:tcW w:w="0" w:type="dxa"/>
                <w:gridSpan w:val="3"/>
                <w:shd w:val="clear" w:color="auto" w:fill="E7E6E6" w:themeFill="background2"/>
                <w:hideMark/>
              </w:tcPr>
            </w:tcPrChange>
          </w:tcPr>
          <w:p w14:paraId="6CC8B641"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517" w:author="tao huang" w:date="2017-09-17T12:05:00Z">
                  <w:rPr>
                    <w:rFonts w:eastAsia="Times New Roman" w:cs="Times New Roman"/>
                    <w:color w:val="000000" w:themeColor="text1"/>
                    <w:sz w:val="22"/>
                  </w:rPr>
                </w:rPrChange>
              </w:rPr>
              <w:pPrChange w:id="10518"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519" w:author="tao huang" w:date="2017-09-17T12:05:00Z">
                  <w:rPr>
                    <w:rFonts w:eastAsia="Times New Roman" w:cs="Times New Roman"/>
                    <w:color w:val="000000" w:themeColor="text1"/>
                    <w:sz w:val="22"/>
                  </w:rPr>
                </w:rPrChange>
              </w:rPr>
              <w:t>50.65</w:t>
            </w:r>
          </w:p>
        </w:tc>
        <w:tc>
          <w:tcPr>
            <w:tcW w:w="950" w:type="dxa"/>
            <w:shd w:val="clear" w:color="auto" w:fill="E7E6E6" w:themeFill="background2"/>
            <w:hideMark/>
            <w:tcPrChange w:id="10520" w:author="tao huang" w:date="2017-09-17T10:08:00Z">
              <w:tcPr>
                <w:tcW w:w="0" w:type="dxa"/>
                <w:gridSpan w:val="2"/>
                <w:shd w:val="clear" w:color="auto" w:fill="E7E6E6" w:themeFill="background2"/>
                <w:hideMark/>
              </w:tcPr>
            </w:tcPrChange>
          </w:tcPr>
          <w:p w14:paraId="6B04BC58"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521" w:author="tao huang" w:date="2017-09-17T12:05:00Z">
                  <w:rPr>
                    <w:rFonts w:eastAsia="Times New Roman" w:cs="Times New Roman"/>
                    <w:color w:val="000000" w:themeColor="text1"/>
                    <w:sz w:val="22"/>
                  </w:rPr>
                </w:rPrChange>
              </w:rPr>
              <w:pPrChange w:id="10522"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523" w:author="tao huang" w:date="2017-09-17T12:05:00Z">
                  <w:rPr>
                    <w:rFonts w:eastAsia="Times New Roman" w:cs="Times New Roman"/>
                    <w:color w:val="000000" w:themeColor="text1"/>
                    <w:sz w:val="22"/>
                  </w:rPr>
                </w:rPrChange>
              </w:rPr>
              <w:t>46.5%</w:t>
            </w:r>
          </w:p>
        </w:tc>
        <w:tc>
          <w:tcPr>
            <w:tcW w:w="828" w:type="dxa"/>
            <w:shd w:val="clear" w:color="auto" w:fill="E7E6E6" w:themeFill="background2"/>
            <w:hideMark/>
            <w:tcPrChange w:id="10524" w:author="tao huang" w:date="2017-09-17T10:08:00Z">
              <w:tcPr>
                <w:tcW w:w="0" w:type="dxa"/>
                <w:gridSpan w:val="2"/>
                <w:shd w:val="clear" w:color="auto" w:fill="E7E6E6" w:themeFill="background2"/>
                <w:hideMark/>
              </w:tcPr>
            </w:tcPrChange>
          </w:tcPr>
          <w:p w14:paraId="2FBA68FE"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525" w:author="tao huang" w:date="2017-09-17T12:05:00Z">
                  <w:rPr>
                    <w:rFonts w:eastAsia="Times New Roman" w:cs="Times New Roman"/>
                    <w:color w:val="000000" w:themeColor="text1"/>
                    <w:sz w:val="22"/>
                  </w:rPr>
                </w:rPrChange>
              </w:rPr>
              <w:pPrChange w:id="10526"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527" w:author="tao huang" w:date="2017-09-17T12:05:00Z">
                  <w:rPr>
                    <w:rFonts w:eastAsia="Times New Roman" w:cs="Times New Roman"/>
                    <w:color w:val="000000" w:themeColor="text1"/>
                    <w:sz w:val="22"/>
                  </w:rPr>
                </w:rPrChange>
              </w:rPr>
              <w:t>1.613</w:t>
            </w:r>
          </w:p>
        </w:tc>
        <w:tc>
          <w:tcPr>
            <w:tcW w:w="1628" w:type="dxa"/>
            <w:shd w:val="clear" w:color="auto" w:fill="E7E6E6" w:themeFill="background2"/>
            <w:hideMark/>
            <w:tcPrChange w:id="10528" w:author="tao huang" w:date="2017-09-17T10:08:00Z">
              <w:tcPr>
                <w:tcW w:w="1428" w:type="dxa"/>
                <w:gridSpan w:val="3"/>
                <w:shd w:val="clear" w:color="auto" w:fill="E7E6E6" w:themeFill="background2"/>
                <w:hideMark/>
              </w:tcPr>
            </w:tcPrChange>
          </w:tcPr>
          <w:p w14:paraId="1D5A96D7"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529" w:author="tao huang" w:date="2017-09-17T12:05:00Z">
                  <w:rPr>
                    <w:rFonts w:eastAsia="Times New Roman" w:cs="Times New Roman"/>
                    <w:color w:val="000000" w:themeColor="text1"/>
                    <w:sz w:val="22"/>
                  </w:rPr>
                </w:rPrChange>
              </w:rPr>
              <w:pPrChange w:id="10530"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531" w:author="tao huang" w:date="2017-09-17T12:05:00Z">
                  <w:rPr>
                    <w:rFonts w:eastAsia="Times New Roman" w:cs="Times New Roman"/>
                    <w:color w:val="000000" w:themeColor="text1"/>
                    <w:sz w:val="22"/>
                  </w:rPr>
                </w:rPrChange>
              </w:rPr>
              <w:t>0.929</w:t>
            </w:r>
          </w:p>
        </w:tc>
      </w:tr>
    </w:tbl>
    <w:p w14:paraId="000E3E72" w14:textId="77777777" w:rsidR="00B34A26" w:rsidRPr="00A60A57" w:rsidRDefault="00B34A26">
      <w:pPr>
        <w:spacing w:after="0" w:line="360" w:lineRule="auto"/>
        <w:rPr>
          <w:color w:val="0D0D0D" w:themeColor="text1" w:themeTint="F2"/>
          <w:sz w:val="22"/>
          <w:rPrChange w:id="10532" w:author="tao huang" w:date="2017-09-17T12:05:00Z">
            <w:rPr>
              <w:color w:val="000000" w:themeColor="text1"/>
              <w:szCs w:val="24"/>
            </w:rPr>
          </w:rPrChange>
        </w:rPr>
      </w:pPr>
    </w:p>
    <w:p w14:paraId="3D7E545C" w14:textId="16ECF405" w:rsidR="00D62DA4" w:rsidRPr="00A60A57" w:rsidRDefault="00DC4342">
      <w:pPr>
        <w:spacing w:after="0" w:line="360" w:lineRule="auto"/>
        <w:rPr>
          <w:color w:val="0D0D0D" w:themeColor="text1" w:themeTint="F2"/>
          <w:sz w:val="22"/>
          <w:rPrChange w:id="10533" w:author="tao huang" w:date="2017-09-17T12:05:00Z">
            <w:rPr>
              <w:color w:val="000000" w:themeColor="text1"/>
              <w:szCs w:val="24"/>
            </w:rPr>
          </w:rPrChange>
        </w:rPr>
      </w:pPr>
      <w:r w:rsidRPr="00A60A57">
        <w:rPr>
          <w:color w:val="0D0D0D" w:themeColor="text1" w:themeTint="F2"/>
          <w:sz w:val="22"/>
          <w:rPrChange w:id="10534" w:author="tao huang" w:date="2017-09-17T12:05:00Z">
            <w:rPr>
              <w:color w:val="000000" w:themeColor="text1"/>
              <w:szCs w:val="24"/>
            </w:rPr>
          </w:rPrChange>
        </w:rPr>
        <w:lastRenderedPageBreak/>
        <w:t xml:space="preserve">In Table </w:t>
      </w:r>
      <w:del w:id="10535" w:author="tao huang" w:date="2017-09-17T11:52:00Z">
        <w:r w:rsidRPr="00A60A57" w:rsidDel="003C5E0B">
          <w:rPr>
            <w:color w:val="0D0D0D" w:themeColor="text1" w:themeTint="F2"/>
            <w:sz w:val="22"/>
            <w:rPrChange w:id="10536" w:author="tao huang" w:date="2017-09-17T12:05:00Z">
              <w:rPr>
                <w:color w:val="000000" w:themeColor="text1"/>
                <w:szCs w:val="24"/>
              </w:rPr>
            </w:rPrChange>
          </w:rPr>
          <w:delText>6</w:delText>
        </w:r>
      </w:del>
      <w:ins w:id="10537" w:author="tao huang" w:date="2017-09-17T11:52:00Z">
        <w:r w:rsidR="003C5E0B" w:rsidRPr="00A60A57">
          <w:rPr>
            <w:color w:val="0D0D0D" w:themeColor="text1" w:themeTint="F2"/>
            <w:sz w:val="22"/>
            <w:rPrChange w:id="10538" w:author="tao huang" w:date="2017-09-17T12:05:00Z">
              <w:rPr>
                <w:color w:val="385623" w:themeColor="accent6" w:themeShade="80"/>
                <w:sz w:val="22"/>
              </w:rPr>
            </w:rPrChange>
          </w:rPr>
          <w:t>5</w:t>
        </w:r>
      </w:ins>
      <w:r w:rsidR="00444B37" w:rsidRPr="00A60A57">
        <w:rPr>
          <w:color w:val="0D0D0D" w:themeColor="text1" w:themeTint="F2"/>
          <w:sz w:val="22"/>
          <w:rPrChange w:id="10539" w:author="tao huang" w:date="2017-09-17T12:05:00Z">
            <w:rPr>
              <w:color w:val="000000" w:themeColor="text1"/>
              <w:szCs w:val="24"/>
            </w:rPr>
          </w:rPrChange>
        </w:rPr>
        <w:t xml:space="preserve">, we compare the forecasting </w:t>
      </w:r>
      <w:r w:rsidRPr="00A60A57">
        <w:rPr>
          <w:color w:val="0D0D0D" w:themeColor="text1" w:themeTint="F2"/>
          <w:sz w:val="22"/>
          <w:rPrChange w:id="10540" w:author="tao huang" w:date="2017-09-17T12:05:00Z">
            <w:rPr>
              <w:color w:val="000000" w:themeColor="text1"/>
              <w:szCs w:val="24"/>
            </w:rPr>
          </w:rPrChange>
        </w:rPr>
        <w:t>performance of the ADL-</w:t>
      </w:r>
      <w:r w:rsidRPr="000A110D">
        <w:rPr>
          <w:noProof/>
          <w:color w:val="0D0D0D" w:themeColor="text1" w:themeTint="F2"/>
          <w:sz w:val="22"/>
          <w:rPrChange w:id="10541" w:author="tao huang" w:date="2017-09-17T12:16:00Z">
            <w:rPr>
              <w:color w:val="000000" w:themeColor="text1"/>
              <w:szCs w:val="24"/>
            </w:rPr>
          </w:rPrChange>
        </w:rPr>
        <w:t>intra</w:t>
      </w:r>
      <w:r w:rsidRPr="00A60A57">
        <w:rPr>
          <w:color w:val="0D0D0D" w:themeColor="text1" w:themeTint="F2"/>
          <w:sz w:val="22"/>
          <w:rPrChange w:id="10542" w:author="tao huang" w:date="2017-09-17T12:05:00Z">
            <w:rPr>
              <w:color w:val="000000" w:themeColor="text1"/>
              <w:szCs w:val="24"/>
            </w:rPr>
          </w:rPrChange>
        </w:rPr>
        <w:t xml:space="preserve"> model, the ADL-</w:t>
      </w:r>
      <w:r w:rsidRPr="000A110D">
        <w:rPr>
          <w:noProof/>
          <w:color w:val="0D0D0D" w:themeColor="text1" w:themeTint="F2"/>
          <w:sz w:val="22"/>
          <w:rPrChange w:id="10543" w:author="tao huang" w:date="2017-09-17T12:16:00Z">
            <w:rPr>
              <w:color w:val="000000" w:themeColor="text1"/>
              <w:szCs w:val="24"/>
            </w:rPr>
          </w:rPrChange>
        </w:rPr>
        <w:t>intra</w:t>
      </w:r>
      <w:r w:rsidRPr="00A60A57">
        <w:rPr>
          <w:color w:val="0D0D0D" w:themeColor="text1" w:themeTint="F2"/>
          <w:sz w:val="22"/>
          <w:rPrChange w:id="10544" w:author="tao huang" w:date="2017-09-17T12:05:00Z">
            <w:rPr>
              <w:color w:val="000000" w:themeColor="text1"/>
              <w:szCs w:val="24"/>
            </w:rPr>
          </w:rPrChange>
        </w:rPr>
        <w:t xml:space="preserve">-EWC </w:t>
      </w:r>
      <w:r w:rsidRPr="000A110D">
        <w:rPr>
          <w:noProof/>
          <w:color w:val="0D0D0D" w:themeColor="text1" w:themeTint="F2"/>
          <w:sz w:val="22"/>
          <w:rPrChange w:id="10545" w:author="tao huang" w:date="2017-09-17T12:16:00Z">
            <w:rPr>
              <w:color w:val="000000" w:themeColor="text1"/>
              <w:szCs w:val="24"/>
            </w:rPr>
          </w:rPrChange>
        </w:rPr>
        <w:t>model</w:t>
      </w:r>
      <w:ins w:id="10546" w:author="tao huang" w:date="2017-09-17T12:16:00Z">
        <w:r w:rsidR="000A110D">
          <w:rPr>
            <w:noProof/>
            <w:color w:val="0D0D0D" w:themeColor="text1" w:themeTint="F2"/>
            <w:sz w:val="22"/>
          </w:rPr>
          <w:t>,</w:t>
        </w:r>
      </w:ins>
      <w:r w:rsidRPr="00A60A57">
        <w:rPr>
          <w:color w:val="0D0D0D" w:themeColor="text1" w:themeTint="F2"/>
          <w:sz w:val="22"/>
          <w:rPrChange w:id="10547" w:author="tao huang" w:date="2017-09-17T12:05:00Z">
            <w:rPr>
              <w:color w:val="000000" w:themeColor="text1"/>
              <w:szCs w:val="24"/>
            </w:rPr>
          </w:rPrChange>
        </w:rPr>
        <w:t xml:space="preserve"> and the ADL-inter-IC model</w:t>
      </w:r>
      <w:r w:rsidR="00444B37" w:rsidRPr="00A60A57">
        <w:rPr>
          <w:color w:val="0D0D0D" w:themeColor="text1" w:themeTint="F2"/>
          <w:sz w:val="22"/>
          <w:rPrChange w:id="10548" w:author="tao huang" w:date="2017-09-17T12:05:00Z">
            <w:rPr>
              <w:color w:val="000000" w:themeColor="text1"/>
              <w:szCs w:val="24"/>
            </w:rPr>
          </w:rPrChange>
        </w:rPr>
        <w:t xml:space="preserve">, </w:t>
      </w:r>
      <w:r w:rsidRPr="00A60A57">
        <w:rPr>
          <w:color w:val="0D0D0D" w:themeColor="text1" w:themeTint="F2"/>
          <w:sz w:val="22"/>
          <w:rPrChange w:id="10549" w:author="tao huang" w:date="2017-09-17T12:05:00Z">
            <w:rPr>
              <w:color w:val="000000" w:themeColor="text1"/>
              <w:szCs w:val="24"/>
            </w:rPr>
          </w:rPrChange>
        </w:rPr>
        <w:t>for each individual product category</w:t>
      </w:r>
      <w:r w:rsidR="00444B37" w:rsidRPr="00A60A57">
        <w:rPr>
          <w:color w:val="0D0D0D" w:themeColor="text1" w:themeTint="F2"/>
          <w:sz w:val="22"/>
          <w:rPrChange w:id="10550" w:author="tao huang" w:date="2017-09-17T12:05:00Z">
            <w:rPr>
              <w:color w:val="000000" w:themeColor="text1"/>
              <w:szCs w:val="24"/>
            </w:rPr>
          </w:rPrChange>
        </w:rPr>
        <w:t xml:space="preserve">. </w:t>
      </w:r>
      <w:r w:rsidR="00C770DD" w:rsidRPr="00A60A57">
        <w:rPr>
          <w:color w:val="0D0D0D" w:themeColor="text1" w:themeTint="F2"/>
          <w:sz w:val="22"/>
          <w:rPrChange w:id="10551" w:author="tao huang" w:date="2017-09-17T12:05:00Z">
            <w:rPr>
              <w:color w:val="000000" w:themeColor="text1"/>
              <w:szCs w:val="24"/>
            </w:rPr>
          </w:rPrChange>
        </w:rPr>
        <w:t xml:space="preserve">We select the three models </w:t>
      </w:r>
      <w:r w:rsidRPr="00A60A57">
        <w:rPr>
          <w:color w:val="0D0D0D" w:themeColor="text1" w:themeTint="F2"/>
          <w:sz w:val="22"/>
          <w:rPrChange w:id="10552" w:author="tao huang" w:date="2017-09-17T12:05:00Z">
            <w:rPr>
              <w:color w:val="000000" w:themeColor="text1"/>
              <w:szCs w:val="24"/>
            </w:rPr>
          </w:rPrChange>
        </w:rPr>
        <w:t>because</w:t>
      </w:r>
      <w:r w:rsidR="00C770DD" w:rsidRPr="00A60A57">
        <w:rPr>
          <w:color w:val="0D0D0D" w:themeColor="text1" w:themeTint="F2"/>
          <w:sz w:val="22"/>
          <w:rPrChange w:id="10553" w:author="tao huang" w:date="2017-09-17T12:05:00Z">
            <w:rPr>
              <w:color w:val="000000" w:themeColor="text1"/>
              <w:szCs w:val="24"/>
            </w:rPr>
          </w:rPrChange>
        </w:rPr>
        <w:t xml:space="preserve"> the ADL-</w:t>
      </w:r>
      <w:r w:rsidR="00C770DD" w:rsidRPr="000A110D">
        <w:rPr>
          <w:noProof/>
          <w:color w:val="0D0D0D" w:themeColor="text1" w:themeTint="F2"/>
          <w:sz w:val="22"/>
          <w:rPrChange w:id="10554" w:author="tao huang" w:date="2017-09-17T12:16:00Z">
            <w:rPr>
              <w:color w:val="000000" w:themeColor="text1"/>
              <w:szCs w:val="24"/>
            </w:rPr>
          </w:rPrChange>
        </w:rPr>
        <w:t>intra</w:t>
      </w:r>
      <w:r w:rsidR="00C770DD" w:rsidRPr="00A60A57">
        <w:rPr>
          <w:color w:val="0D0D0D" w:themeColor="text1" w:themeTint="F2"/>
          <w:sz w:val="22"/>
          <w:rPrChange w:id="10555" w:author="tao huang" w:date="2017-09-17T12:05:00Z">
            <w:rPr>
              <w:color w:val="000000" w:themeColor="text1"/>
              <w:szCs w:val="24"/>
            </w:rPr>
          </w:rPrChange>
        </w:rPr>
        <w:t xml:space="preserve">-EWC model and the ADL-inter-IC model are the models with best forecasting performance </w:t>
      </w:r>
      <w:r w:rsidR="008D1B7A" w:rsidRPr="00A60A57">
        <w:rPr>
          <w:color w:val="0D0D0D" w:themeColor="text1" w:themeTint="F2"/>
          <w:sz w:val="22"/>
          <w:rPrChange w:id="10556" w:author="tao huang" w:date="2017-09-17T12:05:00Z">
            <w:rPr>
              <w:color w:val="000000" w:themeColor="text1"/>
              <w:szCs w:val="24"/>
            </w:rPr>
          </w:rPrChange>
        </w:rPr>
        <w:t xml:space="preserve">overall </w:t>
      </w:r>
      <w:r w:rsidR="00C770DD" w:rsidRPr="00A60A57">
        <w:rPr>
          <w:color w:val="0D0D0D" w:themeColor="text1" w:themeTint="F2"/>
          <w:sz w:val="22"/>
          <w:rPrChange w:id="10557" w:author="tao huang" w:date="2017-09-17T12:05:00Z">
            <w:rPr>
              <w:color w:val="000000" w:themeColor="text1"/>
              <w:szCs w:val="24"/>
            </w:rPr>
          </w:rPrChange>
        </w:rPr>
        <w:t>and the ADL-</w:t>
      </w:r>
      <w:r w:rsidR="00C770DD" w:rsidRPr="000A110D">
        <w:rPr>
          <w:noProof/>
          <w:color w:val="0D0D0D" w:themeColor="text1" w:themeTint="F2"/>
          <w:sz w:val="22"/>
          <w:rPrChange w:id="10558" w:author="tao huang" w:date="2017-09-17T12:16:00Z">
            <w:rPr>
              <w:color w:val="000000" w:themeColor="text1"/>
              <w:szCs w:val="24"/>
            </w:rPr>
          </w:rPrChange>
        </w:rPr>
        <w:t>intra</w:t>
      </w:r>
      <w:r w:rsidR="00C770DD" w:rsidRPr="00A60A57">
        <w:rPr>
          <w:color w:val="0D0D0D" w:themeColor="text1" w:themeTint="F2"/>
          <w:sz w:val="22"/>
          <w:rPrChange w:id="10559" w:author="tao huang" w:date="2017-09-17T12:05:00Z">
            <w:rPr>
              <w:color w:val="000000" w:themeColor="text1"/>
              <w:szCs w:val="24"/>
            </w:rPr>
          </w:rPrChange>
        </w:rPr>
        <w:t xml:space="preserve"> model </w:t>
      </w:r>
      <w:r w:rsidR="008D1B7A" w:rsidRPr="00A60A57">
        <w:rPr>
          <w:color w:val="0D0D0D" w:themeColor="text1" w:themeTint="F2"/>
          <w:sz w:val="22"/>
          <w:rPrChange w:id="10560" w:author="tao huang" w:date="2017-09-17T12:05:00Z">
            <w:rPr>
              <w:color w:val="000000" w:themeColor="text1"/>
              <w:szCs w:val="24"/>
            </w:rPr>
          </w:rPrChange>
        </w:rPr>
        <w:t xml:space="preserve">is their counterpart model which </w:t>
      </w:r>
      <w:r w:rsidR="00C770DD" w:rsidRPr="00A60A57">
        <w:rPr>
          <w:color w:val="0D0D0D" w:themeColor="text1" w:themeTint="F2"/>
          <w:sz w:val="22"/>
          <w:rPrChange w:id="10561" w:author="tao huang" w:date="2017-09-17T12:05:00Z">
            <w:rPr>
              <w:color w:val="000000" w:themeColor="text1"/>
              <w:szCs w:val="24"/>
            </w:rPr>
          </w:rPrChange>
        </w:rPr>
        <w:t xml:space="preserve">overlooks the issue of </w:t>
      </w:r>
      <w:r w:rsidR="00C770DD" w:rsidRPr="000A110D">
        <w:rPr>
          <w:noProof/>
          <w:color w:val="0D0D0D" w:themeColor="text1" w:themeTint="F2"/>
          <w:sz w:val="22"/>
          <w:rPrChange w:id="10562" w:author="tao huang" w:date="2017-09-17T12:16:00Z">
            <w:rPr>
              <w:color w:val="000000" w:themeColor="text1"/>
              <w:szCs w:val="24"/>
            </w:rPr>
          </w:rPrChange>
        </w:rPr>
        <w:t>structural</w:t>
      </w:r>
      <w:r w:rsidR="00C770DD" w:rsidRPr="00A60A57">
        <w:rPr>
          <w:color w:val="0D0D0D" w:themeColor="text1" w:themeTint="F2"/>
          <w:sz w:val="22"/>
          <w:rPrChange w:id="10563" w:author="tao huang" w:date="2017-09-17T12:05:00Z">
            <w:rPr>
              <w:color w:val="000000" w:themeColor="text1"/>
              <w:szCs w:val="24"/>
            </w:rPr>
          </w:rPrChange>
        </w:rPr>
        <w:t xml:space="preserve"> break. </w:t>
      </w:r>
      <w:r w:rsidR="008C2221" w:rsidRPr="00A60A57">
        <w:rPr>
          <w:color w:val="0D0D0D" w:themeColor="text1" w:themeTint="F2"/>
          <w:sz w:val="22"/>
          <w:rPrChange w:id="10564" w:author="tao huang" w:date="2017-09-17T12:05:00Z">
            <w:rPr>
              <w:color w:val="000000" w:themeColor="text1"/>
              <w:szCs w:val="24"/>
            </w:rPr>
          </w:rPrChange>
        </w:rPr>
        <w:t>We show the</w:t>
      </w:r>
      <w:r w:rsidR="00C770DD" w:rsidRPr="00A60A57">
        <w:rPr>
          <w:color w:val="0D0D0D" w:themeColor="text1" w:themeTint="F2"/>
          <w:sz w:val="22"/>
          <w:rPrChange w:id="10565" w:author="tao huang" w:date="2017-09-17T12:05:00Z">
            <w:rPr>
              <w:color w:val="000000" w:themeColor="text1"/>
              <w:szCs w:val="24"/>
            </w:rPr>
          </w:rPrChange>
        </w:rPr>
        <w:t xml:space="preserve"> forecasts based on one to </w:t>
      </w:r>
      <w:r w:rsidR="008D1B7A" w:rsidRPr="00A60A57">
        <w:rPr>
          <w:color w:val="0D0D0D" w:themeColor="text1" w:themeTint="F2"/>
          <w:sz w:val="22"/>
          <w:rPrChange w:id="10566" w:author="tao huang" w:date="2017-09-17T12:05:00Z">
            <w:rPr>
              <w:color w:val="000000" w:themeColor="text1"/>
              <w:szCs w:val="24"/>
            </w:rPr>
          </w:rPrChange>
        </w:rPr>
        <w:t>eight</w:t>
      </w:r>
      <w:r w:rsidR="00C770DD" w:rsidRPr="00A60A57">
        <w:rPr>
          <w:color w:val="0D0D0D" w:themeColor="text1" w:themeTint="F2"/>
          <w:sz w:val="22"/>
          <w:rPrChange w:id="10567" w:author="tao huang" w:date="2017-09-17T12:05:00Z">
            <w:rPr>
              <w:color w:val="000000" w:themeColor="text1"/>
              <w:szCs w:val="24"/>
            </w:rPr>
          </w:rPrChange>
        </w:rPr>
        <w:t xml:space="preserve"> weeks horizon</w:t>
      </w:r>
      <w:r w:rsidR="008C2221" w:rsidRPr="00A60A57">
        <w:rPr>
          <w:color w:val="0D0D0D" w:themeColor="text1" w:themeTint="F2"/>
          <w:sz w:val="22"/>
          <w:rPrChange w:id="10568" w:author="tao huang" w:date="2017-09-17T12:05:00Z">
            <w:rPr>
              <w:color w:val="000000" w:themeColor="text1"/>
              <w:szCs w:val="24"/>
            </w:rPr>
          </w:rPrChange>
        </w:rPr>
        <w:t xml:space="preserve"> for simplicity </w:t>
      </w:r>
      <w:r w:rsidR="0012754E" w:rsidRPr="00A60A57">
        <w:rPr>
          <w:color w:val="0D0D0D" w:themeColor="text1" w:themeTint="F2"/>
          <w:sz w:val="22"/>
          <w:rPrChange w:id="10569" w:author="tao huang" w:date="2017-09-17T12:05:00Z">
            <w:rPr>
              <w:color w:val="000000" w:themeColor="text1"/>
              <w:szCs w:val="24"/>
            </w:rPr>
          </w:rPrChange>
        </w:rPr>
        <w:t>and</w:t>
      </w:r>
      <w:r w:rsidR="008C2221" w:rsidRPr="00A60A57">
        <w:rPr>
          <w:color w:val="0D0D0D" w:themeColor="text1" w:themeTint="F2"/>
          <w:sz w:val="22"/>
          <w:rPrChange w:id="10570" w:author="tao huang" w:date="2017-09-17T12:05:00Z">
            <w:rPr>
              <w:color w:val="000000" w:themeColor="text1"/>
              <w:szCs w:val="24"/>
            </w:rPr>
          </w:rPrChange>
        </w:rPr>
        <w:t xml:space="preserve"> the results for other horizons are generally consistent</w:t>
      </w:r>
      <w:r w:rsidR="00C770DD" w:rsidRPr="00A60A57">
        <w:rPr>
          <w:color w:val="0D0D0D" w:themeColor="text1" w:themeTint="F2"/>
          <w:sz w:val="22"/>
          <w:rPrChange w:id="10571" w:author="tao huang" w:date="2017-09-17T12:05:00Z">
            <w:rPr>
              <w:color w:val="000000" w:themeColor="text1"/>
              <w:szCs w:val="24"/>
            </w:rPr>
          </w:rPrChange>
        </w:rPr>
        <w:t xml:space="preserve">. </w:t>
      </w:r>
      <w:r w:rsidR="00442B35" w:rsidRPr="00A60A57">
        <w:rPr>
          <w:color w:val="0D0D0D" w:themeColor="text1" w:themeTint="F2"/>
          <w:sz w:val="22"/>
          <w:rPrChange w:id="10572" w:author="tao huang" w:date="2017-09-17T12:05:00Z">
            <w:rPr>
              <w:color w:val="000000" w:themeColor="text1"/>
              <w:szCs w:val="24"/>
            </w:rPr>
          </w:rPrChange>
        </w:rPr>
        <w:t xml:space="preserve">Figure </w:t>
      </w:r>
      <w:del w:id="10573" w:author="tao huang" w:date="2017-09-17T11:53:00Z">
        <w:r w:rsidR="00442B35" w:rsidRPr="00A60A57" w:rsidDel="003C5E0B">
          <w:rPr>
            <w:color w:val="0D0D0D" w:themeColor="text1" w:themeTint="F2"/>
            <w:sz w:val="22"/>
            <w:rPrChange w:id="10574" w:author="tao huang" w:date="2017-09-17T12:05:00Z">
              <w:rPr>
                <w:color w:val="000000" w:themeColor="text1"/>
                <w:szCs w:val="24"/>
              </w:rPr>
            </w:rPrChange>
          </w:rPr>
          <w:delText xml:space="preserve">8a </w:delText>
        </w:r>
      </w:del>
      <w:ins w:id="10575" w:author="tao huang" w:date="2017-09-17T11:53:00Z">
        <w:r w:rsidR="003C5E0B" w:rsidRPr="00A60A57">
          <w:rPr>
            <w:color w:val="0D0D0D" w:themeColor="text1" w:themeTint="F2"/>
            <w:sz w:val="22"/>
            <w:rPrChange w:id="10576" w:author="tao huang" w:date="2017-09-17T12:05:00Z">
              <w:rPr>
                <w:color w:val="385623" w:themeColor="accent6" w:themeShade="80"/>
                <w:sz w:val="22"/>
              </w:rPr>
            </w:rPrChange>
          </w:rPr>
          <w:t>3</w:t>
        </w:r>
        <w:r w:rsidR="003C5E0B" w:rsidRPr="00A60A57">
          <w:rPr>
            <w:color w:val="0D0D0D" w:themeColor="text1" w:themeTint="F2"/>
            <w:sz w:val="22"/>
            <w:rPrChange w:id="10577" w:author="tao huang" w:date="2017-09-17T12:05:00Z">
              <w:rPr>
                <w:color w:val="000000" w:themeColor="text1"/>
                <w:szCs w:val="24"/>
              </w:rPr>
            </w:rPrChange>
          </w:rPr>
          <w:t xml:space="preserve"> </w:t>
        </w:r>
      </w:ins>
      <w:r w:rsidR="00442B35" w:rsidRPr="00A60A57">
        <w:rPr>
          <w:color w:val="0D0D0D" w:themeColor="text1" w:themeTint="F2"/>
          <w:sz w:val="22"/>
          <w:rPrChange w:id="10578" w:author="tao huang" w:date="2017-09-17T12:05:00Z">
            <w:rPr>
              <w:color w:val="000000" w:themeColor="text1"/>
              <w:szCs w:val="24"/>
            </w:rPr>
          </w:rPrChange>
        </w:rPr>
        <w:t xml:space="preserve">and </w:t>
      </w:r>
      <w:del w:id="10579" w:author="tao huang" w:date="2017-09-17T11:53:00Z">
        <w:r w:rsidR="00442B35" w:rsidRPr="00A60A57" w:rsidDel="003C5E0B">
          <w:rPr>
            <w:color w:val="0D0D0D" w:themeColor="text1" w:themeTint="F2"/>
            <w:sz w:val="22"/>
            <w:rPrChange w:id="10580" w:author="tao huang" w:date="2017-09-17T12:05:00Z">
              <w:rPr>
                <w:color w:val="000000" w:themeColor="text1"/>
                <w:szCs w:val="24"/>
              </w:rPr>
            </w:rPrChange>
          </w:rPr>
          <w:delText xml:space="preserve">8b </w:delText>
        </w:r>
      </w:del>
      <w:ins w:id="10581" w:author="tao huang" w:date="2017-09-17T11:53:00Z">
        <w:r w:rsidR="003C5E0B" w:rsidRPr="00A60A57">
          <w:rPr>
            <w:color w:val="0D0D0D" w:themeColor="text1" w:themeTint="F2"/>
            <w:sz w:val="22"/>
            <w:rPrChange w:id="10582" w:author="tao huang" w:date="2017-09-17T12:05:00Z">
              <w:rPr>
                <w:color w:val="385623" w:themeColor="accent6" w:themeShade="80"/>
                <w:sz w:val="22"/>
              </w:rPr>
            </w:rPrChange>
          </w:rPr>
          <w:t>4</w:t>
        </w:r>
        <w:r w:rsidR="003C5E0B" w:rsidRPr="00A60A57">
          <w:rPr>
            <w:color w:val="0D0D0D" w:themeColor="text1" w:themeTint="F2"/>
            <w:sz w:val="22"/>
            <w:rPrChange w:id="10583" w:author="tao huang" w:date="2017-09-17T12:05:00Z">
              <w:rPr>
                <w:color w:val="000000" w:themeColor="text1"/>
                <w:szCs w:val="24"/>
              </w:rPr>
            </w:rPrChange>
          </w:rPr>
          <w:t xml:space="preserve"> </w:t>
        </w:r>
      </w:ins>
      <w:r w:rsidR="00442B35" w:rsidRPr="00A60A57">
        <w:rPr>
          <w:color w:val="0D0D0D" w:themeColor="text1" w:themeTint="F2"/>
          <w:sz w:val="22"/>
          <w:rPrChange w:id="10584" w:author="tao huang" w:date="2017-09-17T12:05:00Z">
            <w:rPr>
              <w:color w:val="000000" w:themeColor="text1"/>
              <w:szCs w:val="24"/>
            </w:rPr>
          </w:rPrChange>
        </w:rPr>
        <w:t>show further details using boxplot for the MA</w:t>
      </w:r>
      <w:r w:rsidR="00B615FF" w:rsidRPr="00A60A57">
        <w:rPr>
          <w:color w:val="0D0D0D" w:themeColor="text1" w:themeTint="F2"/>
          <w:sz w:val="22"/>
          <w:rPrChange w:id="10585" w:author="tao huang" w:date="2017-09-17T12:05:00Z">
            <w:rPr>
              <w:color w:val="000000" w:themeColor="text1"/>
              <w:szCs w:val="24"/>
            </w:rPr>
          </w:rPrChange>
        </w:rPr>
        <w:t>S</w:t>
      </w:r>
      <w:r w:rsidR="00442B35" w:rsidRPr="00A60A57">
        <w:rPr>
          <w:color w:val="0D0D0D" w:themeColor="text1" w:themeTint="F2"/>
          <w:sz w:val="22"/>
          <w:rPrChange w:id="10586" w:author="tao huang" w:date="2017-09-17T12:05:00Z">
            <w:rPr>
              <w:color w:val="000000" w:themeColor="text1"/>
              <w:szCs w:val="24"/>
            </w:rPr>
          </w:rPrChange>
        </w:rPr>
        <w:t>E. In the box</w:t>
      </w:r>
      <w:r w:rsidR="00D62DA4" w:rsidRPr="00A60A57">
        <w:rPr>
          <w:color w:val="0D0D0D" w:themeColor="text1" w:themeTint="F2"/>
          <w:sz w:val="22"/>
          <w:rPrChange w:id="10587" w:author="tao huang" w:date="2017-09-17T12:05:00Z">
            <w:rPr>
              <w:color w:val="000000" w:themeColor="text1"/>
              <w:szCs w:val="24"/>
            </w:rPr>
          </w:rPrChange>
        </w:rPr>
        <w:t xml:space="preserve">plot, positive values indicate the </w:t>
      </w:r>
      <w:r w:rsidR="00442B35" w:rsidRPr="00A60A57">
        <w:rPr>
          <w:color w:val="0D0D0D" w:themeColor="text1" w:themeTint="F2"/>
          <w:sz w:val="22"/>
          <w:rPrChange w:id="10588" w:author="tao huang" w:date="2017-09-17T12:05:00Z">
            <w:rPr>
              <w:color w:val="000000" w:themeColor="text1"/>
              <w:szCs w:val="24"/>
            </w:rPr>
          </w:rPrChange>
        </w:rPr>
        <w:t>percentage improvements by the ADL-</w:t>
      </w:r>
      <w:r w:rsidR="00442B35" w:rsidRPr="000A110D">
        <w:rPr>
          <w:noProof/>
          <w:color w:val="0D0D0D" w:themeColor="text1" w:themeTint="F2"/>
          <w:sz w:val="22"/>
          <w:rPrChange w:id="10589" w:author="tao huang" w:date="2017-09-17T12:16:00Z">
            <w:rPr>
              <w:color w:val="000000" w:themeColor="text1"/>
              <w:szCs w:val="24"/>
            </w:rPr>
          </w:rPrChange>
        </w:rPr>
        <w:t>intra</w:t>
      </w:r>
      <w:r w:rsidR="00442B35" w:rsidRPr="00A60A57">
        <w:rPr>
          <w:color w:val="0D0D0D" w:themeColor="text1" w:themeTint="F2"/>
          <w:sz w:val="22"/>
          <w:rPrChange w:id="10590" w:author="tao huang" w:date="2017-09-17T12:05:00Z">
            <w:rPr>
              <w:color w:val="000000" w:themeColor="text1"/>
              <w:szCs w:val="24"/>
            </w:rPr>
          </w:rPrChange>
        </w:rPr>
        <w:t>-EWC model or the ADL-intra-IC model compared to the ADL-</w:t>
      </w:r>
      <w:r w:rsidR="00442B35" w:rsidRPr="000A110D">
        <w:rPr>
          <w:noProof/>
          <w:color w:val="0D0D0D" w:themeColor="text1" w:themeTint="F2"/>
          <w:sz w:val="22"/>
          <w:rPrChange w:id="10591" w:author="tao huang" w:date="2017-09-17T12:16:00Z">
            <w:rPr>
              <w:color w:val="000000" w:themeColor="text1"/>
              <w:szCs w:val="24"/>
            </w:rPr>
          </w:rPrChange>
        </w:rPr>
        <w:t>intra</w:t>
      </w:r>
      <w:r w:rsidR="00442B35" w:rsidRPr="00A60A57">
        <w:rPr>
          <w:color w:val="0D0D0D" w:themeColor="text1" w:themeTint="F2"/>
          <w:sz w:val="22"/>
          <w:rPrChange w:id="10592" w:author="tao huang" w:date="2017-09-17T12:05:00Z">
            <w:rPr>
              <w:color w:val="000000" w:themeColor="text1"/>
              <w:szCs w:val="24"/>
            </w:rPr>
          </w:rPrChange>
        </w:rPr>
        <w:t xml:space="preserve"> model.</w:t>
      </w:r>
      <w:r w:rsidR="008C2221" w:rsidRPr="00A60A57">
        <w:rPr>
          <w:color w:val="0D0D0D" w:themeColor="text1" w:themeTint="F2"/>
          <w:sz w:val="22"/>
          <w:rPrChange w:id="10593" w:author="tao huang" w:date="2017-09-17T12:05:00Z">
            <w:rPr>
              <w:color w:val="000000" w:themeColor="text1"/>
              <w:szCs w:val="24"/>
            </w:rPr>
          </w:rPrChange>
        </w:rPr>
        <w:t xml:space="preserve"> </w:t>
      </w:r>
      <w:r w:rsidR="00D62DA4" w:rsidRPr="00A60A57">
        <w:rPr>
          <w:color w:val="0D0D0D" w:themeColor="text1" w:themeTint="F2"/>
          <w:sz w:val="22"/>
          <w:rPrChange w:id="10594" w:author="tao huang" w:date="2017-09-17T12:05:00Z">
            <w:rPr>
              <w:color w:val="000000" w:themeColor="text1"/>
              <w:szCs w:val="24"/>
            </w:rPr>
          </w:rPrChange>
        </w:rPr>
        <w:t>B</w:t>
      </w:r>
      <w:r w:rsidRPr="00A60A57">
        <w:rPr>
          <w:color w:val="0D0D0D" w:themeColor="text1" w:themeTint="F2"/>
          <w:sz w:val="22"/>
          <w:rPrChange w:id="10595" w:author="tao huang" w:date="2017-09-17T12:05:00Z">
            <w:rPr>
              <w:color w:val="000000" w:themeColor="text1"/>
              <w:szCs w:val="24"/>
            </w:rPr>
          </w:rPrChange>
        </w:rPr>
        <w:t xml:space="preserve">oth </w:t>
      </w:r>
      <w:r w:rsidR="00C770DD" w:rsidRPr="00A60A57">
        <w:rPr>
          <w:color w:val="0D0D0D" w:themeColor="text1" w:themeTint="F2"/>
          <w:sz w:val="22"/>
          <w:rPrChange w:id="10596" w:author="tao huang" w:date="2017-09-17T12:05:00Z">
            <w:rPr>
              <w:color w:val="000000" w:themeColor="text1"/>
              <w:szCs w:val="24"/>
            </w:rPr>
          </w:rPrChange>
        </w:rPr>
        <w:t xml:space="preserve">the </w:t>
      </w:r>
      <w:r w:rsidRPr="00A60A57">
        <w:rPr>
          <w:color w:val="0D0D0D" w:themeColor="text1" w:themeTint="F2"/>
          <w:sz w:val="22"/>
          <w:rPrChange w:id="10597" w:author="tao huang" w:date="2017-09-17T12:05:00Z">
            <w:rPr>
              <w:color w:val="000000" w:themeColor="text1"/>
              <w:szCs w:val="24"/>
            </w:rPr>
          </w:rPrChange>
        </w:rPr>
        <w:t>ADL-</w:t>
      </w:r>
      <w:r w:rsidRPr="000A110D">
        <w:rPr>
          <w:noProof/>
          <w:color w:val="0D0D0D" w:themeColor="text1" w:themeTint="F2"/>
          <w:sz w:val="22"/>
          <w:rPrChange w:id="10598" w:author="tao huang" w:date="2017-09-17T12:16:00Z">
            <w:rPr>
              <w:color w:val="000000" w:themeColor="text1"/>
              <w:szCs w:val="24"/>
            </w:rPr>
          </w:rPrChange>
        </w:rPr>
        <w:t>intra</w:t>
      </w:r>
      <w:r w:rsidRPr="00A60A57">
        <w:rPr>
          <w:color w:val="0D0D0D" w:themeColor="text1" w:themeTint="F2"/>
          <w:sz w:val="22"/>
          <w:rPrChange w:id="10599" w:author="tao huang" w:date="2017-09-17T12:05:00Z">
            <w:rPr>
              <w:color w:val="000000" w:themeColor="text1"/>
              <w:szCs w:val="24"/>
            </w:rPr>
          </w:rPrChange>
        </w:rPr>
        <w:t>-</w:t>
      </w:r>
      <w:r w:rsidR="00C770DD" w:rsidRPr="00A60A57">
        <w:rPr>
          <w:color w:val="0D0D0D" w:themeColor="text1" w:themeTint="F2"/>
          <w:sz w:val="22"/>
          <w:rPrChange w:id="10600" w:author="tao huang" w:date="2017-09-17T12:05:00Z">
            <w:rPr>
              <w:color w:val="000000" w:themeColor="text1"/>
              <w:szCs w:val="24"/>
            </w:rPr>
          </w:rPrChange>
        </w:rPr>
        <w:t>EWC</w:t>
      </w:r>
      <w:r w:rsidRPr="00A60A57">
        <w:rPr>
          <w:color w:val="0D0D0D" w:themeColor="text1" w:themeTint="F2"/>
          <w:sz w:val="22"/>
          <w:rPrChange w:id="10601" w:author="tao huang" w:date="2017-09-17T12:05:00Z">
            <w:rPr>
              <w:color w:val="000000" w:themeColor="text1"/>
              <w:szCs w:val="24"/>
            </w:rPr>
          </w:rPrChange>
        </w:rPr>
        <w:t xml:space="preserve"> </w:t>
      </w:r>
      <w:r w:rsidR="00C770DD" w:rsidRPr="00A60A57">
        <w:rPr>
          <w:color w:val="0D0D0D" w:themeColor="text1" w:themeTint="F2"/>
          <w:sz w:val="22"/>
          <w:rPrChange w:id="10602" w:author="tao huang" w:date="2017-09-17T12:05:00Z">
            <w:rPr>
              <w:color w:val="000000" w:themeColor="text1"/>
              <w:szCs w:val="24"/>
            </w:rPr>
          </w:rPrChange>
        </w:rPr>
        <w:t xml:space="preserve">model </w:t>
      </w:r>
      <w:r w:rsidRPr="00A60A57">
        <w:rPr>
          <w:color w:val="0D0D0D" w:themeColor="text1" w:themeTint="F2"/>
          <w:sz w:val="22"/>
          <w:rPrChange w:id="10603" w:author="tao huang" w:date="2017-09-17T12:05:00Z">
            <w:rPr>
              <w:color w:val="000000" w:themeColor="text1"/>
              <w:szCs w:val="24"/>
            </w:rPr>
          </w:rPrChange>
        </w:rPr>
        <w:t xml:space="preserve">and </w:t>
      </w:r>
      <w:r w:rsidR="00C770DD" w:rsidRPr="00A60A57">
        <w:rPr>
          <w:color w:val="0D0D0D" w:themeColor="text1" w:themeTint="F2"/>
          <w:sz w:val="22"/>
          <w:rPrChange w:id="10604" w:author="tao huang" w:date="2017-09-17T12:05:00Z">
            <w:rPr>
              <w:color w:val="000000" w:themeColor="text1"/>
              <w:szCs w:val="24"/>
            </w:rPr>
          </w:rPrChange>
        </w:rPr>
        <w:t xml:space="preserve">the </w:t>
      </w:r>
      <w:r w:rsidRPr="00A60A57">
        <w:rPr>
          <w:color w:val="0D0D0D" w:themeColor="text1" w:themeTint="F2"/>
          <w:sz w:val="22"/>
          <w:rPrChange w:id="10605" w:author="tao huang" w:date="2017-09-17T12:05:00Z">
            <w:rPr>
              <w:color w:val="000000" w:themeColor="text1"/>
              <w:szCs w:val="24"/>
            </w:rPr>
          </w:rPrChange>
        </w:rPr>
        <w:t>ADL-inter-</w:t>
      </w:r>
      <w:r w:rsidR="00C770DD" w:rsidRPr="00A60A57">
        <w:rPr>
          <w:color w:val="0D0D0D" w:themeColor="text1" w:themeTint="F2"/>
          <w:sz w:val="22"/>
          <w:rPrChange w:id="10606" w:author="tao huang" w:date="2017-09-17T12:05:00Z">
            <w:rPr>
              <w:color w:val="000000" w:themeColor="text1"/>
              <w:szCs w:val="24"/>
            </w:rPr>
          </w:rPrChange>
        </w:rPr>
        <w:t>IC</w:t>
      </w:r>
      <w:r w:rsidRPr="00A60A57">
        <w:rPr>
          <w:color w:val="0D0D0D" w:themeColor="text1" w:themeTint="F2"/>
          <w:sz w:val="22"/>
          <w:rPrChange w:id="10607" w:author="tao huang" w:date="2017-09-17T12:05:00Z">
            <w:rPr>
              <w:color w:val="000000" w:themeColor="text1"/>
              <w:szCs w:val="24"/>
            </w:rPr>
          </w:rPrChange>
        </w:rPr>
        <w:t xml:space="preserve"> models outperform the </w:t>
      </w:r>
      <w:r w:rsidR="00823B4E" w:rsidRPr="00A60A57">
        <w:rPr>
          <w:color w:val="0D0D0D" w:themeColor="text1" w:themeTint="F2"/>
          <w:sz w:val="22"/>
          <w:rPrChange w:id="10608" w:author="tao huang" w:date="2017-09-17T12:05:00Z">
            <w:rPr>
              <w:color w:val="000000" w:themeColor="text1"/>
              <w:szCs w:val="24"/>
            </w:rPr>
          </w:rPrChange>
        </w:rPr>
        <w:t>ADL-</w:t>
      </w:r>
      <w:r w:rsidR="00823B4E" w:rsidRPr="000A110D">
        <w:rPr>
          <w:noProof/>
          <w:color w:val="0D0D0D" w:themeColor="text1" w:themeTint="F2"/>
          <w:sz w:val="22"/>
          <w:rPrChange w:id="10609" w:author="tao huang" w:date="2017-09-17T12:16:00Z">
            <w:rPr>
              <w:color w:val="000000" w:themeColor="text1"/>
              <w:szCs w:val="24"/>
            </w:rPr>
          </w:rPrChange>
        </w:rPr>
        <w:t>intra</w:t>
      </w:r>
      <w:r w:rsidRPr="00A60A57">
        <w:rPr>
          <w:color w:val="0D0D0D" w:themeColor="text1" w:themeTint="F2"/>
          <w:sz w:val="22"/>
          <w:rPrChange w:id="10610" w:author="tao huang" w:date="2017-09-17T12:05:00Z">
            <w:rPr>
              <w:color w:val="000000" w:themeColor="text1"/>
              <w:szCs w:val="24"/>
            </w:rPr>
          </w:rPrChange>
        </w:rPr>
        <w:t xml:space="preserve"> model </w:t>
      </w:r>
      <w:r w:rsidR="00F571AE" w:rsidRPr="00A60A57">
        <w:rPr>
          <w:color w:val="0D0D0D" w:themeColor="text1" w:themeTint="F2"/>
          <w:sz w:val="22"/>
          <w:rPrChange w:id="10611" w:author="tao huang" w:date="2017-09-17T12:05:00Z">
            <w:rPr>
              <w:color w:val="000000" w:themeColor="text1"/>
              <w:szCs w:val="24"/>
            </w:rPr>
          </w:rPrChange>
        </w:rPr>
        <w:t xml:space="preserve">for </w:t>
      </w:r>
      <w:r w:rsidR="009475BE" w:rsidRPr="00A60A57">
        <w:rPr>
          <w:color w:val="0D0D0D" w:themeColor="text1" w:themeTint="F2"/>
          <w:sz w:val="22"/>
          <w:rPrChange w:id="10612" w:author="tao huang" w:date="2017-09-17T12:05:00Z">
            <w:rPr>
              <w:color w:val="000000" w:themeColor="text1"/>
              <w:szCs w:val="24"/>
            </w:rPr>
          </w:rPrChange>
        </w:rPr>
        <w:t xml:space="preserve">most </w:t>
      </w:r>
      <w:r w:rsidR="00D62DA4" w:rsidRPr="00A60A57">
        <w:rPr>
          <w:color w:val="0D0D0D" w:themeColor="text1" w:themeTint="F2"/>
          <w:sz w:val="22"/>
          <w:rPrChange w:id="10613" w:author="tao huang" w:date="2017-09-17T12:05:00Z">
            <w:rPr>
              <w:color w:val="000000" w:themeColor="text1"/>
              <w:szCs w:val="24"/>
            </w:rPr>
          </w:rPrChange>
        </w:rPr>
        <w:t>of the</w:t>
      </w:r>
      <w:r w:rsidR="00823B4E" w:rsidRPr="00A60A57">
        <w:rPr>
          <w:color w:val="0D0D0D" w:themeColor="text1" w:themeTint="F2"/>
          <w:sz w:val="22"/>
          <w:rPrChange w:id="10614" w:author="tao huang" w:date="2017-09-17T12:05:00Z">
            <w:rPr>
              <w:color w:val="000000" w:themeColor="text1"/>
              <w:szCs w:val="24"/>
            </w:rPr>
          </w:rPrChange>
        </w:rPr>
        <w:t xml:space="preserve"> </w:t>
      </w:r>
      <w:r w:rsidRPr="00A60A57">
        <w:rPr>
          <w:color w:val="0D0D0D" w:themeColor="text1" w:themeTint="F2"/>
          <w:sz w:val="22"/>
          <w:rPrChange w:id="10615" w:author="tao huang" w:date="2017-09-17T12:05:00Z">
            <w:rPr>
              <w:color w:val="000000" w:themeColor="text1"/>
              <w:szCs w:val="24"/>
            </w:rPr>
          </w:rPrChange>
        </w:rPr>
        <w:t xml:space="preserve">categories. </w:t>
      </w:r>
      <w:r w:rsidR="00D62DA4" w:rsidRPr="00A60A57">
        <w:rPr>
          <w:color w:val="0D0D0D" w:themeColor="text1" w:themeTint="F2"/>
          <w:sz w:val="22"/>
          <w:rPrChange w:id="10616" w:author="tao huang" w:date="2017-09-17T12:05:00Z">
            <w:rPr>
              <w:color w:val="000000" w:themeColor="text1"/>
              <w:szCs w:val="24"/>
            </w:rPr>
          </w:rPrChange>
        </w:rPr>
        <w:t>For</w:t>
      </w:r>
      <w:r w:rsidR="004B0056" w:rsidRPr="00A60A57">
        <w:rPr>
          <w:color w:val="0D0D0D" w:themeColor="text1" w:themeTint="F2"/>
          <w:sz w:val="22"/>
          <w:rPrChange w:id="10617" w:author="tao huang" w:date="2017-09-17T12:05:00Z">
            <w:rPr>
              <w:color w:val="000000" w:themeColor="text1"/>
              <w:szCs w:val="24"/>
            </w:rPr>
          </w:rPrChange>
        </w:rPr>
        <w:t xml:space="preserve"> example,</w:t>
      </w:r>
      <w:r w:rsidR="00D62DA4" w:rsidRPr="00A60A57">
        <w:rPr>
          <w:color w:val="0D0D0D" w:themeColor="text1" w:themeTint="F2"/>
          <w:sz w:val="22"/>
          <w:rPrChange w:id="10618" w:author="tao huang" w:date="2017-09-17T12:05:00Z">
            <w:rPr>
              <w:color w:val="000000" w:themeColor="text1"/>
              <w:szCs w:val="24"/>
            </w:rPr>
          </w:rPrChange>
        </w:rPr>
        <w:t xml:space="preserve"> the ADL-</w:t>
      </w:r>
      <w:r w:rsidR="00D62DA4" w:rsidRPr="000A110D">
        <w:rPr>
          <w:noProof/>
          <w:color w:val="0D0D0D" w:themeColor="text1" w:themeTint="F2"/>
          <w:sz w:val="22"/>
          <w:rPrChange w:id="10619" w:author="tao huang" w:date="2017-09-17T12:16:00Z">
            <w:rPr>
              <w:color w:val="000000" w:themeColor="text1"/>
              <w:szCs w:val="24"/>
            </w:rPr>
          </w:rPrChange>
        </w:rPr>
        <w:t>intra</w:t>
      </w:r>
      <w:r w:rsidR="00D62DA4" w:rsidRPr="00A60A57">
        <w:rPr>
          <w:color w:val="0D0D0D" w:themeColor="text1" w:themeTint="F2"/>
          <w:sz w:val="22"/>
          <w:rPrChange w:id="10620" w:author="tao huang" w:date="2017-09-17T12:05:00Z">
            <w:rPr>
              <w:color w:val="000000" w:themeColor="text1"/>
              <w:szCs w:val="24"/>
            </w:rPr>
          </w:rPrChange>
        </w:rPr>
        <w:t>-EWC model outperforms the ADL-</w:t>
      </w:r>
      <w:r w:rsidR="00D62DA4" w:rsidRPr="000A110D">
        <w:rPr>
          <w:noProof/>
          <w:color w:val="0D0D0D" w:themeColor="text1" w:themeTint="F2"/>
          <w:sz w:val="22"/>
          <w:rPrChange w:id="10621" w:author="tao huang" w:date="2017-09-17T12:16:00Z">
            <w:rPr>
              <w:color w:val="000000" w:themeColor="text1"/>
              <w:szCs w:val="24"/>
            </w:rPr>
          </w:rPrChange>
        </w:rPr>
        <w:t>intra</w:t>
      </w:r>
      <w:r w:rsidR="00D62DA4" w:rsidRPr="00A60A57">
        <w:rPr>
          <w:color w:val="0D0D0D" w:themeColor="text1" w:themeTint="F2"/>
          <w:sz w:val="22"/>
          <w:rPrChange w:id="10622" w:author="tao huang" w:date="2017-09-17T12:05:00Z">
            <w:rPr>
              <w:color w:val="000000" w:themeColor="text1"/>
              <w:szCs w:val="24"/>
            </w:rPr>
          </w:rPrChange>
        </w:rPr>
        <w:t xml:space="preserve"> model for 20 out of 2</w:t>
      </w:r>
      <w:r w:rsidR="004B0056" w:rsidRPr="00A60A57">
        <w:rPr>
          <w:color w:val="0D0D0D" w:themeColor="text1" w:themeTint="F2"/>
          <w:sz w:val="22"/>
          <w:rPrChange w:id="10623" w:author="tao huang" w:date="2017-09-17T12:05:00Z">
            <w:rPr>
              <w:color w:val="000000" w:themeColor="text1"/>
              <w:szCs w:val="24"/>
            </w:rPr>
          </w:rPrChange>
        </w:rPr>
        <w:t>8 product categories. The ADL-intra-IC model outperforms the ADL-</w:t>
      </w:r>
      <w:r w:rsidR="004B0056" w:rsidRPr="000A110D">
        <w:rPr>
          <w:noProof/>
          <w:color w:val="0D0D0D" w:themeColor="text1" w:themeTint="F2"/>
          <w:sz w:val="22"/>
          <w:rPrChange w:id="10624" w:author="tao huang" w:date="2017-09-17T12:16:00Z">
            <w:rPr>
              <w:color w:val="000000" w:themeColor="text1"/>
              <w:szCs w:val="24"/>
            </w:rPr>
          </w:rPrChange>
        </w:rPr>
        <w:t>intra</w:t>
      </w:r>
      <w:r w:rsidR="004B0056" w:rsidRPr="00A60A57">
        <w:rPr>
          <w:color w:val="0D0D0D" w:themeColor="text1" w:themeTint="F2"/>
          <w:sz w:val="22"/>
          <w:rPrChange w:id="10625" w:author="tao huang" w:date="2017-09-17T12:05:00Z">
            <w:rPr>
              <w:color w:val="000000" w:themeColor="text1"/>
              <w:szCs w:val="24"/>
            </w:rPr>
          </w:rPrChange>
        </w:rPr>
        <w:t xml:space="preserve"> model</w:t>
      </w:r>
      <w:r w:rsidR="00786000" w:rsidRPr="00A60A57">
        <w:rPr>
          <w:color w:val="0D0D0D" w:themeColor="text1" w:themeTint="F2"/>
          <w:sz w:val="22"/>
          <w:rPrChange w:id="10626" w:author="tao huang" w:date="2017-09-17T12:05:00Z">
            <w:rPr>
              <w:color w:val="000000" w:themeColor="text1"/>
              <w:szCs w:val="24"/>
            </w:rPr>
          </w:rPrChange>
        </w:rPr>
        <w:t xml:space="preserve"> for 19</w:t>
      </w:r>
      <w:r w:rsidR="004B0056" w:rsidRPr="00A60A57">
        <w:rPr>
          <w:color w:val="0D0D0D" w:themeColor="text1" w:themeTint="F2"/>
          <w:sz w:val="22"/>
          <w:rPrChange w:id="10627" w:author="tao huang" w:date="2017-09-17T12:05:00Z">
            <w:rPr>
              <w:color w:val="000000" w:themeColor="text1"/>
              <w:szCs w:val="24"/>
            </w:rPr>
          </w:rPrChange>
        </w:rPr>
        <w:t xml:space="preserve"> product categories.</w:t>
      </w:r>
      <w:r w:rsidR="00021BAB" w:rsidRPr="00A60A57">
        <w:rPr>
          <w:color w:val="0D0D0D" w:themeColor="text1" w:themeTint="F2"/>
          <w:sz w:val="22"/>
          <w:rPrChange w:id="10628" w:author="tao huang" w:date="2017-09-17T12:05:00Z">
            <w:rPr>
              <w:color w:val="000000" w:themeColor="text1"/>
              <w:szCs w:val="24"/>
            </w:rPr>
          </w:rPrChange>
        </w:rPr>
        <w:t xml:space="preserve"> </w:t>
      </w:r>
      <w:del w:id="10629" w:author="tao huang" w:date="2017-09-17T11:54:00Z">
        <w:r w:rsidR="00021BAB" w:rsidRPr="00A60A57" w:rsidDel="00D576E0">
          <w:rPr>
            <w:color w:val="0D0D0D" w:themeColor="text1" w:themeTint="F2"/>
            <w:sz w:val="22"/>
            <w:rPrChange w:id="10630" w:author="tao huang" w:date="2017-09-17T12:05:00Z">
              <w:rPr>
                <w:color w:val="000000" w:themeColor="text1"/>
                <w:szCs w:val="24"/>
              </w:rPr>
            </w:rPrChange>
          </w:rPr>
          <w:delText xml:space="preserve">This </w:delText>
        </w:r>
        <w:r w:rsidR="0012754E" w:rsidRPr="00A60A57" w:rsidDel="00D576E0">
          <w:rPr>
            <w:color w:val="0D0D0D" w:themeColor="text1" w:themeTint="F2"/>
            <w:sz w:val="22"/>
            <w:rPrChange w:id="10631" w:author="tao huang" w:date="2017-09-17T12:05:00Z">
              <w:rPr>
                <w:color w:val="000000" w:themeColor="text1"/>
                <w:szCs w:val="24"/>
              </w:rPr>
            </w:rPrChange>
          </w:rPr>
          <w:delText>is consistent wi</w:delText>
        </w:r>
      </w:del>
      <w:ins w:id="10632" w:author="tao huang" w:date="2017-09-17T11:55:00Z">
        <w:r w:rsidR="00D576E0" w:rsidRPr="00A60A57">
          <w:rPr>
            <w:color w:val="0D0D0D" w:themeColor="text1" w:themeTint="F2"/>
            <w:sz w:val="22"/>
            <w:rPrChange w:id="10633" w:author="tao huang" w:date="2017-09-17T12:05:00Z">
              <w:rPr>
                <w:color w:val="385623" w:themeColor="accent6" w:themeShade="80"/>
                <w:sz w:val="22"/>
              </w:rPr>
            </w:rPrChange>
          </w:rPr>
          <w:t>T</w:t>
        </w:r>
      </w:ins>
      <w:del w:id="10634" w:author="tao huang" w:date="2017-09-17T11:54:00Z">
        <w:r w:rsidR="0012754E" w:rsidRPr="00A60A57" w:rsidDel="00D576E0">
          <w:rPr>
            <w:color w:val="0D0D0D" w:themeColor="text1" w:themeTint="F2"/>
            <w:sz w:val="22"/>
            <w:rPrChange w:id="10635" w:author="tao huang" w:date="2017-09-17T12:05:00Z">
              <w:rPr>
                <w:color w:val="000000" w:themeColor="text1"/>
                <w:szCs w:val="24"/>
              </w:rPr>
            </w:rPrChange>
          </w:rPr>
          <w:delText>th</w:delText>
        </w:r>
      </w:del>
      <w:ins w:id="10636" w:author="tao huang" w:date="2017-09-17T11:54:00Z">
        <w:r w:rsidR="00D576E0" w:rsidRPr="00A60A57">
          <w:rPr>
            <w:color w:val="0D0D0D" w:themeColor="text1" w:themeTint="F2"/>
            <w:sz w:val="22"/>
            <w:rPrChange w:id="10637" w:author="tao huang" w:date="2017-09-17T12:05:00Z">
              <w:rPr>
                <w:color w:val="385623" w:themeColor="accent6" w:themeShade="80"/>
                <w:sz w:val="22"/>
              </w:rPr>
            </w:rPrChange>
          </w:rPr>
          <w:t>he ADL-</w:t>
        </w:r>
        <w:r w:rsidR="00D576E0" w:rsidRPr="000A110D">
          <w:rPr>
            <w:noProof/>
            <w:color w:val="0D0D0D" w:themeColor="text1" w:themeTint="F2"/>
            <w:sz w:val="22"/>
            <w:rPrChange w:id="10638" w:author="tao huang" w:date="2017-09-17T12:16:00Z">
              <w:rPr>
                <w:color w:val="385623" w:themeColor="accent6" w:themeShade="80"/>
                <w:sz w:val="22"/>
              </w:rPr>
            </w:rPrChange>
          </w:rPr>
          <w:t>intra</w:t>
        </w:r>
        <w:r w:rsidR="00D576E0" w:rsidRPr="00A60A57">
          <w:rPr>
            <w:color w:val="0D0D0D" w:themeColor="text1" w:themeTint="F2"/>
            <w:sz w:val="22"/>
            <w:rPrChange w:id="10639" w:author="tao huang" w:date="2017-09-17T12:05:00Z">
              <w:rPr>
                <w:color w:val="385623" w:themeColor="accent6" w:themeShade="80"/>
                <w:sz w:val="22"/>
              </w:rPr>
            </w:rPrChange>
          </w:rPr>
          <w:t>-EWC model and the ADL-inter-IC model do not outperform the ADL-</w:t>
        </w:r>
        <w:r w:rsidR="00D576E0" w:rsidRPr="000A110D">
          <w:rPr>
            <w:noProof/>
            <w:color w:val="0D0D0D" w:themeColor="text1" w:themeTint="F2"/>
            <w:sz w:val="22"/>
            <w:rPrChange w:id="10640" w:author="tao huang" w:date="2017-09-17T12:16:00Z">
              <w:rPr>
                <w:color w:val="385623" w:themeColor="accent6" w:themeShade="80"/>
                <w:sz w:val="22"/>
              </w:rPr>
            </w:rPrChange>
          </w:rPr>
          <w:t>intra</w:t>
        </w:r>
        <w:r w:rsidR="00D576E0" w:rsidRPr="00A60A57">
          <w:rPr>
            <w:color w:val="0D0D0D" w:themeColor="text1" w:themeTint="F2"/>
            <w:sz w:val="22"/>
            <w:rPrChange w:id="10641" w:author="tao huang" w:date="2017-09-17T12:05:00Z">
              <w:rPr>
                <w:color w:val="385623" w:themeColor="accent6" w:themeShade="80"/>
                <w:sz w:val="22"/>
              </w:rPr>
            </w:rPrChange>
          </w:rPr>
          <w:t xml:space="preserve"> model for </w:t>
        </w:r>
      </w:ins>
      <w:ins w:id="10642" w:author="tao huang" w:date="2017-09-17T11:55:00Z">
        <w:r w:rsidR="00D576E0" w:rsidRPr="00A60A57">
          <w:rPr>
            <w:color w:val="0D0D0D" w:themeColor="text1" w:themeTint="F2"/>
            <w:sz w:val="22"/>
            <w:rPrChange w:id="10643" w:author="tao huang" w:date="2017-09-17T12:05:00Z">
              <w:rPr>
                <w:color w:val="385623" w:themeColor="accent6" w:themeShade="80"/>
                <w:sz w:val="22"/>
              </w:rPr>
            </w:rPrChange>
          </w:rPr>
          <w:t xml:space="preserve">every </w:t>
        </w:r>
      </w:ins>
      <w:ins w:id="10644" w:author="tao huang" w:date="2017-09-17T11:54:00Z">
        <w:r w:rsidR="00D576E0" w:rsidRPr="00A60A57">
          <w:rPr>
            <w:color w:val="0D0D0D" w:themeColor="text1" w:themeTint="F2"/>
            <w:sz w:val="22"/>
            <w:rPrChange w:id="10645" w:author="tao huang" w:date="2017-09-17T12:05:00Z">
              <w:rPr>
                <w:color w:val="385623" w:themeColor="accent6" w:themeShade="80"/>
                <w:sz w:val="22"/>
              </w:rPr>
            </w:rPrChange>
          </w:rPr>
          <w:t>product ca</w:t>
        </w:r>
      </w:ins>
      <w:ins w:id="10646" w:author="tao huang" w:date="2017-09-17T11:55:00Z">
        <w:r w:rsidR="00D576E0" w:rsidRPr="00A60A57">
          <w:rPr>
            <w:color w:val="0D0D0D" w:themeColor="text1" w:themeTint="F2"/>
            <w:sz w:val="22"/>
            <w:rPrChange w:id="10647" w:author="tao huang" w:date="2017-09-17T12:05:00Z">
              <w:rPr>
                <w:color w:val="385623" w:themeColor="accent6" w:themeShade="80"/>
                <w:sz w:val="22"/>
              </w:rPr>
            </w:rPrChange>
          </w:rPr>
          <w:t xml:space="preserve">tegory due to </w:t>
        </w:r>
      </w:ins>
      <w:del w:id="10648" w:author="tao huang" w:date="2017-09-17T11:54:00Z">
        <w:r w:rsidR="00021BAB" w:rsidRPr="00A60A57" w:rsidDel="00D576E0">
          <w:rPr>
            <w:color w:val="0D0D0D" w:themeColor="text1" w:themeTint="F2"/>
            <w:sz w:val="22"/>
            <w:rPrChange w:id="10649" w:author="tao huang" w:date="2017-09-17T12:05:00Z">
              <w:rPr>
                <w:color w:val="000000" w:themeColor="text1"/>
                <w:szCs w:val="24"/>
              </w:rPr>
            </w:rPrChange>
          </w:rPr>
          <w:delText xml:space="preserve"> </w:delText>
        </w:r>
      </w:del>
      <w:r w:rsidR="00021BAB" w:rsidRPr="00A60A57">
        <w:rPr>
          <w:color w:val="0D0D0D" w:themeColor="text1" w:themeTint="F2"/>
          <w:sz w:val="22"/>
          <w:rPrChange w:id="10650" w:author="tao huang" w:date="2017-09-17T12:05:00Z">
            <w:rPr>
              <w:color w:val="000000" w:themeColor="text1"/>
              <w:szCs w:val="24"/>
            </w:rPr>
          </w:rPrChange>
        </w:rPr>
        <w:t xml:space="preserve">the heterogeneity of the data characteristics across different product categories </w:t>
      </w:r>
      <w:r w:rsidR="00021BAB" w:rsidRPr="00A60A57">
        <w:rPr>
          <w:color w:val="0D0D0D" w:themeColor="text1" w:themeTint="F2"/>
          <w:sz w:val="22"/>
          <w:rPrChange w:id="10651" w:author="tao huang" w:date="2017-09-17T12:05:00Z">
            <w:rPr>
              <w:color w:val="000000" w:themeColor="text1"/>
              <w:szCs w:val="24"/>
            </w:rPr>
          </w:rPrChange>
        </w:rPr>
        <w:fldChar w:fldCharType="begin"/>
      </w:r>
      <w:r w:rsidR="00F75C33">
        <w:rPr>
          <w:color w:val="0D0D0D" w:themeColor="text1" w:themeTint="F2"/>
          <w:sz w:val="22"/>
        </w:rPr>
        <w:instrText xml:space="preserve"> ADDIN EN.CITE &lt;EndNote&gt;&lt;Cite&gt;&lt;Author&gt;Ma&lt;/Author&gt;&lt;Year&gt;2016&lt;/Year&gt;&lt;RecNum&gt;733&lt;/RecNum&gt;&lt;Prefix&gt;e.g.`, &lt;/Prefix&gt;&lt;DisplayText&gt;(e.g., Ma et al., 2016)&lt;/DisplayText&gt;&lt;record&gt;&lt;rec-number&gt;733&lt;/rec-number&gt;&lt;foreign-keys&gt;&lt;key app="EN" db-id="fwzpfdt205x9v6eprsvv25dpxftedxv0z0a9" timestamp="0"&gt;733&lt;/key&gt;&lt;/foreign-keys&gt;&lt;ref-type name="Journal Article"&gt;17&lt;/ref-type&gt;&lt;contributors&gt;&lt;authors&gt;&lt;author&gt;Ma, Shaohui&lt;/author&gt;&lt;author&gt;Fildes, Robert&lt;/author&gt;&lt;author&gt;Huang, Tao&lt;/author&gt;&lt;/authors&gt;&lt;/contributors&gt;&lt;titles&gt;&lt;title&gt;Demand forecasting with high dimensional data: The case of SKU retail sales forecasting with intra- and inter-category promotional information&lt;/title&gt;&lt;secondary-title&gt;European Journal of Operational Research&lt;/secondary-title&gt;&lt;/titles&gt;&lt;periodical&gt;&lt;full-title&gt;European Journal of Operational Research&lt;/full-title&gt;&lt;/periodical&gt;&lt;pages&gt;245-257&lt;/pages&gt;&lt;volume&gt;249&lt;/volume&gt;&lt;number&gt;1&lt;/number&gt;&lt;dates&gt;&lt;year&gt;2016&lt;/year&gt;&lt;pub-dates&gt;&lt;date&gt;2/16/&lt;/date&gt;&lt;/pub-dates&gt;&lt;/dates&gt;&lt;isbn&gt;0377-2217&lt;/isbn&gt;&lt;urls&gt;&lt;related-urls&gt;&lt;url&gt;http://www.sciencedirect.com/science/article/pii/S0377221715007845&lt;/url&gt;&lt;/related-urls&gt;&lt;/urls&gt;&lt;electronic-resource-num&gt;http://dx.doi.org/10.1016/j.ejor.2015.08.029&lt;/electronic-resource-num&gt;&lt;/record&gt;&lt;/Cite&gt;&lt;/EndNote&gt;</w:instrText>
      </w:r>
      <w:r w:rsidR="00021BAB" w:rsidRPr="00A60A57">
        <w:rPr>
          <w:color w:val="0D0D0D" w:themeColor="text1" w:themeTint="F2"/>
          <w:sz w:val="22"/>
          <w:rPrChange w:id="10652" w:author="tao huang" w:date="2017-09-17T12:05:00Z">
            <w:rPr>
              <w:color w:val="000000" w:themeColor="text1"/>
              <w:szCs w:val="24"/>
            </w:rPr>
          </w:rPrChange>
        </w:rPr>
        <w:fldChar w:fldCharType="separate"/>
      </w:r>
      <w:r w:rsidR="00F75C33">
        <w:rPr>
          <w:noProof/>
          <w:color w:val="0D0D0D" w:themeColor="text1" w:themeTint="F2"/>
          <w:sz w:val="22"/>
        </w:rPr>
        <w:t>(</w:t>
      </w:r>
      <w:hyperlink w:anchor="_ENREF_46" w:tooltip="Ma, 2016 #733" w:history="1">
        <w:r w:rsidR="00F75C33">
          <w:rPr>
            <w:noProof/>
            <w:color w:val="0D0D0D" w:themeColor="text1" w:themeTint="F2"/>
            <w:sz w:val="22"/>
          </w:rPr>
          <w:t>e.g., Ma et al., 2016</w:t>
        </w:r>
      </w:hyperlink>
      <w:r w:rsidR="00F75C33">
        <w:rPr>
          <w:noProof/>
          <w:color w:val="0D0D0D" w:themeColor="text1" w:themeTint="F2"/>
          <w:sz w:val="22"/>
        </w:rPr>
        <w:t>)</w:t>
      </w:r>
      <w:r w:rsidR="00021BAB" w:rsidRPr="00A60A57">
        <w:rPr>
          <w:color w:val="0D0D0D" w:themeColor="text1" w:themeTint="F2"/>
          <w:sz w:val="22"/>
          <w:rPrChange w:id="10653" w:author="tao huang" w:date="2017-09-17T12:05:00Z">
            <w:rPr>
              <w:color w:val="000000" w:themeColor="text1"/>
              <w:szCs w:val="24"/>
            </w:rPr>
          </w:rPrChange>
        </w:rPr>
        <w:fldChar w:fldCharType="end"/>
      </w:r>
      <w:r w:rsidR="00021BAB" w:rsidRPr="00A60A57">
        <w:rPr>
          <w:color w:val="0D0D0D" w:themeColor="text1" w:themeTint="F2"/>
          <w:sz w:val="22"/>
          <w:rPrChange w:id="10654" w:author="tao huang" w:date="2017-09-17T12:05:00Z">
            <w:rPr>
              <w:color w:val="000000" w:themeColor="text1"/>
              <w:szCs w:val="24"/>
            </w:rPr>
          </w:rPrChange>
        </w:rPr>
        <w:t xml:space="preserve">.  </w:t>
      </w:r>
    </w:p>
    <w:p w14:paraId="32772910" w14:textId="77777777" w:rsidR="00D62DA4" w:rsidRPr="00A60A57" w:rsidRDefault="00D62DA4">
      <w:pPr>
        <w:spacing w:after="0" w:line="360" w:lineRule="auto"/>
        <w:rPr>
          <w:color w:val="0D0D0D" w:themeColor="text1" w:themeTint="F2"/>
          <w:sz w:val="22"/>
          <w:rPrChange w:id="10655" w:author="tao huang" w:date="2017-09-17T12:05:00Z">
            <w:rPr>
              <w:color w:val="000000" w:themeColor="text1"/>
              <w:szCs w:val="24"/>
            </w:rPr>
          </w:rPrChange>
        </w:rPr>
      </w:pPr>
    </w:p>
    <w:p w14:paraId="206F118C" w14:textId="77777777" w:rsidR="00665C0E" w:rsidRPr="00A60A57" w:rsidRDefault="00B533FD">
      <w:pPr>
        <w:spacing w:after="0" w:line="360" w:lineRule="auto"/>
        <w:rPr>
          <w:rFonts w:cs="Times New Roman"/>
          <w:color w:val="0D0D0D" w:themeColor="text1" w:themeTint="F2"/>
          <w:sz w:val="22"/>
          <w:rPrChange w:id="10656" w:author="tao huang" w:date="2017-09-17T12:05:00Z">
            <w:rPr>
              <w:rFonts w:cs="Times New Roman"/>
              <w:color w:val="000000" w:themeColor="text1"/>
              <w:szCs w:val="24"/>
            </w:rPr>
          </w:rPrChange>
        </w:rPr>
      </w:pPr>
      <w:r w:rsidRPr="00A60A57">
        <w:rPr>
          <w:color w:val="0D0D0D" w:themeColor="text1" w:themeTint="F2"/>
          <w:sz w:val="22"/>
          <w:rPrChange w:id="10657" w:author="tao huang" w:date="2017-09-17T12:05:00Z">
            <w:rPr>
              <w:color w:val="000000" w:themeColor="text1"/>
              <w:szCs w:val="24"/>
            </w:rPr>
          </w:rPrChange>
        </w:rPr>
        <w:t xml:space="preserve"> </w:t>
      </w:r>
      <w:r w:rsidR="00665C0E" w:rsidRPr="00A60A57">
        <w:rPr>
          <w:rFonts w:cs="Times New Roman"/>
          <w:color w:val="0D0D0D" w:themeColor="text1" w:themeTint="F2"/>
          <w:sz w:val="22"/>
          <w:rPrChange w:id="10658" w:author="tao huang" w:date="2017-09-17T12:05:00Z">
            <w:rPr>
              <w:rFonts w:cs="Times New Roman"/>
              <w:color w:val="000000" w:themeColor="text1"/>
              <w:szCs w:val="24"/>
            </w:rPr>
          </w:rPrChange>
        </w:rPr>
        <w:br w:type="page"/>
      </w:r>
    </w:p>
    <w:p w14:paraId="6000ED51" w14:textId="77777777" w:rsidR="00F65496" w:rsidRPr="00A60A57" w:rsidRDefault="00F65496">
      <w:pPr>
        <w:pStyle w:val="ListParagraph"/>
        <w:spacing w:after="0" w:line="360" w:lineRule="auto"/>
        <w:ind w:left="0"/>
        <w:rPr>
          <w:rFonts w:cs="Times New Roman"/>
          <w:color w:val="0D0D0D" w:themeColor="text1" w:themeTint="F2"/>
          <w:sz w:val="22"/>
          <w:rPrChange w:id="10659" w:author="tao huang" w:date="2017-09-17T12:05:00Z">
            <w:rPr>
              <w:rFonts w:cs="Times New Roman"/>
              <w:color w:val="000000" w:themeColor="text1"/>
              <w:szCs w:val="24"/>
            </w:rPr>
          </w:rPrChange>
        </w:rPr>
        <w:sectPr w:rsidR="00F65496" w:rsidRPr="00A60A57" w:rsidSect="00D12B4B">
          <w:pgSz w:w="11906" w:h="16838"/>
          <w:pgMar w:top="1440" w:right="1440" w:bottom="1440" w:left="1440" w:header="708" w:footer="708" w:gutter="0"/>
          <w:cols w:space="708"/>
          <w:docGrid w:linePitch="360"/>
        </w:sectPr>
      </w:pPr>
    </w:p>
    <w:p w14:paraId="1E9D24E1" w14:textId="4FA6D449" w:rsidR="00B6640D" w:rsidRPr="00A60A57" w:rsidRDefault="009716B4">
      <w:pPr>
        <w:spacing w:after="0" w:line="360" w:lineRule="auto"/>
        <w:jc w:val="center"/>
        <w:rPr>
          <w:rFonts w:cs="Times New Roman"/>
          <w:color w:val="0D0D0D" w:themeColor="text1" w:themeTint="F2"/>
          <w:sz w:val="22"/>
          <w:rPrChange w:id="10660" w:author="tao huang" w:date="2017-09-17T12:05:00Z">
            <w:rPr>
              <w:rFonts w:cs="Times New Roman"/>
              <w:color w:val="000000" w:themeColor="text1"/>
              <w:szCs w:val="24"/>
            </w:rPr>
          </w:rPrChange>
        </w:rPr>
      </w:pPr>
      <w:r w:rsidRPr="00A60A57">
        <w:rPr>
          <w:rFonts w:cs="Times New Roman"/>
          <w:color w:val="0D0D0D" w:themeColor="text1" w:themeTint="F2"/>
          <w:sz w:val="22"/>
          <w:rPrChange w:id="10661" w:author="tao huang" w:date="2017-09-17T12:05:00Z">
            <w:rPr>
              <w:rFonts w:cs="Times New Roman"/>
              <w:color w:val="000000" w:themeColor="text1"/>
              <w:szCs w:val="24"/>
            </w:rPr>
          </w:rPrChange>
        </w:rPr>
        <w:lastRenderedPageBreak/>
        <w:t xml:space="preserve">Table </w:t>
      </w:r>
      <w:del w:id="10662" w:author="tao huang" w:date="2017-09-17T11:52:00Z">
        <w:r w:rsidRPr="00A60A57" w:rsidDel="003C5E0B">
          <w:rPr>
            <w:rFonts w:cs="Times New Roman"/>
            <w:color w:val="0D0D0D" w:themeColor="text1" w:themeTint="F2"/>
            <w:sz w:val="22"/>
            <w:rPrChange w:id="10663" w:author="tao huang" w:date="2017-09-17T12:05:00Z">
              <w:rPr>
                <w:rFonts w:cs="Times New Roman"/>
                <w:color w:val="000000" w:themeColor="text1"/>
                <w:szCs w:val="24"/>
              </w:rPr>
            </w:rPrChange>
          </w:rPr>
          <w:delText>6</w:delText>
        </w:r>
      </w:del>
      <w:ins w:id="10664" w:author="tao huang" w:date="2017-09-17T11:52:00Z">
        <w:r w:rsidR="003C5E0B" w:rsidRPr="00A60A57">
          <w:rPr>
            <w:rFonts w:cs="Times New Roman"/>
            <w:color w:val="0D0D0D" w:themeColor="text1" w:themeTint="F2"/>
            <w:sz w:val="22"/>
            <w:rPrChange w:id="10665" w:author="tao huang" w:date="2017-09-17T12:05:00Z">
              <w:rPr>
                <w:rFonts w:cs="Times New Roman"/>
                <w:color w:val="000000" w:themeColor="text1"/>
                <w:sz w:val="22"/>
              </w:rPr>
            </w:rPrChange>
          </w:rPr>
          <w:t>5</w:t>
        </w:r>
      </w:ins>
      <w:r w:rsidRPr="00A60A57">
        <w:rPr>
          <w:rFonts w:cs="Times New Roman"/>
          <w:color w:val="0D0D0D" w:themeColor="text1" w:themeTint="F2"/>
          <w:sz w:val="22"/>
          <w:rPrChange w:id="10666" w:author="tao huang" w:date="2017-09-17T12:05:00Z">
            <w:rPr>
              <w:rFonts w:cs="Times New Roman"/>
              <w:color w:val="000000" w:themeColor="text1"/>
              <w:szCs w:val="24"/>
            </w:rPr>
          </w:rPrChange>
        </w:rPr>
        <w:t>.</w:t>
      </w:r>
      <w:r w:rsidRPr="00A60A57">
        <w:rPr>
          <w:rFonts w:cs="Times New Roman"/>
          <w:color w:val="0D0D0D" w:themeColor="text1" w:themeTint="F2"/>
          <w:sz w:val="22"/>
          <w:rPrChange w:id="10667" w:author="tao huang" w:date="2017-09-17T12:05:00Z">
            <w:rPr>
              <w:rFonts w:cs="Times New Roman"/>
              <w:color w:val="000000" w:themeColor="text1"/>
              <w:szCs w:val="24"/>
            </w:rPr>
          </w:rPrChange>
        </w:rPr>
        <w:tab/>
        <w:t>Comparing forecasting performance for each product category</w:t>
      </w:r>
      <w:r w:rsidR="00A67AB6" w:rsidRPr="00A60A57">
        <w:rPr>
          <w:rFonts w:cs="Times New Roman"/>
          <w:color w:val="0D0D0D" w:themeColor="text1" w:themeTint="F2"/>
          <w:sz w:val="22"/>
          <w:rPrChange w:id="10668" w:author="tao huang" w:date="2017-09-17T12:05:00Z">
            <w:rPr>
              <w:rFonts w:cs="Times New Roman"/>
              <w:color w:val="000000" w:themeColor="text1"/>
              <w:szCs w:val="24"/>
            </w:rPr>
          </w:rPrChange>
        </w:rPr>
        <w:t xml:space="preserve"> for one to </w:t>
      </w:r>
      <w:r w:rsidR="008D1B7A" w:rsidRPr="000A110D">
        <w:rPr>
          <w:rFonts w:cs="Times New Roman"/>
          <w:noProof/>
          <w:color w:val="0D0D0D" w:themeColor="text1" w:themeTint="F2"/>
          <w:sz w:val="22"/>
          <w:rPrChange w:id="10669" w:author="tao huang" w:date="2017-09-17T12:16:00Z">
            <w:rPr>
              <w:rFonts w:cs="Times New Roman"/>
              <w:color w:val="000000" w:themeColor="text1"/>
              <w:szCs w:val="24"/>
            </w:rPr>
          </w:rPrChange>
        </w:rPr>
        <w:t>eight</w:t>
      </w:r>
      <w:r w:rsidR="00A67AB6" w:rsidRPr="000A110D">
        <w:rPr>
          <w:rFonts w:cs="Times New Roman"/>
          <w:noProof/>
          <w:color w:val="0D0D0D" w:themeColor="text1" w:themeTint="F2"/>
          <w:sz w:val="22"/>
          <w:rPrChange w:id="10670" w:author="tao huang" w:date="2017-09-17T12:16:00Z">
            <w:rPr>
              <w:rFonts w:cs="Times New Roman"/>
              <w:color w:val="000000" w:themeColor="text1"/>
              <w:szCs w:val="24"/>
            </w:rPr>
          </w:rPrChange>
        </w:rPr>
        <w:t xml:space="preserve"> week</w:t>
      </w:r>
      <w:r w:rsidR="00A67AB6" w:rsidRPr="00A60A57">
        <w:rPr>
          <w:rFonts w:cs="Times New Roman"/>
          <w:color w:val="0D0D0D" w:themeColor="text1" w:themeTint="F2"/>
          <w:sz w:val="22"/>
          <w:rPrChange w:id="10671" w:author="tao huang" w:date="2017-09-17T12:05:00Z">
            <w:rPr>
              <w:rFonts w:cs="Times New Roman"/>
              <w:color w:val="000000" w:themeColor="text1"/>
              <w:szCs w:val="24"/>
            </w:rPr>
          </w:rPrChange>
        </w:rPr>
        <w:t xml:space="preserve"> forecast horizon</w:t>
      </w:r>
    </w:p>
    <w:tbl>
      <w:tblPr>
        <w:tblStyle w:val="ListTable1Light1"/>
        <w:tblW w:w="14067" w:type="dxa"/>
        <w:tblLook w:val="04A0" w:firstRow="1" w:lastRow="0" w:firstColumn="1" w:lastColumn="0" w:noHBand="0" w:noVBand="1"/>
        <w:tblPrChange w:id="10672" w:author="tao huang" w:date="2017-09-15T18:44:00Z">
          <w:tblPr>
            <w:tblStyle w:val="ListTable1Light1"/>
            <w:tblW w:w="13336" w:type="dxa"/>
            <w:tblLook w:val="04A0" w:firstRow="1" w:lastRow="0" w:firstColumn="1" w:lastColumn="0" w:noHBand="0" w:noVBand="1"/>
          </w:tblPr>
        </w:tblPrChange>
      </w:tblPr>
      <w:tblGrid>
        <w:gridCol w:w="2335"/>
        <w:gridCol w:w="711"/>
        <w:gridCol w:w="929"/>
        <w:gridCol w:w="950"/>
        <w:gridCol w:w="1390"/>
        <w:gridCol w:w="711"/>
        <w:gridCol w:w="828"/>
        <w:gridCol w:w="1005"/>
        <w:gridCol w:w="1390"/>
        <w:gridCol w:w="711"/>
        <w:gridCol w:w="828"/>
        <w:gridCol w:w="1005"/>
        <w:gridCol w:w="1390"/>
        <w:tblGridChange w:id="10673">
          <w:tblGrid>
            <w:gridCol w:w="2335"/>
            <w:gridCol w:w="28"/>
            <w:gridCol w:w="683"/>
            <w:gridCol w:w="929"/>
            <w:gridCol w:w="847"/>
            <w:gridCol w:w="103"/>
            <w:gridCol w:w="1267"/>
            <w:gridCol w:w="123"/>
            <w:gridCol w:w="711"/>
            <w:gridCol w:w="828"/>
            <w:gridCol w:w="851"/>
            <w:gridCol w:w="154"/>
            <w:gridCol w:w="1216"/>
            <w:gridCol w:w="174"/>
            <w:gridCol w:w="711"/>
            <w:gridCol w:w="828"/>
            <w:gridCol w:w="800"/>
            <w:gridCol w:w="205"/>
            <w:gridCol w:w="1165"/>
            <w:gridCol w:w="225"/>
          </w:tblGrid>
        </w:tblGridChange>
      </w:tblGrid>
      <w:tr w:rsidR="004662AA" w:rsidRPr="00A60A57" w14:paraId="42062FC4" w14:textId="77777777" w:rsidTr="00CC2A18">
        <w:trPr>
          <w:cnfStyle w:val="100000000000" w:firstRow="1" w:lastRow="0" w:firstColumn="0" w:lastColumn="0" w:oddVBand="0" w:evenVBand="0" w:oddHBand="0" w:evenHBand="0" w:firstRowFirstColumn="0" w:firstRowLastColumn="0" w:lastRowFirstColumn="0" w:lastRowLastColumn="0"/>
          <w:trHeight w:val="20"/>
          <w:trPrChange w:id="10674" w:author="tao huang" w:date="2017-09-15T18:44:00Z">
            <w:trPr>
              <w:gridAfter w:val="0"/>
              <w:trHeight w:val="20"/>
            </w:trPr>
          </w:trPrChange>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Change w:id="10675" w:author="tao huang" w:date="2017-09-15T18:44:00Z">
              <w:tcPr>
                <w:tcW w:w="2400" w:type="dxa"/>
                <w:gridSpan w:val="2"/>
                <w:shd w:val="clear" w:color="auto" w:fill="auto"/>
                <w:noWrap/>
                <w:hideMark/>
              </w:tcPr>
            </w:tcPrChange>
          </w:tcPr>
          <w:p w14:paraId="0D9C8729" w14:textId="77777777" w:rsidR="0034683F" w:rsidRPr="00A60A57" w:rsidRDefault="0034683F">
            <w:pPr>
              <w:spacing w:after="0" w:line="240" w:lineRule="auto"/>
              <w:cnfStyle w:val="101000000000" w:firstRow="1" w:lastRow="0" w:firstColumn="1"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10676" w:author="tao huang" w:date="2017-09-17T12:05:00Z">
                  <w:rPr>
                    <w:rFonts w:eastAsia="Times New Roman" w:cs="Times New Roman"/>
                    <w:b w:val="0"/>
                    <w:color w:val="000000" w:themeColor="text1"/>
                    <w:sz w:val="20"/>
                    <w:szCs w:val="20"/>
                  </w:rPr>
                </w:rPrChange>
              </w:rPr>
            </w:pPr>
          </w:p>
        </w:tc>
        <w:tc>
          <w:tcPr>
            <w:tcW w:w="2574" w:type="dxa"/>
            <w:gridSpan w:val="3"/>
            <w:shd w:val="clear" w:color="auto" w:fill="auto"/>
            <w:noWrap/>
            <w:hideMark/>
            <w:tcPrChange w:id="10677" w:author="tao huang" w:date="2017-09-15T18:44:00Z">
              <w:tcPr>
                <w:tcW w:w="2321" w:type="dxa"/>
                <w:gridSpan w:val="3"/>
                <w:shd w:val="clear" w:color="auto" w:fill="auto"/>
                <w:noWrap/>
                <w:hideMark/>
              </w:tcPr>
            </w:tcPrChange>
          </w:tcPr>
          <w:p w14:paraId="48F9E4F2" w14:textId="77777777" w:rsidR="0034683F" w:rsidRPr="00A60A57" w:rsidRDefault="0034683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10678" w:author="tao huang" w:date="2017-09-17T12:05:00Z">
                  <w:rPr>
                    <w:rFonts w:eastAsia="Times New Roman" w:cs="Times New Roman"/>
                    <w:b w:val="0"/>
                    <w:color w:val="000000" w:themeColor="text1"/>
                    <w:sz w:val="20"/>
                    <w:szCs w:val="20"/>
                  </w:rPr>
                </w:rPrChange>
              </w:rPr>
            </w:pPr>
            <w:r w:rsidRPr="00A60A57">
              <w:rPr>
                <w:rFonts w:eastAsia="Times New Roman" w:cs="Times New Roman"/>
                <w:b w:val="0"/>
                <w:color w:val="0D0D0D" w:themeColor="text1" w:themeTint="F2"/>
                <w:sz w:val="22"/>
                <w:rPrChange w:id="10679" w:author="tao huang" w:date="2017-09-17T12:05:00Z">
                  <w:rPr>
                    <w:rFonts w:eastAsia="Times New Roman" w:cs="Times New Roman"/>
                    <w:color w:val="000000" w:themeColor="text1"/>
                    <w:sz w:val="20"/>
                    <w:szCs w:val="20"/>
                  </w:rPr>
                </w:rPrChange>
              </w:rPr>
              <w:t>ADL-</w:t>
            </w:r>
            <w:r w:rsidRPr="000A110D">
              <w:rPr>
                <w:rFonts w:eastAsia="Times New Roman" w:cs="Times New Roman"/>
                <w:b w:val="0"/>
                <w:noProof/>
                <w:color w:val="0D0D0D" w:themeColor="text1" w:themeTint="F2"/>
                <w:sz w:val="22"/>
                <w:rPrChange w:id="10680" w:author="tao huang" w:date="2017-09-17T12:17:00Z">
                  <w:rPr>
                    <w:rFonts w:eastAsia="Times New Roman" w:cs="Times New Roman"/>
                    <w:color w:val="000000" w:themeColor="text1"/>
                    <w:sz w:val="20"/>
                    <w:szCs w:val="20"/>
                  </w:rPr>
                </w:rPrChange>
              </w:rPr>
              <w:t>intra</w:t>
            </w:r>
          </w:p>
        </w:tc>
        <w:tc>
          <w:tcPr>
            <w:tcW w:w="1374" w:type="dxa"/>
            <w:shd w:val="clear" w:color="auto" w:fill="auto"/>
            <w:noWrap/>
            <w:hideMark/>
            <w:tcPrChange w:id="10681" w:author="tao huang" w:date="2017-09-15T18:44:00Z">
              <w:tcPr>
                <w:tcW w:w="1283" w:type="dxa"/>
                <w:gridSpan w:val="2"/>
                <w:shd w:val="clear" w:color="auto" w:fill="auto"/>
                <w:noWrap/>
                <w:hideMark/>
              </w:tcPr>
            </w:tcPrChange>
          </w:tcPr>
          <w:p w14:paraId="35D0E278" w14:textId="77777777" w:rsidR="0034683F" w:rsidRPr="00A60A57" w:rsidRDefault="0034683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10682" w:author="tao huang" w:date="2017-09-17T12:05:00Z">
                  <w:rPr>
                    <w:rFonts w:eastAsia="Times New Roman" w:cs="Times New Roman"/>
                    <w:b w:val="0"/>
                    <w:color w:val="000000" w:themeColor="text1"/>
                    <w:sz w:val="20"/>
                    <w:szCs w:val="20"/>
                  </w:rPr>
                </w:rPrChange>
              </w:rPr>
            </w:pPr>
            <w:r w:rsidRPr="00A60A57">
              <w:rPr>
                <w:rFonts w:eastAsia="Times New Roman" w:cs="Times New Roman"/>
                <w:b w:val="0"/>
                <w:color w:val="0D0D0D" w:themeColor="text1" w:themeTint="F2"/>
                <w:sz w:val="22"/>
                <w:rPrChange w:id="10683" w:author="tao huang" w:date="2017-09-17T12:05:00Z">
                  <w:rPr>
                    <w:rFonts w:eastAsia="Times New Roman" w:cs="Times New Roman"/>
                    <w:color w:val="000000" w:themeColor="text1"/>
                    <w:sz w:val="20"/>
                    <w:szCs w:val="20"/>
                  </w:rPr>
                </w:rPrChange>
              </w:rPr>
              <w:t> </w:t>
            </w:r>
          </w:p>
        </w:tc>
        <w:tc>
          <w:tcPr>
            <w:tcW w:w="2518" w:type="dxa"/>
            <w:gridSpan w:val="3"/>
            <w:shd w:val="clear" w:color="auto" w:fill="auto"/>
            <w:noWrap/>
            <w:hideMark/>
            <w:tcPrChange w:id="10684" w:author="tao huang" w:date="2017-09-15T18:44:00Z">
              <w:tcPr>
                <w:tcW w:w="2371" w:type="dxa"/>
                <w:gridSpan w:val="4"/>
                <w:shd w:val="clear" w:color="auto" w:fill="auto"/>
                <w:noWrap/>
                <w:hideMark/>
              </w:tcPr>
            </w:tcPrChange>
          </w:tcPr>
          <w:p w14:paraId="298CE52B" w14:textId="77777777" w:rsidR="0034683F" w:rsidRPr="00A60A57" w:rsidRDefault="0034683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10685" w:author="tao huang" w:date="2017-09-17T12:05:00Z">
                  <w:rPr>
                    <w:rFonts w:eastAsia="Times New Roman" w:cs="Times New Roman"/>
                    <w:b w:val="0"/>
                    <w:color w:val="000000" w:themeColor="text1"/>
                    <w:sz w:val="20"/>
                    <w:szCs w:val="20"/>
                  </w:rPr>
                </w:rPrChange>
              </w:rPr>
            </w:pPr>
            <w:r w:rsidRPr="00A60A57">
              <w:rPr>
                <w:rFonts w:eastAsia="Times New Roman" w:cs="Times New Roman"/>
                <w:b w:val="0"/>
                <w:color w:val="0D0D0D" w:themeColor="text1" w:themeTint="F2"/>
                <w:sz w:val="22"/>
                <w:rPrChange w:id="10686" w:author="tao huang" w:date="2017-09-17T12:05:00Z">
                  <w:rPr>
                    <w:rFonts w:eastAsia="Times New Roman" w:cs="Times New Roman"/>
                    <w:color w:val="000000" w:themeColor="text1"/>
                    <w:sz w:val="20"/>
                    <w:szCs w:val="20"/>
                  </w:rPr>
                </w:rPrChange>
              </w:rPr>
              <w:t>ADL-</w:t>
            </w:r>
            <w:r w:rsidRPr="000A110D">
              <w:rPr>
                <w:rFonts w:eastAsia="Times New Roman" w:cs="Times New Roman"/>
                <w:b w:val="0"/>
                <w:noProof/>
                <w:color w:val="0D0D0D" w:themeColor="text1" w:themeTint="F2"/>
                <w:sz w:val="22"/>
                <w:rPrChange w:id="10687" w:author="tao huang" w:date="2017-09-17T12:17:00Z">
                  <w:rPr>
                    <w:rFonts w:eastAsia="Times New Roman" w:cs="Times New Roman"/>
                    <w:color w:val="000000" w:themeColor="text1"/>
                    <w:sz w:val="20"/>
                    <w:szCs w:val="20"/>
                  </w:rPr>
                </w:rPrChange>
              </w:rPr>
              <w:t>intra</w:t>
            </w:r>
            <w:r w:rsidRPr="00A60A57">
              <w:rPr>
                <w:rFonts w:eastAsia="Times New Roman" w:cs="Times New Roman"/>
                <w:b w:val="0"/>
                <w:color w:val="0D0D0D" w:themeColor="text1" w:themeTint="F2"/>
                <w:sz w:val="22"/>
                <w:rPrChange w:id="10688" w:author="tao huang" w:date="2017-09-17T12:05:00Z">
                  <w:rPr>
                    <w:rFonts w:eastAsia="Times New Roman" w:cs="Times New Roman"/>
                    <w:color w:val="000000" w:themeColor="text1"/>
                    <w:sz w:val="20"/>
                    <w:szCs w:val="20"/>
                  </w:rPr>
                </w:rPrChange>
              </w:rPr>
              <w:t>-EWC</w:t>
            </w:r>
          </w:p>
        </w:tc>
        <w:tc>
          <w:tcPr>
            <w:tcW w:w="1374" w:type="dxa"/>
            <w:shd w:val="clear" w:color="auto" w:fill="auto"/>
            <w:noWrap/>
            <w:hideMark/>
            <w:tcPrChange w:id="10689" w:author="tao huang" w:date="2017-09-15T18:44:00Z">
              <w:tcPr>
                <w:tcW w:w="1283" w:type="dxa"/>
                <w:gridSpan w:val="2"/>
                <w:shd w:val="clear" w:color="auto" w:fill="auto"/>
                <w:noWrap/>
                <w:hideMark/>
              </w:tcPr>
            </w:tcPrChange>
          </w:tcPr>
          <w:p w14:paraId="1D4078B7" w14:textId="77777777" w:rsidR="0034683F" w:rsidRPr="00A60A57" w:rsidRDefault="0034683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10690" w:author="tao huang" w:date="2017-09-17T12:05:00Z">
                  <w:rPr>
                    <w:rFonts w:eastAsia="Times New Roman" w:cs="Times New Roman"/>
                    <w:b w:val="0"/>
                    <w:color w:val="000000" w:themeColor="text1"/>
                    <w:sz w:val="20"/>
                    <w:szCs w:val="20"/>
                  </w:rPr>
                </w:rPrChange>
              </w:rPr>
            </w:pPr>
            <w:r w:rsidRPr="00A60A57">
              <w:rPr>
                <w:rFonts w:eastAsia="Times New Roman" w:cs="Times New Roman"/>
                <w:b w:val="0"/>
                <w:color w:val="0D0D0D" w:themeColor="text1" w:themeTint="F2"/>
                <w:sz w:val="22"/>
                <w:rPrChange w:id="10691" w:author="tao huang" w:date="2017-09-17T12:05:00Z">
                  <w:rPr>
                    <w:rFonts w:eastAsia="Times New Roman" w:cs="Times New Roman"/>
                    <w:color w:val="000000" w:themeColor="text1"/>
                    <w:sz w:val="20"/>
                    <w:szCs w:val="20"/>
                  </w:rPr>
                </w:rPrChange>
              </w:rPr>
              <w:t> </w:t>
            </w:r>
          </w:p>
        </w:tc>
        <w:tc>
          <w:tcPr>
            <w:tcW w:w="2518" w:type="dxa"/>
            <w:gridSpan w:val="3"/>
            <w:shd w:val="clear" w:color="auto" w:fill="auto"/>
            <w:noWrap/>
            <w:hideMark/>
            <w:tcPrChange w:id="10692" w:author="tao huang" w:date="2017-09-15T18:44:00Z">
              <w:tcPr>
                <w:tcW w:w="2395" w:type="dxa"/>
                <w:gridSpan w:val="4"/>
                <w:shd w:val="clear" w:color="auto" w:fill="auto"/>
                <w:noWrap/>
                <w:hideMark/>
              </w:tcPr>
            </w:tcPrChange>
          </w:tcPr>
          <w:p w14:paraId="4D63D301" w14:textId="77777777" w:rsidR="0034683F" w:rsidRPr="00A60A57" w:rsidRDefault="0034683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10693" w:author="tao huang" w:date="2017-09-17T12:05:00Z">
                  <w:rPr>
                    <w:rFonts w:eastAsia="Times New Roman" w:cs="Times New Roman"/>
                    <w:b w:val="0"/>
                    <w:color w:val="000000" w:themeColor="text1"/>
                    <w:sz w:val="20"/>
                    <w:szCs w:val="20"/>
                  </w:rPr>
                </w:rPrChange>
              </w:rPr>
            </w:pPr>
            <w:r w:rsidRPr="00A60A57">
              <w:rPr>
                <w:rFonts w:eastAsia="Times New Roman" w:cs="Times New Roman"/>
                <w:b w:val="0"/>
                <w:color w:val="0D0D0D" w:themeColor="text1" w:themeTint="F2"/>
                <w:sz w:val="22"/>
                <w:rPrChange w:id="10694" w:author="tao huang" w:date="2017-09-17T12:05:00Z">
                  <w:rPr>
                    <w:rFonts w:eastAsia="Times New Roman" w:cs="Times New Roman"/>
                    <w:color w:val="000000" w:themeColor="text1"/>
                    <w:sz w:val="20"/>
                    <w:szCs w:val="20"/>
                  </w:rPr>
                </w:rPrChange>
              </w:rPr>
              <w:t>ADL-intra-IC</w:t>
            </w:r>
          </w:p>
        </w:tc>
        <w:tc>
          <w:tcPr>
            <w:tcW w:w="1374" w:type="dxa"/>
            <w:shd w:val="clear" w:color="auto" w:fill="auto"/>
            <w:noWrap/>
            <w:hideMark/>
            <w:tcPrChange w:id="10695" w:author="tao huang" w:date="2017-09-15T18:44:00Z">
              <w:tcPr>
                <w:tcW w:w="1283" w:type="dxa"/>
                <w:gridSpan w:val="2"/>
                <w:shd w:val="clear" w:color="auto" w:fill="auto"/>
                <w:noWrap/>
                <w:hideMark/>
              </w:tcPr>
            </w:tcPrChange>
          </w:tcPr>
          <w:p w14:paraId="09A2B4FE" w14:textId="77777777" w:rsidR="0034683F" w:rsidRPr="00A60A57" w:rsidRDefault="0034683F">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10696" w:author="tao huang" w:date="2017-09-17T12:05:00Z">
                  <w:rPr>
                    <w:rFonts w:eastAsia="Times New Roman" w:cs="Times New Roman"/>
                    <w:b w:val="0"/>
                    <w:color w:val="000000" w:themeColor="text1"/>
                    <w:sz w:val="20"/>
                    <w:szCs w:val="20"/>
                  </w:rPr>
                </w:rPrChange>
              </w:rPr>
            </w:pPr>
            <w:r w:rsidRPr="00A60A57">
              <w:rPr>
                <w:rFonts w:eastAsia="Times New Roman" w:cs="Times New Roman"/>
                <w:b w:val="0"/>
                <w:color w:val="0D0D0D" w:themeColor="text1" w:themeTint="F2"/>
                <w:sz w:val="22"/>
                <w:rPrChange w:id="10697" w:author="tao huang" w:date="2017-09-17T12:05:00Z">
                  <w:rPr>
                    <w:rFonts w:eastAsia="Times New Roman" w:cs="Times New Roman"/>
                    <w:color w:val="000000" w:themeColor="text1"/>
                    <w:sz w:val="20"/>
                    <w:szCs w:val="20"/>
                  </w:rPr>
                </w:rPrChange>
              </w:rPr>
              <w:t> </w:t>
            </w:r>
          </w:p>
        </w:tc>
      </w:tr>
      <w:tr w:rsidR="00CC2A18" w:rsidRPr="00A60A57" w14:paraId="7EFF0A5A" w14:textId="77777777" w:rsidTr="00CC2A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02635497" w14:textId="77777777" w:rsidR="0034683F" w:rsidRPr="00A60A57" w:rsidRDefault="0034683F">
            <w:pPr>
              <w:spacing w:after="0" w:line="240" w:lineRule="auto"/>
              <w:rPr>
                <w:rFonts w:eastAsia="Times New Roman" w:cs="Times New Roman"/>
                <w:b w:val="0"/>
                <w:color w:val="0D0D0D" w:themeColor="text1" w:themeTint="F2"/>
                <w:sz w:val="22"/>
                <w:rPrChange w:id="10698" w:author="tao huang" w:date="2017-09-17T12:05:00Z">
                  <w:rPr>
                    <w:rFonts w:eastAsia="Times New Roman" w:cs="Times New Roman"/>
                    <w:b w:val="0"/>
                    <w:color w:val="000000" w:themeColor="text1"/>
                    <w:sz w:val="20"/>
                    <w:szCs w:val="20"/>
                  </w:rPr>
                </w:rPrChange>
              </w:rPr>
            </w:pPr>
            <w:r w:rsidRPr="00A60A57">
              <w:rPr>
                <w:rFonts w:eastAsia="Times New Roman" w:cs="Times New Roman"/>
                <w:b w:val="0"/>
                <w:color w:val="0D0D0D" w:themeColor="text1" w:themeTint="F2"/>
                <w:sz w:val="22"/>
                <w:rPrChange w:id="10699" w:author="tao huang" w:date="2017-09-17T12:05:00Z">
                  <w:rPr>
                    <w:rFonts w:eastAsia="Times New Roman" w:cs="Times New Roman"/>
                    <w:color w:val="000000" w:themeColor="text1"/>
                    <w:sz w:val="20"/>
                    <w:szCs w:val="20"/>
                  </w:rPr>
                </w:rPrChange>
              </w:rPr>
              <w:t> </w:t>
            </w:r>
          </w:p>
        </w:tc>
        <w:tc>
          <w:tcPr>
            <w:tcW w:w="705" w:type="dxa"/>
            <w:shd w:val="clear" w:color="auto" w:fill="auto"/>
            <w:noWrap/>
            <w:hideMark/>
          </w:tcPr>
          <w:p w14:paraId="37B0C4ED" w14:textId="77777777" w:rsidR="0034683F" w:rsidRPr="00A60A57" w:rsidRDefault="0034683F">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70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701" w:author="tao huang" w:date="2017-09-17T12:05:00Z">
                  <w:rPr>
                    <w:rFonts w:eastAsia="Times New Roman" w:cs="Times New Roman"/>
                    <w:color w:val="000000" w:themeColor="text1"/>
                    <w:sz w:val="20"/>
                    <w:szCs w:val="20"/>
                  </w:rPr>
                </w:rPrChange>
              </w:rPr>
              <w:t>MAE</w:t>
            </w:r>
          </w:p>
        </w:tc>
        <w:tc>
          <w:tcPr>
            <w:tcW w:w="929" w:type="dxa"/>
            <w:shd w:val="clear" w:color="auto" w:fill="auto"/>
            <w:noWrap/>
            <w:hideMark/>
          </w:tcPr>
          <w:p w14:paraId="137F880D" w14:textId="77777777" w:rsidR="0034683F" w:rsidRPr="00A60A57" w:rsidRDefault="0034683F">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70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703" w:author="tao huang" w:date="2017-09-17T12:05:00Z">
                  <w:rPr>
                    <w:rFonts w:eastAsia="Times New Roman" w:cs="Times New Roman"/>
                    <w:color w:val="000000" w:themeColor="text1"/>
                    <w:sz w:val="20"/>
                    <w:szCs w:val="20"/>
                  </w:rPr>
                </w:rPrChange>
              </w:rPr>
              <w:t>MASE</w:t>
            </w:r>
          </w:p>
        </w:tc>
        <w:tc>
          <w:tcPr>
            <w:tcW w:w="940" w:type="dxa"/>
            <w:shd w:val="clear" w:color="auto" w:fill="auto"/>
            <w:noWrap/>
            <w:hideMark/>
          </w:tcPr>
          <w:p w14:paraId="1E931DF0" w14:textId="77777777" w:rsidR="0034683F" w:rsidRPr="00A60A57" w:rsidRDefault="0034683F">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70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705" w:author="tao huang" w:date="2017-09-17T12:05:00Z">
                  <w:rPr>
                    <w:rFonts w:eastAsia="Times New Roman" w:cs="Times New Roman"/>
                    <w:color w:val="000000" w:themeColor="text1"/>
                    <w:sz w:val="20"/>
                    <w:szCs w:val="20"/>
                  </w:rPr>
                </w:rPrChange>
              </w:rPr>
              <w:t>SMAPE</w:t>
            </w:r>
          </w:p>
        </w:tc>
        <w:tc>
          <w:tcPr>
            <w:tcW w:w="1374" w:type="dxa"/>
            <w:shd w:val="clear" w:color="auto" w:fill="auto"/>
            <w:noWrap/>
            <w:hideMark/>
          </w:tcPr>
          <w:p w14:paraId="0CF0310B" w14:textId="77777777" w:rsidR="0034683F" w:rsidRPr="00A60A57" w:rsidRDefault="0034683F">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70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707" w:author="tao huang" w:date="2017-09-17T12:05:00Z">
                  <w:rPr>
                    <w:rFonts w:eastAsia="Times New Roman" w:cs="Times New Roman"/>
                    <w:color w:val="000000" w:themeColor="text1"/>
                    <w:sz w:val="20"/>
                    <w:szCs w:val="20"/>
                  </w:rPr>
                </w:rPrChange>
              </w:rPr>
              <w:t>AvgRelMAE</w:t>
            </w:r>
          </w:p>
        </w:tc>
        <w:tc>
          <w:tcPr>
            <w:tcW w:w="704" w:type="dxa"/>
            <w:shd w:val="clear" w:color="auto" w:fill="auto"/>
            <w:noWrap/>
            <w:hideMark/>
          </w:tcPr>
          <w:p w14:paraId="759636F4" w14:textId="77777777" w:rsidR="0034683F" w:rsidRPr="00A60A57" w:rsidRDefault="0034683F">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70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709" w:author="tao huang" w:date="2017-09-17T12:05:00Z">
                  <w:rPr>
                    <w:rFonts w:eastAsia="Times New Roman" w:cs="Times New Roman"/>
                    <w:color w:val="000000" w:themeColor="text1"/>
                    <w:sz w:val="20"/>
                    <w:szCs w:val="20"/>
                  </w:rPr>
                </w:rPrChange>
              </w:rPr>
              <w:t>MAE</w:t>
            </w:r>
          </w:p>
        </w:tc>
        <w:tc>
          <w:tcPr>
            <w:tcW w:w="820" w:type="dxa"/>
            <w:shd w:val="clear" w:color="auto" w:fill="auto"/>
            <w:noWrap/>
            <w:hideMark/>
          </w:tcPr>
          <w:p w14:paraId="1EC7252E" w14:textId="77777777" w:rsidR="0034683F" w:rsidRPr="00A60A57" w:rsidRDefault="0034683F">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71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711" w:author="tao huang" w:date="2017-09-17T12:05:00Z">
                  <w:rPr>
                    <w:rFonts w:eastAsia="Times New Roman" w:cs="Times New Roman"/>
                    <w:color w:val="000000" w:themeColor="text1"/>
                    <w:sz w:val="20"/>
                    <w:szCs w:val="20"/>
                  </w:rPr>
                </w:rPrChange>
              </w:rPr>
              <w:t>MASE</w:t>
            </w:r>
          </w:p>
        </w:tc>
        <w:tc>
          <w:tcPr>
            <w:tcW w:w="994" w:type="dxa"/>
            <w:shd w:val="clear" w:color="auto" w:fill="auto"/>
            <w:noWrap/>
            <w:hideMark/>
          </w:tcPr>
          <w:p w14:paraId="58EA16F9" w14:textId="77777777" w:rsidR="0034683F" w:rsidRPr="00A60A57" w:rsidRDefault="0034683F">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71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713" w:author="tao huang" w:date="2017-09-17T12:05:00Z">
                  <w:rPr>
                    <w:rFonts w:eastAsia="Times New Roman" w:cs="Times New Roman"/>
                    <w:color w:val="000000" w:themeColor="text1"/>
                    <w:sz w:val="20"/>
                    <w:szCs w:val="20"/>
                  </w:rPr>
                </w:rPrChange>
              </w:rPr>
              <w:t>SMAPE</w:t>
            </w:r>
          </w:p>
        </w:tc>
        <w:tc>
          <w:tcPr>
            <w:tcW w:w="1374" w:type="dxa"/>
            <w:shd w:val="clear" w:color="auto" w:fill="auto"/>
            <w:noWrap/>
            <w:hideMark/>
          </w:tcPr>
          <w:p w14:paraId="27803051" w14:textId="77777777" w:rsidR="0034683F" w:rsidRPr="00A60A57" w:rsidRDefault="0034683F">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71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715" w:author="tao huang" w:date="2017-09-17T12:05:00Z">
                  <w:rPr>
                    <w:rFonts w:eastAsia="Times New Roman" w:cs="Times New Roman"/>
                    <w:color w:val="000000" w:themeColor="text1"/>
                    <w:sz w:val="20"/>
                    <w:szCs w:val="20"/>
                  </w:rPr>
                </w:rPrChange>
              </w:rPr>
              <w:t>AvgRelMAE</w:t>
            </w:r>
          </w:p>
        </w:tc>
        <w:tc>
          <w:tcPr>
            <w:tcW w:w="704" w:type="dxa"/>
            <w:shd w:val="clear" w:color="auto" w:fill="auto"/>
            <w:noWrap/>
            <w:hideMark/>
          </w:tcPr>
          <w:p w14:paraId="7BCA4F71" w14:textId="77777777" w:rsidR="0034683F" w:rsidRPr="00A60A57" w:rsidRDefault="0034683F">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71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717" w:author="tao huang" w:date="2017-09-17T12:05:00Z">
                  <w:rPr>
                    <w:rFonts w:eastAsia="Times New Roman" w:cs="Times New Roman"/>
                    <w:color w:val="000000" w:themeColor="text1"/>
                    <w:sz w:val="20"/>
                    <w:szCs w:val="20"/>
                  </w:rPr>
                </w:rPrChange>
              </w:rPr>
              <w:t>MAE</w:t>
            </w:r>
          </w:p>
        </w:tc>
        <w:tc>
          <w:tcPr>
            <w:tcW w:w="820" w:type="dxa"/>
            <w:shd w:val="clear" w:color="auto" w:fill="auto"/>
            <w:noWrap/>
            <w:hideMark/>
          </w:tcPr>
          <w:p w14:paraId="1B568ED9" w14:textId="77777777" w:rsidR="0034683F" w:rsidRPr="00A60A57" w:rsidRDefault="0034683F">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71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719" w:author="tao huang" w:date="2017-09-17T12:05:00Z">
                  <w:rPr>
                    <w:rFonts w:eastAsia="Times New Roman" w:cs="Times New Roman"/>
                    <w:color w:val="000000" w:themeColor="text1"/>
                    <w:sz w:val="20"/>
                    <w:szCs w:val="20"/>
                  </w:rPr>
                </w:rPrChange>
              </w:rPr>
              <w:t>MASE</w:t>
            </w:r>
          </w:p>
        </w:tc>
        <w:tc>
          <w:tcPr>
            <w:tcW w:w="994" w:type="dxa"/>
            <w:shd w:val="clear" w:color="auto" w:fill="auto"/>
            <w:noWrap/>
            <w:hideMark/>
          </w:tcPr>
          <w:p w14:paraId="62B2EAC7" w14:textId="77777777" w:rsidR="0034683F" w:rsidRPr="00A60A57" w:rsidRDefault="0034683F">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72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721" w:author="tao huang" w:date="2017-09-17T12:05:00Z">
                  <w:rPr>
                    <w:rFonts w:eastAsia="Times New Roman" w:cs="Times New Roman"/>
                    <w:color w:val="000000" w:themeColor="text1"/>
                    <w:sz w:val="20"/>
                    <w:szCs w:val="20"/>
                  </w:rPr>
                </w:rPrChange>
              </w:rPr>
              <w:t>SMAPE</w:t>
            </w:r>
          </w:p>
        </w:tc>
        <w:tc>
          <w:tcPr>
            <w:tcW w:w="1374" w:type="dxa"/>
            <w:shd w:val="clear" w:color="auto" w:fill="auto"/>
            <w:noWrap/>
            <w:hideMark/>
          </w:tcPr>
          <w:p w14:paraId="04E5CD3B" w14:textId="77777777" w:rsidR="0034683F" w:rsidRPr="00A60A57" w:rsidRDefault="0034683F">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72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723" w:author="tao huang" w:date="2017-09-17T12:05:00Z">
                  <w:rPr>
                    <w:rFonts w:eastAsia="Times New Roman" w:cs="Times New Roman"/>
                    <w:color w:val="000000" w:themeColor="text1"/>
                    <w:sz w:val="20"/>
                    <w:szCs w:val="20"/>
                  </w:rPr>
                </w:rPrChange>
              </w:rPr>
              <w:t>AvgRelMAE</w:t>
            </w:r>
          </w:p>
        </w:tc>
      </w:tr>
      <w:tr w:rsidR="00CC2A18" w:rsidRPr="00A60A57" w14:paraId="60B3A7ED" w14:textId="77777777" w:rsidTr="00CC2A18">
        <w:trPr>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193D0832" w14:textId="77777777" w:rsidR="0034683F" w:rsidRPr="00A60A57" w:rsidRDefault="0034683F">
            <w:pPr>
              <w:spacing w:after="0" w:line="240" w:lineRule="auto"/>
              <w:rPr>
                <w:rFonts w:eastAsia="Times New Roman" w:cs="Times New Roman"/>
                <w:b w:val="0"/>
                <w:color w:val="0D0D0D" w:themeColor="text1" w:themeTint="F2"/>
                <w:sz w:val="22"/>
                <w:rPrChange w:id="10724" w:author="tao huang" w:date="2017-09-17T12:05:00Z">
                  <w:rPr>
                    <w:rFonts w:eastAsia="Times New Roman" w:cs="Times New Roman"/>
                    <w:b w:val="0"/>
                    <w:color w:val="000000" w:themeColor="text1"/>
                    <w:sz w:val="20"/>
                    <w:szCs w:val="20"/>
                  </w:rPr>
                </w:rPrChange>
              </w:rPr>
            </w:pPr>
            <w:r w:rsidRPr="00A60A57">
              <w:rPr>
                <w:rFonts w:eastAsia="Times New Roman" w:cs="Times New Roman"/>
                <w:b w:val="0"/>
                <w:color w:val="0D0D0D" w:themeColor="text1" w:themeTint="F2"/>
                <w:sz w:val="22"/>
                <w:rPrChange w:id="10725" w:author="tao huang" w:date="2017-09-17T12:05:00Z">
                  <w:rPr>
                    <w:rFonts w:eastAsia="Times New Roman" w:cs="Times New Roman"/>
                    <w:color w:val="000000" w:themeColor="text1"/>
                    <w:sz w:val="20"/>
                    <w:szCs w:val="20"/>
                  </w:rPr>
                </w:rPrChange>
              </w:rPr>
              <w:t>Beer</w:t>
            </w:r>
          </w:p>
        </w:tc>
        <w:tc>
          <w:tcPr>
            <w:tcW w:w="705" w:type="dxa"/>
            <w:shd w:val="clear" w:color="auto" w:fill="auto"/>
            <w:noWrap/>
            <w:hideMark/>
          </w:tcPr>
          <w:p w14:paraId="55703669"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72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727" w:author="tao huang" w:date="2017-09-17T12:05:00Z">
                  <w:rPr>
                    <w:rFonts w:eastAsia="Times New Roman" w:cs="Times New Roman"/>
                    <w:color w:val="000000" w:themeColor="text1"/>
                    <w:sz w:val="20"/>
                    <w:szCs w:val="20"/>
                  </w:rPr>
                </w:rPrChange>
              </w:rPr>
              <w:t>5.92</w:t>
            </w:r>
          </w:p>
        </w:tc>
        <w:tc>
          <w:tcPr>
            <w:tcW w:w="929" w:type="dxa"/>
            <w:shd w:val="clear" w:color="auto" w:fill="auto"/>
            <w:noWrap/>
            <w:hideMark/>
          </w:tcPr>
          <w:p w14:paraId="4CE44897"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72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729" w:author="tao huang" w:date="2017-09-17T12:05:00Z">
                  <w:rPr>
                    <w:rFonts w:eastAsia="Times New Roman" w:cs="Times New Roman"/>
                    <w:color w:val="000000" w:themeColor="text1"/>
                    <w:sz w:val="20"/>
                    <w:szCs w:val="20"/>
                  </w:rPr>
                </w:rPrChange>
              </w:rPr>
              <w:t>0.729</w:t>
            </w:r>
          </w:p>
        </w:tc>
        <w:tc>
          <w:tcPr>
            <w:tcW w:w="940" w:type="dxa"/>
            <w:shd w:val="clear" w:color="auto" w:fill="auto"/>
            <w:noWrap/>
            <w:hideMark/>
          </w:tcPr>
          <w:p w14:paraId="6CC198A7"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73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731" w:author="tao huang" w:date="2017-09-17T12:05:00Z">
                  <w:rPr>
                    <w:rFonts w:eastAsia="Times New Roman" w:cs="Times New Roman"/>
                    <w:color w:val="000000" w:themeColor="text1"/>
                    <w:sz w:val="20"/>
                    <w:szCs w:val="20"/>
                  </w:rPr>
                </w:rPrChange>
              </w:rPr>
              <w:t>52.8%</w:t>
            </w:r>
          </w:p>
        </w:tc>
        <w:tc>
          <w:tcPr>
            <w:tcW w:w="1374" w:type="dxa"/>
            <w:shd w:val="clear" w:color="auto" w:fill="auto"/>
            <w:hideMark/>
          </w:tcPr>
          <w:p w14:paraId="5A0A29AA" w14:textId="77777777" w:rsidR="0034683F" w:rsidRPr="00A60A57"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73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733" w:author="tao huang" w:date="2017-09-17T12:05:00Z">
                  <w:rPr>
                    <w:rFonts w:eastAsia="Times New Roman" w:cs="Times New Roman"/>
                    <w:color w:val="000000" w:themeColor="text1"/>
                    <w:sz w:val="20"/>
                    <w:szCs w:val="20"/>
                  </w:rPr>
                </w:rPrChange>
              </w:rPr>
              <w:t>0.993</w:t>
            </w:r>
          </w:p>
        </w:tc>
        <w:tc>
          <w:tcPr>
            <w:tcW w:w="704" w:type="dxa"/>
            <w:shd w:val="clear" w:color="auto" w:fill="auto"/>
            <w:noWrap/>
            <w:hideMark/>
          </w:tcPr>
          <w:p w14:paraId="52ED4748"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73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735" w:author="tao huang" w:date="2017-09-17T12:05:00Z">
                  <w:rPr>
                    <w:rFonts w:eastAsia="Times New Roman" w:cs="Times New Roman"/>
                    <w:color w:val="000000" w:themeColor="text1"/>
                    <w:sz w:val="20"/>
                    <w:szCs w:val="20"/>
                  </w:rPr>
                </w:rPrChange>
              </w:rPr>
              <w:t>5.92</w:t>
            </w:r>
          </w:p>
        </w:tc>
        <w:tc>
          <w:tcPr>
            <w:tcW w:w="820" w:type="dxa"/>
            <w:shd w:val="clear" w:color="auto" w:fill="auto"/>
            <w:noWrap/>
            <w:hideMark/>
          </w:tcPr>
          <w:p w14:paraId="73D47DE7"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73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737" w:author="tao huang" w:date="2017-09-17T12:05:00Z">
                  <w:rPr>
                    <w:rFonts w:eastAsia="Times New Roman" w:cs="Times New Roman"/>
                    <w:color w:val="000000" w:themeColor="text1"/>
                    <w:sz w:val="20"/>
                    <w:szCs w:val="20"/>
                  </w:rPr>
                </w:rPrChange>
              </w:rPr>
              <w:t>0.728</w:t>
            </w:r>
          </w:p>
        </w:tc>
        <w:tc>
          <w:tcPr>
            <w:tcW w:w="994" w:type="dxa"/>
            <w:shd w:val="clear" w:color="auto" w:fill="auto"/>
            <w:noWrap/>
            <w:hideMark/>
          </w:tcPr>
          <w:p w14:paraId="39EF0493"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73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739" w:author="tao huang" w:date="2017-09-17T12:05:00Z">
                  <w:rPr>
                    <w:rFonts w:eastAsia="Times New Roman" w:cs="Times New Roman"/>
                    <w:color w:val="000000" w:themeColor="text1"/>
                    <w:sz w:val="20"/>
                    <w:szCs w:val="20"/>
                  </w:rPr>
                </w:rPrChange>
              </w:rPr>
              <w:t>52.66%</w:t>
            </w:r>
          </w:p>
        </w:tc>
        <w:tc>
          <w:tcPr>
            <w:tcW w:w="1374" w:type="dxa"/>
            <w:shd w:val="clear" w:color="auto" w:fill="auto"/>
            <w:hideMark/>
          </w:tcPr>
          <w:p w14:paraId="218F4668" w14:textId="77777777" w:rsidR="0034683F" w:rsidRPr="00A60A57"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74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741" w:author="tao huang" w:date="2017-09-17T12:05:00Z">
                  <w:rPr>
                    <w:rFonts w:eastAsia="Times New Roman" w:cs="Times New Roman"/>
                    <w:color w:val="000000" w:themeColor="text1"/>
                    <w:sz w:val="20"/>
                    <w:szCs w:val="20"/>
                  </w:rPr>
                </w:rPrChange>
              </w:rPr>
              <w:t>0.992</w:t>
            </w:r>
          </w:p>
        </w:tc>
        <w:tc>
          <w:tcPr>
            <w:tcW w:w="704" w:type="dxa"/>
            <w:shd w:val="clear" w:color="auto" w:fill="auto"/>
            <w:noWrap/>
            <w:hideMark/>
          </w:tcPr>
          <w:p w14:paraId="108CD6CE"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74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743" w:author="tao huang" w:date="2017-09-17T12:05:00Z">
                  <w:rPr>
                    <w:rFonts w:eastAsia="Times New Roman" w:cs="Times New Roman"/>
                    <w:color w:val="000000" w:themeColor="text1"/>
                    <w:sz w:val="20"/>
                    <w:szCs w:val="20"/>
                  </w:rPr>
                </w:rPrChange>
              </w:rPr>
              <w:t>5.97</w:t>
            </w:r>
          </w:p>
        </w:tc>
        <w:tc>
          <w:tcPr>
            <w:tcW w:w="820" w:type="dxa"/>
            <w:shd w:val="clear" w:color="auto" w:fill="auto"/>
            <w:noWrap/>
            <w:hideMark/>
          </w:tcPr>
          <w:p w14:paraId="06195A35"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74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745" w:author="tao huang" w:date="2017-09-17T12:05:00Z">
                  <w:rPr>
                    <w:rFonts w:eastAsia="Times New Roman" w:cs="Times New Roman"/>
                    <w:color w:val="000000" w:themeColor="text1"/>
                    <w:sz w:val="20"/>
                    <w:szCs w:val="20"/>
                  </w:rPr>
                </w:rPrChange>
              </w:rPr>
              <w:t>0.731</w:t>
            </w:r>
          </w:p>
        </w:tc>
        <w:tc>
          <w:tcPr>
            <w:tcW w:w="994" w:type="dxa"/>
            <w:shd w:val="clear" w:color="auto" w:fill="auto"/>
            <w:noWrap/>
            <w:hideMark/>
          </w:tcPr>
          <w:p w14:paraId="15A64DAB"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74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747" w:author="tao huang" w:date="2017-09-17T12:05:00Z">
                  <w:rPr>
                    <w:rFonts w:eastAsia="Times New Roman" w:cs="Times New Roman"/>
                    <w:color w:val="000000" w:themeColor="text1"/>
                    <w:sz w:val="20"/>
                    <w:szCs w:val="20"/>
                  </w:rPr>
                </w:rPrChange>
              </w:rPr>
              <w:t>52.07%</w:t>
            </w:r>
          </w:p>
        </w:tc>
        <w:tc>
          <w:tcPr>
            <w:tcW w:w="1374" w:type="dxa"/>
            <w:shd w:val="clear" w:color="auto" w:fill="auto"/>
            <w:hideMark/>
          </w:tcPr>
          <w:p w14:paraId="27FE4541" w14:textId="77777777" w:rsidR="0034683F" w:rsidRPr="00A60A57"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74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749" w:author="tao huang" w:date="2017-09-17T12:05:00Z">
                  <w:rPr>
                    <w:rFonts w:eastAsia="Times New Roman" w:cs="Times New Roman"/>
                    <w:color w:val="000000" w:themeColor="text1"/>
                    <w:sz w:val="20"/>
                    <w:szCs w:val="20"/>
                  </w:rPr>
                </w:rPrChange>
              </w:rPr>
              <w:t>0.994</w:t>
            </w:r>
          </w:p>
        </w:tc>
      </w:tr>
      <w:tr w:rsidR="00CC2A18" w:rsidRPr="00A60A57" w14:paraId="26AE73A9" w14:textId="77777777" w:rsidTr="00CC2A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673E1CB7" w14:textId="77777777" w:rsidR="0034683F" w:rsidRPr="00A60A57" w:rsidRDefault="0034683F">
            <w:pPr>
              <w:spacing w:after="0" w:line="240" w:lineRule="auto"/>
              <w:rPr>
                <w:rFonts w:eastAsia="Times New Roman" w:cs="Times New Roman"/>
                <w:b w:val="0"/>
                <w:color w:val="0D0D0D" w:themeColor="text1" w:themeTint="F2"/>
                <w:sz w:val="22"/>
                <w:rPrChange w:id="10750" w:author="tao huang" w:date="2017-09-17T12:05:00Z">
                  <w:rPr>
                    <w:rFonts w:eastAsia="Times New Roman" w:cs="Times New Roman"/>
                    <w:b w:val="0"/>
                    <w:color w:val="000000" w:themeColor="text1"/>
                    <w:sz w:val="20"/>
                    <w:szCs w:val="20"/>
                  </w:rPr>
                </w:rPrChange>
              </w:rPr>
            </w:pPr>
            <w:r w:rsidRPr="00A60A57">
              <w:rPr>
                <w:rFonts w:eastAsia="Times New Roman" w:cs="Times New Roman"/>
                <w:b w:val="0"/>
                <w:color w:val="0D0D0D" w:themeColor="text1" w:themeTint="F2"/>
                <w:sz w:val="22"/>
                <w:rPrChange w:id="10751" w:author="tao huang" w:date="2017-09-17T12:05:00Z">
                  <w:rPr>
                    <w:rFonts w:eastAsia="Times New Roman" w:cs="Times New Roman"/>
                    <w:color w:val="000000" w:themeColor="text1"/>
                    <w:sz w:val="20"/>
                    <w:szCs w:val="20"/>
                  </w:rPr>
                </w:rPrChange>
              </w:rPr>
              <w:t>Blades</w:t>
            </w:r>
          </w:p>
        </w:tc>
        <w:tc>
          <w:tcPr>
            <w:tcW w:w="705" w:type="dxa"/>
            <w:shd w:val="clear" w:color="auto" w:fill="auto"/>
            <w:noWrap/>
            <w:hideMark/>
          </w:tcPr>
          <w:p w14:paraId="54E08EB7"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75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753" w:author="tao huang" w:date="2017-09-17T12:05:00Z">
                  <w:rPr>
                    <w:rFonts w:eastAsia="Times New Roman" w:cs="Times New Roman"/>
                    <w:color w:val="000000" w:themeColor="text1"/>
                    <w:sz w:val="20"/>
                    <w:szCs w:val="20"/>
                  </w:rPr>
                </w:rPrChange>
              </w:rPr>
              <w:t>3.86</w:t>
            </w:r>
          </w:p>
        </w:tc>
        <w:tc>
          <w:tcPr>
            <w:tcW w:w="929" w:type="dxa"/>
            <w:shd w:val="clear" w:color="auto" w:fill="auto"/>
            <w:noWrap/>
            <w:hideMark/>
          </w:tcPr>
          <w:p w14:paraId="45CFF472"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75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755" w:author="tao huang" w:date="2017-09-17T12:05:00Z">
                  <w:rPr>
                    <w:rFonts w:eastAsia="Times New Roman" w:cs="Times New Roman"/>
                    <w:color w:val="000000" w:themeColor="text1"/>
                    <w:sz w:val="20"/>
                    <w:szCs w:val="20"/>
                  </w:rPr>
                </w:rPrChange>
              </w:rPr>
              <w:t>0.822</w:t>
            </w:r>
          </w:p>
        </w:tc>
        <w:tc>
          <w:tcPr>
            <w:tcW w:w="940" w:type="dxa"/>
            <w:shd w:val="clear" w:color="auto" w:fill="auto"/>
            <w:noWrap/>
            <w:hideMark/>
          </w:tcPr>
          <w:p w14:paraId="55E19DD1"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75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757" w:author="tao huang" w:date="2017-09-17T12:05:00Z">
                  <w:rPr>
                    <w:rFonts w:eastAsia="Times New Roman" w:cs="Times New Roman"/>
                    <w:color w:val="000000" w:themeColor="text1"/>
                    <w:sz w:val="20"/>
                    <w:szCs w:val="20"/>
                  </w:rPr>
                </w:rPrChange>
              </w:rPr>
              <w:t>51.5%</w:t>
            </w:r>
          </w:p>
        </w:tc>
        <w:tc>
          <w:tcPr>
            <w:tcW w:w="1374" w:type="dxa"/>
            <w:shd w:val="clear" w:color="auto" w:fill="auto"/>
            <w:hideMark/>
          </w:tcPr>
          <w:p w14:paraId="4B70440D" w14:textId="77777777" w:rsidR="0034683F" w:rsidRPr="00A60A57"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75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759" w:author="tao huang" w:date="2017-09-17T12:05:00Z">
                  <w:rPr>
                    <w:rFonts w:eastAsia="Times New Roman" w:cs="Times New Roman"/>
                    <w:color w:val="000000" w:themeColor="text1"/>
                    <w:sz w:val="20"/>
                    <w:szCs w:val="20"/>
                  </w:rPr>
                </w:rPrChange>
              </w:rPr>
              <w:t>0.992</w:t>
            </w:r>
          </w:p>
        </w:tc>
        <w:tc>
          <w:tcPr>
            <w:tcW w:w="704" w:type="dxa"/>
            <w:shd w:val="clear" w:color="auto" w:fill="auto"/>
            <w:noWrap/>
            <w:hideMark/>
          </w:tcPr>
          <w:p w14:paraId="2CEF7A7E"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76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761" w:author="tao huang" w:date="2017-09-17T12:05:00Z">
                  <w:rPr>
                    <w:rFonts w:eastAsia="Times New Roman" w:cs="Times New Roman"/>
                    <w:color w:val="000000" w:themeColor="text1"/>
                    <w:sz w:val="20"/>
                    <w:szCs w:val="20"/>
                  </w:rPr>
                </w:rPrChange>
              </w:rPr>
              <w:t>3.84</w:t>
            </w:r>
          </w:p>
        </w:tc>
        <w:tc>
          <w:tcPr>
            <w:tcW w:w="820" w:type="dxa"/>
            <w:shd w:val="clear" w:color="auto" w:fill="auto"/>
            <w:noWrap/>
            <w:hideMark/>
          </w:tcPr>
          <w:p w14:paraId="7A3B1075"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76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763" w:author="tao huang" w:date="2017-09-17T12:05:00Z">
                  <w:rPr>
                    <w:rFonts w:eastAsia="Times New Roman" w:cs="Times New Roman"/>
                    <w:color w:val="000000" w:themeColor="text1"/>
                    <w:sz w:val="20"/>
                    <w:szCs w:val="20"/>
                  </w:rPr>
                </w:rPrChange>
              </w:rPr>
              <w:t>0.820</w:t>
            </w:r>
          </w:p>
        </w:tc>
        <w:tc>
          <w:tcPr>
            <w:tcW w:w="994" w:type="dxa"/>
            <w:shd w:val="clear" w:color="auto" w:fill="auto"/>
            <w:noWrap/>
            <w:hideMark/>
          </w:tcPr>
          <w:p w14:paraId="46F34CCB"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76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765" w:author="tao huang" w:date="2017-09-17T12:05:00Z">
                  <w:rPr>
                    <w:rFonts w:eastAsia="Times New Roman" w:cs="Times New Roman"/>
                    <w:color w:val="000000" w:themeColor="text1"/>
                    <w:sz w:val="20"/>
                    <w:szCs w:val="20"/>
                  </w:rPr>
                </w:rPrChange>
              </w:rPr>
              <w:t>51.56%</w:t>
            </w:r>
          </w:p>
        </w:tc>
        <w:tc>
          <w:tcPr>
            <w:tcW w:w="1374" w:type="dxa"/>
            <w:shd w:val="clear" w:color="auto" w:fill="auto"/>
            <w:hideMark/>
          </w:tcPr>
          <w:p w14:paraId="7ED5DDFC" w14:textId="77777777" w:rsidR="0034683F" w:rsidRPr="00A60A57"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76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767" w:author="tao huang" w:date="2017-09-17T12:05:00Z">
                  <w:rPr>
                    <w:rFonts w:eastAsia="Times New Roman" w:cs="Times New Roman"/>
                    <w:color w:val="000000" w:themeColor="text1"/>
                    <w:sz w:val="20"/>
                    <w:szCs w:val="20"/>
                  </w:rPr>
                </w:rPrChange>
              </w:rPr>
              <w:t>0.989</w:t>
            </w:r>
          </w:p>
        </w:tc>
        <w:tc>
          <w:tcPr>
            <w:tcW w:w="704" w:type="dxa"/>
            <w:shd w:val="clear" w:color="auto" w:fill="auto"/>
            <w:noWrap/>
            <w:hideMark/>
          </w:tcPr>
          <w:p w14:paraId="6DB20F5F"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76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769" w:author="tao huang" w:date="2017-09-17T12:05:00Z">
                  <w:rPr>
                    <w:rFonts w:eastAsia="Times New Roman" w:cs="Times New Roman"/>
                    <w:color w:val="000000" w:themeColor="text1"/>
                    <w:sz w:val="20"/>
                    <w:szCs w:val="20"/>
                  </w:rPr>
                </w:rPrChange>
              </w:rPr>
              <w:t>3.81</w:t>
            </w:r>
          </w:p>
        </w:tc>
        <w:tc>
          <w:tcPr>
            <w:tcW w:w="820" w:type="dxa"/>
            <w:shd w:val="clear" w:color="auto" w:fill="auto"/>
            <w:noWrap/>
            <w:hideMark/>
          </w:tcPr>
          <w:p w14:paraId="63048F0B"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77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771" w:author="tao huang" w:date="2017-09-17T12:05:00Z">
                  <w:rPr>
                    <w:rFonts w:eastAsia="Times New Roman" w:cs="Times New Roman"/>
                    <w:color w:val="000000" w:themeColor="text1"/>
                    <w:sz w:val="20"/>
                    <w:szCs w:val="20"/>
                  </w:rPr>
                </w:rPrChange>
              </w:rPr>
              <w:t>0.801</w:t>
            </w:r>
          </w:p>
        </w:tc>
        <w:tc>
          <w:tcPr>
            <w:tcW w:w="994" w:type="dxa"/>
            <w:shd w:val="clear" w:color="auto" w:fill="auto"/>
            <w:noWrap/>
            <w:hideMark/>
          </w:tcPr>
          <w:p w14:paraId="40F0899D"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77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773" w:author="tao huang" w:date="2017-09-17T12:05:00Z">
                  <w:rPr>
                    <w:rFonts w:eastAsia="Times New Roman" w:cs="Times New Roman"/>
                    <w:color w:val="000000" w:themeColor="text1"/>
                    <w:sz w:val="20"/>
                    <w:szCs w:val="20"/>
                  </w:rPr>
                </w:rPrChange>
              </w:rPr>
              <w:t>50.59%</w:t>
            </w:r>
          </w:p>
        </w:tc>
        <w:tc>
          <w:tcPr>
            <w:tcW w:w="1374" w:type="dxa"/>
            <w:shd w:val="clear" w:color="auto" w:fill="auto"/>
            <w:hideMark/>
          </w:tcPr>
          <w:p w14:paraId="66DC2619" w14:textId="77777777" w:rsidR="0034683F" w:rsidRPr="00A60A57"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77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775" w:author="tao huang" w:date="2017-09-17T12:05:00Z">
                  <w:rPr>
                    <w:rFonts w:eastAsia="Times New Roman" w:cs="Times New Roman"/>
                    <w:color w:val="000000" w:themeColor="text1"/>
                    <w:sz w:val="20"/>
                    <w:szCs w:val="20"/>
                  </w:rPr>
                </w:rPrChange>
              </w:rPr>
              <w:t>0.968</w:t>
            </w:r>
          </w:p>
        </w:tc>
      </w:tr>
      <w:tr w:rsidR="00CC2A18" w:rsidRPr="00A60A57" w14:paraId="62BD559F" w14:textId="77777777" w:rsidTr="00CC2A18">
        <w:trPr>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0D97E76D" w14:textId="77777777" w:rsidR="0034683F" w:rsidRPr="00A60A57" w:rsidRDefault="0034683F">
            <w:pPr>
              <w:spacing w:after="0" w:line="240" w:lineRule="auto"/>
              <w:rPr>
                <w:rFonts w:eastAsia="Times New Roman" w:cs="Times New Roman"/>
                <w:b w:val="0"/>
                <w:color w:val="0D0D0D" w:themeColor="text1" w:themeTint="F2"/>
                <w:sz w:val="22"/>
                <w:rPrChange w:id="10776" w:author="tao huang" w:date="2017-09-17T12:05:00Z">
                  <w:rPr>
                    <w:rFonts w:eastAsia="Times New Roman" w:cs="Times New Roman"/>
                    <w:b w:val="0"/>
                    <w:color w:val="000000" w:themeColor="text1"/>
                    <w:sz w:val="20"/>
                    <w:szCs w:val="20"/>
                  </w:rPr>
                </w:rPrChange>
              </w:rPr>
            </w:pPr>
            <w:r w:rsidRPr="00A60A57">
              <w:rPr>
                <w:rFonts w:eastAsia="Times New Roman" w:cs="Times New Roman"/>
                <w:b w:val="0"/>
                <w:color w:val="0D0D0D" w:themeColor="text1" w:themeTint="F2"/>
                <w:sz w:val="22"/>
                <w:rPrChange w:id="10777" w:author="tao huang" w:date="2017-09-17T12:05:00Z">
                  <w:rPr>
                    <w:rFonts w:eastAsia="Times New Roman" w:cs="Times New Roman"/>
                    <w:color w:val="000000" w:themeColor="text1"/>
                    <w:sz w:val="20"/>
                    <w:szCs w:val="20"/>
                  </w:rPr>
                </w:rPrChange>
              </w:rPr>
              <w:t>Carbonated Beverages</w:t>
            </w:r>
          </w:p>
        </w:tc>
        <w:tc>
          <w:tcPr>
            <w:tcW w:w="705" w:type="dxa"/>
            <w:shd w:val="clear" w:color="auto" w:fill="auto"/>
            <w:noWrap/>
            <w:hideMark/>
          </w:tcPr>
          <w:p w14:paraId="1795E996"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77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779" w:author="tao huang" w:date="2017-09-17T12:05:00Z">
                  <w:rPr>
                    <w:rFonts w:eastAsia="Times New Roman" w:cs="Times New Roman"/>
                    <w:color w:val="000000" w:themeColor="text1"/>
                    <w:sz w:val="20"/>
                    <w:szCs w:val="20"/>
                  </w:rPr>
                </w:rPrChange>
              </w:rPr>
              <w:t>41.48</w:t>
            </w:r>
          </w:p>
        </w:tc>
        <w:tc>
          <w:tcPr>
            <w:tcW w:w="929" w:type="dxa"/>
            <w:shd w:val="clear" w:color="auto" w:fill="auto"/>
            <w:noWrap/>
            <w:hideMark/>
          </w:tcPr>
          <w:p w14:paraId="6D2EE0AD"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78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781" w:author="tao huang" w:date="2017-09-17T12:05:00Z">
                  <w:rPr>
                    <w:rFonts w:eastAsia="Times New Roman" w:cs="Times New Roman"/>
                    <w:color w:val="000000" w:themeColor="text1"/>
                    <w:sz w:val="20"/>
                    <w:szCs w:val="20"/>
                  </w:rPr>
                </w:rPrChange>
              </w:rPr>
              <w:t>0.501</w:t>
            </w:r>
          </w:p>
        </w:tc>
        <w:tc>
          <w:tcPr>
            <w:tcW w:w="940" w:type="dxa"/>
            <w:shd w:val="clear" w:color="auto" w:fill="auto"/>
            <w:noWrap/>
            <w:hideMark/>
          </w:tcPr>
          <w:p w14:paraId="3A6E4E1A"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78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783" w:author="tao huang" w:date="2017-09-17T12:05:00Z">
                  <w:rPr>
                    <w:rFonts w:eastAsia="Times New Roman" w:cs="Times New Roman"/>
                    <w:color w:val="000000" w:themeColor="text1"/>
                    <w:sz w:val="20"/>
                    <w:szCs w:val="20"/>
                  </w:rPr>
                </w:rPrChange>
              </w:rPr>
              <w:t>54.0%</w:t>
            </w:r>
          </w:p>
        </w:tc>
        <w:tc>
          <w:tcPr>
            <w:tcW w:w="1374" w:type="dxa"/>
            <w:shd w:val="clear" w:color="auto" w:fill="auto"/>
            <w:hideMark/>
          </w:tcPr>
          <w:p w14:paraId="34B6FBA9" w14:textId="77777777" w:rsidR="0034683F" w:rsidRPr="00A60A57"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78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785" w:author="tao huang" w:date="2017-09-17T12:05:00Z">
                  <w:rPr>
                    <w:rFonts w:eastAsia="Times New Roman" w:cs="Times New Roman"/>
                    <w:color w:val="000000" w:themeColor="text1"/>
                    <w:sz w:val="20"/>
                    <w:szCs w:val="20"/>
                  </w:rPr>
                </w:rPrChange>
              </w:rPr>
              <w:t>0.923</w:t>
            </w:r>
          </w:p>
        </w:tc>
        <w:tc>
          <w:tcPr>
            <w:tcW w:w="704" w:type="dxa"/>
            <w:shd w:val="clear" w:color="auto" w:fill="auto"/>
            <w:noWrap/>
            <w:hideMark/>
          </w:tcPr>
          <w:p w14:paraId="6AE14F6B"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78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787" w:author="tao huang" w:date="2017-09-17T12:05:00Z">
                  <w:rPr>
                    <w:rFonts w:eastAsia="Times New Roman" w:cs="Times New Roman"/>
                    <w:color w:val="000000" w:themeColor="text1"/>
                    <w:sz w:val="20"/>
                    <w:szCs w:val="20"/>
                  </w:rPr>
                </w:rPrChange>
              </w:rPr>
              <w:t>41.05</w:t>
            </w:r>
          </w:p>
        </w:tc>
        <w:tc>
          <w:tcPr>
            <w:tcW w:w="820" w:type="dxa"/>
            <w:shd w:val="clear" w:color="auto" w:fill="auto"/>
            <w:noWrap/>
            <w:hideMark/>
          </w:tcPr>
          <w:p w14:paraId="60B0B195"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78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789" w:author="tao huang" w:date="2017-09-17T12:05:00Z">
                  <w:rPr>
                    <w:rFonts w:eastAsia="Times New Roman" w:cs="Times New Roman"/>
                    <w:color w:val="000000" w:themeColor="text1"/>
                    <w:sz w:val="20"/>
                    <w:szCs w:val="20"/>
                  </w:rPr>
                </w:rPrChange>
              </w:rPr>
              <w:t>0.499</w:t>
            </w:r>
          </w:p>
        </w:tc>
        <w:tc>
          <w:tcPr>
            <w:tcW w:w="994" w:type="dxa"/>
            <w:shd w:val="clear" w:color="auto" w:fill="auto"/>
            <w:noWrap/>
            <w:hideMark/>
          </w:tcPr>
          <w:p w14:paraId="759988C0"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79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791" w:author="tao huang" w:date="2017-09-17T12:05:00Z">
                  <w:rPr>
                    <w:rFonts w:eastAsia="Times New Roman" w:cs="Times New Roman"/>
                    <w:color w:val="000000" w:themeColor="text1"/>
                    <w:sz w:val="20"/>
                    <w:szCs w:val="20"/>
                  </w:rPr>
                </w:rPrChange>
              </w:rPr>
              <w:t>54.43%</w:t>
            </w:r>
          </w:p>
        </w:tc>
        <w:tc>
          <w:tcPr>
            <w:tcW w:w="1374" w:type="dxa"/>
            <w:shd w:val="clear" w:color="auto" w:fill="auto"/>
            <w:hideMark/>
          </w:tcPr>
          <w:p w14:paraId="1E2035F9" w14:textId="77777777" w:rsidR="0034683F" w:rsidRPr="00A60A57"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79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793" w:author="tao huang" w:date="2017-09-17T12:05:00Z">
                  <w:rPr>
                    <w:rFonts w:eastAsia="Times New Roman" w:cs="Times New Roman"/>
                    <w:color w:val="000000" w:themeColor="text1"/>
                    <w:sz w:val="20"/>
                    <w:szCs w:val="20"/>
                  </w:rPr>
                </w:rPrChange>
              </w:rPr>
              <w:t>0.926</w:t>
            </w:r>
          </w:p>
        </w:tc>
        <w:tc>
          <w:tcPr>
            <w:tcW w:w="704" w:type="dxa"/>
            <w:shd w:val="clear" w:color="auto" w:fill="auto"/>
            <w:noWrap/>
            <w:hideMark/>
          </w:tcPr>
          <w:p w14:paraId="54C34DA0"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79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795" w:author="tao huang" w:date="2017-09-17T12:05:00Z">
                  <w:rPr>
                    <w:rFonts w:eastAsia="Times New Roman" w:cs="Times New Roman"/>
                    <w:color w:val="000000" w:themeColor="text1"/>
                    <w:sz w:val="20"/>
                    <w:szCs w:val="20"/>
                  </w:rPr>
                </w:rPrChange>
              </w:rPr>
              <w:t>43.61</w:t>
            </w:r>
          </w:p>
        </w:tc>
        <w:tc>
          <w:tcPr>
            <w:tcW w:w="820" w:type="dxa"/>
            <w:shd w:val="clear" w:color="auto" w:fill="auto"/>
            <w:noWrap/>
            <w:hideMark/>
          </w:tcPr>
          <w:p w14:paraId="6385C77E"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79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797" w:author="tao huang" w:date="2017-09-17T12:05:00Z">
                  <w:rPr>
                    <w:rFonts w:eastAsia="Times New Roman" w:cs="Times New Roman"/>
                    <w:color w:val="000000" w:themeColor="text1"/>
                    <w:sz w:val="20"/>
                    <w:szCs w:val="20"/>
                  </w:rPr>
                </w:rPrChange>
              </w:rPr>
              <w:t>0.500</w:t>
            </w:r>
          </w:p>
        </w:tc>
        <w:tc>
          <w:tcPr>
            <w:tcW w:w="994" w:type="dxa"/>
            <w:shd w:val="clear" w:color="auto" w:fill="auto"/>
            <w:noWrap/>
            <w:hideMark/>
          </w:tcPr>
          <w:p w14:paraId="1E431AD8"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79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799" w:author="tao huang" w:date="2017-09-17T12:05:00Z">
                  <w:rPr>
                    <w:rFonts w:eastAsia="Times New Roman" w:cs="Times New Roman"/>
                    <w:color w:val="000000" w:themeColor="text1"/>
                    <w:sz w:val="20"/>
                    <w:szCs w:val="20"/>
                  </w:rPr>
                </w:rPrChange>
              </w:rPr>
              <w:t>55.99%</w:t>
            </w:r>
          </w:p>
        </w:tc>
        <w:tc>
          <w:tcPr>
            <w:tcW w:w="1374" w:type="dxa"/>
            <w:shd w:val="clear" w:color="auto" w:fill="auto"/>
            <w:hideMark/>
          </w:tcPr>
          <w:p w14:paraId="0F69A3CB" w14:textId="77777777" w:rsidR="0034683F" w:rsidRPr="00A60A57"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80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801" w:author="tao huang" w:date="2017-09-17T12:05:00Z">
                  <w:rPr>
                    <w:rFonts w:eastAsia="Times New Roman" w:cs="Times New Roman"/>
                    <w:color w:val="000000" w:themeColor="text1"/>
                    <w:sz w:val="20"/>
                    <w:szCs w:val="20"/>
                  </w:rPr>
                </w:rPrChange>
              </w:rPr>
              <w:t>0.930</w:t>
            </w:r>
          </w:p>
        </w:tc>
      </w:tr>
      <w:tr w:rsidR="00CC2A18" w:rsidRPr="00A60A57" w14:paraId="495EFF18" w14:textId="77777777" w:rsidTr="00CC2A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148A9B6B" w14:textId="77777777" w:rsidR="0034683F" w:rsidRPr="00A60A57" w:rsidRDefault="0034683F">
            <w:pPr>
              <w:spacing w:after="0" w:line="240" w:lineRule="auto"/>
              <w:rPr>
                <w:rFonts w:eastAsia="Times New Roman" w:cs="Times New Roman"/>
                <w:b w:val="0"/>
                <w:color w:val="0D0D0D" w:themeColor="text1" w:themeTint="F2"/>
                <w:sz w:val="22"/>
                <w:rPrChange w:id="10802" w:author="tao huang" w:date="2017-09-17T12:05:00Z">
                  <w:rPr>
                    <w:rFonts w:eastAsia="Times New Roman" w:cs="Times New Roman"/>
                    <w:b w:val="0"/>
                    <w:color w:val="000000" w:themeColor="text1"/>
                    <w:sz w:val="20"/>
                    <w:szCs w:val="20"/>
                  </w:rPr>
                </w:rPrChange>
              </w:rPr>
            </w:pPr>
            <w:r w:rsidRPr="00A60A57">
              <w:rPr>
                <w:rFonts w:eastAsia="Times New Roman" w:cs="Times New Roman"/>
                <w:b w:val="0"/>
                <w:color w:val="0D0D0D" w:themeColor="text1" w:themeTint="F2"/>
                <w:sz w:val="22"/>
                <w:rPrChange w:id="10803" w:author="tao huang" w:date="2017-09-17T12:05:00Z">
                  <w:rPr>
                    <w:rFonts w:eastAsia="Times New Roman" w:cs="Times New Roman"/>
                    <w:color w:val="000000" w:themeColor="text1"/>
                    <w:sz w:val="20"/>
                    <w:szCs w:val="20"/>
                  </w:rPr>
                </w:rPrChange>
              </w:rPr>
              <w:t>Cigarette</w:t>
            </w:r>
          </w:p>
        </w:tc>
        <w:tc>
          <w:tcPr>
            <w:tcW w:w="705" w:type="dxa"/>
            <w:shd w:val="clear" w:color="auto" w:fill="auto"/>
            <w:noWrap/>
            <w:hideMark/>
          </w:tcPr>
          <w:p w14:paraId="24790581"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80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805" w:author="tao huang" w:date="2017-09-17T12:05:00Z">
                  <w:rPr>
                    <w:rFonts w:eastAsia="Times New Roman" w:cs="Times New Roman"/>
                    <w:color w:val="000000" w:themeColor="text1"/>
                    <w:sz w:val="20"/>
                    <w:szCs w:val="20"/>
                  </w:rPr>
                </w:rPrChange>
              </w:rPr>
              <w:t>6.56</w:t>
            </w:r>
          </w:p>
        </w:tc>
        <w:tc>
          <w:tcPr>
            <w:tcW w:w="929" w:type="dxa"/>
            <w:shd w:val="clear" w:color="auto" w:fill="auto"/>
            <w:noWrap/>
            <w:hideMark/>
          </w:tcPr>
          <w:p w14:paraId="51D4F117"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80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807" w:author="tao huang" w:date="2017-09-17T12:05:00Z">
                  <w:rPr>
                    <w:rFonts w:eastAsia="Times New Roman" w:cs="Times New Roman"/>
                    <w:color w:val="000000" w:themeColor="text1"/>
                    <w:sz w:val="20"/>
                    <w:szCs w:val="20"/>
                  </w:rPr>
                </w:rPrChange>
              </w:rPr>
              <w:t>0.890</w:t>
            </w:r>
          </w:p>
        </w:tc>
        <w:tc>
          <w:tcPr>
            <w:tcW w:w="940" w:type="dxa"/>
            <w:shd w:val="clear" w:color="auto" w:fill="auto"/>
            <w:noWrap/>
            <w:hideMark/>
          </w:tcPr>
          <w:p w14:paraId="7131E747"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80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809" w:author="tao huang" w:date="2017-09-17T12:05:00Z">
                  <w:rPr>
                    <w:rFonts w:eastAsia="Times New Roman" w:cs="Times New Roman"/>
                    <w:color w:val="000000" w:themeColor="text1"/>
                    <w:sz w:val="20"/>
                    <w:szCs w:val="20"/>
                  </w:rPr>
                </w:rPrChange>
              </w:rPr>
              <w:t>51.1%</w:t>
            </w:r>
          </w:p>
        </w:tc>
        <w:tc>
          <w:tcPr>
            <w:tcW w:w="1374" w:type="dxa"/>
            <w:shd w:val="clear" w:color="auto" w:fill="auto"/>
            <w:hideMark/>
          </w:tcPr>
          <w:p w14:paraId="22828C86" w14:textId="77777777" w:rsidR="0034683F" w:rsidRPr="00A60A57"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81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811" w:author="tao huang" w:date="2017-09-17T12:05:00Z">
                  <w:rPr>
                    <w:rFonts w:eastAsia="Times New Roman" w:cs="Times New Roman"/>
                    <w:color w:val="000000" w:themeColor="text1"/>
                    <w:sz w:val="20"/>
                    <w:szCs w:val="20"/>
                  </w:rPr>
                </w:rPrChange>
              </w:rPr>
              <w:t>0.997</w:t>
            </w:r>
          </w:p>
        </w:tc>
        <w:tc>
          <w:tcPr>
            <w:tcW w:w="704" w:type="dxa"/>
            <w:shd w:val="clear" w:color="auto" w:fill="auto"/>
            <w:noWrap/>
            <w:hideMark/>
          </w:tcPr>
          <w:p w14:paraId="0555C2BB"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81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813" w:author="tao huang" w:date="2017-09-17T12:05:00Z">
                  <w:rPr>
                    <w:rFonts w:eastAsia="Times New Roman" w:cs="Times New Roman"/>
                    <w:color w:val="000000" w:themeColor="text1"/>
                    <w:sz w:val="20"/>
                    <w:szCs w:val="20"/>
                  </w:rPr>
                </w:rPrChange>
              </w:rPr>
              <w:t>6.53</w:t>
            </w:r>
          </w:p>
        </w:tc>
        <w:tc>
          <w:tcPr>
            <w:tcW w:w="820" w:type="dxa"/>
            <w:shd w:val="clear" w:color="auto" w:fill="auto"/>
            <w:noWrap/>
            <w:hideMark/>
          </w:tcPr>
          <w:p w14:paraId="461C2F70"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81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815" w:author="tao huang" w:date="2017-09-17T12:05:00Z">
                  <w:rPr>
                    <w:rFonts w:eastAsia="Times New Roman" w:cs="Times New Roman"/>
                    <w:color w:val="000000" w:themeColor="text1"/>
                    <w:sz w:val="20"/>
                    <w:szCs w:val="20"/>
                  </w:rPr>
                </w:rPrChange>
              </w:rPr>
              <w:t>0.889</w:t>
            </w:r>
          </w:p>
        </w:tc>
        <w:tc>
          <w:tcPr>
            <w:tcW w:w="994" w:type="dxa"/>
            <w:shd w:val="clear" w:color="auto" w:fill="auto"/>
            <w:noWrap/>
            <w:hideMark/>
          </w:tcPr>
          <w:p w14:paraId="4254BBAC"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81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817" w:author="tao huang" w:date="2017-09-17T12:05:00Z">
                  <w:rPr>
                    <w:rFonts w:eastAsia="Times New Roman" w:cs="Times New Roman"/>
                    <w:color w:val="000000" w:themeColor="text1"/>
                    <w:sz w:val="20"/>
                    <w:szCs w:val="20"/>
                  </w:rPr>
                </w:rPrChange>
              </w:rPr>
              <w:t>51.10%</w:t>
            </w:r>
          </w:p>
        </w:tc>
        <w:tc>
          <w:tcPr>
            <w:tcW w:w="1374" w:type="dxa"/>
            <w:shd w:val="clear" w:color="auto" w:fill="auto"/>
            <w:hideMark/>
          </w:tcPr>
          <w:p w14:paraId="47B0831C" w14:textId="77777777" w:rsidR="0034683F" w:rsidRPr="00A60A57"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81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819" w:author="tao huang" w:date="2017-09-17T12:05:00Z">
                  <w:rPr>
                    <w:rFonts w:eastAsia="Times New Roman" w:cs="Times New Roman"/>
                    <w:color w:val="000000" w:themeColor="text1"/>
                    <w:sz w:val="20"/>
                    <w:szCs w:val="20"/>
                  </w:rPr>
                </w:rPrChange>
              </w:rPr>
              <w:t>0.996</w:t>
            </w:r>
          </w:p>
        </w:tc>
        <w:tc>
          <w:tcPr>
            <w:tcW w:w="704" w:type="dxa"/>
            <w:shd w:val="clear" w:color="auto" w:fill="auto"/>
            <w:noWrap/>
            <w:hideMark/>
          </w:tcPr>
          <w:p w14:paraId="59A2A9E7"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82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821" w:author="tao huang" w:date="2017-09-17T12:05:00Z">
                  <w:rPr>
                    <w:rFonts w:eastAsia="Times New Roman" w:cs="Times New Roman"/>
                    <w:color w:val="000000" w:themeColor="text1"/>
                    <w:sz w:val="20"/>
                    <w:szCs w:val="20"/>
                  </w:rPr>
                </w:rPrChange>
              </w:rPr>
              <w:t>6.27</w:t>
            </w:r>
          </w:p>
        </w:tc>
        <w:tc>
          <w:tcPr>
            <w:tcW w:w="820" w:type="dxa"/>
            <w:shd w:val="clear" w:color="auto" w:fill="auto"/>
            <w:noWrap/>
            <w:hideMark/>
          </w:tcPr>
          <w:p w14:paraId="505CEFDD"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82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823" w:author="tao huang" w:date="2017-09-17T12:05:00Z">
                  <w:rPr>
                    <w:rFonts w:eastAsia="Times New Roman" w:cs="Times New Roman"/>
                    <w:color w:val="000000" w:themeColor="text1"/>
                    <w:sz w:val="20"/>
                    <w:szCs w:val="20"/>
                  </w:rPr>
                </w:rPrChange>
              </w:rPr>
              <w:t>0.879</w:t>
            </w:r>
          </w:p>
        </w:tc>
        <w:tc>
          <w:tcPr>
            <w:tcW w:w="994" w:type="dxa"/>
            <w:shd w:val="clear" w:color="auto" w:fill="auto"/>
            <w:noWrap/>
            <w:hideMark/>
          </w:tcPr>
          <w:p w14:paraId="186ACF2C"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82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825" w:author="tao huang" w:date="2017-09-17T12:05:00Z">
                  <w:rPr>
                    <w:rFonts w:eastAsia="Times New Roman" w:cs="Times New Roman"/>
                    <w:color w:val="000000" w:themeColor="text1"/>
                    <w:sz w:val="20"/>
                    <w:szCs w:val="20"/>
                  </w:rPr>
                </w:rPrChange>
              </w:rPr>
              <w:t>51.25%</w:t>
            </w:r>
          </w:p>
        </w:tc>
        <w:tc>
          <w:tcPr>
            <w:tcW w:w="1374" w:type="dxa"/>
            <w:shd w:val="clear" w:color="auto" w:fill="auto"/>
            <w:hideMark/>
          </w:tcPr>
          <w:p w14:paraId="549A9550" w14:textId="77777777" w:rsidR="0034683F" w:rsidRPr="00A60A57"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82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827" w:author="tao huang" w:date="2017-09-17T12:05:00Z">
                  <w:rPr>
                    <w:rFonts w:eastAsia="Times New Roman" w:cs="Times New Roman"/>
                    <w:color w:val="000000" w:themeColor="text1"/>
                    <w:sz w:val="20"/>
                    <w:szCs w:val="20"/>
                  </w:rPr>
                </w:rPrChange>
              </w:rPr>
              <w:t>0.988</w:t>
            </w:r>
          </w:p>
        </w:tc>
      </w:tr>
      <w:tr w:rsidR="00CC2A18" w:rsidRPr="00A60A57" w14:paraId="2575F275" w14:textId="77777777" w:rsidTr="00CC2A18">
        <w:trPr>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5C6D1E2C" w14:textId="77777777" w:rsidR="0034683F" w:rsidRPr="00A60A57" w:rsidRDefault="0034683F">
            <w:pPr>
              <w:spacing w:after="0" w:line="240" w:lineRule="auto"/>
              <w:rPr>
                <w:rFonts w:eastAsia="Times New Roman" w:cs="Times New Roman"/>
                <w:b w:val="0"/>
                <w:color w:val="0D0D0D" w:themeColor="text1" w:themeTint="F2"/>
                <w:sz w:val="22"/>
                <w:rPrChange w:id="10828" w:author="tao huang" w:date="2017-09-17T12:05:00Z">
                  <w:rPr>
                    <w:rFonts w:eastAsia="Times New Roman" w:cs="Times New Roman"/>
                    <w:b w:val="0"/>
                    <w:color w:val="000000" w:themeColor="text1"/>
                    <w:sz w:val="20"/>
                    <w:szCs w:val="20"/>
                  </w:rPr>
                </w:rPrChange>
              </w:rPr>
            </w:pPr>
            <w:r w:rsidRPr="00A60A57">
              <w:rPr>
                <w:rFonts w:eastAsia="Times New Roman" w:cs="Times New Roman"/>
                <w:b w:val="0"/>
                <w:color w:val="0D0D0D" w:themeColor="text1" w:themeTint="F2"/>
                <w:sz w:val="22"/>
                <w:rPrChange w:id="10829" w:author="tao huang" w:date="2017-09-17T12:05:00Z">
                  <w:rPr>
                    <w:rFonts w:eastAsia="Times New Roman" w:cs="Times New Roman"/>
                    <w:color w:val="000000" w:themeColor="text1"/>
                    <w:sz w:val="20"/>
                    <w:szCs w:val="20"/>
                  </w:rPr>
                </w:rPrChange>
              </w:rPr>
              <w:t>Coffee</w:t>
            </w:r>
          </w:p>
        </w:tc>
        <w:tc>
          <w:tcPr>
            <w:tcW w:w="705" w:type="dxa"/>
            <w:shd w:val="clear" w:color="auto" w:fill="auto"/>
            <w:noWrap/>
            <w:hideMark/>
          </w:tcPr>
          <w:p w14:paraId="612B71BF"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83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831" w:author="tao huang" w:date="2017-09-17T12:05:00Z">
                  <w:rPr>
                    <w:rFonts w:eastAsia="Times New Roman" w:cs="Times New Roman"/>
                    <w:color w:val="000000" w:themeColor="text1"/>
                    <w:sz w:val="20"/>
                    <w:szCs w:val="20"/>
                  </w:rPr>
                </w:rPrChange>
              </w:rPr>
              <w:t>5.66</w:t>
            </w:r>
          </w:p>
        </w:tc>
        <w:tc>
          <w:tcPr>
            <w:tcW w:w="929" w:type="dxa"/>
            <w:shd w:val="clear" w:color="auto" w:fill="auto"/>
            <w:noWrap/>
            <w:hideMark/>
          </w:tcPr>
          <w:p w14:paraId="5AB79E93"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83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833" w:author="tao huang" w:date="2017-09-17T12:05:00Z">
                  <w:rPr>
                    <w:rFonts w:eastAsia="Times New Roman" w:cs="Times New Roman"/>
                    <w:color w:val="000000" w:themeColor="text1"/>
                    <w:sz w:val="20"/>
                    <w:szCs w:val="20"/>
                  </w:rPr>
                </w:rPrChange>
              </w:rPr>
              <w:t>0.818</w:t>
            </w:r>
          </w:p>
        </w:tc>
        <w:tc>
          <w:tcPr>
            <w:tcW w:w="940" w:type="dxa"/>
            <w:shd w:val="clear" w:color="auto" w:fill="auto"/>
            <w:noWrap/>
            <w:hideMark/>
          </w:tcPr>
          <w:p w14:paraId="514B66B6"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83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835" w:author="tao huang" w:date="2017-09-17T12:05:00Z">
                  <w:rPr>
                    <w:rFonts w:eastAsia="Times New Roman" w:cs="Times New Roman"/>
                    <w:color w:val="000000" w:themeColor="text1"/>
                    <w:sz w:val="20"/>
                    <w:szCs w:val="20"/>
                  </w:rPr>
                </w:rPrChange>
              </w:rPr>
              <w:t>56.4%</w:t>
            </w:r>
          </w:p>
        </w:tc>
        <w:tc>
          <w:tcPr>
            <w:tcW w:w="1374" w:type="dxa"/>
            <w:shd w:val="clear" w:color="auto" w:fill="auto"/>
            <w:hideMark/>
          </w:tcPr>
          <w:p w14:paraId="54B030E1" w14:textId="77777777" w:rsidR="0034683F" w:rsidRPr="00A60A57"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83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837" w:author="tao huang" w:date="2017-09-17T12:05:00Z">
                  <w:rPr>
                    <w:rFonts w:eastAsia="Times New Roman" w:cs="Times New Roman"/>
                    <w:color w:val="000000" w:themeColor="text1"/>
                    <w:sz w:val="20"/>
                    <w:szCs w:val="20"/>
                  </w:rPr>
                </w:rPrChange>
              </w:rPr>
              <w:t>0.994</w:t>
            </w:r>
          </w:p>
        </w:tc>
        <w:tc>
          <w:tcPr>
            <w:tcW w:w="704" w:type="dxa"/>
            <w:shd w:val="clear" w:color="auto" w:fill="auto"/>
            <w:noWrap/>
            <w:hideMark/>
          </w:tcPr>
          <w:p w14:paraId="064FFCA3"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83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839" w:author="tao huang" w:date="2017-09-17T12:05:00Z">
                  <w:rPr>
                    <w:rFonts w:eastAsia="Times New Roman" w:cs="Times New Roman"/>
                    <w:color w:val="000000" w:themeColor="text1"/>
                    <w:sz w:val="20"/>
                    <w:szCs w:val="20"/>
                  </w:rPr>
                </w:rPrChange>
              </w:rPr>
              <w:t>5.64</w:t>
            </w:r>
          </w:p>
        </w:tc>
        <w:tc>
          <w:tcPr>
            <w:tcW w:w="820" w:type="dxa"/>
            <w:shd w:val="clear" w:color="auto" w:fill="auto"/>
            <w:noWrap/>
            <w:hideMark/>
          </w:tcPr>
          <w:p w14:paraId="459BA4F9"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84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841" w:author="tao huang" w:date="2017-09-17T12:05:00Z">
                  <w:rPr>
                    <w:rFonts w:eastAsia="Times New Roman" w:cs="Times New Roman"/>
                    <w:color w:val="000000" w:themeColor="text1"/>
                    <w:sz w:val="20"/>
                    <w:szCs w:val="20"/>
                  </w:rPr>
                </w:rPrChange>
              </w:rPr>
              <w:t>0.819</w:t>
            </w:r>
          </w:p>
        </w:tc>
        <w:tc>
          <w:tcPr>
            <w:tcW w:w="994" w:type="dxa"/>
            <w:shd w:val="clear" w:color="auto" w:fill="auto"/>
            <w:noWrap/>
            <w:hideMark/>
          </w:tcPr>
          <w:p w14:paraId="7F14C14A"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84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843" w:author="tao huang" w:date="2017-09-17T12:05:00Z">
                  <w:rPr>
                    <w:rFonts w:eastAsia="Times New Roman" w:cs="Times New Roman"/>
                    <w:color w:val="000000" w:themeColor="text1"/>
                    <w:sz w:val="20"/>
                    <w:szCs w:val="20"/>
                  </w:rPr>
                </w:rPrChange>
              </w:rPr>
              <w:t>56.60%</w:t>
            </w:r>
          </w:p>
        </w:tc>
        <w:tc>
          <w:tcPr>
            <w:tcW w:w="1374" w:type="dxa"/>
            <w:shd w:val="clear" w:color="auto" w:fill="auto"/>
            <w:hideMark/>
          </w:tcPr>
          <w:p w14:paraId="5A48361B" w14:textId="77777777" w:rsidR="0034683F" w:rsidRPr="00A60A57"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84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845" w:author="tao huang" w:date="2017-09-17T12:05:00Z">
                  <w:rPr>
                    <w:rFonts w:eastAsia="Times New Roman" w:cs="Times New Roman"/>
                    <w:color w:val="000000" w:themeColor="text1"/>
                    <w:sz w:val="20"/>
                    <w:szCs w:val="20"/>
                  </w:rPr>
                </w:rPrChange>
              </w:rPr>
              <w:t>0.996</w:t>
            </w:r>
          </w:p>
        </w:tc>
        <w:tc>
          <w:tcPr>
            <w:tcW w:w="704" w:type="dxa"/>
            <w:shd w:val="clear" w:color="auto" w:fill="auto"/>
            <w:noWrap/>
            <w:hideMark/>
          </w:tcPr>
          <w:p w14:paraId="1F509E53"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84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847" w:author="tao huang" w:date="2017-09-17T12:05:00Z">
                  <w:rPr>
                    <w:rFonts w:eastAsia="Times New Roman" w:cs="Times New Roman"/>
                    <w:color w:val="000000" w:themeColor="text1"/>
                    <w:sz w:val="20"/>
                    <w:szCs w:val="20"/>
                  </w:rPr>
                </w:rPrChange>
              </w:rPr>
              <w:t>5.68</w:t>
            </w:r>
          </w:p>
        </w:tc>
        <w:tc>
          <w:tcPr>
            <w:tcW w:w="820" w:type="dxa"/>
            <w:shd w:val="clear" w:color="auto" w:fill="auto"/>
            <w:noWrap/>
            <w:hideMark/>
          </w:tcPr>
          <w:p w14:paraId="72D69AEF"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84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849" w:author="tao huang" w:date="2017-09-17T12:05:00Z">
                  <w:rPr>
                    <w:rFonts w:eastAsia="Times New Roman" w:cs="Times New Roman"/>
                    <w:color w:val="000000" w:themeColor="text1"/>
                    <w:sz w:val="20"/>
                    <w:szCs w:val="20"/>
                  </w:rPr>
                </w:rPrChange>
              </w:rPr>
              <w:t>0.812</w:t>
            </w:r>
          </w:p>
        </w:tc>
        <w:tc>
          <w:tcPr>
            <w:tcW w:w="994" w:type="dxa"/>
            <w:shd w:val="clear" w:color="auto" w:fill="auto"/>
            <w:noWrap/>
            <w:hideMark/>
          </w:tcPr>
          <w:p w14:paraId="2E02B94A"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85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851" w:author="tao huang" w:date="2017-09-17T12:05:00Z">
                  <w:rPr>
                    <w:rFonts w:eastAsia="Times New Roman" w:cs="Times New Roman"/>
                    <w:color w:val="000000" w:themeColor="text1"/>
                    <w:sz w:val="20"/>
                    <w:szCs w:val="20"/>
                  </w:rPr>
                </w:rPrChange>
              </w:rPr>
              <w:t>55.46%</w:t>
            </w:r>
          </w:p>
        </w:tc>
        <w:tc>
          <w:tcPr>
            <w:tcW w:w="1374" w:type="dxa"/>
            <w:shd w:val="clear" w:color="auto" w:fill="auto"/>
            <w:hideMark/>
          </w:tcPr>
          <w:p w14:paraId="398B061A" w14:textId="77777777" w:rsidR="0034683F" w:rsidRPr="00A60A57"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85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853" w:author="tao huang" w:date="2017-09-17T12:05:00Z">
                  <w:rPr>
                    <w:rFonts w:eastAsia="Times New Roman" w:cs="Times New Roman"/>
                    <w:color w:val="000000" w:themeColor="text1"/>
                    <w:sz w:val="20"/>
                    <w:szCs w:val="20"/>
                  </w:rPr>
                </w:rPrChange>
              </w:rPr>
              <w:t>0.983</w:t>
            </w:r>
          </w:p>
        </w:tc>
      </w:tr>
      <w:tr w:rsidR="00CC2A18" w:rsidRPr="00A60A57" w14:paraId="5BAA1177" w14:textId="77777777" w:rsidTr="00CC2A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38E33245" w14:textId="77777777" w:rsidR="0034683F" w:rsidRPr="00A60A57" w:rsidRDefault="0034683F">
            <w:pPr>
              <w:spacing w:after="0" w:line="240" w:lineRule="auto"/>
              <w:rPr>
                <w:rFonts w:eastAsia="Times New Roman" w:cs="Times New Roman"/>
                <w:b w:val="0"/>
                <w:color w:val="0D0D0D" w:themeColor="text1" w:themeTint="F2"/>
                <w:sz w:val="22"/>
                <w:rPrChange w:id="10854" w:author="tao huang" w:date="2017-09-17T12:05:00Z">
                  <w:rPr>
                    <w:rFonts w:eastAsia="Times New Roman" w:cs="Times New Roman"/>
                    <w:b w:val="0"/>
                    <w:color w:val="000000" w:themeColor="text1"/>
                    <w:sz w:val="20"/>
                    <w:szCs w:val="20"/>
                  </w:rPr>
                </w:rPrChange>
              </w:rPr>
            </w:pPr>
            <w:r w:rsidRPr="00A60A57">
              <w:rPr>
                <w:rFonts w:eastAsia="Times New Roman" w:cs="Times New Roman"/>
                <w:b w:val="0"/>
                <w:color w:val="0D0D0D" w:themeColor="text1" w:themeTint="F2"/>
                <w:sz w:val="22"/>
                <w:rPrChange w:id="10855" w:author="tao huang" w:date="2017-09-17T12:05:00Z">
                  <w:rPr>
                    <w:rFonts w:eastAsia="Times New Roman" w:cs="Times New Roman"/>
                    <w:color w:val="000000" w:themeColor="text1"/>
                    <w:sz w:val="20"/>
                    <w:szCs w:val="20"/>
                  </w:rPr>
                </w:rPrChange>
              </w:rPr>
              <w:t>Cold Cereal</w:t>
            </w:r>
          </w:p>
        </w:tc>
        <w:tc>
          <w:tcPr>
            <w:tcW w:w="705" w:type="dxa"/>
            <w:shd w:val="clear" w:color="auto" w:fill="auto"/>
            <w:noWrap/>
            <w:hideMark/>
          </w:tcPr>
          <w:p w14:paraId="7F0C4AA4"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85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857" w:author="tao huang" w:date="2017-09-17T12:05:00Z">
                  <w:rPr>
                    <w:rFonts w:eastAsia="Times New Roman" w:cs="Times New Roman"/>
                    <w:color w:val="000000" w:themeColor="text1"/>
                    <w:sz w:val="20"/>
                    <w:szCs w:val="20"/>
                  </w:rPr>
                </w:rPrChange>
              </w:rPr>
              <w:t>36.47</w:t>
            </w:r>
          </w:p>
        </w:tc>
        <w:tc>
          <w:tcPr>
            <w:tcW w:w="929" w:type="dxa"/>
            <w:shd w:val="clear" w:color="auto" w:fill="auto"/>
            <w:noWrap/>
            <w:hideMark/>
          </w:tcPr>
          <w:p w14:paraId="15988405"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85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859" w:author="tao huang" w:date="2017-09-17T12:05:00Z">
                  <w:rPr>
                    <w:rFonts w:eastAsia="Times New Roman" w:cs="Times New Roman"/>
                    <w:color w:val="000000" w:themeColor="text1"/>
                    <w:sz w:val="20"/>
                    <w:szCs w:val="20"/>
                  </w:rPr>
                </w:rPrChange>
              </w:rPr>
              <w:t>0.425</w:t>
            </w:r>
          </w:p>
        </w:tc>
        <w:tc>
          <w:tcPr>
            <w:tcW w:w="940" w:type="dxa"/>
            <w:shd w:val="clear" w:color="auto" w:fill="auto"/>
            <w:noWrap/>
            <w:hideMark/>
          </w:tcPr>
          <w:p w14:paraId="170D72D5"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86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861" w:author="tao huang" w:date="2017-09-17T12:05:00Z">
                  <w:rPr>
                    <w:rFonts w:eastAsia="Times New Roman" w:cs="Times New Roman"/>
                    <w:color w:val="000000" w:themeColor="text1"/>
                    <w:sz w:val="20"/>
                    <w:szCs w:val="20"/>
                  </w:rPr>
                </w:rPrChange>
              </w:rPr>
              <w:t>74.0%</w:t>
            </w:r>
          </w:p>
        </w:tc>
        <w:tc>
          <w:tcPr>
            <w:tcW w:w="1374" w:type="dxa"/>
            <w:shd w:val="clear" w:color="auto" w:fill="auto"/>
            <w:hideMark/>
          </w:tcPr>
          <w:p w14:paraId="79FB2600" w14:textId="77777777" w:rsidR="0034683F" w:rsidRPr="00A60A57"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86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863" w:author="tao huang" w:date="2017-09-17T12:05:00Z">
                  <w:rPr>
                    <w:rFonts w:eastAsia="Times New Roman" w:cs="Times New Roman"/>
                    <w:color w:val="000000" w:themeColor="text1"/>
                    <w:sz w:val="20"/>
                    <w:szCs w:val="20"/>
                  </w:rPr>
                </w:rPrChange>
              </w:rPr>
              <w:t>0.975</w:t>
            </w:r>
          </w:p>
        </w:tc>
        <w:tc>
          <w:tcPr>
            <w:tcW w:w="704" w:type="dxa"/>
            <w:shd w:val="clear" w:color="auto" w:fill="auto"/>
            <w:noWrap/>
            <w:hideMark/>
          </w:tcPr>
          <w:p w14:paraId="32EDB8EC"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86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865" w:author="tao huang" w:date="2017-09-17T12:05:00Z">
                  <w:rPr>
                    <w:rFonts w:eastAsia="Times New Roman" w:cs="Times New Roman"/>
                    <w:color w:val="000000" w:themeColor="text1"/>
                    <w:sz w:val="20"/>
                    <w:szCs w:val="20"/>
                  </w:rPr>
                </w:rPrChange>
              </w:rPr>
              <w:t>36.50</w:t>
            </w:r>
          </w:p>
        </w:tc>
        <w:tc>
          <w:tcPr>
            <w:tcW w:w="820" w:type="dxa"/>
            <w:shd w:val="clear" w:color="auto" w:fill="auto"/>
            <w:noWrap/>
            <w:hideMark/>
          </w:tcPr>
          <w:p w14:paraId="64DC175D"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86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867" w:author="tao huang" w:date="2017-09-17T12:05:00Z">
                  <w:rPr>
                    <w:rFonts w:eastAsia="Times New Roman" w:cs="Times New Roman"/>
                    <w:color w:val="000000" w:themeColor="text1"/>
                    <w:sz w:val="20"/>
                    <w:szCs w:val="20"/>
                  </w:rPr>
                </w:rPrChange>
              </w:rPr>
              <w:t>0.423</w:t>
            </w:r>
          </w:p>
        </w:tc>
        <w:tc>
          <w:tcPr>
            <w:tcW w:w="994" w:type="dxa"/>
            <w:shd w:val="clear" w:color="auto" w:fill="auto"/>
            <w:noWrap/>
            <w:hideMark/>
          </w:tcPr>
          <w:p w14:paraId="6A793E9F"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86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869" w:author="tao huang" w:date="2017-09-17T12:05:00Z">
                  <w:rPr>
                    <w:rFonts w:eastAsia="Times New Roman" w:cs="Times New Roman"/>
                    <w:color w:val="000000" w:themeColor="text1"/>
                    <w:sz w:val="20"/>
                    <w:szCs w:val="20"/>
                  </w:rPr>
                </w:rPrChange>
              </w:rPr>
              <w:t>74.26%</w:t>
            </w:r>
          </w:p>
        </w:tc>
        <w:tc>
          <w:tcPr>
            <w:tcW w:w="1374" w:type="dxa"/>
            <w:shd w:val="clear" w:color="auto" w:fill="auto"/>
            <w:hideMark/>
          </w:tcPr>
          <w:p w14:paraId="486452EC" w14:textId="77777777" w:rsidR="0034683F" w:rsidRPr="00A60A57"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87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871" w:author="tao huang" w:date="2017-09-17T12:05:00Z">
                  <w:rPr>
                    <w:rFonts w:eastAsia="Times New Roman" w:cs="Times New Roman"/>
                    <w:color w:val="000000" w:themeColor="text1"/>
                    <w:sz w:val="20"/>
                    <w:szCs w:val="20"/>
                  </w:rPr>
                </w:rPrChange>
              </w:rPr>
              <w:t>0.974</w:t>
            </w:r>
          </w:p>
        </w:tc>
        <w:tc>
          <w:tcPr>
            <w:tcW w:w="704" w:type="dxa"/>
            <w:shd w:val="clear" w:color="auto" w:fill="auto"/>
            <w:noWrap/>
            <w:hideMark/>
          </w:tcPr>
          <w:p w14:paraId="4BCDF68F"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87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873" w:author="tao huang" w:date="2017-09-17T12:05:00Z">
                  <w:rPr>
                    <w:rFonts w:eastAsia="Times New Roman" w:cs="Times New Roman"/>
                    <w:color w:val="000000" w:themeColor="text1"/>
                    <w:sz w:val="20"/>
                    <w:szCs w:val="20"/>
                  </w:rPr>
                </w:rPrChange>
              </w:rPr>
              <w:t>37.63</w:t>
            </w:r>
          </w:p>
        </w:tc>
        <w:tc>
          <w:tcPr>
            <w:tcW w:w="820" w:type="dxa"/>
            <w:shd w:val="clear" w:color="auto" w:fill="auto"/>
            <w:noWrap/>
            <w:hideMark/>
          </w:tcPr>
          <w:p w14:paraId="3778A916"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87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875" w:author="tao huang" w:date="2017-09-17T12:05:00Z">
                  <w:rPr>
                    <w:rFonts w:eastAsia="Times New Roman" w:cs="Times New Roman"/>
                    <w:color w:val="000000" w:themeColor="text1"/>
                    <w:sz w:val="20"/>
                    <w:szCs w:val="20"/>
                  </w:rPr>
                </w:rPrChange>
              </w:rPr>
              <w:t>0.432</w:t>
            </w:r>
          </w:p>
        </w:tc>
        <w:tc>
          <w:tcPr>
            <w:tcW w:w="994" w:type="dxa"/>
            <w:shd w:val="clear" w:color="auto" w:fill="auto"/>
            <w:noWrap/>
            <w:hideMark/>
          </w:tcPr>
          <w:p w14:paraId="2AFB825E"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87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877" w:author="tao huang" w:date="2017-09-17T12:05:00Z">
                  <w:rPr>
                    <w:rFonts w:eastAsia="Times New Roman" w:cs="Times New Roman"/>
                    <w:color w:val="000000" w:themeColor="text1"/>
                    <w:sz w:val="20"/>
                    <w:szCs w:val="20"/>
                  </w:rPr>
                </w:rPrChange>
              </w:rPr>
              <w:t>78.60%</w:t>
            </w:r>
          </w:p>
        </w:tc>
        <w:tc>
          <w:tcPr>
            <w:tcW w:w="1374" w:type="dxa"/>
            <w:shd w:val="clear" w:color="auto" w:fill="auto"/>
            <w:hideMark/>
          </w:tcPr>
          <w:p w14:paraId="0DC50DAB" w14:textId="77777777" w:rsidR="0034683F" w:rsidRPr="00A60A57"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87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879" w:author="tao huang" w:date="2017-09-17T12:05:00Z">
                  <w:rPr>
                    <w:rFonts w:eastAsia="Times New Roman" w:cs="Times New Roman"/>
                    <w:color w:val="000000" w:themeColor="text1"/>
                    <w:sz w:val="20"/>
                    <w:szCs w:val="20"/>
                  </w:rPr>
                </w:rPrChange>
              </w:rPr>
              <w:t>0.998</w:t>
            </w:r>
          </w:p>
        </w:tc>
      </w:tr>
      <w:tr w:rsidR="00CC2A18" w:rsidRPr="00A60A57" w14:paraId="2ADD8995" w14:textId="77777777" w:rsidTr="00CC2A18">
        <w:trPr>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266CF2D9" w14:textId="77777777" w:rsidR="0034683F" w:rsidRPr="00A60A57" w:rsidRDefault="0034683F">
            <w:pPr>
              <w:spacing w:after="0" w:line="240" w:lineRule="auto"/>
              <w:rPr>
                <w:rFonts w:eastAsia="Times New Roman" w:cs="Times New Roman"/>
                <w:b w:val="0"/>
                <w:color w:val="0D0D0D" w:themeColor="text1" w:themeTint="F2"/>
                <w:sz w:val="22"/>
                <w:rPrChange w:id="10880" w:author="tao huang" w:date="2017-09-17T12:05:00Z">
                  <w:rPr>
                    <w:rFonts w:eastAsia="Times New Roman" w:cs="Times New Roman"/>
                    <w:b w:val="0"/>
                    <w:color w:val="000000" w:themeColor="text1"/>
                    <w:sz w:val="20"/>
                    <w:szCs w:val="20"/>
                  </w:rPr>
                </w:rPrChange>
              </w:rPr>
            </w:pPr>
            <w:r w:rsidRPr="00A60A57">
              <w:rPr>
                <w:rFonts w:eastAsia="Times New Roman" w:cs="Times New Roman"/>
                <w:b w:val="0"/>
                <w:color w:val="0D0D0D" w:themeColor="text1" w:themeTint="F2"/>
                <w:sz w:val="22"/>
                <w:rPrChange w:id="10881" w:author="tao huang" w:date="2017-09-17T12:05:00Z">
                  <w:rPr>
                    <w:rFonts w:eastAsia="Times New Roman" w:cs="Times New Roman"/>
                    <w:color w:val="000000" w:themeColor="text1"/>
                    <w:sz w:val="20"/>
                    <w:szCs w:val="20"/>
                  </w:rPr>
                </w:rPrChange>
              </w:rPr>
              <w:t>Deodorant</w:t>
            </w:r>
          </w:p>
        </w:tc>
        <w:tc>
          <w:tcPr>
            <w:tcW w:w="705" w:type="dxa"/>
            <w:shd w:val="clear" w:color="auto" w:fill="auto"/>
            <w:noWrap/>
            <w:hideMark/>
          </w:tcPr>
          <w:p w14:paraId="3CAD48E5"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88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883" w:author="tao huang" w:date="2017-09-17T12:05:00Z">
                  <w:rPr>
                    <w:rFonts w:eastAsia="Times New Roman" w:cs="Times New Roman"/>
                    <w:color w:val="000000" w:themeColor="text1"/>
                    <w:sz w:val="20"/>
                    <w:szCs w:val="20"/>
                  </w:rPr>
                </w:rPrChange>
              </w:rPr>
              <w:t>2.92</w:t>
            </w:r>
          </w:p>
        </w:tc>
        <w:tc>
          <w:tcPr>
            <w:tcW w:w="929" w:type="dxa"/>
            <w:shd w:val="clear" w:color="auto" w:fill="auto"/>
            <w:noWrap/>
            <w:hideMark/>
          </w:tcPr>
          <w:p w14:paraId="5ED25FC4"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88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885" w:author="tao huang" w:date="2017-09-17T12:05:00Z">
                  <w:rPr>
                    <w:rFonts w:eastAsia="Times New Roman" w:cs="Times New Roman"/>
                    <w:color w:val="000000" w:themeColor="text1"/>
                    <w:sz w:val="20"/>
                    <w:szCs w:val="20"/>
                  </w:rPr>
                </w:rPrChange>
              </w:rPr>
              <w:t>0.772</w:t>
            </w:r>
          </w:p>
        </w:tc>
        <w:tc>
          <w:tcPr>
            <w:tcW w:w="940" w:type="dxa"/>
            <w:shd w:val="clear" w:color="auto" w:fill="auto"/>
            <w:noWrap/>
            <w:hideMark/>
          </w:tcPr>
          <w:p w14:paraId="47B0D598"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88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887" w:author="tao huang" w:date="2017-09-17T12:05:00Z">
                  <w:rPr>
                    <w:rFonts w:eastAsia="Times New Roman" w:cs="Times New Roman"/>
                    <w:color w:val="000000" w:themeColor="text1"/>
                    <w:sz w:val="20"/>
                    <w:szCs w:val="20"/>
                  </w:rPr>
                </w:rPrChange>
              </w:rPr>
              <w:t>80.6%</w:t>
            </w:r>
          </w:p>
        </w:tc>
        <w:tc>
          <w:tcPr>
            <w:tcW w:w="1374" w:type="dxa"/>
            <w:shd w:val="clear" w:color="auto" w:fill="auto"/>
            <w:hideMark/>
          </w:tcPr>
          <w:p w14:paraId="65FEF791" w14:textId="77777777" w:rsidR="0034683F" w:rsidRPr="00A60A57"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88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889" w:author="tao huang" w:date="2017-09-17T12:05:00Z">
                  <w:rPr>
                    <w:rFonts w:eastAsia="Times New Roman" w:cs="Times New Roman"/>
                    <w:color w:val="000000" w:themeColor="text1"/>
                    <w:sz w:val="20"/>
                    <w:szCs w:val="20"/>
                  </w:rPr>
                </w:rPrChange>
              </w:rPr>
              <w:t>1.006</w:t>
            </w:r>
          </w:p>
        </w:tc>
        <w:tc>
          <w:tcPr>
            <w:tcW w:w="704" w:type="dxa"/>
            <w:shd w:val="clear" w:color="auto" w:fill="auto"/>
            <w:noWrap/>
            <w:hideMark/>
          </w:tcPr>
          <w:p w14:paraId="016C5D3B"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89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891" w:author="tao huang" w:date="2017-09-17T12:05:00Z">
                  <w:rPr>
                    <w:rFonts w:eastAsia="Times New Roman" w:cs="Times New Roman"/>
                    <w:color w:val="000000" w:themeColor="text1"/>
                    <w:sz w:val="20"/>
                    <w:szCs w:val="20"/>
                  </w:rPr>
                </w:rPrChange>
              </w:rPr>
              <w:t>2.93</w:t>
            </w:r>
          </w:p>
        </w:tc>
        <w:tc>
          <w:tcPr>
            <w:tcW w:w="820" w:type="dxa"/>
            <w:shd w:val="clear" w:color="auto" w:fill="auto"/>
            <w:noWrap/>
            <w:hideMark/>
          </w:tcPr>
          <w:p w14:paraId="354154F6"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89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893" w:author="tao huang" w:date="2017-09-17T12:05:00Z">
                  <w:rPr>
                    <w:rFonts w:eastAsia="Times New Roman" w:cs="Times New Roman"/>
                    <w:color w:val="000000" w:themeColor="text1"/>
                    <w:sz w:val="20"/>
                    <w:szCs w:val="20"/>
                  </w:rPr>
                </w:rPrChange>
              </w:rPr>
              <w:t>0.772</w:t>
            </w:r>
          </w:p>
        </w:tc>
        <w:tc>
          <w:tcPr>
            <w:tcW w:w="994" w:type="dxa"/>
            <w:shd w:val="clear" w:color="auto" w:fill="auto"/>
            <w:noWrap/>
            <w:hideMark/>
          </w:tcPr>
          <w:p w14:paraId="26652182"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89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895" w:author="tao huang" w:date="2017-09-17T12:05:00Z">
                  <w:rPr>
                    <w:rFonts w:eastAsia="Times New Roman" w:cs="Times New Roman"/>
                    <w:color w:val="000000" w:themeColor="text1"/>
                    <w:sz w:val="20"/>
                    <w:szCs w:val="20"/>
                  </w:rPr>
                </w:rPrChange>
              </w:rPr>
              <w:t>80.53%</w:t>
            </w:r>
          </w:p>
        </w:tc>
        <w:tc>
          <w:tcPr>
            <w:tcW w:w="1374" w:type="dxa"/>
            <w:shd w:val="clear" w:color="auto" w:fill="auto"/>
            <w:hideMark/>
          </w:tcPr>
          <w:p w14:paraId="10C349CA" w14:textId="77777777" w:rsidR="0034683F" w:rsidRPr="00A60A57"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89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897" w:author="tao huang" w:date="2017-09-17T12:05:00Z">
                  <w:rPr>
                    <w:rFonts w:eastAsia="Times New Roman" w:cs="Times New Roman"/>
                    <w:color w:val="000000" w:themeColor="text1"/>
                    <w:sz w:val="20"/>
                    <w:szCs w:val="20"/>
                  </w:rPr>
                </w:rPrChange>
              </w:rPr>
              <w:t>1.005</w:t>
            </w:r>
          </w:p>
        </w:tc>
        <w:tc>
          <w:tcPr>
            <w:tcW w:w="704" w:type="dxa"/>
            <w:shd w:val="clear" w:color="auto" w:fill="auto"/>
            <w:noWrap/>
            <w:hideMark/>
          </w:tcPr>
          <w:p w14:paraId="2EF28624"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89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899" w:author="tao huang" w:date="2017-09-17T12:05:00Z">
                  <w:rPr>
                    <w:rFonts w:eastAsia="Times New Roman" w:cs="Times New Roman"/>
                    <w:color w:val="000000" w:themeColor="text1"/>
                    <w:sz w:val="20"/>
                    <w:szCs w:val="20"/>
                  </w:rPr>
                </w:rPrChange>
              </w:rPr>
              <w:t>2.87</w:t>
            </w:r>
          </w:p>
        </w:tc>
        <w:tc>
          <w:tcPr>
            <w:tcW w:w="820" w:type="dxa"/>
            <w:shd w:val="clear" w:color="auto" w:fill="auto"/>
            <w:noWrap/>
            <w:hideMark/>
          </w:tcPr>
          <w:p w14:paraId="2910D44E"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90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901" w:author="tao huang" w:date="2017-09-17T12:05:00Z">
                  <w:rPr>
                    <w:rFonts w:eastAsia="Times New Roman" w:cs="Times New Roman"/>
                    <w:color w:val="000000" w:themeColor="text1"/>
                    <w:sz w:val="20"/>
                    <w:szCs w:val="20"/>
                  </w:rPr>
                </w:rPrChange>
              </w:rPr>
              <w:t>0.760</w:t>
            </w:r>
          </w:p>
        </w:tc>
        <w:tc>
          <w:tcPr>
            <w:tcW w:w="994" w:type="dxa"/>
            <w:shd w:val="clear" w:color="auto" w:fill="auto"/>
            <w:noWrap/>
            <w:hideMark/>
          </w:tcPr>
          <w:p w14:paraId="05AD7F88"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90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903" w:author="tao huang" w:date="2017-09-17T12:05:00Z">
                  <w:rPr>
                    <w:rFonts w:eastAsia="Times New Roman" w:cs="Times New Roman"/>
                    <w:color w:val="000000" w:themeColor="text1"/>
                    <w:sz w:val="20"/>
                    <w:szCs w:val="20"/>
                  </w:rPr>
                </w:rPrChange>
              </w:rPr>
              <w:t>78.16%</w:t>
            </w:r>
          </w:p>
        </w:tc>
        <w:tc>
          <w:tcPr>
            <w:tcW w:w="1374" w:type="dxa"/>
            <w:shd w:val="clear" w:color="auto" w:fill="auto"/>
            <w:hideMark/>
          </w:tcPr>
          <w:p w14:paraId="6C022F4D" w14:textId="77777777" w:rsidR="0034683F" w:rsidRPr="00A60A57"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90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905" w:author="tao huang" w:date="2017-09-17T12:05:00Z">
                  <w:rPr>
                    <w:rFonts w:eastAsia="Times New Roman" w:cs="Times New Roman"/>
                    <w:color w:val="000000" w:themeColor="text1"/>
                    <w:sz w:val="20"/>
                    <w:szCs w:val="20"/>
                  </w:rPr>
                </w:rPrChange>
              </w:rPr>
              <w:t>0.988</w:t>
            </w:r>
          </w:p>
        </w:tc>
      </w:tr>
      <w:tr w:rsidR="00CC2A18" w:rsidRPr="00A60A57" w14:paraId="77D26505" w14:textId="77777777" w:rsidTr="00CC2A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0FF3EAE1" w14:textId="77777777" w:rsidR="0034683F" w:rsidRPr="00A60A57" w:rsidRDefault="0034683F">
            <w:pPr>
              <w:spacing w:after="0" w:line="240" w:lineRule="auto"/>
              <w:rPr>
                <w:rFonts w:eastAsia="Times New Roman" w:cs="Times New Roman"/>
                <w:b w:val="0"/>
                <w:color w:val="0D0D0D" w:themeColor="text1" w:themeTint="F2"/>
                <w:sz w:val="22"/>
                <w:rPrChange w:id="10906" w:author="tao huang" w:date="2017-09-17T12:05:00Z">
                  <w:rPr>
                    <w:rFonts w:eastAsia="Times New Roman" w:cs="Times New Roman"/>
                    <w:b w:val="0"/>
                    <w:color w:val="000000" w:themeColor="text1"/>
                    <w:sz w:val="20"/>
                    <w:szCs w:val="20"/>
                  </w:rPr>
                </w:rPrChange>
              </w:rPr>
            </w:pPr>
            <w:r w:rsidRPr="00A60A57">
              <w:rPr>
                <w:rFonts w:eastAsia="Times New Roman" w:cs="Times New Roman"/>
                <w:b w:val="0"/>
                <w:color w:val="0D0D0D" w:themeColor="text1" w:themeTint="F2"/>
                <w:sz w:val="22"/>
                <w:rPrChange w:id="10907" w:author="tao huang" w:date="2017-09-17T12:05:00Z">
                  <w:rPr>
                    <w:rFonts w:eastAsia="Times New Roman" w:cs="Times New Roman"/>
                    <w:color w:val="000000" w:themeColor="text1"/>
                    <w:sz w:val="20"/>
                    <w:szCs w:val="20"/>
                  </w:rPr>
                </w:rPrChange>
              </w:rPr>
              <w:t>Face Tissue</w:t>
            </w:r>
          </w:p>
        </w:tc>
        <w:tc>
          <w:tcPr>
            <w:tcW w:w="705" w:type="dxa"/>
            <w:shd w:val="clear" w:color="auto" w:fill="auto"/>
            <w:noWrap/>
            <w:hideMark/>
          </w:tcPr>
          <w:p w14:paraId="1B8673BC"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90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909" w:author="tao huang" w:date="2017-09-17T12:05:00Z">
                  <w:rPr>
                    <w:rFonts w:eastAsia="Times New Roman" w:cs="Times New Roman"/>
                    <w:color w:val="000000" w:themeColor="text1"/>
                    <w:sz w:val="20"/>
                    <w:szCs w:val="20"/>
                  </w:rPr>
                </w:rPrChange>
              </w:rPr>
              <w:t>13.63</w:t>
            </w:r>
          </w:p>
        </w:tc>
        <w:tc>
          <w:tcPr>
            <w:tcW w:w="929" w:type="dxa"/>
            <w:shd w:val="clear" w:color="auto" w:fill="auto"/>
            <w:noWrap/>
            <w:hideMark/>
          </w:tcPr>
          <w:p w14:paraId="1012BD67"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91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911" w:author="tao huang" w:date="2017-09-17T12:05:00Z">
                  <w:rPr>
                    <w:rFonts w:eastAsia="Times New Roman" w:cs="Times New Roman"/>
                    <w:color w:val="000000" w:themeColor="text1"/>
                    <w:sz w:val="20"/>
                    <w:szCs w:val="20"/>
                  </w:rPr>
                </w:rPrChange>
              </w:rPr>
              <w:t>0.576</w:t>
            </w:r>
          </w:p>
        </w:tc>
        <w:tc>
          <w:tcPr>
            <w:tcW w:w="940" w:type="dxa"/>
            <w:shd w:val="clear" w:color="auto" w:fill="auto"/>
            <w:noWrap/>
            <w:hideMark/>
          </w:tcPr>
          <w:p w14:paraId="39F8E48C"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91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913" w:author="tao huang" w:date="2017-09-17T12:05:00Z">
                  <w:rPr>
                    <w:rFonts w:eastAsia="Times New Roman" w:cs="Times New Roman"/>
                    <w:color w:val="000000" w:themeColor="text1"/>
                    <w:sz w:val="20"/>
                    <w:szCs w:val="20"/>
                  </w:rPr>
                </w:rPrChange>
              </w:rPr>
              <w:t>31.9%</w:t>
            </w:r>
          </w:p>
        </w:tc>
        <w:tc>
          <w:tcPr>
            <w:tcW w:w="1374" w:type="dxa"/>
            <w:shd w:val="clear" w:color="auto" w:fill="auto"/>
            <w:hideMark/>
          </w:tcPr>
          <w:p w14:paraId="1C649751" w14:textId="77777777" w:rsidR="0034683F" w:rsidRPr="00A60A57"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91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915" w:author="tao huang" w:date="2017-09-17T12:05:00Z">
                  <w:rPr>
                    <w:rFonts w:eastAsia="Times New Roman" w:cs="Times New Roman"/>
                    <w:color w:val="000000" w:themeColor="text1"/>
                    <w:sz w:val="20"/>
                    <w:szCs w:val="20"/>
                  </w:rPr>
                </w:rPrChange>
              </w:rPr>
              <w:t>0.914</w:t>
            </w:r>
          </w:p>
        </w:tc>
        <w:tc>
          <w:tcPr>
            <w:tcW w:w="704" w:type="dxa"/>
            <w:shd w:val="clear" w:color="auto" w:fill="auto"/>
            <w:noWrap/>
            <w:hideMark/>
          </w:tcPr>
          <w:p w14:paraId="5A0DCAB4"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91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917" w:author="tao huang" w:date="2017-09-17T12:05:00Z">
                  <w:rPr>
                    <w:rFonts w:eastAsia="Times New Roman" w:cs="Times New Roman"/>
                    <w:color w:val="000000" w:themeColor="text1"/>
                    <w:sz w:val="20"/>
                    <w:szCs w:val="20"/>
                  </w:rPr>
                </w:rPrChange>
              </w:rPr>
              <w:t>13.03</w:t>
            </w:r>
          </w:p>
        </w:tc>
        <w:tc>
          <w:tcPr>
            <w:tcW w:w="820" w:type="dxa"/>
            <w:shd w:val="clear" w:color="auto" w:fill="auto"/>
            <w:noWrap/>
            <w:hideMark/>
          </w:tcPr>
          <w:p w14:paraId="5E2631C8"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91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919" w:author="tao huang" w:date="2017-09-17T12:05:00Z">
                  <w:rPr>
                    <w:rFonts w:eastAsia="Times New Roman" w:cs="Times New Roman"/>
                    <w:color w:val="000000" w:themeColor="text1"/>
                    <w:sz w:val="20"/>
                    <w:szCs w:val="20"/>
                  </w:rPr>
                </w:rPrChange>
              </w:rPr>
              <w:t>0.566</w:t>
            </w:r>
          </w:p>
        </w:tc>
        <w:tc>
          <w:tcPr>
            <w:tcW w:w="994" w:type="dxa"/>
            <w:shd w:val="clear" w:color="auto" w:fill="auto"/>
            <w:noWrap/>
            <w:hideMark/>
          </w:tcPr>
          <w:p w14:paraId="7A50B00D"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92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921" w:author="tao huang" w:date="2017-09-17T12:05:00Z">
                  <w:rPr>
                    <w:rFonts w:eastAsia="Times New Roman" w:cs="Times New Roman"/>
                    <w:color w:val="000000" w:themeColor="text1"/>
                    <w:sz w:val="20"/>
                    <w:szCs w:val="20"/>
                  </w:rPr>
                </w:rPrChange>
              </w:rPr>
              <w:t>31.32%</w:t>
            </w:r>
          </w:p>
        </w:tc>
        <w:tc>
          <w:tcPr>
            <w:tcW w:w="1374" w:type="dxa"/>
            <w:shd w:val="clear" w:color="auto" w:fill="auto"/>
            <w:hideMark/>
          </w:tcPr>
          <w:p w14:paraId="047EE03B" w14:textId="77777777" w:rsidR="0034683F" w:rsidRPr="00A60A57"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92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923" w:author="tao huang" w:date="2017-09-17T12:05:00Z">
                  <w:rPr>
                    <w:rFonts w:eastAsia="Times New Roman" w:cs="Times New Roman"/>
                    <w:color w:val="000000" w:themeColor="text1"/>
                    <w:sz w:val="20"/>
                    <w:szCs w:val="20"/>
                  </w:rPr>
                </w:rPrChange>
              </w:rPr>
              <w:t>0.897</w:t>
            </w:r>
          </w:p>
        </w:tc>
        <w:tc>
          <w:tcPr>
            <w:tcW w:w="704" w:type="dxa"/>
            <w:shd w:val="clear" w:color="auto" w:fill="auto"/>
            <w:noWrap/>
            <w:hideMark/>
          </w:tcPr>
          <w:p w14:paraId="126CF481"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92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925" w:author="tao huang" w:date="2017-09-17T12:05:00Z">
                  <w:rPr>
                    <w:rFonts w:eastAsia="Times New Roman" w:cs="Times New Roman"/>
                    <w:color w:val="000000" w:themeColor="text1"/>
                    <w:sz w:val="20"/>
                    <w:szCs w:val="20"/>
                  </w:rPr>
                </w:rPrChange>
              </w:rPr>
              <w:t>13.83</w:t>
            </w:r>
          </w:p>
        </w:tc>
        <w:tc>
          <w:tcPr>
            <w:tcW w:w="820" w:type="dxa"/>
            <w:shd w:val="clear" w:color="auto" w:fill="auto"/>
            <w:noWrap/>
            <w:hideMark/>
          </w:tcPr>
          <w:p w14:paraId="78ECADC2"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92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927" w:author="tao huang" w:date="2017-09-17T12:05:00Z">
                  <w:rPr>
                    <w:rFonts w:eastAsia="Times New Roman" w:cs="Times New Roman"/>
                    <w:color w:val="000000" w:themeColor="text1"/>
                    <w:sz w:val="20"/>
                    <w:szCs w:val="20"/>
                  </w:rPr>
                </w:rPrChange>
              </w:rPr>
              <w:t>0.579</w:t>
            </w:r>
          </w:p>
        </w:tc>
        <w:tc>
          <w:tcPr>
            <w:tcW w:w="994" w:type="dxa"/>
            <w:shd w:val="clear" w:color="auto" w:fill="auto"/>
            <w:noWrap/>
            <w:hideMark/>
          </w:tcPr>
          <w:p w14:paraId="2AD2F4D2"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92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929" w:author="tao huang" w:date="2017-09-17T12:05:00Z">
                  <w:rPr>
                    <w:rFonts w:eastAsia="Times New Roman" w:cs="Times New Roman"/>
                    <w:color w:val="000000" w:themeColor="text1"/>
                    <w:sz w:val="20"/>
                    <w:szCs w:val="20"/>
                  </w:rPr>
                </w:rPrChange>
              </w:rPr>
              <w:t>33.08%</w:t>
            </w:r>
          </w:p>
        </w:tc>
        <w:tc>
          <w:tcPr>
            <w:tcW w:w="1374" w:type="dxa"/>
            <w:shd w:val="clear" w:color="auto" w:fill="auto"/>
            <w:hideMark/>
          </w:tcPr>
          <w:p w14:paraId="7A06F42D" w14:textId="77777777" w:rsidR="0034683F" w:rsidRPr="00A60A57"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93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931" w:author="tao huang" w:date="2017-09-17T12:05:00Z">
                  <w:rPr>
                    <w:rFonts w:eastAsia="Times New Roman" w:cs="Times New Roman"/>
                    <w:color w:val="000000" w:themeColor="text1"/>
                    <w:sz w:val="20"/>
                    <w:szCs w:val="20"/>
                  </w:rPr>
                </w:rPrChange>
              </w:rPr>
              <w:t>0.917</w:t>
            </w:r>
          </w:p>
        </w:tc>
      </w:tr>
      <w:tr w:rsidR="00CC2A18" w:rsidRPr="00A60A57" w14:paraId="36B3D949" w14:textId="77777777" w:rsidTr="00CC2A18">
        <w:trPr>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5D7A68A0" w14:textId="77777777" w:rsidR="0034683F" w:rsidRPr="00A60A57" w:rsidRDefault="0034683F">
            <w:pPr>
              <w:spacing w:after="0" w:line="240" w:lineRule="auto"/>
              <w:rPr>
                <w:rFonts w:eastAsia="Times New Roman" w:cs="Times New Roman"/>
                <w:b w:val="0"/>
                <w:color w:val="0D0D0D" w:themeColor="text1" w:themeTint="F2"/>
                <w:sz w:val="22"/>
                <w:rPrChange w:id="10932" w:author="tao huang" w:date="2017-09-17T12:05:00Z">
                  <w:rPr>
                    <w:rFonts w:eastAsia="Times New Roman" w:cs="Times New Roman"/>
                    <w:b w:val="0"/>
                    <w:color w:val="000000" w:themeColor="text1"/>
                    <w:sz w:val="20"/>
                    <w:szCs w:val="20"/>
                  </w:rPr>
                </w:rPrChange>
              </w:rPr>
            </w:pPr>
            <w:r w:rsidRPr="00A60A57">
              <w:rPr>
                <w:rFonts w:eastAsia="Times New Roman" w:cs="Times New Roman"/>
                <w:b w:val="0"/>
                <w:color w:val="0D0D0D" w:themeColor="text1" w:themeTint="F2"/>
                <w:sz w:val="22"/>
                <w:rPrChange w:id="10933" w:author="tao huang" w:date="2017-09-17T12:05:00Z">
                  <w:rPr>
                    <w:rFonts w:eastAsia="Times New Roman" w:cs="Times New Roman"/>
                    <w:color w:val="000000" w:themeColor="text1"/>
                    <w:sz w:val="20"/>
                    <w:szCs w:val="20"/>
                  </w:rPr>
                </w:rPrChange>
              </w:rPr>
              <w:t>Frozen Dinner</w:t>
            </w:r>
          </w:p>
        </w:tc>
        <w:tc>
          <w:tcPr>
            <w:tcW w:w="705" w:type="dxa"/>
            <w:shd w:val="clear" w:color="auto" w:fill="auto"/>
            <w:noWrap/>
            <w:hideMark/>
          </w:tcPr>
          <w:p w14:paraId="3C0CAD0C"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93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935" w:author="tao huang" w:date="2017-09-17T12:05:00Z">
                  <w:rPr>
                    <w:rFonts w:eastAsia="Times New Roman" w:cs="Times New Roman"/>
                    <w:color w:val="000000" w:themeColor="text1"/>
                    <w:sz w:val="20"/>
                    <w:szCs w:val="20"/>
                  </w:rPr>
                </w:rPrChange>
              </w:rPr>
              <w:t>21.87</w:t>
            </w:r>
          </w:p>
        </w:tc>
        <w:tc>
          <w:tcPr>
            <w:tcW w:w="929" w:type="dxa"/>
            <w:shd w:val="clear" w:color="auto" w:fill="auto"/>
            <w:noWrap/>
            <w:hideMark/>
          </w:tcPr>
          <w:p w14:paraId="4D5786EA"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93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937" w:author="tao huang" w:date="2017-09-17T12:05:00Z">
                  <w:rPr>
                    <w:rFonts w:eastAsia="Times New Roman" w:cs="Times New Roman"/>
                    <w:color w:val="000000" w:themeColor="text1"/>
                    <w:sz w:val="20"/>
                    <w:szCs w:val="20"/>
                  </w:rPr>
                </w:rPrChange>
              </w:rPr>
              <w:t>0.516</w:t>
            </w:r>
          </w:p>
        </w:tc>
        <w:tc>
          <w:tcPr>
            <w:tcW w:w="940" w:type="dxa"/>
            <w:shd w:val="clear" w:color="auto" w:fill="auto"/>
            <w:noWrap/>
            <w:hideMark/>
          </w:tcPr>
          <w:p w14:paraId="31DFABE1"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93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939" w:author="tao huang" w:date="2017-09-17T12:05:00Z">
                  <w:rPr>
                    <w:rFonts w:eastAsia="Times New Roman" w:cs="Times New Roman"/>
                    <w:color w:val="000000" w:themeColor="text1"/>
                    <w:sz w:val="20"/>
                    <w:szCs w:val="20"/>
                  </w:rPr>
                </w:rPrChange>
              </w:rPr>
              <w:t>99.5%</w:t>
            </w:r>
          </w:p>
        </w:tc>
        <w:tc>
          <w:tcPr>
            <w:tcW w:w="1374" w:type="dxa"/>
            <w:shd w:val="clear" w:color="auto" w:fill="auto"/>
            <w:hideMark/>
          </w:tcPr>
          <w:p w14:paraId="6CD1ADA7" w14:textId="77777777" w:rsidR="0034683F" w:rsidRPr="00A60A57"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94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941" w:author="tao huang" w:date="2017-09-17T12:05:00Z">
                  <w:rPr>
                    <w:rFonts w:eastAsia="Times New Roman" w:cs="Times New Roman"/>
                    <w:color w:val="000000" w:themeColor="text1"/>
                    <w:sz w:val="20"/>
                    <w:szCs w:val="20"/>
                  </w:rPr>
                </w:rPrChange>
              </w:rPr>
              <w:t>1.017</w:t>
            </w:r>
          </w:p>
        </w:tc>
        <w:tc>
          <w:tcPr>
            <w:tcW w:w="704" w:type="dxa"/>
            <w:shd w:val="clear" w:color="auto" w:fill="auto"/>
            <w:noWrap/>
            <w:hideMark/>
          </w:tcPr>
          <w:p w14:paraId="42FFD47B"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94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943" w:author="tao huang" w:date="2017-09-17T12:05:00Z">
                  <w:rPr>
                    <w:rFonts w:eastAsia="Times New Roman" w:cs="Times New Roman"/>
                    <w:color w:val="000000" w:themeColor="text1"/>
                    <w:sz w:val="20"/>
                    <w:szCs w:val="20"/>
                  </w:rPr>
                </w:rPrChange>
              </w:rPr>
              <w:t>22.07</w:t>
            </w:r>
          </w:p>
        </w:tc>
        <w:tc>
          <w:tcPr>
            <w:tcW w:w="820" w:type="dxa"/>
            <w:shd w:val="clear" w:color="auto" w:fill="auto"/>
            <w:noWrap/>
            <w:hideMark/>
          </w:tcPr>
          <w:p w14:paraId="6B87536A"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94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945" w:author="tao huang" w:date="2017-09-17T12:05:00Z">
                  <w:rPr>
                    <w:rFonts w:eastAsia="Times New Roman" w:cs="Times New Roman"/>
                    <w:color w:val="000000" w:themeColor="text1"/>
                    <w:sz w:val="20"/>
                    <w:szCs w:val="20"/>
                  </w:rPr>
                </w:rPrChange>
              </w:rPr>
              <w:t>0.520</w:t>
            </w:r>
          </w:p>
        </w:tc>
        <w:tc>
          <w:tcPr>
            <w:tcW w:w="994" w:type="dxa"/>
            <w:shd w:val="clear" w:color="auto" w:fill="auto"/>
            <w:noWrap/>
            <w:hideMark/>
          </w:tcPr>
          <w:p w14:paraId="4197F674"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94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947" w:author="tao huang" w:date="2017-09-17T12:05:00Z">
                  <w:rPr>
                    <w:rFonts w:eastAsia="Times New Roman" w:cs="Times New Roman"/>
                    <w:color w:val="000000" w:themeColor="text1"/>
                    <w:sz w:val="20"/>
                    <w:szCs w:val="20"/>
                  </w:rPr>
                </w:rPrChange>
              </w:rPr>
              <w:t>99.46%</w:t>
            </w:r>
          </w:p>
        </w:tc>
        <w:tc>
          <w:tcPr>
            <w:tcW w:w="1374" w:type="dxa"/>
            <w:shd w:val="clear" w:color="auto" w:fill="auto"/>
            <w:hideMark/>
          </w:tcPr>
          <w:p w14:paraId="7DD69E2C" w14:textId="77777777" w:rsidR="0034683F" w:rsidRPr="00A60A57"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94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949" w:author="tao huang" w:date="2017-09-17T12:05:00Z">
                  <w:rPr>
                    <w:rFonts w:eastAsia="Times New Roman" w:cs="Times New Roman"/>
                    <w:color w:val="000000" w:themeColor="text1"/>
                    <w:sz w:val="20"/>
                    <w:szCs w:val="20"/>
                  </w:rPr>
                </w:rPrChange>
              </w:rPr>
              <w:t>1.022</w:t>
            </w:r>
          </w:p>
        </w:tc>
        <w:tc>
          <w:tcPr>
            <w:tcW w:w="704" w:type="dxa"/>
            <w:shd w:val="clear" w:color="auto" w:fill="auto"/>
            <w:noWrap/>
            <w:hideMark/>
          </w:tcPr>
          <w:p w14:paraId="2D7EFC9D"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95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951" w:author="tao huang" w:date="2017-09-17T12:05:00Z">
                  <w:rPr>
                    <w:rFonts w:eastAsia="Times New Roman" w:cs="Times New Roman"/>
                    <w:color w:val="000000" w:themeColor="text1"/>
                    <w:sz w:val="20"/>
                    <w:szCs w:val="20"/>
                  </w:rPr>
                </w:rPrChange>
              </w:rPr>
              <w:t>22.10</w:t>
            </w:r>
          </w:p>
        </w:tc>
        <w:tc>
          <w:tcPr>
            <w:tcW w:w="820" w:type="dxa"/>
            <w:shd w:val="clear" w:color="auto" w:fill="auto"/>
            <w:noWrap/>
            <w:hideMark/>
          </w:tcPr>
          <w:p w14:paraId="7BADEBF9"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95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953" w:author="tao huang" w:date="2017-09-17T12:05:00Z">
                  <w:rPr>
                    <w:rFonts w:eastAsia="Times New Roman" w:cs="Times New Roman"/>
                    <w:color w:val="000000" w:themeColor="text1"/>
                    <w:sz w:val="20"/>
                    <w:szCs w:val="20"/>
                  </w:rPr>
                </w:rPrChange>
              </w:rPr>
              <w:t>0.517</w:t>
            </w:r>
          </w:p>
        </w:tc>
        <w:tc>
          <w:tcPr>
            <w:tcW w:w="994" w:type="dxa"/>
            <w:shd w:val="clear" w:color="auto" w:fill="auto"/>
            <w:noWrap/>
            <w:hideMark/>
          </w:tcPr>
          <w:p w14:paraId="5A42A099"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95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955" w:author="tao huang" w:date="2017-09-17T12:05:00Z">
                  <w:rPr>
                    <w:rFonts w:eastAsia="Times New Roman" w:cs="Times New Roman"/>
                    <w:color w:val="000000" w:themeColor="text1"/>
                    <w:sz w:val="20"/>
                    <w:szCs w:val="20"/>
                  </w:rPr>
                </w:rPrChange>
              </w:rPr>
              <w:t>92.05%</w:t>
            </w:r>
          </w:p>
        </w:tc>
        <w:tc>
          <w:tcPr>
            <w:tcW w:w="1374" w:type="dxa"/>
            <w:shd w:val="clear" w:color="auto" w:fill="auto"/>
            <w:hideMark/>
          </w:tcPr>
          <w:p w14:paraId="4917F236" w14:textId="77777777" w:rsidR="0034683F" w:rsidRPr="00A60A57"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95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957" w:author="tao huang" w:date="2017-09-17T12:05:00Z">
                  <w:rPr>
                    <w:rFonts w:eastAsia="Times New Roman" w:cs="Times New Roman"/>
                    <w:color w:val="000000" w:themeColor="text1"/>
                    <w:sz w:val="20"/>
                    <w:szCs w:val="20"/>
                  </w:rPr>
                </w:rPrChange>
              </w:rPr>
              <w:t>1.024</w:t>
            </w:r>
          </w:p>
        </w:tc>
      </w:tr>
      <w:tr w:rsidR="00CC2A18" w:rsidRPr="00A60A57" w14:paraId="234D0F40" w14:textId="77777777" w:rsidTr="00CC2A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2CA38CED" w14:textId="77777777" w:rsidR="0034683F" w:rsidRPr="00A60A57" w:rsidRDefault="0034683F">
            <w:pPr>
              <w:spacing w:after="0" w:line="240" w:lineRule="auto"/>
              <w:rPr>
                <w:rFonts w:eastAsia="Times New Roman" w:cs="Times New Roman"/>
                <w:b w:val="0"/>
                <w:color w:val="0D0D0D" w:themeColor="text1" w:themeTint="F2"/>
                <w:sz w:val="22"/>
                <w:rPrChange w:id="10958" w:author="tao huang" w:date="2017-09-17T12:05:00Z">
                  <w:rPr>
                    <w:rFonts w:eastAsia="Times New Roman" w:cs="Times New Roman"/>
                    <w:b w:val="0"/>
                    <w:color w:val="000000" w:themeColor="text1"/>
                    <w:sz w:val="20"/>
                    <w:szCs w:val="20"/>
                  </w:rPr>
                </w:rPrChange>
              </w:rPr>
            </w:pPr>
            <w:r w:rsidRPr="00A60A57">
              <w:rPr>
                <w:rFonts w:eastAsia="Times New Roman" w:cs="Times New Roman"/>
                <w:b w:val="0"/>
                <w:color w:val="0D0D0D" w:themeColor="text1" w:themeTint="F2"/>
                <w:sz w:val="22"/>
                <w:rPrChange w:id="10959" w:author="tao huang" w:date="2017-09-17T12:05:00Z">
                  <w:rPr>
                    <w:rFonts w:eastAsia="Times New Roman" w:cs="Times New Roman"/>
                    <w:color w:val="000000" w:themeColor="text1"/>
                    <w:sz w:val="20"/>
                    <w:szCs w:val="20"/>
                  </w:rPr>
                </w:rPrChange>
              </w:rPr>
              <w:t>Frozen pizza</w:t>
            </w:r>
          </w:p>
        </w:tc>
        <w:tc>
          <w:tcPr>
            <w:tcW w:w="705" w:type="dxa"/>
            <w:shd w:val="clear" w:color="auto" w:fill="auto"/>
            <w:noWrap/>
            <w:hideMark/>
          </w:tcPr>
          <w:p w14:paraId="19623DE9"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96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961" w:author="tao huang" w:date="2017-09-17T12:05:00Z">
                  <w:rPr>
                    <w:rFonts w:eastAsia="Times New Roman" w:cs="Times New Roman"/>
                    <w:color w:val="000000" w:themeColor="text1"/>
                    <w:sz w:val="20"/>
                    <w:szCs w:val="20"/>
                  </w:rPr>
                </w:rPrChange>
              </w:rPr>
              <w:t>11.10</w:t>
            </w:r>
          </w:p>
        </w:tc>
        <w:tc>
          <w:tcPr>
            <w:tcW w:w="929" w:type="dxa"/>
            <w:shd w:val="clear" w:color="auto" w:fill="auto"/>
            <w:noWrap/>
            <w:hideMark/>
          </w:tcPr>
          <w:p w14:paraId="68EDD701"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96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963" w:author="tao huang" w:date="2017-09-17T12:05:00Z">
                  <w:rPr>
                    <w:rFonts w:eastAsia="Times New Roman" w:cs="Times New Roman"/>
                    <w:color w:val="000000" w:themeColor="text1"/>
                    <w:sz w:val="20"/>
                    <w:szCs w:val="20"/>
                  </w:rPr>
                </w:rPrChange>
              </w:rPr>
              <w:t>0.702</w:t>
            </w:r>
          </w:p>
        </w:tc>
        <w:tc>
          <w:tcPr>
            <w:tcW w:w="940" w:type="dxa"/>
            <w:shd w:val="clear" w:color="auto" w:fill="auto"/>
            <w:noWrap/>
            <w:hideMark/>
          </w:tcPr>
          <w:p w14:paraId="075E2685"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96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965" w:author="tao huang" w:date="2017-09-17T12:05:00Z">
                  <w:rPr>
                    <w:rFonts w:eastAsia="Times New Roman" w:cs="Times New Roman"/>
                    <w:color w:val="000000" w:themeColor="text1"/>
                    <w:sz w:val="20"/>
                    <w:szCs w:val="20"/>
                  </w:rPr>
                </w:rPrChange>
              </w:rPr>
              <w:t>56.0%</w:t>
            </w:r>
          </w:p>
        </w:tc>
        <w:tc>
          <w:tcPr>
            <w:tcW w:w="1374" w:type="dxa"/>
            <w:shd w:val="clear" w:color="auto" w:fill="auto"/>
            <w:hideMark/>
          </w:tcPr>
          <w:p w14:paraId="41F87809" w14:textId="77777777" w:rsidR="0034683F" w:rsidRPr="00A60A57"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96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967" w:author="tao huang" w:date="2017-09-17T12:05:00Z">
                  <w:rPr>
                    <w:rFonts w:eastAsia="Times New Roman" w:cs="Times New Roman"/>
                    <w:color w:val="000000" w:themeColor="text1"/>
                    <w:sz w:val="20"/>
                    <w:szCs w:val="20"/>
                  </w:rPr>
                </w:rPrChange>
              </w:rPr>
              <w:t>0.994</w:t>
            </w:r>
          </w:p>
        </w:tc>
        <w:tc>
          <w:tcPr>
            <w:tcW w:w="704" w:type="dxa"/>
            <w:shd w:val="clear" w:color="auto" w:fill="auto"/>
            <w:noWrap/>
            <w:hideMark/>
          </w:tcPr>
          <w:p w14:paraId="7421C230"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96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969" w:author="tao huang" w:date="2017-09-17T12:05:00Z">
                  <w:rPr>
                    <w:rFonts w:eastAsia="Times New Roman" w:cs="Times New Roman"/>
                    <w:color w:val="000000" w:themeColor="text1"/>
                    <w:sz w:val="20"/>
                    <w:szCs w:val="20"/>
                  </w:rPr>
                </w:rPrChange>
              </w:rPr>
              <w:t>11.16</w:t>
            </w:r>
          </w:p>
        </w:tc>
        <w:tc>
          <w:tcPr>
            <w:tcW w:w="820" w:type="dxa"/>
            <w:shd w:val="clear" w:color="auto" w:fill="auto"/>
            <w:noWrap/>
            <w:hideMark/>
          </w:tcPr>
          <w:p w14:paraId="4E23B23C"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97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971" w:author="tao huang" w:date="2017-09-17T12:05:00Z">
                  <w:rPr>
                    <w:rFonts w:eastAsia="Times New Roman" w:cs="Times New Roman"/>
                    <w:color w:val="000000" w:themeColor="text1"/>
                    <w:sz w:val="20"/>
                    <w:szCs w:val="20"/>
                  </w:rPr>
                </w:rPrChange>
              </w:rPr>
              <w:t>0.714</w:t>
            </w:r>
          </w:p>
        </w:tc>
        <w:tc>
          <w:tcPr>
            <w:tcW w:w="994" w:type="dxa"/>
            <w:shd w:val="clear" w:color="auto" w:fill="auto"/>
            <w:noWrap/>
            <w:hideMark/>
          </w:tcPr>
          <w:p w14:paraId="4A7978F2"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97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973" w:author="tao huang" w:date="2017-09-17T12:05:00Z">
                  <w:rPr>
                    <w:rFonts w:eastAsia="Times New Roman" w:cs="Times New Roman"/>
                    <w:color w:val="000000" w:themeColor="text1"/>
                    <w:sz w:val="20"/>
                    <w:szCs w:val="20"/>
                  </w:rPr>
                </w:rPrChange>
              </w:rPr>
              <w:t>57.52%</w:t>
            </w:r>
          </w:p>
        </w:tc>
        <w:tc>
          <w:tcPr>
            <w:tcW w:w="1374" w:type="dxa"/>
            <w:shd w:val="clear" w:color="auto" w:fill="auto"/>
            <w:hideMark/>
          </w:tcPr>
          <w:p w14:paraId="3121AAE4" w14:textId="77777777" w:rsidR="0034683F" w:rsidRPr="00A60A57"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97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975" w:author="tao huang" w:date="2017-09-17T12:05:00Z">
                  <w:rPr>
                    <w:rFonts w:eastAsia="Times New Roman" w:cs="Times New Roman"/>
                    <w:color w:val="000000" w:themeColor="text1"/>
                    <w:sz w:val="20"/>
                    <w:szCs w:val="20"/>
                  </w:rPr>
                </w:rPrChange>
              </w:rPr>
              <w:t>0.995</w:t>
            </w:r>
          </w:p>
        </w:tc>
        <w:tc>
          <w:tcPr>
            <w:tcW w:w="704" w:type="dxa"/>
            <w:shd w:val="clear" w:color="auto" w:fill="auto"/>
            <w:noWrap/>
            <w:hideMark/>
          </w:tcPr>
          <w:p w14:paraId="73A5B189"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97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977" w:author="tao huang" w:date="2017-09-17T12:05:00Z">
                  <w:rPr>
                    <w:rFonts w:eastAsia="Times New Roman" w:cs="Times New Roman"/>
                    <w:color w:val="000000" w:themeColor="text1"/>
                    <w:sz w:val="20"/>
                    <w:szCs w:val="20"/>
                  </w:rPr>
                </w:rPrChange>
              </w:rPr>
              <w:t>11.43</w:t>
            </w:r>
          </w:p>
        </w:tc>
        <w:tc>
          <w:tcPr>
            <w:tcW w:w="820" w:type="dxa"/>
            <w:shd w:val="clear" w:color="auto" w:fill="auto"/>
            <w:noWrap/>
            <w:hideMark/>
          </w:tcPr>
          <w:p w14:paraId="3698C444"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97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979" w:author="tao huang" w:date="2017-09-17T12:05:00Z">
                  <w:rPr>
                    <w:rFonts w:eastAsia="Times New Roman" w:cs="Times New Roman"/>
                    <w:color w:val="000000" w:themeColor="text1"/>
                    <w:sz w:val="20"/>
                    <w:szCs w:val="20"/>
                  </w:rPr>
                </w:rPrChange>
              </w:rPr>
              <w:t>0.713</w:t>
            </w:r>
          </w:p>
        </w:tc>
        <w:tc>
          <w:tcPr>
            <w:tcW w:w="994" w:type="dxa"/>
            <w:shd w:val="clear" w:color="auto" w:fill="auto"/>
            <w:noWrap/>
            <w:hideMark/>
          </w:tcPr>
          <w:p w14:paraId="1DAE22F9"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98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981" w:author="tao huang" w:date="2017-09-17T12:05:00Z">
                  <w:rPr>
                    <w:rFonts w:eastAsia="Times New Roman" w:cs="Times New Roman"/>
                    <w:color w:val="000000" w:themeColor="text1"/>
                    <w:sz w:val="20"/>
                    <w:szCs w:val="20"/>
                  </w:rPr>
                </w:rPrChange>
              </w:rPr>
              <w:t>57.91%</w:t>
            </w:r>
          </w:p>
        </w:tc>
        <w:tc>
          <w:tcPr>
            <w:tcW w:w="1374" w:type="dxa"/>
            <w:shd w:val="clear" w:color="auto" w:fill="auto"/>
            <w:hideMark/>
          </w:tcPr>
          <w:p w14:paraId="3C805BC3" w14:textId="77777777" w:rsidR="0034683F" w:rsidRPr="00A60A57"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98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983" w:author="tao huang" w:date="2017-09-17T12:05:00Z">
                  <w:rPr>
                    <w:rFonts w:eastAsia="Times New Roman" w:cs="Times New Roman"/>
                    <w:color w:val="000000" w:themeColor="text1"/>
                    <w:sz w:val="20"/>
                    <w:szCs w:val="20"/>
                  </w:rPr>
                </w:rPrChange>
              </w:rPr>
              <w:t>1.012</w:t>
            </w:r>
          </w:p>
        </w:tc>
      </w:tr>
      <w:tr w:rsidR="00CC2A18" w:rsidRPr="00A60A57" w14:paraId="5B657709" w14:textId="77777777" w:rsidTr="00CC2A18">
        <w:trPr>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5E4EC1B2" w14:textId="77777777" w:rsidR="0034683F" w:rsidRPr="00A60A57" w:rsidRDefault="0034683F">
            <w:pPr>
              <w:spacing w:after="0" w:line="240" w:lineRule="auto"/>
              <w:rPr>
                <w:rFonts w:eastAsia="Times New Roman" w:cs="Times New Roman"/>
                <w:b w:val="0"/>
                <w:color w:val="0D0D0D" w:themeColor="text1" w:themeTint="F2"/>
                <w:sz w:val="22"/>
                <w:rPrChange w:id="10984" w:author="tao huang" w:date="2017-09-17T12:05:00Z">
                  <w:rPr>
                    <w:rFonts w:eastAsia="Times New Roman" w:cs="Times New Roman"/>
                    <w:b w:val="0"/>
                    <w:color w:val="000000" w:themeColor="text1"/>
                    <w:sz w:val="20"/>
                    <w:szCs w:val="20"/>
                  </w:rPr>
                </w:rPrChange>
              </w:rPr>
            </w:pPr>
            <w:r w:rsidRPr="00A60A57">
              <w:rPr>
                <w:rFonts w:eastAsia="Times New Roman" w:cs="Times New Roman"/>
                <w:b w:val="0"/>
                <w:color w:val="0D0D0D" w:themeColor="text1" w:themeTint="F2"/>
                <w:sz w:val="22"/>
                <w:rPrChange w:id="10985" w:author="tao huang" w:date="2017-09-17T12:05:00Z">
                  <w:rPr>
                    <w:rFonts w:eastAsia="Times New Roman" w:cs="Times New Roman"/>
                    <w:color w:val="000000" w:themeColor="text1"/>
                    <w:sz w:val="20"/>
                    <w:szCs w:val="20"/>
                  </w:rPr>
                </w:rPrChange>
              </w:rPr>
              <w:t>Household Cleaner</w:t>
            </w:r>
          </w:p>
        </w:tc>
        <w:tc>
          <w:tcPr>
            <w:tcW w:w="705" w:type="dxa"/>
            <w:shd w:val="clear" w:color="auto" w:fill="auto"/>
            <w:noWrap/>
            <w:hideMark/>
          </w:tcPr>
          <w:p w14:paraId="0E69B364"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98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987" w:author="tao huang" w:date="2017-09-17T12:05:00Z">
                  <w:rPr>
                    <w:rFonts w:eastAsia="Times New Roman" w:cs="Times New Roman"/>
                    <w:color w:val="000000" w:themeColor="text1"/>
                    <w:sz w:val="20"/>
                    <w:szCs w:val="20"/>
                  </w:rPr>
                </w:rPrChange>
              </w:rPr>
              <w:t>7.42</w:t>
            </w:r>
          </w:p>
        </w:tc>
        <w:tc>
          <w:tcPr>
            <w:tcW w:w="929" w:type="dxa"/>
            <w:shd w:val="clear" w:color="auto" w:fill="auto"/>
            <w:noWrap/>
            <w:hideMark/>
          </w:tcPr>
          <w:p w14:paraId="0813C21F"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98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989" w:author="tao huang" w:date="2017-09-17T12:05:00Z">
                  <w:rPr>
                    <w:rFonts w:eastAsia="Times New Roman" w:cs="Times New Roman"/>
                    <w:color w:val="000000" w:themeColor="text1"/>
                    <w:sz w:val="20"/>
                    <w:szCs w:val="20"/>
                  </w:rPr>
                </w:rPrChange>
              </w:rPr>
              <w:t>0.812</w:t>
            </w:r>
          </w:p>
        </w:tc>
        <w:tc>
          <w:tcPr>
            <w:tcW w:w="940" w:type="dxa"/>
            <w:shd w:val="clear" w:color="auto" w:fill="auto"/>
            <w:noWrap/>
            <w:hideMark/>
          </w:tcPr>
          <w:p w14:paraId="790ADAFA"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99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991" w:author="tao huang" w:date="2017-09-17T12:05:00Z">
                  <w:rPr>
                    <w:rFonts w:eastAsia="Times New Roman" w:cs="Times New Roman"/>
                    <w:color w:val="000000" w:themeColor="text1"/>
                    <w:sz w:val="20"/>
                    <w:szCs w:val="20"/>
                  </w:rPr>
                </w:rPrChange>
              </w:rPr>
              <w:t>31.8%</w:t>
            </w:r>
          </w:p>
        </w:tc>
        <w:tc>
          <w:tcPr>
            <w:tcW w:w="1374" w:type="dxa"/>
            <w:shd w:val="clear" w:color="auto" w:fill="auto"/>
            <w:hideMark/>
          </w:tcPr>
          <w:p w14:paraId="307FA01C" w14:textId="77777777" w:rsidR="0034683F" w:rsidRPr="00A60A57"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99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993" w:author="tao huang" w:date="2017-09-17T12:05:00Z">
                  <w:rPr>
                    <w:rFonts w:eastAsia="Times New Roman" w:cs="Times New Roman"/>
                    <w:color w:val="000000" w:themeColor="text1"/>
                    <w:sz w:val="20"/>
                    <w:szCs w:val="20"/>
                  </w:rPr>
                </w:rPrChange>
              </w:rPr>
              <w:t>1.004</w:t>
            </w:r>
          </w:p>
        </w:tc>
        <w:tc>
          <w:tcPr>
            <w:tcW w:w="704" w:type="dxa"/>
            <w:shd w:val="clear" w:color="auto" w:fill="auto"/>
            <w:noWrap/>
            <w:hideMark/>
          </w:tcPr>
          <w:p w14:paraId="2B2E0C3E"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99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995" w:author="tao huang" w:date="2017-09-17T12:05:00Z">
                  <w:rPr>
                    <w:rFonts w:eastAsia="Times New Roman" w:cs="Times New Roman"/>
                    <w:color w:val="000000" w:themeColor="text1"/>
                    <w:sz w:val="20"/>
                    <w:szCs w:val="20"/>
                  </w:rPr>
                </w:rPrChange>
              </w:rPr>
              <w:t>7.30</w:t>
            </w:r>
          </w:p>
        </w:tc>
        <w:tc>
          <w:tcPr>
            <w:tcW w:w="820" w:type="dxa"/>
            <w:shd w:val="clear" w:color="auto" w:fill="auto"/>
            <w:noWrap/>
            <w:hideMark/>
          </w:tcPr>
          <w:p w14:paraId="20987799"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99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997" w:author="tao huang" w:date="2017-09-17T12:05:00Z">
                  <w:rPr>
                    <w:rFonts w:eastAsia="Times New Roman" w:cs="Times New Roman"/>
                    <w:color w:val="000000" w:themeColor="text1"/>
                    <w:sz w:val="20"/>
                    <w:szCs w:val="20"/>
                  </w:rPr>
                </w:rPrChange>
              </w:rPr>
              <w:t>0.802</w:t>
            </w:r>
          </w:p>
        </w:tc>
        <w:tc>
          <w:tcPr>
            <w:tcW w:w="994" w:type="dxa"/>
            <w:shd w:val="clear" w:color="auto" w:fill="auto"/>
            <w:noWrap/>
            <w:hideMark/>
          </w:tcPr>
          <w:p w14:paraId="1430F097"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99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999" w:author="tao huang" w:date="2017-09-17T12:05:00Z">
                  <w:rPr>
                    <w:rFonts w:eastAsia="Times New Roman" w:cs="Times New Roman"/>
                    <w:color w:val="000000" w:themeColor="text1"/>
                    <w:sz w:val="20"/>
                    <w:szCs w:val="20"/>
                  </w:rPr>
                </w:rPrChange>
              </w:rPr>
              <w:t>31.24%</w:t>
            </w:r>
          </w:p>
        </w:tc>
        <w:tc>
          <w:tcPr>
            <w:tcW w:w="1374" w:type="dxa"/>
            <w:shd w:val="clear" w:color="auto" w:fill="auto"/>
            <w:hideMark/>
          </w:tcPr>
          <w:p w14:paraId="348A99B0" w14:textId="77777777" w:rsidR="0034683F" w:rsidRPr="00A60A57"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00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001" w:author="tao huang" w:date="2017-09-17T12:05:00Z">
                  <w:rPr>
                    <w:rFonts w:eastAsia="Times New Roman" w:cs="Times New Roman"/>
                    <w:color w:val="000000" w:themeColor="text1"/>
                    <w:sz w:val="20"/>
                    <w:szCs w:val="20"/>
                  </w:rPr>
                </w:rPrChange>
              </w:rPr>
              <w:t>0.990</w:t>
            </w:r>
          </w:p>
        </w:tc>
        <w:tc>
          <w:tcPr>
            <w:tcW w:w="704" w:type="dxa"/>
            <w:shd w:val="clear" w:color="auto" w:fill="auto"/>
            <w:noWrap/>
            <w:hideMark/>
          </w:tcPr>
          <w:p w14:paraId="4436BDB1"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00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003" w:author="tao huang" w:date="2017-09-17T12:05:00Z">
                  <w:rPr>
                    <w:rFonts w:eastAsia="Times New Roman" w:cs="Times New Roman"/>
                    <w:color w:val="000000" w:themeColor="text1"/>
                    <w:sz w:val="20"/>
                    <w:szCs w:val="20"/>
                  </w:rPr>
                </w:rPrChange>
              </w:rPr>
              <w:t>7.33</w:t>
            </w:r>
          </w:p>
        </w:tc>
        <w:tc>
          <w:tcPr>
            <w:tcW w:w="820" w:type="dxa"/>
            <w:shd w:val="clear" w:color="auto" w:fill="auto"/>
            <w:noWrap/>
            <w:hideMark/>
          </w:tcPr>
          <w:p w14:paraId="03181775"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00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005" w:author="tao huang" w:date="2017-09-17T12:05:00Z">
                  <w:rPr>
                    <w:rFonts w:eastAsia="Times New Roman" w:cs="Times New Roman"/>
                    <w:color w:val="000000" w:themeColor="text1"/>
                    <w:sz w:val="20"/>
                    <w:szCs w:val="20"/>
                  </w:rPr>
                </w:rPrChange>
              </w:rPr>
              <w:t>0.811</w:t>
            </w:r>
          </w:p>
        </w:tc>
        <w:tc>
          <w:tcPr>
            <w:tcW w:w="994" w:type="dxa"/>
            <w:shd w:val="clear" w:color="auto" w:fill="auto"/>
            <w:noWrap/>
            <w:hideMark/>
          </w:tcPr>
          <w:p w14:paraId="4E48830C"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00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007" w:author="tao huang" w:date="2017-09-17T12:05:00Z">
                  <w:rPr>
                    <w:rFonts w:eastAsia="Times New Roman" w:cs="Times New Roman"/>
                    <w:color w:val="000000" w:themeColor="text1"/>
                    <w:sz w:val="20"/>
                    <w:szCs w:val="20"/>
                  </w:rPr>
                </w:rPrChange>
              </w:rPr>
              <w:t>32.00%</w:t>
            </w:r>
          </w:p>
        </w:tc>
        <w:tc>
          <w:tcPr>
            <w:tcW w:w="1374" w:type="dxa"/>
            <w:shd w:val="clear" w:color="auto" w:fill="auto"/>
            <w:hideMark/>
          </w:tcPr>
          <w:p w14:paraId="4ED84F42" w14:textId="77777777" w:rsidR="0034683F" w:rsidRPr="00A60A57"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00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009" w:author="tao huang" w:date="2017-09-17T12:05:00Z">
                  <w:rPr>
                    <w:rFonts w:eastAsia="Times New Roman" w:cs="Times New Roman"/>
                    <w:color w:val="000000" w:themeColor="text1"/>
                    <w:sz w:val="20"/>
                    <w:szCs w:val="20"/>
                  </w:rPr>
                </w:rPrChange>
              </w:rPr>
              <w:t>0.997</w:t>
            </w:r>
          </w:p>
        </w:tc>
      </w:tr>
      <w:tr w:rsidR="00CC2A18" w:rsidRPr="00A60A57" w14:paraId="71D818D9" w14:textId="77777777" w:rsidTr="00CC2A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5E9468DD" w14:textId="77777777" w:rsidR="0034683F" w:rsidRPr="00A60A57" w:rsidRDefault="0034683F">
            <w:pPr>
              <w:spacing w:after="0" w:line="240" w:lineRule="auto"/>
              <w:rPr>
                <w:rFonts w:eastAsia="Times New Roman" w:cs="Times New Roman"/>
                <w:b w:val="0"/>
                <w:color w:val="0D0D0D" w:themeColor="text1" w:themeTint="F2"/>
                <w:sz w:val="22"/>
                <w:rPrChange w:id="11010" w:author="tao huang" w:date="2017-09-17T12:05:00Z">
                  <w:rPr>
                    <w:rFonts w:eastAsia="Times New Roman" w:cs="Times New Roman"/>
                    <w:b w:val="0"/>
                    <w:color w:val="000000" w:themeColor="text1"/>
                    <w:sz w:val="20"/>
                    <w:szCs w:val="20"/>
                  </w:rPr>
                </w:rPrChange>
              </w:rPr>
            </w:pPr>
            <w:r w:rsidRPr="00A60A57">
              <w:rPr>
                <w:rFonts w:eastAsia="Times New Roman" w:cs="Times New Roman"/>
                <w:b w:val="0"/>
                <w:color w:val="0D0D0D" w:themeColor="text1" w:themeTint="F2"/>
                <w:sz w:val="22"/>
                <w:rPrChange w:id="11011" w:author="tao huang" w:date="2017-09-17T12:05:00Z">
                  <w:rPr>
                    <w:rFonts w:eastAsia="Times New Roman" w:cs="Times New Roman"/>
                    <w:color w:val="000000" w:themeColor="text1"/>
                    <w:sz w:val="20"/>
                    <w:szCs w:val="20"/>
                  </w:rPr>
                </w:rPrChange>
              </w:rPr>
              <w:t>Hotdog</w:t>
            </w:r>
          </w:p>
        </w:tc>
        <w:tc>
          <w:tcPr>
            <w:tcW w:w="705" w:type="dxa"/>
            <w:shd w:val="clear" w:color="auto" w:fill="auto"/>
            <w:noWrap/>
            <w:hideMark/>
          </w:tcPr>
          <w:p w14:paraId="7E87C2E5"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01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013" w:author="tao huang" w:date="2017-09-17T12:05:00Z">
                  <w:rPr>
                    <w:rFonts w:eastAsia="Times New Roman" w:cs="Times New Roman"/>
                    <w:color w:val="000000" w:themeColor="text1"/>
                    <w:sz w:val="20"/>
                    <w:szCs w:val="20"/>
                  </w:rPr>
                </w:rPrChange>
              </w:rPr>
              <w:t>36.31</w:t>
            </w:r>
          </w:p>
        </w:tc>
        <w:tc>
          <w:tcPr>
            <w:tcW w:w="929" w:type="dxa"/>
            <w:shd w:val="clear" w:color="auto" w:fill="auto"/>
            <w:noWrap/>
            <w:hideMark/>
          </w:tcPr>
          <w:p w14:paraId="394CB883"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01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015" w:author="tao huang" w:date="2017-09-17T12:05:00Z">
                  <w:rPr>
                    <w:rFonts w:eastAsia="Times New Roman" w:cs="Times New Roman"/>
                    <w:color w:val="000000" w:themeColor="text1"/>
                    <w:sz w:val="20"/>
                    <w:szCs w:val="20"/>
                  </w:rPr>
                </w:rPrChange>
              </w:rPr>
              <w:t>0.616</w:t>
            </w:r>
          </w:p>
        </w:tc>
        <w:tc>
          <w:tcPr>
            <w:tcW w:w="940" w:type="dxa"/>
            <w:shd w:val="clear" w:color="auto" w:fill="auto"/>
            <w:noWrap/>
            <w:hideMark/>
          </w:tcPr>
          <w:p w14:paraId="4F4F5407"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01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017" w:author="tao huang" w:date="2017-09-17T12:05:00Z">
                  <w:rPr>
                    <w:rFonts w:eastAsia="Times New Roman" w:cs="Times New Roman"/>
                    <w:color w:val="000000" w:themeColor="text1"/>
                    <w:sz w:val="20"/>
                    <w:szCs w:val="20"/>
                  </w:rPr>
                </w:rPrChange>
              </w:rPr>
              <w:t>83.7%</w:t>
            </w:r>
          </w:p>
        </w:tc>
        <w:tc>
          <w:tcPr>
            <w:tcW w:w="1374" w:type="dxa"/>
            <w:shd w:val="clear" w:color="auto" w:fill="auto"/>
            <w:hideMark/>
          </w:tcPr>
          <w:p w14:paraId="31577399" w14:textId="77777777" w:rsidR="0034683F" w:rsidRPr="00A60A57"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01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019" w:author="tao huang" w:date="2017-09-17T12:05:00Z">
                  <w:rPr>
                    <w:rFonts w:eastAsia="Times New Roman" w:cs="Times New Roman"/>
                    <w:color w:val="000000" w:themeColor="text1"/>
                    <w:sz w:val="20"/>
                    <w:szCs w:val="20"/>
                  </w:rPr>
                </w:rPrChange>
              </w:rPr>
              <w:t>0.989</w:t>
            </w:r>
          </w:p>
        </w:tc>
        <w:tc>
          <w:tcPr>
            <w:tcW w:w="704" w:type="dxa"/>
            <w:shd w:val="clear" w:color="auto" w:fill="auto"/>
            <w:noWrap/>
            <w:hideMark/>
          </w:tcPr>
          <w:p w14:paraId="02FA935F"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02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021" w:author="tao huang" w:date="2017-09-17T12:05:00Z">
                  <w:rPr>
                    <w:rFonts w:eastAsia="Times New Roman" w:cs="Times New Roman"/>
                    <w:color w:val="000000" w:themeColor="text1"/>
                    <w:sz w:val="20"/>
                    <w:szCs w:val="20"/>
                  </w:rPr>
                </w:rPrChange>
              </w:rPr>
              <w:t>36.74</w:t>
            </w:r>
          </w:p>
        </w:tc>
        <w:tc>
          <w:tcPr>
            <w:tcW w:w="820" w:type="dxa"/>
            <w:shd w:val="clear" w:color="auto" w:fill="auto"/>
            <w:noWrap/>
            <w:hideMark/>
          </w:tcPr>
          <w:p w14:paraId="61F44E5E"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02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023" w:author="tao huang" w:date="2017-09-17T12:05:00Z">
                  <w:rPr>
                    <w:rFonts w:eastAsia="Times New Roman" w:cs="Times New Roman"/>
                    <w:color w:val="000000" w:themeColor="text1"/>
                    <w:sz w:val="20"/>
                    <w:szCs w:val="20"/>
                  </w:rPr>
                </w:rPrChange>
              </w:rPr>
              <w:t>0.618</w:t>
            </w:r>
          </w:p>
        </w:tc>
        <w:tc>
          <w:tcPr>
            <w:tcW w:w="994" w:type="dxa"/>
            <w:shd w:val="clear" w:color="auto" w:fill="auto"/>
            <w:noWrap/>
            <w:hideMark/>
          </w:tcPr>
          <w:p w14:paraId="746F6874"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02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025" w:author="tao huang" w:date="2017-09-17T12:05:00Z">
                  <w:rPr>
                    <w:rFonts w:eastAsia="Times New Roman" w:cs="Times New Roman"/>
                    <w:color w:val="000000" w:themeColor="text1"/>
                    <w:sz w:val="20"/>
                    <w:szCs w:val="20"/>
                  </w:rPr>
                </w:rPrChange>
              </w:rPr>
              <w:t>84.12%</w:t>
            </w:r>
          </w:p>
        </w:tc>
        <w:tc>
          <w:tcPr>
            <w:tcW w:w="1374" w:type="dxa"/>
            <w:shd w:val="clear" w:color="auto" w:fill="auto"/>
            <w:hideMark/>
          </w:tcPr>
          <w:p w14:paraId="71072818" w14:textId="77777777" w:rsidR="0034683F" w:rsidRPr="00A60A57"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02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027" w:author="tao huang" w:date="2017-09-17T12:05:00Z">
                  <w:rPr>
                    <w:rFonts w:eastAsia="Times New Roman" w:cs="Times New Roman"/>
                    <w:color w:val="000000" w:themeColor="text1"/>
                    <w:sz w:val="20"/>
                    <w:szCs w:val="20"/>
                  </w:rPr>
                </w:rPrChange>
              </w:rPr>
              <w:t>0.988</w:t>
            </w:r>
          </w:p>
        </w:tc>
        <w:tc>
          <w:tcPr>
            <w:tcW w:w="704" w:type="dxa"/>
            <w:shd w:val="clear" w:color="auto" w:fill="auto"/>
            <w:noWrap/>
            <w:hideMark/>
          </w:tcPr>
          <w:p w14:paraId="3A9A0799"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02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029" w:author="tao huang" w:date="2017-09-17T12:05:00Z">
                  <w:rPr>
                    <w:rFonts w:eastAsia="Times New Roman" w:cs="Times New Roman"/>
                    <w:color w:val="000000" w:themeColor="text1"/>
                    <w:sz w:val="20"/>
                    <w:szCs w:val="20"/>
                  </w:rPr>
                </w:rPrChange>
              </w:rPr>
              <w:t>38.22</w:t>
            </w:r>
          </w:p>
        </w:tc>
        <w:tc>
          <w:tcPr>
            <w:tcW w:w="820" w:type="dxa"/>
            <w:shd w:val="clear" w:color="auto" w:fill="auto"/>
            <w:noWrap/>
            <w:hideMark/>
          </w:tcPr>
          <w:p w14:paraId="42223B32"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03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031" w:author="tao huang" w:date="2017-09-17T12:05:00Z">
                  <w:rPr>
                    <w:rFonts w:eastAsia="Times New Roman" w:cs="Times New Roman"/>
                    <w:color w:val="000000" w:themeColor="text1"/>
                    <w:sz w:val="20"/>
                    <w:szCs w:val="20"/>
                  </w:rPr>
                </w:rPrChange>
              </w:rPr>
              <w:t>0.636</w:t>
            </w:r>
          </w:p>
        </w:tc>
        <w:tc>
          <w:tcPr>
            <w:tcW w:w="994" w:type="dxa"/>
            <w:shd w:val="clear" w:color="auto" w:fill="auto"/>
            <w:noWrap/>
            <w:hideMark/>
          </w:tcPr>
          <w:p w14:paraId="3645B300"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03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033" w:author="tao huang" w:date="2017-09-17T12:05:00Z">
                  <w:rPr>
                    <w:rFonts w:eastAsia="Times New Roman" w:cs="Times New Roman"/>
                    <w:color w:val="000000" w:themeColor="text1"/>
                    <w:sz w:val="20"/>
                    <w:szCs w:val="20"/>
                  </w:rPr>
                </w:rPrChange>
              </w:rPr>
              <w:t>91.02%</w:t>
            </w:r>
          </w:p>
        </w:tc>
        <w:tc>
          <w:tcPr>
            <w:tcW w:w="1374" w:type="dxa"/>
            <w:shd w:val="clear" w:color="auto" w:fill="auto"/>
            <w:hideMark/>
          </w:tcPr>
          <w:p w14:paraId="2AF0C591" w14:textId="77777777" w:rsidR="0034683F" w:rsidRPr="00A60A57"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03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035" w:author="tao huang" w:date="2017-09-17T12:05:00Z">
                  <w:rPr>
                    <w:rFonts w:eastAsia="Times New Roman" w:cs="Times New Roman"/>
                    <w:color w:val="000000" w:themeColor="text1"/>
                    <w:sz w:val="20"/>
                    <w:szCs w:val="20"/>
                  </w:rPr>
                </w:rPrChange>
              </w:rPr>
              <w:t>1.017</w:t>
            </w:r>
          </w:p>
        </w:tc>
      </w:tr>
      <w:tr w:rsidR="00CC2A18" w:rsidRPr="00A60A57" w14:paraId="588B95EB" w14:textId="77777777" w:rsidTr="00CC2A18">
        <w:trPr>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0A3E407C" w14:textId="77777777" w:rsidR="0034683F" w:rsidRPr="00A60A57" w:rsidRDefault="0034683F">
            <w:pPr>
              <w:spacing w:after="0" w:line="240" w:lineRule="auto"/>
              <w:rPr>
                <w:rFonts w:eastAsia="Times New Roman" w:cs="Times New Roman"/>
                <w:b w:val="0"/>
                <w:color w:val="0D0D0D" w:themeColor="text1" w:themeTint="F2"/>
                <w:sz w:val="22"/>
                <w:rPrChange w:id="11036" w:author="tao huang" w:date="2017-09-17T12:05:00Z">
                  <w:rPr>
                    <w:rFonts w:eastAsia="Times New Roman" w:cs="Times New Roman"/>
                    <w:b w:val="0"/>
                    <w:color w:val="000000" w:themeColor="text1"/>
                    <w:sz w:val="20"/>
                    <w:szCs w:val="20"/>
                  </w:rPr>
                </w:rPrChange>
              </w:rPr>
            </w:pPr>
            <w:r w:rsidRPr="00A60A57">
              <w:rPr>
                <w:rFonts w:eastAsia="Times New Roman" w:cs="Times New Roman"/>
                <w:b w:val="0"/>
                <w:color w:val="0D0D0D" w:themeColor="text1" w:themeTint="F2"/>
                <w:sz w:val="22"/>
                <w:rPrChange w:id="11037" w:author="tao huang" w:date="2017-09-17T12:05:00Z">
                  <w:rPr>
                    <w:rFonts w:eastAsia="Times New Roman" w:cs="Times New Roman"/>
                    <w:color w:val="000000" w:themeColor="text1"/>
                    <w:sz w:val="20"/>
                    <w:szCs w:val="20"/>
                  </w:rPr>
                </w:rPrChange>
              </w:rPr>
              <w:t>Laundry Detergent</w:t>
            </w:r>
          </w:p>
        </w:tc>
        <w:tc>
          <w:tcPr>
            <w:tcW w:w="705" w:type="dxa"/>
            <w:shd w:val="clear" w:color="auto" w:fill="auto"/>
            <w:noWrap/>
            <w:hideMark/>
          </w:tcPr>
          <w:p w14:paraId="113C8E12"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03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039" w:author="tao huang" w:date="2017-09-17T12:05:00Z">
                  <w:rPr>
                    <w:rFonts w:eastAsia="Times New Roman" w:cs="Times New Roman"/>
                    <w:color w:val="000000" w:themeColor="text1"/>
                    <w:sz w:val="20"/>
                    <w:szCs w:val="20"/>
                  </w:rPr>
                </w:rPrChange>
              </w:rPr>
              <w:t>10.91</w:t>
            </w:r>
          </w:p>
        </w:tc>
        <w:tc>
          <w:tcPr>
            <w:tcW w:w="929" w:type="dxa"/>
            <w:shd w:val="clear" w:color="auto" w:fill="auto"/>
            <w:noWrap/>
            <w:hideMark/>
          </w:tcPr>
          <w:p w14:paraId="5B2304C8"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04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041" w:author="tao huang" w:date="2017-09-17T12:05:00Z">
                  <w:rPr>
                    <w:rFonts w:eastAsia="Times New Roman" w:cs="Times New Roman"/>
                    <w:color w:val="000000" w:themeColor="text1"/>
                    <w:sz w:val="20"/>
                    <w:szCs w:val="20"/>
                  </w:rPr>
                </w:rPrChange>
              </w:rPr>
              <w:t>0.523</w:t>
            </w:r>
          </w:p>
        </w:tc>
        <w:tc>
          <w:tcPr>
            <w:tcW w:w="940" w:type="dxa"/>
            <w:shd w:val="clear" w:color="auto" w:fill="auto"/>
            <w:noWrap/>
            <w:hideMark/>
          </w:tcPr>
          <w:p w14:paraId="697B47FE"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04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043" w:author="tao huang" w:date="2017-09-17T12:05:00Z">
                  <w:rPr>
                    <w:rFonts w:eastAsia="Times New Roman" w:cs="Times New Roman"/>
                    <w:color w:val="000000" w:themeColor="text1"/>
                    <w:sz w:val="20"/>
                    <w:szCs w:val="20"/>
                  </w:rPr>
                </w:rPrChange>
              </w:rPr>
              <w:t>76.0%</w:t>
            </w:r>
          </w:p>
        </w:tc>
        <w:tc>
          <w:tcPr>
            <w:tcW w:w="1374" w:type="dxa"/>
            <w:shd w:val="clear" w:color="auto" w:fill="auto"/>
            <w:hideMark/>
          </w:tcPr>
          <w:p w14:paraId="3985C539" w14:textId="77777777" w:rsidR="0034683F" w:rsidRPr="00A60A57"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04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045" w:author="tao huang" w:date="2017-09-17T12:05:00Z">
                  <w:rPr>
                    <w:rFonts w:eastAsia="Times New Roman" w:cs="Times New Roman"/>
                    <w:color w:val="000000" w:themeColor="text1"/>
                    <w:sz w:val="20"/>
                    <w:szCs w:val="20"/>
                  </w:rPr>
                </w:rPrChange>
              </w:rPr>
              <w:t>0.989</w:t>
            </w:r>
          </w:p>
        </w:tc>
        <w:tc>
          <w:tcPr>
            <w:tcW w:w="704" w:type="dxa"/>
            <w:shd w:val="clear" w:color="auto" w:fill="auto"/>
            <w:noWrap/>
            <w:hideMark/>
          </w:tcPr>
          <w:p w14:paraId="5BEBEF67"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04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047" w:author="tao huang" w:date="2017-09-17T12:05:00Z">
                  <w:rPr>
                    <w:rFonts w:eastAsia="Times New Roman" w:cs="Times New Roman"/>
                    <w:color w:val="000000" w:themeColor="text1"/>
                    <w:sz w:val="20"/>
                    <w:szCs w:val="20"/>
                  </w:rPr>
                </w:rPrChange>
              </w:rPr>
              <w:t>10.68</w:t>
            </w:r>
          </w:p>
        </w:tc>
        <w:tc>
          <w:tcPr>
            <w:tcW w:w="820" w:type="dxa"/>
            <w:shd w:val="clear" w:color="auto" w:fill="auto"/>
            <w:noWrap/>
            <w:hideMark/>
          </w:tcPr>
          <w:p w14:paraId="054C1824"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04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049" w:author="tao huang" w:date="2017-09-17T12:05:00Z">
                  <w:rPr>
                    <w:rFonts w:eastAsia="Times New Roman" w:cs="Times New Roman"/>
                    <w:color w:val="000000" w:themeColor="text1"/>
                    <w:sz w:val="20"/>
                    <w:szCs w:val="20"/>
                  </w:rPr>
                </w:rPrChange>
              </w:rPr>
              <w:t>0.521</w:t>
            </w:r>
          </w:p>
        </w:tc>
        <w:tc>
          <w:tcPr>
            <w:tcW w:w="994" w:type="dxa"/>
            <w:shd w:val="clear" w:color="auto" w:fill="auto"/>
            <w:noWrap/>
            <w:hideMark/>
          </w:tcPr>
          <w:p w14:paraId="5346C8C3"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05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051" w:author="tao huang" w:date="2017-09-17T12:05:00Z">
                  <w:rPr>
                    <w:rFonts w:eastAsia="Times New Roman" w:cs="Times New Roman"/>
                    <w:color w:val="000000" w:themeColor="text1"/>
                    <w:sz w:val="20"/>
                    <w:szCs w:val="20"/>
                  </w:rPr>
                </w:rPrChange>
              </w:rPr>
              <w:t>74.84%</w:t>
            </w:r>
          </w:p>
        </w:tc>
        <w:tc>
          <w:tcPr>
            <w:tcW w:w="1374" w:type="dxa"/>
            <w:shd w:val="clear" w:color="auto" w:fill="auto"/>
            <w:hideMark/>
          </w:tcPr>
          <w:p w14:paraId="5D90B6B5" w14:textId="77777777" w:rsidR="0034683F" w:rsidRPr="00A60A57"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05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053" w:author="tao huang" w:date="2017-09-17T12:05:00Z">
                  <w:rPr>
                    <w:rFonts w:eastAsia="Times New Roman" w:cs="Times New Roman"/>
                    <w:color w:val="000000" w:themeColor="text1"/>
                    <w:sz w:val="20"/>
                    <w:szCs w:val="20"/>
                  </w:rPr>
                </w:rPrChange>
              </w:rPr>
              <w:t>0.981</w:t>
            </w:r>
          </w:p>
        </w:tc>
        <w:tc>
          <w:tcPr>
            <w:tcW w:w="704" w:type="dxa"/>
            <w:shd w:val="clear" w:color="auto" w:fill="auto"/>
            <w:noWrap/>
            <w:hideMark/>
          </w:tcPr>
          <w:p w14:paraId="13BE1DBD"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05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055" w:author="tao huang" w:date="2017-09-17T12:05:00Z">
                  <w:rPr>
                    <w:rFonts w:eastAsia="Times New Roman" w:cs="Times New Roman"/>
                    <w:color w:val="000000" w:themeColor="text1"/>
                    <w:sz w:val="20"/>
                    <w:szCs w:val="20"/>
                  </w:rPr>
                </w:rPrChange>
              </w:rPr>
              <w:t>10.77</w:t>
            </w:r>
          </w:p>
        </w:tc>
        <w:tc>
          <w:tcPr>
            <w:tcW w:w="820" w:type="dxa"/>
            <w:shd w:val="clear" w:color="auto" w:fill="auto"/>
            <w:noWrap/>
            <w:hideMark/>
          </w:tcPr>
          <w:p w14:paraId="7F87A948"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05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057" w:author="tao huang" w:date="2017-09-17T12:05:00Z">
                  <w:rPr>
                    <w:rFonts w:eastAsia="Times New Roman" w:cs="Times New Roman"/>
                    <w:color w:val="000000" w:themeColor="text1"/>
                    <w:sz w:val="20"/>
                    <w:szCs w:val="20"/>
                  </w:rPr>
                </w:rPrChange>
              </w:rPr>
              <w:t>0.521</w:t>
            </w:r>
          </w:p>
        </w:tc>
        <w:tc>
          <w:tcPr>
            <w:tcW w:w="994" w:type="dxa"/>
            <w:shd w:val="clear" w:color="auto" w:fill="auto"/>
            <w:noWrap/>
            <w:hideMark/>
          </w:tcPr>
          <w:p w14:paraId="12763641"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05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059" w:author="tao huang" w:date="2017-09-17T12:05:00Z">
                  <w:rPr>
                    <w:rFonts w:eastAsia="Times New Roman" w:cs="Times New Roman"/>
                    <w:color w:val="000000" w:themeColor="text1"/>
                    <w:sz w:val="20"/>
                    <w:szCs w:val="20"/>
                  </w:rPr>
                </w:rPrChange>
              </w:rPr>
              <w:t>76.86%</w:t>
            </w:r>
          </w:p>
        </w:tc>
        <w:tc>
          <w:tcPr>
            <w:tcW w:w="1374" w:type="dxa"/>
            <w:shd w:val="clear" w:color="auto" w:fill="auto"/>
            <w:hideMark/>
          </w:tcPr>
          <w:p w14:paraId="5C0C2245" w14:textId="77777777" w:rsidR="0034683F" w:rsidRPr="00A60A57"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06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061" w:author="tao huang" w:date="2017-09-17T12:05:00Z">
                  <w:rPr>
                    <w:rFonts w:eastAsia="Times New Roman" w:cs="Times New Roman"/>
                    <w:color w:val="000000" w:themeColor="text1"/>
                    <w:sz w:val="20"/>
                    <w:szCs w:val="20"/>
                  </w:rPr>
                </w:rPrChange>
              </w:rPr>
              <w:t>0.986</w:t>
            </w:r>
          </w:p>
        </w:tc>
      </w:tr>
      <w:tr w:rsidR="00CC2A18" w:rsidRPr="00A60A57" w14:paraId="43A95BF1" w14:textId="77777777" w:rsidTr="00CC2A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7E0344F0" w14:textId="77777777" w:rsidR="0034683F" w:rsidRPr="00A60A57" w:rsidRDefault="0034683F">
            <w:pPr>
              <w:spacing w:after="0" w:line="240" w:lineRule="auto"/>
              <w:rPr>
                <w:rFonts w:eastAsia="Times New Roman" w:cs="Times New Roman"/>
                <w:b w:val="0"/>
                <w:color w:val="0D0D0D" w:themeColor="text1" w:themeTint="F2"/>
                <w:sz w:val="22"/>
                <w:rPrChange w:id="11062" w:author="tao huang" w:date="2017-09-17T12:05:00Z">
                  <w:rPr>
                    <w:rFonts w:eastAsia="Times New Roman" w:cs="Times New Roman"/>
                    <w:b w:val="0"/>
                    <w:color w:val="000000" w:themeColor="text1"/>
                    <w:sz w:val="20"/>
                    <w:szCs w:val="20"/>
                  </w:rPr>
                </w:rPrChange>
              </w:rPr>
            </w:pPr>
            <w:r w:rsidRPr="00A60A57">
              <w:rPr>
                <w:rFonts w:eastAsia="Times New Roman" w:cs="Times New Roman"/>
                <w:b w:val="0"/>
                <w:color w:val="0D0D0D" w:themeColor="text1" w:themeTint="F2"/>
                <w:sz w:val="22"/>
                <w:rPrChange w:id="11063" w:author="tao huang" w:date="2017-09-17T12:05:00Z">
                  <w:rPr>
                    <w:rFonts w:eastAsia="Times New Roman" w:cs="Times New Roman"/>
                    <w:color w:val="000000" w:themeColor="text1"/>
                    <w:sz w:val="20"/>
                    <w:szCs w:val="20"/>
                  </w:rPr>
                </w:rPrChange>
              </w:rPr>
              <w:t>Margarine/Butter</w:t>
            </w:r>
          </w:p>
        </w:tc>
        <w:tc>
          <w:tcPr>
            <w:tcW w:w="705" w:type="dxa"/>
            <w:shd w:val="clear" w:color="auto" w:fill="auto"/>
            <w:noWrap/>
            <w:hideMark/>
          </w:tcPr>
          <w:p w14:paraId="5E78B2F5"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06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065" w:author="tao huang" w:date="2017-09-17T12:05:00Z">
                  <w:rPr>
                    <w:rFonts w:eastAsia="Times New Roman" w:cs="Times New Roman"/>
                    <w:color w:val="000000" w:themeColor="text1"/>
                    <w:sz w:val="20"/>
                    <w:szCs w:val="20"/>
                  </w:rPr>
                </w:rPrChange>
              </w:rPr>
              <w:t>19.01</w:t>
            </w:r>
          </w:p>
        </w:tc>
        <w:tc>
          <w:tcPr>
            <w:tcW w:w="929" w:type="dxa"/>
            <w:shd w:val="clear" w:color="auto" w:fill="auto"/>
            <w:noWrap/>
            <w:hideMark/>
          </w:tcPr>
          <w:p w14:paraId="57763FF0"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06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067" w:author="tao huang" w:date="2017-09-17T12:05:00Z">
                  <w:rPr>
                    <w:rFonts w:eastAsia="Times New Roman" w:cs="Times New Roman"/>
                    <w:color w:val="000000" w:themeColor="text1"/>
                    <w:sz w:val="20"/>
                    <w:szCs w:val="20"/>
                  </w:rPr>
                </w:rPrChange>
              </w:rPr>
              <w:t>0.630</w:t>
            </w:r>
          </w:p>
        </w:tc>
        <w:tc>
          <w:tcPr>
            <w:tcW w:w="940" w:type="dxa"/>
            <w:shd w:val="clear" w:color="auto" w:fill="auto"/>
            <w:noWrap/>
            <w:hideMark/>
          </w:tcPr>
          <w:p w14:paraId="6E7FB958"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06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069" w:author="tao huang" w:date="2017-09-17T12:05:00Z">
                  <w:rPr>
                    <w:rFonts w:eastAsia="Times New Roman" w:cs="Times New Roman"/>
                    <w:color w:val="000000" w:themeColor="text1"/>
                    <w:sz w:val="20"/>
                    <w:szCs w:val="20"/>
                  </w:rPr>
                </w:rPrChange>
              </w:rPr>
              <w:t>58.5%</w:t>
            </w:r>
          </w:p>
        </w:tc>
        <w:tc>
          <w:tcPr>
            <w:tcW w:w="1374" w:type="dxa"/>
            <w:shd w:val="clear" w:color="auto" w:fill="auto"/>
            <w:hideMark/>
          </w:tcPr>
          <w:p w14:paraId="34F65909" w14:textId="77777777" w:rsidR="0034683F" w:rsidRPr="00A60A57"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07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071" w:author="tao huang" w:date="2017-09-17T12:05:00Z">
                  <w:rPr>
                    <w:rFonts w:eastAsia="Times New Roman" w:cs="Times New Roman"/>
                    <w:color w:val="000000" w:themeColor="text1"/>
                    <w:sz w:val="20"/>
                    <w:szCs w:val="20"/>
                  </w:rPr>
                </w:rPrChange>
              </w:rPr>
              <w:t>1.023</w:t>
            </w:r>
          </w:p>
        </w:tc>
        <w:tc>
          <w:tcPr>
            <w:tcW w:w="704" w:type="dxa"/>
            <w:shd w:val="clear" w:color="auto" w:fill="auto"/>
            <w:noWrap/>
            <w:hideMark/>
          </w:tcPr>
          <w:p w14:paraId="69C26FAE"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07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073" w:author="tao huang" w:date="2017-09-17T12:05:00Z">
                  <w:rPr>
                    <w:rFonts w:eastAsia="Times New Roman" w:cs="Times New Roman"/>
                    <w:color w:val="000000" w:themeColor="text1"/>
                    <w:sz w:val="20"/>
                    <w:szCs w:val="20"/>
                  </w:rPr>
                </w:rPrChange>
              </w:rPr>
              <w:t>19.42</w:t>
            </w:r>
          </w:p>
        </w:tc>
        <w:tc>
          <w:tcPr>
            <w:tcW w:w="820" w:type="dxa"/>
            <w:shd w:val="clear" w:color="auto" w:fill="auto"/>
            <w:noWrap/>
            <w:hideMark/>
          </w:tcPr>
          <w:p w14:paraId="63435601"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07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075" w:author="tao huang" w:date="2017-09-17T12:05:00Z">
                  <w:rPr>
                    <w:rFonts w:eastAsia="Times New Roman" w:cs="Times New Roman"/>
                    <w:color w:val="000000" w:themeColor="text1"/>
                    <w:sz w:val="20"/>
                    <w:szCs w:val="20"/>
                  </w:rPr>
                </w:rPrChange>
              </w:rPr>
              <w:t>0.633</w:t>
            </w:r>
          </w:p>
        </w:tc>
        <w:tc>
          <w:tcPr>
            <w:tcW w:w="994" w:type="dxa"/>
            <w:shd w:val="clear" w:color="auto" w:fill="auto"/>
            <w:noWrap/>
            <w:hideMark/>
          </w:tcPr>
          <w:p w14:paraId="29473E81"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07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077" w:author="tao huang" w:date="2017-09-17T12:05:00Z">
                  <w:rPr>
                    <w:rFonts w:eastAsia="Times New Roman" w:cs="Times New Roman"/>
                    <w:color w:val="000000" w:themeColor="text1"/>
                    <w:sz w:val="20"/>
                    <w:szCs w:val="20"/>
                  </w:rPr>
                </w:rPrChange>
              </w:rPr>
              <w:t>58.52%</w:t>
            </w:r>
          </w:p>
        </w:tc>
        <w:tc>
          <w:tcPr>
            <w:tcW w:w="1374" w:type="dxa"/>
            <w:shd w:val="clear" w:color="auto" w:fill="auto"/>
            <w:hideMark/>
          </w:tcPr>
          <w:p w14:paraId="2D35A20C" w14:textId="77777777" w:rsidR="0034683F" w:rsidRPr="00A60A57"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07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079" w:author="tao huang" w:date="2017-09-17T12:05:00Z">
                  <w:rPr>
                    <w:rFonts w:eastAsia="Times New Roman" w:cs="Times New Roman"/>
                    <w:color w:val="000000" w:themeColor="text1"/>
                    <w:sz w:val="20"/>
                    <w:szCs w:val="20"/>
                  </w:rPr>
                </w:rPrChange>
              </w:rPr>
              <w:t>1.031</w:t>
            </w:r>
          </w:p>
        </w:tc>
        <w:tc>
          <w:tcPr>
            <w:tcW w:w="704" w:type="dxa"/>
            <w:shd w:val="clear" w:color="auto" w:fill="auto"/>
            <w:noWrap/>
            <w:hideMark/>
          </w:tcPr>
          <w:p w14:paraId="7D966F43"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08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081" w:author="tao huang" w:date="2017-09-17T12:05:00Z">
                  <w:rPr>
                    <w:rFonts w:eastAsia="Times New Roman" w:cs="Times New Roman"/>
                    <w:color w:val="000000" w:themeColor="text1"/>
                    <w:sz w:val="20"/>
                    <w:szCs w:val="20"/>
                  </w:rPr>
                </w:rPrChange>
              </w:rPr>
              <w:t>18.89</w:t>
            </w:r>
          </w:p>
        </w:tc>
        <w:tc>
          <w:tcPr>
            <w:tcW w:w="820" w:type="dxa"/>
            <w:shd w:val="clear" w:color="auto" w:fill="auto"/>
            <w:noWrap/>
            <w:hideMark/>
          </w:tcPr>
          <w:p w14:paraId="0F37536E"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08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083" w:author="tao huang" w:date="2017-09-17T12:05:00Z">
                  <w:rPr>
                    <w:rFonts w:eastAsia="Times New Roman" w:cs="Times New Roman"/>
                    <w:color w:val="000000" w:themeColor="text1"/>
                    <w:sz w:val="20"/>
                    <w:szCs w:val="20"/>
                  </w:rPr>
                </w:rPrChange>
              </w:rPr>
              <w:t>0.635</w:t>
            </w:r>
          </w:p>
        </w:tc>
        <w:tc>
          <w:tcPr>
            <w:tcW w:w="994" w:type="dxa"/>
            <w:shd w:val="clear" w:color="auto" w:fill="auto"/>
            <w:noWrap/>
            <w:hideMark/>
          </w:tcPr>
          <w:p w14:paraId="588860A0"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08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085" w:author="tao huang" w:date="2017-09-17T12:05:00Z">
                  <w:rPr>
                    <w:rFonts w:eastAsia="Times New Roman" w:cs="Times New Roman"/>
                    <w:color w:val="000000" w:themeColor="text1"/>
                    <w:sz w:val="20"/>
                    <w:szCs w:val="20"/>
                  </w:rPr>
                </w:rPrChange>
              </w:rPr>
              <w:t>56.06%</w:t>
            </w:r>
          </w:p>
        </w:tc>
        <w:tc>
          <w:tcPr>
            <w:tcW w:w="1374" w:type="dxa"/>
            <w:shd w:val="clear" w:color="auto" w:fill="auto"/>
            <w:hideMark/>
          </w:tcPr>
          <w:p w14:paraId="02EFC6C6" w14:textId="77777777" w:rsidR="0034683F" w:rsidRPr="00A60A57"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08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087" w:author="tao huang" w:date="2017-09-17T12:05:00Z">
                  <w:rPr>
                    <w:rFonts w:eastAsia="Times New Roman" w:cs="Times New Roman"/>
                    <w:color w:val="000000" w:themeColor="text1"/>
                    <w:sz w:val="20"/>
                    <w:szCs w:val="20"/>
                  </w:rPr>
                </w:rPrChange>
              </w:rPr>
              <w:t>1.018</w:t>
            </w:r>
          </w:p>
        </w:tc>
      </w:tr>
      <w:tr w:rsidR="00CC2A18" w:rsidRPr="00A60A57" w14:paraId="0D67ADC6" w14:textId="77777777" w:rsidTr="00CC2A18">
        <w:trPr>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5339075E" w14:textId="77777777" w:rsidR="0034683F" w:rsidRPr="00A60A57" w:rsidRDefault="0034683F">
            <w:pPr>
              <w:spacing w:after="0" w:line="240" w:lineRule="auto"/>
              <w:rPr>
                <w:rFonts w:eastAsia="Times New Roman" w:cs="Times New Roman"/>
                <w:b w:val="0"/>
                <w:color w:val="0D0D0D" w:themeColor="text1" w:themeTint="F2"/>
                <w:sz w:val="22"/>
                <w:rPrChange w:id="11088" w:author="tao huang" w:date="2017-09-17T12:05:00Z">
                  <w:rPr>
                    <w:rFonts w:eastAsia="Times New Roman" w:cs="Times New Roman"/>
                    <w:b w:val="0"/>
                    <w:color w:val="000000" w:themeColor="text1"/>
                    <w:sz w:val="20"/>
                    <w:szCs w:val="20"/>
                  </w:rPr>
                </w:rPrChange>
              </w:rPr>
            </w:pPr>
            <w:r w:rsidRPr="00A60A57">
              <w:rPr>
                <w:rFonts w:eastAsia="Times New Roman" w:cs="Times New Roman"/>
                <w:b w:val="0"/>
                <w:color w:val="0D0D0D" w:themeColor="text1" w:themeTint="F2"/>
                <w:sz w:val="22"/>
                <w:rPrChange w:id="11089" w:author="tao huang" w:date="2017-09-17T12:05:00Z">
                  <w:rPr>
                    <w:rFonts w:eastAsia="Times New Roman" w:cs="Times New Roman"/>
                    <w:color w:val="000000" w:themeColor="text1"/>
                    <w:sz w:val="20"/>
                    <w:szCs w:val="20"/>
                  </w:rPr>
                </w:rPrChange>
              </w:rPr>
              <w:t>Mayonnaise</w:t>
            </w:r>
          </w:p>
        </w:tc>
        <w:tc>
          <w:tcPr>
            <w:tcW w:w="705" w:type="dxa"/>
            <w:shd w:val="clear" w:color="auto" w:fill="auto"/>
            <w:noWrap/>
            <w:hideMark/>
          </w:tcPr>
          <w:p w14:paraId="4DDC7152"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09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091" w:author="tao huang" w:date="2017-09-17T12:05:00Z">
                  <w:rPr>
                    <w:rFonts w:eastAsia="Times New Roman" w:cs="Times New Roman"/>
                    <w:color w:val="000000" w:themeColor="text1"/>
                    <w:sz w:val="20"/>
                    <w:szCs w:val="20"/>
                  </w:rPr>
                </w:rPrChange>
              </w:rPr>
              <w:t>13.87</w:t>
            </w:r>
          </w:p>
        </w:tc>
        <w:tc>
          <w:tcPr>
            <w:tcW w:w="929" w:type="dxa"/>
            <w:shd w:val="clear" w:color="auto" w:fill="auto"/>
            <w:noWrap/>
            <w:hideMark/>
          </w:tcPr>
          <w:p w14:paraId="1CF43E44"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09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093" w:author="tao huang" w:date="2017-09-17T12:05:00Z">
                  <w:rPr>
                    <w:rFonts w:eastAsia="Times New Roman" w:cs="Times New Roman"/>
                    <w:color w:val="000000" w:themeColor="text1"/>
                    <w:sz w:val="20"/>
                    <w:szCs w:val="20"/>
                  </w:rPr>
                </w:rPrChange>
              </w:rPr>
              <w:t>0.896</w:t>
            </w:r>
          </w:p>
        </w:tc>
        <w:tc>
          <w:tcPr>
            <w:tcW w:w="940" w:type="dxa"/>
            <w:shd w:val="clear" w:color="auto" w:fill="auto"/>
            <w:noWrap/>
            <w:hideMark/>
          </w:tcPr>
          <w:p w14:paraId="61058A9F"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09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095" w:author="tao huang" w:date="2017-09-17T12:05:00Z">
                  <w:rPr>
                    <w:rFonts w:eastAsia="Times New Roman" w:cs="Times New Roman"/>
                    <w:color w:val="000000" w:themeColor="text1"/>
                    <w:sz w:val="20"/>
                    <w:szCs w:val="20"/>
                  </w:rPr>
                </w:rPrChange>
              </w:rPr>
              <w:t>29.9%</w:t>
            </w:r>
          </w:p>
        </w:tc>
        <w:tc>
          <w:tcPr>
            <w:tcW w:w="1374" w:type="dxa"/>
            <w:shd w:val="clear" w:color="auto" w:fill="auto"/>
            <w:hideMark/>
          </w:tcPr>
          <w:p w14:paraId="2CA3E063" w14:textId="77777777" w:rsidR="0034683F" w:rsidRPr="00A60A57"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09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097" w:author="tao huang" w:date="2017-09-17T12:05:00Z">
                  <w:rPr>
                    <w:rFonts w:eastAsia="Times New Roman" w:cs="Times New Roman"/>
                    <w:color w:val="000000" w:themeColor="text1"/>
                    <w:sz w:val="20"/>
                    <w:szCs w:val="20"/>
                  </w:rPr>
                </w:rPrChange>
              </w:rPr>
              <w:t>0.984</w:t>
            </w:r>
          </w:p>
        </w:tc>
        <w:tc>
          <w:tcPr>
            <w:tcW w:w="704" w:type="dxa"/>
            <w:shd w:val="clear" w:color="auto" w:fill="auto"/>
            <w:noWrap/>
            <w:hideMark/>
          </w:tcPr>
          <w:p w14:paraId="25E3FBA6"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09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099" w:author="tao huang" w:date="2017-09-17T12:05:00Z">
                  <w:rPr>
                    <w:rFonts w:eastAsia="Times New Roman" w:cs="Times New Roman"/>
                    <w:color w:val="000000" w:themeColor="text1"/>
                    <w:sz w:val="20"/>
                    <w:szCs w:val="20"/>
                  </w:rPr>
                </w:rPrChange>
              </w:rPr>
              <w:t>13.88</w:t>
            </w:r>
          </w:p>
        </w:tc>
        <w:tc>
          <w:tcPr>
            <w:tcW w:w="820" w:type="dxa"/>
            <w:shd w:val="clear" w:color="auto" w:fill="auto"/>
            <w:noWrap/>
            <w:hideMark/>
          </w:tcPr>
          <w:p w14:paraId="3639E64C"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10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101" w:author="tao huang" w:date="2017-09-17T12:05:00Z">
                  <w:rPr>
                    <w:rFonts w:eastAsia="Times New Roman" w:cs="Times New Roman"/>
                    <w:color w:val="000000" w:themeColor="text1"/>
                    <w:sz w:val="20"/>
                    <w:szCs w:val="20"/>
                  </w:rPr>
                </w:rPrChange>
              </w:rPr>
              <w:t>0.896</w:t>
            </w:r>
          </w:p>
        </w:tc>
        <w:tc>
          <w:tcPr>
            <w:tcW w:w="994" w:type="dxa"/>
            <w:shd w:val="clear" w:color="auto" w:fill="auto"/>
            <w:noWrap/>
            <w:hideMark/>
          </w:tcPr>
          <w:p w14:paraId="6644C707"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10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103" w:author="tao huang" w:date="2017-09-17T12:05:00Z">
                  <w:rPr>
                    <w:rFonts w:eastAsia="Times New Roman" w:cs="Times New Roman"/>
                    <w:color w:val="000000" w:themeColor="text1"/>
                    <w:sz w:val="20"/>
                    <w:szCs w:val="20"/>
                  </w:rPr>
                </w:rPrChange>
              </w:rPr>
              <w:t>29.84%</w:t>
            </w:r>
          </w:p>
        </w:tc>
        <w:tc>
          <w:tcPr>
            <w:tcW w:w="1374" w:type="dxa"/>
            <w:shd w:val="clear" w:color="auto" w:fill="auto"/>
            <w:hideMark/>
          </w:tcPr>
          <w:p w14:paraId="77943414" w14:textId="77777777" w:rsidR="0034683F" w:rsidRPr="00A60A57"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10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105" w:author="tao huang" w:date="2017-09-17T12:05:00Z">
                  <w:rPr>
                    <w:rFonts w:eastAsia="Times New Roman" w:cs="Times New Roman"/>
                    <w:color w:val="000000" w:themeColor="text1"/>
                    <w:sz w:val="20"/>
                    <w:szCs w:val="20"/>
                  </w:rPr>
                </w:rPrChange>
              </w:rPr>
              <w:t>0.985</w:t>
            </w:r>
          </w:p>
        </w:tc>
        <w:tc>
          <w:tcPr>
            <w:tcW w:w="704" w:type="dxa"/>
            <w:shd w:val="clear" w:color="auto" w:fill="auto"/>
            <w:noWrap/>
            <w:hideMark/>
          </w:tcPr>
          <w:p w14:paraId="0B9EC99F"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10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107" w:author="tao huang" w:date="2017-09-17T12:05:00Z">
                  <w:rPr>
                    <w:rFonts w:eastAsia="Times New Roman" w:cs="Times New Roman"/>
                    <w:color w:val="000000" w:themeColor="text1"/>
                    <w:sz w:val="20"/>
                    <w:szCs w:val="20"/>
                  </w:rPr>
                </w:rPrChange>
              </w:rPr>
              <w:t>13.83</w:t>
            </w:r>
          </w:p>
        </w:tc>
        <w:tc>
          <w:tcPr>
            <w:tcW w:w="820" w:type="dxa"/>
            <w:shd w:val="clear" w:color="auto" w:fill="auto"/>
            <w:noWrap/>
            <w:hideMark/>
          </w:tcPr>
          <w:p w14:paraId="65A99108"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10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109" w:author="tao huang" w:date="2017-09-17T12:05:00Z">
                  <w:rPr>
                    <w:rFonts w:eastAsia="Times New Roman" w:cs="Times New Roman"/>
                    <w:color w:val="000000" w:themeColor="text1"/>
                    <w:sz w:val="20"/>
                    <w:szCs w:val="20"/>
                  </w:rPr>
                </w:rPrChange>
              </w:rPr>
              <w:t>0.893</w:t>
            </w:r>
          </w:p>
        </w:tc>
        <w:tc>
          <w:tcPr>
            <w:tcW w:w="994" w:type="dxa"/>
            <w:shd w:val="clear" w:color="auto" w:fill="auto"/>
            <w:noWrap/>
            <w:hideMark/>
          </w:tcPr>
          <w:p w14:paraId="352DC98E"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11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111" w:author="tao huang" w:date="2017-09-17T12:05:00Z">
                  <w:rPr>
                    <w:rFonts w:eastAsia="Times New Roman" w:cs="Times New Roman"/>
                    <w:color w:val="000000" w:themeColor="text1"/>
                    <w:sz w:val="20"/>
                    <w:szCs w:val="20"/>
                  </w:rPr>
                </w:rPrChange>
              </w:rPr>
              <w:t>29.53%</w:t>
            </w:r>
          </w:p>
        </w:tc>
        <w:tc>
          <w:tcPr>
            <w:tcW w:w="1374" w:type="dxa"/>
            <w:shd w:val="clear" w:color="auto" w:fill="auto"/>
            <w:hideMark/>
          </w:tcPr>
          <w:p w14:paraId="389A2AC6" w14:textId="77777777" w:rsidR="0034683F" w:rsidRPr="00A60A57"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11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113" w:author="tao huang" w:date="2017-09-17T12:05:00Z">
                  <w:rPr>
                    <w:rFonts w:eastAsia="Times New Roman" w:cs="Times New Roman"/>
                    <w:color w:val="000000" w:themeColor="text1"/>
                    <w:sz w:val="20"/>
                    <w:szCs w:val="20"/>
                  </w:rPr>
                </w:rPrChange>
              </w:rPr>
              <w:t>0.979</w:t>
            </w:r>
          </w:p>
        </w:tc>
      </w:tr>
      <w:tr w:rsidR="00CC2A18" w:rsidRPr="00A60A57" w14:paraId="2921B4BB" w14:textId="77777777" w:rsidTr="00CC2A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5D822F1D" w14:textId="77777777" w:rsidR="0034683F" w:rsidRPr="00A60A57" w:rsidRDefault="0034683F">
            <w:pPr>
              <w:spacing w:after="0" w:line="240" w:lineRule="auto"/>
              <w:rPr>
                <w:rFonts w:eastAsia="Times New Roman" w:cs="Times New Roman"/>
                <w:b w:val="0"/>
                <w:color w:val="0D0D0D" w:themeColor="text1" w:themeTint="F2"/>
                <w:sz w:val="22"/>
                <w:rPrChange w:id="11114" w:author="tao huang" w:date="2017-09-17T12:05:00Z">
                  <w:rPr>
                    <w:rFonts w:eastAsia="Times New Roman" w:cs="Times New Roman"/>
                    <w:b w:val="0"/>
                    <w:color w:val="000000" w:themeColor="text1"/>
                    <w:sz w:val="20"/>
                    <w:szCs w:val="20"/>
                  </w:rPr>
                </w:rPrChange>
              </w:rPr>
            </w:pPr>
            <w:r w:rsidRPr="00A60A57">
              <w:rPr>
                <w:rFonts w:eastAsia="Times New Roman" w:cs="Times New Roman"/>
                <w:b w:val="0"/>
                <w:color w:val="0D0D0D" w:themeColor="text1" w:themeTint="F2"/>
                <w:sz w:val="22"/>
                <w:rPrChange w:id="11115" w:author="tao huang" w:date="2017-09-17T12:05:00Z">
                  <w:rPr>
                    <w:rFonts w:eastAsia="Times New Roman" w:cs="Times New Roman"/>
                    <w:color w:val="000000" w:themeColor="text1"/>
                    <w:sz w:val="20"/>
                    <w:szCs w:val="20"/>
                  </w:rPr>
                </w:rPrChange>
              </w:rPr>
              <w:t>Milk</w:t>
            </w:r>
          </w:p>
        </w:tc>
        <w:tc>
          <w:tcPr>
            <w:tcW w:w="705" w:type="dxa"/>
            <w:shd w:val="clear" w:color="auto" w:fill="auto"/>
            <w:noWrap/>
            <w:hideMark/>
          </w:tcPr>
          <w:p w14:paraId="66564F7D"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11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117" w:author="tao huang" w:date="2017-09-17T12:05:00Z">
                  <w:rPr>
                    <w:rFonts w:eastAsia="Times New Roman" w:cs="Times New Roman"/>
                    <w:color w:val="000000" w:themeColor="text1"/>
                    <w:sz w:val="20"/>
                    <w:szCs w:val="20"/>
                  </w:rPr>
                </w:rPrChange>
              </w:rPr>
              <w:t>21.80</w:t>
            </w:r>
          </w:p>
        </w:tc>
        <w:tc>
          <w:tcPr>
            <w:tcW w:w="929" w:type="dxa"/>
            <w:shd w:val="clear" w:color="auto" w:fill="auto"/>
            <w:noWrap/>
            <w:hideMark/>
          </w:tcPr>
          <w:p w14:paraId="18345417"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11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119" w:author="tao huang" w:date="2017-09-17T12:05:00Z">
                  <w:rPr>
                    <w:rFonts w:eastAsia="Times New Roman" w:cs="Times New Roman"/>
                    <w:color w:val="000000" w:themeColor="text1"/>
                    <w:sz w:val="20"/>
                    <w:szCs w:val="20"/>
                  </w:rPr>
                </w:rPrChange>
              </w:rPr>
              <w:t>0.941</w:t>
            </w:r>
          </w:p>
        </w:tc>
        <w:tc>
          <w:tcPr>
            <w:tcW w:w="940" w:type="dxa"/>
            <w:shd w:val="clear" w:color="auto" w:fill="auto"/>
            <w:noWrap/>
            <w:hideMark/>
          </w:tcPr>
          <w:p w14:paraId="2A8ABC7D"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12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121" w:author="tao huang" w:date="2017-09-17T12:05:00Z">
                  <w:rPr>
                    <w:rFonts w:eastAsia="Times New Roman" w:cs="Times New Roman"/>
                    <w:color w:val="000000" w:themeColor="text1"/>
                    <w:sz w:val="20"/>
                    <w:szCs w:val="20"/>
                  </w:rPr>
                </w:rPrChange>
              </w:rPr>
              <w:t>27.4%</w:t>
            </w:r>
          </w:p>
        </w:tc>
        <w:tc>
          <w:tcPr>
            <w:tcW w:w="1374" w:type="dxa"/>
            <w:shd w:val="clear" w:color="auto" w:fill="auto"/>
            <w:hideMark/>
          </w:tcPr>
          <w:p w14:paraId="276DE1DA" w14:textId="77777777" w:rsidR="0034683F" w:rsidRPr="00A60A57"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12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123" w:author="tao huang" w:date="2017-09-17T12:05:00Z">
                  <w:rPr>
                    <w:rFonts w:eastAsia="Times New Roman" w:cs="Times New Roman"/>
                    <w:color w:val="000000" w:themeColor="text1"/>
                    <w:sz w:val="20"/>
                    <w:szCs w:val="20"/>
                  </w:rPr>
                </w:rPrChange>
              </w:rPr>
              <w:t>1.020</w:t>
            </w:r>
          </w:p>
        </w:tc>
        <w:tc>
          <w:tcPr>
            <w:tcW w:w="704" w:type="dxa"/>
            <w:shd w:val="clear" w:color="auto" w:fill="auto"/>
            <w:noWrap/>
            <w:hideMark/>
          </w:tcPr>
          <w:p w14:paraId="3D7E24E3"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12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125" w:author="tao huang" w:date="2017-09-17T12:05:00Z">
                  <w:rPr>
                    <w:rFonts w:eastAsia="Times New Roman" w:cs="Times New Roman"/>
                    <w:color w:val="000000" w:themeColor="text1"/>
                    <w:sz w:val="20"/>
                    <w:szCs w:val="20"/>
                  </w:rPr>
                </w:rPrChange>
              </w:rPr>
              <w:t>21.70</w:t>
            </w:r>
          </w:p>
        </w:tc>
        <w:tc>
          <w:tcPr>
            <w:tcW w:w="820" w:type="dxa"/>
            <w:shd w:val="clear" w:color="auto" w:fill="auto"/>
            <w:noWrap/>
            <w:hideMark/>
          </w:tcPr>
          <w:p w14:paraId="2B59F740"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12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127" w:author="tao huang" w:date="2017-09-17T12:05:00Z">
                  <w:rPr>
                    <w:rFonts w:eastAsia="Times New Roman" w:cs="Times New Roman"/>
                    <w:color w:val="000000" w:themeColor="text1"/>
                    <w:sz w:val="20"/>
                    <w:szCs w:val="20"/>
                  </w:rPr>
                </w:rPrChange>
              </w:rPr>
              <w:t>0.933</w:t>
            </w:r>
          </w:p>
        </w:tc>
        <w:tc>
          <w:tcPr>
            <w:tcW w:w="994" w:type="dxa"/>
            <w:shd w:val="clear" w:color="auto" w:fill="auto"/>
            <w:noWrap/>
            <w:hideMark/>
          </w:tcPr>
          <w:p w14:paraId="356F2379"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12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129" w:author="tao huang" w:date="2017-09-17T12:05:00Z">
                  <w:rPr>
                    <w:rFonts w:eastAsia="Times New Roman" w:cs="Times New Roman"/>
                    <w:color w:val="000000" w:themeColor="text1"/>
                    <w:sz w:val="20"/>
                    <w:szCs w:val="20"/>
                  </w:rPr>
                </w:rPrChange>
              </w:rPr>
              <w:t>26.96%</w:t>
            </w:r>
          </w:p>
        </w:tc>
        <w:tc>
          <w:tcPr>
            <w:tcW w:w="1374" w:type="dxa"/>
            <w:shd w:val="clear" w:color="auto" w:fill="auto"/>
            <w:hideMark/>
          </w:tcPr>
          <w:p w14:paraId="03B0AEE7" w14:textId="77777777" w:rsidR="0034683F" w:rsidRPr="00A60A57"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13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131" w:author="tao huang" w:date="2017-09-17T12:05:00Z">
                  <w:rPr>
                    <w:rFonts w:eastAsia="Times New Roman" w:cs="Times New Roman"/>
                    <w:color w:val="000000" w:themeColor="text1"/>
                    <w:sz w:val="20"/>
                    <w:szCs w:val="20"/>
                  </w:rPr>
                </w:rPrChange>
              </w:rPr>
              <w:t>1.012</w:t>
            </w:r>
          </w:p>
        </w:tc>
        <w:tc>
          <w:tcPr>
            <w:tcW w:w="704" w:type="dxa"/>
            <w:shd w:val="clear" w:color="auto" w:fill="auto"/>
            <w:noWrap/>
            <w:hideMark/>
          </w:tcPr>
          <w:p w14:paraId="2C329482"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13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133" w:author="tao huang" w:date="2017-09-17T12:05:00Z">
                  <w:rPr>
                    <w:rFonts w:eastAsia="Times New Roman" w:cs="Times New Roman"/>
                    <w:color w:val="000000" w:themeColor="text1"/>
                    <w:sz w:val="20"/>
                    <w:szCs w:val="20"/>
                  </w:rPr>
                </w:rPrChange>
              </w:rPr>
              <w:t>21.61</w:t>
            </w:r>
          </w:p>
        </w:tc>
        <w:tc>
          <w:tcPr>
            <w:tcW w:w="820" w:type="dxa"/>
            <w:shd w:val="clear" w:color="auto" w:fill="auto"/>
            <w:noWrap/>
            <w:hideMark/>
          </w:tcPr>
          <w:p w14:paraId="2B7808BC"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13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135" w:author="tao huang" w:date="2017-09-17T12:05:00Z">
                  <w:rPr>
                    <w:rFonts w:eastAsia="Times New Roman" w:cs="Times New Roman"/>
                    <w:color w:val="000000" w:themeColor="text1"/>
                    <w:sz w:val="20"/>
                    <w:szCs w:val="20"/>
                  </w:rPr>
                </w:rPrChange>
              </w:rPr>
              <w:t>0.886</w:t>
            </w:r>
          </w:p>
        </w:tc>
        <w:tc>
          <w:tcPr>
            <w:tcW w:w="994" w:type="dxa"/>
            <w:shd w:val="clear" w:color="auto" w:fill="auto"/>
            <w:noWrap/>
            <w:hideMark/>
          </w:tcPr>
          <w:p w14:paraId="36F3CF0B"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13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137" w:author="tao huang" w:date="2017-09-17T12:05:00Z">
                  <w:rPr>
                    <w:rFonts w:eastAsia="Times New Roman" w:cs="Times New Roman"/>
                    <w:color w:val="000000" w:themeColor="text1"/>
                    <w:sz w:val="20"/>
                    <w:szCs w:val="20"/>
                  </w:rPr>
                </w:rPrChange>
              </w:rPr>
              <w:t>24.94%</w:t>
            </w:r>
          </w:p>
        </w:tc>
        <w:tc>
          <w:tcPr>
            <w:tcW w:w="1374" w:type="dxa"/>
            <w:shd w:val="clear" w:color="auto" w:fill="auto"/>
            <w:hideMark/>
          </w:tcPr>
          <w:p w14:paraId="425A9C0F" w14:textId="77777777" w:rsidR="0034683F" w:rsidRPr="00A60A57"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13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139" w:author="tao huang" w:date="2017-09-17T12:05:00Z">
                  <w:rPr>
                    <w:rFonts w:eastAsia="Times New Roman" w:cs="Times New Roman"/>
                    <w:color w:val="000000" w:themeColor="text1"/>
                    <w:sz w:val="20"/>
                    <w:szCs w:val="20"/>
                  </w:rPr>
                </w:rPrChange>
              </w:rPr>
              <w:t>0.966</w:t>
            </w:r>
          </w:p>
        </w:tc>
      </w:tr>
      <w:tr w:rsidR="00CC2A18" w:rsidRPr="00A60A57" w14:paraId="112BD62E" w14:textId="77777777" w:rsidTr="00CC2A18">
        <w:trPr>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0D1F3624" w14:textId="77777777" w:rsidR="0034683F" w:rsidRPr="00A60A57" w:rsidRDefault="0034683F">
            <w:pPr>
              <w:spacing w:after="0" w:line="240" w:lineRule="auto"/>
              <w:rPr>
                <w:rFonts w:eastAsia="Times New Roman" w:cs="Times New Roman"/>
                <w:b w:val="0"/>
                <w:color w:val="0D0D0D" w:themeColor="text1" w:themeTint="F2"/>
                <w:sz w:val="22"/>
                <w:rPrChange w:id="11140" w:author="tao huang" w:date="2017-09-17T12:05:00Z">
                  <w:rPr>
                    <w:rFonts w:eastAsia="Times New Roman" w:cs="Times New Roman"/>
                    <w:b w:val="0"/>
                    <w:color w:val="000000" w:themeColor="text1"/>
                    <w:sz w:val="20"/>
                    <w:szCs w:val="20"/>
                  </w:rPr>
                </w:rPrChange>
              </w:rPr>
            </w:pPr>
            <w:r w:rsidRPr="00A60A57">
              <w:rPr>
                <w:rFonts w:eastAsia="Times New Roman" w:cs="Times New Roman"/>
                <w:b w:val="0"/>
                <w:color w:val="0D0D0D" w:themeColor="text1" w:themeTint="F2"/>
                <w:sz w:val="22"/>
                <w:rPrChange w:id="11141" w:author="tao huang" w:date="2017-09-17T12:05:00Z">
                  <w:rPr>
                    <w:rFonts w:eastAsia="Times New Roman" w:cs="Times New Roman"/>
                    <w:color w:val="000000" w:themeColor="text1"/>
                    <w:sz w:val="20"/>
                    <w:szCs w:val="20"/>
                  </w:rPr>
                </w:rPrChange>
              </w:rPr>
              <w:t>Mustard &amp; Ketchup</w:t>
            </w:r>
          </w:p>
        </w:tc>
        <w:tc>
          <w:tcPr>
            <w:tcW w:w="705" w:type="dxa"/>
            <w:shd w:val="clear" w:color="auto" w:fill="auto"/>
            <w:noWrap/>
            <w:hideMark/>
          </w:tcPr>
          <w:p w14:paraId="016CAC25"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14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143" w:author="tao huang" w:date="2017-09-17T12:05:00Z">
                  <w:rPr>
                    <w:rFonts w:eastAsia="Times New Roman" w:cs="Times New Roman"/>
                    <w:color w:val="000000" w:themeColor="text1"/>
                    <w:sz w:val="20"/>
                    <w:szCs w:val="20"/>
                  </w:rPr>
                </w:rPrChange>
              </w:rPr>
              <w:t>11.08</w:t>
            </w:r>
          </w:p>
        </w:tc>
        <w:tc>
          <w:tcPr>
            <w:tcW w:w="929" w:type="dxa"/>
            <w:shd w:val="clear" w:color="auto" w:fill="auto"/>
            <w:noWrap/>
            <w:hideMark/>
          </w:tcPr>
          <w:p w14:paraId="4114A93C"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14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145" w:author="tao huang" w:date="2017-09-17T12:05:00Z">
                  <w:rPr>
                    <w:rFonts w:eastAsia="Times New Roman" w:cs="Times New Roman"/>
                    <w:color w:val="000000" w:themeColor="text1"/>
                    <w:sz w:val="20"/>
                    <w:szCs w:val="20"/>
                  </w:rPr>
                </w:rPrChange>
              </w:rPr>
              <w:t>0.748</w:t>
            </w:r>
          </w:p>
        </w:tc>
        <w:tc>
          <w:tcPr>
            <w:tcW w:w="940" w:type="dxa"/>
            <w:shd w:val="clear" w:color="auto" w:fill="auto"/>
            <w:noWrap/>
            <w:hideMark/>
          </w:tcPr>
          <w:p w14:paraId="50AD3990"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14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147" w:author="tao huang" w:date="2017-09-17T12:05:00Z">
                  <w:rPr>
                    <w:rFonts w:eastAsia="Times New Roman" w:cs="Times New Roman"/>
                    <w:color w:val="000000" w:themeColor="text1"/>
                    <w:sz w:val="20"/>
                    <w:szCs w:val="20"/>
                  </w:rPr>
                </w:rPrChange>
              </w:rPr>
              <w:t>50.9%</w:t>
            </w:r>
          </w:p>
        </w:tc>
        <w:tc>
          <w:tcPr>
            <w:tcW w:w="1374" w:type="dxa"/>
            <w:shd w:val="clear" w:color="auto" w:fill="auto"/>
            <w:hideMark/>
          </w:tcPr>
          <w:p w14:paraId="20863BA8" w14:textId="77777777" w:rsidR="0034683F" w:rsidRPr="00A60A57"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14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149" w:author="tao huang" w:date="2017-09-17T12:05:00Z">
                  <w:rPr>
                    <w:rFonts w:eastAsia="Times New Roman" w:cs="Times New Roman"/>
                    <w:color w:val="000000" w:themeColor="text1"/>
                    <w:sz w:val="20"/>
                    <w:szCs w:val="20"/>
                  </w:rPr>
                </w:rPrChange>
              </w:rPr>
              <w:t>0.968</w:t>
            </w:r>
          </w:p>
        </w:tc>
        <w:tc>
          <w:tcPr>
            <w:tcW w:w="704" w:type="dxa"/>
            <w:shd w:val="clear" w:color="auto" w:fill="auto"/>
            <w:noWrap/>
            <w:hideMark/>
          </w:tcPr>
          <w:p w14:paraId="58AB568D"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15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151" w:author="tao huang" w:date="2017-09-17T12:05:00Z">
                  <w:rPr>
                    <w:rFonts w:eastAsia="Times New Roman" w:cs="Times New Roman"/>
                    <w:color w:val="000000" w:themeColor="text1"/>
                    <w:sz w:val="20"/>
                    <w:szCs w:val="20"/>
                  </w:rPr>
                </w:rPrChange>
              </w:rPr>
              <w:t>11.04</w:t>
            </w:r>
          </w:p>
        </w:tc>
        <w:tc>
          <w:tcPr>
            <w:tcW w:w="820" w:type="dxa"/>
            <w:shd w:val="clear" w:color="auto" w:fill="auto"/>
            <w:noWrap/>
            <w:hideMark/>
          </w:tcPr>
          <w:p w14:paraId="402433BE"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15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153" w:author="tao huang" w:date="2017-09-17T12:05:00Z">
                  <w:rPr>
                    <w:rFonts w:eastAsia="Times New Roman" w:cs="Times New Roman"/>
                    <w:color w:val="000000" w:themeColor="text1"/>
                    <w:sz w:val="20"/>
                    <w:szCs w:val="20"/>
                  </w:rPr>
                </w:rPrChange>
              </w:rPr>
              <w:t>0.743</w:t>
            </w:r>
          </w:p>
        </w:tc>
        <w:tc>
          <w:tcPr>
            <w:tcW w:w="994" w:type="dxa"/>
            <w:shd w:val="clear" w:color="auto" w:fill="auto"/>
            <w:noWrap/>
            <w:hideMark/>
          </w:tcPr>
          <w:p w14:paraId="47E1D5AB"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15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155" w:author="tao huang" w:date="2017-09-17T12:05:00Z">
                  <w:rPr>
                    <w:rFonts w:eastAsia="Times New Roman" w:cs="Times New Roman"/>
                    <w:color w:val="000000" w:themeColor="text1"/>
                    <w:sz w:val="20"/>
                    <w:szCs w:val="20"/>
                  </w:rPr>
                </w:rPrChange>
              </w:rPr>
              <w:t>50.24%</w:t>
            </w:r>
          </w:p>
        </w:tc>
        <w:tc>
          <w:tcPr>
            <w:tcW w:w="1374" w:type="dxa"/>
            <w:shd w:val="clear" w:color="auto" w:fill="auto"/>
            <w:hideMark/>
          </w:tcPr>
          <w:p w14:paraId="3DCECC33" w14:textId="77777777" w:rsidR="0034683F" w:rsidRPr="00A60A57"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15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157" w:author="tao huang" w:date="2017-09-17T12:05:00Z">
                  <w:rPr>
                    <w:rFonts w:eastAsia="Times New Roman" w:cs="Times New Roman"/>
                    <w:color w:val="000000" w:themeColor="text1"/>
                    <w:sz w:val="20"/>
                    <w:szCs w:val="20"/>
                  </w:rPr>
                </w:rPrChange>
              </w:rPr>
              <w:t>0.963</w:t>
            </w:r>
          </w:p>
        </w:tc>
        <w:tc>
          <w:tcPr>
            <w:tcW w:w="704" w:type="dxa"/>
            <w:shd w:val="clear" w:color="auto" w:fill="auto"/>
            <w:noWrap/>
            <w:hideMark/>
          </w:tcPr>
          <w:p w14:paraId="417C9A84"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15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159" w:author="tao huang" w:date="2017-09-17T12:05:00Z">
                  <w:rPr>
                    <w:rFonts w:eastAsia="Times New Roman" w:cs="Times New Roman"/>
                    <w:color w:val="000000" w:themeColor="text1"/>
                    <w:sz w:val="20"/>
                    <w:szCs w:val="20"/>
                  </w:rPr>
                </w:rPrChange>
              </w:rPr>
              <w:t>11.20</w:t>
            </w:r>
          </w:p>
        </w:tc>
        <w:tc>
          <w:tcPr>
            <w:tcW w:w="820" w:type="dxa"/>
            <w:shd w:val="clear" w:color="auto" w:fill="auto"/>
            <w:noWrap/>
            <w:hideMark/>
          </w:tcPr>
          <w:p w14:paraId="6440998F"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16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161" w:author="tao huang" w:date="2017-09-17T12:05:00Z">
                  <w:rPr>
                    <w:rFonts w:eastAsia="Times New Roman" w:cs="Times New Roman"/>
                    <w:color w:val="000000" w:themeColor="text1"/>
                    <w:sz w:val="20"/>
                    <w:szCs w:val="20"/>
                  </w:rPr>
                </w:rPrChange>
              </w:rPr>
              <w:t>0.755</w:t>
            </w:r>
          </w:p>
        </w:tc>
        <w:tc>
          <w:tcPr>
            <w:tcW w:w="994" w:type="dxa"/>
            <w:shd w:val="clear" w:color="auto" w:fill="auto"/>
            <w:noWrap/>
            <w:hideMark/>
          </w:tcPr>
          <w:p w14:paraId="1D4FFA76"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16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163" w:author="tao huang" w:date="2017-09-17T12:05:00Z">
                  <w:rPr>
                    <w:rFonts w:eastAsia="Times New Roman" w:cs="Times New Roman"/>
                    <w:color w:val="000000" w:themeColor="text1"/>
                    <w:sz w:val="20"/>
                    <w:szCs w:val="20"/>
                  </w:rPr>
                </w:rPrChange>
              </w:rPr>
              <w:t>50.28%</w:t>
            </w:r>
          </w:p>
        </w:tc>
        <w:tc>
          <w:tcPr>
            <w:tcW w:w="1374" w:type="dxa"/>
            <w:shd w:val="clear" w:color="auto" w:fill="auto"/>
            <w:hideMark/>
          </w:tcPr>
          <w:p w14:paraId="20484FD8" w14:textId="77777777" w:rsidR="0034683F" w:rsidRPr="00A60A57"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16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165" w:author="tao huang" w:date="2017-09-17T12:05:00Z">
                  <w:rPr>
                    <w:rFonts w:eastAsia="Times New Roman" w:cs="Times New Roman"/>
                    <w:color w:val="000000" w:themeColor="text1"/>
                    <w:sz w:val="20"/>
                    <w:szCs w:val="20"/>
                  </w:rPr>
                </w:rPrChange>
              </w:rPr>
              <w:t>0.962</w:t>
            </w:r>
          </w:p>
        </w:tc>
      </w:tr>
      <w:tr w:rsidR="00CC2A18" w:rsidRPr="00A60A57" w14:paraId="598E26A1" w14:textId="77777777" w:rsidTr="00CC2A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59C46BD7" w14:textId="77777777" w:rsidR="00074FDA" w:rsidRPr="00A60A57" w:rsidRDefault="00074FDA">
            <w:pPr>
              <w:spacing w:after="0" w:line="240" w:lineRule="auto"/>
              <w:rPr>
                <w:rFonts w:eastAsia="Times New Roman" w:cs="Times New Roman"/>
                <w:b w:val="0"/>
                <w:color w:val="0D0D0D" w:themeColor="text1" w:themeTint="F2"/>
                <w:sz w:val="22"/>
                <w:rPrChange w:id="11166" w:author="tao huang" w:date="2017-09-17T12:05:00Z">
                  <w:rPr>
                    <w:rFonts w:eastAsia="Times New Roman" w:cs="Times New Roman"/>
                    <w:b w:val="0"/>
                    <w:color w:val="000000" w:themeColor="text1"/>
                    <w:sz w:val="20"/>
                    <w:szCs w:val="20"/>
                  </w:rPr>
                </w:rPrChange>
              </w:rPr>
            </w:pPr>
            <w:r w:rsidRPr="00A60A57">
              <w:rPr>
                <w:rFonts w:eastAsia="Times New Roman" w:cs="Times New Roman"/>
                <w:b w:val="0"/>
                <w:color w:val="0D0D0D" w:themeColor="text1" w:themeTint="F2"/>
                <w:sz w:val="22"/>
                <w:rPrChange w:id="11167" w:author="tao huang" w:date="2017-09-17T12:05:00Z">
                  <w:rPr>
                    <w:rFonts w:eastAsia="Times New Roman" w:cs="Times New Roman"/>
                    <w:color w:val="000000" w:themeColor="text1"/>
                    <w:sz w:val="20"/>
                    <w:szCs w:val="20"/>
                  </w:rPr>
                </w:rPrChange>
              </w:rPr>
              <w:t>Peanut butter</w:t>
            </w:r>
          </w:p>
        </w:tc>
        <w:tc>
          <w:tcPr>
            <w:tcW w:w="705" w:type="dxa"/>
            <w:shd w:val="clear" w:color="auto" w:fill="auto"/>
            <w:noWrap/>
            <w:hideMark/>
          </w:tcPr>
          <w:p w14:paraId="5F69FBBC"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16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169" w:author="tao huang" w:date="2017-09-17T12:05:00Z">
                  <w:rPr>
                    <w:rFonts w:eastAsia="Times New Roman" w:cs="Times New Roman"/>
                    <w:color w:val="000000" w:themeColor="text1"/>
                    <w:sz w:val="20"/>
                    <w:szCs w:val="20"/>
                  </w:rPr>
                </w:rPrChange>
              </w:rPr>
              <w:t>10.23</w:t>
            </w:r>
          </w:p>
        </w:tc>
        <w:tc>
          <w:tcPr>
            <w:tcW w:w="929" w:type="dxa"/>
            <w:shd w:val="clear" w:color="auto" w:fill="auto"/>
            <w:noWrap/>
            <w:hideMark/>
          </w:tcPr>
          <w:p w14:paraId="7FEB32F6"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17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171" w:author="tao huang" w:date="2017-09-17T12:05:00Z">
                  <w:rPr>
                    <w:rFonts w:eastAsia="Times New Roman" w:cs="Times New Roman"/>
                    <w:color w:val="000000" w:themeColor="text1"/>
                    <w:sz w:val="20"/>
                    <w:szCs w:val="20"/>
                  </w:rPr>
                </w:rPrChange>
              </w:rPr>
              <w:t>1.184</w:t>
            </w:r>
          </w:p>
        </w:tc>
        <w:tc>
          <w:tcPr>
            <w:tcW w:w="940" w:type="dxa"/>
            <w:shd w:val="clear" w:color="auto" w:fill="auto"/>
            <w:noWrap/>
            <w:hideMark/>
          </w:tcPr>
          <w:p w14:paraId="7D0EF522"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17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173" w:author="tao huang" w:date="2017-09-17T12:05:00Z">
                  <w:rPr>
                    <w:rFonts w:eastAsia="Times New Roman" w:cs="Times New Roman"/>
                    <w:color w:val="000000" w:themeColor="text1"/>
                    <w:sz w:val="20"/>
                    <w:szCs w:val="20"/>
                  </w:rPr>
                </w:rPrChange>
              </w:rPr>
              <w:t>31.1%</w:t>
            </w:r>
          </w:p>
        </w:tc>
        <w:tc>
          <w:tcPr>
            <w:tcW w:w="1374" w:type="dxa"/>
            <w:shd w:val="clear" w:color="auto" w:fill="auto"/>
            <w:hideMark/>
          </w:tcPr>
          <w:p w14:paraId="41DF1D9A" w14:textId="77777777" w:rsidR="00074FDA" w:rsidRPr="00A60A57"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17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175" w:author="tao huang" w:date="2017-09-17T12:05:00Z">
                  <w:rPr>
                    <w:rFonts w:eastAsia="Times New Roman" w:cs="Times New Roman"/>
                    <w:color w:val="000000" w:themeColor="text1"/>
                    <w:sz w:val="20"/>
                    <w:szCs w:val="20"/>
                  </w:rPr>
                </w:rPrChange>
              </w:rPr>
              <w:t>1.048</w:t>
            </w:r>
          </w:p>
        </w:tc>
        <w:tc>
          <w:tcPr>
            <w:tcW w:w="704" w:type="dxa"/>
            <w:shd w:val="clear" w:color="auto" w:fill="auto"/>
            <w:noWrap/>
            <w:hideMark/>
          </w:tcPr>
          <w:p w14:paraId="277F675A"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17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177" w:author="tao huang" w:date="2017-09-17T12:05:00Z">
                  <w:rPr>
                    <w:rFonts w:eastAsia="Times New Roman" w:cs="Times New Roman"/>
                    <w:color w:val="000000" w:themeColor="text1"/>
                    <w:sz w:val="20"/>
                    <w:szCs w:val="20"/>
                  </w:rPr>
                </w:rPrChange>
              </w:rPr>
              <w:t>10.25</w:t>
            </w:r>
          </w:p>
        </w:tc>
        <w:tc>
          <w:tcPr>
            <w:tcW w:w="820" w:type="dxa"/>
            <w:shd w:val="clear" w:color="auto" w:fill="auto"/>
            <w:noWrap/>
            <w:hideMark/>
          </w:tcPr>
          <w:p w14:paraId="5DACA955"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17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179" w:author="tao huang" w:date="2017-09-17T12:05:00Z">
                  <w:rPr>
                    <w:rFonts w:eastAsia="Times New Roman" w:cs="Times New Roman"/>
                    <w:color w:val="000000" w:themeColor="text1"/>
                    <w:sz w:val="20"/>
                    <w:szCs w:val="20"/>
                  </w:rPr>
                </w:rPrChange>
              </w:rPr>
              <w:t>1.185</w:t>
            </w:r>
          </w:p>
        </w:tc>
        <w:tc>
          <w:tcPr>
            <w:tcW w:w="994" w:type="dxa"/>
            <w:shd w:val="clear" w:color="auto" w:fill="auto"/>
            <w:noWrap/>
            <w:hideMark/>
          </w:tcPr>
          <w:p w14:paraId="43E90037"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18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181" w:author="tao huang" w:date="2017-09-17T12:05:00Z">
                  <w:rPr>
                    <w:rFonts w:eastAsia="Times New Roman" w:cs="Times New Roman"/>
                    <w:color w:val="000000" w:themeColor="text1"/>
                    <w:sz w:val="20"/>
                    <w:szCs w:val="20"/>
                  </w:rPr>
                </w:rPrChange>
              </w:rPr>
              <w:t>30.72%</w:t>
            </w:r>
          </w:p>
        </w:tc>
        <w:tc>
          <w:tcPr>
            <w:tcW w:w="1374" w:type="dxa"/>
            <w:shd w:val="clear" w:color="auto" w:fill="auto"/>
            <w:hideMark/>
          </w:tcPr>
          <w:p w14:paraId="5CBA0BC1" w14:textId="77777777" w:rsidR="00074FDA" w:rsidRPr="00A60A57"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18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183" w:author="tao huang" w:date="2017-09-17T12:05:00Z">
                  <w:rPr>
                    <w:rFonts w:eastAsia="Times New Roman" w:cs="Times New Roman"/>
                    <w:color w:val="000000" w:themeColor="text1"/>
                    <w:sz w:val="20"/>
                    <w:szCs w:val="20"/>
                  </w:rPr>
                </w:rPrChange>
              </w:rPr>
              <w:t>1.049</w:t>
            </w:r>
          </w:p>
        </w:tc>
        <w:tc>
          <w:tcPr>
            <w:tcW w:w="704" w:type="dxa"/>
            <w:shd w:val="clear" w:color="auto" w:fill="auto"/>
            <w:noWrap/>
            <w:hideMark/>
          </w:tcPr>
          <w:p w14:paraId="6861D9C8"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18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185" w:author="tao huang" w:date="2017-09-17T12:05:00Z">
                  <w:rPr>
                    <w:rFonts w:eastAsia="Times New Roman" w:cs="Times New Roman"/>
                    <w:color w:val="000000" w:themeColor="text1"/>
                    <w:sz w:val="20"/>
                    <w:szCs w:val="20"/>
                  </w:rPr>
                </w:rPrChange>
              </w:rPr>
              <w:t>9.54</w:t>
            </w:r>
          </w:p>
        </w:tc>
        <w:tc>
          <w:tcPr>
            <w:tcW w:w="820" w:type="dxa"/>
            <w:shd w:val="clear" w:color="auto" w:fill="auto"/>
            <w:noWrap/>
            <w:hideMark/>
          </w:tcPr>
          <w:p w14:paraId="0CECB25D"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18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187" w:author="tao huang" w:date="2017-09-17T12:05:00Z">
                  <w:rPr>
                    <w:rFonts w:eastAsia="Times New Roman" w:cs="Times New Roman"/>
                    <w:color w:val="000000" w:themeColor="text1"/>
                    <w:sz w:val="20"/>
                    <w:szCs w:val="20"/>
                  </w:rPr>
                </w:rPrChange>
              </w:rPr>
              <w:t>1.124</w:t>
            </w:r>
          </w:p>
        </w:tc>
        <w:tc>
          <w:tcPr>
            <w:tcW w:w="994" w:type="dxa"/>
            <w:shd w:val="clear" w:color="auto" w:fill="auto"/>
            <w:noWrap/>
            <w:hideMark/>
          </w:tcPr>
          <w:p w14:paraId="6F83520E"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18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189" w:author="tao huang" w:date="2017-09-17T12:05:00Z">
                  <w:rPr>
                    <w:rFonts w:eastAsia="Times New Roman" w:cs="Times New Roman"/>
                    <w:color w:val="000000" w:themeColor="text1"/>
                    <w:sz w:val="20"/>
                    <w:szCs w:val="20"/>
                  </w:rPr>
                </w:rPrChange>
              </w:rPr>
              <w:t>31.23%</w:t>
            </w:r>
          </w:p>
        </w:tc>
        <w:tc>
          <w:tcPr>
            <w:tcW w:w="1374" w:type="dxa"/>
            <w:shd w:val="clear" w:color="auto" w:fill="auto"/>
            <w:hideMark/>
          </w:tcPr>
          <w:p w14:paraId="1BEFCCBD" w14:textId="77777777" w:rsidR="00074FDA" w:rsidRPr="00A60A57"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19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191" w:author="tao huang" w:date="2017-09-17T12:05:00Z">
                  <w:rPr>
                    <w:rFonts w:eastAsia="Times New Roman" w:cs="Times New Roman"/>
                    <w:color w:val="000000" w:themeColor="text1"/>
                    <w:sz w:val="20"/>
                    <w:szCs w:val="20"/>
                  </w:rPr>
                </w:rPrChange>
              </w:rPr>
              <w:t>0.997</w:t>
            </w:r>
          </w:p>
        </w:tc>
      </w:tr>
      <w:tr w:rsidR="00CC2A18" w:rsidRPr="00A60A57" w14:paraId="1C3A578E" w14:textId="77777777" w:rsidTr="00CC2A18">
        <w:trPr>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3D6CE2A1" w14:textId="77777777" w:rsidR="00074FDA" w:rsidRPr="00A60A57" w:rsidRDefault="00074FDA">
            <w:pPr>
              <w:spacing w:after="0" w:line="240" w:lineRule="auto"/>
              <w:rPr>
                <w:rFonts w:eastAsia="Times New Roman" w:cs="Times New Roman"/>
                <w:b w:val="0"/>
                <w:color w:val="0D0D0D" w:themeColor="text1" w:themeTint="F2"/>
                <w:sz w:val="22"/>
                <w:rPrChange w:id="11192" w:author="tao huang" w:date="2017-09-17T12:05:00Z">
                  <w:rPr>
                    <w:rFonts w:eastAsia="Times New Roman" w:cs="Times New Roman"/>
                    <w:b w:val="0"/>
                    <w:color w:val="000000" w:themeColor="text1"/>
                    <w:sz w:val="20"/>
                    <w:szCs w:val="20"/>
                  </w:rPr>
                </w:rPrChange>
              </w:rPr>
            </w:pPr>
            <w:r w:rsidRPr="00A60A57">
              <w:rPr>
                <w:rFonts w:eastAsia="Times New Roman" w:cs="Times New Roman"/>
                <w:b w:val="0"/>
                <w:color w:val="0D0D0D" w:themeColor="text1" w:themeTint="F2"/>
                <w:sz w:val="22"/>
                <w:rPrChange w:id="11193" w:author="tao huang" w:date="2017-09-17T12:05:00Z">
                  <w:rPr>
                    <w:rFonts w:eastAsia="Times New Roman" w:cs="Times New Roman"/>
                    <w:color w:val="000000" w:themeColor="text1"/>
                    <w:sz w:val="20"/>
                    <w:szCs w:val="20"/>
                  </w:rPr>
                </w:rPrChange>
              </w:rPr>
              <w:t>Photo</w:t>
            </w:r>
          </w:p>
        </w:tc>
        <w:tc>
          <w:tcPr>
            <w:tcW w:w="705" w:type="dxa"/>
            <w:shd w:val="clear" w:color="auto" w:fill="auto"/>
            <w:noWrap/>
            <w:hideMark/>
          </w:tcPr>
          <w:p w14:paraId="153F02CC"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19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195" w:author="tao huang" w:date="2017-09-17T12:05:00Z">
                  <w:rPr>
                    <w:rFonts w:eastAsia="Times New Roman" w:cs="Times New Roman"/>
                    <w:color w:val="000000" w:themeColor="text1"/>
                    <w:sz w:val="20"/>
                    <w:szCs w:val="20"/>
                  </w:rPr>
                </w:rPrChange>
              </w:rPr>
              <w:t>2.52</w:t>
            </w:r>
          </w:p>
        </w:tc>
        <w:tc>
          <w:tcPr>
            <w:tcW w:w="929" w:type="dxa"/>
            <w:shd w:val="clear" w:color="auto" w:fill="auto"/>
            <w:noWrap/>
            <w:hideMark/>
          </w:tcPr>
          <w:p w14:paraId="2D5B0A74"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19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197" w:author="tao huang" w:date="2017-09-17T12:05:00Z">
                  <w:rPr>
                    <w:rFonts w:eastAsia="Times New Roman" w:cs="Times New Roman"/>
                    <w:color w:val="000000" w:themeColor="text1"/>
                    <w:sz w:val="20"/>
                    <w:szCs w:val="20"/>
                  </w:rPr>
                </w:rPrChange>
              </w:rPr>
              <w:t>0.644</w:t>
            </w:r>
          </w:p>
        </w:tc>
        <w:tc>
          <w:tcPr>
            <w:tcW w:w="940" w:type="dxa"/>
            <w:shd w:val="clear" w:color="auto" w:fill="auto"/>
            <w:noWrap/>
            <w:hideMark/>
          </w:tcPr>
          <w:p w14:paraId="18ACBC6A"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19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199" w:author="tao huang" w:date="2017-09-17T12:05:00Z">
                  <w:rPr>
                    <w:rFonts w:eastAsia="Times New Roman" w:cs="Times New Roman"/>
                    <w:color w:val="000000" w:themeColor="text1"/>
                    <w:sz w:val="20"/>
                    <w:szCs w:val="20"/>
                  </w:rPr>
                </w:rPrChange>
              </w:rPr>
              <w:t>66.2%</w:t>
            </w:r>
          </w:p>
        </w:tc>
        <w:tc>
          <w:tcPr>
            <w:tcW w:w="1374" w:type="dxa"/>
            <w:shd w:val="clear" w:color="auto" w:fill="auto"/>
            <w:hideMark/>
          </w:tcPr>
          <w:p w14:paraId="35C4F1CB" w14:textId="77777777" w:rsidR="00074FDA" w:rsidRPr="00A60A57" w:rsidRDefault="00074F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20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201" w:author="tao huang" w:date="2017-09-17T12:05:00Z">
                  <w:rPr>
                    <w:rFonts w:eastAsia="Times New Roman" w:cs="Times New Roman"/>
                    <w:color w:val="000000" w:themeColor="text1"/>
                    <w:sz w:val="20"/>
                    <w:szCs w:val="20"/>
                  </w:rPr>
                </w:rPrChange>
              </w:rPr>
              <w:t>0.996</w:t>
            </w:r>
          </w:p>
        </w:tc>
        <w:tc>
          <w:tcPr>
            <w:tcW w:w="704" w:type="dxa"/>
            <w:shd w:val="clear" w:color="auto" w:fill="auto"/>
            <w:noWrap/>
            <w:hideMark/>
          </w:tcPr>
          <w:p w14:paraId="5F7CD6EE"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20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203" w:author="tao huang" w:date="2017-09-17T12:05:00Z">
                  <w:rPr>
                    <w:rFonts w:eastAsia="Times New Roman" w:cs="Times New Roman"/>
                    <w:color w:val="000000" w:themeColor="text1"/>
                    <w:sz w:val="20"/>
                    <w:szCs w:val="20"/>
                  </w:rPr>
                </w:rPrChange>
              </w:rPr>
              <w:t>2.49</w:t>
            </w:r>
          </w:p>
        </w:tc>
        <w:tc>
          <w:tcPr>
            <w:tcW w:w="820" w:type="dxa"/>
            <w:shd w:val="clear" w:color="auto" w:fill="auto"/>
            <w:noWrap/>
            <w:hideMark/>
          </w:tcPr>
          <w:p w14:paraId="534E4EAA"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20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205" w:author="tao huang" w:date="2017-09-17T12:05:00Z">
                  <w:rPr>
                    <w:rFonts w:eastAsia="Times New Roman" w:cs="Times New Roman"/>
                    <w:color w:val="000000" w:themeColor="text1"/>
                    <w:sz w:val="20"/>
                    <w:szCs w:val="20"/>
                  </w:rPr>
                </w:rPrChange>
              </w:rPr>
              <w:t>0.638</w:t>
            </w:r>
          </w:p>
        </w:tc>
        <w:tc>
          <w:tcPr>
            <w:tcW w:w="994" w:type="dxa"/>
            <w:shd w:val="clear" w:color="auto" w:fill="auto"/>
            <w:noWrap/>
            <w:hideMark/>
          </w:tcPr>
          <w:p w14:paraId="7E2CA04D"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20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207" w:author="tao huang" w:date="2017-09-17T12:05:00Z">
                  <w:rPr>
                    <w:rFonts w:eastAsia="Times New Roman" w:cs="Times New Roman"/>
                    <w:color w:val="000000" w:themeColor="text1"/>
                    <w:sz w:val="20"/>
                    <w:szCs w:val="20"/>
                  </w:rPr>
                </w:rPrChange>
              </w:rPr>
              <w:t>65.17%</w:t>
            </w:r>
          </w:p>
        </w:tc>
        <w:tc>
          <w:tcPr>
            <w:tcW w:w="1374" w:type="dxa"/>
            <w:shd w:val="clear" w:color="auto" w:fill="auto"/>
            <w:hideMark/>
          </w:tcPr>
          <w:p w14:paraId="110EB44B" w14:textId="77777777" w:rsidR="00074FDA" w:rsidRPr="00A60A57" w:rsidRDefault="00074F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20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209" w:author="tao huang" w:date="2017-09-17T12:05:00Z">
                  <w:rPr>
                    <w:rFonts w:eastAsia="Times New Roman" w:cs="Times New Roman"/>
                    <w:color w:val="000000" w:themeColor="text1"/>
                    <w:sz w:val="20"/>
                    <w:szCs w:val="20"/>
                  </w:rPr>
                </w:rPrChange>
              </w:rPr>
              <w:t>0.985</w:t>
            </w:r>
          </w:p>
        </w:tc>
        <w:tc>
          <w:tcPr>
            <w:tcW w:w="704" w:type="dxa"/>
            <w:shd w:val="clear" w:color="auto" w:fill="auto"/>
            <w:noWrap/>
            <w:hideMark/>
          </w:tcPr>
          <w:p w14:paraId="7C2760B5"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21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211" w:author="tao huang" w:date="2017-09-17T12:05:00Z">
                  <w:rPr>
                    <w:rFonts w:eastAsia="Times New Roman" w:cs="Times New Roman"/>
                    <w:color w:val="000000" w:themeColor="text1"/>
                    <w:sz w:val="20"/>
                    <w:szCs w:val="20"/>
                  </w:rPr>
                </w:rPrChange>
              </w:rPr>
              <w:t>2.49</w:t>
            </w:r>
          </w:p>
        </w:tc>
        <w:tc>
          <w:tcPr>
            <w:tcW w:w="820" w:type="dxa"/>
            <w:shd w:val="clear" w:color="auto" w:fill="auto"/>
            <w:noWrap/>
            <w:hideMark/>
          </w:tcPr>
          <w:p w14:paraId="0DB5FA31"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21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213" w:author="tao huang" w:date="2017-09-17T12:05:00Z">
                  <w:rPr>
                    <w:rFonts w:eastAsia="Times New Roman" w:cs="Times New Roman"/>
                    <w:color w:val="000000" w:themeColor="text1"/>
                    <w:sz w:val="20"/>
                    <w:szCs w:val="20"/>
                  </w:rPr>
                </w:rPrChange>
              </w:rPr>
              <w:t>0.640</w:t>
            </w:r>
          </w:p>
        </w:tc>
        <w:tc>
          <w:tcPr>
            <w:tcW w:w="994" w:type="dxa"/>
            <w:shd w:val="clear" w:color="auto" w:fill="auto"/>
            <w:noWrap/>
            <w:hideMark/>
          </w:tcPr>
          <w:p w14:paraId="194BD5C9"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21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215" w:author="tao huang" w:date="2017-09-17T12:05:00Z">
                  <w:rPr>
                    <w:rFonts w:eastAsia="Times New Roman" w:cs="Times New Roman"/>
                    <w:color w:val="000000" w:themeColor="text1"/>
                    <w:sz w:val="20"/>
                    <w:szCs w:val="20"/>
                  </w:rPr>
                </w:rPrChange>
              </w:rPr>
              <w:t>64.43%</w:t>
            </w:r>
          </w:p>
        </w:tc>
        <w:tc>
          <w:tcPr>
            <w:tcW w:w="1374" w:type="dxa"/>
            <w:shd w:val="clear" w:color="auto" w:fill="auto"/>
            <w:hideMark/>
          </w:tcPr>
          <w:p w14:paraId="0D554B67" w14:textId="77777777" w:rsidR="00074FDA" w:rsidRPr="00A60A57" w:rsidRDefault="00074F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21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217" w:author="tao huang" w:date="2017-09-17T12:05:00Z">
                  <w:rPr>
                    <w:rFonts w:eastAsia="Times New Roman" w:cs="Times New Roman"/>
                    <w:color w:val="000000" w:themeColor="text1"/>
                    <w:sz w:val="20"/>
                    <w:szCs w:val="20"/>
                  </w:rPr>
                </w:rPrChange>
              </w:rPr>
              <w:t>0.989</w:t>
            </w:r>
          </w:p>
        </w:tc>
      </w:tr>
      <w:tr w:rsidR="00CC2A18" w:rsidRPr="00A60A57" w14:paraId="4BADD849" w14:textId="77777777" w:rsidTr="00CC2A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053DB1B7" w14:textId="77777777" w:rsidR="00074FDA" w:rsidRPr="00A60A57" w:rsidRDefault="00074FDA">
            <w:pPr>
              <w:spacing w:after="0" w:line="240" w:lineRule="auto"/>
              <w:rPr>
                <w:rFonts w:eastAsia="Times New Roman" w:cs="Times New Roman"/>
                <w:b w:val="0"/>
                <w:color w:val="0D0D0D" w:themeColor="text1" w:themeTint="F2"/>
                <w:sz w:val="22"/>
                <w:rPrChange w:id="11218" w:author="tao huang" w:date="2017-09-17T12:05:00Z">
                  <w:rPr>
                    <w:rFonts w:eastAsia="Times New Roman" w:cs="Times New Roman"/>
                    <w:b w:val="0"/>
                    <w:color w:val="000000" w:themeColor="text1"/>
                    <w:sz w:val="20"/>
                    <w:szCs w:val="20"/>
                  </w:rPr>
                </w:rPrChange>
              </w:rPr>
            </w:pPr>
            <w:r w:rsidRPr="00A60A57">
              <w:rPr>
                <w:rFonts w:eastAsia="Times New Roman" w:cs="Times New Roman"/>
                <w:b w:val="0"/>
                <w:color w:val="0D0D0D" w:themeColor="text1" w:themeTint="F2"/>
                <w:sz w:val="22"/>
                <w:rPrChange w:id="11219" w:author="tao huang" w:date="2017-09-17T12:05:00Z">
                  <w:rPr>
                    <w:rFonts w:eastAsia="Times New Roman" w:cs="Times New Roman"/>
                    <w:color w:val="000000" w:themeColor="text1"/>
                    <w:sz w:val="20"/>
                    <w:szCs w:val="20"/>
                  </w:rPr>
                </w:rPrChange>
              </w:rPr>
              <w:t>Salty snacks</w:t>
            </w:r>
          </w:p>
        </w:tc>
        <w:tc>
          <w:tcPr>
            <w:tcW w:w="705" w:type="dxa"/>
            <w:shd w:val="clear" w:color="auto" w:fill="auto"/>
            <w:noWrap/>
            <w:hideMark/>
          </w:tcPr>
          <w:p w14:paraId="2AD765C4"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22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221" w:author="tao huang" w:date="2017-09-17T12:05:00Z">
                  <w:rPr>
                    <w:rFonts w:eastAsia="Times New Roman" w:cs="Times New Roman"/>
                    <w:color w:val="000000" w:themeColor="text1"/>
                    <w:sz w:val="20"/>
                    <w:szCs w:val="20"/>
                  </w:rPr>
                </w:rPrChange>
              </w:rPr>
              <w:t>17.12</w:t>
            </w:r>
          </w:p>
        </w:tc>
        <w:tc>
          <w:tcPr>
            <w:tcW w:w="929" w:type="dxa"/>
            <w:shd w:val="clear" w:color="auto" w:fill="auto"/>
            <w:noWrap/>
            <w:hideMark/>
          </w:tcPr>
          <w:p w14:paraId="2467D118"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22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223" w:author="tao huang" w:date="2017-09-17T12:05:00Z">
                  <w:rPr>
                    <w:rFonts w:eastAsia="Times New Roman" w:cs="Times New Roman"/>
                    <w:color w:val="000000" w:themeColor="text1"/>
                    <w:sz w:val="20"/>
                    <w:szCs w:val="20"/>
                  </w:rPr>
                </w:rPrChange>
              </w:rPr>
              <w:t>0.612</w:t>
            </w:r>
          </w:p>
        </w:tc>
        <w:tc>
          <w:tcPr>
            <w:tcW w:w="940" w:type="dxa"/>
            <w:shd w:val="clear" w:color="auto" w:fill="auto"/>
            <w:noWrap/>
            <w:hideMark/>
          </w:tcPr>
          <w:p w14:paraId="3DCD44BC"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22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225" w:author="tao huang" w:date="2017-09-17T12:05:00Z">
                  <w:rPr>
                    <w:rFonts w:eastAsia="Times New Roman" w:cs="Times New Roman"/>
                    <w:color w:val="000000" w:themeColor="text1"/>
                    <w:sz w:val="20"/>
                    <w:szCs w:val="20"/>
                  </w:rPr>
                </w:rPrChange>
              </w:rPr>
              <w:t>64.9%</w:t>
            </w:r>
          </w:p>
        </w:tc>
        <w:tc>
          <w:tcPr>
            <w:tcW w:w="1374" w:type="dxa"/>
            <w:shd w:val="clear" w:color="auto" w:fill="auto"/>
            <w:hideMark/>
          </w:tcPr>
          <w:p w14:paraId="06D2B0EC" w14:textId="77777777" w:rsidR="00074FDA" w:rsidRPr="00A60A57"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22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227" w:author="tao huang" w:date="2017-09-17T12:05:00Z">
                  <w:rPr>
                    <w:rFonts w:eastAsia="Times New Roman" w:cs="Times New Roman"/>
                    <w:color w:val="000000" w:themeColor="text1"/>
                    <w:sz w:val="20"/>
                    <w:szCs w:val="20"/>
                  </w:rPr>
                </w:rPrChange>
              </w:rPr>
              <w:t>1.001</w:t>
            </w:r>
          </w:p>
        </w:tc>
        <w:tc>
          <w:tcPr>
            <w:tcW w:w="704" w:type="dxa"/>
            <w:shd w:val="clear" w:color="auto" w:fill="auto"/>
            <w:noWrap/>
            <w:hideMark/>
          </w:tcPr>
          <w:p w14:paraId="5BDA124B"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22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229" w:author="tao huang" w:date="2017-09-17T12:05:00Z">
                  <w:rPr>
                    <w:rFonts w:eastAsia="Times New Roman" w:cs="Times New Roman"/>
                    <w:color w:val="000000" w:themeColor="text1"/>
                    <w:sz w:val="20"/>
                    <w:szCs w:val="20"/>
                  </w:rPr>
                </w:rPrChange>
              </w:rPr>
              <w:t>17.25</w:t>
            </w:r>
          </w:p>
        </w:tc>
        <w:tc>
          <w:tcPr>
            <w:tcW w:w="820" w:type="dxa"/>
            <w:shd w:val="clear" w:color="auto" w:fill="auto"/>
            <w:noWrap/>
            <w:hideMark/>
          </w:tcPr>
          <w:p w14:paraId="57FCA8CD"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23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231" w:author="tao huang" w:date="2017-09-17T12:05:00Z">
                  <w:rPr>
                    <w:rFonts w:eastAsia="Times New Roman" w:cs="Times New Roman"/>
                    <w:color w:val="000000" w:themeColor="text1"/>
                    <w:sz w:val="20"/>
                    <w:szCs w:val="20"/>
                  </w:rPr>
                </w:rPrChange>
              </w:rPr>
              <w:t>0.613</w:t>
            </w:r>
          </w:p>
        </w:tc>
        <w:tc>
          <w:tcPr>
            <w:tcW w:w="994" w:type="dxa"/>
            <w:shd w:val="clear" w:color="auto" w:fill="auto"/>
            <w:noWrap/>
            <w:hideMark/>
          </w:tcPr>
          <w:p w14:paraId="12E4AD59"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23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233" w:author="tao huang" w:date="2017-09-17T12:05:00Z">
                  <w:rPr>
                    <w:rFonts w:eastAsia="Times New Roman" w:cs="Times New Roman"/>
                    <w:color w:val="000000" w:themeColor="text1"/>
                    <w:sz w:val="20"/>
                    <w:szCs w:val="20"/>
                  </w:rPr>
                </w:rPrChange>
              </w:rPr>
              <w:t>65.05%</w:t>
            </w:r>
          </w:p>
        </w:tc>
        <w:tc>
          <w:tcPr>
            <w:tcW w:w="1374" w:type="dxa"/>
            <w:shd w:val="clear" w:color="auto" w:fill="auto"/>
            <w:hideMark/>
          </w:tcPr>
          <w:p w14:paraId="69DADFE2" w14:textId="77777777" w:rsidR="00074FDA" w:rsidRPr="00A60A57"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23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235" w:author="tao huang" w:date="2017-09-17T12:05:00Z">
                  <w:rPr>
                    <w:rFonts w:eastAsia="Times New Roman" w:cs="Times New Roman"/>
                    <w:color w:val="000000" w:themeColor="text1"/>
                    <w:sz w:val="20"/>
                    <w:szCs w:val="20"/>
                  </w:rPr>
                </w:rPrChange>
              </w:rPr>
              <w:t>0.999</w:t>
            </w:r>
          </w:p>
        </w:tc>
        <w:tc>
          <w:tcPr>
            <w:tcW w:w="704" w:type="dxa"/>
            <w:shd w:val="clear" w:color="auto" w:fill="auto"/>
            <w:noWrap/>
            <w:hideMark/>
          </w:tcPr>
          <w:p w14:paraId="0CCBD5EB"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23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237" w:author="tao huang" w:date="2017-09-17T12:05:00Z">
                  <w:rPr>
                    <w:rFonts w:eastAsia="Times New Roman" w:cs="Times New Roman"/>
                    <w:color w:val="000000" w:themeColor="text1"/>
                    <w:sz w:val="20"/>
                    <w:szCs w:val="20"/>
                  </w:rPr>
                </w:rPrChange>
              </w:rPr>
              <w:t>17.07</w:t>
            </w:r>
          </w:p>
        </w:tc>
        <w:tc>
          <w:tcPr>
            <w:tcW w:w="820" w:type="dxa"/>
            <w:shd w:val="clear" w:color="auto" w:fill="auto"/>
            <w:noWrap/>
            <w:hideMark/>
          </w:tcPr>
          <w:p w14:paraId="02DA52AB"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23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239" w:author="tao huang" w:date="2017-09-17T12:05:00Z">
                  <w:rPr>
                    <w:rFonts w:eastAsia="Times New Roman" w:cs="Times New Roman"/>
                    <w:color w:val="000000" w:themeColor="text1"/>
                    <w:sz w:val="20"/>
                    <w:szCs w:val="20"/>
                  </w:rPr>
                </w:rPrChange>
              </w:rPr>
              <w:t>0.611</w:t>
            </w:r>
          </w:p>
        </w:tc>
        <w:tc>
          <w:tcPr>
            <w:tcW w:w="994" w:type="dxa"/>
            <w:shd w:val="clear" w:color="auto" w:fill="auto"/>
            <w:noWrap/>
            <w:hideMark/>
          </w:tcPr>
          <w:p w14:paraId="0CA229BD"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24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241" w:author="tao huang" w:date="2017-09-17T12:05:00Z">
                  <w:rPr>
                    <w:rFonts w:eastAsia="Times New Roman" w:cs="Times New Roman"/>
                    <w:color w:val="000000" w:themeColor="text1"/>
                    <w:sz w:val="20"/>
                    <w:szCs w:val="20"/>
                  </w:rPr>
                </w:rPrChange>
              </w:rPr>
              <w:t>64.97%</w:t>
            </w:r>
          </w:p>
        </w:tc>
        <w:tc>
          <w:tcPr>
            <w:tcW w:w="1374" w:type="dxa"/>
            <w:shd w:val="clear" w:color="auto" w:fill="auto"/>
            <w:hideMark/>
          </w:tcPr>
          <w:p w14:paraId="4427F34E" w14:textId="77777777" w:rsidR="00074FDA" w:rsidRPr="00A60A57"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24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243" w:author="tao huang" w:date="2017-09-17T12:05:00Z">
                  <w:rPr>
                    <w:rFonts w:eastAsia="Times New Roman" w:cs="Times New Roman"/>
                    <w:color w:val="000000" w:themeColor="text1"/>
                    <w:sz w:val="20"/>
                    <w:szCs w:val="20"/>
                  </w:rPr>
                </w:rPrChange>
              </w:rPr>
              <w:t>0.994</w:t>
            </w:r>
          </w:p>
        </w:tc>
      </w:tr>
      <w:tr w:rsidR="00CC2A18" w:rsidRPr="00A60A57" w14:paraId="769B7DC2" w14:textId="77777777" w:rsidTr="00CC2A18">
        <w:trPr>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674F34B8" w14:textId="77777777" w:rsidR="00074FDA" w:rsidRPr="00A60A57" w:rsidRDefault="00074FDA">
            <w:pPr>
              <w:spacing w:after="0" w:line="240" w:lineRule="auto"/>
              <w:rPr>
                <w:rFonts w:eastAsia="Times New Roman" w:cs="Times New Roman"/>
                <w:b w:val="0"/>
                <w:color w:val="0D0D0D" w:themeColor="text1" w:themeTint="F2"/>
                <w:sz w:val="22"/>
                <w:rPrChange w:id="11244" w:author="tao huang" w:date="2017-09-17T12:05:00Z">
                  <w:rPr>
                    <w:rFonts w:eastAsia="Times New Roman" w:cs="Times New Roman"/>
                    <w:b w:val="0"/>
                    <w:color w:val="000000" w:themeColor="text1"/>
                    <w:sz w:val="20"/>
                    <w:szCs w:val="20"/>
                  </w:rPr>
                </w:rPrChange>
              </w:rPr>
            </w:pPr>
            <w:r w:rsidRPr="00A60A57">
              <w:rPr>
                <w:rFonts w:eastAsia="Times New Roman" w:cs="Times New Roman"/>
                <w:b w:val="0"/>
                <w:color w:val="0D0D0D" w:themeColor="text1" w:themeTint="F2"/>
                <w:sz w:val="22"/>
                <w:rPrChange w:id="11245" w:author="tao huang" w:date="2017-09-17T12:05:00Z">
                  <w:rPr>
                    <w:rFonts w:eastAsia="Times New Roman" w:cs="Times New Roman"/>
                    <w:color w:val="000000" w:themeColor="text1"/>
                    <w:sz w:val="20"/>
                    <w:szCs w:val="20"/>
                  </w:rPr>
                </w:rPrChange>
              </w:rPr>
              <w:t>Shampoo</w:t>
            </w:r>
          </w:p>
        </w:tc>
        <w:tc>
          <w:tcPr>
            <w:tcW w:w="705" w:type="dxa"/>
            <w:shd w:val="clear" w:color="auto" w:fill="auto"/>
            <w:noWrap/>
            <w:hideMark/>
          </w:tcPr>
          <w:p w14:paraId="64A66CA1"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24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247" w:author="tao huang" w:date="2017-09-17T12:05:00Z">
                  <w:rPr>
                    <w:rFonts w:eastAsia="Times New Roman" w:cs="Times New Roman"/>
                    <w:color w:val="000000" w:themeColor="text1"/>
                    <w:sz w:val="20"/>
                    <w:szCs w:val="20"/>
                  </w:rPr>
                </w:rPrChange>
              </w:rPr>
              <w:t>3.83</w:t>
            </w:r>
          </w:p>
        </w:tc>
        <w:tc>
          <w:tcPr>
            <w:tcW w:w="929" w:type="dxa"/>
            <w:shd w:val="clear" w:color="auto" w:fill="auto"/>
            <w:noWrap/>
            <w:hideMark/>
          </w:tcPr>
          <w:p w14:paraId="5FA24B02"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24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249" w:author="tao huang" w:date="2017-09-17T12:05:00Z">
                  <w:rPr>
                    <w:rFonts w:eastAsia="Times New Roman" w:cs="Times New Roman"/>
                    <w:color w:val="000000" w:themeColor="text1"/>
                    <w:sz w:val="20"/>
                    <w:szCs w:val="20"/>
                  </w:rPr>
                </w:rPrChange>
              </w:rPr>
              <w:t>0.679</w:t>
            </w:r>
          </w:p>
        </w:tc>
        <w:tc>
          <w:tcPr>
            <w:tcW w:w="940" w:type="dxa"/>
            <w:shd w:val="clear" w:color="auto" w:fill="auto"/>
            <w:noWrap/>
            <w:hideMark/>
          </w:tcPr>
          <w:p w14:paraId="7024627E"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25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251" w:author="tao huang" w:date="2017-09-17T12:05:00Z">
                  <w:rPr>
                    <w:rFonts w:eastAsia="Times New Roman" w:cs="Times New Roman"/>
                    <w:color w:val="000000" w:themeColor="text1"/>
                    <w:sz w:val="20"/>
                    <w:szCs w:val="20"/>
                  </w:rPr>
                </w:rPrChange>
              </w:rPr>
              <w:t>80.7%</w:t>
            </w:r>
          </w:p>
        </w:tc>
        <w:tc>
          <w:tcPr>
            <w:tcW w:w="1374" w:type="dxa"/>
            <w:shd w:val="clear" w:color="auto" w:fill="auto"/>
            <w:hideMark/>
          </w:tcPr>
          <w:p w14:paraId="3EE362A6" w14:textId="77777777" w:rsidR="00074FDA" w:rsidRPr="00A60A57" w:rsidRDefault="00074F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25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253" w:author="tao huang" w:date="2017-09-17T12:05:00Z">
                  <w:rPr>
                    <w:rFonts w:eastAsia="Times New Roman" w:cs="Times New Roman"/>
                    <w:color w:val="000000" w:themeColor="text1"/>
                    <w:sz w:val="20"/>
                    <w:szCs w:val="20"/>
                  </w:rPr>
                </w:rPrChange>
              </w:rPr>
              <w:t>1.000</w:t>
            </w:r>
          </w:p>
        </w:tc>
        <w:tc>
          <w:tcPr>
            <w:tcW w:w="704" w:type="dxa"/>
            <w:shd w:val="clear" w:color="auto" w:fill="auto"/>
            <w:noWrap/>
            <w:hideMark/>
          </w:tcPr>
          <w:p w14:paraId="344C6348"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25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255" w:author="tao huang" w:date="2017-09-17T12:05:00Z">
                  <w:rPr>
                    <w:rFonts w:eastAsia="Times New Roman" w:cs="Times New Roman"/>
                    <w:color w:val="000000" w:themeColor="text1"/>
                    <w:sz w:val="20"/>
                    <w:szCs w:val="20"/>
                  </w:rPr>
                </w:rPrChange>
              </w:rPr>
              <w:t>3.81</w:t>
            </w:r>
          </w:p>
        </w:tc>
        <w:tc>
          <w:tcPr>
            <w:tcW w:w="820" w:type="dxa"/>
            <w:shd w:val="clear" w:color="auto" w:fill="auto"/>
            <w:noWrap/>
            <w:hideMark/>
          </w:tcPr>
          <w:p w14:paraId="718986FD"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25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257" w:author="tao huang" w:date="2017-09-17T12:05:00Z">
                  <w:rPr>
                    <w:rFonts w:eastAsia="Times New Roman" w:cs="Times New Roman"/>
                    <w:color w:val="000000" w:themeColor="text1"/>
                    <w:sz w:val="20"/>
                    <w:szCs w:val="20"/>
                  </w:rPr>
                </w:rPrChange>
              </w:rPr>
              <w:t>0.677</w:t>
            </w:r>
          </w:p>
        </w:tc>
        <w:tc>
          <w:tcPr>
            <w:tcW w:w="994" w:type="dxa"/>
            <w:shd w:val="clear" w:color="auto" w:fill="auto"/>
            <w:noWrap/>
            <w:hideMark/>
          </w:tcPr>
          <w:p w14:paraId="440C7CD7"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25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259" w:author="tao huang" w:date="2017-09-17T12:05:00Z">
                  <w:rPr>
                    <w:rFonts w:eastAsia="Times New Roman" w:cs="Times New Roman"/>
                    <w:color w:val="000000" w:themeColor="text1"/>
                    <w:sz w:val="20"/>
                    <w:szCs w:val="20"/>
                  </w:rPr>
                </w:rPrChange>
              </w:rPr>
              <w:t>79.89%</w:t>
            </w:r>
          </w:p>
        </w:tc>
        <w:tc>
          <w:tcPr>
            <w:tcW w:w="1374" w:type="dxa"/>
            <w:shd w:val="clear" w:color="auto" w:fill="auto"/>
            <w:hideMark/>
          </w:tcPr>
          <w:p w14:paraId="2E1E115C" w14:textId="77777777" w:rsidR="00074FDA" w:rsidRPr="00A60A57" w:rsidRDefault="00074F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26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261" w:author="tao huang" w:date="2017-09-17T12:05:00Z">
                  <w:rPr>
                    <w:rFonts w:eastAsia="Times New Roman" w:cs="Times New Roman"/>
                    <w:color w:val="000000" w:themeColor="text1"/>
                    <w:sz w:val="20"/>
                    <w:szCs w:val="20"/>
                  </w:rPr>
                </w:rPrChange>
              </w:rPr>
              <w:t>0.998</w:t>
            </w:r>
          </w:p>
        </w:tc>
        <w:tc>
          <w:tcPr>
            <w:tcW w:w="704" w:type="dxa"/>
            <w:shd w:val="clear" w:color="auto" w:fill="auto"/>
            <w:noWrap/>
            <w:hideMark/>
          </w:tcPr>
          <w:p w14:paraId="528CB450"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26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263" w:author="tao huang" w:date="2017-09-17T12:05:00Z">
                  <w:rPr>
                    <w:rFonts w:eastAsia="Times New Roman" w:cs="Times New Roman"/>
                    <w:color w:val="000000" w:themeColor="text1"/>
                    <w:sz w:val="20"/>
                    <w:szCs w:val="20"/>
                  </w:rPr>
                </w:rPrChange>
              </w:rPr>
              <w:t>3.57</w:t>
            </w:r>
          </w:p>
        </w:tc>
        <w:tc>
          <w:tcPr>
            <w:tcW w:w="820" w:type="dxa"/>
            <w:shd w:val="clear" w:color="auto" w:fill="auto"/>
            <w:noWrap/>
            <w:hideMark/>
          </w:tcPr>
          <w:p w14:paraId="7AEE3C3F"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26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265" w:author="tao huang" w:date="2017-09-17T12:05:00Z">
                  <w:rPr>
                    <w:rFonts w:eastAsia="Times New Roman" w:cs="Times New Roman"/>
                    <w:color w:val="000000" w:themeColor="text1"/>
                    <w:sz w:val="20"/>
                    <w:szCs w:val="20"/>
                  </w:rPr>
                </w:rPrChange>
              </w:rPr>
              <w:t>0.669</w:t>
            </w:r>
          </w:p>
        </w:tc>
        <w:tc>
          <w:tcPr>
            <w:tcW w:w="994" w:type="dxa"/>
            <w:shd w:val="clear" w:color="auto" w:fill="auto"/>
            <w:noWrap/>
            <w:hideMark/>
          </w:tcPr>
          <w:p w14:paraId="208A3F44"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26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267" w:author="tao huang" w:date="2017-09-17T12:05:00Z">
                  <w:rPr>
                    <w:rFonts w:eastAsia="Times New Roman" w:cs="Times New Roman"/>
                    <w:color w:val="000000" w:themeColor="text1"/>
                    <w:sz w:val="20"/>
                    <w:szCs w:val="20"/>
                  </w:rPr>
                </w:rPrChange>
              </w:rPr>
              <w:t>76.39%</w:t>
            </w:r>
          </w:p>
        </w:tc>
        <w:tc>
          <w:tcPr>
            <w:tcW w:w="1374" w:type="dxa"/>
            <w:shd w:val="clear" w:color="auto" w:fill="auto"/>
            <w:hideMark/>
          </w:tcPr>
          <w:p w14:paraId="72A9C946" w14:textId="77777777" w:rsidR="00074FDA" w:rsidRPr="00A60A57" w:rsidRDefault="00074F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26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269" w:author="tao huang" w:date="2017-09-17T12:05:00Z">
                  <w:rPr>
                    <w:rFonts w:eastAsia="Times New Roman" w:cs="Times New Roman"/>
                    <w:color w:val="000000" w:themeColor="text1"/>
                    <w:sz w:val="20"/>
                    <w:szCs w:val="20"/>
                  </w:rPr>
                </w:rPrChange>
              </w:rPr>
              <w:t>0.973</w:t>
            </w:r>
          </w:p>
        </w:tc>
      </w:tr>
      <w:tr w:rsidR="00CC2A18" w:rsidRPr="00A60A57" w14:paraId="4426CAFF" w14:textId="77777777" w:rsidTr="00CC2A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46347B14" w14:textId="77777777" w:rsidR="00074FDA" w:rsidRPr="00A60A57" w:rsidRDefault="00074FDA">
            <w:pPr>
              <w:spacing w:after="0" w:line="240" w:lineRule="auto"/>
              <w:rPr>
                <w:rFonts w:eastAsia="Times New Roman" w:cs="Times New Roman"/>
                <w:b w:val="0"/>
                <w:color w:val="0D0D0D" w:themeColor="text1" w:themeTint="F2"/>
                <w:sz w:val="22"/>
                <w:rPrChange w:id="11270" w:author="tao huang" w:date="2017-09-17T12:05:00Z">
                  <w:rPr>
                    <w:rFonts w:eastAsia="Times New Roman" w:cs="Times New Roman"/>
                    <w:b w:val="0"/>
                    <w:color w:val="000000" w:themeColor="text1"/>
                    <w:sz w:val="20"/>
                    <w:szCs w:val="20"/>
                  </w:rPr>
                </w:rPrChange>
              </w:rPr>
            </w:pPr>
            <w:r w:rsidRPr="00A60A57">
              <w:rPr>
                <w:rFonts w:eastAsia="Times New Roman" w:cs="Times New Roman"/>
                <w:b w:val="0"/>
                <w:color w:val="0D0D0D" w:themeColor="text1" w:themeTint="F2"/>
                <w:sz w:val="22"/>
                <w:rPrChange w:id="11271" w:author="tao huang" w:date="2017-09-17T12:05:00Z">
                  <w:rPr>
                    <w:rFonts w:eastAsia="Times New Roman" w:cs="Times New Roman"/>
                    <w:color w:val="000000" w:themeColor="text1"/>
                    <w:sz w:val="20"/>
                    <w:szCs w:val="20"/>
                  </w:rPr>
                </w:rPrChange>
              </w:rPr>
              <w:t>Soup</w:t>
            </w:r>
          </w:p>
        </w:tc>
        <w:tc>
          <w:tcPr>
            <w:tcW w:w="705" w:type="dxa"/>
            <w:shd w:val="clear" w:color="auto" w:fill="auto"/>
            <w:noWrap/>
            <w:hideMark/>
          </w:tcPr>
          <w:p w14:paraId="666294FE"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27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273" w:author="tao huang" w:date="2017-09-17T12:05:00Z">
                  <w:rPr>
                    <w:rFonts w:eastAsia="Times New Roman" w:cs="Times New Roman"/>
                    <w:color w:val="000000" w:themeColor="text1"/>
                    <w:sz w:val="20"/>
                    <w:szCs w:val="20"/>
                  </w:rPr>
                </w:rPrChange>
              </w:rPr>
              <w:t>19.66</w:t>
            </w:r>
          </w:p>
        </w:tc>
        <w:tc>
          <w:tcPr>
            <w:tcW w:w="929" w:type="dxa"/>
            <w:shd w:val="clear" w:color="auto" w:fill="auto"/>
            <w:noWrap/>
            <w:hideMark/>
          </w:tcPr>
          <w:p w14:paraId="6EFAAF3C"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27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275" w:author="tao huang" w:date="2017-09-17T12:05:00Z">
                  <w:rPr>
                    <w:rFonts w:eastAsia="Times New Roman" w:cs="Times New Roman"/>
                    <w:color w:val="000000" w:themeColor="text1"/>
                    <w:sz w:val="20"/>
                    <w:szCs w:val="20"/>
                  </w:rPr>
                </w:rPrChange>
              </w:rPr>
              <w:t>0.562</w:t>
            </w:r>
          </w:p>
        </w:tc>
        <w:tc>
          <w:tcPr>
            <w:tcW w:w="940" w:type="dxa"/>
            <w:shd w:val="clear" w:color="auto" w:fill="auto"/>
            <w:noWrap/>
            <w:hideMark/>
          </w:tcPr>
          <w:p w14:paraId="22217E45"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27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277" w:author="tao huang" w:date="2017-09-17T12:05:00Z">
                  <w:rPr>
                    <w:rFonts w:eastAsia="Times New Roman" w:cs="Times New Roman"/>
                    <w:color w:val="000000" w:themeColor="text1"/>
                    <w:sz w:val="20"/>
                    <w:szCs w:val="20"/>
                  </w:rPr>
                </w:rPrChange>
              </w:rPr>
              <w:t>80.4%</w:t>
            </w:r>
          </w:p>
        </w:tc>
        <w:tc>
          <w:tcPr>
            <w:tcW w:w="1374" w:type="dxa"/>
            <w:shd w:val="clear" w:color="auto" w:fill="auto"/>
            <w:hideMark/>
          </w:tcPr>
          <w:p w14:paraId="79F5DF13" w14:textId="77777777" w:rsidR="00074FDA" w:rsidRPr="00A60A57"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27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279" w:author="tao huang" w:date="2017-09-17T12:05:00Z">
                  <w:rPr>
                    <w:rFonts w:eastAsia="Times New Roman" w:cs="Times New Roman"/>
                    <w:color w:val="000000" w:themeColor="text1"/>
                    <w:sz w:val="20"/>
                    <w:szCs w:val="20"/>
                  </w:rPr>
                </w:rPrChange>
              </w:rPr>
              <w:t>0.979</w:t>
            </w:r>
          </w:p>
        </w:tc>
        <w:tc>
          <w:tcPr>
            <w:tcW w:w="704" w:type="dxa"/>
            <w:shd w:val="clear" w:color="auto" w:fill="auto"/>
            <w:noWrap/>
            <w:hideMark/>
          </w:tcPr>
          <w:p w14:paraId="687BDD14"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28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281" w:author="tao huang" w:date="2017-09-17T12:05:00Z">
                  <w:rPr>
                    <w:rFonts w:eastAsia="Times New Roman" w:cs="Times New Roman"/>
                    <w:color w:val="000000" w:themeColor="text1"/>
                    <w:sz w:val="20"/>
                    <w:szCs w:val="20"/>
                  </w:rPr>
                </w:rPrChange>
              </w:rPr>
              <w:t>19.42</w:t>
            </w:r>
          </w:p>
        </w:tc>
        <w:tc>
          <w:tcPr>
            <w:tcW w:w="820" w:type="dxa"/>
            <w:shd w:val="clear" w:color="auto" w:fill="auto"/>
            <w:noWrap/>
            <w:hideMark/>
          </w:tcPr>
          <w:p w14:paraId="72DD27CC"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28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283" w:author="tao huang" w:date="2017-09-17T12:05:00Z">
                  <w:rPr>
                    <w:rFonts w:eastAsia="Times New Roman" w:cs="Times New Roman"/>
                    <w:color w:val="000000" w:themeColor="text1"/>
                    <w:sz w:val="20"/>
                    <w:szCs w:val="20"/>
                  </w:rPr>
                </w:rPrChange>
              </w:rPr>
              <w:t>0.556</w:t>
            </w:r>
          </w:p>
        </w:tc>
        <w:tc>
          <w:tcPr>
            <w:tcW w:w="994" w:type="dxa"/>
            <w:shd w:val="clear" w:color="auto" w:fill="auto"/>
            <w:noWrap/>
            <w:hideMark/>
          </w:tcPr>
          <w:p w14:paraId="294CADA7"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28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285" w:author="tao huang" w:date="2017-09-17T12:05:00Z">
                  <w:rPr>
                    <w:rFonts w:eastAsia="Times New Roman" w:cs="Times New Roman"/>
                    <w:color w:val="000000" w:themeColor="text1"/>
                    <w:sz w:val="20"/>
                    <w:szCs w:val="20"/>
                  </w:rPr>
                </w:rPrChange>
              </w:rPr>
              <w:t>79.82%</w:t>
            </w:r>
          </w:p>
        </w:tc>
        <w:tc>
          <w:tcPr>
            <w:tcW w:w="1374" w:type="dxa"/>
            <w:shd w:val="clear" w:color="auto" w:fill="auto"/>
            <w:hideMark/>
          </w:tcPr>
          <w:p w14:paraId="7DAEB2E9" w14:textId="77777777" w:rsidR="00074FDA" w:rsidRPr="00A60A57"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28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287" w:author="tao huang" w:date="2017-09-17T12:05:00Z">
                  <w:rPr>
                    <w:rFonts w:eastAsia="Times New Roman" w:cs="Times New Roman"/>
                    <w:color w:val="000000" w:themeColor="text1"/>
                    <w:sz w:val="20"/>
                    <w:szCs w:val="20"/>
                  </w:rPr>
                </w:rPrChange>
              </w:rPr>
              <w:t>0.970</w:t>
            </w:r>
          </w:p>
        </w:tc>
        <w:tc>
          <w:tcPr>
            <w:tcW w:w="704" w:type="dxa"/>
            <w:shd w:val="clear" w:color="auto" w:fill="auto"/>
            <w:noWrap/>
            <w:hideMark/>
          </w:tcPr>
          <w:p w14:paraId="32128D48"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28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289" w:author="tao huang" w:date="2017-09-17T12:05:00Z">
                  <w:rPr>
                    <w:rFonts w:eastAsia="Times New Roman" w:cs="Times New Roman"/>
                    <w:color w:val="000000" w:themeColor="text1"/>
                    <w:sz w:val="20"/>
                    <w:szCs w:val="20"/>
                  </w:rPr>
                </w:rPrChange>
              </w:rPr>
              <w:t>20.31</w:t>
            </w:r>
          </w:p>
        </w:tc>
        <w:tc>
          <w:tcPr>
            <w:tcW w:w="820" w:type="dxa"/>
            <w:shd w:val="clear" w:color="auto" w:fill="auto"/>
            <w:noWrap/>
            <w:hideMark/>
          </w:tcPr>
          <w:p w14:paraId="0CC2C7B8"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29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291" w:author="tao huang" w:date="2017-09-17T12:05:00Z">
                  <w:rPr>
                    <w:rFonts w:eastAsia="Times New Roman" w:cs="Times New Roman"/>
                    <w:color w:val="000000" w:themeColor="text1"/>
                    <w:sz w:val="20"/>
                    <w:szCs w:val="20"/>
                  </w:rPr>
                </w:rPrChange>
              </w:rPr>
              <w:t>0.580</w:t>
            </w:r>
          </w:p>
        </w:tc>
        <w:tc>
          <w:tcPr>
            <w:tcW w:w="994" w:type="dxa"/>
            <w:shd w:val="clear" w:color="auto" w:fill="auto"/>
            <w:noWrap/>
            <w:hideMark/>
          </w:tcPr>
          <w:p w14:paraId="2774990A"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29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293" w:author="tao huang" w:date="2017-09-17T12:05:00Z">
                  <w:rPr>
                    <w:rFonts w:eastAsia="Times New Roman" w:cs="Times New Roman"/>
                    <w:color w:val="000000" w:themeColor="text1"/>
                    <w:sz w:val="20"/>
                    <w:szCs w:val="20"/>
                  </w:rPr>
                </w:rPrChange>
              </w:rPr>
              <w:t>80.44%</w:t>
            </w:r>
          </w:p>
        </w:tc>
        <w:tc>
          <w:tcPr>
            <w:tcW w:w="1374" w:type="dxa"/>
            <w:shd w:val="clear" w:color="auto" w:fill="auto"/>
            <w:hideMark/>
          </w:tcPr>
          <w:p w14:paraId="3F1FDB24" w14:textId="77777777" w:rsidR="00074FDA" w:rsidRPr="00A60A57"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29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295" w:author="tao huang" w:date="2017-09-17T12:05:00Z">
                  <w:rPr>
                    <w:rFonts w:eastAsia="Times New Roman" w:cs="Times New Roman"/>
                    <w:color w:val="000000" w:themeColor="text1"/>
                    <w:sz w:val="20"/>
                    <w:szCs w:val="20"/>
                  </w:rPr>
                </w:rPrChange>
              </w:rPr>
              <w:t>0.997</w:t>
            </w:r>
          </w:p>
        </w:tc>
      </w:tr>
      <w:tr w:rsidR="00CC2A18" w:rsidRPr="00A60A57" w14:paraId="11FA6F4F" w14:textId="77777777" w:rsidTr="00CC2A18">
        <w:trPr>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1F466717" w14:textId="77777777" w:rsidR="00074FDA" w:rsidRPr="00A60A57" w:rsidRDefault="00074FDA">
            <w:pPr>
              <w:spacing w:after="0" w:line="240" w:lineRule="auto"/>
              <w:rPr>
                <w:rFonts w:eastAsia="Times New Roman" w:cs="Times New Roman"/>
                <w:b w:val="0"/>
                <w:color w:val="0D0D0D" w:themeColor="text1" w:themeTint="F2"/>
                <w:sz w:val="22"/>
                <w:rPrChange w:id="11296" w:author="tao huang" w:date="2017-09-17T12:05:00Z">
                  <w:rPr>
                    <w:rFonts w:eastAsia="Times New Roman" w:cs="Times New Roman"/>
                    <w:b w:val="0"/>
                    <w:color w:val="000000" w:themeColor="text1"/>
                    <w:sz w:val="20"/>
                    <w:szCs w:val="20"/>
                  </w:rPr>
                </w:rPrChange>
              </w:rPr>
            </w:pPr>
            <w:r w:rsidRPr="00A60A57">
              <w:rPr>
                <w:rFonts w:eastAsia="Times New Roman" w:cs="Times New Roman"/>
                <w:b w:val="0"/>
                <w:color w:val="0D0D0D" w:themeColor="text1" w:themeTint="F2"/>
                <w:sz w:val="22"/>
                <w:rPrChange w:id="11297" w:author="tao huang" w:date="2017-09-17T12:05:00Z">
                  <w:rPr>
                    <w:rFonts w:eastAsia="Times New Roman" w:cs="Times New Roman"/>
                    <w:color w:val="000000" w:themeColor="text1"/>
                    <w:sz w:val="20"/>
                    <w:szCs w:val="20"/>
                  </w:rPr>
                </w:rPrChange>
              </w:rPr>
              <w:t>Spaghetti sauce</w:t>
            </w:r>
          </w:p>
        </w:tc>
        <w:tc>
          <w:tcPr>
            <w:tcW w:w="705" w:type="dxa"/>
            <w:shd w:val="clear" w:color="auto" w:fill="auto"/>
            <w:noWrap/>
            <w:hideMark/>
          </w:tcPr>
          <w:p w14:paraId="6AED97A6"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29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299" w:author="tao huang" w:date="2017-09-17T12:05:00Z">
                  <w:rPr>
                    <w:rFonts w:eastAsia="Times New Roman" w:cs="Times New Roman"/>
                    <w:color w:val="000000" w:themeColor="text1"/>
                    <w:sz w:val="20"/>
                    <w:szCs w:val="20"/>
                  </w:rPr>
                </w:rPrChange>
              </w:rPr>
              <w:t>11.66</w:t>
            </w:r>
          </w:p>
        </w:tc>
        <w:tc>
          <w:tcPr>
            <w:tcW w:w="929" w:type="dxa"/>
            <w:shd w:val="clear" w:color="auto" w:fill="auto"/>
            <w:noWrap/>
            <w:hideMark/>
          </w:tcPr>
          <w:p w14:paraId="37DFA148"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30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301" w:author="tao huang" w:date="2017-09-17T12:05:00Z">
                  <w:rPr>
                    <w:rFonts w:eastAsia="Times New Roman" w:cs="Times New Roman"/>
                    <w:color w:val="000000" w:themeColor="text1"/>
                    <w:sz w:val="20"/>
                    <w:szCs w:val="20"/>
                  </w:rPr>
                </w:rPrChange>
              </w:rPr>
              <w:t>0.781</w:t>
            </w:r>
          </w:p>
        </w:tc>
        <w:tc>
          <w:tcPr>
            <w:tcW w:w="940" w:type="dxa"/>
            <w:shd w:val="clear" w:color="auto" w:fill="auto"/>
            <w:noWrap/>
            <w:hideMark/>
          </w:tcPr>
          <w:p w14:paraId="193B293D"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30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303" w:author="tao huang" w:date="2017-09-17T12:05:00Z">
                  <w:rPr>
                    <w:rFonts w:eastAsia="Times New Roman" w:cs="Times New Roman"/>
                    <w:color w:val="000000" w:themeColor="text1"/>
                    <w:sz w:val="20"/>
                    <w:szCs w:val="20"/>
                  </w:rPr>
                </w:rPrChange>
              </w:rPr>
              <w:t>46.7%</w:t>
            </w:r>
          </w:p>
        </w:tc>
        <w:tc>
          <w:tcPr>
            <w:tcW w:w="1374" w:type="dxa"/>
            <w:shd w:val="clear" w:color="auto" w:fill="auto"/>
            <w:hideMark/>
          </w:tcPr>
          <w:p w14:paraId="0DA9DA16" w14:textId="77777777" w:rsidR="00074FDA" w:rsidRPr="00A60A57" w:rsidRDefault="00074F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30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305" w:author="tao huang" w:date="2017-09-17T12:05:00Z">
                  <w:rPr>
                    <w:rFonts w:eastAsia="Times New Roman" w:cs="Times New Roman"/>
                    <w:color w:val="000000" w:themeColor="text1"/>
                    <w:sz w:val="20"/>
                    <w:szCs w:val="20"/>
                  </w:rPr>
                </w:rPrChange>
              </w:rPr>
              <w:t>1.000</w:t>
            </w:r>
          </w:p>
        </w:tc>
        <w:tc>
          <w:tcPr>
            <w:tcW w:w="704" w:type="dxa"/>
            <w:shd w:val="clear" w:color="auto" w:fill="auto"/>
            <w:noWrap/>
            <w:hideMark/>
          </w:tcPr>
          <w:p w14:paraId="48203810"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30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307" w:author="tao huang" w:date="2017-09-17T12:05:00Z">
                  <w:rPr>
                    <w:rFonts w:eastAsia="Times New Roman" w:cs="Times New Roman"/>
                    <w:color w:val="000000" w:themeColor="text1"/>
                    <w:sz w:val="20"/>
                    <w:szCs w:val="20"/>
                  </w:rPr>
                </w:rPrChange>
              </w:rPr>
              <w:t>11.17</w:t>
            </w:r>
          </w:p>
        </w:tc>
        <w:tc>
          <w:tcPr>
            <w:tcW w:w="820" w:type="dxa"/>
            <w:shd w:val="clear" w:color="auto" w:fill="auto"/>
            <w:noWrap/>
            <w:hideMark/>
          </w:tcPr>
          <w:p w14:paraId="17138EE3"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30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309" w:author="tao huang" w:date="2017-09-17T12:05:00Z">
                  <w:rPr>
                    <w:rFonts w:eastAsia="Times New Roman" w:cs="Times New Roman"/>
                    <w:color w:val="000000" w:themeColor="text1"/>
                    <w:sz w:val="20"/>
                    <w:szCs w:val="20"/>
                  </w:rPr>
                </w:rPrChange>
              </w:rPr>
              <w:t>0.768</w:t>
            </w:r>
          </w:p>
        </w:tc>
        <w:tc>
          <w:tcPr>
            <w:tcW w:w="994" w:type="dxa"/>
            <w:shd w:val="clear" w:color="auto" w:fill="auto"/>
            <w:noWrap/>
            <w:hideMark/>
          </w:tcPr>
          <w:p w14:paraId="645D6278"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31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311" w:author="tao huang" w:date="2017-09-17T12:05:00Z">
                  <w:rPr>
                    <w:rFonts w:eastAsia="Times New Roman" w:cs="Times New Roman"/>
                    <w:color w:val="000000" w:themeColor="text1"/>
                    <w:sz w:val="20"/>
                    <w:szCs w:val="20"/>
                  </w:rPr>
                </w:rPrChange>
              </w:rPr>
              <w:t>45.10%</w:t>
            </w:r>
          </w:p>
        </w:tc>
        <w:tc>
          <w:tcPr>
            <w:tcW w:w="1374" w:type="dxa"/>
            <w:shd w:val="clear" w:color="auto" w:fill="auto"/>
            <w:hideMark/>
          </w:tcPr>
          <w:p w14:paraId="6D9784C9" w14:textId="77777777" w:rsidR="00074FDA" w:rsidRPr="00A60A57" w:rsidRDefault="00074F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31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313" w:author="tao huang" w:date="2017-09-17T12:05:00Z">
                  <w:rPr>
                    <w:rFonts w:eastAsia="Times New Roman" w:cs="Times New Roman"/>
                    <w:color w:val="000000" w:themeColor="text1"/>
                    <w:sz w:val="20"/>
                    <w:szCs w:val="20"/>
                  </w:rPr>
                </w:rPrChange>
              </w:rPr>
              <w:t>0.963</w:t>
            </w:r>
          </w:p>
        </w:tc>
        <w:tc>
          <w:tcPr>
            <w:tcW w:w="704" w:type="dxa"/>
            <w:shd w:val="clear" w:color="auto" w:fill="auto"/>
            <w:noWrap/>
            <w:hideMark/>
          </w:tcPr>
          <w:p w14:paraId="68CE0223"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31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315" w:author="tao huang" w:date="2017-09-17T12:05:00Z">
                  <w:rPr>
                    <w:rFonts w:eastAsia="Times New Roman" w:cs="Times New Roman"/>
                    <w:color w:val="000000" w:themeColor="text1"/>
                    <w:sz w:val="20"/>
                    <w:szCs w:val="20"/>
                  </w:rPr>
                </w:rPrChange>
              </w:rPr>
              <w:t>11.43</w:t>
            </w:r>
          </w:p>
        </w:tc>
        <w:tc>
          <w:tcPr>
            <w:tcW w:w="820" w:type="dxa"/>
            <w:shd w:val="clear" w:color="auto" w:fill="auto"/>
            <w:noWrap/>
            <w:hideMark/>
          </w:tcPr>
          <w:p w14:paraId="4234E0F1"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31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317" w:author="tao huang" w:date="2017-09-17T12:05:00Z">
                  <w:rPr>
                    <w:rFonts w:eastAsia="Times New Roman" w:cs="Times New Roman"/>
                    <w:color w:val="000000" w:themeColor="text1"/>
                    <w:sz w:val="20"/>
                    <w:szCs w:val="20"/>
                  </w:rPr>
                </w:rPrChange>
              </w:rPr>
              <w:t>0.770</w:t>
            </w:r>
          </w:p>
        </w:tc>
        <w:tc>
          <w:tcPr>
            <w:tcW w:w="994" w:type="dxa"/>
            <w:shd w:val="clear" w:color="auto" w:fill="auto"/>
            <w:noWrap/>
            <w:hideMark/>
          </w:tcPr>
          <w:p w14:paraId="01A64A6E"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31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319" w:author="tao huang" w:date="2017-09-17T12:05:00Z">
                  <w:rPr>
                    <w:rFonts w:eastAsia="Times New Roman" w:cs="Times New Roman"/>
                    <w:color w:val="000000" w:themeColor="text1"/>
                    <w:sz w:val="20"/>
                    <w:szCs w:val="20"/>
                  </w:rPr>
                </w:rPrChange>
              </w:rPr>
              <w:t>45.15%</w:t>
            </w:r>
          </w:p>
        </w:tc>
        <w:tc>
          <w:tcPr>
            <w:tcW w:w="1374" w:type="dxa"/>
            <w:shd w:val="clear" w:color="auto" w:fill="auto"/>
            <w:hideMark/>
          </w:tcPr>
          <w:p w14:paraId="63821F5F" w14:textId="77777777" w:rsidR="00074FDA" w:rsidRPr="00A60A57" w:rsidRDefault="00074F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32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321" w:author="tao huang" w:date="2017-09-17T12:05:00Z">
                  <w:rPr>
                    <w:rFonts w:eastAsia="Times New Roman" w:cs="Times New Roman"/>
                    <w:color w:val="000000" w:themeColor="text1"/>
                    <w:sz w:val="20"/>
                    <w:szCs w:val="20"/>
                  </w:rPr>
                </w:rPrChange>
              </w:rPr>
              <w:t>0.978</w:t>
            </w:r>
          </w:p>
        </w:tc>
      </w:tr>
      <w:tr w:rsidR="00CC2A18" w:rsidRPr="00A60A57" w14:paraId="572A4C34" w14:textId="77777777" w:rsidTr="00CC2A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4F8CE8F0" w14:textId="77777777" w:rsidR="00074FDA" w:rsidRPr="00A60A57" w:rsidRDefault="00074FDA">
            <w:pPr>
              <w:spacing w:after="0" w:line="240" w:lineRule="auto"/>
              <w:rPr>
                <w:rFonts w:eastAsia="Times New Roman" w:cs="Times New Roman"/>
                <w:b w:val="0"/>
                <w:color w:val="0D0D0D" w:themeColor="text1" w:themeTint="F2"/>
                <w:sz w:val="22"/>
                <w:rPrChange w:id="11322" w:author="tao huang" w:date="2017-09-17T12:05:00Z">
                  <w:rPr>
                    <w:rFonts w:eastAsia="Times New Roman" w:cs="Times New Roman"/>
                    <w:b w:val="0"/>
                    <w:color w:val="000000" w:themeColor="text1"/>
                    <w:sz w:val="20"/>
                    <w:szCs w:val="20"/>
                  </w:rPr>
                </w:rPrChange>
              </w:rPr>
            </w:pPr>
            <w:r w:rsidRPr="00A60A57">
              <w:rPr>
                <w:rFonts w:eastAsia="Times New Roman" w:cs="Times New Roman"/>
                <w:b w:val="0"/>
                <w:color w:val="0D0D0D" w:themeColor="text1" w:themeTint="F2"/>
                <w:sz w:val="22"/>
                <w:rPrChange w:id="11323" w:author="tao huang" w:date="2017-09-17T12:05:00Z">
                  <w:rPr>
                    <w:rFonts w:eastAsia="Times New Roman" w:cs="Times New Roman"/>
                    <w:color w:val="000000" w:themeColor="text1"/>
                    <w:sz w:val="20"/>
                    <w:szCs w:val="20"/>
                  </w:rPr>
                </w:rPrChange>
              </w:rPr>
              <w:t>Sugar substitutes</w:t>
            </w:r>
          </w:p>
        </w:tc>
        <w:tc>
          <w:tcPr>
            <w:tcW w:w="705" w:type="dxa"/>
            <w:shd w:val="clear" w:color="auto" w:fill="auto"/>
            <w:noWrap/>
            <w:hideMark/>
          </w:tcPr>
          <w:p w14:paraId="6BD124B7"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32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325" w:author="tao huang" w:date="2017-09-17T12:05:00Z">
                  <w:rPr>
                    <w:rFonts w:eastAsia="Times New Roman" w:cs="Times New Roman"/>
                    <w:color w:val="000000" w:themeColor="text1"/>
                    <w:sz w:val="20"/>
                    <w:szCs w:val="20"/>
                  </w:rPr>
                </w:rPrChange>
              </w:rPr>
              <w:t>4.94</w:t>
            </w:r>
          </w:p>
        </w:tc>
        <w:tc>
          <w:tcPr>
            <w:tcW w:w="929" w:type="dxa"/>
            <w:shd w:val="clear" w:color="auto" w:fill="auto"/>
            <w:noWrap/>
            <w:hideMark/>
          </w:tcPr>
          <w:p w14:paraId="517A5F0A"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32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327" w:author="tao huang" w:date="2017-09-17T12:05:00Z">
                  <w:rPr>
                    <w:rFonts w:eastAsia="Times New Roman" w:cs="Times New Roman"/>
                    <w:color w:val="000000" w:themeColor="text1"/>
                    <w:sz w:val="20"/>
                    <w:szCs w:val="20"/>
                  </w:rPr>
                </w:rPrChange>
              </w:rPr>
              <w:t>0.761</w:t>
            </w:r>
          </w:p>
        </w:tc>
        <w:tc>
          <w:tcPr>
            <w:tcW w:w="940" w:type="dxa"/>
            <w:shd w:val="clear" w:color="auto" w:fill="auto"/>
            <w:noWrap/>
            <w:hideMark/>
          </w:tcPr>
          <w:p w14:paraId="5E9CE576"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32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329" w:author="tao huang" w:date="2017-09-17T12:05:00Z">
                  <w:rPr>
                    <w:rFonts w:eastAsia="Times New Roman" w:cs="Times New Roman"/>
                    <w:color w:val="000000" w:themeColor="text1"/>
                    <w:sz w:val="20"/>
                    <w:szCs w:val="20"/>
                  </w:rPr>
                </w:rPrChange>
              </w:rPr>
              <w:t>52.8%</w:t>
            </w:r>
          </w:p>
        </w:tc>
        <w:tc>
          <w:tcPr>
            <w:tcW w:w="1374" w:type="dxa"/>
            <w:shd w:val="clear" w:color="auto" w:fill="auto"/>
            <w:hideMark/>
          </w:tcPr>
          <w:p w14:paraId="441BD01C" w14:textId="77777777" w:rsidR="00074FDA" w:rsidRPr="00A60A57"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33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331" w:author="tao huang" w:date="2017-09-17T12:05:00Z">
                  <w:rPr>
                    <w:rFonts w:eastAsia="Times New Roman" w:cs="Times New Roman"/>
                    <w:color w:val="000000" w:themeColor="text1"/>
                    <w:sz w:val="20"/>
                    <w:szCs w:val="20"/>
                  </w:rPr>
                </w:rPrChange>
              </w:rPr>
              <w:t>0.984</w:t>
            </w:r>
          </w:p>
        </w:tc>
        <w:tc>
          <w:tcPr>
            <w:tcW w:w="704" w:type="dxa"/>
            <w:shd w:val="clear" w:color="auto" w:fill="auto"/>
            <w:noWrap/>
            <w:hideMark/>
          </w:tcPr>
          <w:p w14:paraId="7A0B9FC1"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33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333" w:author="tao huang" w:date="2017-09-17T12:05:00Z">
                  <w:rPr>
                    <w:rFonts w:eastAsia="Times New Roman" w:cs="Times New Roman"/>
                    <w:color w:val="000000" w:themeColor="text1"/>
                    <w:sz w:val="20"/>
                    <w:szCs w:val="20"/>
                  </w:rPr>
                </w:rPrChange>
              </w:rPr>
              <w:t>4.91</w:t>
            </w:r>
          </w:p>
        </w:tc>
        <w:tc>
          <w:tcPr>
            <w:tcW w:w="820" w:type="dxa"/>
            <w:shd w:val="clear" w:color="auto" w:fill="auto"/>
            <w:noWrap/>
            <w:hideMark/>
          </w:tcPr>
          <w:p w14:paraId="2AFCAA4C"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33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335" w:author="tao huang" w:date="2017-09-17T12:05:00Z">
                  <w:rPr>
                    <w:rFonts w:eastAsia="Times New Roman" w:cs="Times New Roman"/>
                    <w:color w:val="000000" w:themeColor="text1"/>
                    <w:sz w:val="20"/>
                    <w:szCs w:val="20"/>
                  </w:rPr>
                </w:rPrChange>
              </w:rPr>
              <w:t>0.759</w:t>
            </w:r>
          </w:p>
        </w:tc>
        <w:tc>
          <w:tcPr>
            <w:tcW w:w="994" w:type="dxa"/>
            <w:shd w:val="clear" w:color="auto" w:fill="auto"/>
            <w:noWrap/>
            <w:hideMark/>
          </w:tcPr>
          <w:p w14:paraId="3A1DF0C3"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33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337" w:author="tao huang" w:date="2017-09-17T12:05:00Z">
                  <w:rPr>
                    <w:rFonts w:eastAsia="Times New Roman" w:cs="Times New Roman"/>
                    <w:color w:val="000000" w:themeColor="text1"/>
                    <w:sz w:val="20"/>
                    <w:szCs w:val="20"/>
                  </w:rPr>
                </w:rPrChange>
              </w:rPr>
              <w:t>52.77%</w:t>
            </w:r>
          </w:p>
        </w:tc>
        <w:tc>
          <w:tcPr>
            <w:tcW w:w="1374" w:type="dxa"/>
            <w:shd w:val="clear" w:color="auto" w:fill="auto"/>
            <w:hideMark/>
          </w:tcPr>
          <w:p w14:paraId="29AA49CC" w14:textId="77777777" w:rsidR="00074FDA" w:rsidRPr="00A60A57"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33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339" w:author="tao huang" w:date="2017-09-17T12:05:00Z">
                  <w:rPr>
                    <w:rFonts w:eastAsia="Times New Roman" w:cs="Times New Roman"/>
                    <w:color w:val="000000" w:themeColor="text1"/>
                    <w:sz w:val="20"/>
                    <w:szCs w:val="20"/>
                  </w:rPr>
                </w:rPrChange>
              </w:rPr>
              <w:t>0.982</w:t>
            </w:r>
          </w:p>
        </w:tc>
        <w:tc>
          <w:tcPr>
            <w:tcW w:w="704" w:type="dxa"/>
            <w:shd w:val="clear" w:color="auto" w:fill="auto"/>
            <w:noWrap/>
            <w:hideMark/>
          </w:tcPr>
          <w:p w14:paraId="04DDF29A"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34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341" w:author="tao huang" w:date="2017-09-17T12:05:00Z">
                  <w:rPr>
                    <w:rFonts w:eastAsia="Times New Roman" w:cs="Times New Roman"/>
                    <w:color w:val="000000" w:themeColor="text1"/>
                    <w:sz w:val="20"/>
                    <w:szCs w:val="20"/>
                  </w:rPr>
                </w:rPrChange>
              </w:rPr>
              <w:t>4.67</w:t>
            </w:r>
          </w:p>
        </w:tc>
        <w:tc>
          <w:tcPr>
            <w:tcW w:w="820" w:type="dxa"/>
            <w:shd w:val="clear" w:color="auto" w:fill="auto"/>
            <w:noWrap/>
            <w:hideMark/>
          </w:tcPr>
          <w:p w14:paraId="51B0A91A"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34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343" w:author="tao huang" w:date="2017-09-17T12:05:00Z">
                  <w:rPr>
                    <w:rFonts w:eastAsia="Times New Roman" w:cs="Times New Roman"/>
                    <w:color w:val="000000" w:themeColor="text1"/>
                    <w:sz w:val="20"/>
                    <w:szCs w:val="20"/>
                  </w:rPr>
                </w:rPrChange>
              </w:rPr>
              <w:t>0.735</w:t>
            </w:r>
          </w:p>
        </w:tc>
        <w:tc>
          <w:tcPr>
            <w:tcW w:w="994" w:type="dxa"/>
            <w:shd w:val="clear" w:color="auto" w:fill="auto"/>
            <w:noWrap/>
            <w:hideMark/>
          </w:tcPr>
          <w:p w14:paraId="01543C44"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34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345" w:author="tao huang" w:date="2017-09-17T12:05:00Z">
                  <w:rPr>
                    <w:rFonts w:eastAsia="Times New Roman" w:cs="Times New Roman"/>
                    <w:color w:val="000000" w:themeColor="text1"/>
                    <w:sz w:val="20"/>
                    <w:szCs w:val="20"/>
                  </w:rPr>
                </w:rPrChange>
              </w:rPr>
              <w:t>51.69%</w:t>
            </w:r>
          </w:p>
        </w:tc>
        <w:tc>
          <w:tcPr>
            <w:tcW w:w="1374" w:type="dxa"/>
            <w:shd w:val="clear" w:color="auto" w:fill="auto"/>
            <w:hideMark/>
          </w:tcPr>
          <w:p w14:paraId="1798ACCF" w14:textId="77777777" w:rsidR="00074FDA" w:rsidRPr="00A60A57"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34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347" w:author="tao huang" w:date="2017-09-17T12:05:00Z">
                  <w:rPr>
                    <w:rFonts w:eastAsia="Times New Roman" w:cs="Times New Roman"/>
                    <w:color w:val="000000" w:themeColor="text1"/>
                    <w:sz w:val="20"/>
                    <w:szCs w:val="20"/>
                  </w:rPr>
                </w:rPrChange>
              </w:rPr>
              <w:t>0.959</w:t>
            </w:r>
          </w:p>
        </w:tc>
      </w:tr>
      <w:tr w:rsidR="00CC2A18" w:rsidRPr="00A60A57" w14:paraId="42EB2DFC" w14:textId="77777777" w:rsidTr="00CC2A18">
        <w:trPr>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0CBA456B" w14:textId="77777777" w:rsidR="00074FDA" w:rsidRPr="00A60A57" w:rsidRDefault="00074FDA">
            <w:pPr>
              <w:spacing w:after="0" w:line="240" w:lineRule="auto"/>
              <w:rPr>
                <w:rFonts w:eastAsia="Times New Roman" w:cs="Times New Roman"/>
                <w:b w:val="0"/>
                <w:color w:val="0D0D0D" w:themeColor="text1" w:themeTint="F2"/>
                <w:sz w:val="22"/>
                <w:rPrChange w:id="11348" w:author="tao huang" w:date="2017-09-17T12:05:00Z">
                  <w:rPr>
                    <w:rFonts w:eastAsia="Times New Roman" w:cs="Times New Roman"/>
                    <w:b w:val="0"/>
                    <w:color w:val="000000" w:themeColor="text1"/>
                    <w:sz w:val="20"/>
                    <w:szCs w:val="20"/>
                  </w:rPr>
                </w:rPrChange>
              </w:rPr>
            </w:pPr>
            <w:r w:rsidRPr="00A60A57">
              <w:rPr>
                <w:rFonts w:eastAsia="Times New Roman" w:cs="Times New Roman"/>
                <w:b w:val="0"/>
                <w:color w:val="0D0D0D" w:themeColor="text1" w:themeTint="F2"/>
                <w:sz w:val="22"/>
                <w:rPrChange w:id="11349" w:author="tao huang" w:date="2017-09-17T12:05:00Z">
                  <w:rPr>
                    <w:rFonts w:eastAsia="Times New Roman" w:cs="Times New Roman"/>
                    <w:color w:val="000000" w:themeColor="text1"/>
                    <w:sz w:val="20"/>
                    <w:szCs w:val="20"/>
                  </w:rPr>
                </w:rPrChange>
              </w:rPr>
              <w:t>Toilet Tissue</w:t>
            </w:r>
          </w:p>
        </w:tc>
        <w:tc>
          <w:tcPr>
            <w:tcW w:w="705" w:type="dxa"/>
            <w:shd w:val="clear" w:color="auto" w:fill="auto"/>
            <w:noWrap/>
            <w:hideMark/>
          </w:tcPr>
          <w:p w14:paraId="6105BF7C"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35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351" w:author="tao huang" w:date="2017-09-17T12:05:00Z">
                  <w:rPr>
                    <w:rFonts w:eastAsia="Times New Roman" w:cs="Times New Roman"/>
                    <w:color w:val="000000" w:themeColor="text1"/>
                    <w:sz w:val="20"/>
                    <w:szCs w:val="20"/>
                  </w:rPr>
                </w:rPrChange>
              </w:rPr>
              <w:t>37.95</w:t>
            </w:r>
          </w:p>
        </w:tc>
        <w:tc>
          <w:tcPr>
            <w:tcW w:w="929" w:type="dxa"/>
            <w:shd w:val="clear" w:color="auto" w:fill="auto"/>
            <w:noWrap/>
            <w:hideMark/>
          </w:tcPr>
          <w:p w14:paraId="348FD8EE"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35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353" w:author="tao huang" w:date="2017-09-17T12:05:00Z">
                  <w:rPr>
                    <w:rFonts w:eastAsia="Times New Roman" w:cs="Times New Roman"/>
                    <w:color w:val="000000" w:themeColor="text1"/>
                    <w:sz w:val="20"/>
                    <w:szCs w:val="20"/>
                  </w:rPr>
                </w:rPrChange>
              </w:rPr>
              <w:t>0.696</w:t>
            </w:r>
          </w:p>
        </w:tc>
        <w:tc>
          <w:tcPr>
            <w:tcW w:w="940" w:type="dxa"/>
            <w:shd w:val="clear" w:color="auto" w:fill="auto"/>
            <w:noWrap/>
            <w:hideMark/>
          </w:tcPr>
          <w:p w14:paraId="0D81F6FC"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35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355" w:author="tao huang" w:date="2017-09-17T12:05:00Z">
                  <w:rPr>
                    <w:rFonts w:eastAsia="Times New Roman" w:cs="Times New Roman"/>
                    <w:color w:val="000000" w:themeColor="text1"/>
                    <w:sz w:val="20"/>
                    <w:szCs w:val="20"/>
                  </w:rPr>
                </w:rPrChange>
              </w:rPr>
              <w:t>119.5%</w:t>
            </w:r>
          </w:p>
        </w:tc>
        <w:tc>
          <w:tcPr>
            <w:tcW w:w="1374" w:type="dxa"/>
            <w:shd w:val="clear" w:color="auto" w:fill="auto"/>
            <w:hideMark/>
          </w:tcPr>
          <w:p w14:paraId="4DECD0D3" w14:textId="77777777" w:rsidR="00074FDA" w:rsidRPr="00A60A57" w:rsidRDefault="00074F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35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357" w:author="tao huang" w:date="2017-09-17T12:05:00Z">
                  <w:rPr>
                    <w:rFonts w:eastAsia="Times New Roman" w:cs="Times New Roman"/>
                    <w:color w:val="000000" w:themeColor="text1"/>
                    <w:sz w:val="20"/>
                    <w:szCs w:val="20"/>
                  </w:rPr>
                </w:rPrChange>
              </w:rPr>
              <w:t>0.982</w:t>
            </w:r>
          </w:p>
        </w:tc>
        <w:tc>
          <w:tcPr>
            <w:tcW w:w="704" w:type="dxa"/>
            <w:shd w:val="clear" w:color="auto" w:fill="auto"/>
            <w:noWrap/>
            <w:hideMark/>
          </w:tcPr>
          <w:p w14:paraId="11142019"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35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359" w:author="tao huang" w:date="2017-09-17T12:05:00Z">
                  <w:rPr>
                    <w:rFonts w:eastAsia="Times New Roman" w:cs="Times New Roman"/>
                    <w:color w:val="000000" w:themeColor="text1"/>
                    <w:sz w:val="20"/>
                    <w:szCs w:val="20"/>
                  </w:rPr>
                </w:rPrChange>
              </w:rPr>
              <w:t>37.14</w:t>
            </w:r>
          </w:p>
        </w:tc>
        <w:tc>
          <w:tcPr>
            <w:tcW w:w="820" w:type="dxa"/>
            <w:shd w:val="clear" w:color="auto" w:fill="auto"/>
            <w:noWrap/>
            <w:hideMark/>
          </w:tcPr>
          <w:p w14:paraId="4C2012B5"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36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361" w:author="tao huang" w:date="2017-09-17T12:05:00Z">
                  <w:rPr>
                    <w:rFonts w:eastAsia="Times New Roman" w:cs="Times New Roman"/>
                    <w:color w:val="000000" w:themeColor="text1"/>
                    <w:sz w:val="20"/>
                    <w:szCs w:val="20"/>
                  </w:rPr>
                </w:rPrChange>
              </w:rPr>
              <w:t>0.693</w:t>
            </w:r>
          </w:p>
        </w:tc>
        <w:tc>
          <w:tcPr>
            <w:tcW w:w="994" w:type="dxa"/>
            <w:shd w:val="clear" w:color="auto" w:fill="auto"/>
            <w:noWrap/>
            <w:hideMark/>
          </w:tcPr>
          <w:p w14:paraId="057A895E"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36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363" w:author="tao huang" w:date="2017-09-17T12:05:00Z">
                  <w:rPr>
                    <w:rFonts w:eastAsia="Times New Roman" w:cs="Times New Roman"/>
                    <w:color w:val="000000" w:themeColor="text1"/>
                    <w:sz w:val="20"/>
                    <w:szCs w:val="20"/>
                  </w:rPr>
                </w:rPrChange>
              </w:rPr>
              <w:t>117.99%</w:t>
            </w:r>
          </w:p>
        </w:tc>
        <w:tc>
          <w:tcPr>
            <w:tcW w:w="1374" w:type="dxa"/>
            <w:shd w:val="clear" w:color="auto" w:fill="auto"/>
            <w:hideMark/>
          </w:tcPr>
          <w:p w14:paraId="48F485EF" w14:textId="77777777" w:rsidR="00074FDA" w:rsidRPr="00A60A57" w:rsidRDefault="00074F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36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365" w:author="tao huang" w:date="2017-09-17T12:05:00Z">
                  <w:rPr>
                    <w:rFonts w:eastAsia="Times New Roman" w:cs="Times New Roman"/>
                    <w:color w:val="000000" w:themeColor="text1"/>
                    <w:sz w:val="20"/>
                    <w:szCs w:val="20"/>
                  </w:rPr>
                </w:rPrChange>
              </w:rPr>
              <w:t>0.974</w:t>
            </w:r>
          </w:p>
        </w:tc>
        <w:tc>
          <w:tcPr>
            <w:tcW w:w="704" w:type="dxa"/>
            <w:shd w:val="clear" w:color="auto" w:fill="auto"/>
            <w:noWrap/>
            <w:hideMark/>
          </w:tcPr>
          <w:p w14:paraId="67C2F0CC"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36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367" w:author="tao huang" w:date="2017-09-17T12:05:00Z">
                  <w:rPr>
                    <w:rFonts w:eastAsia="Times New Roman" w:cs="Times New Roman"/>
                    <w:color w:val="000000" w:themeColor="text1"/>
                    <w:sz w:val="20"/>
                    <w:szCs w:val="20"/>
                  </w:rPr>
                </w:rPrChange>
              </w:rPr>
              <w:t>36.69</w:t>
            </w:r>
          </w:p>
        </w:tc>
        <w:tc>
          <w:tcPr>
            <w:tcW w:w="820" w:type="dxa"/>
            <w:shd w:val="clear" w:color="auto" w:fill="auto"/>
            <w:noWrap/>
            <w:hideMark/>
          </w:tcPr>
          <w:p w14:paraId="3C9CAD2F"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36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369" w:author="tao huang" w:date="2017-09-17T12:05:00Z">
                  <w:rPr>
                    <w:rFonts w:eastAsia="Times New Roman" w:cs="Times New Roman"/>
                    <w:color w:val="000000" w:themeColor="text1"/>
                    <w:sz w:val="20"/>
                    <w:szCs w:val="20"/>
                  </w:rPr>
                </w:rPrChange>
              </w:rPr>
              <w:t>0.686</w:t>
            </w:r>
          </w:p>
        </w:tc>
        <w:tc>
          <w:tcPr>
            <w:tcW w:w="994" w:type="dxa"/>
            <w:shd w:val="clear" w:color="auto" w:fill="auto"/>
            <w:noWrap/>
            <w:hideMark/>
          </w:tcPr>
          <w:p w14:paraId="61ACAD34"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37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371" w:author="tao huang" w:date="2017-09-17T12:05:00Z">
                  <w:rPr>
                    <w:rFonts w:eastAsia="Times New Roman" w:cs="Times New Roman"/>
                    <w:color w:val="000000" w:themeColor="text1"/>
                    <w:sz w:val="20"/>
                    <w:szCs w:val="20"/>
                  </w:rPr>
                </w:rPrChange>
              </w:rPr>
              <w:t>113.88%</w:t>
            </w:r>
          </w:p>
        </w:tc>
        <w:tc>
          <w:tcPr>
            <w:tcW w:w="1374" w:type="dxa"/>
            <w:shd w:val="clear" w:color="auto" w:fill="auto"/>
            <w:hideMark/>
          </w:tcPr>
          <w:p w14:paraId="387D8885" w14:textId="77777777" w:rsidR="00074FDA" w:rsidRPr="00A60A57" w:rsidRDefault="00074F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37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373" w:author="tao huang" w:date="2017-09-17T12:05:00Z">
                  <w:rPr>
                    <w:rFonts w:eastAsia="Times New Roman" w:cs="Times New Roman"/>
                    <w:color w:val="000000" w:themeColor="text1"/>
                    <w:sz w:val="20"/>
                    <w:szCs w:val="20"/>
                  </w:rPr>
                </w:rPrChange>
              </w:rPr>
              <w:t>0.951</w:t>
            </w:r>
          </w:p>
        </w:tc>
      </w:tr>
      <w:tr w:rsidR="00CC2A18" w:rsidRPr="00A60A57" w14:paraId="0C811F66" w14:textId="77777777" w:rsidTr="00CC2A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534FE3F4" w14:textId="77777777" w:rsidR="00074FDA" w:rsidRPr="00A60A57" w:rsidRDefault="00074FDA">
            <w:pPr>
              <w:spacing w:after="0" w:line="240" w:lineRule="auto"/>
              <w:rPr>
                <w:rFonts w:eastAsia="Times New Roman" w:cs="Times New Roman"/>
                <w:b w:val="0"/>
                <w:color w:val="0D0D0D" w:themeColor="text1" w:themeTint="F2"/>
                <w:sz w:val="22"/>
                <w:rPrChange w:id="11374" w:author="tao huang" w:date="2017-09-17T12:05:00Z">
                  <w:rPr>
                    <w:rFonts w:eastAsia="Times New Roman" w:cs="Times New Roman"/>
                    <w:b w:val="0"/>
                    <w:color w:val="000000" w:themeColor="text1"/>
                    <w:sz w:val="20"/>
                    <w:szCs w:val="20"/>
                  </w:rPr>
                </w:rPrChange>
              </w:rPr>
            </w:pPr>
            <w:r w:rsidRPr="00A60A57">
              <w:rPr>
                <w:rFonts w:eastAsia="Times New Roman" w:cs="Times New Roman"/>
                <w:b w:val="0"/>
                <w:color w:val="0D0D0D" w:themeColor="text1" w:themeTint="F2"/>
                <w:sz w:val="22"/>
                <w:rPrChange w:id="11375" w:author="tao huang" w:date="2017-09-17T12:05:00Z">
                  <w:rPr>
                    <w:rFonts w:eastAsia="Times New Roman" w:cs="Times New Roman"/>
                    <w:color w:val="000000" w:themeColor="text1"/>
                    <w:sz w:val="20"/>
                    <w:szCs w:val="20"/>
                  </w:rPr>
                </w:rPrChange>
              </w:rPr>
              <w:t>Toothbrush</w:t>
            </w:r>
          </w:p>
        </w:tc>
        <w:tc>
          <w:tcPr>
            <w:tcW w:w="705" w:type="dxa"/>
            <w:shd w:val="clear" w:color="auto" w:fill="auto"/>
            <w:noWrap/>
            <w:hideMark/>
          </w:tcPr>
          <w:p w14:paraId="3AE8E574"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37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377" w:author="tao huang" w:date="2017-09-17T12:05:00Z">
                  <w:rPr>
                    <w:rFonts w:eastAsia="Times New Roman" w:cs="Times New Roman"/>
                    <w:color w:val="000000" w:themeColor="text1"/>
                    <w:sz w:val="20"/>
                    <w:szCs w:val="20"/>
                  </w:rPr>
                </w:rPrChange>
              </w:rPr>
              <w:t>3.53</w:t>
            </w:r>
          </w:p>
        </w:tc>
        <w:tc>
          <w:tcPr>
            <w:tcW w:w="929" w:type="dxa"/>
            <w:shd w:val="clear" w:color="auto" w:fill="auto"/>
            <w:noWrap/>
            <w:hideMark/>
          </w:tcPr>
          <w:p w14:paraId="13B75681"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37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379" w:author="tao huang" w:date="2017-09-17T12:05:00Z">
                  <w:rPr>
                    <w:rFonts w:eastAsia="Times New Roman" w:cs="Times New Roman"/>
                    <w:color w:val="000000" w:themeColor="text1"/>
                    <w:sz w:val="20"/>
                    <w:szCs w:val="20"/>
                  </w:rPr>
                </w:rPrChange>
              </w:rPr>
              <w:t>0.733</w:t>
            </w:r>
          </w:p>
        </w:tc>
        <w:tc>
          <w:tcPr>
            <w:tcW w:w="940" w:type="dxa"/>
            <w:shd w:val="clear" w:color="auto" w:fill="auto"/>
            <w:noWrap/>
            <w:hideMark/>
          </w:tcPr>
          <w:p w14:paraId="7B7E51A6"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38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381" w:author="tao huang" w:date="2017-09-17T12:05:00Z">
                  <w:rPr>
                    <w:rFonts w:eastAsia="Times New Roman" w:cs="Times New Roman"/>
                    <w:color w:val="000000" w:themeColor="text1"/>
                    <w:sz w:val="20"/>
                    <w:szCs w:val="20"/>
                  </w:rPr>
                </w:rPrChange>
              </w:rPr>
              <w:t>90.1%</w:t>
            </w:r>
          </w:p>
        </w:tc>
        <w:tc>
          <w:tcPr>
            <w:tcW w:w="1374" w:type="dxa"/>
            <w:shd w:val="clear" w:color="auto" w:fill="auto"/>
            <w:hideMark/>
          </w:tcPr>
          <w:p w14:paraId="380F55C0" w14:textId="77777777" w:rsidR="00074FDA" w:rsidRPr="00A60A57"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38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383" w:author="tao huang" w:date="2017-09-17T12:05:00Z">
                  <w:rPr>
                    <w:rFonts w:eastAsia="Times New Roman" w:cs="Times New Roman"/>
                    <w:color w:val="000000" w:themeColor="text1"/>
                    <w:sz w:val="20"/>
                    <w:szCs w:val="20"/>
                  </w:rPr>
                </w:rPrChange>
              </w:rPr>
              <w:t>0.980</w:t>
            </w:r>
          </w:p>
        </w:tc>
        <w:tc>
          <w:tcPr>
            <w:tcW w:w="704" w:type="dxa"/>
            <w:shd w:val="clear" w:color="auto" w:fill="auto"/>
            <w:noWrap/>
            <w:hideMark/>
          </w:tcPr>
          <w:p w14:paraId="3F5977BF"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38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385" w:author="tao huang" w:date="2017-09-17T12:05:00Z">
                  <w:rPr>
                    <w:rFonts w:eastAsia="Times New Roman" w:cs="Times New Roman"/>
                    <w:color w:val="000000" w:themeColor="text1"/>
                    <w:sz w:val="20"/>
                    <w:szCs w:val="20"/>
                  </w:rPr>
                </w:rPrChange>
              </w:rPr>
              <w:t>3.53</w:t>
            </w:r>
          </w:p>
        </w:tc>
        <w:tc>
          <w:tcPr>
            <w:tcW w:w="820" w:type="dxa"/>
            <w:shd w:val="clear" w:color="auto" w:fill="auto"/>
            <w:noWrap/>
            <w:hideMark/>
          </w:tcPr>
          <w:p w14:paraId="6653C1C9"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38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387" w:author="tao huang" w:date="2017-09-17T12:05:00Z">
                  <w:rPr>
                    <w:rFonts w:eastAsia="Times New Roman" w:cs="Times New Roman"/>
                    <w:color w:val="000000" w:themeColor="text1"/>
                    <w:sz w:val="20"/>
                    <w:szCs w:val="20"/>
                  </w:rPr>
                </w:rPrChange>
              </w:rPr>
              <w:t>0.734</w:t>
            </w:r>
          </w:p>
        </w:tc>
        <w:tc>
          <w:tcPr>
            <w:tcW w:w="994" w:type="dxa"/>
            <w:shd w:val="clear" w:color="auto" w:fill="auto"/>
            <w:noWrap/>
            <w:hideMark/>
          </w:tcPr>
          <w:p w14:paraId="363E2F56"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38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389" w:author="tao huang" w:date="2017-09-17T12:05:00Z">
                  <w:rPr>
                    <w:rFonts w:eastAsia="Times New Roman" w:cs="Times New Roman"/>
                    <w:color w:val="000000" w:themeColor="text1"/>
                    <w:sz w:val="20"/>
                    <w:szCs w:val="20"/>
                  </w:rPr>
                </w:rPrChange>
              </w:rPr>
              <w:t>90.68%</w:t>
            </w:r>
          </w:p>
        </w:tc>
        <w:tc>
          <w:tcPr>
            <w:tcW w:w="1374" w:type="dxa"/>
            <w:shd w:val="clear" w:color="auto" w:fill="auto"/>
            <w:hideMark/>
          </w:tcPr>
          <w:p w14:paraId="0AAABEA0" w14:textId="77777777" w:rsidR="00074FDA" w:rsidRPr="00A60A57"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39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391" w:author="tao huang" w:date="2017-09-17T12:05:00Z">
                  <w:rPr>
                    <w:rFonts w:eastAsia="Times New Roman" w:cs="Times New Roman"/>
                    <w:color w:val="000000" w:themeColor="text1"/>
                    <w:sz w:val="20"/>
                    <w:szCs w:val="20"/>
                  </w:rPr>
                </w:rPrChange>
              </w:rPr>
              <w:t>0.983</w:t>
            </w:r>
          </w:p>
        </w:tc>
        <w:tc>
          <w:tcPr>
            <w:tcW w:w="704" w:type="dxa"/>
            <w:shd w:val="clear" w:color="auto" w:fill="auto"/>
            <w:noWrap/>
            <w:hideMark/>
          </w:tcPr>
          <w:p w14:paraId="535FC56F"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39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393" w:author="tao huang" w:date="2017-09-17T12:05:00Z">
                  <w:rPr>
                    <w:rFonts w:eastAsia="Times New Roman" w:cs="Times New Roman"/>
                    <w:color w:val="000000" w:themeColor="text1"/>
                    <w:sz w:val="20"/>
                    <w:szCs w:val="20"/>
                  </w:rPr>
                </w:rPrChange>
              </w:rPr>
              <w:t>3.58</w:t>
            </w:r>
          </w:p>
        </w:tc>
        <w:tc>
          <w:tcPr>
            <w:tcW w:w="820" w:type="dxa"/>
            <w:shd w:val="clear" w:color="auto" w:fill="auto"/>
            <w:noWrap/>
            <w:hideMark/>
          </w:tcPr>
          <w:p w14:paraId="1C260DD7"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39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395" w:author="tao huang" w:date="2017-09-17T12:05:00Z">
                  <w:rPr>
                    <w:rFonts w:eastAsia="Times New Roman" w:cs="Times New Roman"/>
                    <w:color w:val="000000" w:themeColor="text1"/>
                    <w:sz w:val="20"/>
                    <w:szCs w:val="20"/>
                  </w:rPr>
                </w:rPrChange>
              </w:rPr>
              <w:t>0.742</w:t>
            </w:r>
          </w:p>
        </w:tc>
        <w:tc>
          <w:tcPr>
            <w:tcW w:w="994" w:type="dxa"/>
            <w:shd w:val="clear" w:color="auto" w:fill="auto"/>
            <w:noWrap/>
            <w:hideMark/>
          </w:tcPr>
          <w:p w14:paraId="7AEDB4C3"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39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397" w:author="tao huang" w:date="2017-09-17T12:05:00Z">
                  <w:rPr>
                    <w:rFonts w:eastAsia="Times New Roman" w:cs="Times New Roman"/>
                    <w:color w:val="000000" w:themeColor="text1"/>
                    <w:sz w:val="20"/>
                    <w:szCs w:val="20"/>
                  </w:rPr>
                </w:rPrChange>
              </w:rPr>
              <w:t>90.89%</w:t>
            </w:r>
          </w:p>
        </w:tc>
        <w:tc>
          <w:tcPr>
            <w:tcW w:w="1374" w:type="dxa"/>
            <w:shd w:val="clear" w:color="auto" w:fill="auto"/>
            <w:hideMark/>
          </w:tcPr>
          <w:p w14:paraId="0C3C9DDF" w14:textId="77777777" w:rsidR="00074FDA" w:rsidRPr="00A60A57"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39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399" w:author="tao huang" w:date="2017-09-17T12:05:00Z">
                  <w:rPr>
                    <w:rFonts w:eastAsia="Times New Roman" w:cs="Times New Roman"/>
                    <w:color w:val="000000" w:themeColor="text1"/>
                    <w:sz w:val="20"/>
                    <w:szCs w:val="20"/>
                  </w:rPr>
                </w:rPrChange>
              </w:rPr>
              <w:t>0.988</w:t>
            </w:r>
          </w:p>
        </w:tc>
      </w:tr>
      <w:tr w:rsidR="00CC2A18" w:rsidRPr="00A60A57" w14:paraId="6A01CF6B" w14:textId="77777777" w:rsidTr="00CC2A18">
        <w:trPr>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509E460C" w14:textId="77777777" w:rsidR="00074FDA" w:rsidRPr="00A60A57" w:rsidRDefault="00074FDA">
            <w:pPr>
              <w:spacing w:after="0" w:line="240" w:lineRule="auto"/>
              <w:rPr>
                <w:rFonts w:eastAsia="Times New Roman" w:cs="Times New Roman"/>
                <w:b w:val="0"/>
                <w:color w:val="0D0D0D" w:themeColor="text1" w:themeTint="F2"/>
                <w:sz w:val="22"/>
                <w:rPrChange w:id="11400" w:author="tao huang" w:date="2017-09-17T12:05:00Z">
                  <w:rPr>
                    <w:rFonts w:eastAsia="Times New Roman" w:cs="Times New Roman"/>
                    <w:b w:val="0"/>
                    <w:color w:val="000000" w:themeColor="text1"/>
                    <w:sz w:val="20"/>
                    <w:szCs w:val="20"/>
                  </w:rPr>
                </w:rPrChange>
              </w:rPr>
            </w:pPr>
            <w:r w:rsidRPr="00A60A57">
              <w:rPr>
                <w:rFonts w:eastAsia="Times New Roman" w:cs="Times New Roman"/>
                <w:b w:val="0"/>
                <w:color w:val="0D0D0D" w:themeColor="text1" w:themeTint="F2"/>
                <w:sz w:val="22"/>
                <w:rPrChange w:id="11401" w:author="tao huang" w:date="2017-09-17T12:05:00Z">
                  <w:rPr>
                    <w:rFonts w:eastAsia="Times New Roman" w:cs="Times New Roman"/>
                    <w:color w:val="000000" w:themeColor="text1"/>
                    <w:sz w:val="20"/>
                    <w:szCs w:val="20"/>
                  </w:rPr>
                </w:rPrChange>
              </w:rPr>
              <w:t>Toothpaste</w:t>
            </w:r>
          </w:p>
        </w:tc>
        <w:tc>
          <w:tcPr>
            <w:tcW w:w="705" w:type="dxa"/>
            <w:shd w:val="clear" w:color="auto" w:fill="auto"/>
            <w:noWrap/>
            <w:hideMark/>
          </w:tcPr>
          <w:p w14:paraId="62F22AD3"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40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403" w:author="tao huang" w:date="2017-09-17T12:05:00Z">
                  <w:rPr>
                    <w:rFonts w:eastAsia="Times New Roman" w:cs="Times New Roman"/>
                    <w:color w:val="000000" w:themeColor="text1"/>
                    <w:sz w:val="20"/>
                    <w:szCs w:val="20"/>
                  </w:rPr>
                </w:rPrChange>
              </w:rPr>
              <w:t>28.54</w:t>
            </w:r>
          </w:p>
        </w:tc>
        <w:tc>
          <w:tcPr>
            <w:tcW w:w="929" w:type="dxa"/>
            <w:shd w:val="clear" w:color="auto" w:fill="auto"/>
            <w:noWrap/>
            <w:hideMark/>
          </w:tcPr>
          <w:p w14:paraId="7F61D324"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40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405" w:author="tao huang" w:date="2017-09-17T12:05:00Z">
                  <w:rPr>
                    <w:rFonts w:eastAsia="Times New Roman" w:cs="Times New Roman"/>
                    <w:color w:val="000000" w:themeColor="text1"/>
                    <w:sz w:val="20"/>
                    <w:szCs w:val="20"/>
                  </w:rPr>
                </w:rPrChange>
              </w:rPr>
              <w:t>0.807</w:t>
            </w:r>
          </w:p>
        </w:tc>
        <w:tc>
          <w:tcPr>
            <w:tcW w:w="940" w:type="dxa"/>
            <w:shd w:val="clear" w:color="auto" w:fill="auto"/>
            <w:noWrap/>
            <w:hideMark/>
          </w:tcPr>
          <w:p w14:paraId="66EDFAE5"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40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407" w:author="tao huang" w:date="2017-09-17T12:05:00Z">
                  <w:rPr>
                    <w:rFonts w:eastAsia="Times New Roman" w:cs="Times New Roman"/>
                    <w:color w:val="000000" w:themeColor="text1"/>
                    <w:sz w:val="20"/>
                    <w:szCs w:val="20"/>
                  </w:rPr>
                </w:rPrChange>
              </w:rPr>
              <w:t>218.4%</w:t>
            </w:r>
          </w:p>
        </w:tc>
        <w:tc>
          <w:tcPr>
            <w:tcW w:w="1374" w:type="dxa"/>
            <w:shd w:val="clear" w:color="auto" w:fill="auto"/>
            <w:hideMark/>
          </w:tcPr>
          <w:p w14:paraId="52BF15E8" w14:textId="77777777" w:rsidR="00074FDA" w:rsidRPr="00A60A57" w:rsidRDefault="00074F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40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409" w:author="tao huang" w:date="2017-09-17T12:05:00Z">
                  <w:rPr>
                    <w:rFonts w:eastAsia="Times New Roman" w:cs="Times New Roman"/>
                    <w:color w:val="000000" w:themeColor="text1"/>
                    <w:sz w:val="20"/>
                    <w:szCs w:val="20"/>
                  </w:rPr>
                </w:rPrChange>
              </w:rPr>
              <w:t>0.996</w:t>
            </w:r>
          </w:p>
        </w:tc>
        <w:tc>
          <w:tcPr>
            <w:tcW w:w="704" w:type="dxa"/>
            <w:shd w:val="clear" w:color="auto" w:fill="auto"/>
            <w:noWrap/>
            <w:hideMark/>
          </w:tcPr>
          <w:p w14:paraId="07B842A5"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41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411" w:author="tao huang" w:date="2017-09-17T12:05:00Z">
                  <w:rPr>
                    <w:rFonts w:eastAsia="Times New Roman" w:cs="Times New Roman"/>
                    <w:color w:val="000000" w:themeColor="text1"/>
                    <w:sz w:val="20"/>
                    <w:szCs w:val="20"/>
                  </w:rPr>
                </w:rPrChange>
              </w:rPr>
              <w:t>26.70</w:t>
            </w:r>
          </w:p>
        </w:tc>
        <w:tc>
          <w:tcPr>
            <w:tcW w:w="820" w:type="dxa"/>
            <w:shd w:val="clear" w:color="auto" w:fill="auto"/>
            <w:noWrap/>
            <w:hideMark/>
          </w:tcPr>
          <w:p w14:paraId="42E173DB"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41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413" w:author="tao huang" w:date="2017-09-17T12:05:00Z">
                  <w:rPr>
                    <w:rFonts w:eastAsia="Times New Roman" w:cs="Times New Roman"/>
                    <w:color w:val="000000" w:themeColor="text1"/>
                    <w:sz w:val="20"/>
                    <w:szCs w:val="20"/>
                  </w:rPr>
                </w:rPrChange>
              </w:rPr>
              <w:t>0.793</w:t>
            </w:r>
          </w:p>
        </w:tc>
        <w:tc>
          <w:tcPr>
            <w:tcW w:w="994" w:type="dxa"/>
            <w:shd w:val="clear" w:color="auto" w:fill="auto"/>
            <w:noWrap/>
            <w:hideMark/>
          </w:tcPr>
          <w:p w14:paraId="5E267013"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41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415" w:author="tao huang" w:date="2017-09-17T12:05:00Z">
                  <w:rPr>
                    <w:rFonts w:eastAsia="Times New Roman" w:cs="Times New Roman"/>
                    <w:color w:val="000000" w:themeColor="text1"/>
                    <w:sz w:val="20"/>
                    <w:szCs w:val="20"/>
                  </w:rPr>
                </w:rPrChange>
              </w:rPr>
              <w:t>216.56%</w:t>
            </w:r>
          </w:p>
        </w:tc>
        <w:tc>
          <w:tcPr>
            <w:tcW w:w="1374" w:type="dxa"/>
            <w:shd w:val="clear" w:color="auto" w:fill="auto"/>
            <w:hideMark/>
          </w:tcPr>
          <w:p w14:paraId="03A668BD" w14:textId="77777777" w:rsidR="00074FDA" w:rsidRPr="00A60A57" w:rsidRDefault="00074F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41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417" w:author="tao huang" w:date="2017-09-17T12:05:00Z">
                  <w:rPr>
                    <w:rFonts w:eastAsia="Times New Roman" w:cs="Times New Roman"/>
                    <w:color w:val="000000" w:themeColor="text1"/>
                    <w:sz w:val="20"/>
                    <w:szCs w:val="20"/>
                  </w:rPr>
                </w:rPrChange>
              </w:rPr>
              <w:t>0.980</w:t>
            </w:r>
          </w:p>
        </w:tc>
        <w:tc>
          <w:tcPr>
            <w:tcW w:w="704" w:type="dxa"/>
            <w:shd w:val="clear" w:color="auto" w:fill="auto"/>
            <w:noWrap/>
            <w:hideMark/>
          </w:tcPr>
          <w:p w14:paraId="220CDA5A"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41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419" w:author="tao huang" w:date="2017-09-17T12:05:00Z">
                  <w:rPr>
                    <w:rFonts w:eastAsia="Times New Roman" w:cs="Times New Roman"/>
                    <w:color w:val="000000" w:themeColor="text1"/>
                    <w:sz w:val="20"/>
                    <w:szCs w:val="20"/>
                  </w:rPr>
                </w:rPrChange>
              </w:rPr>
              <w:t>26.89</w:t>
            </w:r>
          </w:p>
        </w:tc>
        <w:tc>
          <w:tcPr>
            <w:tcW w:w="820" w:type="dxa"/>
            <w:shd w:val="clear" w:color="auto" w:fill="auto"/>
            <w:noWrap/>
            <w:hideMark/>
          </w:tcPr>
          <w:p w14:paraId="6221714E"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42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421" w:author="tao huang" w:date="2017-09-17T12:05:00Z">
                  <w:rPr>
                    <w:rFonts w:eastAsia="Times New Roman" w:cs="Times New Roman"/>
                    <w:color w:val="000000" w:themeColor="text1"/>
                    <w:sz w:val="20"/>
                    <w:szCs w:val="20"/>
                  </w:rPr>
                </w:rPrChange>
              </w:rPr>
              <w:t>0.809</w:t>
            </w:r>
          </w:p>
        </w:tc>
        <w:tc>
          <w:tcPr>
            <w:tcW w:w="994" w:type="dxa"/>
            <w:shd w:val="clear" w:color="auto" w:fill="auto"/>
            <w:noWrap/>
            <w:hideMark/>
          </w:tcPr>
          <w:p w14:paraId="3804A988"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42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423" w:author="tao huang" w:date="2017-09-17T12:05:00Z">
                  <w:rPr>
                    <w:rFonts w:eastAsia="Times New Roman" w:cs="Times New Roman"/>
                    <w:color w:val="000000" w:themeColor="text1"/>
                    <w:sz w:val="20"/>
                    <w:szCs w:val="20"/>
                  </w:rPr>
                </w:rPrChange>
              </w:rPr>
              <w:t>211.49%</w:t>
            </w:r>
          </w:p>
        </w:tc>
        <w:tc>
          <w:tcPr>
            <w:tcW w:w="1374" w:type="dxa"/>
            <w:shd w:val="clear" w:color="auto" w:fill="auto"/>
            <w:hideMark/>
          </w:tcPr>
          <w:p w14:paraId="25E8AB56" w14:textId="77777777" w:rsidR="00074FDA" w:rsidRPr="00A60A57" w:rsidRDefault="00074F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42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425" w:author="tao huang" w:date="2017-09-17T12:05:00Z">
                  <w:rPr>
                    <w:rFonts w:eastAsia="Times New Roman" w:cs="Times New Roman"/>
                    <w:color w:val="000000" w:themeColor="text1"/>
                    <w:sz w:val="20"/>
                    <w:szCs w:val="20"/>
                  </w:rPr>
                </w:rPrChange>
              </w:rPr>
              <w:t>0.985</w:t>
            </w:r>
          </w:p>
        </w:tc>
      </w:tr>
      <w:tr w:rsidR="00CC2A18" w:rsidRPr="00A60A57" w14:paraId="714D38C0" w14:textId="77777777" w:rsidTr="00CC2A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627F1928" w14:textId="77777777" w:rsidR="00074FDA" w:rsidRPr="00A60A57" w:rsidRDefault="00074FDA">
            <w:pPr>
              <w:spacing w:after="0" w:line="240" w:lineRule="auto"/>
              <w:rPr>
                <w:rFonts w:eastAsia="Times New Roman" w:cs="Times New Roman"/>
                <w:b w:val="0"/>
                <w:color w:val="0D0D0D" w:themeColor="text1" w:themeTint="F2"/>
                <w:sz w:val="22"/>
                <w:rPrChange w:id="11426" w:author="tao huang" w:date="2017-09-17T12:05:00Z">
                  <w:rPr>
                    <w:rFonts w:eastAsia="Times New Roman" w:cs="Times New Roman"/>
                    <w:b w:val="0"/>
                    <w:color w:val="000000" w:themeColor="text1"/>
                    <w:sz w:val="20"/>
                    <w:szCs w:val="20"/>
                  </w:rPr>
                </w:rPrChange>
              </w:rPr>
            </w:pPr>
            <w:r w:rsidRPr="00A60A57">
              <w:rPr>
                <w:rFonts w:eastAsia="Times New Roman" w:cs="Times New Roman"/>
                <w:b w:val="0"/>
                <w:color w:val="0D0D0D" w:themeColor="text1" w:themeTint="F2"/>
                <w:sz w:val="22"/>
                <w:rPrChange w:id="11427" w:author="tao huang" w:date="2017-09-17T12:05:00Z">
                  <w:rPr>
                    <w:rFonts w:eastAsia="Times New Roman" w:cs="Times New Roman"/>
                    <w:color w:val="000000" w:themeColor="text1"/>
                    <w:sz w:val="20"/>
                    <w:szCs w:val="20"/>
                  </w:rPr>
                </w:rPrChange>
              </w:rPr>
              <w:t>Yogurt</w:t>
            </w:r>
          </w:p>
        </w:tc>
        <w:tc>
          <w:tcPr>
            <w:tcW w:w="705" w:type="dxa"/>
            <w:shd w:val="clear" w:color="auto" w:fill="auto"/>
            <w:noWrap/>
            <w:hideMark/>
          </w:tcPr>
          <w:p w14:paraId="40F4F2D7"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42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429" w:author="tao huang" w:date="2017-09-17T12:05:00Z">
                  <w:rPr>
                    <w:rFonts w:eastAsia="Times New Roman" w:cs="Times New Roman"/>
                    <w:color w:val="000000" w:themeColor="text1"/>
                    <w:sz w:val="20"/>
                    <w:szCs w:val="20"/>
                  </w:rPr>
                </w:rPrChange>
              </w:rPr>
              <w:t>30.80</w:t>
            </w:r>
          </w:p>
        </w:tc>
        <w:tc>
          <w:tcPr>
            <w:tcW w:w="929" w:type="dxa"/>
            <w:shd w:val="clear" w:color="auto" w:fill="auto"/>
            <w:noWrap/>
            <w:hideMark/>
          </w:tcPr>
          <w:p w14:paraId="1014FDBF"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43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431" w:author="tao huang" w:date="2017-09-17T12:05:00Z">
                  <w:rPr>
                    <w:rFonts w:eastAsia="Times New Roman" w:cs="Times New Roman"/>
                    <w:color w:val="000000" w:themeColor="text1"/>
                    <w:sz w:val="20"/>
                    <w:szCs w:val="20"/>
                  </w:rPr>
                </w:rPrChange>
              </w:rPr>
              <w:t>0.807</w:t>
            </w:r>
          </w:p>
        </w:tc>
        <w:tc>
          <w:tcPr>
            <w:tcW w:w="940" w:type="dxa"/>
            <w:shd w:val="clear" w:color="auto" w:fill="auto"/>
            <w:noWrap/>
            <w:hideMark/>
          </w:tcPr>
          <w:p w14:paraId="1057417C"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43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433" w:author="tao huang" w:date="2017-09-17T12:05:00Z">
                  <w:rPr>
                    <w:rFonts w:eastAsia="Times New Roman" w:cs="Times New Roman"/>
                    <w:color w:val="000000" w:themeColor="text1"/>
                    <w:sz w:val="20"/>
                    <w:szCs w:val="20"/>
                  </w:rPr>
                </w:rPrChange>
              </w:rPr>
              <w:t>26.3%</w:t>
            </w:r>
          </w:p>
        </w:tc>
        <w:tc>
          <w:tcPr>
            <w:tcW w:w="1374" w:type="dxa"/>
            <w:shd w:val="clear" w:color="auto" w:fill="auto"/>
            <w:hideMark/>
          </w:tcPr>
          <w:p w14:paraId="7E77F541" w14:textId="77777777" w:rsidR="00074FDA" w:rsidRPr="00A60A57"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43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435" w:author="tao huang" w:date="2017-09-17T12:05:00Z">
                  <w:rPr>
                    <w:rFonts w:eastAsia="Times New Roman" w:cs="Times New Roman"/>
                    <w:color w:val="000000" w:themeColor="text1"/>
                    <w:sz w:val="20"/>
                    <w:szCs w:val="20"/>
                  </w:rPr>
                </w:rPrChange>
              </w:rPr>
              <w:t>1.008</w:t>
            </w:r>
          </w:p>
        </w:tc>
        <w:tc>
          <w:tcPr>
            <w:tcW w:w="704" w:type="dxa"/>
            <w:shd w:val="clear" w:color="auto" w:fill="auto"/>
            <w:noWrap/>
            <w:hideMark/>
          </w:tcPr>
          <w:p w14:paraId="5B08BC31"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43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437" w:author="tao huang" w:date="2017-09-17T12:05:00Z">
                  <w:rPr>
                    <w:rFonts w:eastAsia="Times New Roman" w:cs="Times New Roman"/>
                    <w:color w:val="000000" w:themeColor="text1"/>
                    <w:sz w:val="20"/>
                    <w:szCs w:val="20"/>
                  </w:rPr>
                </w:rPrChange>
              </w:rPr>
              <w:t>30.19</w:t>
            </w:r>
          </w:p>
        </w:tc>
        <w:tc>
          <w:tcPr>
            <w:tcW w:w="820" w:type="dxa"/>
            <w:shd w:val="clear" w:color="auto" w:fill="auto"/>
            <w:noWrap/>
            <w:hideMark/>
          </w:tcPr>
          <w:p w14:paraId="79288E1F"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43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439" w:author="tao huang" w:date="2017-09-17T12:05:00Z">
                  <w:rPr>
                    <w:rFonts w:eastAsia="Times New Roman" w:cs="Times New Roman"/>
                    <w:color w:val="000000" w:themeColor="text1"/>
                    <w:sz w:val="20"/>
                    <w:szCs w:val="20"/>
                  </w:rPr>
                </w:rPrChange>
              </w:rPr>
              <w:t>0.793</w:t>
            </w:r>
          </w:p>
        </w:tc>
        <w:tc>
          <w:tcPr>
            <w:tcW w:w="994" w:type="dxa"/>
            <w:shd w:val="clear" w:color="auto" w:fill="auto"/>
            <w:noWrap/>
            <w:hideMark/>
          </w:tcPr>
          <w:p w14:paraId="23E131CD"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44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441" w:author="tao huang" w:date="2017-09-17T12:05:00Z">
                  <w:rPr>
                    <w:rFonts w:eastAsia="Times New Roman" w:cs="Times New Roman"/>
                    <w:color w:val="000000" w:themeColor="text1"/>
                    <w:sz w:val="20"/>
                    <w:szCs w:val="20"/>
                  </w:rPr>
                </w:rPrChange>
              </w:rPr>
              <w:t>25.94%</w:t>
            </w:r>
          </w:p>
        </w:tc>
        <w:tc>
          <w:tcPr>
            <w:tcW w:w="1374" w:type="dxa"/>
            <w:shd w:val="clear" w:color="auto" w:fill="auto"/>
            <w:hideMark/>
          </w:tcPr>
          <w:p w14:paraId="114046BD" w14:textId="77777777" w:rsidR="00074FDA" w:rsidRPr="00A60A57"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44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443" w:author="tao huang" w:date="2017-09-17T12:05:00Z">
                  <w:rPr>
                    <w:rFonts w:eastAsia="Times New Roman" w:cs="Times New Roman"/>
                    <w:color w:val="000000" w:themeColor="text1"/>
                    <w:sz w:val="20"/>
                    <w:szCs w:val="20"/>
                  </w:rPr>
                </w:rPrChange>
              </w:rPr>
              <w:t>0.993</w:t>
            </w:r>
          </w:p>
        </w:tc>
        <w:tc>
          <w:tcPr>
            <w:tcW w:w="704" w:type="dxa"/>
            <w:shd w:val="clear" w:color="auto" w:fill="auto"/>
            <w:noWrap/>
            <w:hideMark/>
          </w:tcPr>
          <w:p w14:paraId="69E67C27"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44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445" w:author="tao huang" w:date="2017-09-17T12:05:00Z">
                  <w:rPr>
                    <w:rFonts w:eastAsia="Times New Roman" w:cs="Times New Roman"/>
                    <w:color w:val="000000" w:themeColor="text1"/>
                    <w:sz w:val="20"/>
                    <w:szCs w:val="20"/>
                  </w:rPr>
                </w:rPrChange>
              </w:rPr>
              <w:t>29.29</w:t>
            </w:r>
          </w:p>
        </w:tc>
        <w:tc>
          <w:tcPr>
            <w:tcW w:w="820" w:type="dxa"/>
            <w:shd w:val="clear" w:color="auto" w:fill="auto"/>
            <w:noWrap/>
            <w:hideMark/>
          </w:tcPr>
          <w:p w14:paraId="4A35C68C"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44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447" w:author="tao huang" w:date="2017-09-17T12:05:00Z">
                  <w:rPr>
                    <w:rFonts w:eastAsia="Times New Roman" w:cs="Times New Roman"/>
                    <w:color w:val="000000" w:themeColor="text1"/>
                    <w:sz w:val="20"/>
                    <w:szCs w:val="20"/>
                  </w:rPr>
                </w:rPrChange>
              </w:rPr>
              <w:t>0.771</w:t>
            </w:r>
          </w:p>
        </w:tc>
        <w:tc>
          <w:tcPr>
            <w:tcW w:w="994" w:type="dxa"/>
            <w:shd w:val="clear" w:color="auto" w:fill="auto"/>
            <w:noWrap/>
            <w:hideMark/>
          </w:tcPr>
          <w:p w14:paraId="0C0ED5A9"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44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449" w:author="tao huang" w:date="2017-09-17T12:05:00Z">
                  <w:rPr>
                    <w:rFonts w:eastAsia="Times New Roman" w:cs="Times New Roman"/>
                    <w:color w:val="000000" w:themeColor="text1"/>
                    <w:sz w:val="20"/>
                    <w:szCs w:val="20"/>
                  </w:rPr>
                </w:rPrChange>
              </w:rPr>
              <w:t>25.30%</w:t>
            </w:r>
          </w:p>
        </w:tc>
        <w:tc>
          <w:tcPr>
            <w:tcW w:w="1374" w:type="dxa"/>
            <w:shd w:val="clear" w:color="auto" w:fill="auto"/>
            <w:hideMark/>
          </w:tcPr>
          <w:p w14:paraId="30275DFB" w14:textId="77777777" w:rsidR="00074FDA" w:rsidRPr="00A60A57"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45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451" w:author="tao huang" w:date="2017-09-17T12:05:00Z">
                  <w:rPr>
                    <w:rFonts w:eastAsia="Times New Roman" w:cs="Times New Roman"/>
                    <w:color w:val="000000" w:themeColor="text1"/>
                    <w:sz w:val="20"/>
                    <w:szCs w:val="20"/>
                  </w:rPr>
                </w:rPrChange>
              </w:rPr>
              <w:t>0.971</w:t>
            </w:r>
          </w:p>
        </w:tc>
      </w:tr>
      <w:tr w:rsidR="00CC2A18" w:rsidRPr="00A60A57" w14:paraId="7A643C7C" w14:textId="77777777" w:rsidTr="00CC2A18">
        <w:trPr>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3A872466" w14:textId="77777777" w:rsidR="00074FDA" w:rsidRPr="00A60A57" w:rsidRDefault="00074FDA">
            <w:pPr>
              <w:spacing w:after="0" w:line="240" w:lineRule="auto"/>
              <w:rPr>
                <w:rFonts w:eastAsia="Times New Roman" w:cs="Times New Roman"/>
                <w:b w:val="0"/>
                <w:color w:val="0D0D0D" w:themeColor="text1" w:themeTint="F2"/>
                <w:sz w:val="22"/>
                <w:rPrChange w:id="11452" w:author="tao huang" w:date="2017-09-17T12:05:00Z">
                  <w:rPr>
                    <w:rFonts w:eastAsia="Times New Roman" w:cs="Times New Roman"/>
                    <w:b w:val="0"/>
                    <w:color w:val="000000" w:themeColor="text1"/>
                    <w:sz w:val="20"/>
                    <w:szCs w:val="20"/>
                  </w:rPr>
                </w:rPrChange>
              </w:rPr>
            </w:pPr>
          </w:p>
        </w:tc>
        <w:tc>
          <w:tcPr>
            <w:tcW w:w="705" w:type="dxa"/>
            <w:shd w:val="clear" w:color="auto" w:fill="auto"/>
            <w:noWrap/>
            <w:hideMark/>
          </w:tcPr>
          <w:p w14:paraId="6D8C2043"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453" w:author="tao huang" w:date="2017-09-17T12:05:00Z">
                  <w:rPr>
                    <w:rFonts w:eastAsia="Times New Roman" w:cs="Times New Roman"/>
                    <w:color w:val="000000" w:themeColor="text1"/>
                    <w:sz w:val="20"/>
                    <w:szCs w:val="20"/>
                  </w:rPr>
                </w:rPrChange>
              </w:rPr>
            </w:pPr>
          </w:p>
        </w:tc>
        <w:tc>
          <w:tcPr>
            <w:tcW w:w="929" w:type="dxa"/>
            <w:shd w:val="clear" w:color="auto" w:fill="auto"/>
            <w:noWrap/>
            <w:hideMark/>
          </w:tcPr>
          <w:p w14:paraId="33BEA7EC"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454" w:author="tao huang" w:date="2017-09-17T12:05:00Z">
                  <w:rPr>
                    <w:rFonts w:eastAsia="Times New Roman" w:cs="Times New Roman"/>
                    <w:color w:val="000000" w:themeColor="text1"/>
                    <w:sz w:val="20"/>
                    <w:szCs w:val="20"/>
                  </w:rPr>
                </w:rPrChange>
              </w:rPr>
            </w:pPr>
          </w:p>
        </w:tc>
        <w:tc>
          <w:tcPr>
            <w:tcW w:w="940" w:type="dxa"/>
            <w:shd w:val="clear" w:color="auto" w:fill="auto"/>
            <w:noWrap/>
            <w:hideMark/>
          </w:tcPr>
          <w:p w14:paraId="343CCCB2"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455" w:author="tao huang" w:date="2017-09-17T12:05:00Z">
                  <w:rPr>
                    <w:rFonts w:eastAsia="Times New Roman" w:cs="Times New Roman"/>
                    <w:color w:val="000000" w:themeColor="text1"/>
                    <w:sz w:val="20"/>
                    <w:szCs w:val="20"/>
                  </w:rPr>
                </w:rPrChange>
              </w:rPr>
            </w:pPr>
          </w:p>
        </w:tc>
        <w:tc>
          <w:tcPr>
            <w:tcW w:w="1374" w:type="dxa"/>
            <w:shd w:val="clear" w:color="auto" w:fill="auto"/>
            <w:hideMark/>
          </w:tcPr>
          <w:p w14:paraId="1B8598D7" w14:textId="77777777" w:rsidR="00074FDA" w:rsidRPr="00A60A57" w:rsidRDefault="00074F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456" w:author="tao huang" w:date="2017-09-17T12:05:00Z">
                  <w:rPr>
                    <w:rFonts w:eastAsia="Times New Roman" w:cs="Times New Roman"/>
                    <w:color w:val="000000" w:themeColor="text1"/>
                    <w:sz w:val="20"/>
                    <w:szCs w:val="20"/>
                  </w:rPr>
                </w:rPrChange>
              </w:rPr>
            </w:pPr>
          </w:p>
        </w:tc>
        <w:tc>
          <w:tcPr>
            <w:tcW w:w="704" w:type="dxa"/>
            <w:shd w:val="clear" w:color="auto" w:fill="auto"/>
            <w:noWrap/>
            <w:hideMark/>
          </w:tcPr>
          <w:p w14:paraId="6F453137"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457" w:author="tao huang" w:date="2017-09-17T12:05:00Z">
                  <w:rPr>
                    <w:rFonts w:eastAsia="Times New Roman" w:cs="Times New Roman"/>
                    <w:color w:val="000000" w:themeColor="text1"/>
                    <w:sz w:val="20"/>
                    <w:szCs w:val="20"/>
                  </w:rPr>
                </w:rPrChange>
              </w:rPr>
            </w:pPr>
          </w:p>
        </w:tc>
        <w:tc>
          <w:tcPr>
            <w:tcW w:w="820" w:type="dxa"/>
            <w:shd w:val="clear" w:color="auto" w:fill="auto"/>
            <w:noWrap/>
            <w:hideMark/>
          </w:tcPr>
          <w:p w14:paraId="4C7E0543"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458" w:author="tao huang" w:date="2017-09-17T12:05:00Z">
                  <w:rPr>
                    <w:rFonts w:eastAsia="Times New Roman" w:cs="Times New Roman"/>
                    <w:color w:val="000000" w:themeColor="text1"/>
                    <w:sz w:val="20"/>
                    <w:szCs w:val="20"/>
                  </w:rPr>
                </w:rPrChange>
              </w:rPr>
            </w:pPr>
          </w:p>
        </w:tc>
        <w:tc>
          <w:tcPr>
            <w:tcW w:w="994" w:type="dxa"/>
            <w:shd w:val="clear" w:color="auto" w:fill="auto"/>
            <w:noWrap/>
            <w:hideMark/>
          </w:tcPr>
          <w:p w14:paraId="199CC5F7"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459" w:author="tao huang" w:date="2017-09-17T12:05:00Z">
                  <w:rPr>
                    <w:rFonts w:eastAsia="Times New Roman" w:cs="Times New Roman"/>
                    <w:color w:val="000000" w:themeColor="text1"/>
                    <w:sz w:val="20"/>
                    <w:szCs w:val="20"/>
                  </w:rPr>
                </w:rPrChange>
              </w:rPr>
            </w:pPr>
          </w:p>
        </w:tc>
        <w:tc>
          <w:tcPr>
            <w:tcW w:w="1374" w:type="dxa"/>
            <w:shd w:val="clear" w:color="auto" w:fill="auto"/>
            <w:hideMark/>
          </w:tcPr>
          <w:p w14:paraId="2E635A6A" w14:textId="77777777" w:rsidR="00074FDA" w:rsidRPr="00A60A57" w:rsidRDefault="00074F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460" w:author="tao huang" w:date="2017-09-17T12:05:00Z">
                  <w:rPr>
                    <w:rFonts w:eastAsia="Times New Roman" w:cs="Times New Roman"/>
                    <w:color w:val="000000" w:themeColor="text1"/>
                    <w:sz w:val="20"/>
                    <w:szCs w:val="20"/>
                  </w:rPr>
                </w:rPrChange>
              </w:rPr>
            </w:pPr>
          </w:p>
        </w:tc>
        <w:tc>
          <w:tcPr>
            <w:tcW w:w="704" w:type="dxa"/>
            <w:shd w:val="clear" w:color="auto" w:fill="auto"/>
            <w:noWrap/>
            <w:hideMark/>
          </w:tcPr>
          <w:p w14:paraId="34906B80"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461" w:author="tao huang" w:date="2017-09-17T12:05:00Z">
                  <w:rPr>
                    <w:rFonts w:eastAsia="Times New Roman" w:cs="Times New Roman"/>
                    <w:color w:val="000000" w:themeColor="text1"/>
                    <w:sz w:val="20"/>
                    <w:szCs w:val="20"/>
                  </w:rPr>
                </w:rPrChange>
              </w:rPr>
            </w:pPr>
          </w:p>
        </w:tc>
        <w:tc>
          <w:tcPr>
            <w:tcW w:w="820" w:type="dxa"/>
            <w:shd w:val="clear" w:color="auto" w:fill="auto"/>
            <w:noWrap/>
            <w:hideMark/>
          </w:tcPr>
          <w:p w14:paraId="2378E2EC"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462" w:author="tao huang" w:date="2017-09-17T12:05:00Z">
                  <w:rPr>
                    <w:rFonts w:eastAsia="Times New Roman" w:cs="Times New Roman"/>
                    <w:color w:val="000000" w:themeColor="text1"/>
                    <w:sz w:val="20"/>
                    <w:szCs w:val="20"/>
                  </w:rPr>
                </w:rPrChange>
              </w:rPr>
            </w:pPr>
          </w:p>
        </w:tc>
        <w:tc>
          <w:tcPr>
            <w:tcW w:w="994" w:type="dxa"/>
            <w:shd w:val="clear" w:color="auto" w:fill="auto"/>
            <w:noWrap/>
            <w:hideMark/>
          </w:tcPr>
          <w:p w14:paraId="6FA62DE8"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463" w:author="tao huang" w:date="2017-09-17T12:05:00Z">
                  <w:rPr>
                    <w:rFonts w:eastAsia="Times New Roman" w:cs="Times New Roman"/>
                    <w:color w:val="000000" w:themeColor="text1"/>
                    <w:sz w:val="20"/>
                    <w:szCs w:val="20"/>
                  </w:rPr>
                </w:rPrChange>
              </w:rPr>
            </w:pPr>
          </w:p>
        </w:tc>
        <w:tc>
          <w:tcPr>
            <w:tcW w:w="1374" w:type="dxa"/>
            <w:shd w:val="clear" w:color="auto" w:fill="auto"/>
            <w:hideMark/>
          </w:tcPr>
          <w:p w14:paraId="553C03A2" w14:textId="77777777" w:rsidR="00074FDA" w:rsidRPr="00A60A57" w:rsidRDefault="00074F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464" w:author="tao huang" w:date="2017-09-17T12:05:00Z">
                  <w:rPr>
                    <w:rFonts w:eastAsia="Times New Roman" w:cs="Times New Roman"/>
                    <w:color w:val="000000" w:themeColor="text1"/>
                    <w:sz w:val="20"/>
                    <w:szCs w:val="20"/>
                  </w:rPr>
                </w:rPrChange>
              </w:rPr>
            </w:pPr>
          </w:p>
        </w:tc>
      </w:tr>
      <w:tr w:rsidR="00CC2A18" w:rsidRPr="00A60A57" w14:paraId="3262578A" w14:textId="77777777" w:rsidTr="00CC2A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tcPr>
          <w:p w14:paraId="72714AB1" w14:textId="77777777" w:rsidR="00074FDA" w:rsidRPr="00A60A57" w:rsidRDefault="00074FDA">
            <w:pPr>
              <w:spacing w:after="0" w:line="240" w:lineRule="auto"/>
              <w:rPr>
                <w:rFonts w:eastAsia="Times New Roman" w:cs="Times New Roman"/>
                <w:b w:val="0"/>
                <w:color w:val="0D0D0D" w:themeColor="text1" w:themeTint="F2"/>
                <w:sz w:val="22"/>
                <w:rPrChange w:id="11465" w:author="tao huang" w:date="2017-09-17T12:05:00Z">
                  <w:rPr>
                    <w:rFonts w:eastAsia="Times New Roman" w:cs="Times New Roman"/>
                    <w:b w:val="0"/>
                    <w:color w:val="000000" w:themeColor="text1"/>
                    <w:sz w:val="20"/>
                    <w:szCs w:val="20"/>
                  </w:rPr>
                </w:rPrChange>
              </w:rPr>
            </w:pPr>
          </w:p>
        </w:tc>
        <w:tc>
          <w:tcPr>
            <w:tcW w:w="705" w:type="dxa"/>
            <w:shd w:val="clear" w:color="auto" w:fill="auto"/>
            <w:noWrap/>
          </w:tcPr>
          <w:p w14:paraId="7F4B6CFF"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466" w:author="tao huang" w:date="2017-09-17T12:05:00Z">
                  <w:rPr>
                    <w:rFonts w:eastAsia="Times New Roman" w:cs="Times New Roman"/>
                    <w:color w:val="000000" w:themeColor="text1"/>
                    <w:sz w:val="20"/>
                    <w:szCs w:val="20"/>
                  </w:rPr>
                </w:rPrChange>
              </w:rPr>
            </w:pPr>
          </w:p>
        </w:tc>
        <w:tc>
          <w:tcPr>
            <w:tcW w:w="929" w:type="dxa"/>
            <w:shd w:val="clear" w:color="auto" w:fill="auto"/>
            <w:noWrap/>
          </w:tcPr>
          <w:p w14:paraId="0BA166DB"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467" w:author="tao huang" w:date="2017-09-17T12:05:00Z">
                  <w:rPr>
                    <w:rFonts w:eastAsia="Times New Roman" w:cs="Times New Roman"/>
                    <w:color w:val="000000" w:themeColor="text1"/>
                    <w:sz w:val="20"/>
                    <w:szCs w:val="20"/>
                  </w:rPr>
                </w:rPrChange>
              </w:rPr>
            </w:pPr>
          </w:p>
        </w:tc>
        <w:tc>
          <w:tcPr>
            <w:tcW w:w="940" w:type="dxa"/>
            <w:shd w:val="clear" w:color="auto" w:fill="auto"/>
            <w:noWrap/>
          </w:tcPr>
          <w:p w14:paraId="49F3888B"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468" w:author="tao huang" w:date="2017-09-17T12:05:00Z">
                  <w:rPr>
                    <w:rFonts w:eastAsia="Times New Roman" w:cs="Times New Roman"/>
                    <w:color w:val="000000" w:themeColor="text1"/>
                    <w:sz w:val="20"/>
                    <w:szCs w:val="20"/>
                  </w:rPr>
                </w:rPrChange>
              </w:rPr>
            </w:pPr>
          </w:p>
        </w:tc>
        <w:tc>
          <w:tcPr>
            <w:tcW w:w="1374" w:type="dxa"/>
            <w:shd w:val="clear" w:color="auto" w:fill="auto"/>
          </w:tcPr>
          <w:p w14:paraId="1ECA240D" w14:textId="77777777" w:rsidR="00074FDA" w:rsidRPr="00A60A57"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469" w:author="tao huang" w:date="2017-09-17T12:05:00Z">
                  <w:rPr>
                    <w:rFonts w:eastAsia="Times New Roman" w:cs="Times New Roman"/>
                    <w:color w:val="000000" w:themeColor="text1"/>
                    <w:sz w:val="20"/>
                    <w:szCs w:val="20"/>
                  </w:rPr>
                </w:rPrChange>
              </w:rPr>
            </w:pPr>
          </w:p>
        </w:tc>
        <w:tc>
          <w:tcPr>
            <w:tcW w:w="704" w:type="dxa"/>
            <w:shd w:val="clear" w:color="auto" w:fill="auto"/>
            <w:noWrap/>
          </w:tcPr>
          <w:p w14:paraId="4BD5BB3F"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470" w:author="tao huang" w:date="2017-09-17T12:05:00Z">
                  <w:rPr>
                    <w:rFonts w:eastAsia="Times New Roman" w:cs="Times New Roman"/>
                    <w:color w:val="000000" w:themeColor="text1"/>
                    <w:sz w:val="20"/>
                    <w:szCs w:val="20"/>
                  </w:rPr>
                </w:rPrChange>
              </w:rPr>
            </w:pPr>
          </w:p>
        </w:tc>
        <w:tc>
          <w:tcPr>
            <w:tcW w:w="820" w:type="dxa"/>
            <w:shd w:val="clear" w:color="auto" w:fill="auto"/>
            <w:noWrap/>
          </w:tcPr>
          <w:p w14:paraId="617D4663"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471" w:author="tao huang" w:date="2017-09-17T12:05:00Z">
                  <w:rPr>
                    <w:rFonts w:eastAsia="Times New Roman" w:cs="Times New Roman"/>
                    <w:color w:val="000000" w:themeColor="text1"/>
                    <w:sz w:val="20"/>
                    <w:szCs w:val="20"/>
                  </w:rPr>
                </w:rPrChange>
              </w:rPr>
            </w:pPr>
          </w:p>
        </w:tc>
        <w:tc>
          <w:tcPr>
            <w:tcW w:w="994" w:type="dxa"/>
            <w:shd w:val="clear" w:color="auto" w:fill="auto"/>
            <w:noWrap/>
          </w:tcPr>
          <w:p w14:paraId="1E023063"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472" w:author="tao huang" w:date="2017-09-17T12:05:00Z">
                  <w:rPr>
                    <w:rFonts w:eastAsia="Times New Roman" w:cs="Times New Roman"/>
                    <w:color w:val="000000" w:themeColor="text1"/>
                    <w:sz w:val="20"/>
                    <w:szCs w:val="20"/>
                  </w:rPr>
                </w:rPrChange>
              </w:rPr>
            </w:pPr>
          </w:p>
        </w:tc>
        <w:tc>
          <w:tcPr>
            <w:tcW w:w="1374" w:type="dxa"/>
            <w:shd w:val="clear" w:color="auto" w:fill="auto"/>
          </w:tcPr>
          <w:p w14:paraId="5507196F" w14:textId="77777777" w:rsidR="00074FDA" w:rsidRPr="00A60A57"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473" w:author="tao huang" w:date="2017-09-17T12:05:00Z">
                  <w:rPr>
                    <w:rFonts w:eastAsia="Times New Roman" w:cs="Times New Roman"/>
                    <w:color w:val="000000" w:themeColor="text1"/>
                    <w:sz w:val="20"/>
                    <w:szCs w:val="20"/>
                  </w:rPr>
                </w:rPrChange>
              </w:rPr>
            </w:pPr>
          </w:p>
        </w:tc>
        <w:tc>
          <w:tcPr>
            <w:tcW w:w="704" w:type="dxa"/>
            <w:shd w:val="clear" w:color="auto" w:fill="auto"/>
            <w:noWrap/>
          </w:tcPr>
          <w:p w14:paraId="0C679E81"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474" w:author="tao huang" w:date="2017-09-17T12:05:00Z">
                  <w:rPr>
                    <w:rFonts w:eastAsia="Times New Roman" w:cs="Times New Roman"/>
                    <w:color w:val="000000" w:themeColor="text1"/>
                    <w:sz w:val="20"/>
                    <w:szCs w:val="20"/>
                  </w:rPr>
                </w:rPrChange>
              </w:rPr>
            </w:pPr>
          </w:p>
        </w:tc>
        <w:tc>
          <w:tcPr>
            <w:tcW w:w="820" w:type="dxa"/>
            <w:shd w:val="clear" w:color="auto" w:fill="auto"/>
            <w:noWrap/>
          </w:tcPr>
          <w:p w14:paraId="7E3872E8"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475" w:author="tao huang" w:date="2017-09-17T12:05:00Z">
                  <w:rPr>
                    <w:rFonts w:eastAsia="Times New Roman" w:cs="Times New Roman"/>
                    <w:color w:val="000000" w:themeColor="text1"/>
                    <w:sz w:val="20"/>
                    <w:szCs w:val="20"/>
                  </w:rPr>
                </w:rPrChange>
              </w:rPr>
            </w:pPr>
          </w:p>
        </w:tc>
        <w:tc>
          <w:tcPr>
            <w:tcW w:w="994" w:type="dxa"/>
            <w:shd w:val="clear" w:color="auto" w:fill="auto"/>
            <w:noWrap/>
          </w:tcPr>
          <w:p w14:paraId="569D2963"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476" w:author="tao huang" w:date="2017-09-17T12:05:00Z">
                  <w:rPr>
                    <w:rFonts w:eastAsia="Times New Roman" w:cs="Times New Roman"/>
                    <w:color w:val="000000" w:themeColor="text1"/>
                    <w:sz w:val="20"/>
                    <w:szCs w:val="20"/>
                  </w:rPr>
                </w:rPrChange>
              </w:rPr>
            </w:pPr>
          </w:p>
        </w:tc>
        <w:tc>
          <w:tcPr>
            <w:tcW w:w="1374" w:type="dxa"/>
            <w:shd w:val="clear" w:color="auto" w:fill="auto"/>
          </w:tcPr>
          <w:p w14:paraId="6649A596" w14:textId="77777777" w:rsidR="00074FDA" w:rsidRPr="00A60A57"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477" w:author="tao huang" w:date="2017-09-17T12:05:00Z">
                  <w:rPr>
                    <w:rFonts w:eastAsia="Times New Roman" w:cs="Times New Roman"/>
                    <w:color w:val="000000" w:themeColor="text1"/>
                    <w:sz w:val="20"/>
                    <w:szCs w:val="20"/>
                  </w:rPr>
                </w:rPrChange>
              </w:rPr>
            </w:pPr>
          </w:p>
        </w:tc>
      </w:tr>
    </w:tbl>
    <w:p w14:paraId="01C52021" w14:textId="77777777" w:rsidR="00B6640D" w:rsidRPr="00A60A57" w:rsidRDefault="00B6640D">
      <w:pPr>
        <w:pStyle w:val="ListParagraph"/>
        <w:spacing w:after="0" w:line="360" w:lineRule="auto"/>
        <w:ind w:left="0"/>
        <w:rPr>
          <w:rFonts w:cs="Times New Roman"/>
          <w:color w:val="0D0D0D" w:themeColor="text1" w:themeTint="F2"/>
          <w:sz w:val="22"/>
          <w:rPrChange w:id="11478" w:author="tao huang" w:date="2017-09-17T12:05:00Z">
            <w:rPr>
              <w:rFonts w:cs="Times New Roman"/>
              <w:color w:val="000000" w:themeColor="text1"/>
              <w:szCs w:val="24"/>
            </w:rPr>
          </w:rPrChange>
        </w:rPr>
      </w:pPr>
    </w:p>
    <w:p w14:paraId="026E410C" w14:textId="560CD147" w:rsidR="0034683F" w:rsidRPr="00A60A57" w:rsidDel="0063554F" w:rsidRDefault="0034683F">
      <w:pPr>
        <w:pStyle w:val="ListParagraph"/>
        <w:spacing w:after="0" w:line="360" w:lineRule="auto"/>
        <w:ind w:left="0"/>
        <w:rPr>
          <w:del w:id="11479" w:author="tao huang" w:date="2017-09-15T18:45:00Z"/>
          <w:rFonts w:cs="Times New Roman"/>
          <w:color w:val="0D0D0D" w:themeColor="text1" w:themeTint="F2"/>
          <w:sz w:val="22"/>
          <w:rPrChange w:id="11480" w:author="tao huang" w:date="2017-09-17T12:05:00Z">
            <w:rPr>
              <w:del w:id="11481" w:author="tao huang" w:date="2017-09-15T18:45:00Z"/>
              <w:rFonts w:cs="Times New Roman"/>
              <w:color w:val="000000" w:themeColor="text1"/>
              <w:szCs w:val="24"/>
            </w:rPr>
          </w:rPrChange>
        </w:rPr>
      </w:pPr>
    </w:p>
    <w:p w14:paraId="5AC21F89" w14:textId="77777777" w:rsidR="0034683F" w:rsidRPr="00A60A57" w:rsidRDefault="0034683F">
      <w:pPr>
        <w:pStyle w:val="ListParagraph"/>
        <w:spacing w:after="0" w:line="360" w:lineRule="auto"/>
        <w:ind w:left="0"/>
        <w:rPr>
          <w:rFonts w:cs="Times New Roman"/>
          <w:color w:val="0D0D0D" w:themeColor="text1" w:themeTint="F2"/>
          <w:sz w:val="22"/>
          <w:rPrChange w:id="11482" w:author="tao huang" w:date="2017-09-17T12:05:00Z">
            <w:rPr>
              <w:rFonts w:cs="Times New Roman"/>
              <w:color w:val="000000" w:themeColor="text1"/>
              <w:szCs w:val="24"/>
            </w:rPr>
          </w:rPrChange>
        </w:rPr>
      </w:pPr>
    </w:p>
    <w:p w14:paraId="6440A1C1" w14:textId="77777777" w:rsidR="00F65496" w:rsidRPr="00A60A57" w:rsidRDefault="00F65496">
      <w:pPr>
        <w:pStyle w:val="ListParagraph"/>
        <w:spacing w:after="0" w:line="360" w:lineRule="auto"/>
        <w:ind w:left="0"/>
        <w:rPr>
          <w:rFonts w:cs="Times New Roman"/>
          <w:color w:val="0D0D0D" w:themeColor="text1" w:themeTint="F2"/>
          <w:sz w:val="22"/>
          <w:rPrChange w:id="11483" w:author="tao huang" w:date="2017-09-17T12:05:00Z">
            <w:rPr>
              <w:rFonts w:cs="Times New Roman"/>
              <w:color w:val="000000" w:themeColor="text1"/>
              <w:szCs w:val="24"/>
            </w:rPr>
          </w:rPrChange>
        </w:rPr>
        <w:sectPr w:rsidR="00F65496" w:rsidRPr="00A60A57" w:rsidSect="00665C0E">
          <w:pgSz w:w="16838" w:h="11906" w:orient="landscape"/>
          <w:pgMar w:top="1440" w:right="1440" w:bottom="1440" w:left="1440" w:header="708" w:footer="708" w:gutter="0"/>
          <w:cols w:space="708"/>
          <w:docGrid w:linePitch="360"/>
        </w:sectPr>
      </w:pPr>
    </w:p>
    <w:p w14:paraId="1E8A5D41" w14:textId="5B495ED1" w:rsidR="00811CBB" w:rsidRPr="00A60A57" w:rsidRDefault="00862C02">
      <w:pPr>
        <w:spacing w:line="360" w:lineRule="auto"/>
        <w:rPr>
          <w:rFonts w:ascii="Arial" w:hAnsi="Arial" w:cs="Arial"/>
          <w:noProof/>
          <w:color w:val="0D0D0D" w:themeColor="text1" w:themeTint="F2"/>
          <w:sz w:val="22"/>
          <w:rPrChange w:id="11484" w:author="tao huang" w:date="2017-09-17T12:05:00Z">
            <w:rPr>
              <w:rFonts w:ascii="Arial" w:hAnsi="Arial" w:cs="Arial"/>
              <w:noProof/>
              <w:color w:val="000000" w:themeColor="text1"/>
              <w:sz w:val="20"/>
              <w:szCs w:val="20"/>
            </w:rPr>
          </w:rPrChange>
        </w:rPr>
        <w:pPrChange w:id="11485" w:author="tao huang" w:date="2017-09-16T12:49:00Z">
          <w:pPr/>
        </w:pPrChange>
      </w:pPr>
      <w:r w:rsidRPr="00A60A57">
        <w:rPr>
          <w:rFonts w:cs="Times New Roman"/>
          <w:noProof/>
          <w:color w:val="0D0D0D" w:themeColor="text1" w:themeTint="F2"/>
          <w:sz w:val="22"/>
          <w:rPrChange w:id="11486" w:author="tao huang" w:date="2017-09-17T12:05:00Z">
            <w:rPr>
              <w:rFonts w:cs="Times New Roman"/>
              <w:noProof/>
              <w:color w:val="000000" w:themeColor="text1"/>
              <w:szCs w:val="24"/>
            </w:rPr>
          </w:rPrChange>
        </w:rPr>
        <w:lastRenderedPageBreak/>
        <w:t xml:space="preserve">Figure </w:t>
      </w:r>
      <w:del w:id="11487" w:author="tao huang" w:date="2017-09-17T11:53:00Z">
        <w:r w:rsidRPr="00A60A57" w:rsidDel="003C5E0B">
          <w:rPr>
            <w:rFonts w:cs="Times New Roman"/>
            <w:noProof/>
            <w:color w:val="0D0D0D" w:themeColor="text1" w:themeTint="F2"/>
            <w:sz w:val="22"/>
            <w:rPrChange w:id="11488" w:author="tao huang" w:date="2017-09-17T12:05:00Z">
              <w:rPr>
                <w:rFonts w:cs="Times New Roman"/>
                <w:noProof/>
                <w:color w:val="000000" w:themeColor="text1"/>
                <w:szCs w:val="24"/>
              </w:rPr>
            </w:rPrChange>
          </w:rPr>
          <w:delText>8a</w:delText>
        </w:r>
      </w:del>
      <w:ins w:id="11489" w:author="tao huang" w:date="2017-09-17T11:53:00Z">
        <w:r w:rsidR="003C5E0B" w:rsidRPr="00A60A57">
          <w:rPr>
            <w:rFonts w:cs="Times New Roman"/>
            <w:noProof/>
            <w:color w:val="0D0D0D" w:themeColor="text1" w:themeTint="F2"/>
            <w:sz w:val="22"/>
            <w:rPrChange w:id="11490" w:author="tao huang" w:date="2017-09-17T12:05:00Z">
              <w:rPr>
                <w:rFonts w:cs="Times New Roman"/>
                <w:noProof/>
                <w:color w:val="000000" w:themeColor="text1"/>
                <w:sz w:val="22"/>
              </w:rPr>
            </w:rPrChange>
          </w:rPr>
          <w:t>3</w:t>
        </w:r>
      </w:ins>
      <w:r w:rsidRPr="00A60A57">
        <w:rPr>
          <w:rFonts w:cs="Times New Roman"/>
          <w:noProof/>
          <w:color w:val="0D0D0D" w:themeColor="text1" w:themeTint="F2"/>
          <w:sz w:val="22"/>
          <w:rPrChange w:id="11491" w:author="tao huang" w:date="2017-09-17T12:05:00Z">
            <w:rPr>
              <w:rFonts w:cs="Times New Roman"/>
              <w:noProof/>
              <w:color w:val="000000" w:themeColor="text1"/>
              <w:szCs w:val="24"/>
            </w:rPr>
          </w:rPrChange>
        </w:rPr>
        <w:t>.</w:t>
      </w:r>
      <w:r w:rsidRPr="00A60A57">
        <w:rPr>
          <w:rFonts w:cs="Times New Roman"/>
          <w:noProof/>
          <w:color w:val="0D0D0D" w:themeColor="text1" w:themeTint="F2"/>
          <w:sz w:val="22"/>
          <w:rPrChange w:id="11492" w:author="tao huang" w:date="2017-09-17T12:05:00Z">
            <w:rPr>
              <w:rFonts w:cs="Times New Roman"/>
              <w:noProof/>
              <w:color w:val="000000" w:themeColor="text1"/>
              <w:szCs w:val="24"/>
            </w:rPr>
          </w:rPrChange>
        </w:rPr>
        <w:tab/>
        <w:t>The ADL-</w:t>
      </w:r>
      <w:r w:rsidRPr="000A110D">
        <w:rPr>
          <w:rFonts w:cs="Times New Roman"/>
          <w:noProof/>
          <w:color w:val="0D0D0D" w:themeColor="text1" w:themeTint="F2"/>
          <w:sz w:val="22"/>
          <w:rPrChange w:id="11493" w:author="tao huang" w:date="2017-09-17T12:17:00Z">
            <w:rPr>
              <w:rFonts w:cs="Times New Roman"/>
              <w:noProof/>
              <w:color w:val="000000" w:themeColor="text1"/>
              <w:szCs w:val="24"/>
            </w:rPr>
          </w:rPrChange>
        </w:rPr>
        <w:t>intra</w:t>
      </w:r>
      <w:r w:rsidRPr="00A60A57">
        <w:rPr>
          <w:rFonts w:cs="Times New Roman"/>
          <w:noProof/>
          <w:color w:val="0D0D0D" w:themeColor="text1" w:themeTint="F2"/>
          <w:sz w:val="22"/>
          <w:rPrChange w:id="11494" w:author="tao huang" w:date="2017-09-17T12:05:00Z">
            <w:rPr>
              <w:rFonts w:cs="Times New Roman"/>
              <w:noProof/>
              <w:color w:val="000000" w:themeColor="text1"/>
              <w:szCs w:val="24"/>
            </w:rPr>
          </w:rPrChange>
        </w:rPr>
        <w:t>-EWC model versus the ADL-</w:t>
      </w:r>
      <w:r w:rsidRPr="000A110D">
        <w:rPr>
          <w:rFonts w:cs="Times New Roman"/>
          <w:noProof/>
          <w:color w:val="0D0D0D" w:themeColor="text1" w:themeTint="F2"/>
          <w:sz w:val="22"/>
          <w:rPrChange w:id="11495" w:author="tao huang" w:date="2017-09-17T12:17:00Z">
            <w:rPr>
              <w:rFonts w:cs="Times New Roman"/>
              <w:noProof/>
              <w:color w:val="000000" w:themeColor="text1"/>
              <w:szCs w:val="24"/>
            </w:rPr>
          </w:rPrChange>
        </w:rPr>
        <w:t>intra</w:t>
      </w:r>
      <w:r w:rsidRPr="00A60A57">
        <w:rPr>
          <w:rFonts w:cs="Times New Roman"/>
          <w:noProof/>
          <w:color w:val="0D0D0D" w:themeColor="text1" w:themeTint="F2"/>
          <w:sz w:val="22"/>
          <w:rPrChange w:id="11496" w:author="tao huang" w:date="2017-09-17T12:05:00Z">
            <w:rPr>
              <w:rFonts w:cs="Times New Roman"/>
              <w:noProof/>
              <w:color w:val="000000" w:themeColor="text1"/>
              <w:szCs w:val="24"/>
            </w:rPr>
          </w:rPrChange>
        </w:rPr>
        <w:t xml:space="preserve"> model, for the </w:t>
      </w:r>
      <w:r w:rsidR="0088685B" w:rsidRPr="00A60A57">
        <w:rPr>
          <w:rFonts w:cs="Times New Roman"/>
          <w:noProof/>
          <w:color w:val="0D0D0D" w:themeColor="text1" w:themeTint="F2"/>
          <w:sz w:val="22"/>
          <w:rPrChange w:id="11497" w:author="tao huang" w:date="2017-09-17T12:05:00Z">
            <w:rPr>
              <w:rFonts w:cs="Times New Roman"/>
              <w:noProof/>
              <w:color w:val="000000" w:themeColor="text1"/>
              <w:szCs w:val="24"/>
            </w:rPr>
          </w:rPrChange>
        </w:rPr>
        <w:t>MASE</w:t>
      </w:r>
      <w:r w:rsidRPr="00A60A57">
        <w:rPr>
          <w:rFonts w:cs="Times New Roman"/>
          <w:noProof/>
          <w:color w:val="0D0D0D" w:themeColor="text1" w:themeTint="F2"/>
          <w:sz w:val="22"/>
          <w:rPrChange w:id="11498" w:author="tao huang" w:date="2017-09-17T12:05:00Z">
            <w:rPr>
              <w:rFonts w:cs="Times New Roman"/>
              <w:noProof/>
              <w:color w:val="000000" w:themeColor="text1"/>
              <w:szCs w:val="24"/>
            </w:rPr>
          </w:rPrChange>
        </w:rPr>
        <w:t>, for h=</w:t>
      </w:r>
      <w:r w:rsidR="00B41E7A" w:rsidRPr="00A60A57">
        <w:rPr>
          <w:rFonts w:cs="Times New Roman"/>
          <w:noProof/>
          <w:color w:val="0D0D0D" w:themeColor="text1" w:themeTint="F2"/>
          <w:sz w:val="22"/>
          <w:rPrChange w:id="11499" w:author="tao huang" w:date="2017-09-17T12:05:00Z">
            <w:rPr>
              <w:rFonts w:cs="Times New Roman"/>
              <w:noProof/>
              <w:color w:val="000000" w:themeColor="text1"/>
              <w:szCs w:val="24"/>
            </w:rPr>
          </w:rPrChange>
        </w:rPr>
        <w:t>8</w:t>
      </w:r>
      <w:r w:rsidR="00C01C8E" w:rsidRPr="00A60A57">
        <w:rPr>
          <w:rFonts w:ascii="Arial" w:hAnsi="Arial" w:cs="Arial"/>
          <w:noProof/>
          <w:color w:val="0D0D0D" w:themeColor="text1" w:themeTint="F2"/>
          <w:sz w:val="22"/>
          <w:rPrChange w:id="11500" w:author="tao huang" w:date="2017-09-17T12:05:00Z">
            <w:rPr>
              <w:rFonts w:ascii="Arial" w:hAnsi="Arial" w:cs="Arial"/>
              <w:noProof/>
              <w:color w:val="000000" w:themeColor="text1"/>
              <w:sz w:val="20"/>
              <w:szCs w:val="20"/>
            </w:rPr>
          </w:rPrChange>
        </w:rPr>
        <w:t xml:space="preserve"> </w:t>
      </w:r>
    </w:p>
    <w:p w14:paraId="0D7CFC6E" w14:textId="682CB87C" w:rsidR="00815BC5" w:rsidRPr="00A60A57" w:rsidRDefault="00C01C8E">
      <w:pPr>
        <w:spacing w:line="360" w:lineRule="auto"/>
        <w:jc w:val="center"/>
        <w:rPr>
          <w:ins w:id="11501" w:author="tao huang" w:date="2017-09-16T17:05:00Z"/>
          <w:rFonts w:cs="Times New Roman"/>
          <w:noProof/>
          <w:color w:val="0D0D0D" w:themeColor="text1" w:themeTint="F2"/>
          <w:sz w:val="22"/>
          <w:rPrChange w:id="11502" w:author="tao huang" w:date="2017-09-17T12:05:00Z">
            <w:rPr>
              <w:ins w:id="11503" w:author="tao huang" w:date="2017-09-16T17:05:00Z"/>
              <w:rFonts w:cs="Times New Roman"/>
              <w:noProof/>
              <w:color w:val="000000" w:themeColor="text1"/>
              <w:sz w:val="22"/>
            </w:rPr>
          </w:rPrChange>
        </w:rPr>
        <w:pPrChange w:id="11504" w:author="tao huang" w:date="2017-09-16T12:49:00Z">
          <w:pPr>
            <w:jc w:val="center"/>
          </w:pPr>
        </w:pPrChange>
      </w:pPr>
      <w:del w:id="11505" w:author="tao huang" w:date="2017-09-16T15:51:00Z">
        <w:r w:rsidRPr="00A60A57" w:rsidDel="00815BC5">
          <w:rPr>
            <w:noProof/>
            <w:color w:val="0D0D0D" w:themeColor="text1" w:themeTint="F2"/>
            <w:sz w:val="22"/>
            <w:lang w:eastAsia="en-GB"/>
            <w:rPrChange w:id="11506" w:author="tao huang" w:date="2017-09-17T12:05:00Z">
              <w:rPr>
                <w:noProof/>
                <w:color w:val="000000" w:themeColor="text1"/>
                <w:lang w:eastAsia="en-GB"/>
              </w:rPr>
            </w:rPrChange>
          </w:rPr>
          <w:drawing>
            <wp:inline distT="0" distB="0" distL="0" distR="0" wp14:anchorId="2E104240" wp14:editId="0457B4EE">
              <wp:extent cx="5320145" cy="4019665"/>
              <wp:effectExtent l="0" t="0" r="0" b="0"/>
              <wp:docPr id="19" name="Picture 11" descr="Box Plot for improve_mase_ADL_intra_ew">
                <a:extLst xmlns:a="http://schemas.openxmlformats.org/drawingml/2006/main">
                  <a:ext uri="{FF2B5EF4-FFF2-40B4-BE49-F238E27FC236}">
                    <a16:creationId xmlns:a16="http://schemas.microsoft.com/office/drawing/2014/main" id="{E526A221-C531-45CC-8B2C-1D83BEA054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Box Plot for improve_mase_ADL_intra_ew">
                        <a:extLst>
                          <a:ext uri="{FF2B5EF4-FFF2-40B4-BE49-F238E27FC236}">
                            <a16:creationId xmlns:a16="http://schemas.microsoft.com/office/drawing/2014/main" id="{E526A221-C531-45CC-8B2C-1D83BEA05480}"/>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45796" cy="4039046"/>
                      </a:xfrm>
                      <a:prstGeom prst="rect">
                        <a:avLst/>
                      </a:prstGeom>
                      <a:noFill/>
                      <a:extLst/>
                    </pic:spPr>
                  </pic:pic>
                </a:graphicData>
              </a:graphic>
            </wp:inline>
          </w:drawing>
        </w:r>
      </w:del>
      <w:ins w:id="11507" w:author="tao huang" w:date="2017-09-16T15:51:00Z">
        <w:r w:rsidR="00815BC5" w:rsidRPr="00A60A57">
          <w:rPr>
            <w:rFonts w:cs="Times New Roman"/>
            <w:noProof/>
            <w:color w:val="0D0D0D" w:themeColor="text1" w:themeTint="F2"/>
            <w:sz w:val="22"/>
            <w:rPrChange w:id="11508" w:author="tao huang" w:date="2017-09-17T12:05:00Z">
              <w:rPr>
                <w:rFonts w:cs="Times New Roman"/>
                <w:noProof/>
                <w:color w:val="000000" w:themeColor="text1"/>
                <w:sz w:val="22"/>
              </w:rPr>
            </w:rPrChange>
          </w:rPr>
          <w:drawing>
            <wp:inline distT="0" distB="0" distL="0" distR="0" wp14:anchorId="6650EEE4" wp14:editId="08895346">
              <wp:extent cx="5004677" cy="3434963"/>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jpg"/>
                      <pic:cNvPicPr/>
                    </pic:nvPicPr>
                    <pic:blipFill>
                      <a:blip r:embed="rId20">
                        <a:extLst>
                          <a:ext uri="{28A0092B-C50C-407E-A947-70E740481C1C}">
                            <a14:useLocalDpi xmlns:a14="http://schemas.microsoft.com/office/drawing/2010/main" val="0"/>
                          </a:ext>
                        </a:extLst>
                      </a:blip>
                      <a:stretch>
                        <a:fillRect/>
                      </a:stretch>
                    </pic:blipFill>
                    <pic:spPr>
                      <a:xfrm>
                        <a:off x="0" y="0"/>
                        <a:ext cx="5027373" cy="3450540"/>
                      </a:xfrm>
                      <a:prstGeom prst="rect">
                        <a:avLst/>
                      </a:prstGeom>
                    </pic:spPr>
                  </pic:pic>
                </a:graphicData>
              </a:graphic>
            </wp:inline>
          </w:drawing>
        </w:r>
      </w:ins>
    </w:p>
    <w:p w14:paraId="16AE65E9" w14:textId="79562FA9" w:rsidR="009E7A7A" w:rsidRPr="00A60A57" w:rsidRDefault="009E7A7A">
      <w:pPr>
        <w:spacing w:line="360" w:lineRule="auto"/>
        <w:jc w:val="center"/>
        <w:rPr>
          <w:rFonts w:cs="Times New Roman"/>
          <w:noProof/>
          <w:color w:val="0D0D0D" w:themeColor="text1" w:themeTint="F2"/>
          <w:sz w:val="22"/>
          <w:rPrChange w:id="11509" w:author="tao huang" w:date="2017-09-17T12:05:00Z">
            <w:rPr>
              <w:rFonts w:cs="Times New Roman"/>
              <w:noProof/>
              <w:color w:val="000000" w:themeColor="text1"/>
              <w:szCs w:val="24"/>
            </w:rPr>
          </w:rPrChange>
        </w:rPr>
        <w:pPrChange w:id="11510" w:author="tao huang" w:date="2017-09-16T12:49:00Z">
          <w:pPr>
            <w:jc w:val="center"/>
          </w:pPr>
        </w:pPrChange>
      </w:pPr>
      <w:ins w:id="11511" w:author="tao huang" w:date="2017-09-16T17:05:00Z">
        <w:r w:rsidRPr="00A60A57">
          <w:rPr>
            <w:rFonts w:cs="Times New Roman"/>
            <w:noProof/>
            <w:color w:val="0D0D0D" w:themeColor="text1" w:themeTint="F2"/>
            <w:sz w:val="22"/>
            <w:rPrChange w:id="11512" w:author="tao huang" w:date="2017-09-17T12:05:00Z">
              <w:rPr>
                <w:rFonts w:cs="Times New Roman"/>
                <w:noProof/>
                <w:color w:val="000000" w:themeColor="text1"/>
                <w:sz w:val="22"/>
              </w:rPr>
            </w:rPrChange>
          </w:rPr>
          <w:drawing>
            <wp:inline distT="0" distB="0" distL="0" distR="0" wp14:anchorId="7A6F65FF" wp14:editId="3086ABB7">
              <wp:extent cx="5192202" cy="3538360"/>
              <wp:effectExtent l="0" t="0" r="889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jpg"/>
                      <pic:cNvPicPr/>
                    </pic:nvPicPr>
                    <pic:blipFill>
                      <a:blip r:embed="rId21">
                        <a:extLst>
                          <a:ext uri="{28A0092B-C50C-407E-A947-70E740481C1C}">
                            <a14:useLocalDpi xmlns:a14="http://schemas.microsoft.com/office/drawing/2010/main" val="0"/>
                          </a:ext>
                        </a:extLst>
                      </a:blip>
                      <a:stretch>
                        <a:fillRect/>
                      </a:stretch>
                    </pic:blipFill>
                    <pic:spPr>
                      <a:xfrm>
                        <a:off x="0" y="0"/>
                        <a:ext cx="5223518" cy="3559701"/>
                      </a:xfrm>
                      <a:prstGeom prst="rect">
                        <a:avLst/>
                      </a:prstGeom>
                    </pic:spPr>
                  </pic:pic>
                </a:graphicData>
              </a:graphic>
            </wp:inline>
          </w:drawing>
        </w:r>
      </w:ins>
    </w:p>
    <w:p w14:paraId="4E687213" w14:textId="49566D4A" w:rsidR="00811CBB" w:rsidRPr="00A60A57" w:rsidRDefault="00C01C8E">
      <w:pPr>
        <w:spacing w:line="360" w:lineRule="auto"/>
        <w:jc w:val="center"/>
        <w:rPr>
          <w:rFonts w:cs="Times New Roman"/>
          <w:noProof/>
          <w:color w:val="0D0D0D" w:themeColor="text1" w:themeTint="F2"/>
          <w:sz w:val="22"/>
          <w:rPrChange w:id="11513" w:author="tao huang" w:date="2017-09-17T12:05:00Z">
            <w:rPr>
              <w:rFonts w:cs="Times New Roman"/>
              <w:noProof/>
              <w:color w:val="000000" w:themeColor="text1"/>
              <w:szCs w:val="24"/>
            </w:rPr>
          </w:rPrChange>
        </w:rPr>
        <w:pPrChange w:id="11514" w:author="tao huang" w:date="2017-09-16T12:49:00Z">
          <w:pPr>
            <w:jc w:val="center"/>
          </w:pPr>
        </w:pPrChange>
      </w:pPr>
      <w:del w:id="11515" w:author="tao huang" w:date="2017-09-16T17:06:00Z">
        <w:r w:rsidRPr="00A60A57" w:rsidDel="009E7A7A">
          <w:rPr>
            <w:noProof/>
            <w:color w:val="0D0D0D" w:themeColor="text1" w:themeTint="F2"/>
            <w:sz w:val="22"/>
            <w:lang w:eastAsia="en-GB"/>
            <w:rPrChange w:id="11516" w:author="tao huang" w:date="2017-09-17T12:05:00Z">
              <w:rPr>
                <w:noProof/>
                <w:color w:val="000000" w:themeColor="text1"/>
                <w:lang w:eastAsia="en-GB"/>
              </w:rPr>
            </w:rPrChange>
          </w:rPr>
          <w:drawing>
            <wp:inline distT="0" distB="0" distL="0" distR="0" wp14:anchorId="2FA94C78" wp14:editId="13AB8EAC">
              <wp:extent cx="5312462" cy="4013859"/>
              <wp:effectExtent l="0" t="0" r="2540" b="5715"/>
              <wp:docPr id="13" name="Picture 12" descr="Box Plot for improve_mase_ADL_intra_ew">
                <a:extLst xmlns:a="http://schemas.openxmlformats.org/drawingml/2006/main">
                  <a:ext uri="{FF2B5EF4-FFF2-40B4-BE49-F238E27FC236}">
                    <a16:creationId xmlns:a16="http://schemas.microsoft.com/office/drawing/2014/main" id="{D63576FB-4E8D-42D2-909D-2A40B7A9EA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Box Plot for improve_mase_ADL_intra_ew">
                        <a:extLst>
                          <a:ext uri="{FF2B5EF4-FFF2-40B4-BE49-F238E27FC236}">
                            <a16:creationId xmlns:a16="http://schemas.microsoft.com/office/drawing/2014/main" id="{D63576FB-4E8D-42D2-909D-2A40B7A9EA09}"/>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26970" cy="4024821"/>
                      </a:xfrm>
                      <a:prstGeom prst="rect">
                        <a:avLst/>
                      </a:prstGeom>
                      <a:noFill/>
                      <a:extLst/>
                    </pic:spPr>
                  </pic:pic>
                </a:graphicData>
              </a:graphic>
            </wp:inline>
          </w:drawing>
        </w:r>
      </w:del>
    </w:p>
    <w:p w14:paraId="17ED218A" w14:textId="1BE42222" w:rsidR="00A0765B" w:rsidRPr="00A60A57" w:rsidRDefault="00C01C8E">
      <w:pPr>
        <w:spacing w:line="360" w:lineRule="auto"/>
        <w:rPr>
          <w:rFonts w:ascii="Arial" w:hAnsi="Arial" w:cs="Arial"/>
          <w:noProof/>
          <w:color w:val="0D0D0D" w:themeColor="text1" w:themeTint="F2"/>
          <w:sz w:val="22"/>
          <w:rPrChange w:id="11517" w:author="tao huang" w:date="2017-09-17T12:05:00Z">
            <w:rPr>
              <w:rFonts w:ascii="Arial" w:hAnsi="Arial" w:cs="Arial"/>
              <w:noProof/>
              <w:color w:val="000000" w:themeColor="text1"/>
              <w:sz w:val="20"/>
              <w:szCs w:val="20"/>
            </w:rPr>
          </w:rPrChange>
        </w:rPr>
        <w:pPrChange w:id="11518" w:author="tao huang" w:date="2017-09-16T12:49:00Z">
          <w:pPr/>
        </w:pPrChange>
      </w:pPr>
      <w:r w:rsidRPr="00A60A57">
        <w:rPr>
          <w:rFonts w:cs="Times New Roman"/>
          <w:noProof/>
          <w:color w:val="0D0D0D" w:themeColor="text1" w:themeTint="F2"/>
          <w:sz w:val="22"/>
          <w:rPrChange w:id="11519" w:author="tao huang" w:date="2017-09-17T12:05:00Z">
            <w:rPr>
              <w:rFonts w:cs="Times New Roman"/>
              <w:noProof/>
              <w:color w:val="000000" w:themeColor="text1"/>
              <w:szCs w:val="24"/>
            </w:rPr>
          </w:rPrChange>
        </w:rPr>
        <w:t xml:space="preserve"> </w:t>
      </w:r>
      <w:r w:rsidR="0088685B" w:rsidRPr="00A60A57">
        <w:rPr>
          <w:rFonts w:cs="Times New Roman"/>
          <w:noProof/>
          <w:color w:val="0D0D0D" w:themeColor="text1" w:themeTint="F2"/>
          <w:sz w:val="22"/>
          <w:rPrChange w:id="11520" w:author="tao huang" w:date="2017-09-17T12:05:00Z">
            <w:rPr>
              <w:rFonts w:cs="Times New Roman"/>
              <w:noProof/>
              <w:color w:val="000000" w:themeColor="text1"/>
              <w:szCs w:val="24"/>
            </w:rPr>
          </w:rPrChange>
        </w:rPr>
        <w:t xml:space="preserve">Figure </w:t>
      </w:r>
      <w:del w:id="11521" w:author="tao huang" w:date="2017-09-17T11:53:00Z">
        <w:r w:rsidR="0088685B" w:rsidRPr="00A60A57" w:rsidDel="003C5E0B">
          <w:rPr>
            <w:rFonts w:cs="Times New Roman"/>
            <w:noProof/>
            <w:color w:val="0D0D0D" w:themeColor="text1" w:themeTint="F2"/>
            <w:sz w:val="22"/>
            <w:rPrChange w:id="11522" w:author="tao huang" w:date="2017-09-17T12:05:00Z">
              <w:rPr>
                <w:rFonts w:cs="Times New Roman"/>
                <w:noProof/>
                <w:color w:val="000000" w:themeColor="text1"/>
                <w:szCs w:val="24"/>
              </w:rPr>
            </w:rPrChange>
          </w:rPr>
          <w:delText>8b</w:delText>
        </w:r>
      </w:del>
      <w:ins w:id="11523" w:author="tao huang" w:date="2017-09-17T11:53:00Z">
        <w:r w:rsidR="003C5E0B" w:rsidRPr="00A60A57">
          <w:rPr>
            <w:rFonts w:cs="Times New Roman"/>
            <w:noProof/>
            <w:color w:val="0D0D0D" w:themeColor="text1" w:themeTint="F2"/>
            <w:sz w:val="22"/>
            <w:rPrChange w:id="11524" w:author="tao huang" w:date="2017-09-17T12:05:00Z">
              <w:rPr>
                <w:rFonts w:cs="Times New Roman"/>
                <w:noProof/>
                <w:color w:val="000000" w:themeColor="text1"/>
                <w:sz w:val="22"/>
              </w:rPr>
            </w:rPrChange>
          </w:rPr>
          <w:t>4</w:t>
        </w:r>
      </w:ins>
      <w:r w:rsidR="0088685B" w:rsidRPr="00A60A57">
        <w:rPr>
          <w:rFonts w:cs="Times New Roman"/>
          <w:noProof/>
          <w:color w:val="0D0D0D" w:themeColor="text1" w:themeTint="F2"/>
          <w:sz w:val="22"/>
          <w:rPrChange w:id="11525" w:author="tao huang" w:date="2017-09-17T12:05:00Z">
            <w:rPr>
              <w:rFonts w:cs="Times New Roman"/>
              <w:noProof/>
              <w:color w:val="000000" w:themeColor="text1"/>
              <w:szCs w:val="24"/>
            </w:rPr>
          </w:rPrChange>
        </w:rPr>
        <w:t>.</w:t>
      </w:r>
      <w:r w:rsidR="0088685B" w:rsidRPr="00A60A57">
        <w:rPr>
          <w:rFonts w:cs="Times New Roman"/>
          <w:noProof/>
          <w:color w:val="0D0D0D" w:themeColor="text1" w:themeTint="F2"/>
          <w:sz w:val="22"/>
          <w:rPrChange w:id="11526" w:author="tao huang" w:date="2017-09-17T12:05:00Z">
            <w:rPr>
              <w:rFonts w:cs="Times New Roman"/>
              <w:noProof/>
              <w:color w:val="000000" w:themeColor="text1"/>
              <w:szCs w:val="24"/>
            </w:rPr>
          </w:rPrChange>
        </w:rPr>
        <w:tab/>
        <w:t>The ADL-intra-IC model versus the ADL-</w:t>
      </w:r>
      <w:r w:rsidR="0088685B" w:rsidRPr="000A110D">
        <w:rPr>
          <w:rFonts w:cs="Times New Roman"/>
          <w:noProof/>
          <w:color w:val="0D0D0D" w:themeColor="text1" w:themeTint="F2"/>
          <w:sz w:val="22"/>
          <w:rPrChange w:id="11527" w:author="tao huang" w:date="2017-09-17T12:17:00Z">
            <w:rPr>
              <w:rFonts w:cs="Times New Roman"/>
              <w:noProof/>
              <w:color w:val="000000" w:themeColor="text1"/>
              <w:szCs w:val="24"/>
            </w:rPr>
          </w:rPrChange>
        </w:rPr>
        <w:t>intra</w:t>
      </w:r>
      <w:r w:rsidR="0088685B" w:rsidRPr="00A60A57">
        <w:rPr>
          <w:rFonts w:cs="Times New Roman"/>
          <w:noProof/>
          <w:color w:val="0D0D0D" w:themeColor="text1" w:themeTint="F2"/>
          <w:sz w:val="22"/>
          <w:rPrChange w:id="11528" w:author="tao huang" w:date="2017-09-17T12:05:00Z">
            <w:rPr>
              <w:rFonts w:cs="Times New Roman"/>
              <w:noProof/>
              <w:color w:val="000000" w:themeColor="text1"/>
              <w:szCs w:val="24"/>
            </w:rPr>
          </w:rPrChange>
        </w:rPr>
        <w:t xml:space="preserve"> model, for the MASE, for h=</w:t>
      </w:r>
      <w:r w:rsidR="00B41E7A" w:rsidRPr="00A60A57">
        <w:rPr>
          <w:rFonts w:cs="Times New Roman"/>
          <w:noProof/>
          <w:color w:val="0D0D0D" w:themeColor="text1" w:themeTint="F2"/>
          <w:sz w:val="22"/>
          <w:rPrChange w:id="11529" w:author="tao huang" w:date="2017-09-17T12:05:00Z">
            <w:rPr>
              <w:rFonts w:cs="Times New Roman"/>
              <w:noProof/>
              <w:color w:val="000000" w:themeColor="text1"/>
              <w:szCs w:val="24"/>
            </w:rPr>
          </w:rPrChange>
        </w:rPr>
        <w:t>8</w:t>
      </w:r>
    </w:p>
    <w:p w14:paraId="7F2C6E6A" w14:textId="1B886F21" w:rsidR="00A0765B" w:rsidRPr="00A60A57" w:rsidRDefault="00C01C8E">
      <w:pPr>
        <w:spacing w:line="360" w:lineRule="auto"/>
        <w:jc w:val="center"/>
        <w:rPr>
          <w:ins w:id="11530" w:author="tao huang" w:date="2017-09-16T17:06:00Z"/>
          <w:rFonts w:ascii="Arial" w:hAnsi="Arial" w:cs="Arial"/>
          <w:noProof/>
          <w:color w:val="0D0D0D" w:themeColor="text1" w:themeTint="F2"/>
          <w:sz w:val="22"/>
          <w:rPrChange w:id="11531" w:author="tao huang" w:date="2017-09-17T12:05:00Z">
            <w:rPr>
              <w:ins w:id="11532" w:author="tao huang" w:date="2017-09-16T17:06:00Z"/>
              <w:rFonts w:ascii="Arial" w:hAnsi="Arial" w:cs="Arial"/>
              <w:noProof/>
              <w:color w:val="000000" w:themeColor="text1"/>
              <w:sz w:val="22"/>
            </w:rPr>
          </w:rPrChange>
        </w:rPr>
        <w:pPrChange w:id="11533" w:author="tao huang" w:date="2017-09-16T12:49:00Z">
          <w:pPr>
            <w:jc w:val="center"/>
          </w:pPr>
        </w:pPrChange>
      </w:pPr>
      <w:del w:id="11534" w:author="tao huang" w:date="2017-09-16T17:06:00Z">
        <w:r w:rsidRPr="00A60A57" w:rsidDel="009E7A7A">
          <w:rPr>
            <w:noProof/>
            <w:color w:val="0D0D0D" w:themeColor="text1" w:themeTint="F2"/>
            <w:sz w:val="22"/>
            <w:lang w:eastAsia="en-GB"/>
            <w:rPrChange w:id="11535" w:author="tao huang" w:date="2017-09-17T12:05:00Z">
              <w:rPr>
                <w:noProof/>
                <w:color w:val="000000" w:themeColor="text1"/>
                <w:lang w:eastAsia="en-GB"/>
              </w:rPr>
            </w:rPrChange>
          </w:rPr>
          <w:drawing>
            <wp:inline distT="0" distB="0" distL="0" distR="0" wp14:anchorId="24FD6C40" wp14:editId="5BDE3378">
              <wp:extent cx="5296394" cy="4001929"/>
              <wp:effectExtent l="0" t="0" r="0" b="0"/>
              <wp:docPr id="20" name="Picture 17" descr="Box Plot for improve_mase_ADL_intra_ic">
                <a:extLst xmlns:a="http://schemas.openxmlformats.org/drawingml/2006/main">
                  <a:ext uri="{FF2B5EF4-FFF2-40B4-BE49-F238E27FC236}">
                    <a16:creationId xmlns:a16="http://schemas.microsoft.com/office/drawing/2014/main" id="{7C9A00B5-32AF-40E6-9396-B3CD3F9FFB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Box Plot for improve_mase_ADL_intra_ic">
                        <a:extLst>
                          <a:ext uri="{FF2B5EF4-FFF2-40B4-BE49-F238E27FC236}">
                            <a16:creationId xmlns:a16="http://schemas.microsoft.com/office/drawing/2014/main" id="{7C9A00B5-32AF-40E6-9396-B3CD3F9FFB87}"/>
                          </a:ext>
                        </a:extLs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07665" cy="4010445"/>
                      </a:xfrm>
                      <a:prstGeom prst="rect">
                        <a:avLst/>
                      </a:prstGeom>
                      <a:noFill/>
                      <a:extLst/>
                    </pic:spPr>
                  </pic:pic>
                </a:graphicData>
              </a:graphic>
            </wp:inline>
          </w:drawing>
        </w:r>
      </w:del>
    </w:p>
    <w:p w14:paraId="5C1C1203" w14:textId="201E3404" w:rsidR="009E7A7A" w:rsidRPr="00A60A57" w:rsidRDefault="009E7A7A">
      <w:pPr>
        <w:spacing w:line="360" w:lineRule="auto"/>
        <w:jc w:val="center"/>
        <w:rPr>
          <w:ins w:id="11536" w:author="tao huang" w:date="2017-09-16T17:06:00Z"/>
          <w:rFonts w:ascii="Arial" w:hAnsi="Arial" w:cs="Arial"/>
          <w:noProof/>
          <w:color w:val="0D0D0D" w:themeColor="text1" w:themeTint="F2"/>
          <w:sz w:val="22"/>
          <w:rPrChange w:id="11537" w:author="tao huang" w:date="2017-09-17T12:05:00Z">
            <w:rPr>
              <w:ins w:id="11538" w:author="tao huang" w:date="2017-09-16T17:06:00Z"/>
              <w:rFonts w:ascii="Arial" w:hAnsi="Arial" w:cs="Arial"/>
              <w:noProof/>
              <w:color w:val="000000" w:themeColor="text1"/>
              <w:sz w:val="22"/>
            </w:rPr>
          </w:rPrChange>
        </w:rPr>
        <w:pPrChange w:id="11539" w:author="tao huang" w:date="2017-09-16T12:49:00Z">
          <w:pPr>
            <w:jc w:val="center"/>
          </w:pPr>
        </w:pPrChange>
      </w:pPr>
      <w:ins w:id="11540" w:author="tao huang" w:date="2017-09-16T17:06:00Z">
        <w:r w:rsidRPr="00A60A57">
          <w:rPr>
            <w:rFonts w:ascii="Arial" w:hAnsi="Arial" w:cs="Arial"/>
            <w:noProof/>
            <w:color w:val="0D0D0D" w:themeColor="text1" w:themeTint="F2"/>
            <w:sz w:val="22"/>
            <w:rPrChange w:id="11541" w:author="tao huang" w:date="2017-09-17T12:05:00Z">
              <w:rPr>
                <w:rFonts w:ascii="Arial" w:hAnsi="Arial" w:cs="Arial"/>
                <w:noProof/>
                <w:color w:val="000000" w:themeColor="text1"/>
                <w:sz w:val="22"/>
              </w:rPr>
            </w:rPrChange>
          </w:rPr>
          <w:lastRenderedPageBreak/>
          <w:drawing>
            <wp:inline distT="0" distB="0" distL="0" distR="0" wp14:anchorId="41BE3D11" wp14:editId="7502F280">
              <wp:extent cx="5029200" cy="34189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jpg"/>
                      <pic:cNvPicPr/>
                    </pic:nvPicPr>
                    <pic:blipFill>
                      <a:blip r:embed="rId24">
                        <a:extLst>
                          <a:ext uri="{28A0092B-C50C-407E-A947-70E740481C1C}">
                            <a14:useLocalDpi xmlns:a14="http://schemas.microsoft.com/office/drawing/2010/main" val="0"/>
                          </a:ext>
                        </a:extLst>
                      </a:blip>
                      <a:stretch>
                        <a:fillRect/>
                      </a:stretch>
                    </pic:blipFill>
                    <pic:spPr>
                      <a:xfrm>
                        <a:off x="0" y="0"/>
                        <a:ext cx="5047939" cy="3431659"/>
                      </a:xfrm>
                      <a:prstGeom prst="rect">
                        <a:avLst/>
                      </a:prstGeom>
                    </pic:spPr>
                  </pic:pic>
                </a:graphicData>
              </a:graphic>
            </wp:inline>
          </w:drawing>
        </w:r>
      </w:ins>
    </w:p>
    <w:p w14:paraId="7D43F666" w14:textId="55677651" w:rsidR="009E7A7A" w:rsidRPr="00A60A57" w:rsidDel="009E7A7A" w:rsidRDefault="009E7A7A">
      <w:pPr>
        <w:spacing w:line="360" w:lineRule="auto"/>
        <w:jc w:val="center"/>
        <w:rPr>
          <w:del w:id="11542" w:author="tao huang" w:date="2017-09-16T17:08:00Z"/>
          <w:rFonts w:ascii="Arial" w:hAnsi="Arial" w:cs="Arial"/>
          <w:noProof/>
          <w:color w:val="0D0D0D" w:themeColor="text1" w:themeTint="F2"/>
          <w:sz w:val="22"/>
          <w:rPrChange w:id="11543" w:author="tao huang" w:date="2017-09-17T12:05:00Z">
            <w:rPr>
              <w:del w:id="11544" w:author="tao huang" w:date="2017-09-16T17:08:00Z"/>
              <w:rFonts w:ascii="Arial" w:hAnsi="Arial" w:cs="Arial"/>
              <w:noProof/>
              <w:color w:val="000000" w:themeColor="text1"/>
              <w:sz w:val="20"/>
              <w:szCs w:val="20"/>
            </w:rPr>
          </w:rPrChange>
        </w:rPr>
        <w:pPrChange w:id="11545" w:author="tao huang" w:date="2017-09-16T12:49:00Z">
          <w:pPr>
            <w:jc w:val="center"/>
          </w:pPr>
        </w:pPrChange>
      </w:pPr>
    </w:p>
    <w:p w14:paraId="6694DD0E" w14:textId="2AF48065" w:rsidR="00C01C8E" w:rsidRPr="00A60A57" w:rsidRDefault="00C01C8E">
      <w:pPr>
        <w:spacing w:line="360" w:lineRule="auto"/>
        <w:jc w:val="center"/>
        <w:rPr>
          <w:rFonts w:ascii="Arial" w:hAnsi="Arial" w:cs="Arial"/>
          <w:noProof/>
          <w:color w:val="0D0D0D" w:themeColor="text1" w:themeTint="F2"/>
          <w:sz w:val="22"/>
          <w:rPrChange w:id="11546" w:author="tao huang" w:date="2017-09-17T12:05:00Z">
            <w:rPr>
              <w:rFonts w:ascii="Arial" w:hAnsi="Arial" w:cs="Arial"/>
              <w:noProof/>
              <w:color w:val="000000" w:themeColor="text1"/>
              <w:sz w:val="20"/>
              <w:szCs w:val="20"/>
            </w:rPr>
          </w:rPrChange>
        </w:rPr>
        <w:pPrChange w:id="11547" w:author="tao huang" w:date="2017-09-16T12:49:00Z">
          <w:pPr>
            <w:jc w:val="center"/>
          </w:pPr>
        </w:pPrChange>
      </w:pPr>
      <w:del w:id="11548" w:author="tao huang" w:date="2017-09-16T17:08:00Z">
        <w:r w:rsidRPr="00A60A57" w:rsidDel="009E7A7A">
          <w:rPr>
            <w:noProof/>
            <w:color w:val="0D0D0D" w:themeColor="text1" w:themeTint="F2"/>
            <w:sz w:val="22"/>
            <w:lang w:eastAsia="en-GB"/>
            <w:rPrChange w:id="11549" w:author="tao huang" w:date="2017-09-17T12:05:00Z">
              <w:rPr>
                <w:noProof/>
                <w:color w:val="000000" w:themeColor="text1"/>
                <w:lang w:eastAsia="en-GB"/>
              </w:rPr>
            </w:rPrChange>
          </w:rPr>
          <w:drawing>
            <wp:inline distT="0" distB="0" distL="0" distR="0" wp14:anchorId="7ADEE920" wp14:editId="030E6892">
              <wp:extent cx="5275582" cy="3986202"/>
              <wp:effectExtent l="0" t="0" r="1270" b="0"/>
              <wp:docPr id="21" name="Picture 18" descr="Box Plot for improve_mase_ADL_intra_ic">
                <a:extLst xmlns:a="http://schemas.openxmlformats.org/drawingml/2006/main">
                  <a:ext uri="{FF2B5EF4-FFF2-40B4-BE49-F238E27FC236}">
                    <a16:creationId xmlns:a16="http://schemas.microsoft.com/office/drawing/2014/main" id="{BB240E47-D809-45DD-B94E-0D44F78A04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Box Plot for improve_mase_ADL_intra_ic">
                        <a:extLst>
                          <a:ext uri="{FF2B5EF4-FFF2-40B4-BE49-F238E27FC236}">
                            <a16:creationId xmlns:a16="http://schemas.microsoft.com/office/drawing/2014/main" id="{BB240E47-D809-45DD-B94E-0D44F78A0423}"/>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01331" cy="4005657"/>
                      </a:xfrm>
                      <a:prstGeom prst="rect">
                        <a:avLst/>
                      </a:prstGeom>
                      <a:noFill/>
                      <a:extLst/>
                    </pic:spPr>
                  </pic:pic>
                </a:graphicData>
              </a:graphic>
            </wp:inline>
          </w:drawing>
        </w:r>
      </w:del>
      <w:ins w:id="11550" w:author="tao huang" w:date="2017-09-16T17:08:00Z">
        <w:r w:rsidR="009E7A7A" w:rsidRPr="00A60A57">
          <w:rPr>
            <w:rFonts w:ascii="Arial" w:hAnsi="Arial" w:cs="Arial"/>
            <w:noProof/>
            <w:color w:val="0D0D0D" w:themeColor="text1" w:themeTint="F2"/>
            <w:sz w:val="22"/>
            <w:rPrChange w:id="11551" w:author="tao huang" w:date="2017-09-17T12:05:00Z">
              <w:rPr>
                <w:rFonts w:ascii="Arial" w:hAnsi="Arial" w:cs="Arial"/>
                <w:noProof/>
                <w:color w:val="000000" w:themeColor="text1"/>
                <w:sz w:val="22"/>
              </w:rPr>
            </w:rPrChange>
          </w:rPr>
          <w:drawing>
            <wp:inline distT="0" distB="0" distL="0" distR="0" wp14:anchorId="00EE60D0" wp14:editId="31360E60">
              <wp:extent cx="5295900" cy="356560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4.jpg"/>
                      <pic:cNvPicPr/>
                    </pic:nvPicPr>
                    <pic:blipFill>
                      <a:blip r:embed="rId26">
                        <a:extLst>
                          <a:ext uri="{28A0092B-C50C-407E-A947-70E740481C1C}">
                            <a14:useLocalDpi xmlns:a14="http://schemas.microsoft.com/office/drawing/2010/main" val="0"/>
                          </a:ext>
                        </a:extLst>
                      </a:blip>
                      <a:stretch>
                        <a:fillRect/>
                      </a:stretch>
                    </pic:blipFill>
                    <pic:spPr>
                      <a:xfrm>
                        <a:off x="0" y="0"/>
                        <a:ext cx="5307998" cy="3573754"/>
                      </a:xfrm>
                      <a:prstGeom prst="rect">
                        <a:avLst/>
                      </a:prstGeom>
                    </pic:spPr>
                  </pic:pic>
                </a:graphicData>
              </a:graphic>
            </wp:inline>
          </w:drawing>
        </w:r>
      </w:ins>
    </w:p>
    <w:p w14:paraId="77F1485C" w14:textId="2F04E1A5" w:rsidR="00C01C8E" w:rsidRPr="00A60A57" w:rsidDel="005E7776" w:rsidRDefault="00C01C8E">
      <w:pPr>
        <w:spacing w:line="360" w:lineRule="auto"/>
        <w:rPr>
          <w:del w:id="11552" w:author="tao huang" w:date="2017-09-16T12:50:00Z"/>
          <w:rFonts w:ascii="Arial" w:hAnsi="Arial" w:cs="Arial"/>
          <w:noProof/>
          <w:color w:val="0D0D0D" w:themeColor="text1" w:themeTint="F2"/>
          <w:sz w:val="22"/>
          <w:rPrChange w:id="11553" w:author="tao huang" w:date="2017-09-17T12:05:00Z">
            <w:rPr>
              <w:del w:id="11554" w:author="tao huang" w:date="2017-09-16T12:50:00Z"/>
              <w:rFonts w:ascii="Arial" w:hAnsi="Arial" w:cs="Arial"/>
              <w:noProof/>
              <w:color w:val="000000" w:themeColor="text1"/>
              <w:sz w:val="20"/>
              <w:szCs w:val="20"/>
            </w:rPr>
          </w:rPrChange>
        </w:rPr>
        <w:pPrChange w:id="11555" w:author="tao huang" w:date="2017-09-16T12:49:00Z">
          <w:pPr/>
        </w:pPrChange>
      </w:pPr>
    </w:p>
    <w:p w14:paraId="7E71EF4C" w14:textId="45502937" w:rsidR="00A663C7" w:rsidRPr="00A60A57" w:rsidDel="005E7776" w:rsidRDefault="00A663C7">
      <w:pPr>
        <w:spacing w:line="360" w:lineRule="auto"/>
        <w:rPr>
          <w:del w:id="11556" w:author="tao huang" w:date="2017-09-16T12:50:00Z"/>
          <w:rFonts w:ascii="Arial" w:hAnsi="Arial" w:cs="Arial"/>
          <w:noProof/>
          <w:color w:val="0D0D0D" w:themeColor="text1" w:themeTint="F2"/>
          <w:sz w:val="22"/>
          <w:rPrChange w:id="11557" w:author="tao huang" w:date="2017-09-17T12:05:00Z">
            <w:rPr>
              <w:del w:id="11558" w:author="tao huang" w:date="2017-09-16T12:50:00Z"/>
              <w:rFonts w:ascii="Arial" w:hAnsi="Arial" w:cs="Arial"/>
              <w:noProof/>
              <w:color w:val="000000" w:themeColor="text1"/>
              <w:sz w:val="20"/>
              <w:szCs w:val="20"/>
            </w:rPr>
          </w:rPrChange>
        </w:rPr>
        <w:pPrChange w:id="11559" w:author="tao huang" w:date="2017-09-16T12:49:00Z">
          <w:pPr/>
        </w:pPrChange>
      </w:pPr>
    </w:p>
    <w:p w14:paraId="73F63CCE" w14:textId="47C23E89" w:rsidR="00A663C7" w:rsidRPr="00A60A57" w:rsidRDefault="00A663C7">
      <w:pPr>
        <w:spacing w:line="360" w:lineRule="auto"/>
        <w:rPr>
          <w:rFonts w:cs="Times New Roman"/>
          <w:color w:val="0D0D0D" w:themeColor="text1" w:themeTint="F2"/>
          <w:sz w:val="22"/>
          <w:rPrChange w:id="11560" w:author="tao huang" w:date="2017-09-17T12:05:00Z">
            <w:rPr>
              <w:rFonts w:ascii="Arial" w:hAnsi="Arial" w:cs="Arial"/>
              <w:noProof/>
              <w:color w:val="000000" w:themeColor="text1"/>
              <w:sz w:val="20"/>
              <w:szCs w:val="20"/>
            </w:rPr>
          </w:rPrChange>
        </w:rPr>
      </w:pPr>
      <w:del w:id="11561" w:author="黄韬" w:date="2017-09-11T16:41:00Z">
        <w:r w:rsidRPr="00A60A57" w:rsidDel="001E7B2C">
          <w:rPr>
            <w:rFonts w:cs="Times New Roman"/>
            <w:color w:val="0D0D0D" w:themeColor="text1" w:themeTint="F2"/>
            <w:sz w:val="22"/>
            <w:rPrChange w:id="11562" w:author="tao huang" w:date="2017-09-17T12:05:00Z">
              <w:rPr>
                <w:rFonts w:cs="Times New Roman"/>
                <w:color w:val="000000" w:themeColor="text1"/>
                <w:szCs w:val="24"/>
              </w:rPr>
            </w:rPrChange>
          </w:rPr>
          <w:delText>The distinctive performance of t</w:delText>
        </w:r>
      </w:del>
      <w:ins w:id="11563" w:author="黄韬" w:date="2017-09-11T16:41:00Z">
        <w:r w:rsidR="001E7B2C" w:rsidRPr="00A60A57">
          <w:rPr>
            <w:rFonts w:cs="Times New Roman"/>
            <w:color w:val="0D0D0D" w:themeColor="text1" w:themeTint="F2"/>
            <w:sz w:val="22"/>
            <w:rPrChange w:id="11564" w:author="tao huang" w:date="2017-09-17T12:05:00Z">
              <w:rPr>
                <w:rFonts w:cs="Times New Roman"/>
                <w:color w:val="000000" w:themeColor="text1"/>
                <w:szCs w:val="24"/>
              </w:rPr>
            </w:rPrChange>
          </w:rPr>
          <w:t>T</w:t>
        </w:r>
      </w:ins>
      <w:r w:rsidRPr="00A60A57">
        <w:rPr>
          <w:rFonts w:cs="Times New Roman"/>
          <w:color w:val="0D0D0D" w:themeColor="text1" w:themeTint="F2"/>
          <w:sz w:val="22"/>
          <w:rPrChange w:id="11565" w:author="tao huang" w:date="2017-09-17T12:05:00Z">
            <w:rPr>
              <w:rFonts w:cs="Times New Roman"/>
              <w:color w:val="000000" w:themeColor="text1"/>
              <w:szCs w:val="24"/>
            </w:rPr>
          </w:rPrChange>
        </w:rPr>
        <w:t xml:space="preserve">he ADL-intra-IC model </w:t>
      </w:r>
      <w:ins w:id="11566" w:author="黄韬" w:date="2017-09-11T16:41:00Z">
        <w:r w:rsidR="001E7B2C" w:rsidRPr="00A60A57">
          <w:rPr>
            <w:rFonts w:cs="Times New Roman"/>
            <w:color w:val="0D0D0D" w:themeColor="text1" w:themeTint="F2"/>
            <w:sz w:val="22"/>
            <w:rPrChange w:id="11567" w:author="tao huang" w:date="2017-09-17T12:05:00Z">
              <w:rPr>
                <w:rFonts w:cs="Times New Roman"/>
                <w:color w:val="000000" w:themeColor="text1"/>
                <w:szCs w:val="24"/>
              </w:rPr>
            </w:rPrChange>
          </w:rPr>
          <w:t>ha</w:t>
        </w:r>
      </w:ins>
      <w:ins w:id="11568" w:author="tao huang" w:date="2017-09-16T17:09:00Z">
        <w:r w:rsidR="00D4357F" w:rsidRPr="00A60A57">
          <w:rPr>
            <w:rFonts w:cs="Times New Roman"/>
            <w:color w:val="0D0D0D" w:themeColor="text1" w:themeTint="F2"/>
            <w:sz w:val="22"/>
            <w:rPrChange w:id="11569" w:author="tao huang" w:date="2017-09-17T12:05:00Z">
              <w:rPr>
                <w:rFonts w:cs="Times New Roman"/>
                <w:color w:val="000000" w:themeColor="text1"/>
                <w:sz w:val="22"/>
              </w:rPr>
            </w:rPrChange>
          </w:rPr>
          <w:t>s</w:t>
        </w:r>
      </w:ins>
      <w:ins w:id="11570" w:author="黄韬" w:date="2017-09-11T16:41:00Z">
        <w:del w:id="11571" w:author="tao huang" w:date="2017-09-16T17:09:00Z">
          <w:r w:rsidR="001E7B2C" w:rsidRPr="00A60A57" w:rsidDel="00D4357F">
            <w:rPr>
              <w:rFonts w:cs="Times New Roman"/>
              <w:color w:val="0D0D0D" w:themeColor="text1" w:themeTint="F2"/>
              <w:sz w:val="22"/>
              <w:rPrChange w:id="11572" w:author="tao huang" w:date="2017-09-17T12:05:00Z">
                <w:rPr>
                  <w:rFonts w:cs="Times New Roman"/>
                  <w:color w:val="000000" w:themeColor="text1"/>
                  <w:szCs w:val="24"/>
                </w:rPr>
              </w:rPrChange>
            </w:rPr>
            <w:delText>ve</w:delText>
          </w:r>
        </w:del>
        <w:r w:rsidR="001E7B2C" w:rsidRPr="00A60A57">
          <w:rPr>
            <w:rFonts w:cs="Times New Roman"/>
            <w:color w:val="0D0D0D" w:themeColor="text1" w:themeTint="F2"/>
            <w:sz w:val="22"/>
            <w:rPrChange w:id="11573" w:author="tao huang" w:date="2017-09-17T12:05:00Z">
              <w:rPr>
                <w:rFonts w:cs="Times New Roman"/>
                <w:color w:val="000000" w:themeColor="text1"/>
                <w:szCs w:val="24"/>
              </w:rPr>
            </w:rPrChange>
          </w:rPr>
          <w:t xml:space="preserve"> the best forecasting performance </w:t>
        </w:r>
        <w:del w:id="11574" w:author="tao huang" w:date="2017-09-16T17:10:00Z">
          <w:r w:rsidR="001E7B2C" w:rsidRPr="00A60A57" w:rsidDel="00D4357F">
            <w:rPr>
              <w:rFonts w:cs="Times New Roman"/>
              <w:color w:val="0D0D0D" w:themeColor="text1" w:themeTint="F2"/>
              <w:sz w:val="22"/>
              <w:rPrChange w:id="11575" w:author="tao huang" w:date="2017-09-17T12:05:00Z">
                <w:rPr>
                  <w:rFonts w:cs="Times New Roman"/>
                  <w:color w:val="000000" w:themeColor="text1"/>
                  <w:szCs w:val="24"/>
                </w:rPr>
              </w:rPrChange>
            </w:rPr>
            <w:delText>in</w:delText>
          </w:r>
        </w:del>
      </w:ins>
      <w:ins w:id="11576" w:author="tao huang" w:date="2017-09-16T17:10:00Z">
        <w:r w:rsidR="00D4357F" w:rsidRPr="00A60A57">
          <w:rPr>
            <w:rFonts w:cs="Times New Roman"/>
            <w:color w:val="0D0D0D" w:themeColor="text1" w:themeTint="F2"/>
            <w:sz w:val="22"/>
            <w:rPrChange w:id="11577" w:author="tao huang" w:date="2017-09-17T12:05:00Z">
              <w:rPr>
                <w:rFonts w:cs="Times New Roman"/>
                <w:color w:val="000000" w:themeColor="text1"/>
                <w:sz w:val="22"/>
              </w:rPr>
            </w:rPrChange>
          </w:rPr>
          <w:t>for</w:t>
        </w:r>
      </w:ins>
      <w:ins w:id="11578" w:author="黄韬" w:date="2017-09-11T16:41:00Z">
        <w:r w:rsidR="001E7B2C" w:rsidRPr="00A60A57">
          <w:rPr>
            <w:rFonts w:cs="Times New Roman"/>
            <w:color w:val="0D0D0D" w:themeColor="text1" w:themeTint="F2"/>
            <w:sz w:val="22"/>
            <w:rPrChange w:id="11579" w:author="tao huang" w:date="2017-09-17T12:05:00Z">
              <w:rPr>
                <w:rFonts w:cs="Times New Roman"/>
                <w:color w:val="000000" w:themeColor="text1"/>
                <w:szCs w:val="24"/>
              </w:rPr>
            </w:rPrChange>
          </w:rPr>
          <w:t xml:space="preserve"> the non-promoted period </w:t>
        </w:r>
      </w:ins>
      <w:ins w:id="11580" w:author="tao huang" w:date="2017-09-16T17:10:00Z">
        <w:r w:rsidR="00D4357F" w:rsidRPr="00A60A57">
          <w:rPr>
            <w:rFonts w:cs="Times New Roman"/>
            <w:color w:val="0D0D0D" w:themeColor="text1" w:themeTint="F2"/>
            <w:sz w:val="22"/>
            <w:rPrChange w:id="11581" w:author="tao huang" w:date="2017-09-17T12:05:00Z">
              <w:rPr>
                <w:rFonts w:cs="Times New Roman"/>
                <w:color w:val="000000" w:themeColor="text1"/>
                <w:sz w:val="22"/>
              </w:rPr>
            </w:rPrChange>
          </w:rPr>
          <w:t>but only moderate perfo</w:t>
        </w:r>
        <w:r w:rsidR="00CF0E99" w:rsidRPr="00A60A57">
          <w:rPr>
            <w:rFonts w:cs="Times New Roman"/>
            <w:color w:val="0D0D0D" w:themeColor="text1" w:themeTint="F2"/>
            <w:sz w:val="22"/>
            <w:rPrChange w:id="11582" w:author="tao huang" w:date="2017-09-17T12:05:00Z">
              <w:rPr>
                <w:rFonts w:cs="Times New Roman"/>
                <w:color w:val="385623" w:themeColor="accent6" w:themeShade="80"/>
                <w:sz w:val="22"/>
              </w:rPr>
            </w:rPrChange>
          </w:rPr>
          <w:t>rmance for the promoted period</w:t>
        </w:r>
      </w:ins>
      <w:ins w:id="11583" w:author="tao huang" w:date="2017-09-17T10:53:00Z">
        <w:r w:rsidR="00CF0E99" w:rsidRPr="00A60A57">
          <w:rPr>
            <w:rFonts w:cs="Times New Roman"/>
            <w:color w:val="0D0D0D" w:themeColor="text1" w:themeTint="F2"/>
            <w:sz w:val="22"/>
            <w:rPrChange w:id="11584" w:author="tao huang" w:date="2017-09-17T12:05:00Z">
              <w:rPr>
                <w:rFonts w:cs="Times New Roman"/>
                <w:color w:val="385623" w:themeColor="accent6" w:themeShade="80"/>
                <w:sz w:val="22"/>
              </w:rPr>
            </w:rPrChange>
          </w:rPr>
          <w:t xml:space="preserve">. </w:t>
        </w:r>
      </w:ins>
      <w:ins w:id="11585" w:author="tao huang" w:date="2017-09-17T10:54:00Z">
        <w:r w:rsidR="00CF0E99" w:rsidRPr="00A60A57">
          <w:rPr>
            <w:rFonts w:cs="Times New Roman"/>
            <w:color w:val="0D0D0D" w:themeColor="text1" w:themeTint="F2"/>
            <w:sz w:val="22"/>
            <w:rPrChange w:id="11586" w:author="tao huang" w:date="2017-09-17T12:05:00Z">
              <w:rPr>
                <w:rFonts w:cs="Times New Roman"/>
                <w:color w:val="385623" w:themeColor="accent6" w:themeShade="80"/>
                <w:sz w:val="22"/>
              </w:rPr>
            </w:rPrChange>
          </w:rPr>
          <w:t>A possible explanation is that</w:t>
        </w:r>
      </w:ins>
      <w:ins w:id="11587" w:author="tao huang" w:date="2017-09-16T17:10:00Z">
        <w:r w:rsidR="00D4357F" w:rsidRPr="00A60A57">
          <w:rPr>
            <w:rFonts w:cs="Times New Roman"/>
            <w:color w:val="0D0D0D" w:themeColor="text1" w:themeTint="F2"/>
            <w:sz w:val="22"/>
            <w:rPrChange w:id="11588" w:author="tao huang" w:date="2017-09-17T12:05:00Z">
              <w:rPr>
                <w:rFonts w:cs="Times New Roman"/>
                <w:color w:val="000000" w:themeColor="text1"/>
                <w:sz w:val="22"/>
              </w:rPr>
            </w:rPrChange>
          </w:rPr>
          <w:t xml:space="preserve"> the estimated bias used </w:t>
        </w:r>
      </w:ins>
      <w:ins w:id="11589" w:author="tao huang" w:date="2017-09-16T17:11:00Z">
        <w:r w:rsidR="00D4357F" w:rsidRPr="00A60A57">
          <w:rPr>
            <w:rFonts w:cs="Times New Roman"/>
            <w:color w:val="0D0D0D" w:themeColor="text1" w:themeTint="F2"/>
            <w:sz w:val="22"/>
            <w:rPrChange w:id="11590" w:author="tao huang" w:date="2017-09-17T12:05:00Z">
              <w:rPr>
                <w:rFonts w:cs="Times New Roman"/>
                <w:color w:val="000000" w:themeColor="text1"/>
                <w:sz w:val="22"/>
              </w:rPr>
            </w:rPrChange>
          </w:rPr>
          <w:t xml:space="preserve">for the </w:t>
        </w:r>
      </w:ins>
      <w:ins w:id="11591" w:author="tao huang" w:date="2017-09-16T17:10:00Z">
        <w:r w:rsidR="00D4357F" w:rsidRPr="00A60A57">
          <w:rPr>
            <w:rFonts w:cs="Times New Roman"/>
            <w:color w:val="0D0D0D" w:themeColor="text1" w:themeTint="F2"/>
            <w:sz w:val="22"/>
            <w:rPrChange w:id="11592" w:author="tao huang" w:date="2017-09-17T12:05:00Z">
              <w:rPr>
                <w:rFonts w:cs="Times New Roman"/>
                <w:color w:val="000000" w:themeColor="text1"/>
                <w:sz w:val="22"/>
              </w:rPr>
            </w:rPrChange>
          </w:rPr>
          <w:t xml:space="preserve">correction </w:t>
        </w:r>
      </w:ins>
      <w:ins w:id="11593" w:author="tao huang" w:date="2017-09-16T17:11:00Z">
        <w:r w:rsidR="00D4357F" w:rsidRPr="00A60A57">
          <w:rPr>
            <w:rFonts w:cs="Times New Roman"/>
            <w:color w:val="0D0D0D" w:themeColor="text1" w:themeTint="F2"/>
            <w:sz w:val="22"/>
            <w:rPrChange w:id="11594" w:author="tao huang" w:date="2017-09-17T12:05:00Z">
              <w:rPr>
                <w:rFonts w:cs="Times New Roman"/>
                <w:color w:val="000000" w:themeColor="text1"/>
                <w:sz w:val="22"/>
              </w:rPr>
            </w:rPrChange>
          </w:rPr>
          <w:t>gets</w:t>
        </w:r>
      </w:ins>
      <w:ins w:id="11595" w:author="tao huang" w:date="2017-09-16T17:10:00Z">
        <w:r w:rsidR="00D4357F" w:rsidRPr="00A60A57">
          <w:rPr>
            <w:rFonts w:cs="Times New Roman"/>
            <w:color w:val="0D0D0D" w:themeColor="text1" w:themeTint="F2"/>
            <w:sz w:val="22"/>
            <w:rPrChange w:id="11596" w:author="tao huang" w:date="2017-09-17T12:05:00Z">
              <w:rPr>
                <w:rFonts w:cs="Times New Roman"/>
                <w:color w:val="000000" w:themeColor="text1"/>
                <w:sz w:val="22"/>
              </w:rPr>
            </w:rPrChange>
          </w:rPr>
          <w:t xml:space="preserve"> submerged by high variations in the </w:t>
        </w:r>
      </w:ins>
      <w:ins w:id="11597" w:author="tao huang" w:date="2017-09-16T17:11:00Z">
        <w:r w:rsidR="00D4357F" w:rsidRPr="00A60A57">
          <w:rPr>
            <w:rFonts w:cs="Times New Roman"/>
            <w:color w:val="0D0D0D" w:themeColor="text1" w:themeTint="F2"/>
            <w:sz w:val="22"/>
            <w:rPrChange w:id="11598" w:author="tao huang" w:date="2017-09-17T12:05:00Z">
              <w:rPr>
                <w:rFonts w:cs="Times New Roman"/>
                <w:color w:val="000000" w:themeColor="text1"/>
                <w:sz w:val="22"/>
              </w:rPr>
            </w:rPrChange>
          </w:rPr>
          <w:t>high product sales</w:t>
        </w:r>
      </w:ins>
      <w:ins w:id="11599" w:author="tao huang" w:date="2017-09-16T17:10:00Z">
        <w:r w:rsidR="00D4357F" w:rsidRPr="00A60A57">
          <w:rPr>
            <w:rFonts w:cs="Times New Roman"/>
            <w:color w:val="0D0D0D" w:themeColor="text1" w:themeTint="F2"/>
            <w:sz w:val="22"/>
            <w:rPrChange w:id="11600" w:author="tao huang" w:date="2017-09-17T12:05:00Z">
              <w:rPr>
                <w:rFonts w:cs="Times New Roman"/>
                <w:color w:val="000000" w:themeColor="text1"/>
                <w:sz w:val="22"/>
              </w:rPr>
            </w:rPrChange>
          </w:rPr>
          <w:t>.</w:t>
        </w:r>
      </w:ins>
      <w:ins w:id="11601" w:author="tao huang" w:date="2017-09-16T17:11:00Z">
        <w:r w:rsidR="00D4357F" w:rsidRPr="00A60A57">
          <w:rPr>
            <w:rFonts w:cs="Times New Roman"/>
            <w:color w:val="0D0D0D" w:themeColor="text1" w:themeTint="F2"/>
            <w:sz w:val="22"/>
            <w:rPrChange w:id="11602" w:author="tao huang" w:date="2017-09-17T12:05:00Z">
              <w:rPr>
                <w:rFonts w:cs="Times New Roman"/>
                <w:color w:val="000000" w:themeColor="text1"/>
                <w:sz w:val="22"/>
              </w:rPr>
            </w:rPrChange>
          </w:rPr>
          <w:t xml:space="preserve"> </w:t>
        </w:r>
      </w:ins>
      <w:ins w:id="11603" w:author="黄韬" w:date="2017-09-11T16:41:00Z">
        <w:del w:id="11604" w:author="tao huang" w:date="2017-09-16T17:11:00Z">
          <w:r w:rsidR="001E7B2C" w:rsidRPr="00A60A57" w:rsidDel="00D4357F">
            <w:rPr>
              <w:rFonts w:cs="Times New Roman"/>
              <w:color w:val="0D0D0D" w:themeColor="text1" w:themeTint="F2"/>
              <w:sz w:val="22"/>
              <w:rPrChange w:id="11605" w:author="tao huang" w:date="2017-09-17T12:05:00Z">
                <w:rPr>
                  <w:rFonts w:cs="Times New Roman"/>
                  <w:color w:val="000000" w:themeColor="text1"/>
                  <w:szCs w:val="24"/>
                </w:rPr>
              </w:rPrChange>
            </w:rPr>
            <w:delText xml:space="preserve">and </w:delText>
          </w:r>
        </w:del>
      </w:ins>
      <w:del w:id="11606" w:author="tao huang" w:date="2017-09-17T10:56:00Z">
        <w:r w:rsidRPr="00A60A57" w:rsidDel="00CF0E99">
          <w:rPr>
            <w:rFonts w:cs="Times New Roman"/>
            <w:color w:val="0D0D0D" w:themeColor="text1" w:themeTint="F2"/>
            <w:sz w:val="22"/>
            <w:rPrChange w:id="11607" w:author="tao huang" w:date="2017-09-17T12:05:00Z">
              <w:rPr>
                <w:rFonts w:cs="Times New Roman"/>
                <w:color w:val="000000" w:themeColor="text1"/>
                <w:szCs w:val="24"/>
              </w:rPr>
            </w:rPrChange>
          </w:rPr>
          <w:delText xml:space="preserve">and the ADL-intra-EWC model </w:delText>
        </w:r>
      </w:del>
      <w:ins w:id="11608" w:author="黄韬" w:date="2017-09-11T16:41:00Z">
        <w:del w:id="11609" w:author="tao huang" w:date="2017-09-17T10:56:00Z">
          <w:r w:rsidR="001E7B2C" w:rsidRPr="00A60A57" w:rsidDel="00CF0E99">
            <w:rPr>
              <w:rFonts w:cs="Times New Roman"/>
              <w:color w:val="0D0D0D" w:themeColor="text1" w:themeTint="F2"/>
              <w:sz w:val="22"/>
              <w:rPrChange w:id="11610" w:author="tao huang" w:date="2017-09-17T12:05:00Z">
                <w:rPr>
                  <w:rFonts w:cs="Times New Roman"/>
                  <w:color w:val="000000" w:themeColor="text1"/>
                  <w:szCs w:val="24"/>
                </w:rPr>
              </w:rPrChange>
            </w:rPr>
            <w:delText xml:space="preserve">has </w:delText>
          </w:r>
        </w:del>
        <w:del w:id="11611" w:author="tao huang" w:date="2017-09-16T17:11:00Z">
          <w:r w:rsidR="001E7B2C" w:rsidRPr="00A60A57" w:rsidDel="00D4357F">
            <w:rPr>
              <w:rFonts w:cs="Times New Roman"/>
              <w:color w:val="0D0D0D" w:themeColor="text1" w:themeTint="F2"/>
              <w:sz w:val="22"/>
              <w:rPrChange w:id="11612" w:author="tao huang" w:date="2017-09-17T12:05:00Z">
                <w:rPr>
                  <w:rFonts w:cs="Times New Roman"/>
                  <w:color w:val="000000" w:themeColor="text1"/>
                  <w:szCs w:val="24"/>
                </w:rPr>
              </w:rPrChange>
            </w:rPr>
            <w:delText xml:space="preserve">the </w:delText>
          </w:r>
        </w:del>
      </w:ins>
      <w:ins w:id="11613" w:author="黄韬" w:date="2017-09-11T16:42:00Z">
        <w:del w:id="11614" w:author="tao huang" w:date="2017-09-16T17:11:00Z">
          <w:r w:rsidR="001E7B2C" w:rsidRPr="00A60A57" w:rsidDel="00D4357F">
            <w:rPr>
              <w:rFonts w:cs="Times New Roman"/>
              <w:color w:val="0D0D0D" w:themeColor="text1" w:themeTint="F2"/>
              <w:sz w:val="22"/>
              <w:rPrChange w:id="11615" w:author="tao huang" w:date="2017-09-17T12:05:00Z">
                <w:rPr>
                  <w:rFonts w:cs="Times New Roman"/>
                  <w:color w:val="000000" w:themeColor="text1"/>
                  <w:szCs w:val="24"/>
                </w:rPr>
              </w:rPrChange>
            </w:rPr>
            <w:delText xml:space="preserve">best forecasting </w:delText>
          </w:r>
        </w:del>
        <w:del w:id="11616" w:author="tao huang" w:date="2017-09-17T10:56:00Z">
          <w:r w:rsidR="001E7B2C" w:rsidRPr="00A60A57" w:rsidDel="00CF0E99">
            <w:rPr>
              <w:rFonts w:cs="Times New Roman"/>
              <w:color w:val="0D0D0D" w:themeColor="text1" w:themeTint="F2"/>
              <w:sz w:val="22"/>
              <w:rPrChange w:id="11617" w:author="tao huang" w:date="2017-09-17T12:05:00Z">
                <w:rPr>
                  <w:rFonts w:cs="Times New Roman"/>
                  <w:color w:val="000000" w:themeColor="text1"/>
                  <w:szCs w:val="24"/>
                </w:rPr>
              </w:rPrChange>
            </w:rPr>
            <w:delText xml:space="preserve">performance </w:delText>
          </w:r>
        </w:del>
      </w:ins>
      <w:del w:id="11618" w:author="tao huang" w:date="2017-09-17T10:56:00Z">
        <w:r w:rsidR="001A099F" w:rsidRPr="00A60A57" w:rsidDel="00CF0E99">
          <w:rPr>
            <w:rFonts w:cs="Times New Roman"/>
            <w:color w:val="0D0D0D" w:themeColor="text1" w:themeTint="F2"/>
            <w:sz w:val="22"/>
            <w:rPrChange w:id="11619" w:author="tao huang" w:date="2017-09-17T12:05:00Z">
              <w:rPr>
                <w:rFonts w:cs="Times New Roman"/>
                <w:color w:val="000000" w:themeColor="text1"/>
                <w:szCs w:val="24"/>
              </w:rPr>
            </w:rPrChange>
          </w:rPr>
          <w:delText xml:space="preserve">for the promoted </w:delText>
        </w:r>
        <w:r w:rsidR="006F38C2" w:rsidRPr="00A60A57" w:rsidDel="00CF0E99">
          <w:rPr>
            <w:rFonts w:cs="Times New Roman"/>
            <w:color w:val="0D0D0D" w:themeColor="text1" w:themeTint="F2"/>
            <w:sz w:val="22"/>
            <w:rPrChange w:id="11620" w:author="tao huang" w:date="2017-09-17T12:05:00Z">
              <w:rPr>
                <w:rFonts w:cs="Times New Roman"/>
                <w:color w:val="000000" w:themeColor="text1"/>
                <w:szCs w:val="24"/>
              </w:rPr>
            </w:rPrChange>
          </w:rPr>
          <w:delText>period</w:delText>
        </w:r>
      </w:del>
      <w:ins w:id="11621" w:author="黄韬" w:date="2017-09-11T16:42:00Z">
        <w:del w:id="11622" w:author="tao huang" w:date="2017-09-17T10:56:00Z">
          <w:r w:rsidR="001E7B2C" w:rsidRPr="00A60A57" w:rsidDel="00CF0E99">
            <w:rPr>
              <w:rFonts w:cs="Times New Roman"/>
              <w:color w:val="0D0D0D" w:themeColor="text1" w:themeTint="F2"/>
              <w:sz w:val="22"/>
              <w:rPrChange w:id="11623" w:author="tao huang" w:date="2017-09-17T12:05:00Z">
                <w:rPr>
                  <w:rFonts w:cs="Times New Roman"/>
                  <w:color w:val="000000" w:themeColor="text1"/>
                  <w:szCs w:val="24"/>
                </w:rPr>
              </w:rPrChange>
            </w:rPr>
            <w:delText xml:space="preserve">. </w:delText>
          </w:r>
        </w:del>
      </w:ins>
      <w:ins w:id="11624" w:author="tao huang" w:date="2017-09-17T10:54:00Z">
        <w:r w:rsidR="00CF0E99" w:rsidRPr="00A60A57">
          <w:rPr>
            <w:rFonts w:cs="Times New Roman"/>
            <w:color w:val="0D0D0D" w:themeColor="text1" w:themeTint="F2"/>
            <w:sz w:val="22"/>
            <w:rPrChange w:id="11625" w:author="tao huang" w:date="2017-09-17T12:05:00Z">
              <w:rPr>
                <w:rFonts w:cs="Times New Roman"/>
                <w:color w:val="385623" w:themeColor="accent6" w:themeShade="80"/>
                <w:sz w:val="22"/>
              </w:rPr>
            </w:rPrChange>
          </w:rPr>
          <w:t xml:space="preserve">This allows us to complement </w:t>
        </w:r>
      </w:ins>
      <w:ins w:id="11626" w:author="tao huang" w:date="2017-09-17T10:55:00Z">
        <w:r w:rsidR="00CF0E99" w:rsidRPr="00A60A57">
          <w:rPr>
            <w:rFonts w:cs="Times New Roman"/>
            <w:color w:val="0D0D0D" w:themeColor="text1" w:themeTint="F2"/>
            <w:sz w:val="22"/>
            <w:rPrChange w:id="11627" w:author="tao huang" w:date="2017-09-17T12:05:00Z">
              <w:rPr>
                <w:rFonts w:cs="Times New Roman"/>
                <w:color w:val="385623" w:themeColor="accent6" w:themeShade="80"/>
                <w:sz w:val="22"/>
              </w:rPr>
            </w:rPrChange>
          </w:rPr>
          <w:t>the ADL-intra-IC model for the promoted period. As the ADL-</w:t>
        </w:r>
        <w:r w:rsidR="00CF0E99" w:rsidRPr="000A110D">
          <w:rPr>
            <w:rFonts w:cs="Times New Roman"/>
            <w:noProof/>
            <w:color w:val="0D0D0D" w:themeColor="text1" w:themeTint="F2"/>
            <w:sz w:val="22"/>
            <w:rPrChange w:id="11628" w:author="tao huang" w:date="2017-09-17T12:17:00Z">
              <w:rPr>
                <w:rFonts w:cs="Times New Roman"/>
                <w:color w:val="385623" w:themeColor="accent6" w:themeShade="80"/>
                <w:sz w:val="22"/>
              </w:rPr>
            </w:rPrChange>
          </w:rPr>
          <w:t>intra</w:t>
        </w:r>
        <w:r w:rsidR="00CF0E99" w:rsidRPr="00A60A57">
          <w:rPr>
            <w:rFonts w:cs="Times New Roman"/>
            <w:color w:val="0D0D0D" w:themeColor="text1" w:themeTint="F2"/>
            <w:sz w:val="22"/>
            <w:rPrChange w:id="11629" w:author="tao huang" w:date="2017-09-17T12:05:00Z">
              <w:rPr>
                <w:rFonts w:cs="Times New Roman"/>
                <w:color w:val="385623" w:themeColor="accent6" w:themeShade="80"/>
                <w:sz w:val="22"/>
              </w:rPr>
            </w:rPrChange>
          </w:rPr>
          <w:t xml:space="preserve">-EWC model has the best performance for the promoted period, we </w:t>
        </w:r>
      </w:ins>
      <w:ins w:id="11630" w:author="黄韬" w:date="2017-09-11T16:42:00Z">
        <w:del w:id="11631" w:author="tao huang" w:date="2017-09-17T10:55:00Z">
          <w:r w:rsidR="001E7B2C" w:rsidRPr="00A60A57" w:rsidDel="00CF0E99">
            <w:rPr>
              <w:rFonts w:cs="Times New Roman"/>
              <w:color w:val="0D0D0D" w:themeColor="text1" w:themeTint="F2"/>
              <w:sz w:val="22"/>
              <w:rPrChange w:id="11632" w:author="tao huang" w:date="2017-09-17T12:05:00Z">
                <w:rPr>
                  <w:rFonts w:cs="Times New Roman"/>
                  <w:color w:val="000000" w:themeColor="text1"/>
                  <w:szCs w:val="24"/>
                </w:rPr>
              </w:rPrChange>
            </w:rPr>
            <w:delText xml:space="preserve">This </w:delText>
          </w:r>
        </w:del>
      </w:ins>
      <w:del w:id="11633" w:author="tao huang" w:date="2017-09-17T10:55:00Z">
        <w:r w:rsidR="006F38C2" w:rsidRPr="00A60A57" w:rsidDel="00CF0E99">
          <w:rPr>
            <w:rFonts w:cs="Times New Roman"/>
            <w:color w:val="0D0D0D" w:themeColor="text1" w:themeTint="F2"/>
            <w:sz w:val="22"/>
            <w:rPrChange w:id="11634" w:author="tao huang" w:date="2017-09-17T12:05:00Z">
              <w:rPr>
                <w:rFonts w:cs="Times New Roman"/>
                <w:color w:val="000000" w:themeColor="text1"/>
                <w:szCs w:val="24"/>
              </w:rPr>
            </w:rPrChange>
          </w:rPr>
          <w:delText xml:space="preserve"> and the non-promoted period</w:delText>
        </w:r>
        <w:r w:rsidRPr="00A60A57" w:rsidDel="00CF0E99">
          <w:rPr>
            <w:rFonts w:cs="Times New Roman"/>
            <w:color w:val="0D0D0D" w:themeColor="text1" w:themeTint="F2"/>
            <w:sz w:val="22"/>
            <w:rPrChange w:id="11635" w:author="tao huang" w:date="2017-09-17T12:05:00Z">
              <w:rPr>
                <w:rFonts w:cs="Times New Roman"/>
                <w:color w:val="000000" w:themeColor="text1"/>
                <w:szCs w:val="24"/>
              </w:rPr>
            </w:rPrChange>
          </w:rPr>
          <w:delText xml:space="preserve"> enables us to </w:delText>
        </w:r>
      </w:del>
      <w:r w:rsidRPr="00A60A57">
        <w:rPr>
          <w:rFonts w:cs="Times New Roman"/>
          <w:color w:val="0D0D0D" w:themeColor="text1" w:themeTint="F2"/>
          <w:sz w:val="22"/>
          <w:rPrChange w:id="11636" w:author="tao huang" w:date="2017-09-17T12:05:00Z">
            <w:rPr>
              <w:rFonts w:cs="Times New Roman"/>
              <w:color w:val="000000" w:themeColor="text1"/>
              <w:szCs w:val="24"/>
            </w:rPr>
          </w:rPrChange>
        </w:rPr>
        <w:t xml:space="preserve">forge a combined model between these two models, named as the ADL-EWC-IC </w:t>
      </w:r>
      <w:commentRangeStart w:id="11637"/>
      <w:commentRangeStart w:id="11638"/>
      <w:r w:rsidRPr="00A60A57">
        <w:rPr>
          <w:rFonts w:cs="Times New Roman"/>
          <w:color w:val="0D0D0D" w:themeColor="text1" w:themeTint="F2"/>
          <w:sz w:val="22"/>
          <w:rPrChange w:id="11639" w:author="tao huang" w:date="2017-09-17T12:05:00Z">
            <w:rPr>
              <w:rFonts w:cs="Times New Roman"/>
              <w:color w:val="000000" w:themeColor="text1"/>
              <w:szCs w:val="24"/>
            </w:rPr>
          </w:rPrChange>
        </w:rPr>
        <w:t>model</w:t>
      </w:r>
      <w:commentRangeEnd w:id="11637"/>
      <w:r w:rsidR="007E232D" w:rsidRPr="00A60A57">
        <w:rPr>
          <w:rStyle w:val="CommentReference"/>
          <w:color w:val="0D0D0D" w:themeColor="text1" w:themeTint="F2"/>
          <w:sz w:val="22"/>
          <w:szCs w:val="22"/>
          <w:rPrChange w:id="11640" w:author="tao huang" w:date="2017-09-17T12:05:00Z">
            <w:rPr>
              <w:rStyle w:val="CommentReference"/>
            </w:rPr>
          </w:rPrChange>
        </w:rPr>
        <w:commentReference w:id="11637"/>
      </w:r>
      <w:commentRangeEnd w:id="11638"/>
      <w:r w:rsidR="00CF0E99" w:rsidRPr="00A60A57">
        <w:rPr>
          <w:rStyle w:val="CommentReference"/>
          <w:color w:val="0D0D0D" w:themeColor="text1" w:themeTint="F2"/>
          <w:rPrChange w:id="11641" w:author="tao huang" w:date="2017-09-17T12:05:00Z">
            <w:rPr>
              <w:rStyle w:val="CommentReference"/>
            </w:rPr>
          </w:rPrChange>
        </w:rPr>
        <w:commentReference w:id="11638"/>
      </w:r>
      <w:r w:rsidRPr="00A60A57">
        <w:rPr>
          <w:rFonts w:cs="Times New Roman"/>
          <w:color w:val="0D0D0D" w:themeColor="text1" w:themeTint="F2"/>
          <w:sz w:val="22"/>
          <w:rPrChange w:id="11642" w:author="tao huang" w:date="2017-09-17T12:05:00Z">
            <w:rPr>
              <w:rFonts w:cs="Times New Roman"/>
              <w:color w:val="000000" w:themeColor="text1"/>
              <w:szCs w:val="24"/>
            </w:rPr>
          </w:rPrChange>
        </w:rPr>
        <w:t xml:space="preserve">. The forecasts </w:t>
      </w:r>
      <w:r w:rsidR="0012754E" w:rsidRPr="00A60A57">
        <w:rPr>
          <w:rFonts w:cs="Times New Roman"/>
          <w:color w:val="0D0D0D" w:themeColor="text1" w:themeTint="F2"/>
          <w:sz w:val="22"/>
          <w:rPrChange w:id="11643" w:author="tao huang" w:date="2017-09-17T12:05:00Z">
            <w:rPr>
              <w:rFonts w:cs="Times New Roman"/>
              <w:color w:val="000000" w:themeColor="text1"/>
              <w:szCs w:val="24"/>
            </w:rPr>
          </w:rPrChange>
        </w:rPr>
        <w:t xml:space="preserve">by the ADL-EWC-IC model </w:t>
      </w:r>
      <w:r w:rsidRPr="00A60A57">
        <w:rPr>
          <w:rFonts w:cs="Times New Roman"/>
          <w:color w:val="0D0D0D" w:themeColor="text1" w:themeTint="F2"/>
          <w:sz w:val="22"/>
          <w:rPrChange w:id="11644" w:author="tao huang" w:date="2017-09-17T12:05:00Z">
            <w:rPr>
              <w:rFonts w:cs="Times New Roman"/>
              <w:color w:val="000000" w:themeColor="text1"/>
              <w:szCs w:val="24"/>
            </w:rPr>
          </w:rPrChange>
        </w:rPr>
        <w:t xml:space="preserve">will be identical to </w:t>
      </w:r>
      <w:r w:rsidR="0012754E" w:rsidRPr="00A60A57">
        <w:rPr>
          <w:rFonts w:cs="Times New Roman"/>
          <w:color w:val="0D0D0D" w:themeColor="text1" w:themeTint="F2"/>
          <w:sz w:val="22"/>
          <w:rPrChange w:id="11645" w:author="tao huang" w:date="2017-09-17T12:05:00Z">
            <w:rPr>
              <w:rFonts w:cs="Times New Roman"/>
              <w:color w:val="000000" w:themeColor="text1"/>
              <w:szCs w:val="24"/>
            </w:rPr>
          </w:rPrChange>
        </w:rPr>
        <w:t xml:space="preserve">the </w:t>
      </w:r>
      <w:r w:rsidR="0012754E" w:rsidRPr="00A60A57">
        <w:rPr>
          <w:rFonts w:cs="Times New Roman"/>
          <w:color w:val="0D0D0D" w:themeColor="text1" w:themeTint="F2"/>
          <w:sz w:val="22"/>
          <w:rPrChange w:id="11646" w:author="tao huang" w:date="2017-09-17T12:05:00Z">
            <w:rPr>
              <w:rFonts w:cs="Times New Roman"/>
              <w:color w:val="000000" w:themeColor="text1"/>
              <w:szCs w:val="24"/>
            </w:rPr>
          </w:rPrChange>
        </w:rPr>
        <w:lastRenderedPageBreak/>
        <w:t>ADL-</w:t>
      </w:r>
      <w:r w:rsidR="0012754E" w:rsidRPr="000A110D">
        <w:rPr>
          <w:rFonts w:cs="Times New Roman"/>
          <w:noProof/>
          <w:color w:val="0D0D0D" w:themeColor="text1" w:themeTint="F2"/>
          <w:sz w:val="22"/>
          <w:rPrChange w:id="11647" w:author="tao huang" w:date="2017-09-17T12:17:00Z">
            <w:rPr>
              <w:rFonts w:cs="Times New Roman"/>
              <w:color w:val="000000" w:themeColor="text1"/>
              <w:szCs w:val="24"/>
            </w:rPr>
          </w:rPrChange>
        </w:rPr>
        <w:t>intra</w:t>
      </w:r>
      <w:r w:rsidR="0012754E" w:rsidRPr="00A60A57">
        <w:rPr>
          <w:rFonts w:cs="Times New Roman"/>
          <w:color w:val="0D0D0D" w:themeColor="text1" w:themeTint="F2"/>
          <w:sz w:val="22"/>
          <w:rPrChange w:id="11648" w:author="tao huang" w:date="2017-09-17T12:05:00Z">
            <w:rPr>
              <w:rFonts w:cs="Times New Roman"/>
              <w:color w:val="000000" w:themeColor="text1"/>
              <w:szCs w:val="24"/>
            </w:rPr>
          </w:rPrChange>
        </w:rPr>
        <w:t xml:space="preserve">-EWC model for the promoted period and </w:t>
      </w:r>
      <w:r w:rsidRPr="00A60A57">
        <w:rPr>
          <w:rFonts w:cs="Times New Roman"/>
          <w:color w:val="0D0D0D" w:themeColor="text1" w:themeTint="F2"/>
          <w:sz w:val="22"/>
          <w:rPrChange w:id="11649" w:author="tao huang" w:date="2017-09-17T12:05:00Z">
            <w:rPr>
              <w:rFonts w:cs="Times New Roman"/>
              <w:color w:val="000000" w:themeColor="text1"/>
              <w:szCs w:val="24"/>
            </w:rPr>
          </w:rPrChange>
        </w:rPr>
        <w:t>the</w:t>
      </w:r>
      <w:ins w:id="11650" w:author="tao huang" w:date="2017-09-16T17:12:00Z">
        <w:r w:rsidR="00D4357F" w:rsidRPr="00A60A57">
          <w:rPr>
            <w:rFonts w:cs="Times New Roman"/>
            <w:color w:val="0D0D0D" w:themeColor="text1" w:themeTint="F2"/>
            <w:sz w:val="22"/>
            <w:rPrChange w:id="11651" w:author="tao huang" w:date="2017-09-17T12:05:00Z">
              <w:rPr>
                <w:rFonts w:cs="Times New Roman"/>
                <w:color w:val="000000" w:themeColor="text1"/>
                <w:sz w:val="22"/>
              </w:rPr>
            </w:rPrChange>
          </w:rPr>
          <w:t xml:space="preserve"> </w:t>
        </w:r>
      </w:ins>
      <w:del w:id="11652" w:author="tao huang" w:date="2017-09-16T17:12:00Z">
        <w:r w:rsidRPr="00A60A57" w:rsidDel="00D4357F">
          <w:rPr>
            <w:rFonts w:cs="Times New Roman"/>
            <w:color w:val="0D0D0D" w:themeColor="text1" w:themeTint="F2"/>
            <w:sz w:val="22"/>
            <w:rPrChange w:id="11653" w:author="tao huang" w:date="2017-09-17T12:05:00Z">
              <w:rPr>
                <w:rFonts w:cs="Times New Roman"/>
                <w:color w:val="000000" w:themeColor="text1"/>
                <w:szCs w:val="24"/>
              </w:rPr>
            </w:rPrChange>
          </w:rPr>
          <w:delText xml:space="preserve"> forecasts by </w:delText>
        </w:r>
      </w:del>
      <w:r w:rsidRPr="00A60A57">
        <w:rPr>
          <w:rFonts w:cs="Times New Roman"/>
          <w:color w:val="0D0D0D" w:themeColor="text1" w:themeTint="F2"/>
          <w:sz w:val="22"/>
          <w:rPrChange w:id="11654" w:author="tao huang" w:date="2017-09-17T12:05:00Z">
            <w:rPr>
              <w:rFonts w:cs="Times New Roman"/>
              <w:color w:val="000000" w:themeColor="text1"/>
              <w:szCs w:val="24"/>
            </w:rPr>
          </w:rPrChange>
        </w:rPr>
        <w:t xml:space="preserve">ADL-intra-IC model for the non-promoted period. </w:t>
      </w:r>
      <w:del w:id="11655" w:author="tao huang" w:date="2017-09-16T17:12:00Z">
        <w:r w:rsidR="00452657" w:rsidRPr="00A60A57" w:rsidDel="00D4357F">
          <w:rPr>
            <w:rFonts w:cs="Times New Roman"/>
            <w:color w:val="0D0D0D" w:themeColor="text1" w:themeTint="F2"/>
            <w:sz w:val="22"/>
            <w:rPrChange w:id="11656" w:author="tao huang" w:date="2017-09-17T12:05:00Z">
              <w:rPr>
                <w:rFonts w:cs="Times New Roman"/>
                <w:color w:val="000000" w:themeColor="text1"/>
                <w:szCs w:val="24"/>
              </w:rPr>
            </w:rPrChange>
          </w:rPr>
          <w:delText>Table 3</w:delText>
        </w:r>
      </w:del>
      <w:ins w:id="11657" w:author="tao huang" w:date="2017-09-16T17:12:00Z">
        <w:r w:rsidR="00D4357F" w:rsidRPr="00A60A57">
          <w:rPr>
            <w:rFonts w:cs="Times New Roman"/>
            <w:color w:val="0D0D0D" w:themeColor="text1" w:themeTint="F2"/>
            <w:sz w:val="22"/>
            <w:rPrChange w:id="11658" w:author="tao huang" w:date="2017-09-17T12:05:00Z">
              <w:rPr>
                <w:rFonts w:cs="Times New Roman"/>
                <w:color w:val="000000" w:themeColor="text1"/>
                <w:sz w:val="22"/>
              </w:rPr>
            </w:rPrChange>
          </w:rPr>
          <w:t>Table 3</w:t>
        </w:r>
      </w:ins>
      <w:ins w:id="11659" w:author="tao huang" w:date="2017-09-16T17:13:00Z">
        <w:r w:rsidR="00D4357F" w:rsidRPr="00A60A57">
          <w:rPr>
            <w:rFonts w:cs="Times New Roman"/>
            <w:color w:val="0D0D0D" w:themeColor="text1" w:themeTint="F2"/>
            <w:sz w:val="22"/>
            <w:rPrChange w:id="11660" w:author="tao huang" w:date="2017-09-17T12:05:00Z">
              <w:rPr>
                <w:rFonts w:cs="Times New Roman"/>
                <w:color w:val="000000" w:themeColor="text1"/>
                <w:sz w:val="22"/>
              </w:rPr>
            </w:rPrChange>
          </w:rPr>
          <w:t xml:space="preserve"> also </w:t>
        </w:r>
      </w:ins>
      <w:del w:id="11661" w:author="tao huang" w:date="2017-09-16T17:13:00Z">
        <w:r w:rsidR="00452657" w:rsidRPr="00A60A57" w:rsidDel="00D4357F">
          <w:rPr>
            <w:rFonts w:cs="Times New Roman"/>
            <w:color w:val="0D0D0D" w:themeColor="text1" w:themeTint="F2"/>
            <w:sz w:val="22"/>
            <w:rPrChange w:id="11662" w:author="tao huang" w:date="2017-09-17T12:05:00Z">
              <w:rPr>
                <w:rFonts w:cs="Times New Roman"/>
                <w:color w:val="000000" w:themeColor="text1"/>
                <w:szCs w:val="24"/>
              </w:rPr>
            </w:rPrChange>
          </w:rPr>
          <w:delText xml:space="preserve"> </w:delText>
        </w:r>
      </w:del>
      <w:r w:rsidR="00452657" w:rsidRPr="00A60A57">
        <w:rPr>
          <w:rFonts w:cs="Times New Roman"/>
          <w:color w:val="0D0D0D" w:themeColor="text1" w:themeTint="F2"/>
          <w:sz w:val="22"/>
          <w:rPrChange w:id="11663" w:author="tao huang" w:date="2017-09-17T12:05:00Z">
            <w:rPr>
              <w:rFonts w:cs="Times New Roman"/>
              <w:color w:val="000000" w:themeColor="text1"/>
              <w:szCs w:val="24"/>
            </w:rPr>
          </w:rPrChange>
        </w:rPr>
        <w:t>show</w:t>
      </w:r>
      <w:ins w:id="11664" w:author="tao huang" w:date="2017-09-16T17:13:00Z">
        <w:r w:rsidR="00D4357F" w:rsidRPr="00A60A57">
          <w:rPr>
            <w:rFonts w:cs="Times New Roman"/>
            <w:color w:val="0D0D0D" w:themeColor="text1" w:themeTint="F2"/>
            <w:sz w:val="22"/>
            <w:rPrChange w:id="11665" w:author="tao huang" w:date="2017-09-17T12:05:00Z">
              <w:rPr>
                <w:rFonts w:cs="Times New Roman"/>
                <w:color w:val="000000" w:themeColor="text1"/>
                <w:sz w:val="22"/>
              </w:rPr>
            </w:rPrChange>
          </w:rPr>
          <w:t>s</w:t>
        </w:r>
      </w:ins>
      <w:del w:id="11666" w:author="tao huang" w:date="2017-09-16T17:12:00Z">
        <w:r w:rsidR="00452657" w:rsidRPr="00A60A57" w:rsidDel="00D4357F">
          <w:rPr>
            <w:rFonts w:cs="Times New Roman"/>
            <w:color w:val="0D0D0D" w:themeColor="text1" w:themeTint="F2"/>
            <w:sz w:val="22"/>
            <w:rPrChange w:id="11667" w:author="tao huang" w:date="2017-09-17T12:05:00Z">
              <w:rPr>
                <w:rFonts w:cs="Times New Roman"/>
                <w:color w:val="000000" w:themeColor="text1"/>
                <w:szCs w:val="24"/>
              </w:rPr>
            </w:rPrChange>
          </w:rPr>
          <w:delText>s</w:delText>
        </w:r>
      </w:del>
      <w:r w:rsidR="00452657" w:rsidRPr="00A60A57">
        <w:rPr>
          <w:rFonts w:cs="Times New Roman"/>
          <w:color w:val="0D0D0D" w:themeColor="text1" w:themeTint="F2"/>
          <w:sz w:val="22"/>
          <w:rPrChange w:id="11668" w:author="tao huang" w:date="2017-09-17T12:05:00Z">
            <w:rPr>
              <w:rFonts w:cs="Times New Roman"/>
              <w:color w:val="000000" w:themeColor="text1"/>
              <w:szCs w:val="24"/>
            </w:rPr>
          </w:rPrChange>
        </w:rPr>
        <w:t xml:space="preserve"> </w:t>
      </w:r>
      <w:ins w:id="11669" w:author="tao huang" w:date="2017-09-16T17:12:00Z">
        <w:r w:rsidR="00D4357F" w:rsidRPr="00A60A57">
          <w:rPr>
            <w:rFonts w:cs="Times New Roman"/>
            <w:color w:val="0D0D0D" w:themeColor="text1" w:themeTint="F2"/>
            <w:sz w:val="22"/>
            <w:rPrChange w:id="11670" w:author="tao huang" w:date="2017-09-17T12:05:00Z">
              <w:rPr>
                <w:rFonts w:cs="Times New Roman"/>
                <w:color w:val="000000" w:themeColor="text1"/>
                <w:sz w:val="22"/>
              </w:rPr>
            </w:rPrChange>
          </w:rPr>
          <w:t xml:space="preserve">the forecasting performance by </w:t>
        </w:r>
      </w:ins>
      <w:del w:id="11671" w:author="tao huang" w:date="2017-09-16T17:12:00Z">
        <w:r w:rsidR="00452657" w:rsidRPr="00A60A57" w:rsidDel="00D4357F">
          <w:rPr>
            <w:rFonts w:cs="Times New Roman"/>
            <w:color w:val="0D0D0D" w:themeColor="text1" w:themeTint="F2"/>
            <w:sz w:val="22"/>
            <w:rPrChange w:id="11672" w:author="tao huang" w:date="2017-09-17T12:05:00Z">
              <w:rPr>
                <w:rFonts w:cs="Times New Roman"/>
                <w:color w:val="000000" w:themeColor="text1"/>
                <w:szCs w:val="24"/>
              </w:rPr>
            </w:rPrChange>
          </w:rPr>
          <w:delText xml:space="preserve">that </w:delText>
        </w:r>
      </w:del>
      <w:r w:rsidR="00452657" w:rsidRPr="00A60A57">
        <w:rPr>
          <w:rFonts w:cs="Times New Roman"/>
          <w:color w:val="0D0D0D" w:themeColor="text1" w:themeTint="F2"/>
          <w:sz w:val="22"/>
          <w:rPrChange w:id="11673" w:author="tao huang" w:date="2017-09-17T12:05:00Z">
            <w:rPr>
              <w:rFonts w:cs="Times New Roman"/>
              <w:color w:val="000000" w:themeColor="text1"/>
              <w:szCs w:val="24"/>
            </w:rPr>
          </w:rPrChange>
        </w:rPr>
        <w:t>t</w:t>
      </w:r>
      <w:r w:rsidRPr="00A60A57">
        <w:rPr>
          <w:rFonts w:cs="Times New Roman"/>
          <w:color w:val="0D0D0D" w:themeColor="text1" w:themeTint="F2"/>
          <w:sz w:val="22"/>
          <w:rPrChange w:id="11674" w:author="tao huang" w:date="2017-09-17T12:05:00Z">
            <w:rPr>
              <w:rFonts w:cs="Times New Roman"/>
              <w:color w:val="000000" w:themeColor="text1"/>
              <w:szCs w:val="24"/>
            </w:rPr>
          </w:rPrChange>
        </w:rPr>
        <w:t>he ADL-EWC-IC model</w:t>
      </w:r>
      <w:ins w:id="11675" w:author="tao huang" w:date="2017-09-16T17:13:00Z">
        <w:r w:rsidR="00D4357F" w:rsidRPr="00A60A57">
          <w:rPr>
            <w:rFonts w:cs="Times New Roman"/>
            <w:color w:val="0D0D0D" w:themeColor="text1" w:themeTint="F2"/>
            <w:sz w:val="22"/>
            <w:rPrChange w:id="11676" w:author="tao huang" w:date="2017-09-17T12:05:00Z">
              <w:rPr>
                <w:rFonts w:cs="Times New Roman"/>
                <w:color w:val="000000" w:themeColor="text1"/>
                <w:sz w:val="22"/>
              </w:rPr>
            </w:rPrChange>
          </w:rPr>
          <w:t xml:space="preserve">. The results indicate that the ADL-EWC-IC model </w:t>
        </w:r>
      </w:ins>
      <w:del w:id="11677" w:author="tao huang" w:date="2017-09-16T17:13:00Z">
        <w:r w:rsidRPr="00A60A57" w:rsidDel="00D4357F">
          <w:rPr>
            <w:rFonts w:cs="Times New Roman"/>
            <w:color w:val="0D0D0D" w:themeColor="text1" w:themeTint="F2"/>
            <w:sz w:val="22"/>
            <w:rPrChange w:id="11678" w:author="tao huang" w:date="2017-09-17T12:05:00Z">
              <w:rPr>
                <w:rFonts w:cs="Times New Roman"/>
                <w:color w:val="000000" w:themeColor="text1"/>
                <w:szCs w:val="24"/>
              </w:rPr>
            </w:rPrChange>
          </w:rPr>
          <w:delText xml:space="preserve"> </w:delText>
        </w:r>
      </w:del>
      <w:r w:rsidRPr="00A60A57">
        <w:rPr>
          <w:rFonts w:cs="Times New Roman"/>
          <w:color w:val="0D0D0D" w:themeColor="text1" w:themeTint="F2"/>
          <w:sz w:val="22"/>
          <w:rPrChange w:id="11679" w:author="tao huang" w:date="2017-09-17T12:05:00Z">
            <w:rPr>
              <w:rFonts w:cs="Times New Roman"/>
              <w:color w:val="000000" w:themeColor="text1"/>
              <w:szCs w:val="24"/>
            </w:rPr>
          </w:rPrChange>
        </w:rPr>
        <w:t>generates the most accurate forecasts</w:t>
      </w:r>
      <w:r w:rsidR="006F38C2" w:rsidRPr="00A60A57">
        <w:rPr>
          <w:rFonts w:cs="Times New Roman"/>
          <w:color w:val="0D0D0D" w:themeColor="text1" w:themeTint="F2"/>
          <w:sz w:val="22"/>
          <w:rPrChange w:id="11680" w:author="tao huang" w:date="2017-09-17T12:05:00Z">
            <w:rPr>
              <w:rFonts w:cs="Times New Roman"/>
              <w:color w:val="000000" w:themeColor="text1"/>
              <w:szCs w:val="24"/>
            </w:rPr>
          </w:rPrChange>
        </w:rPr>
        <w:t>.</w:t>
      </w:r>
      <w:r w:rsidR="00782AB6" w:rsidRPr="00A60A57">
        <w:rPr>
          <w:rFonts w:cs="Times New Roman"/>
          <w:color w:val="0D0D0D" w:themeColor="text1" w:themeTint="F2"/>
          <w:sz w:val="22"/>
          <w:rPrChange w:id="11681" w:author="tao huang" w:date="2017-09-17T12:05:00Z">
            <w:rPr>
              <w:rFonts w:cs="Times New Roman"/>
              <w:color w:val="000000" w:themeColor="text1"/>
              <w:szCs w:val="24"/>
            </w:rPr>
          </w:rPrChange>
        </w:rPr>
        <w:t xml:space="preserve"> </w:t>
      </w:r>
      <w:r w:rsidR="001D03E4" w:rsidRPr="00A60A57">
        <w:rPr>
          <w:rFonts w:cs="Times New Roman"/>
          <w:color w:val="0D0D0D" w:themeColor="text1" w:themeTint="F2"/>
          <w:sz w:val="22"/>
          <w:rPrChange w:id="11682" w:author="tao huang" w:date="2017-09-17T12:05:00Z">
            <w:rPr>
              <w:rFonts w:cs="Times New Roman"/>
              <w:color w:val="000000" w:themeColor="text1"/>
              <w:szCs w:val="24"/>
            </w:rPr>
          </w:rPrChange>
        </w:rPr>
        <w:t xml:space="preserve">Table 5 </w:t>
      </w:r>
      <w:del w:id="11683" w:author="tao huang" w:date="2017-09-16T17:13:00Z">
        <w:r w:rsidR="001D03E4" w:rsidRPr="00A60A57" w:rsidDel="00D4357F">
          <w:rPr>
            <w:rFonts w:cs="Times New Roman"/>
            <w:color w:val="0D0D0D" w:themeColor="text1" w:themeTint="F2"/>
            <w:sz w:val="22"/>
            <w:rPrChange w:id="11684" w:author="tao huang" w:date="2017-09-17T12:05:00Z">
              <w:rPr>
                <w:rFonts w:cs="Times New Roman"/>
                <w:color w:val="000000" w:themeColor="text1"/>
                <w:szCs w:val="24"/>
              </w:rPr>
            </w:rPrChange>
          </w:rPr>
          <w:delText xml:space="preserve">shows </w:delText>
        </w:r>
      </w:del>
      <w:ins w:id="11685" w:author="tao huang" w:date="2017-09-16T17:13:00Z">
        <w:r w:rsidR="00D4357F" w:rsidRPr="00A60A57">
          <w:rPr>
            <w:rFonts w:cs="Times New Roman"/>
            <w:color w:val="0D0D0D" w:themeColor="text1" w:themeTint="F2"/>
            <w:sz w:val="22"/>
            <w:rPrChange w:id="11686" w:author="tao huang" w:date="2017-09-17T12:05:00Z">
              <w:rPr>
                <w:rFonts w:cs="Times New Roman"/>
                <w:color w:val="000000" w:themeColor="text1"/>
                <w:sz w:val="22"/>
              </w:rPr>
            </w:rPrChange>
          </w:rPr>
          <w:t>also includes</w:t>
        </w:r>
        <w:r w:rsidR="00D4357F" w:rsidRPr="00A60A57">
          <w:rPr>
            <w:rFonts w:cs="Times New Roman"/>
            <w:color w:val="0D0D0D" w:themeColor="text1" w:themeTint="F2"/>
            <w:sz w:val="22"/>
            <w:rPrChange w:id="11687" w:author="tao huang" w:date="2017-09-17T12:05:00Z">
              <w:rPr>
                <w:rFonts w:cs="Times New Roman"/>
                <w:color w:val="000000" w:themeColor="text1"/>
                <w:szCs w:val="24"/>
              </w:rPr>
            </w:rPrChange>
          </w:rPr>
          <w:t xml:space="preserve"> </w:t>
        </w:r>
      </w:ins>
      <w:r w:rsidR="001D03E4" w:rsidRPr="00A60A57">
        <w:rPr>
          <w:rFonts w:cs="Times New Roman"/>
          <w:color w:val="0D0D0D" w:themeColor="text1" w:themeTint="F2"/>
          <w:sz w:val="22"/>
          <w:rPrChange w:id="11688" w:author="tao huang" w:date="2017-09-17T12:05:00Z">
            <w:rPr>
              <w:rFonts w:cs="Times New Roman"/>
              <w:color w:val="000000" w:themeColor="text1"/>
              <w:szCs w:val="24"/>
            </w:rPr>
          </w:rPrChange>
        </w:rPr>
        <w:t xml:space="preserve">the performance of the ADL-EWC-IC model for the promoted and non-promoted forecast periods. </w:t>
      </w:r>
      <w:del w:id="11689" w:author="tao huang" w:date="2017-09-16T17:14:00Z">
        <w:r w:rsidR="0012754E" w:rsidRPr="00A60A57" w:rsidDel="00D4357F">
          <w:rPr>
            <w:rFonts w:cs="Times New Roman"/>
            <w:color w:val="0D0D0D" w:themeColor="text1" w:themeTint="F2"/>
            <w:sz w:val="22"/>
            <w:rPrChange w:id="11690" w:author="tao huang" w:date="2017-09-17T12:05:00Z">
              <w:rPr>
                <w:rFonts w:cs="Times New Roman"/>
                <w:color w:val="000000" w:themeColor="text1"/>
                <w:szCs w:val="24"/>
              </w:rPr>
            </w:rPrChange>
          </w:rPr>
          <w:delText>Note</w:delText>
        </w:r>
        <w:r w:rsidR="001D03E4" w:rsidRPr="00A60A57" w:rsidDel="00D4357F">
          <w:rPr>
            <w:rFonts w:cs="Times New Roman"/>
            <w:color w:val="0D0D0D" w:themeColor="text1" w:themeTint="F2"/>
            <w:sz w:val="22"/>
            <w:rPrChange w:id="11691" w:author="tao huang" w:date="2017-09-17T12:05:00Z">
              <w:rPr>
                <w:rFonts w:cs="Times New Roman"/>
                <w:color w:val="000000" w:themeColor="text1"/>
                <w:szCs w:val="24"/>
              </w:rPr>
            </w:rPrChange>
          </w:rPr>
          <w:delText xml:space="preserve"> that the ADL-EWC-IC model is in fact identical to the ADL-intra-EWC model for the promoted period and identical to the ADL-intra-IC for the non-promoted period. </w:delText>
        </w:r>
      </w:del>
      <w:r w:rsidR="001D03E4" w:rsidRPr="00A60A57">
        <w:rPr>
          <w:rFonts w:cs="Times New Roman"/>
          <w:color w:val="0D0D0D" w:themeColor="text1" w:themeTint="F2"/>
          <w:sz w:val="22"/>
          <w:rPrChange w:id="11692" w:author="tao huang" w:date="2017-09-17T12:05:00Z">
            <w:rPr>
              <w:rFonts w:cs="Times New Roman"/>
              <w:color w:val="000000" w:themeColor="text1"/>
              <w:szCs w:val="24"/>
            </w:rPr>
          </w:rPrChange>
        </w:rPr>
        <w:t xml:space="preserve">In </w:t>
      </w:r>
      <w:r w:rsidR="00782AB6" w:rsidRPr="00A60A57">
        <w:rPr>
          <w:rFonts w:cs="Times New Roman"/>
          <w:color w:val="0D0D0D" w:themeColor="text1" w:themeTint="F2"/>
          <w:sz w:val="22"/>
          <w:rPrChange w:id="11693" w:author="tao huang" w:date="2017-09-17T12:05:00Z">
            <w:rPr>
              <w:rFonts w:cs="Times New Roman"/>
              <w:color w:val="000000" w:themeColor="text1"/>
              <w:szCs w:val="24"/>
            </w:rPr>
          </w:rPrChange>
        </w:rPr>
        <w:t xml:space="preserve">Figure </w:t>
      </w:r>
      <w:del w:id="11694" w:author="tao huang" w:date="2017-09-17T11:53:00Z">
        <w:r w:rsidR="00782AB6" w:rsidRPr="00A60A57" w:rsidDel="003C5E0B">
          <w:rPr>
            <w:rFonts w:cs="Times New Roman"/>
            <w:color w:val="0D0D0D" w:themeColor="text1" w:themeTint="F2"/>
            <w:sz w:val="22"/>
            <w:rPrChange w:id="11695" w:author="tao huang" w:date="2017-09-17T12:05:00Z">
              <w:rPr>
                <w:rFonts w:cs="Times New Roman"/>
                <w:color w:val="000000" w:themeColor="text1"/>
                <w:szCs w:val="24"/>
              </w:rPr>
            </w:rPrChange>
          </w:rPr>
          <w:delText xml:space="preserve">9 </w:delText>
        </w:r>
      </w:del>
      <w:ins w:id="11696" w:author="tao huang" w:date="2017-09-17T11:53:00Z">
        <w:r w:rsidR="003C5E0B" w:rsidRPr="00A60A57">
          <w:rPr>
            <w:rFonts w:cs="Times New Roman"/>
            <w:color w:val="0D0D0D" w:themeColor="text1" w:themeTint="F2"/>
            <w:sz w:val="22"/>
            <w:rPrChange w:id="11697" w:author="tao huang" w:date="2017-09-17T12:05:00Z">
              <w:rPr>
                <w:rFonts w:cs="Times New Roman"/>
                <w:color w:val="385623" w:themeColor="accent6" w:themeShade="80"/>
                <w:sz w:val="22"/>
              </w:rPr>
            </w:rPrChange>
          </w:rPr>
          <w:t>5</w:t>
        </w:r>
        <w:r w:rsidR="003C5E0B" w:rsidRPr="00A60A57">
          <w:rPr>
            <w:rFonts w:cs="Times New Roman"/>
            <w:color w:val="0D0D0D" w:themeColor="text1" w:themeTint="F2"/>
            <w:sz w:val="22"/>
            <w:rPrChange w:id="11698" w:author="tao huang" w:date="2017-09-17T12:05:00Z">
              <w:rPr>
                <w:rFonts w:cs="Times New Roman"/>
                <w:color w:val="000000" w:themeColor="text1"/>
                <w:szCs w:val="24"/>
              </w:rPr>
            </w:rPrChange>
          </w:rPr>
          <w:t xml:space="preserve"> </w:t>
        </w:r>
      </w:ins>
      <w:r w:rsidR="001D03E4" w:rsidRPr="00A60A57">
        <w:rPr>
          <w:rFonts w:cs="Times New Roman"/>
          <w:color w:val="0D0D0D" w:themeColor="text1" w:themeTint="F2"/>
          <w:sz w:val="22"/>
          <w:rPrChange w:id="11699" w:author="tao huang" w:date="2017-09-17T12:05:00Z">
            <w:rPr>
              <w:rFonts w:cs="Times New Roman"/>
              <w:color w:val="000000" w:themeColor="text1"/>
              <w:szCs w:val="24"/>
            </w:rPr>
          </w:rPrChange>
        </w:rPr>
        <w:t xml:space="preserve">we </w:t>
      </w:r>
      <w:r w:rsidR="00782AB6" w:rsidRPr="00A60A57">
        <w:rPr>
          <w:rFonts w:cs="Times New Roman"/>
          <w:color w:val="0D0D0D" w:themeColor="text1" w:themeTint="F2"/>
          <w:sz w:val="22"/>
          <w:rPrChange w:id="11700" w:author="tao huang" w:date="2017-09-17T12:05:00Z">
            <w:rPr>
              <w:rFonts w:cs="Times New Roman"/>
              <w:color w:val="000000" w:themeColor="text1"/>
              <w:szCs w:val="24"/>
            </w:rPr>
          </w:rPrChange>
        </w:rPr>
        <w:t>depict the performance of the ADL-EWC-IC model against the ADL-</w:t>
      </w:r>
      <w:r w:rsidR="00782AB6" w:rsidRPr="000A110D">
        <w:rPr>
          <w:rFonts w:cs="Times New Roman"/>
          <w:noProof/>
          <w:color w:val="0D0D0D" w:themeColor="text1" w:themeTint="F2"/>
          <w:sz w:val="22"/>
          <w:rPrChange w:id="11701" w:author="tao huang" w:date="2017-09-17T12:17:00Z">
            <w:rPr>
              <w:rFonts w:cs="Times New Roman"/>
              <w:color w:val="000000" w:themeColor="text1"/>
              <w:szCs w:val="24"/>
            </w:rPr>
          </w:rPrChange>
        </w:rPr>
        <w:t>intra</w:t>
      </w:r>
      <w:r w:rsidR="00782AB6" w:rsidRPr="00A60A57">
        <w:rPr>
          <w:rFonts w:cs="Times New Roman"/>
          <w:color w:val="0D0D0D" w:themeColor="text1" w:themeTint="F2"/>
          <w:sz w:val="22"/>
          <w:rPrChange w:id="11702" w:author="tao huang" w:date="2017-09-17T12:05:00Z">
            <w:rPr>
              <w:rFonts w:cs="Times New Roman"/>
              <w:color w:val="000000" w:themeColor="text1"/>
              <w:szCs w:val="24"/>
            </w:rPr>
          </w:rPrChange>
        </w:rPr>
        <w:t xml:space="preserve"> model for each of the product categories</w:t>
      </w:r>
      <w:ins w:id="11703" w:author="tao huang" w:date="2017-09-16T17:14:00Z">
        <w:r w:rsidR="00D4357F" w:rsidRPr="00A60A57">
          <w:rPr>
            <w:rFonts w:cs="Times New Roman"/>
            <w:color w:val="0D0D0D" w:themeColor="text1" w:themeTint="F2"/>
            <w:sz w:val="22"/>
            <w:rPrChange w:id="11704" w:author="tao huang" w:date="2017-09-17T12:05:00Z">
              <w:rPr>
                <w:rFonts w:cs="Times New Roman"/>
                <w:color w:val="000000" w:themeColor="text1"/>
                <w:sz w:val="22"/>
              </w:rPr>
            </w:rPrChange>
          </w:rPr>
          <w:t xml:space="preserve"> using boxplot</w:t>
        </w:r>
      </w:ins>
      <w:r w:rsidR="00782AB6" w:rsidRPr="00A60A57">
        <w:rPr>
          <w:rFonts w:cs="Times New Roman"/>
          <w:color w:val="0D0D0D" w:themeColor="text1" w:themeTint="F2"/>
          <w:sz w:val="22"/>
          <w:rPrChange w:id="11705" w:author="tao huang" w:date="2017-09-17T12:05:00Z">
            <w:rPr>
              <w:rFonts w:cs="Times New Roman"/>
              <w:color w:val="000000" w:themeColor="text1"/>
              <w:szCs w:val="24"/>
            </w:rPr>
          </w:rPrChange>
        </w:rPr>
        <w:t xml:space="preserve">. </w:t>
      </w:r>
      <w:r w:rsidR="00782AB6" w:rsidRPr="00A60A57">
        <w:rPr>
          <w:color w:val="0D0D0D" w:themeColor="text1" w:themeTint="F2"/>
          <w:sz w:val="22"/>
          <w:rPrChange w:id="11706" w:author="tao huang" w:date="2017-09-17T12:05:00Z">
            <w:rPr>
              <w:color w:val="000000" w:themeColor="text1"/>
              <w:szCs w:val="24"/>
            </w:rPr>
          </w:rPrChange>
        </w:rPr>
        <w:t>The ADL-EWC-IC model outperforms the ADL-</w:t>
      </w:r>
      <w:r w:rsidR="00782AB6" w:rsidRPr="000A110D">
        <w:rPr>
          <w:noProof/>
          <w:color w:val="0D0D0D" w:themeColor="text1" w:themeTint="F2"/>
          <w:sz w:val="22"/>
          <w:rPrChange w:id="11707" w:author="tao huang" w:date="2017-09-17T12:17:00Z">
            <w:rPr>
              <w:color w:val="000000" w:themeColor="text1"/>
              <w:szCs w:val="24"/>
            </w:rPr>
          </w:rPrChange>
        </w:rPr>
        <w:t>intra</w:t>
      </w:r>
      <w:r w:rsidR="00782AB6" w:rsidRPr="00A60A57">
        <w:rPr>
          <w:color w:val="0D0D0D" w:themeColor="text1" w:themeTint="F2"/>
          <w:sz w:val="22"/>
          <w:rPrChange w:id="11708" w:author="tao huang" w:date="2017-09-17T12:05:00Z">
            <w:rPr>
              <w:color w:val="000000" w:themeColor="text1"/>
              <w:szCs w:val="24"/>
            </w:rPr>
          </w:rPrChange>
        </w:rPr>
        <w:t xml:space="preserve"> model for </w:t>
      </w:r>
      <w:r w:rsidR="00263FDC" w:rsidRPr="00A60A57">
        <w:rPr>
          <w:color w:val="0D0D0D" w:themeColor="text1" w:themeTint="F2"/>
          <w:sz w:val="22"/>
          <w:rPrChange w:id="11709" w:author="tao huang" w:date="2017-09-17T12:05:00Z">
            <w:rPr>
              <w:color w:val="000000" w:themeColor="text1"/>
              <w:szCs w:val="24"/>
            </w:rPr>
          </w:rPrChange>
        </w:rPr>
        <w:t xml:space="preserve">more </w:t>
      </w:r>
      <w:r w:rsidR="00782AB6" w:rsidRPr="00A60A57">
        <w:rPr>
          <w:color w:val="0D0D0D" w:themeColor="text1" w:themeTint="F2"/>
          <w:sz w:val="22"/>
          <w:rPrChange w:id="11710" w:author="tao huang" w:date="2017-09-17T12:05:00Z">
            <w:rPr>
              <w:color w:val="000000" w:themeColor="text1"/>
              <w:szCs w:val="24"/>
            </w:rPr>
          </w:rPrChange>
        </w:rPr>
        <w:t>product categories</w:t>
      </w:r>
      <w:r w:rsidR="00263FDC" w:rsidRPr="00A60A57">
        <w:rPr>
          <w:color w:val="0D0D0D" w:themeColor="text1" w:themeTint="F2"/>
          <w:sz w:val="22"/>
          <w:rPrChange w:id="11711" w:author="tao huang" w:date="2017-09-17T12:05:00Z">
            <w:rPr>
              <w:color w:val="000000" w:themeColor="text1"/>
              <w:szCs w:val="24"/>
            </w:rPr>
          </w:rPrChange>
        </w:rPr>
        <w:t xml:space="preserve"> </w:t>
      </w:r>
      <w:ins w:id="11712" w:author="tao huang" w:date="2017-09-16T17:14:00Z">
        <w:r w:rsidR="00502DF1" w:rsidRPr="00A60A57">
          <w:rPr>
            <w:color w:val="0D0D0D" w:themeColor="text1" w:themeTint="F2"/>
            <w:sz w:val="22"/>
            <w:rPrChange w:id="11713" w:author="tao huang" w:date="2017-09-17T12:05:00Z">
              <w:rPr>
                <w:color w:val="000000" w:themeColor="text1"/>
                <w:sz w:val="22"/>
              </w:rPr>
            </w:rPrChange>
          </w:rPr>
          <w:t>(2</w:t>
        </w:r>
      </w:ins>
      <w:ins w:id="11714" w:author="tao huang" w:date="2017-09-17T10:56:00Z">
        <w:r w:rsidR="00CF0E99" w:rsidRPr="00A60A57">
          <w:rPr>
            <w:color w:val="0D0D0D" w:themeColor="text1" w:themeTint="F2"/>
            <w:sz w:val="22"/>
            <w:rPrChange w:id="11715" w:author="tao huang" w:date="2017-09-17T12:05:00Z">
              <w:rPr>
                <w:color w:val="385623" w:themeColor="accent6" w:themeShade="80"/>
                <w:sz w:val="22"/>
              </w:rPr>
            </w:rPrChange>
          </w:rPr>
          <w:t>1</w:t>
        </w:r>
      </w:ins>
      <w:ins w:id="11716" w:author="tao huang" w:date="2017-09-16T17:14:00Z">
        <w:r w:rsidR="00502DF1" w:rsidRPr="00A60A57">
          <w:rPr>
            <w:color w:val="0D0D0D" w:themeColor="text1" w:themeTint="F2"/>
            <w:sz w:val="22"/>
            <w:rPrChange w:id="11717" w:author="tao huang" w:date="2017-09-17T12:05:00Z">
              <w:rPr>
                <w:color w:val="000000" w:themeColor="text1"/>
                <w:sz w:val="22"/>
              </w:rPr>
            </w:rPrChange>
          </w:rPr>
          <w:t xml:space="preserve"> out of </w:t>
        </w:r>
      </w:ins>
      <w:ins w:id="11718" w:author="tao huang" w:date="2017-09-16T17:15:00Z">
        <w:r w:rsidR="00502DF1" w:rsidRPr="00A60A57">
          <w:rPr>
            <w:color w:val="0D0D0D" w:themeColor="text1" w:themeTint="F2"/>
            <w:sz w:val="22"/>
            <w:rPrChange w:id="11719" w:author="tao huang" w:date="2017-09-17T12:05:00Z">
              <w:rPr>
                <w:color w:val="000000" w:themeColor="text1"/>
                <w:sz w:val="22"/>
              </w:rPr>
            </w:rPrChange>
          </w:rPr>
          <w:t xml:space="preserve">28) </w:t>
        </w:r>
      </w:ins>
      <w:r w:rsidR="00263FDC" w:rsidRPr="00A60A57">
        <w:rPr>
          <w:color w:val="0D0D0D" w:themeColor="text1" w:themeTint="F2"/>
          <w:sz w:val="22"/>
          <w:rPrChange w:id="11720" w:author="tao huang" w:date="2017-09-17T12:05:00Z">
            <w:rPr>
              <w:color w:val="000000" w:themeColor="text1"/>
              <w:szCs w:val="24"/>
            </w:rPr>
          </w:rPrChange>
        </w:rPr>
        <w:t xml:space="preserve">compared to either the </w:t>
      </w:r>
      <w:r w:rsidR="00263FDC" w:rsidRPr="00A60A57">
        <w:rPr>
          <w:rFonts w:cs="Times New Roman"/>
          <w:color w:val="0D0D0D" w:themeColor="text1" w:themeTint="F2"/>
          <w:sz w:val="22"/>
          <w:rPrChange w:id="11721" w:author="tao huang" w:date="2017-09-17T12:05:00Z">
            <w:rPr>
              <w:rFonts w:cs="Times New Roman"/>
              <w:color w:val="000000" w:themeColor="text1"/>
              <w:szCs w:val="24"/>
            </w:rPr>
          </w:rPrChange>
        </w:rPr>
        <w:t>ADL-</w:t>
      </w:r>
      <w:r w:rsidR="00263FDC" w:rsidRPr="000A110D">
        <w:rPr>
          <w:rFonts w:cs="Times New Roman"/>
          <w:noProof/>
          <w:color w:val="0D0D0D" w:themeColor="text1" w:themeTint="F2"/>
          <w:sz w:val="22"/>
          <w:rPrChange w:id="11722" w:author="tao huang" w:date="2017-09-17T12:17:00Z">
            <w:rPr>
              <w:rFonts w:cs="Times New Roman"/>
              <w:color w:val="000000" w:themeColor="text1"/>
              <w:szCs w:val="24"/>
            </w:rPr>
          </w:rPrChange>
        </w:rPr>
        <w:t>intra</w:t>
      </w:r>
      <w:r w:rsidR="00263FDC" w:rsidRPr="00A60A57">
        <w:rPr>
          <w:rFonts w:cs="Times New Roman"/>
          <w:color w:val="0D0D0D" w:themeColor="text1" w:themeTint="F2"/>
          <w:sz w:val="22"/>
          <w:rPrChange w:id="11723" w:author="tao huang" w:date="2017-09-17T12:05:00Z">
            <w:rPr>
              <w:rFonts w:cs="Times New Roman"/>
              <w:color w:val="000000" w:themeColor="text1"/>
              <w:szCs w:val="24"/>
            </w:rPr>
          </w:rPrChange>
        </w:rPr>
        <w:t>-EWC model or the ADL-intra-IC model</w:t>
      </w:r>
      <w:r w:rsidR="00782AB6" w:rsidRPr="00A60A57">
        <w:rPr>
          <w:color w:val="0D0D0D" w:themeColor="text1" w:themeTint="F2"/>
          <w:sz w:val="22"/>
          <w:rPrChange w:id="11724" w:author="tao huang" w:date="2017-09-17T12:05:00Z">
            <w:rPr>
              <w:color w:val="000000" w:themeColor="text1"/>
              <w:szCs w:val="24"/>
            </w:rPr>
          </w:rPrChange>
        </w:rPr>
        <w:t>.</w:t>
      </w:r>
    </w:p>
    <w:p w14:paraId="488790F7" w14:textId="767BAA31" w:rsidR="00A663C7" w:rsidRPr="00A60A57" w:rsidDel="005E7776" w:rsidRDefault="00A663C7">
      <w:pPr>
        <w:spacing w:line="360" w:lineRule="auto"/>
        <w:rPr>
          <w:del w:id="11725" w:author="tao huang" w:date="2017-09-16T12:50:00Z"/>
          <w:rFonts w:ascii="Arial" w:hAnsi="Arial" w:cs="Arial"/>
          <w:noProof/>
          <w:color w:val="0D0D0D" w:themeColor="text1" w:themeTint="F2"/>
          <w:sz w:val="22"/>
          <w:rPrChange w:id="11726" w:author="tao huang" w:date="2017-09-17T12:05:00Z">
            <w:rPr>
              <w:del w:id="11727" w:author="tao huang" w:date="2017-09-16T12:50:00Z"/>
              <w:rFonts w:ascii="Arial" w:hAnsi="Arial" w:cs="Arial"/>
              <w:noProof/>
              <w:color w:val="000000" w:themeColor="text1"/>
              <w:sz w:val="20"/>
              <w:szCs w:val="20"/>
            </w:rPr>
          </w:rPrChange>
        </w:rPr>
        <w:pPrChange w:id="11728" w:author="tao huang" w:date="2017-09-16T12:49:00Z">
          <w:pPr/>
        </w:pPrChange>
      </w:pPr>
    </w:p>
    <w:p w14:paraId="13D11D63" w14:textId="2EF969A0" w:rsidR="00A0765B" w:rsidRPr="00A60A57" w:rsidRDefault="00D11378">
      <w:pPr>
        <w:spacing w:line="360" w:lineRule="auto"/>
        <w:rPr>
          <w:ins w:id="11729" w:author="tao huang" w:date="2017-09-16T12:55:00Z"/>
          <w:rFonts w:cs="Times New Roman"/>
          <w:noProof/>
          <w:color w:val="0D0D0D" w:themeColor="text1" w:themeTint="F2"/>
          <w:sz w:val="22"/>
          <w:rPrChange w:id="11730" w:author="tao huang" w:date="2017-09-17T12:05:00Z">
            <w:rPr>
              <w:ins w:id="11731" w:author="tao huang" w:date="2017-09-16T12:55:00Z"/>
              <w:rFonts w:cs="Times New Roman"/>
              <w:noProof/>
              <w:color w:val="000000" w:themeColor="text1"/>
              <w:sz w:val="22"/>
            </w:rPr>
          </w:rPrChange>
        </w:rPr>
        <w:pPrChange w:id="11732" w:author="tao huang" w:date="2017-09-16T12:49:00Z">
          <w:pPr/>
        </w:pPrChange>
      </w:pPr>
      <w:r w:rsidRPr="00A60A57">
        <w:rPr>
          <w:rFonts w:cs="Times New Roman"/>
          <w:noProof/>
          <w:color w:val="0D0D0D" w:themeColor="text1" w:themeTint="F2"/>
          <w:sz w:val="22"/>
          <w:rPrChange w:id="11733" w:author="tao huang" w:date="2017-09-17T12:05:00Z">
            <w:rPr>
              <w:rFonts w:cs="Times New Roman"/>
              <w:noProof/>
              <w:color w:val="000000" w:themeColor="text1"/>
              <w:szCs w:val="24"/>
            </w:rPr>
          </w:rPrChange>
        </w:rPr>
        <w:t xml:space="preserve">Figure </w:t>
      </w:r>
      <w:del w:id="11734" w:author="tao huang" w:date="2017-09-17T11:53:00Z">
        <w:r w:rsidR="00E40606" w:rsidRPr="00A60A57" w:rsidDel="003C5E0B">
          <w:rPr>
            <w:rFonts w:cs="Times New Roman"/>
            <w:noProof/>
            <w:color w:val="0D0D0D" w:themeColor="text1" w:themeTint="F2"/>
            <w:sz w:val="22"/>
            <w:rPrChange w:id="11735" w:author="tao huang" w:date="2017-09-17T12:05:00Z">
              <w:rPr>
                <w:rFonts w:cs="Times New Roman"/>
                <w:noProof/>
                <w:color w:val="000000" w:themeColor="text1"/>
                <w:szCs w:val="24"/>
              </w:rPr>
            </w:rPrChange>
          </w:rPr>
          <w:delText>9</w:delText>
        </w:r>
      </w:del>
      <w:ins w:id="11736" w:author="tao huang" w:date="2017-09-17T11:53:00Z">
        <w:r w:rsidR="003C5E0B" w:rsidRPr="00A60A57">
          <w:rPr>
            <w:rFonts w:cs="Times New Roman"/>
            <w:noProof/>
            <w:color w:val="0D0D0D" w:themeColor="text1" w:themeTint="F2"/>
            <w:sz w:val="22"/>
            <w:rPrChange w:id="11737" w:author="tao huang" w:date="2017-09-17T12:05:00Z">
              <w:rPr>
                <w:rFonts w:cs="Times New Roman"/>
                <w:noProof/>
                <w:color w:val="000000" w:themeColor="text1"/>
                <w:sz w:val="22"/>
              </w:rPr>
            </w:rPrChange>
          </w:rPr>
          <w:t>5</w:t>
        </w:r>
      </w:ins>
      <w:r w:rsidRPr="00A60A57">
        <w:rPr>
          <w:rFonts w:cs="Times New Roman"/>
          <w:noProof/>
          <w:color w:val="0D0D0D" w:themeColor="text1" w:themeTint="F2"/>
          <w:sz w:val="22"/>
          <w:rPrChange w:id="11738" w:author="tao huang" w:date="2017-09-17T12:05:00Z">
            <w:rPr>
              <w:rFonts w:cs="Times New Roman"/>
              <w:noProof/>
              <w:color w:val="000000" w:themeColor="text1"/>
              <w:szCs w:val="24"/>
            </w:rPr>
          </w:rPrChange>
        </w:rPr>
        <w:t>.</w:t>
      </w:r>
      <w:r w:rsidRPr="00A60A57">
        <w:rPr>
          <w:rFonts w:cs="Times New Roman"/>
          <w:noProof/>
          <w:color w:val="0D0D0D" w:themeColor="text1" w:themeTint="F2"/>
          <w:sz w:val="22"/>
          <w:rPrChange w:id="11739" w:author="tao huang" w:date="2017-09-17T12:05:00Z">
            <w:rPr>
              <w:rFonts w:cs="Times New Roman"/>
              <w:noProof/>
              <w:color w:val="000000" w:themeColor="text1"/>
              <w:szCs w:val="24"/>
            </w:rPr>
          </w:rPrChange>
        </w:rPr>
        <w:tab/>
        <w:t>The ADL-EWC-IC model versus the ADL-</w:t>
      </w:r>
      <w:r w:rsidRPr="000A110D">
        <w:rPr>
          <w:rFonts w:cs="Times New Roman"/>
          <w:noProof/>
          <w:color w:val="0D0D0D" w:themeColor="text1" w:themeTint="F2"/>
          <w:sz w:val="22"/>
          <w:rPrChange w:id="11740" w:author="tao huang" w:date="2017-09-17T12:17:00Z">
            <w:rPr>
              <w:rFonts w:cs="Times New Roman"/>
              <w:noProof/>
              <w:color w:val="000000" w:themeColor="text1"/>
              <w:szCs w:val="24"/>
            </w:rPr>
          </w:rPrChange>
        </w:rPr>
        <w:t>intra</w:t>
      </w:r>
      <w:r w:rsidRPr="00A60A57">
        <w:rPr>
          <w:rFonts w:cs="Times New Roman"/>
          <w:noProof/>
          <w:color w:val="0D0D0D" w:themeColor="text1" w:themeTint="F2"/>
          <w:sz w:val="22"/>
          <w:rPrChange w:id="11741" w:author="tao huang" w:date="2017-09-17T12:05:00Z">
            <w:rPr>
              <w:rFonts w:cs="Times New Roman"/>
              <w:noProof/>
              <w:color w:val="000000" w:themeColor="text1"/>
              <w:szCs w:val="24"/>
            </w:rPr>
          </w:rPrChange>
        </w:rPr>
        <w:t xml:space="preserve"> model, for the MASE, for h=8</w:t>
      </w:r>
    </w:p>
    <w:p w14:paraId="6EB66CE7" w14:textId="77777777" w:rsidR="003A05F4" w:rsidRPr="00A60A57" w:rsidRDefault="003A05F4">
      <w:pPr>
        <w:spacing w:line="360" w:lineRule="auto"/>
        <w:rPr>
          <w:rFonts w:ascii="Arial" w:hAnsi="Arial" w:cs="Arial"/>
          <w:noProof/>
          <w:color w:val="0D0D0D" w:themeColor="text1" w:themeTint="F2"/>
          <w:sz w:val="22"/>
          <w:rPrChange w:id="11742" w:author="tao huang" w:date="2017-09-17T12:05:00Z">
            <w:rPr>
              <w:rFonts w:ascii="Arial" w:hAnsi="Arial" w:cs="Arial"/>
              <w:noProof/>
              <w:color w:val="000000" w:themeColor="text1"/>
              <w:sz w:val="20"/>
              <w:szCs w:val="20"/>
            </w:rPr>
          </w:rPrChange>
        </w:rPr>
        <w:pPrChange w:id="11743" w:author="tao huang" w:date="2017-09-16T12:49:00Z">
          <w:pPr/>
        </w:pPrChange>
      </w:pPr>
    </w:p>
    <w:p w14:paraId="586127A5" w14:textId="77777777" w:rsidR="00BB6796" w:rsidRPr="00A60A57" w:rsidRDefault="00BB6796">
      <w:pPr>
        <w:spacing w:line="360" w:lineRule="auto"/>
        <w:jc w:val="center"/>
        <w:rPr>
          <w:rFonts w:ascii="Arial" w:hAnsi="Arial" w:cs="Arial"/>
          <w:noProof/>
          <w:color w:val="0D0D0D" w:themeColor="text1" w:themeTint="F2"/>
          <w:sz w:val="22"/>
          <w:rPrChange w:id="11744" w:author="tao huang" w:date="2017-09-17T12:05:00Z">
            <w:rPr>
              <w:rFonts w:ascii="Arial" w:hAnsi="Arial" w:cs="Arial"/>
              <w:noProof/>
              <w:color w:val="000000" w:themeColor="text1"/>
              <w:sz w:val="20"/>
              <w:szCs w:val="20"/>
            </w:rPr>
          </w:rPrChange>
        </w:rPr>
        <w:pPrChange w:id="11745" w:author="tao huang" w:date="2017-09-16T12:49:00Z">
          <w:pPr>
            <w:jc w:val="center"/>
          </w:pPr>
        </w:pPrChange>
      </w:pPr>
      <w:r w:rsidRPr="00A60A57">
        <w:rPr>
          <w:rFonts w:ascii="Arial" w:hAnsi="Arial" w:cs="Arial"/>
          <w:noProof/>
          <w:color w:val="0D0D0D" w:themeColor="text1" w:themeTint="F2"/>
          <w:sz w:val="22"/>
          <w:lang w:eastAsia="en-GB"/>
          <w:rPrChange w:id="11746" w:author="tao huang" w:date="2017-09-17T12:05:00Z">
            <w:rPr>
              <w:rFonts w:ascii="Arial" w:hAnsi="Arial" w:cs="Arial"/>
              <w:noProof/>
              <w:color w:val="000000" w:themeColor="text1"/>
              <w:sz w:val="20"/>
              <w:szCs w:val="20"/>
              <w:lang w:eastAsia="en-GB"/>
            </w:rPr>
          </w:rPrChange>
        </w:rPr>
        <w:drawing>
          <wp:inline distT="0" distB="0" distL="0" distR="0" wp14:anchorId="749EBFE7" wp14:editId="0934FEA7">
            <wp:extent cx="5348177" cy="4009462"/>
            <wp:effectExtent l="0" t="0" r="5080" b="0"/>
            <wp:docPr id="2" name="Picture 2" descr="Box Plot for improve_mase_ADL_ewc_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x Plot for improve_mase_ADL_ewc_i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51882" cy="4012240"/>
                    </a:xfrm>
                    <a:prstGeom prst="rect">
                      <a:avLst/>
                    </a:prstGeom>
                    <a:noFill/>
                    <a:ln>
                      <a:noFill/>
                    </a:ln>
                  </pic:spPr>
                </pic:pic>
              </a:graphicData>
            </a:graphic>
          </wp:inline>
        </w:drawing>
      </w:r>
    </w:p>
    <w:p w14:paraId="223AC620" w14:textId="2C7873D1" w:rsidR="00BB6796" w:rsidRPr="00A60A57" w:rsidDel="005E7776" w:rsidRDefault="00BB6796">
      <w:pPr>
        <w:spacing w:line="360" w:lineRule="auto"/>
        <w:jc w:val="center"/>
        <w:rPr>
          <w:del w:id="11747" w:author="tao huang" w:date="2017-09-16T12:51:00Z"/>
          <w:rFonts w:ascii="Arial" w:hAnsi="Arial" w:cs="Arial"/>
          <w:noProof/>
          <w:color w:val="0D0D0D" w:themeColor="text1" w:themeTint="F2"/>
          <w:sz w:val="22"/>
          <w:rPrChange w:id="11748" w:author="tao huang" w:date="2017-09-17T12:05:00Z">
            <w:rPr>
              <w:del w:id="11749" w:author="tao huang" w:date="2017-09-16T12:51:00Z"/>
              <w:rFonts w:ascii="Arial" w:hAnsi="Arial" w:cs="Arial"/>
              <w:noProof/>
              <w:color w:val="000000" w:themeColor="text1"/>
              <w:sz w:val="20"/>
              <w:szCs w:val="20"/>
            </w:rPr>
          </w:rPrChange>
        </w:rPr>
        <w:pPrChange w:id="11750" w:author="tao huang" w:date="2017-09-16T12:49:00Z">
          <w:pPr>
            <w:jc w:val="center"/>
          </w:pPr>
        </w:pPrChange>
      </w:pPr>
      <w:r w:rsidRPr="00A60A57">
        <w:rPr>
          <w:rFonts w:ascii="Arial" w:hAnsi="Arial" w:cs="Arial"/>
          <w:noProof/>
          <w:color w:val="0D0D0D" w:themeColor="text1" w:themeTint="F2"/>
          <w:sz w:val="22"/>
          <w:lang w:eastAsia="en-GB"/>
          <w:rPrChange w:id="11751" w:author="tao huang" w:date="2017-09-17T12:05:00Z">
            <w:rPr>
              <w:rFonts w:ascii="Arial" w:hAnsi="Arial" w:cs="Arial"/>
              <w:noProof/>
              <w:color w:val="000000" w:themeColor="text1"/>
              <w:sz w:val="20"/>
              <w:szCs w:val="20"/>
              <w:lang w:eastAsia="en-GB"/>
            </w:rPr>
          </w:rPrChange>
        </w:rPr>
        <w:lastRenderedPageBreak/>
        <w:drawing>
          <wp:inline distT="0" distB="0" distL="0" distR="0" wp14:anchorId="5119F85A" wp14:editId="6C596A90">
            <wp:extent cx="5337544" cy="4001490"/>
            <wp:effectExtent l="0" t="0" r="0" b="0"/>
            <wp:docPr id="3" name="Picture 3" descr="Box Plot for improve_mase_ADL_ewc_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ox Plot for improve_mase_ADL_ewc_ic"/>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47989" cy="4009321"/>
                    </a:xfrm>
                    <a:prstGeom prst="rect">
                      <a:avLst/>
                    </a:prstGeom>
                    <a:noFill/>
                    <a:ln>
                      <a:noFill/>
                    </a:ln>
                  </pic:spPr>
                </pic:pic>
              </a:graphicData>
            </a:graphic>
          </wp:inline>
        </w:drawing>
      </w:r>
    </w:p>
    <w:p w14:paraId="43CF83A7" w14:textId="31D3BF55" w:rsidR="00E41243" w:rsidRPr="00A60A57" w:rsidDel="005E7776" w:rsidRDefault="007B0CB6">
      <w:pPr>
        <w:spacing w:after="0" w:line="360" w:lineRule="auto"/>
        <w:ind w:left="360"/>
        <w:jc w:val="center"/>
        <w:rPr>
          <w:del w:id="11752" w:author="tao huang" w:date="2017-09-16T12:50:00Z"/>
          <w:rFonts w:cs="Times New Roman"/>
          <w:b/>
          <w:color w:val="0D0D0D" w:themeColor="text1" w:themeTint="F2"/>
          <w:sz w:val="22"/>
          <w:rPrChange w:id="11753" w:author="tao huang" w:date="2017-09-17T12:05:00Z">
            <w:rPr>
              <w:del w:id="11754" w:author="tao huang" w:date="2017-09-16T12:50:00Z"/>
              <w:rFonts w:cs="Times New Roman"/>
              <w:b/>
              <w:color w:val="000000" w:themeColor="text1"/>
              <w:szCs w:val="24"/>
            </w:rPr>
          </w:rPrChange>
        </w:rPr>
        <w:pPrChange w:id="11755" w:author="tao huang" w:date="2017-09-16T12:51:00Z">
          <w:pPr>
            <w:spacing w:after="0" w:line="360" w:lineRule="auto"/>
            <w:ind w:left="360"/>
          </w:pPr>
        </w:pPrChange>
      </w:pPr>
      <w:r w:rsidRPr="00A60A57">
        <w:rPr>
          <w:rFonts w:cs="Times New Roman"/>
          <w:b/>
          <w:color w:val="0D0D0D" w:themeColor="text1" w:themeTint="F2"/>
          <w:sz w:val="22"/>
          <w:rPrChange w:id="11756" w:author="tao huang" w:date="2017-09-17T12:05:00Z">
            <w:rPr>
              <w:rFonts w:cs="Times New Roman"/>
              <w:b/>
              <w:color w:val="000000" w:themeColor="text1"/>
              <w:szCs w:val="24"/>
            </w:rPr>
          </w:rPrChange>
        </w:rPr>
        <w:t xml:space="preserve"> </w:t>
      </w:r>
      <w:r w:rsidR="00E41243" w:rsidRPr="00A60A57">
        <w:rPr>
          <w:rFonts w:cs="Times New Roman"/>
          <w:b/>
          <w:color w:val="0D0D0D" w:themeColor="text1" w:themeTint="F2"/>
          <w:sz w:val="22"/>
          <w:rPrChange w:id="11757" w:author="tao huang" w:date="2017-09-17T12:05:00Z">
            <w:rPr>
              <w:rFonts w:cs="Times New Roman"/>
              <w:b/>
              <w:color w:val="000000" w:themeColor="text1"/>
              <w:szCs w:val="24"/>
            </w:rPr>
          </w:rPrChange>
        </w:rPr>
        <w:t xml:space="preserve"> </w:t>
      </w:r>
    </w:p>
    <w:p w14:paraId="0AFA8932" w14:textId="42067F20" w:rsidR="00E4123E" w:rsidRPr="00A60A57" w:rsidDel="00D373D5" w:rsidRDefault="00E4123E">
      <w:pPr>
        <w:spacing w:after="0" w:line="360" w:lineRule="auto"/>
        <w:ind w:left="360"/>
        <w:rPr>
          <w:del w:id="11758" w:author="tao huang" w:date="2017-09-13T16:18:00Z"/>
          <w:rFonts w:cs="Times New Roman"/>
          <w:b/>
          <w:color w:val="0D0D0D" w:themeColor="text1" w:themeTint="F2"/>
          <w:sz w:val="22"/>
          <w:rPrChange w:id="11759" w:author="tao huang" w:date="2017-09-17T12:05:00Z">
            <w:rPr>
              <w:del w:id="11760" w:author="tao huang" w:date="2017-09-13T16:18:00Z"/>
              <w:rFonts w:cs="Times New Roman"/>
              <w:b/>
              <w:color w:val="000000" w:themeColor="text1"/>
              <w:szCs w:val="24"/>
            </w:rPr>
          </w:rPrChange>
        </w:rPr>
        <w:pPrChange w:id="11761" w:author="tao huang" w:date="2017-09-16T12:50:00Z">
          <w:pPr>
            <w:pStyle w:val="ListParagraph"/>
            <w:numPr>
              <w:numId w:val="39"/>
            </w:numPr>
            <w:spacing w:after="0" w:line="360" w:lineRule="auto"/>
            <w:ind w:hanging="360"/>
          </w:pPr>
        </w:pPrChange>
      </w:pPr>
      <w:del w:id="11762" w:author="tao huang" w:date="2017-09-13T16:18:00Z">
        <w:r w:rsidRPr="00A60A57" w:rsidDel="00D373D5">
          <w:rPr>
            <w:rFonts w:cs="Times New Roman"/>
            <w:b/>
            <w:color w:val="0D0D0D" w:themeColor="text1" w:themeTint="F2"/>
            <w:sz w:val="22"/>
            <w:rPrChange w:id="11763" w:author="tao huang" w:date="2017-09-17T12:05:00Z">
              <w:rPr>
                <w:rFonts w:cs="Times New Roman"/>
                <w:b/>
                <w:color w:val="000000" w:themeColor="text1"/>
                <w:szCs w:val="24"/>
              </w:rPr>
            </w:rPrChange>
          </w:rPr>
          <w:delText>Explor</w:delText>
        </w:r>
      </w:del>
      <w:ins w:id="11764" w:author="Soopramanien, Didier" w:date="2017-09-08T14:38:00Z">
        <w:del w:id="11765" w:author="tao huang" w:date="2017-09-13T16:18:00Z">
          <w:r w:rsidR="00E87A64" w:rsidRPr="00A60A57" w:rsidDel="00D373D5">
            <w:rPr>
              <w:rFonts w:cs="Times New Roman"/>
              <w:b/>
              <w:color w:val="0D0D0D" w:themeColor="text1" w:themeTint="F2"/>
              <w:sz w:val="22"/>
              <w:rPrChange w:id="11766" w:author="tao huang" w:date="2017-09-17T12:05:00Z">
                <w:rPr>
                  <w:rFonts w:cs="Times New Roman"/>
                  <w:b/>
                  <w:color w:val="000000" w:themeColor="text1"/>
                  <w:szCs w:val="24"/>
                </w:rPr>
              </w:rPrChange>
            </w:rPr>
            <w:delText>ing</w:delText>
          </w:r>
        </w:del>
      </w:ins>
      <w:del w:id="11767" w:author="tao huang" w:date="2017-09-13T16:18:00Z">
        <w:r w:rsidRPr="00A60A57" w:rsidDel="00D373D5">
          <w:rPr>
            <w:rFonts w:cs="Times New Roman"/>
            <w:b/>
            <w:color w:val="0D0D0D" w:themeColor="text1" w:themeTint="F2"/>
            <w:sz w:val="22"/>
            <w:rPrChange w:id="11768" w:author="tao huang" w:date="2017-09-17T12:05:00Z">
              <w:rPr>
                <w:rFonts w:cs="Times New Roman"/>
                <w:b/>
                <w:color w:val="000000" w:themeColor="text1"/>
                <w:szCs w:val="24"/>
              </w:rPr>
            </w:rPrChange>
          </w:rPr>
          <w:delText>e the determinants of the forecasting improvement</w:delText>
        </w:r>
      </w:del>
    </w:p>
    <w:p w14:paraId="486DE961" w14:textId="74DC3823" w:rsidR="00E41243" w:rsidRPr="00A60A57" w:rsidDel="00D373D5" w:rsidRDefault="00E4123E">
      <w:pPr>
        <w:rPr>
          <w:del w:id="11769" w:author="tao huang" w:date="2017-09-13T16:18:00Z"/>
          <w:rFonts w:cs="Times New Roman"/>
          <w:b/>
          <w:color w:val="0D0D0D" w:themeColor="text1" w:themeTint="F2"/>
          <w:sz w:val="22"/>
          <w:rPrChange w:id="11770" w:author="tao huang" w:date="2017-09-17T12:05:00Z">
            <w:rPr>
              <w:del w:id="11771" w:author="tao huang" w:date="2017-09-13T16:18:00Z"/>
              <w:rFonts w:cs="Times New Roman"/>
              <w:b/>
              <w:color w:val="000000" w:themeColor="text1"/>
              <w:szCs w:val="24"/>
            </w:rPr>
          </w:rPrChange>
        </w:rPr>
        <w:pPrChange w:id="11772" w:author="tao huang" w:date="2017-09-16T12:50:00Z">
          <w:pPr>
            <w:spacing w:after="0" w:line="360" w:lineRule="auto"/>
            <w:ind w:left="360"/>
          </w:pPr>
        </w:pPrChange>
      </w:pPr>
      <w:del w:id="11773" w:author="tao huang" w:date="2017-09-13T16:18:00Z">
        <w:r w:rsidRPr="00A60A57" w:rsidDel="00D373D5">
          <w:rPr>
            <w:rFonts w:cs="Times New Roman"/>
            <w:b/>
            <w:color w:val="0D0D0D" w:themeColor="text1" w:themeTint="F2"/>
            <w:sz w:val="22"/>
            <w:rPrChange w:id="11774" w:author="tao huang" w:date="2017-09-17T12:05:00Z">
              <w:rPr>
                <w:rFonts w:cs="Times New Roman"/>
                <w:b/>
                <w:color w:val="000000" w:themeColor="text1"/>
                <w:szCs w:val="24"/>
              </w:rPr>
            </w:rPrChange>
          </w:rPr>
          <w:delText xml:space="preserve"> </w:delText>
        </w:r>
      </w:del>
    </w:p>
    <w:p w14:paraId="3B9EFA24" w14:textId="3F629A11" w:rsidR="00E41243" w:rsidRPr="00A60A57" w:rsidDel="00D373D5" w:rsidRDefault="00E41243">
      <w:pPr>
        <w:rPr>
          <w:del w:id="11775" w:author="tao huang" w:date="2017-09-13T16:18:00Z"/>
          <w:rFonts w:cs="Times New Roman"/>
          <w:b/>
          <w:color w:val="0D0D0D" w:themeColor="text1" w:themeTint="F2"/>
          <w:sz w:val="22"/>
          <w:rPrChange w:id="11776" w:author="tao huang" w:date="2017-09-17T12:05:00Z">
            <w:rPr>
              <w:del w:id="11777" w:author="tao huang" w:date="2017-09-13T16:18:00Z"/>
              <w:rFonts w:cs="Times New Roman"/>
              <w:b/>
              <w:color w:val="000000" w:themeColor="text1"/>
              <w:szCs w:val="24"/>
            </w:rPr>
          </w:rPrChange>
        </w:rPr>
        <w:pPrChange w:id="11778" w:author="tao huang" w:date="2017-09-16T12:50:00Z">
          <w:pPr>
            <w:spacing w:after="0" w:line="360" w:lineRule="auto"/>
            <w:ind w:left="360"/>
          </w:pPr>
        </w:pPrChange>
      </w:pPr>
    </w:p>
    <w:p w14:paraId="5CEF10FE" w14:textId="2C1483C5" w:rsidR="00E41243" w:rsidRPr="00A60A57" w:rsidDel="00D373D5" w:rsidRDefault="00E41243">
      <w:pPr>
        <w:rPr>
          <w:del w:id="11779" w:author="tao huang" w:date="2017-09-13T16:18:00Z"/>
          <w:rFonts w:cs="Times New Roman"/>
          <w:color w:val="0D0D0D" w:themeColor="text1" w:themeTint="F2"/>
          <w:sz w:val="22"/>
          <w:rPrChange w:id="11780" w:author="tao huang" w:date="2017-09-17T12:05:00Z">
            <w:rPr>
              <w:del w:id="11781" w:author="tao huang" w:date="2017-09-13T16:18:00Z"/>
              <w:rFonts w:cs="Times New Roman"/>
              <w:color w:val="000000" w:themeColor="text1"/>
              <w:szCs w:val="24"/>
            </w:rPr>
          </w:rPrChange>
        </w:rPr>
        <w:pPrChange w:id="11782" w:author="tao huang" w:date="2017-09-16T12:50:00Z">
          <w:pPr>
            <w:pStyle w:val="ListParagraph"/>
            <w:spacing w:after="0" w:line="360" w:lineRule="auto"/>
            <w:ind w:left="0"/>
          </w:pPr>
        </w:pPrChange>
      </w:pPr>
      <w:del w:id="11783" w:author="tao huang" w:date="2017-09-13T16:18:00Z">
        <w:r w:rsidRPr="00A60A57" w:rsidDel="00D373D5">
          <w:rPr>
            <w:rFonts w:cs="Times New Roman"/>
            <w:color w:val="0D0D0D" w:themeColor="text1" w:themeTint="F2"/>
            <w:sz w:val="22"/>
            <w:rPrChange w:id="11784" w:author="tao huang" w:date="2017-09-17T12:05:00Z">
              <w:rPr>
                <w:rFonts w:cs="Times New Roman"/>
                <w:color w:val="000000" w:themeColor="text1"/>
                <w:szCs w:val="24"/>
              </w:rPr>
            </w:rPrChange>
          </w:rPr>
          <w:delText xml:space="preserve">The results in </w:delText>
        </w:r>
        <w:r w:rsidRPr="00A60A57" w:rsidDel="00D373D5">
          <w:rPr>
            <w:rFonts w:cs="Times New Roman"/>
            <w:noProof/>
            <w:color w:val="0D0D0D" w:themeColor="text1" w:themeTint="F2"/>
            <w:sz w:val="22"/>
            <w:rPrChange w:id="11785" w:author="tao huang" w:date="2017-09-17T12:05:00Z">
              <w:rPr>
                <w:rFonts w:cs="Times New Roman"/>
                <w:noProof/>
                <w:color w:val="000000" w:themeColor="text1"/>
                <w:szCs w:val="24"/>
              </w:rPr>
            </w:rPrChange>
          </w:rPr>
          <w:delText>Section</w:delText>
        </w:r>
        <w:r w:rsidRPr="00A60A57" w:rsidDel="00D373D5">
          <w:rPr>
            <w:rFonts w:cs="Times New Roman"/>
            <w:color w:val="0D0D0D" w:themeColor="text1" w:themeTint="F2"/>
            <w:sz w:val="22"/>
            <w:rPrChange w:id="11786" w:author="tao huang" w:date="2017-09-17T12:05:00Z">
              <w:rPr>
                <w:rFonts w:cs="Times New Roman"/>
                <w:color w:val="000000" w:themeColor="text1"/>
                <w:szCs w:val="24"/>
              </w:rPr>
            </w:rPrChange>
          </w:rPr>
          <w:delText xml:space="preserve"> 8 show that the proposed models generate more accurate forecasts overall especially for some of the product categories (e.g., Yogurt, Milk, Toilet Tissue etc.). </w:delText>
        </w:r>
        <w:r w:rsidR="000A1117" w:rsidRPr="00A60A57" w:rsidDel="00D373D5">
          <w:rPr>
            <w:rFonts w:cs="Times New Roman"/>
            <w:color w:val="0D0D0D" w:themeColor="text1" w:themeTint="F2"/>
            <w:sz w:val="22"/>
            <w:rPrChange w:id="11787" w:author="tao huang" w:date="2017-09-17T12:05:00Z">
              <w:rPr>
                <w:rFonts w:cs="Times New Roman"/>
                <w:color w:val="000000" w:themeColor="text1"/>
                <w:szCs w:val="24"/>
              </w:rPr>
            </w:rPrChange>
          </w:rPr>
          <w:delText>W</w:delText>
        </w:r>
        <w:r w:rsidRPr="00A60A57" w:rsidDel="00D373D5">
          <w:rPr>
            <w:rFonts w:cs="Times New Roman"/>
            <w:color w:val="0D0D0D" w:themeColor="text1" w:themeTint="F2"/>
            <w:sz w:val="22"/>
            <w:rPrChange w:id="11788" w:author="tao huang" w:date="2017-09-17T12:05:00Z">
              <w:rPr>
                <w:rFonts w:cs="Times New Roman"/>
                <w:color w:val="000000" w:themeColor="text1"/>
                <w:szCs w:val="24"/>
              </w:rPr>
            </w:rPrChange>
          </w:rPr>
          <w:delText xml:space="preserve">e </w:delText>
        </w:r>
        <w:r w:rsidR="000A1117" w:rsidRPr="00A60A57" w:rsidDel="00D373D5">
          <w:rPr>
            <w:rFonts w:cs="Times New Roman"/>
            <w:color w:val="0D0D0D" w:themeColor="text1" w:themeTint="F2"/>
            <w:sz w:val="22"/>
            <w:rPrChange w:id="11789" w:author="tao huang" w:date="2017-09-17T12:05:00Z">
              <w:rPr>
                <w:rFonts w:cs="Times New Roman"/>
                <w:color w:val="000000" w:themeColor="text1"/>
                <w:szCs w:val="24"/>
              </w:rPr>
            </w:rPrChange>
          </w:rPr>
          <w:delText xml:space="preserve">may </w:delText>
        </w:r>
        <w:r w:rsidRPr="00A60A57" w:rsidDel="00D373D5">
          <w:rPr>
            <w:rFonts w:cs="Times New Roman"/>
            <w:color w:val="0D0D0D" w:themeColor="text1" w:themeTint="F2"/>
            <w:sz w:val="22"/>
            <w:rPrChange w:id="11790" w:author="tao huang" w:date="2017-09-17T12:05:00Z">
              <w:rPr>
                <w:rFonts w:cs="Times New Roman"/>
                <w:color w:val="000000" w:themeColor="text1"/>
                <w:szCs w:val="24"/>
              </w:rPr>
            </w:rPrChange>
          </w:rPr>
          <w:delText xml:space="preserve">further explore the determinants of the improvement of the forecasting performance by </w:delText>
        </w:r>
        <w:r w:rsidR="00E64E5D" w:rsidRPr="00A60A57" w:rsidDel="00D373D5">
          <w:rPr>
            <w:rFonts w:cs="Times New Roman"/>
            <w:color w:val="0D0D0D" w:themeColor="text1" w:themeTint="F2"/>
            <w:sz w:val="22"/>
            <w:rPrChange w:id="11791" w:author="tao huang" w:date="2017-09-17T12:05:00Z">
              <w:rPr>
                <w:rFonts w:cs="Times New Roman"/>
                <w:color w:val="000000" w:themeColor="text1"/>
                <w:szCs w:val="24"/>
              </w:rPr>
            </w:rPrChange>
          </w:rPr>
          <w:delText>our proposed models</w:delText>
        </w:r>
        <w:r w:rsidRPr="00A60A57" w:rsidDel="00D373D5">
          <w:rPr>
            <w:rFonts w:cs="Times New Roman"/>
            <w:color w:val="0D0D0D" w:themeColor="text1" w:themeTint="F2"/>
            <w:sz w:val="22"/>
            <w:rPrChange w:id="11792" w:author="tao huang" w:date="2017-09-17T12:05:00Z">
              <w:rPr>
                <w:rFonts w:cs="Times New Roman"/>
                <w:color w:val="000000" w:themeColor="text1"/>
                <w:szCs w:val="24"/>
              </w:rPr>
            </w:rPrChange>
          </w:rPr>
          <w:delText xml:space="preserve"> at SKU level. </w:delText>
        </w:r>
        <w:r w:rsidR="00F850D7" w:rsidRPr="00A60A57" w:rsidDel="00D373D5">
          <w:rPr>
            <w:rFonts w:cs="Times New Roman"/>
            <w:color w:val="0D0D0D" w:themeColor="text1" w:themeTint="F2"/>
            <w:sz w:val="22"/>
            <w:rPrChange w:id="11793" w:author="tao huang" w:date="2017-09-17T12:05:00Z">
              <w:rPr>
                <w:rFonts w:cs="Times New Roman"/>
                <w:color w:val="000000" w:themeColor="text1"/>
                <w:szCs w:val="24"/>
              </w:rPr>
            </w:rPrChange>
          </w:rPr>
          <w:delText>This provides us the implication of</w:delText>
        </w:r>
        <w:r w:rsidR="008D4485" w:rsidRPr="00A60A57" w:rsidDel="00D373D5">
          <w:rPr>
            <w:rFonts w:cs="Times New Roman"/>
            <w:color w:val="0D0D0D" w:themeColor="text1" w:themeTint="F2"/>
            <w:sz w:val="22"/>
            <w:rPrChange w:id="11794" w:author="tao huang" w:date="2017-09-17T12:05:00Z">
              <w:rPr>
                <w:rFonts w:cs="Times New Roman"/>
                <w:color w:val="000000" w:themeColor="text1"/>
                <w:szCs w:val="24"/>
              </w:rPr>
            </w:rPrChange>
          </w:rPr>
          <w:delText xml:space="preserve"> what types of product SKUs may benefit most from the proposed models. </w:delText>
        </w:r>
        <w:r w:rsidR="002B37F2" w:rsidRPr="00A60A57" w:rsidDel="00D373D5">
          <w:rPr>
            <w:rFonts w:cs="Times New Roman"/>
            <w:color w:val="0D0D0D" w:themeColor="text1" w:themeTint="F2"/>
            <w:sz w:val="22"/>
            <w:rPrChange w:id="11795" w:author="tao huang" w:date="2017-09-17T12:05:00Z">
              <w:rPr>
                <w:rFonts w:cs="Times New Roman"/>
                <w:color w:val="000000" w:themeColor="text1"/>
                <w:szCs w:val="24"/>
              </w:rPr>
            </w:rPrChange>
          </w:rPr>
          <w:delText>We consider the</w:delText>
        </w:r>
        <w:r w:rsidRPr="00A60A57" w:rsidDel="00D373D5">
          <w:rPr>
            <w:rFonts w:cs="Times New Roman"/>
            <w:color w:val="0D0D0D" w:themeColor="text1" w:themeTint="F2"/>
            <w:sz w:val="22"/>
            <w:rPrChange w:id="11796" w:author="tao huang" w:date="2017-09-17T12:05:00Z">
              <w:rPr>
                <w:rFonts w:cs="Times New Roman"/>
                <w:color w:val="000000" w:themeColor="text1"/>
                <w:szCs w:val="24"/>
              </w:rPr>
            </w:rPrChange>
          </w:rPr>
          <w:delText xml:space="preserve"> following </w:delText>
        </w:r>
        <w:r w:rsidR="00531B3E" w:rsidRPr="00A60A57" w:rsidDel="00D373D5">
          <w:rPr>
            <w:rFonts w:cs="Times New Roman"/>
            <w:color w:val="0D0D0D" w:themeColor="text1" w:themeTint="F2"/>
            <w:sz w:val="22"/>
            <w:rPrChange w:id="11797" w:author="tao huang" w:date="2017-09-17T12:05:00Z">
              <w:rPr>
                <w:rFonts w:cs="Times New Roman"/>
                <w:color w:val="000000" w:themeColor="text1"/>
                <w:szCs w:val="24"/>
              </w:rPr>
            </w:rPrChange>
          </w:rPr>
          <w:delText>types of potential determinants</w:delText>
        </w:r>
        <w:r w:rsidR="008D4485" w:rsidRPr="00A60A57" w:rsidDel="00D373D5">
          <w:rPr>
            <w:rFonts w:cs="Times New Roman"/>
            <w:color w:val="0D0D0D" w:themeColor="text1" w:themeTint="F2"/>
            <w:sz w:val="22"/>
            <w:rPrChange w:id="11798" w:author="tao huang" w:date="2017-09-17T12:05:00Z">
              <w:rPr>
                <w:rFonts w:cs="Times New Roman"/>
                <w:color w:val="000000" w:themeColor="text1"/>
                <w:szCs w:val="24"/>
              </w:rPr>
            </w:rPrChange>
          </w:rPr>
          <w:delText>:</w:delText>
        </w:r>
        <w:r w:rsidRPr="00A60A57" w:rsidDel="00D373D5">
          <w:rPr>
            <w:rFonts w:cs="Times New Roman"/>
            <w:color w:val="0D0D0D" w:themeColor="text1" w:themeTint="F2"/>
            <w:sz w:val="22"/>
            <w:rPrChange w:id="11799" w:author="tao huang" w:date="2017-09-17T12:05:00Z">
              <w:rPr>
                <w:rFonts w:cs="Times New Roman"/>
                <w:color w:val="000000" w:themeColor="text1"/>
                <w:szCs w:val="24"/>
              </w:rPr>
            </w:rPrChange>
          </w:rPr>
          <w:delText xml:space="preserve"> 1) basic statistical measures for both the prices and sales including the average, standard deviation, skewness, range, kurtosis, and coefficient of variation; 2) the frequency of the feature and display promotions for each SKU. 3) </w:delText>
        </w:r>
        <w:r w:rsidR="00D81C3B" w:rsidRPr="00A60A57" w:rsidDel="00D373D5">
          <w:rPr>
            <w:rFonts w:cs="Times New Roman"/>
            <w:color w:val="0D0D0D" w:themeColor="text1" w:themeTint="F2"/>
            <w:sz w:val="22"/>
            <w:rPrChange w:id="11800" w:author="tao huang" w:date="2017-09-17T12:05:00Z">
              <w:rPr>
                <w:rFonts w:cs="Times New Roman"/>
                <w:color w:val="000000" w:themeColor="text1"/>
                <w:szCs w:val="24"/>
              </w:rPr>
            </w:rPrChange>
          </w:rPr>
          <w:delText>more advanced</w:delText>
        </w:r>
        <w:r w:rsidRPr="00A60A57" w:rsidDel="00D373D5">
          <w:rPr>
            <w:rFonts w:cs="Times New Roman"/>
            <w:color w:val="0D0D0D" w:themeColor="text1" w:themeTint="F2"/>
            <w:sz w:val="22"/>
            <w:rPrChange w:id="11801" w:author="tao huang" w:date="2017-09-17T12:05:00Z">
              <w:rPr>
                <w:rFonts w:cs="Times New Roman"/>
                <w:color w:val="000000" w:themeColor="text1"/>
                <w:szCs w:val="24"/>
              </w:rPr>
            </w:rPrChange>
          </w:rPr>
          <w:delText xml:space="preserve"> statistical measures which capture the characteristics of the data series designed by</w:delText>
        </w:r>
        <w:r w:rsidR="00E64E5D" w:rsidRPr="00A60A57" w:rsidDel="00D373D5">
          <w:rPr>
            <w:rFonts w:cs="Times New Roman"/>
            <w:color w:val="0D0D0D" w:themeColor="text1" w:themeTint="F2"/>
            <w:sz w:val="22"/>
            <w:rPrChange w:id="11802" w:author="tao huang" w:date="2017-09-17T12:05:00Z">
              <w:rPr>
                <w:rFonts w:cs="Times New Roman"/>
                <w:color w:val="000000" w:themeColor="text1"/>
                <w:szCs w:val="24"/>
              </w:rPr>
            </w:rPrChange>
          </w:rPr>
          <w:delText xml:space="preserve"> </w:delText>
        </w:r>
        <w:r w:rsidR="00192EBD" w:rsidRPr="00A60A57" w:rsidDel="00D373D5">
          <w:rPr>
            <w:color w:val="0D0D0D" w:themeColor="text1" w:themeTint="F2"/>
            <w:sz w:val="22"/>
            <w:rPrChange w:id="11803" w:author="tao huang" w:date="2017-09-17T12:05:00Z">
              <w:rPr/>
            </w:rPrChange>
          </w:rPr>
          <w:fldChar w:fldCharType="begin"/>
        </w:r>
        <w:r w:rsidR="00192EBD" w:rsidRPr="00A60A57" w:rsidDel="00D373D5">
          <w:rPr>
            <w:color w:val="0D0D0D" w:themeColor="text1" w:themeTint="F2"/>
            <w:sz w:val="22"/>
            <w:rPrChange w:id="11804" w:author="tao huang" w:date="2017-09-17T12:05:00Z">
              <w:rPr/>
            </w:rPrChange>
          </w:rPr>
          <w:delInstrText xml:space="preserve"> HYPERLINK \l "_ENREF_32" \o "Fildes, 1992 #198" </w:delInstrText>
        </w:r>
        <w:r w:rsidR="00192EBD" w:rsidRPr="00A60A57" w:rsidDel="00D373D5">
          <w:rPr>
            <w:color w:val="0D0D0D" w:themeColor="text1" w:themeTint="F2"/>
            <w:sz w:val="22"/>
            <w:rPrChange w:id="11805" w:author="tao huang" w:date="2017-09-17T12:05:00Z">
              <w:rPr>
                <w:rFonts w:cs="Times New Roman"/>
                <w:color w:val="000000" w:themeColor="text1"/>
                <w:szCs w:val="24"/>
              </w:rPr>
            </w:rPrChange>
          </w:rPr>
          <w:fldChar w:fldCharType="separate"/>
        </w:r>
        <w:r w:rsidR="00780FE2" w:rsidRPr="00A60A57" w:rsidDel="00D373D5">
          <w:rPr>
            <w:rFonts w:cs="Times New Roman"/>
            <w:color w:val="0D0D0D" w:themeColor="text1" w:themeTint="F2"/>
            <w:sz w:val="22"/>
            <w:rPrChange w:id="11806" w:author="tao huang" w:date="2017-09-17T12:05:00Z">
              <w:rPr>
                <w:rFonts w:cs="Times New Roman"/>
                <w:color w:val="000000" w:themeColor="text1"/>
                <w:szCs w:val="24"/>
              </w:rPr>
            </w:rPrChange>
          </w:rPr>
          <w:fldChar w:fldCharType="begin"/>
        </w:r>
        <w:r w:rsidR="00780FE2" w:rsidRPr="00A60A57" w:rsidDel="00D373D5">
          <w:rPr>
            <w:rFonts w:cs="Times New Roman"/>
            <w:color w:val="0D0D0D" w:themeColor="text1" w:themeTint="F2"/>
            <w:sz w:val="22"/>
            <w:rPrChange w:id="11807" w:author="tao huang" w:date="2017-09-17T12:05:00Z">
              <w:rPr>
                <w:rFonts w:cs="Times New Roman"/>
                <w:color w:val="000000" w:themeColor="text1"/>
                <w:szCs w:val="24"/>
              </w:rPr>
            </w:rPrChange>
          </w:rPr>
          <w:delInstrText xml:space="preserve"> ADDIN EN.CITE &lt;EndNote&gt;&lt;Cite AuthorYear="1"&gt;&lt;Author&gt;Fildes&lt;/Author&gt;&lt;Year&gt;1992&lt;/Year&gt;&lt;RecNum&gt;198&lt;/RecNum&gt;&lt;DisplayText&gt;Fildes (1992)&lt;/DisplayText&gt;&lt;record&gt;&lt;rec-number&gt;198&lt;/rec-number&gt;&lt;foreign-keys&gt;&lt;key app="EN" db-id="fwzpfdt205x9v6eprsvv25dpxftedxv0z0a9" timestamp="0"&gt;198&lt;/key&gt;&lt;/foreign-keys&gt;&lt;ref-type name="Journal Article"&gt;17&lt;/ref-type&gt;&lt;contributors&gt;&lt;authors&gt;&lt;author&gt;Robert Fildes&lt;/author&gt;&lt;/authors&gt;&lt;/contributors&gt;&lt;titles&gt;&lt;title&gt;The evaluation of extrapolative forecasting methods&lt;/title&gt;&lt;secondary-title&gt;International Journal of Forecasting&lt;/secondary-title&gt;&lt;/titles&gt;&lt;periodical&gt;&lt;full-title&gt;International Journal of Forecasting&lt;/full-title&gt;&lt;/periodical&gt;&lt;pages&gt;81-98&lt;/pages&gt;&lt;volume&gt;8&lt;/volume&gt;&lt;dates&gt;&lt;year&gt;1992&lt;/year&gt;&lt;/dates&gt;&lt;urls&gt;&lt;/urls&gt;&lt;/record&gt;&lt;/Cite&gt;&lt;/EndNote&gt;</w:delInstrText>
        </w:r>
        <w:r w:rsidR="00780FE2" w:rsidRPr="00A60A57" w:rsidDel="00D373D5">
          <w:rPr>
            <w:rFonts w:cs="Times New Roman"/>
            <w:color w:val="0D0D0D" w:themeColor="text1" w:themeTint="F2"/>
            <w:sz w:val="22"/>
            <w:rPrChange w:id="11808" w:author="tao huang" w:date="2017-09-17T12:05:00Z">
              <w:rPr>
                <w:rFonts w:cs="Times New Roman"/>
                <w:color w:val="000000" w:themeColor="text1"/>
                <w:szCs w:val="24"/>
              </w:rPr>
            </w:rPrChange>
          </w:rPr>
          <w:fldChar w:fldCharType="separate"/>
        </w:r>
        <w:r w:rsidR="00780FE2" w:rsidRPr="00A60A57" w:rsidDel="00D373D5">
          <w:rPr>
            <w:rFonts w:cs="Times New Roman"/>
            <w:noProof/>
            <w:color w:val="0D0D0D" w:themeColor="text1" w:themeTint="F2"/>
            <w:sz w:val="22"/>
            <w:rPrChange w:id="11809" w:author="tao huang" w:date="2017-09-17T12:05:00Z">
              <w:rPr>
                <w:rFonts w:cs="Times New Roman"/>
                <w:noProof/>
                <w:color w:val="000000" w:themeColor="text1"/>
                <w:szCs w:val="24"/>
              </w:rPr>
            </w:rPrChange>
          </w:rPr>
          <w:delText>Fildes (1992)</w:delText>
        </w:r>
        <w:r w:rsidR="00780FE2" w:rsidRPr="00A60A57" w:rsidDel="00D373D5">
          <w:rPr>
            <w:rFonts w:cs="Times New Roman"/>
            <w:color w:val="0D0D0D" w:themeColor="text1" w:themeTint="F2"/>
            <w:sz w:val="22"/>
            <w:rPrChange w:id="11810" w:author="tao huang" w:date="2017-09-17T12:05:00Z">
              <w:rPr>
                <w:rFonts w:cs="Times New Roman"/>
                <w:color w:val="000000" w:themeColor="text1"/>
                <w:szCs w:val="24"/>
              </w:rPr>
            </w:rPrChange>
          </w:rPr>
          <w:fldChar w:fldCharType="end"/>
        </w:r>
        <w:r w:rsidR="00192EBD" w:rsidRPr="00A60A57" w:rsidDel="00D373D5">
          <w:rPr>
            <w:rFonts w:cs="Times New Roman"/>
            <w:color w:val="0D0D0D" w:themeColor="text1" w:themeTint="F2"/>
            <w:sz w:val="22"/>
            <w:rPrChange w:id="11811" w:author="tao huang" w:date="2017-09-17T12:05:00Z">
              <w:rPr>
                <w:rFonts w:cs="Times New Roman"/>
                <w:color w:val="000000" w:themeColor="text1"/>
                <w:szCs w:val="24"/>
              </w:rPr>
            </w:rPrChange>
          </w:rPr>
          <w:fldChar w:fldCharType="end"/>
        </w:r>
        <w:r w:rsidRPr="00A60A57" w:rsidDel="00D373D5">
          <w:rPr>
            <w:rFonts w:cs="Times New Roman"/>
            <w:color w:val="0D0D0D" w:themeColor="text1" w:themeTint="F2"/>
            <w:sz w:val="22"/>
            <w:rPrChange w:id="11812" w:author="tao huang" w:date="2017-09-17T12:05:00Z">
              <w:rPr>
                <w:rFonts w:cs="Times New Roman"/>
                <w:color w:val="000000" w:themeColor="text1"/>
                <w:szCs w:val="24"/>
              </w:rPr>
            </w:rPrChange>
          </w:rPr>
          <w:delText xml:space="preserve">. For example, we measure the proportion of outliers for the sales of the SKU. The value of the sales for product </w:delText>
        </w:r>
        <w:r w:rsidRPr="00A60A57" w:rsidDel="00D373D5">
          <w:rPr>
            <w:rFonts w:cs="Times New Roman"/>
            <w:i/>
            <w:noProof/>
            <w:color w:val="0D0D0D" w:themeColor="text1" w:themeTint="F2"/>
            <w:sz w:val="22"/>
            <w:rPrChange w:id="11813" w:author="tao huang" w:date="2017-09-17T12:05:00Z">
              <w:rPr>
                <w:rFonts w:cs="Times New Roman"/>
                <w:i/>
                <w:noProof/>
                <w:color w:val="000000" w:themeColor="text1"/>
                <w:szCs w:val="24"/>
              </w:rPr>
            </w:rPrChange>
          </w:rPr>
          <w:delText>i</w:delText>
        </w:r>
        <w:r w:rsidRPr="00A60A57" w:rsidDel="00D373D5">
          <w:rPr>
            <w:rFonts w:cs="Times New Roman"/>
            <w:color w:val="0D0D0D" w:themeColor="text1" w:themeTint="F2"/>
            <w:sz w:val="22"/>
            <w:rPrChange w:id="11814" w:author="tao huang" w:date="2017-09-17T12:05:00Z">
              <w:rPr>
                <w:rFonts w:cs="Times New Roman"/>
                <w:color w:val="000000" w:themeColor="text1"/>
                <w:szCs w:val="24"/>
              </w:rPr>
            </w:rPrChange>
          </w:rPr>
          <w:delText xml:space="preserve"> will be identified as an outlier if </w:delText>
        </w:r>
        <m:oMath>
          <m:r>
            <w:rPr>
              <w:rFonts w:ascii="Cambria Math" w:hAnsi="Cambria Math" w:cs="Times New Roman"/>
              <w:color w:val="0D0D0D" w:themeColor="text1" w:themeTint="F2"/>
              <w:sz w:val="22"/>
              <w:rPrChange w:id="11815" w:author="tao huang" w:date="2017-09-17T12:05:00Z">
                <w:rPr>
                  <w:rFonts w:ascii="Cambria Math" w:hAnsi="Cambria Math" w:cs="Times New Roman"/>
                  <w:color w:val="000000" w:themeColor="text1"/>
                  <w:szCs w:val="24"/>
                </w:rPr>
              </w:rPrChange>
            </w:rPr>
            <m:t>∆</m:t>
          </m:r>
          <m:sSub>
            <m:sSubPr>
              <m:ctrlPr>
                <w:rPr>
                  <w:rFonts w:ascii="Cambria Math" w:hAnsi="Cambria Math"/>
                  <w:i/>
                  <w:color w:val="0D0D0D" w:themeColor="text1" w:themeTint="F2"/>
                  <w:sz w:val="22"/>
                  <w:rPrChange w:id="11816" w:author="tao huang" w:date="2017-09-17T12:05:00Z">
                    <w:rPr>
                      <w:rFonts w:ascii="Cambria Math" w:hAnsi="Cambria Math"/>
                      <w:i/>
                      <w:color w:val="000000" w:themeColor="text1"/>
                      <w:sz w:val="22"/>
                    </w:rPr>
                  </w:rPrChange>
                </w:rPr>
              </m:ctrlPr>
            </m:sSubPr>
            <m:e>
              <m:r>
                <w:rPr>
                  <w:rFonts w:ascii="Cambria Math" w:hAnsi="Cambria Math"/>
                  <w:color w:val="0D0D0D" w:themeColor="text1" w:themeTint="F2"/>
                  <w:sz w:val="22"/>
                  <w:rPrChange w:id="11817" w:author="tao huang" w:date="2017-09-17T12:05:00Z">
                    <w:rPr>
                      <w:rFonts w:ascii="Cambria Math" w:hAnsi="Cambria Math"/>
                      <w:color w:val="000000" w:themeColor="text1"/>
                      <w:szCs w:val="24"/>
                    </w:rPr>
                  </w:rPrChange>
                </w:rPr>
                <m:t>y</m:t>
              </m:r>
            </m:e>
            <m:sub>
              <m:r>
                <w:rPr>
                  <w:rFonts w:ascii="Cambria Math" w:hAnsi="Cambria Math"/>
                  <w:color w:val="0D0D0D" w:themeColor="text1" w:themeTint="F2"/>
                  <w:sz w:val="22"/>
                  <w:rPrChange w:id="11818" w:author="tao huang" w:date="2017-09-17T12:05:00Z">
                    <w:rPr>
                      <w:rFonts w:ascii="Cambria Math" w:hAnsi="Cambria Math"/>
                      <w:color w:val="000000" w:themeColor="text1"/>
                      <w:szCs w:val="24"/>
                    </w:rPr>
                  </w:rPrChange>
                </w:rPr>
                <m:t>i</m:t>
              </m:r>
            </m:sub>
          </m:sSub>
          <m:r>
            <w:rPr>
              <w:rFonts w:ascii="Cambria Math" w:hAnsi="Cambria Math"/>
              <w:color w:val="0D0D0D" w:themeColor="text1" w:themeTint="F2"/>
              <w:sz w:val="22"/>
              <w:rPrChange w:id="11819" w:author="tao huang" w:date="2017-09-17T12:05:00Z">
                <w:rPr>
                  <w:rFonts w:ascii="Cambria Math" w:hAnsi="Cambria Math"/>
                  <w:color w:val="000000" w:themeColor="text1"/>
                  <w:szCs w:val="24"/>
                </w:rPr>
              </w:rPrChange>
            </w:rPr>
            <m:t>&lt;</m:t>
          </m:r>
          <m:sSub>
            <m:sSubPr>
              <m:ctrlPr>
                <w:rPr>
                  <w:rFonts w:ascii="Cambria Math" w:hAnsi="Cambria Math" w:cs="Times New Roman"/>
                  <w:i/>
                  <w:color w:val="0D0D0D" w:themeColor="text1" w:themeTint="F2"/>
                  <w:sz w:val="22"/>
                  <w:rPrChange w:id="11820" w:author="tao huang" w:date="2017-09-17T12:05:00Z">
                    <w:rPr>
                      <w:rFonts w:ascii="Cambria Math" w:hAnsi="Cambria Math" w:cs="Times New Roman"/>
                      <w:i/>
                      <w:color w:val="000000" w:themeColor="text1"/>
                      <w:sz w:val="22"/>
                    </w:rPr>
                  </w:rPrChange>
                </w:rPr>
              </m:ctrlPr>
            </m:sSubPr>
            <m:e>
              <m:r>
                <w:rPr>
                  <w:rFonts w:ascii="Cambria Math" w:hAnsi="Cambria Math" w:cs="Times New Roman"/>
                  <w:color w:val="0D0D0D" w:themeColor="text1" w:themeTint="F2"/>
                  <w:sz w:val="22"/>
                  <w:rPrChange w:id="11821" w:author="tao huang" w:date="2017-09-17T12:05:00Z">
                    <w:rPr>
                      <w:rFonts w:ascii="Cambria Math" w:hAnsi="Cambria Math" w:cs="Times New Roman"/>
                      <w:color w:val="000000" w:themeColor="text1"/>
                      <w:szCs w:val="24"/>
                    </w:rPr>
                  </w:rPrChange>
                </w:rPr>
                <m:t>Q</m:t>
              </m:r>
            </m:e>
            <m:sub>
              <m:r>
                <w:rPr>
                  <w:rFonts w:ascii="Cambria Math" w:hAnsi="Cambria Math" w:cs="Times New Roman"/>
                  <w:color w:val="0D0D0D" w:themeColor="text1" w:themeTint="F2"/>
                  <w:sz w:val="22"/>
                  <w:rPrChange w:id="11822" w:author="tao huang" w:date="2017-09-17T12:05:00Z">
                    <w:rPr>
                      <w:rFonts w:ascii="Cambria Math" w:hAnsi="Cambria Math" w:cs="Times New Roman"/>
                      <w:color w:val="000000" w:themeColor="text1"/>
                      <w:szCs w:val="24"/>
                    </w:rPr>
                  </w:rPrChange>
                </w:rPr>
                <m:t>1</m:t>
              </m:r>
            </m:sub>
          </m:sSub>
          <m:r>
            <w:rPr>
              <w:rFonts w:ascii="Cambria Math" w:hAnsi="Cambria Math" w:cs="Times New Roman"/>
              <w:color w:val="0D0D0D" w:themeColor="text1" w:themeTint="F2"/>
              <w:sz w:val="22"/>
              <w:rPrChange w:id="11823" w:author="tao huang" w:date="2017-09-17T12:05:00Z">
                <w:rPr>
                  <w:rFonts w:ascii="Cambria Math" w:hAnsi="Cambria Math" w:cs="Times New Roman"/>
                  <w:color w:val="000000" w:themeColor="text1"/>
                  <w:szCs w:val="24"/>
                </w:rPr>
              </w:rPrChange>
            </w:rPr>
            <m:t>-1.5*(</m:t>
          </m:r>
          <m:sSub>
            <m:sSubPr>
              <m:ctrlPr>
                <w:rPr>
                  <w:rFonts w:ascii="Cambria Math" w:hAnsi="Cambria Math" w:cs="Times New Roman"/>
                  <w:i/>
                  <w:color w:val="0D0D0D" w:themeColor="text1" w:themeTint="F2"/>
                  <w:sz w:val="22"/>
                  <w:rPrChange w:id="11824" w:author="tao huang" w:date="2017-09-17T12:05:00Z">
                    <w:rPr>
                      <w:rFonts w:ascii="Cambria Math" w:hAnsi="Cambria Math" w:cs="Times New Roman"/>
                      <w:i/>
                      <w:color w:val="000000" w:themeColor="text1"/>
                      <w:sz w:val="22"/>
                    </w:rPr>
                  </w:rPrChange>
                </w:rPr>
              </m:ctrlPr>
            </m:sSubPr>
            <m:e>
              <m:r>
                <w:rPr>
                  <w:rFonts w:ascii="Cambria Math" w:hAnsi="Cambria Math" w:cs="Times New Roman"/>
                  <w:color w:val="0D0D0D" w:themeColor="text1" w:themeTint="F2"/>
                  <w:sz w:val="22"/>
                  <w:rPrChange w:id="11825" w:author="tao huang" w:date="2017-09-17T12:05:00Z">
                    <w:rPr>
                      <w:rFonts w:ascii="Cambria Math" w:hAnsi="Cambria Math" w:cs="Times New Roman"/>
                      <w:color w:val="000000" w:themeColor="text1"/>
                      <w:szCs w:val="24"/>
                    </w:rPr>
                  </w:rPrChange>
                </w:rPr>
                <m:t>Q</m:t>
              </m:r>
            </m:e>
            <m:sub>
              <m:r>
                <w:rPr>
                  <w:rFonts w:ascii="Cambria Math" w:hAnsi="Cambria Math" w:cs="Times New Roman"/>
                  <w:color w:val="0D0D0D" w:themeColor="text1" w:themeTint="F2"/>
                  <w:sz w:val="22"/>
                  <w:rPrChange w:id="11826" w:author="tao huang" w:date="2017-09-17T12:05:00Z">
                    <w:rPr>
                      <w:rFonts w:ascii="Cambria Math" w:hAnsi="Cambria Math" w:cs="Times New Roman"/>
                      <w:color w:val="000000" w:themeColor="text1"/>
                      <w:szCs w:val="24"/>
                    </w:rPr>
                  </w:rPrChange>
                </w:rPr>
                <m:t>3</m:t>
              </m:r>
            </m:sub>
          </m:sSub>
          <m:r>
            <w:rPr>
              <w:rFonts w:ascii="Cambria Math" w:hAnsi="Cambria Math" w:cs="Times New Roman"/>
              <w:color w:val="0D0D0D" w:themeColor="text1" w:themeTint="F2"/>
              <w:sz w:val="22"/>
              <w:rPrChange w:id="11827" w:author="tao huang" w:date="2017-09-17T12:05:00Z">
                <w:rPr>
                  <w:rFonts w:ascii="Cambria Math" w:hAnsi="Cambria Math" w:cs="Times New Roman"/>
                  <w:color w:val="000000" w:themeColor="text1"/>
                  <w:szCs w:val="24"/>
                </w:rPr>
              </w:rPrChange>
            </w:rPr>
            <m:t>-</m:t>
          </m:r>
          <m:sSub>
            <m:sSubPr>
              <m:ctrlPr>
                <w:rPr>
                  <w:rFonts w:ascii="Cambria Math" w:hAnsi="Cambria Math" w:cs="Times New Roman"/>
                  <w:i/>
                  <w:color w:val="0D0D0D" w:themeColor="text1" w:themeTint="F2"/>
                  <w:sz w:val="22"/>
                  <w:rPrChange w:id="11828" w:author="tao huang" w:date="2017-09-17T12:05:00Z">
                    <w:rPr>
                      <w:rFonts w:ascii="Cambria Math" w:hAnsi="Cambria Math" w:cs="Times New Roman"/>
                      <w:i/>
                      <w:color w:val="000000" w:themeColor="text1"/>
                      <w:sz w:val="22"/>
                    </w:rPr>
                  </w:rPrChange>
                </w:rPr>
              </m:ctrlPr>
            </m:sSubPr>
            <m:e>
              <m:r>
                <w:rPr>
                  <w:rFonts w:ascii="Cambria Math" w:hAnsi="Cambria Math" w:cs="Times New Roman"/>
                  <w:color w:val="0D0D0D" w:themeColor="text1" w:themeTint="F2"/>
                  <w:sz w:val="22"/>
                  <w:rPrChange w:id="11829" w:author="tao huang" w:date="2017-09-17T12:05:00Z">
                    <w:rPr>
                      <w:rFonts w:ascii="Cambria Math" w:hAnsi="Cambria Math" w:cs="Times New Roman"/>
                      <w:color w:val="000000" w:themeColor="text1"/>
                      <w:szCs w:val="24"/>
                    </w:rPr>
                  </w:rPrChange>
                </w:rPr>
                <m:t>Q</m:t>
              </m:r>
            </m:e>
            <m:sub>
              <m:r>
                <w:rPr>
                  <w:rFonts w:ascii="Cambria Math" w:hAnsi="Cambria Math" w:cs="Times New Roman"/>
                  <w:color w:val="0D0D0D" w:themeColor="text1" w:themeTint="F2"/>
                  <w:sz w:val="22"/>
                  <w:rPrChange w:id="11830" w:author="tao huang" w:date="2017-09-17T12:05:00Z">
                    <w:rPr>
                      <w:rFonts w:ascii="Cambria Math" w:hAnsi="Cambria Math" w:cs="Times New Roman"/>
                      <w:color w:val="000000" w:themeColor="text1"/>
                      <w:szCs w:val="24"/>
                    </w:rPr>
                  </w:rPrChange>
                </w:rPr>
                <m:t>1</m:t>
              </m:r>
            </m:sub>
          </m:sSub>
          <m:r>
            <w:rPr>
              <w:rFonts w:ascii="Cambria Math" w:hAnsi="Cambria Math" w:cs="Times New Roman"/>
              <w:color w:val="0D0D0D" w:themeColor="text1" w:themeTint="F2"/>
              <w:sz w:val="22"/>
              <w:rPrChange w:id="11831" w:author="tao huang" w:date="2017-09-17T12:05:00Z">
                <w:rPr>
                  <w:rFonts w:ascii="Cambria Math" w:hAnsi="Cambria Math" w:cs="Times New Roman"/>
                  <w:color w:val="000000" w:themeColor="text1"/>
                  <w:szCs w:val="24"/>
                </w:rPr>
              </w:rPrChange>
            </w:rPr>
            <m:t>)</m:t>
          </m:r>
        </m:oMath>
        <w:r w:rsidRPr="00A60A57" w:rsidDel="00D373D5">
          <w:rPr>
            <w:rFonts w:cs="Times New Roman"/>
            <w:color w:val="0D0D0D" w:themeColor="text1" w:themeTint="F2"/>
            <w:sz w:val="22"/>
            <w:rPrChange w:id="11832" w:author="tao huang" w:date="2017-09-17T12:05:00Z">
              <w:rPr>
                <w:rFonts w:cs="Times New Roman"/>
                <w:color w:val="000000" w:themeColor="text1"/>
                <w:szCs w:val="24"/>
              </w:rPr>
            </w:rPrChange>
          </w:rPr>
          <w:delText xml:space="preserve"> or </w:delText>
        </w:r>
        <m:oMath>
          <m:r>
            <w:rPr>
              <w:rFonts w:ascii="Cambria Math" w:hAnsi="Cambria Math" w:cs="Times New Roman"/>
              <w:color w:val="0D0D0D" w:themeColor="text1" w:themeTint="F2"/>
              <w:sz w:val="22"/>
              <w:rPrChange w:id="11833" w:author="tao huang" w:date="2017-09-17T12:05:00Z">
                <w:rPr>
                  <w:rFonts w:ascii="Cambria Math" w:hAnsi="Cambria Math" w:cs="Times New Roman"/>
                  <w:color w:val="000000" w:themeColor="text1"/>
                  <w:szCs w:val="24"/>
                </w:rPr>
              </w:rPrChange>
            </w:rPr>
            <m:t>∆</m:t>
          </m:r>
          <m:sSub>
            <m:sSubPr>
              <m:ctrlPr>
                <w:rPr>
                  <w:rFonts w:ascii="Cambria Math" w:hAnsi="Cambria Math"/>
                  <w:i/>
                  <w:color w:val="0D0D0D" w:themeColor="text1" w:themeTint="F2"/>
                  <w:sz w:val="22"/>
                  <w:rPrChange w:id="11834" w:author="tao huang" w:date="2017-09-17T12:05:00Z">
                    <w:rPr>
                      <w:rFonts w:ascii="Cambria Math" w:hAnsi="Cambria Math"/>
                      <w:i/>
                      <w:color w:val="000000" w:themeColor="text1"/>
                      <w:sz w:val="22"/>
                    </w:rPr>
                  </w:rPrChange>
                </w:rPr>
              </m:ctrlPr>
            </m:sSubPr>
            <m:e>
              <m:r>
                <w:rPr>
                  <w:rFonts w:ascii="Cambria Math" w:hAnsi="Cambria Math"/>
                  <w:color w:val="0D0D0D" w:themeColor="text1" w:themeTint="F2"/>
                  <w:sz w:val="22"/>
                  <w:rPrChange w:id="11835" w:author="tao huang" w:date="2017-09-17T12:05:00Z">
                    <w:rPr>
                      <w:rFonts w:ascii="Cambria Math" w:hAnsi="Cambria Math"/>
                      <w:color w:val="000000" w:themeColor="text1"/>
                      <w:szCs w:val="24"/>
                    </w:rPr>
                  </w:rPrChange>
                </w:rPr>
                <m:t>y</m:t>
              </m:r>
            </m:e>
            <m:sub>
              <m:r>
                <w:rPr>
                  <w:rFonts w:ascii="Cambria Math" w:hAnsi="Cambria Math"/>
                  <w:color w:val="0D0D0D" w:themeColor="text1" w:themeTint="F2"/>
                  <w:sz w:val="22"/>
                  <w:rPrChange w:id="11836" w:author="tao huang" w:date="2017-09-17T12:05:00Z">
                    <w:rPr>
                      <w:rFonts w:ascii="Cambria Math" w:hAnsi="Cambria Math"/>
                      <w:color w:val="000000" w:themeColor="text1"/>
                      <w:szCs w:val="24"/>
                    </w:rPr>
                  </w:rPrChange>
                </w:rPr>
                <m:t>i</m:t>
              </m:r>
            </m:sub>
          </m:sSub>
          <m:r>
            <w:rPr>
              <w:rFonts w:ascii="Cambria Math" w:hAnsi="Cambria Math"/>
              <w:color w:val="0D0D0D" w:themeColor="text1" w:themeTint="F2"/>
              <w:sz w:val="22"/>
              <w:rPrChange w:id="11837" w:author="tao huang" w:date="2017-09-17T12:05:00Z">
                <w:rPr>
                  <w:rFonts w:ascii="Cambria Math" w:hAnsi="Cambria Math"/>
                  <w:color w:val="000000" w:themeColor="text1"/>
                  <w:szCs w:val="24"/>
                </w:rPr>
              </w:rPrChange>
            </w:rPr>
            <m:t>&gt;</m:t>
          </m:r>
          <m:sSub>
            <m:sSubPr>
              <m:ctrlPr>
                <w:rPr>
                  <w:rFonts w:ascii="Cambria Math" w:hAnsi="Cambria Math" w:cs="Times New Roman"/>
                  <w:i/>
                  <w:color w:val="0D0D0D" w:themeColor="text1" w:themeTint="F2"/>
                  <w:sz w:val="22"/>
                  <w:rPrChange w:id="11838" w:author="tao huang" w:date="2017-09-17T12:05:00Z">
                    <w:rPr>
                      <w:rFonts w:ascii="Cambria Math" w:hAnsi="Cambria Math" w:cs="Times New Roman"/>
                      <w:i/>
                      <w:color w:val="000000" w:themeColor="text1"/>
                      <w:sz w:val="22"/>
                    </w:rPr>
                  </w:rPrChange>
                </w:rPr>
              </m:ctrlPr>
            </m:sSubPr>
            <m:e>
              <m:r>
                <w:rPr>
                  <w:rFonts w:ascii="Cambria Math" w:hAnsi="Cambria Math" w:cs="Times New Roman"/>
                  <w:color w:val="0D0D0D" w:themeColor="text1" w:themeTint="F2"/>
                  <w:sz w:val="22"/>
                  <w:rPrChange w:id="11839" w:author="tao huang" w:date="2017-09-17T12:05:00Z">
                    <w:rPr>
                      <w:rFonts w:ascii="Cambria Math" w:hAnsi="Cambria Math" w:cs="Times New Roman"/>
                      <w:color w:val="000000" w:themeColor="text1"/>
                      <w:szCs w:val="24"/>
                    </w:rPr>
                  </w:rPrChange>
                </w:rPr>
                <m:t>Q</m:t>
              </m:r>
            </m:e>
            <m:sub>
              <m:r>
                <w:rPr>
                  <w:rFonts w:ascii="Cambria Math" w:hAnsi="Cambria Math" w:cs="Times New Roman"/>
                  <w:color w:val="0D0D0D" w:themeColor="text1" w:themeTint="F2"/>
                  <w:sz w:val="22"/>
                  <w:rPrChange w:id="11840" w:author="tao huang" w:date="2017-09-17T12:05:00Z">
                    <w:rPr>
                      <w:rFonts w:ascii="Cambria Math" w:hAnsi="Cambria Math" w:cs="Times New Roman"/>
                      <w:color w:val="000000" w:themeColor="text1"/>
                      <w:szCs w:val="24"/>
                    </w:rPr>
                  </w:rPrChange>
                </w:rPr>
                <m:t>3</m:t>
              </m:r>
            </m:sub>
          </m:sSub>
          <m:r>
            <w:rPr>
              <w:rFonts w:ascii="Cambria Math" w:hAnsi="Cambria Math" w:cs="Times New Roman"/>
              <w:color w:val="0D0D0D" w:themeColor="text1" w:themeTint="F2"/>
              <w:sz w:val="22"/>
              <w:rPrChange w:id="11841" w:author="tao huang" w:date="2017-09-17T12:05:00Z">
                <w:rPr>
                  <w:rFonts w:ascii="Cambria Math" w:hAnsi="Cambria Math" w:cs="Times New Roman"/>
                  <w:color w:val="000000" w:themeColor="text1"/>
                  <w:szCs w:val="24"/>
                </w:rPr>
              </w:rPrChange>
            </w:rPr>
            <m:t>+1.5*(</m:t>
          </m:r>
          <m:sSub>
            <m:sSubPr>
              <m:ctrlPr>
                <w:rPr>
                  <w:rFonts w:ascii="Cambria Math" w:hAnsi="Cambria Math" w:cs="Times New Roman"/>
                  <w:i/>
                  <w:color w:val="0D0D0D" w:themeColor="text1" w:themeTint="F2"/>
                  <w:sz w:val="22"/>
                  <w:rPrChange w:id="11842" w:author="tao huang" w:date="2017-09-17T12:05:00Z">
                    <w:rPr>
                      <w:rFonts w:ascii="Cambria Math" w:hAnsi="Cambria Math" w:cs="Times New Roman"/>
                      <w:i/>
                      <w:color w:val="000000" w:themeColor="text1"/>
                      <w:sz w:val="22"/>
                    </w:rPr>
                  </w:rPrChange>
                </w:rPr>
              </m:ctrlPr>
            </m:sSubPr>
            <m:e>
              <m:r>
                <w:rPr>
                  <w:rFonts w:ascii="Cambria Math" w:hAnsi="Cambria Math" w:cs="Times New Roman"/>
                  <w:color w:val="0D0D0D" w:themeColor="text1" w:themeTint="F2"/>
                  <w:sz w:val="22"/>
                  <w:rPrChange w:id="11843" w:author="tao huang" w:date="2017-09-17T12:05:00Z">
                    <w:rPr>
                      <w:rFonts w:ascii="Cambria Math" w:hAnsi="Cambria Math" w:cs="Times New Roman"/>
                      <w:color w:val="000000" w:themeColor="text1"/>
                      <w:szCs w:val="24"/>
                    </w:rPr>
                  </w:rPrChange>
                </w:rPr>
                <m:t>Q</m:t>
              </m:r>
            </m:e>
            <m:sub>
              <m:r>
                <w:rPr>
                  <w:rFonts w:ascii="Cambria Math" w:hAnsi="Cambria Math" w:cs="Times New Roman"/>
                  <w:color w:val="0D0D0D" w:themeColor="text1" w:themeTint="F2"/>
                  <w:sz w:val="22"/>
                  <w:rPrChange w:id="11844" w:author="tao huang" w:date="2017-09-17T12:05:00Z">
                    <w:rPr>
                      <w:rFonts w:ascii="Cambria Math" w:hAnsi="Cambria Math" w:cs="Times New Roman"/>
                      <w:color w:val="000000" w:themeColor="text1"/>
                      <w:szCs w:val="24"/>
                    </w:rPr>
                  </w:rPrChange>
                </w:rPr>
                <m:t>3</m:t>
              </m:r>
            </m:sub>
          </m:sSub>
          <m:r>
            <w:rPr>
              <w:rFonts w:ascii="Cambria Math" w:hAnsi="Cambria Math" w:cs="Times New Roman"/>
              <w:color w:val="0D0D0D" w:themeColor="text1" w:themeTint="F2"/>
              <w:sz w:val="22"/>
              <w:rPrChange w:id="11845" w:author="tao huang" w:date="2017-09-17T12:05:00Z">
                <w:rPr>
                  <w:rFonts w:ascii="Cambria Math" w:hAnsi="Cambria Math" w:cs="Times New Roman"/>
                  <w:color w:val="000000" w:themeColor="text1"/>
                  <w:szCs w:val="24"/>
                </w:rPr>
              </w:rPrChange>
            </w:rPr>
            <m:t>-</m:t>
          </m:r>
          <m:sSub>
            <m:sSubPr>
              <m:ctrlPr>
                <w:rPr>
                  <w:rFonts w:ascii="Cambria Math" w:hAnsi="Cambria Math" w:cs="Times New Roman"/>
                  <w:i/>
                  <w:color w:val="0D0D0D" w:themeColor="text1" w:themeTint="F2"/>
                  <w:sz w:val="22"/>
                  <w:rPrChange w:id="11846" w:author="tao huang" w:date="2017-09-17T12:05:00Z">
                    <w:rPr>
                      <w:rFonts w:ascii="Cambria Math" w:hAnsi="Cambria Math" w:cs="Times New Roman"/>
                      <w:i/>
                      <w:color w:val="000000" w:themeColor="text1"/>
                      <w:sz w:val="22"/>
                    </w:rPr>
                  </w:rPrChange>
                </w:rPr>
              </m:ctrlPr>
            </m:sSubPr>
            <m:e>
              <m:r>
                <w:rPr>
                  <w:rFonts w:ascii="Cambria Math" w:hAnsi="Cambria Math" w:cs="Times New Roman"/>
                  <w:color w:val="0D0D0D" w:themeColor="text1" w:themeTint="F2"/>
                  <w:sz w:val="22"/>
                  <w:rPrChange w:id="11847" w:author="tao huang" w:date="2017-09-17T12:05:00Z">
                    <w:rPr>
                      <w:rFonts w:ascii="Cambria Math" w:hAnsi="Cambria Math" w:cs="Times New Roman"/>
                      <w:color w:val="000000" w:themeColor="text1"/>
                      <w:szCs w:val="24"/>
                    </w:rPr>
                  </w:rPrChange>
                </w:rPr>
                <m:t>Q</m:t>
              </m:r>
            </m:e>
            <m:sub>
              <m:r>
                <w:rPr>
                  <w:rFonts w:ascii="Cambria Math" w:hAnsi="Cambria Math" w:cs="Times New Roman"/>
                  <w:color w:val="0D0D0D" w:themeColor="text1" w:themeTint="F2"/>
                  <w:sz w:val="22"/>
                  <w:rPrChange w:id="11848" w:author="tao huang" w:date="2017-09-17T12:05:00Z">
                    <w:rPr>
                      <w:rFonts w:ascii="Cambria Math" w:hAnsi="Cambria Math" w:cs="Times New Roman"/>
                      <w:color w:val="000000" w:themeColor="text1"/>
                      <w:szCs w:val="24"/>
                    </w:rPr>
                  </w:rPrChange>
                </w:rPr>
                <m:t>1</m:t>
              </m:r>
            </m:sub>
          </m:sSub>
          <m:r>
            <w:rPr>
              <w:rFonts w:ascii="Cambria Math" w:hAnsi="Cambria Math" w:cs="Times New Roman"/>
              <w:color w:val="0D0D0D" w:themeColor="text1" w:themeTint="F2"/>
              <w:sz w:val="22"/>
              <w:rPrChange w:id="11849" w:author="tao huang" w:date="2017-09-17T12:05:00Z">
                <w:rPr>
                  <w:rFonts w:ascii="Cambria Math" w:hAnsi="Cambria Math" w:cs="Times New Roman"/>
                  <w:color w:val="000000" w:themeColor="text1"/>
                  <w:szCs w:val="24"/>
                </w:rPr>
              </w:rPrChange>
            </w:rPr>
            <m:t>)</m:t>
          </m:r>
        </m:oMath>
        <w:r w:rsidRPr="00A60A57" w:rsidDel="00D373D5">
          <w:rPr>
            <w:rFonts w:cs="Times New Roman"/>
            <w:color w:val="0D0D0D" w:themeColor="text1" w:themeTint="F2"/>
            <w:sz w:val="22"/>
            <w:rPrChange w:id="11850" w:author="tao huang" w:date="2017-09-17T12:05:00Z">
              <w:rPr>
                <w:rFonts w:cs="Times New Roman"/>
                <w:color w:val="000000" w:themeColor="text1"/>
                <w:szCs w:val="24"/>
              </w:rPr>
            </w:rPrChange>
          </w:rPr>
          <w:delText xml:space="preserve">, where </w:delText>
        </w:r>
        <m:oMath>
          <m:r>
            <w:rPr>
              <w:rFonts w:ascii="Cambria Math" w:hAnsi="Cambria Math" w:cs="Times New Roman"/>
              <w:color w:val="0D0D0D" w:themeColor="text1" w:themeTint="F2"/>
              <w:sz w:val="22"/>
              <w:rPrChange w:id="11851" w:author="tao huang" w:date="2017-09-17T12:05:00Z">
                <w:rPr>
                  <w:rFonts w:ascii="Cambria Math" w:hAnsi="Cambria Math" w:cs="Times New Roman"/>
                  <w:color w:val="000000" w:themeColor="text1"/>
                  <w:szCs w:val="24"/>
                </w:rPr>
              </w:rPrChange>
            </w:rPr>
            <m:t>∆</m:t>
          </m:r>
          <m:sSub>
            <m:sSubPr>
              <m:ctrlPr>
                <w:rPr>
                  <w:rFonts w:ascii="Cambria Math" w:hAnsi="Cambria Math"/>
                  <w:i/>
                  <w:color w:val="0D0D0D" w:themeColor="text1" w:themeTint="F2"/>
                  <w:sz w:val="22"/>
                  <w:rPrChange w:id="11852" w:author="tao huang" w:date="2017-09-17T12:05:00Z">
                    <w:rPr>
                      <w:rFonts w:ascii="Cambria Math" w:hAnsi="Cambria Math"/>
                      <w:i/>
                      <w:color w:val="000000" w:themeColor="text1"/>
                      <w:sz w:val="22"/>
                    </w:rPr>
                  </w:rPrChange>
                </w:rPr>
              </m:ctrlPr>
            </m:sSubPr>
            <m:e>
              <m:r>
                <w:rPr>
                  <w:rFonts w:ascii="Cambria Math" w:hAnsi="Cambria Math"/>
                  <w:color w:val="0D0D0D" w:themeColor="text1" w:themeTint="F2"/>
                  <w:sz w:val="22"/>
                  <w:rPrChange w:id="11853" w:author="tao huang" w:date="2017-09-17T12:05:00Z">
                    <w:rPr>
                      <w:rFonts w:ascii="Cambria Math" w:hAnsi="Cambria Math"/>
                      <w:color w:val="000000" w:themeColor="text1"/>
                      <w:szCs w:val="24"/>
                    </w:rPr>
                  </w:rPrChange>
                </w:rPr>
                <m:t>y</m:t>
              </m:r>
            </m:e>
            <m:sub>
              <m:r>
                <w:rPr>
                  <w:rFonts w:ascii="Cambria Math" w:hAnsi="Cambria Math"/>
                  <w:color w:val="0D0D0D" w:themeColor="text1" w:themeTint="F2"/>
                  <w:sz w:val="22"/>
                  <w:rPrChange w:id="11854" w:author="tao huang" w:date="2017-09-17T12:05:00Z">
                    <w:rPr>
                      <w:rFonts w:ascii="Cambria Math" w:hAnsi="Cambria Math"/>
                      <w:color w:val="000000" w:themeColor="text1"/>
                      <w:szCs w:val="24"/>
                    </w:rPr>
                  </w:rPrChange>
                </w:rPr>
                <m:t>i</m:t>
              </m:r>
            </m:sub>
          </m:sSub>
        </m:oMath>
        <w:r w:rsidRPr="00A60A57" w:rsidDel="00D373D5">
          <w:rPr>
            <w:rFonts w:cs="Times New Roman"/>
            <w:color w:val="0D0D0D" w:themeColor="text1" w:themeTint="F2"/>
            <w:sz w:val="22"/>
            <w:rPrChange w:id="11855" w:author="tao huang" w:date="2017-09-17T12:05:00Z">
              <w:rPr>
                <w:rFonts w:cs="Times New Roman"/>
                <w:color w:val="000000" w:themeColor="text1"/>
                <w:szCs w:val="24"/>
              </w:rPr>
            </w:rPrChange>
          </w:rPr>
          <w:delText xml:space="preserve"> is the differenced value of the sales for product </w:delText>
        </w:r>
        <w:r w:rsidRPr="00A60A57" w:rsidDel="00D373D5">
          <w:rPr>
            <w:rFonts w:cs="Times New Roman"/>
            <w:i/>
            <w:color w:val="0D0D0D" w:themeColor="text1" w:themeTint="F2"/>
            <w:sz w:val="22"/>
            <w:rPrChange w:id="11856" w:author="tao huang" w:date="2017-09-17T12:05:00Z">
              <w:rPr>
                <w:rFonts w:cs="Times New Roman"/>
                <w:i/>
                <w:color w:val="000000" w:themeColor="text1"/>
                <w:szCs w:val="24"/>
              </w:rPr>
            </w:rPrChange>
          </w:rPr>
          <w:delText>i</w:delText>
        </w:r>
        <w:r w:rsidRPr="00A60A57" w:rsidDel="00D373D5">
          <w:rPr>
            <w:rFonts w:cs="Times New Roman"/>
            <w:color w:val="0D0D0D" w:themeColor="text1" w:themeTint="F2"/>
            <w:sz w:val="22"/>
            <w:rPrChange w:id="11857" w:author="tao huang" w:date="2017-09-17T12:05:00Z">
              <w:rPr>
                <w:rFonts w:cs="Times New Roman"/>
                <w:color w:val="000000" w:themeColor="text1"/>
                <w:szCs w:val="24"/>
              </w:rPr>
            </w:rPrChange>
          </w:rPr>
          <w:delText xml:space="preserve">. </w:delText>
        </w:r>
        <m:oMath>
          <m:sSub>
            <m:sSubPr>
              <m:ctrlPr>
                <w:rPr>
                  <w:rFonts w:ascii="Cambria Math" w:hAnsi="Cambria Math" w:cs="Times New Roman"/>
                  <w:i/>
                  <w:color w:val="0D0D0D" w:themeColor="text1" w:themeTint="F2"/>
                  <w:sz w:val="22"/>
                  <w:rPrChange w:id="11858" w:author="tao huang" w:date="2017-09-17T12:05:00Z">
                    <w:rPr>
                      <w:rFonts w:ascii="Cambria Math" w:hAnsi="Cambria Math" w:cs="Times New Roman"/>
                      <w:i/>
                      <w:color w:val="000000" w:themeColor="text1"/>
                      <w:sz w:val="22"/>
                    </w:rPr>
                  </w:rPrChange>
                </w:rPr>
              </m:ctrlPr>
            </m:sSubPr>
            <m:e>
              <m:r>
                <w:rPr>
                  <w:rFonts w:ascii="Cambria Math" w:hAnsi="Cambria Math" w:cs="Times New Roman"/>
                  <w:color w:val="0D0D0D" w:themeColor="text1" w:themeTint="F2"/>
                  <w:sz w:val="22"/>
                  <w:rPrChange w:id="11859" w:author="tao huang" w:date="2017-09-17T12:05:00Z">
                    <w:rPr>
                      <w:rFonts w:ascii="Cambria Math" w:hAnsi="Cambria Math" w:cs="Times New Roman"/>
                      <w:color w:val="000000" w:themeColor="text1"/>
                      <w:szCs w:val="24"/>
                    </w:rPr>
                  </w:rPrChange>
                </w:rPr>
                <m:t>Q</m:t>
              </m:r>
            </m:e>
            <m:sub>
              <m:r>
                <w:rPr>
                  <w:rFonts w:ascii="Cambria Math" w:hAnsi="Cambria Math" w:cs="Times New Roman"/>
                  <w:color w:val="0D0D0D" w:themeColor="text1" w:themeTint="F2"/>
                  <w:sz w:val="22"/>
                  <w:rPrChange w:id="11860" w:author="tao huang" w:date="2017-09-17T12:05:00Z">
                    <w:rPr>
                      <w:rFonts w:ascii="Cambria Math" w:hAnsi="Cambria Math" w:cs="Times New Roman"/>
                      <w:color w:val="000000" w:themeColor="text1"/>
                      <w:szCs w:val="24"/>
                    </w:rPr>
                  </w:rPrChange>
                </w:rPr>
                <m:t>1</m:t>
              </m:r>
            </m:sub>
          </m:sSub>
        </m:oMath>
        <w:r w:rsidRPr="00A60A57" w:rsidDel="00D373D5">
          <w:rPr>
            <w:rFonts w:cs="Times New Roman"/>
            <w:color w:val="0D0D0D" w:themeColor="text1" w:themeTint="F2"/>
            <w:sz w:val="22"/>
            <w:rPrChange w:id="11861" w:author="tao huang" w:date="2017-09-17T12:05:00Z">
              <w:rPr>
                <w:rFonts w:cs="Times New Roman"/>
                <w:color w:val="000000" w:themeColor="text1"/>
                <w:szCs w:val="24"/>
              </w:rPr>
            </w:rPrChange>
          </w:rPr>
          <w:delText xml:space="preserve"> and </w:delText>
        </w:r>
        <m:oMath>
          <m:sSub>
            <m:sSubPr>
              <m:ctrlPr>
                <w:rPr>
                  <w:rFonts w:ascii="Cambria Math" w:hAnsi="Cambria Math" w:cs="Times New Roman"/>
                  <w:i/>
                  <w:color w:val="0D0D0D" w:themeColor="text1" w:themeTint="F2"/>
                  <w:sz w:val="22"/>
                  <w:rPrChange w:id="11862" w:author="tao huang" w:date="2017-09-17T12:05:00Z">
                    <w:rPr>
                      <w:rFonts w:ascii="Cambria Math" w:hAnsi="Cambria Math" w:cs="Times New Roman"/>
                      <w:i/>
                      <w:color w:val="000000" w:themeColor="text1"/>
                      <w:sz w:val="22"/>
                    </w:rPr>
                  </w:rPrChange>
                </w:rPr>
              </m:ctrlPr>
            </m:sSubPr>
            <m:e>
              <m:r>
                <w:rPr>
                  <w:rFonts w:ascii="Cambria Math" w:hAnsi="Cambria Math" w:cs="Times New Roman"/>
                  <w:color w:val="0D0D0D" w:themeColor="text1" w:themeTint="F2"/>
                  <w:sz w:val="22"/>
                  <w:rPrChange w:id="11863" w:author="tao huang" w:date="2017-09-17T12:05:00Z">
                    <w:rPr>
                      <w:rFonts w:ascii="Cambria Math" w:hAnsi="Cambria Math" w:cs="Times New Roman"/>
                      <w:color w:val="000000" w:themeColor="text1"/>
                      <w:szCs w:val="24"/>
                    </w:rPr>
                  </w:rPrChange>
                </w:rPr>
                <m:t>Q</m:t>
              </m:r>
            </m:e>
            <m:sub>
              <m:r>
                <w:rPr>
                  <w:rFonts w:ascii="Cambria Math" w:hAnsi="Cambria Math" w:cs="Times New Roman"/>
                  <w:color w:val="0D0D0D" w:themeColor="text1" w:themeTint="F2"/>
                  <w:sz w:val="22"/>
                  <w:rPrChange w:id="11864" w:author="tao huang" w:date="2017-09-17T12:05:00Z">
                    <w:rPr>
                      <w:rFonts w:ascii="Cambria Math" w:hAnsi="Cambria Math" w:cs="Times New Roman"/>
                      <w:color w:val="000000" w:themeColor="text1"/>
                      <w:szCs w:val="24"/>
                    </w:rPr>
                  </w:rPrChange>
                </w:rPr>
                <m:t>3</m:t>
              </m:r>
            </m:sub>
          </m:sSub>
        </m:oMath>
        <w:r w:rsidRPr="00A60A57" w:rsidDel="00D373D5">
          <w:rPr>
            <w:rFonts w:cs="Times New Roman"/>
            <w:color w:val="0D0D0D" w:themeColor="text1" w:themeTint="F2"/>
            <w:sz w:val="22"/>
            <w:rPrChange w:id="11865" w:author="tao huang" w:date="2017-09-17T12:05:00Z">
              <w:rPr>
                <w:rFonts w:cs="Times New Roman"/>
                <w:color w:val="000000" w:themeColor="text1"/>
                <w:szCs w:val="24"/>
              </w:rPr>
            </w:rPrChange>
          </w:rPr>
          <w:delText xml:space="preserve"> are the first and third quantiles of </w:delText>
        </w:r>
        <m:oMath>
          <m:r>
            <w:rPr>
              <w:rFonts w:ascii="Cambria Math" w:hAnsi="Cambria Math" w:cs="Times New Roman"/>
              <w:color w:val="0D0D0D" w:themeColor="text1" w:themeTint="F2"/>
              <w:sz w:val="22"/>
              <w:rPrChange w:id="11866" w:author="tao huang" w:date="2017-09-17T12:05:00Z">
                <w:rPr>
                  <w:rFonts w:ascii="Cambria Math" w:hAnsi="Cambria Math" w:cs="Times New Roman"/>
                  <w:color w:val="000000" w:themeColor="text1"/>
                  <w:szCs w:val="24"/>
                </w:rPr>
              </w:rPrChange>
            </w:rPr>
            <m:t>∆</m:t>
          </m:r>
          <m:sSub>
            <m:sSubPr>
              <m:ctrlPr>
                <w:rPr>
                  <w:rFonts w:ascii="Cambria Math" w:hAnsi="Cambria Math"/>
                  <w:i/>
                  <w:color w:val="0D0D0D" w:themeColor="text1" w:themeTint="F2"/>
                  <w:sz w:val="22"/>
                  <w:rPrChange w:id="11867" w:author="tao huang" w:date="2017-09-17T12:05:00Z">
                    <w:rPr>
                      <w:rFonts w:ascii="Cambria Math" w:hAnsi="Cambria Math"/>
                      <w:i/>
                      <w:color w:val="000000" w:themeColor="text1"/>
                      <w:sz w:val="22"/>
                    </w:rPr>
                  </w:rPrChange>
                </w:rPr>
              </m:ctrlPr>
            </m:sSubPr>
            <m:e>
              <m:r>
                <w:rPr>
                  <w:rFonts w:ascii="Cambria Math" w:hAnsi="Cambria Math"/>
                  <w:color w:val="0D0D0D" w:themeColor="text1" w:themeTint="F2"/>
                  <w:sz w:val="22"/>
                  <w:rPrChange w:id="11868" w:author="tao huang" w:date="2017-09-17T12:05:00Z">
                    <w:rPr>
                      <w:rFonts w:ascii="Cambria Math" w:hAnsi="Cambria Math"/>
                      <w:color w:val="000000" w:themeColor="text1"/>
                      <w:szCs w:val="24"/>
                    </w:rPr>
                  </w:rPrChange>
                </w:rPr>
                <m:t>y</m:t>
              </m:r>
            </m:e>
            <m:sub>
              <m:r>
                <w:rPr>
                  <w:rFonts w:ascii="Cambria Math" w:hAnsi="Cambria Math"/>
                  <w:color w:val="0D0D0D" w:themeColor="text1" w:themeTint="F2"/>
                  <w:sz w:val="22"/>
                  <w:rPrChange w:id="11869" w:author="tao huang" w:date="2017-09-17T12:05:00Z">
                    <w:rPr>
                      <w:rFonts w:ascii="Cambria Math" w:hAnsi="Cambria Math"/>
                      <w:color w:val="000000" w:themeColor="text1"/>
                      <w:szCs w:val="24"/>
                    </w:rPr>
                  </w:rPrChange>
                </w:rPr>
                <m:t>i</m:t>
              </m:r>
            </m:sub>
          </m:sSub>
        </m:oMath>
        <w:r w:rsidRPr="00A60A57" w:rsidDel="00D373D5">
          <w:rPr>
            <w:rFonts w:cs="Times New Roman"/>
            <w:color w:val="0D0D0D" w:themeColor="text1" w:themeTint="F2"/>
            <w:sz w:val="22"/>
            <w:rPrChange w:id="11870" w:author="tao huang" w:date="2017-09-17T12:05:00Z">
              <w:rPr>
                <w:rFonts w:cs="Times New Roman"/>
                <w:color w:val="000000" w:themeColor="text1"/>
                <w:szCs w:val="24"/>
              </w:rPr>
            </w:rPrChange>
          </w:rPr>
          <w:delText xml:space="preserve">. This measure may indicate the difficulty to </w:delText>
        </w:r>
        <w:r w:rsidR="00E64E5D" w:rsidRPr="00A60A57" w:rsidDel="00D373D5">
          <w:rPr>
            <w:rFonts w:cs="Times New Roman"/>
            <w:color w:val="0D0D0D" w:themeColor="text1" w:themeTint="F2"/>
            <w:sz w:val="22"/>
            <w:rPrChange w:id="11871" w:author="tao huang" w:date="2017-09-17T12:05:00Z">
              <w:rPr>
                <w:rFonts w:cs="Times New Roman"/>
                <w:color w:val="000000" w:themeColor="text1"/>
                <w:szCs w:val="24"/>
              </w:rPr>
            </w:rPrChange>
          </w:rPr>
          <w:delText>dispersion of the product sales</w:delText>
        </w:r>
        <w:r w:rsidRPr="00A60A57" w:rsidDel="00D373D5">
          <w:rPr>
            <w:rFonts w:cs="Times New Roman"/>
            <w:color w:val="0D0D0D" w:themeColor="text1" w:themeTint="F2"/>
            <w:sz w:val="22"/>
            <w:rPrChange w:id="11872" w:author="tao huang" w:date="2017-09-17T12:05:00Z">
              <w:rPr>
                <w:rFonts w:cs="Times New Roman"/>
                <w:color w:val="000000" w:themeColor="text1"/>
                <w:szCs w:val="24"/>
              </w:rPr>
            </w:rPrChange>
          </w:rPr>
          <w:delText xml:space="preserve">. We measure the randomness by regressing </w:delText>
        </w:r>
        <m:oMath>
          <m:sSubSup>
            <m:sSubSupPr>
              <m:ctrlPr>
                <w:rPr>
                  <w:rFonts w:ascii="Cambria Math" w:hAnsi="Cambria Math"/>
                  <w:i/>
                  <w:color w:val="0D0D0D" w:themeColor="text1" w:themeTint="F2"/>
                  <w:sz w:val="22"/>
                  <w:rPrChange w:id="11873" w:author="tao huang" w:date="2017-09-17T12:05:00Z">
                    <w:rPr>
                      <w:rFonts w:ascii="Cambria Math" w:hAnsi="Cambria Math"/>
                      <w:i/>
                      <w:color w:val="000000" w:themeColor="text1"/>
                      <w:sz w:val="22"/>
                    </w:rPr>
                  </w:rPrChange>
                </w:rPr>
              </m:ctrlPr>
            </m:sSubSupPr>
            <m:e>
              <m:r>
                <w:rPr>
                  <w:rFonts w:ascii="Cambria Math" w:hAnsi="Cambria Math"/>
                  <w:color w:val="0D0D0D" w:themeColor="text1" w:themeTint="F2"/>
                  <w:sz w:val="22"/>
                  <w:rPrChange w:id="11874" w:author="tao huang" w:date="2017-09-17T12:05:00Z">
                    <w:rPr>
                      <w:rFonts w:ascii="Cambria Math" w:hAnsi="Cambria Math"/>
                      <w:color w:val="000000" w:themeColor="text1"/>
                      <w:szCs w:val="24"/>
                    </w:rPr>
                  </w:rPrChange>
                </w:rPr>
                <m:t>y</m:t>
              </m:r>
            </m:e>
            <m:sub>
              <m:r>
                <w:rPr>
                  <w:rFonts w:ascii="Cambria Math" w:hAnsi="Cambria Math"/>
                  <w:color w:val="0D0D0D" w:themeColor="text1" w:themeTint="F2"/>
                  <w:sz w:val="22"/>
                  <w:rPrChange w:id="11875" w:author="tao huang" w:date="2017-09-17T12:05:00Z">
                    <w:rPr>
                      <w:rFonts w:ascii="Cambria Math" w:hAnsi="Cambria Math"/>
                      <w:color w:val="000000" w:themeColor="text1"/>
                      <w:szCs w:val="24"/>
                    </w:rPr>
                  </w:rPrChange>
                </w:rPr>
                <m:t>i,t</m:t>
              </m:r>
            </m:sub>
            <m:sup>
              <m:r>
                <w:rPr>
                  <w:rFonts w:ascii="Cambria Math" w:hAnsi="Cambria Math" w:hint="eastAsia"/>
                  <w:color w:val="0D0D0D" w:themeColor="text1" w:themeTint="F2"/>
                  <w:sz w:val="22"/>
                  <w:rPrChange w:id="11876" w:author="tao huang" w:date="2017-09-17T12:05:00Z">
                    <w:rPr>
                      <w:rFonts w:ascii="Cambria Math" w:hAnsi="Cambria Math" w:hint="eastAsia"/>
                      <w:color w:val="000000" w:themeColor="text1"/>
                      <w:szCs w:val="24"/>
                    </w:rPr>
                  </w:rPrChange>
                </w:rPr>
                <m:t>'</m:t>
              </m:r>
            </m:sup>
          </m:sSubSup>
        </m:oMath>
        <w:r w:rsidRPr="00A60A57" w:rsidDel="00D373D5">
          <w:rPr>
            <w:rFonts w:cs="Times New Roman"/>
            <w:color w:val="0D0D0D" w:themeColor="text1" w:themeTint="F2"/>
            <w:sz w:val="22"/>
            <w:rPrChange w:id="11877" w:author="tao huang" w:date="2017-09-17T12:05:00Z">
              <w:rPr>
                <w:rFonts w:cs="Times New Roman"/>
                <w:color w:val="000000" w:themeColor="text1"/>
                <w:szCs w:val="24"/>
              </w:rPr>
            </w:rPrChange>
          </w:rPr>
          <w:delText xml:space="preserve"> on </w:delText>
        </w:r>
        <m:oMath>
          <m:r>
            <w:rPr>
              <w:rFonts w:ascii="Cambria Math" w:hAnsi="Cambria Math" w:cs="Times New Roman"/>
              <w:color w:val="0D0D0D" w:themeColor="text1" w:themeTint="F2"/>
              <w:sz w:val="22"/>
              <w:rPrChange w:id="11878" w:author="tao huang" w:date="2017-09-17T12:05:00Z">
                <w:rPr>
                  <w:rFonts w:ascii="Cambria Math" w:hAnsi="Cambria Math" w:cs="Times New Roman"/>
                  <w:color w:val="000000" w:themeColor="text1"/>
                  <w:szCs w:val="24"/>
                </w:rPr>
              </w:rPrChange>
            </w:rPr>
            <m:t xml:space="preserve">T, </m:t>
          </m:r>
          <m:sSubSup>
            <m:sSubSupPr>
              <m:ctrlPr>
                <w:rPr>
                  <w:rFonts w:ascii="Cambria Math" w:hAnsi="Cambria Math"/>
                  <w:i/>
                  <w:color w:val="0D0D0D" w:themeColor="text1" w:themeTint="F2"/>
                  <w:sz w:val="22"/>
                  <w:rPrChange w:id="11879" w:author="tao huang" w:date="2017-09-17T12:05:00Z">
                    <w:rPr>
                      <w:rFonts w:ascii="Cambria Math" w:hAnsi="Cambria Math"/>
                      <w:i/>
                      <w:color w:val="000000" w:themeColor="text1"/>
                      <w:sz w:val="22"/>
                    </w:rPr>
                  </w:rPrChange>
                </w:rPr>
              </m:ctrlPr>
            </m:sSubSupPr>
            <m:e>
              <m:r>
                <w:rPr>
                  <w:rFonts w:ascii="Cambria Math" w:hAnsi="Cambria Math"/>
                  <w:color w:val="0D0D0D" w:themeColor="text1" w:themeTint="F2"/>
                  <w:sz w:val="22"/>
                  <w:rPrChange w:id="11880" w:author="tao huang" w:date="2017-09-17T12:05:00Z">
                    <w:rPr>
                      <w:rFonts w:ascii="Cambria Math" w:hAnsi="Cambria Math"/>
                      <w:color w:val="000000" w:themeColor="text1"/>
                      <w:szCs w:val="24"/>
                    </w:rPr>
                  </w:rPrChange>
                </w:rPr>
                <m:t>y</m:t>
              </m:r>
            </m:e>
            <m:sub>
              <m:r>
                <w:rPr>
                  <w:rFonts w:ascii="Cambria Math" w:hAnsi="Cambria Math"/>
                  <w:color w:val="0D0D0D" w:themeColor="text1" w:themeTint="F2"/>
                  <w:sz w:val="22"/>
                  <w:rPrChange w:id="11881" w:author="tao huang" w:date="2017-09-17T12:05:00Z">
                    <w:rPr>
                      <w:rFonts w:ascii="Cambria Math" w:hAnsi="Cambria Math"/>
                      <w:color w:val="000000" w:themeColor="text1"/>
                      <w:szCs w:val="24"/>
                    </w:rPr>
                  </w:rPrChange>
                </w:rPr>
                <m:t>i,t-1</m:t>
              </m:r>
            </m:sub>
            <m:sup>
              <m:r>
                <w:rPr>
                  <w:rFonts w:ascii="Cambria Math" w:hAnsi="Cambria Math" w:hint="eastAsia"/>
                  <w:color w:val="0D0D0D" w:themeColor="text1" w:themeTint="F2"/>
                  <w:sz w:val="22"/>
                  <w:rPrChange w:id="11882" w:author="tao huang" w:date="2017-09-17T12:05:00Z">
                    <w:rPr>
                      <w:rFonts w:ascii="Cambria Math" w:hAnsi="Cambria Math" w:hint="eastAsia"/>
                      <w:color w:val="000000" w:themeColor="text1"/>
                      <w:szCs w:val="24"/>
                    </w:rPr>
                  </w:rPrChange>
                </w:rPr>
                <m:t>'</m:t>
              </m:r>
            </m:sup>
          </m:sSubSup>
          <m:r>
            <w:rPr>
              <w:rFonts w:ascii="Cambria Math" w:hAnsi="Cambria Math" w:cs="Times New Roman"/>
              <w:color w:val="0D0D0D" w:themeColor="text1" w:themeTint="F2"/>
              <w:sz w:val="22"/>
              <w:rPrChange w:id="11883" w:author="tao huang" w:date="2017-09-17T12:05:00Z">
                <w:rPr>
                  <w:rFonts w:ascii="Cambria Math" w:hAnsi="Cambria Math" w:cs="Times New Roman"/>
                  <w:color w:val="000000" w:themeColor="text1"/>
                  <w:szCs w:val="24"/>
                </w:rPr>
              </w:rPrChange>
            </w:rPr>
            <m:t>,</m:t>
          </m:r>
          <m:sSubSup>
            <m:sSubSupPr>
              <m:ctrlPr>
                <w:rPr>
                  <w:rFonts w:ascii="Cambria Math" w:hAnsi="Cambria Math"/>
                  <w:i/>
                  <w:color w:val="0D0D0D" w:themeColor="text1" w:themeTint="F2"/>
                  <w:sz w:val="22"/>
                  <w:rPrChange w:id="11884" w:author="tao huang" w:date="2017-09-17T12:05:00Z">
                    <w:rPr>
                      <w:rFonts w:ascii="Cambria Math" w:hAnsi="Cambria Math"/>
                      <w:i/>
                      <w:color w:val="000000" w:themeColor="text1"/>
                      <w:sz w:val="22"/>
                    </w:rPr>
                  </w:rPrChange>
                </w:rPr>
              </m:ctrlPr>
            </m:sSubSupPr>
            <m:e>
              <m:r>
                <w:rPr>
                  <w:rFonts w:ascii="Cambria Math" w:hAnsi="Cambria Math"/>
                  <w:color w:val="0D0D0D" w:themeColor="text1" w:themeTint="F2"/>
                  <w:sz w:val="22"/>
                  <w:rPrChange w:id="11885" w:author="tao huang" w:date="2017-09-17T12:05:00Z">
                    <w:rPr>
                      <w:rFonts w:ascii="Cambria Math" w:hAnsi="Cambria Math"/>
                      <w:color w:val="000000" w:themeColor="text1"/>
                      <w:szCs w:val="24"/>
                    </w:rPr>
                  </w:rPrChange>
                </w:rPr>
                <m:t>y</m:t>
              </m:r>
            </m:e>
            <m:sub>
              <m:r>
                <w:rPr>
                  <w:rFonts w:ascii="Cambria Math" w:hAnsi="Cambria Math"/>
                  <w:color w:val="0D0D0D" w:themeColor="text1" w:themeTint="F2"/>
                  <w:sz w:val="22"/>
                  <w:rPrChange w:id="11886" w:author="tao huang" w:date="2017-09-17T12:05:00Z">
                    <w:rPr>
                      <w:rFonts w:ascii="Cambria Math" w:hAnsi="Cambria Math"/>
                      <w:color w:val="000000" w:themeColor="text1"/>
                      <w:szCs w:val="24"/>
                    </w:rPr>
                  </w:rPrChange>
                </w:rPr>
                <m:t>i,t-2</m:t>
              </m:r>
            </m:sub>
            <m:sup>
              <m:r>
                <w:rPr>
                  <w:rFonts w:ascii="Cambria Math" w:hAnsi="Cambria Math" w:hint="eastAsia"/>
                  <w:color w:val="0D0D0D" w:themeColor="text1" w:themeTint="F2"/>
                  <w:sz w:val="22"/>
                  <w:rPrChange w:id="11887" w:author="tao huang" w:date="2017-09-17T12:05:00Z">
                    <w:rPr>
                      <w:rFonts w:ascii="Cambria Math" w:hAnsi="Cambria Math" w:hint="eastAsia"/>
                      <w:color w:val="000000" w:themeColor="text1"/>
                      <w:szCs w:val="24"/>
                    </w:rPr>
                  </w:rPrChange>
                </w:rPr>
                <m:t>'</m:t>
              </m:r>
            </m:sup>
          </m:sSubSup>
          <m:r>
            <w:rPr>
              <w:rFonts w:ascii="Cambria Math" w:hAnsi="Cambria Math"/>
              <w:color w:val="0D0D0D" w:themeColor="text1" w:themeTint="F2"/>
              <w:sz w:val="22"/>
              <w:rPrChange w:id="11888" w:author="tao huang" w:date="2017-09-17T12:05:00Z">
                <w:rPr>
                  <w:rFonts w:ascii="Cambria Math" w:hAnsi="Cambria Math"/>
                  <w:color w:val="000000" w:themeColor="text1"/>
                  <w:szCs w:val="24"/>
                </w:rPr>
              </w:rPrChange>
            </w:rPr>
            <m:t xml:space="preserve">, and </m:t>
          </m:r>
          <m:sSubSup>
            <m:sSubSupPr>
              <m:ctrlPr>
                <w:rPr>
                  <w:rFonts w:ascii="Cambria Math" w:hAnsi="Cambria Math"/>
                  <w:i/>
                  <w:color w:val="0D0D0D" w:themeColor="text1" w:themeTint="F2"/>
                  <w:sz w:val="22"/>
                  <w:rPrChange w:id="11889" w:author="tao huang" w:date="2017-09-17T12:05:00Z">
                    <w:rPr>
                      <w:rFonts w:ascii="Cambria Math" w:hAnsi="Cambria Math"/>
                      <w:i/>
                      <w:color w:val="000000" w:themeColor="text1"/>
                      <w:sz w:val="22"/>
                    </w:rPr>
                  </w:rPrChange>
                </w:rPr>
              </m:ctrlPr>
            </m:sSubSupPr>
            <m:e>
              <m:r>
                <w:rPr>
                  <w:rFonts w:ascii="Cambria Math" w:hAnsi="Cambria Math"/>
                  <w:color w:val="0D0D0D" w:themeColor="text1" w:themeTint="F2"/>
                  <w:sz w:val="22"/>
                  <w:rPrChange w:id="11890" w:author="tao huang" w:date="2017-09-17T12:05:00Z">
                    <w:rPr>
                      <w:rFonts w:ascii="Cambria Math" w:hAnsi="Cambria Math"/>
                      <w:color w:val="000000" w:themeColor="text1"/>
                      <w:szCs w:val="24"/>
                    </w:rPr>
                  </w:rPrChange>
                </w:rPr>
                <m:t>y</m:t>
              </m:r>
            </m:e>
            <m:sub>
              <m:r>
                <w:rPr>
                  <w:rFonts w:ascii="Cambria Math" w:hAnsi="Cambria Math"/>
                  <w:color w:val="0D0D0D" w:themeColor="text1" w:themeTint="F2"/>
                  <w:sz w:val="22"/>
                  <w:rPrChange w:id="11891" w:author="tao huang" w:date="2017-09-17T12:05:00Z">
                    <w:rPr>
                      <w:rFonts w:ascii="Cambria Math" w:hAnsi="Cambria Math"/>
                      <w:color w:val="000000" w:themeColor="text1"/>
                      <w:szCs w:val="24"/>
                    </w:rPr>
                  </w:rPrChange>
                </w:rPr>
                <m:t>i,t-3</m:t>
              </m:r>
            </m:sub>
            <m:sup>
              <m:r>
                <w:rPr>
                  <w:rFonts w:ascii="Cambria Math" w:hAnsi="Cambria Math" w:hint="eastAsia"/>
                  <w:color w:val="0D0D0D" w:themeColor="text1" w:themeTint="F2"/>
                  <w:sz w:val="22"/>
                  <w:rPrChange w:id="11892" w:author="tao huang" w:date="2017-09-17T12:05:00Z">
                    <w:rPr>
                      <w:rFonts w:ascii="Cambria Math" w:hAnsi="Cambria Math" w:hint="eastAsia"/>
                      <w:color w:val="000000" w:themeColor="text1"/>
                      <w:szCs w:val="24"/>
                    </w:rPr>
                  </w:rPrChange>
                </w:rPr>
                <m:t>'</m:t>
              </m:r>
            </m:sup>
          </m:sSubSup>
        </m:oMath>
        <w:r w:rsidRPr="00A60A57" w:rsidDel="00D373D5">
          <w:rPr>
            <w:rFonts w:cs="Times New Roman"/>
            <w:color w:val="0D0D0D" w:themeColor="text1" w:themeTint="F2"/>
            <w:sz w:val="22"/>
            <w:rPrChange w:id="11893" w:author="tao huang" w:date="2017-09-17T12:05:00Z">
              <w:rPr>
                <w:rFonts w:cs="Times New Roman"/>
                <w:color w:val="000000" w:themeColor="text1"/>
                <w:szCs w:val="24"/>
              </w:rPr>
            </w:rPrChange>
          </w:rPr>
          <w:delText xml:space="preserve">, where </w:delText>
        </w:r>
        <m:oMath>
          <m:sSubSup>
            <m:sSubSupPr>
              <m:ctrlPr>
                <w:rPr>
                  <w:rFonts w:ascii="Cambria Math" w:hAnsi="Cambria Math"/>
                  <w:i/>
                  <w:color w:val="0D0D0D" w:themeColor="text1" w:themeTint="F2"/>
                  <w:sz w:val="22"/>
                  <w:rPrChange w:id="11894" w:author="tao huang" w:date="2017-09-17T12:05:00Z">
                    <w:rPr>
                      <w:rFonts w:ascii="Cambria Math" w:hAnsi="Cambria Math"/>
                      <w:i/>
                      <w:color w:val="000000" w:themeColor="text1"/>
                      <w:sz w:val="22"/>
                    </w:rPr>
                  </w:rPrChange>
                </w:rPr>
              </m:ctrlPr>
            </m:sSubSupPr>
            <m:e>
              <m:r>
                <w:rPr>
                  <w:rFonts w:ascii="Cambria Math" w:hAnsi="Cambria Math"/>
                  <w:color w:val="0D0D0D" w:themeColor="text1" w:themeTint="F2"/>
                  <w:sz w:val="22"/>
                  <w:rPrChange w:id="11895" w:author="tao huang" w:date="2017-09-17T12:05:00Z">
                    <w:rPr>
                      <w:rFonts w:ascii="Cambria Math" w:hAnsi="Cambria Math"/>
                      <w:color w:val="000000" w:themeColor="text1"/>
                      <w:szCs w:val="24"/>
                    </w:rPr>
                  </w:rPrChange>
                </w:rPr>
                <m:t>y</m:t>
              </m:r>
            </m:e>
            <m:sub>
              <m:r>
                <w:rPr>
                  <w:rFonts w:ascii="Cambria Math" w:hAnsi="Cambria Math"/>
                  <w:color w:val="0D0D0D" w:themeColor="text1" w:themeTint="F2"/>
                  <w:sz w:val="22"/>
                  <w:rPrChange w:id="11896" w:author="tao huang" w:date="2017-09-17T12:05:00Z">
                    <w:rPr>
                      <w:rFonts w:ascii="Cambria Math" w:hAnsi="Cambria Math"/>
                      <w:color w:val="000000" w:themeColor="text1"/>
                      <w:szCs w:val="24"/>
                    </w:rPr>
                  </w:rPrChange>
                </w:rPr>
                <m:t>i,t</m:t>
              </m:r>
            </m:sub>
            <m:sup>
              <m:r>
                <w:rPr>
                  <w:rFonts w:ascii="Cambria Math" w:hAnsi="Cambria Math" w:hint="eastAsia"/>
                  <w:color w:val="0D0D0D" w:themeColor="text1" w:themeTint="F2"/>
                  <w:sz w:val="22"/>
                  <w:rPrChange w:id="11897" w:author="tao huang" w:date="2017-09-17T12:05:00Z">
                    <w:rPr>
                      <w:rFonts w:ascii="Cambria Math" w:hAnsi="Cambria Math" w:hint="eastAsia"/>
                      <w:color w:val="000000" w:themeColor="text1"/>
                      <w:szCs w:val="24"/>
                    </w:rPr>
                  </w:rPrChange>
                </w:rPr>
                <m:t>'</m:t>
              </m:r>
            </m:sup>
          </m:sSubSup>
        </m:oMath>
        <w:r w:rsidRPr="00A60A57" w:rsidDel="00D373D5">
          <w:rPr>
            <w:rFonts w:cs="Times New Roman"/>
            <w:color w:val="0D0D0D" w:themeColor="text1" w:themeTint="F2"/>
            <w:sz w:val="22"/>
            <w:rPrChange w:id="11898" w:author="tao huang" w:date="2017-09-17T12:05:00Z">
              <w:rPr>
                <w:rFonts w:cs="Times New Roman"/>
                <w:color w:val="000000" w:themeColor="text1"/>
                <w:szCs w:val="24"/>
              </w:rPr>
            </w:rPrChange>
          </w:rPr>
          <w:delText xml:space="preserve"> is the sales value for product </w:delText>
        </w:r>
        <w:r w:rsidRPr="00A60A57" w:rsidDel="00D373D5">
          <w:rPr>
            <w:rFonts w:cs="Times New Roman"/>
            <w:i/>
            <w:color w:val="0D0D0D" w:themeColor="text1" w:themeTint="F2"/>
            <w:sz w:val="22"/>
            <w:rPrChange w:id="11899" w:author="tao huang" w:date="2017-09-17T12:05:00Z">
              <w:rPr>
                <w:rFonts w:cs="Times New Roman"/>
                <w:i/>
                <w:color w:val="000000" w:themeColor="text1"/>
                <w:szCs w:val="24"/>
              </w:rPr>
            </w:rPrChange>
          </w:rPr>
          <w:delText>i</w:delText>
        </w:r>
        <w:r w:rsidRPr="00A60A57" w:rsidDel="00D373D5">
          <w:rPr>
            <w:rFonts w:cs="Times New Roman"/>
            <w:color w:val="0D0D0D" w:themeColor="text1" w:themeTint="F2"/>
            <w:sz w:val="22"/>
            <w:rPrChange w:id="11900" w:author="tao huang" w:date="2017-09-17T12:05:00Z">
              <w:rPr>
                <w:rFonts w:cs="Times New Roman"/>
                <w:color w:val="000000" w:themeColor="text1"/>
                <w:szCs w:val="24"/>
              </w:rPr>
            </w:rPrChange>
          </w:rPr>
          <w:delText xml:space="preserve"> at week </w:delText>
        </w:r>
        <w:r w:rsidRPr="00A60A57" w:rsidDel="00D373D5">
          <w:rPr>
            <w:rFonts w:cs="Times New Roman"/>
            <w:i/>
            <w:color w:val="0D0D0D" w:themeColor="text1" w:themeTint="F2"/>
            <w:sz w:val="22"/>
            <w:rPrChange w:id="11901" w:author="tao huang" w:date="2017-09-17T12:05:00Z">
              <w:rPr>
                <w:rFonts w:cs="Times New Roman"/>
                <w:i/>
                <w:color w:val="000000" w:themeColor="text1"/>
                <w:szCs w:val="24"/>
              </w:rPr>
            </w:rPrChange>
          </w:rPr>
          <w:delText>t</w:delText>
        </w:r>
        <w:r w:rsidRPr="00A60A57" w:rsidDel="00D373D5">
          <w:rPr>
            <w:rFonts w:cs="Times New Roman"/>
            <w:color w:val="0D0D0D" w:themeColor="text1" w:themeTint="F2"/>
            <w:sz w:val="22"/>
            <w:rPrChange w:id="11902" w:author="tao huang" w:date="2017-09-17T12:05:00Z">
              <w:rPr>
                <w:rFonts w:cs="Times New Roman"/>
                <w:color w:val="000000" w:themeColor="text1"/>
                <w:szCs w:val="24"/>
              </w:rPr>
            </w:rPrChange>
          </w:rPr>
          <w:delText xml:space="preserve"> and </w:delText>
        </w:r>
        <w:r w:rsidRPr="00A60A57" w:rsidDel="00D373D5">
          <w:rPr>
            <w:rFonts w:cs="Times New Roman"/>
            <w:i/>
            <w:color w:val="0D0D0D" w:themeColor="text1" w:themeTint="F2"/>
            <w:sz w:val="22"/>
            <w:rPrChange w:id="11903" w:author="tao huang" w:date="2017-09-17T12:05:00Z">
              <w:rPr>
                <w:rFonts w:cs="Times New Roman"/>
                <w:i/>
                <w:color w:val="000000" w:themeColor="text1"/>
                <w:szCs w:val="24"/>
              </w:rPr>
            </w:rPrChange>
          </w:rPr>
          <w:delText>T</w:delText>
        </w:r>
        <w:r w:rsidRPr="00A60A57" w:rsidDel="00D373D5">
          <w:rPr>
            <w:rFonts w:cs="Times New Roman"/>
            <w:color w:val="0D0D0D" w:themeColor="text1" w:themeTint="F2"/>
            <w:sz w:val="22"/>
            <w:rPrChange w:id="11904" w:author="tao huang" w:date="2017-09-17T12:05:00Z">
              <w:rPr>
                <w:rFonts w:cs="Times New Roman"/>
                <w:color w:val="000000" w:themeColor="text1"/>
                <w:szCs w:val="24"/>
              </w:rPr>
            </w:rPrChange>
          </w:rPr>
          <w:delText xml:space="preserve"> is the time trend. The fitness of this autoregressive model (e.g., the R square) </w:delText>
        </w:r>
        <w:r w:rsidR="00E64E5D" w:rsidRPr="00A60A57" w:rsidDel="00D373D5">
          <w:rPr>
            <w:rFonts w:cs="Times New Roman"/>
            <w:color w:val="0D0D0D" w:themeColor="text1" w:themeTint="F2"/>
            <w:sz w:val="22"/>
            <w:rPrChange w:id="11905" w:author="tao huang" w:date="2017-09-17T12:05:00Z">
              <w:rPr>
                <w:rFonts w:cs="Times New Roman"/>
                <w:color w:val="000000" w:themeColor="text1"/>
                <w:szCs w:val="24"/>
              </w:rPr>
            </w:rPrChange>
          </w:rPr>
          <w:delText>tries to</w:delText>
        </w:r>
        <w:r w:rsidRPr="00A60A57" w:rsidDel="00D373D5">
          <w:rPr>
            <w:rFonts w:cs="Times New Roman"/>
            <w:color w:val="0D0D0D" w:themeColor="text1" w:themeTint="F2"/>
            <w:sz w:val="22"/>
            <w:rPrChange w:id="11906" w:author="tao huang" w:date="2017-09-17T12:05:00Z">
              <w:rPr>
                <w:rFonts w:cs="Times New Roman"/>
                <w:color w:val="000000" w:themeColor="text1"/>
                <w:szCs w:val="24"/>
              </w:rPr>
            </w:rPrChange>
          </w:rPr>
          <w:delText xml:space="preserve"> approximate the systematic variation in the sales data series which may be captured by simple models. Lastly, we measure the linear trend for the sales of the SKU as the absolute correlation between </w:delText>
        </w:r>
        <m:oMath>
          <m:sSubSup>
            <m:sSubSupPr>
              <m:ctrlPr>
                <w:rPr>
                  <w:rFonts w:ascii="Cambria Math" w:hAnsi="Cambria Math"/>
                  <w:i/>
                  <w:color w:val="0D0D0D" w:themeColor="text1" w:themeTint="F2"/>
                  <w:sz w:val="22"/>
                  <w:rPrChange w:id="11907" w:author="tao huang" w:date="2017-09-17T12:05:00Z">
                    <w:rPr>
                      <w:rFonts w:ascii="Cambria Math" w:hAnsi="Cambria Math"/>
                      <w:i/>
                      <w:color w:val="000000" w:themeColor="text1"/>
                      <w:sz w:val="22"/>
                    </w:rPr>
                  </w:rPrChange>
                </w:rPr>
              </m:ctrlPr>
            </m:sSubSupPr>
            <m:e>
              <m:r>
                <w:rPr>
                  <w:rFonts w:ascii="Cambria Math" w:hAnsi="Cambria Math"/>
                  <w:color w:val="0D0D0D" w:themeColor="text1" w:themeTint="F2"/>
                  <w:sz w:val="22"/>
                  <w:rPrChange w:id="11908" w:author="tao huang" w:date="2017-09-17T12:05:00Z">
                    <w:rPr>
                      <w:rFonts w:ascii="Cambria Math" w:hAnsi="Cambria Math"/>
                      <w:color w:val="000000" w:themeColor="text1"/>
                      <w:szCs w:val="24"/>
                    </w:rPr>
                  </w:rPrChange>
                </w:rPr>
                <m:t>y</m:t>
              </m:r>
            </m:e>
            <m:sub>
              <m:r>
                <w:rPr>
                  <w:rFonts w:ascii="Cambria Math" w:hAnsi="Cambria Math"/>
                  <w:color w:val="0D0D0D" w:themeColor="text1" w:themeTint="F2"/>
                  <w:sz w:val="22"/>
                  <w:rPrChange w:id="11909" w:author="tao huang" w:date="2017-09-17T12:05:00Z">
                    <w:rPr>
                      <w:rFonts w:ascii="Cambria Math" w:hAnsi="Cambria Math"/>
                      <w:color w:val="000000" w:themeColor="text1"/>
                      <w:szCs w:val="24"/>
                    </w:rPr>
                  </w:rPrChange>
                </w:rPr>
                <m:t>i,t</m:t>
              </m:r>
            </m:sub>
            <m:sup>
              <m:r>
                <w:rPr>
                  <w:rFonts w:ascii="Cambria Math" w:hAnsi="Cambria Math" w:hint="eastAsia"/>
                  <w:color w:val="0D0D0D" w:themeColor="text1" w:themeTint="F2"/>
                  <w:sz w:val="22"/>
                  <w:rPrChange w:id="11910" w:author="tao huang" w:date="2017-09-17T12:05:00Z">
                    <w:rPr>
                      <w:rFonts w:ascii="Cambria Math" w:hAnsi="Cambria Math" w:hint="eastAsia"/>
                      <w:color w:val="000000" w:themeColor="text1"/>
                      <w:szCs w:val="24"/>
                    </w:rPr>
                  </w:rPrChange>
                </w:rPr>
                <m:t>'</m:t>
              </m:r>
            </m:sup>
          </m:sSubSup>
        </m:oMath>
        <w:r w:rsidRPr="00A60A57" w:rsidDel="00D373D5">
          <w:rPr>
            <w:rFonts w:cs="Times New Roman"/>
            <w:color w:val="0D0D0D" w:themeColor="text1" w:themeTint="F2"/>
            <w:sz w:val="22"/>
            <w:rPrChange w:id="11911" w:author="tao huang" w:date="2017-09-17T12:05:00Z">
              <w:rPr>
                <w:rFonts w:cs="Times New Roman"/>
                <w:color w:val="000000" w:themeColor="text1"/>
                <w:szCs w:val="24"/>
              </w:rPr>
            </w:rPrChange>
          </w:rPr>
          <w:delText xml:space="preserve"> and the time trend</w:delText>
        </w:r>
        <w:r w:rsidR="008D4485" w:rsidRPr="00A60A57" w:rsidDel="00D373D5">
          <w:rPr>
            <w:rFonts w:cs="Times New Roman"/>
            <w:color w:val="0D0D0D" w:themeColor="text1" w:themeTint="F2"/>
            <w:sz w:val="22"/>
            <w:rPrChange w:id="11912" w:author="tao huang" w:date="2017-09-17T12:05:00Z">
              <w:rPr>
                <w:rFonts w:cs="Times New Roman"/>
                <w:color w:val="000000" w:themeColor="text1"/>
                <w:szCs w:val="24"/>
              </w:rPr>
            </w:rPrChange>
          </w:rPr>
          <w:delText>.</w:delText>
        </w:r>
        <w:r w:rsidRPr="00A60A57" w:rsidDel="00D373D5">
          <w:rPr>
            <w:rFonts w:cs="Times New Roman"/>
            <w:color w:val="0D0D0D" w:themeColor="text1" w:themeTint="F2"/>
            <w:sz w:val="22"/>
            <w:rPrChange w:id="11913" w:author="tao huang" w:date="2017-09-17T12:05:00Z">
              <w:rPr>
                <w:rFonts w:cs="Times New Roman"/>
                <w:color w:val="000000" w:themeColor="text1"/>
                <w:szCs w:val="24"/>
              </w:rPr>
            </w:rPrChange>
          </w:rPr>
          <w:delText xml:space="preserve"> </w:delText>
        </w:r>
      </w:del>
    </w:p>
    <w:p w14:paraId="5A6BB8EA" w14:textId="2A0FE523" w:rsidR="00E41243" w:rsidRPr="00A60A57" w:rsidDel="00D373D5" w:rsidRDefault="00E41243">
      <w:pPr>
        <w:rPr>
          <w:del w:id="11914" w:author="tao huang" w:date="2017-09-13T16:18:00Z"/>
          <w:rFonts w:cs="Times New Roman"/>
          <w:color w:val="0D0D0D" w:themeColor="text1" w:themeTint="F2"/>
          <w:sz w:val="22"/>
          <w:rPrChange w:id="11915" w:author="tao huang" w:date="2017-09-17T12:05:00Z">
            <w:rPr>
              <w:del w:id="11916" w:author="tao huang" w:date="2017-09-13T16:18:00Z"/>
              <w:rFonts w:cs="Times New Roman"/>
              <w:color w:val="000000" w:themeColor="text1"/>
              <w:szCs w:val="24"/>
            </w:rPr>
          </w:rPrChange>
        </w:rPr>
        <w:pPrChange w:id="11917" w:author="tao huang" w:date="2017-09-16T12:50:00Z">
          <w:pPr>
            <w:pStyle w:val="ListParagraph"/>
            <w:spacing w:after="0" w:line="360" w:lineRule="auto"/>
            <w:ind w:left="0"/>
          </w:pPr>
        </w:pPrChange>
      </w:pPr>
    </w:p>
    <w:p w14:paraId="71A1BE46" w14:textId="1CD8F915" w:rsidR="008B1F93" w:rsidRPr="00A60A57" w:rsidDel="00D373D5" w:rsidRDefault="003501D6">
      <w:pPr>
        <w:rPr>
          <w:del w:id="11918" w:author="tao huang" w:date="2017-09-13T16:18:00Z"/>
          <w:rFonts w:cs="Times New Roman"/>
          <w:color w:val="0D0D0D" w:themeColor="text1" w:themeTint="F2"/>
          <w:sz w:val="22"/>
          <w:rPrChange w:id="11919" w:author="tao huang" w:date="2017-09-17T12:05:00Z">
            <w:rPr>
              <w:del w:id="11920" w:author="tao huang" w:date="2017-09-13T16:18:00Z"/>
              <w:rFonts w:cs="Times New Roman"/>
              <w:color w:val="000000" w:themeColor="text1"/>
              <w:szCs w:val="24"/>
            </w:rPr>
          </w:rPrChange>
        </w:rPr>
        <w:pPrChange w:id="11921" w:author="tao huang" w:date="2017-09-16T12:50:00Z">
          <w:pPr>
            <w:pStyle w:val="ListParagraph"/>
            <w:spacing w:after="0" w:line="360" w:lineRule="auto"/>
            <w:ind w:left="0"/>
          </w:pPr>
        </w:pPrChange>
      </w:pPr>
      <w:del w:id="11922" w:author="tao huang" w:date="2017-09-13T16:18:00Z">
        <w:r w:rsidRPr="00A60A57" w:rsidDel="00D373D5">
          <w:rPr>
            <w:rFonts w:cs="Times New Roman"/>
            <w:color w:val="0D0D0D" w:themeColor="text1" w:themeTint="F2"/>
            <w:sz w:val="22"/>
            <w:rPrChange w:id="11923" w:author="tao huang" w:date="2017-09-17T12:05:00Z">
              <w:rPr>
                <w:rFonts w:cs="Times New Roman"/>
                <w:color w:val="000000" w:themeColor="text1"/>
                <w:szCs w:val="24"/>
              </w:rPr>
            </w:rPrChange>
          </w:rPr>
          <w:delText>W</w:delText>
        </w:r>
        <w:r w:rsidR="008B1F93" w:rsidRPr="00A60A57" w:rsidDel="00D373D5">
          <w:rPr>
            <w:rFonts w:cs="Times New Roman"/>
            <w:color w:val="0D0D0D" w:themeColor="text1" w:themeTint="F2"/>
            <w:sz w:val="22"/>
            <w:rPrChange w:id="11924" w:author="tao huang" w:date="2017-09-17T12:05:00Z">
              <w:rPr>
                <w:rFonts w:cs="Times New Roman"/>
                <w:color w:val="000000" w:themeColor="text1"/>
                <w:szCs w:val="24"/>
              </w:rPr>
            </w:rPrChange>
          </w:rPr>
          <w:delText xml:space="preserve">e construct 5 </w:delText>
        </w:r>
        <w:r w:rsidR="009C3256" w:rsidRPr="00A60A57" w:rsidDel="00D373D5">
          <w:rPr>
            <w:rFonts w:cs="Times New Roman"/>
            <w:color w:val="0D0D0D" w:themeColor="text1" w:themeTint="F2"/>
            <w:sz w:val="22"/>
            <w:rPrChange w:id="11925" w:author="tao huang" w:date="2017-09-17T12:05:00Z">
              <w:rPr>
                <w:rFonts w:cs="Times New Roman"/>
                <w:color w:val="000000" w:themeColor="text1"/>
                <w:szCs w:val="24"/>
              </w:rPr>
            </w:rPrChange>
          </w:rPr>
          <w:delText xml:space="preserve">orthogonal </w:delText>
        </w:r>
        <w:r w:rsidR="008B1F93" w:rsidRPr="00A60A57" w:rsidDel="00D373D5">
          <w:rPr>
            <w:rFonts w:cs="Times New Roman"/>
            <w:color w:val="0D0D0D" w:themeColor="text1" w:themeTint="F2"/>
            <w:sz w:val="22"/>
            <w:rPrChange w:id="11926" w:author="tao huang" w:date="2017-09-17T12:05:00Z">
              <w:rPr>
                <w:rFonts w:cs="Times New Roman"/>
                <w:color w:val="000000" w:themeColor="text1"/>
                <w:szCs w:val="24"/>
              </w:rPr>
            </w:rPrChange>
          </w:rPr>
          <w:delText xml:space="preserve">factors out of </w:delText>
        </w:r>
        <w:r w:rsidR="005914D1" w:rsidRPr="00A60A57" w:rsidDel="00D373D5">
          <w:rPr>
            <w:rFonts w:cs="Times New Roman"/>
            <w:color w:val="0D0D0D" w:themeColor="text1" w:themeTint="F2"/>
            <w:sz w:val="22"/>
            <w:rPrChange w:id="11927" w:author="tao huang" w:date="2017-09-17T12:05:00Z">
              <w:rPr>
                <w:rFonts w:cs="Times New Roman"/>
                <w:color w:val="000000" w:themeColor="text1"/>
                <w:szCs w:val="24"/>
              </w:rPr>
            </w:rPrChange>
          </w:rPr>
          <w:delText>the 14 explanatory variables</w:delText>
        </w:r>
        <w:r w:rsidR="002B37F2" w:rsidRPr="00A60A57" w:rsidDel="00D373D5">
          <w:rPr>
            <w:rFonts w:cs="Times New Roman"/>
            <w:color w:val="0D0D0D" w:themeColor="text1" w:themeTint="F2"/>
            <w:sz w:val="22"/>
            <w:rPrChange w:id="11928" w:author="tao huang" w:date="2017-09-17T12:05:00Z">
              <w:rPr>
                <w:rFonts w:cs="Times New Roman"/>
                <w:color w:val="000000" w:themeColor="text1"/>
                <w:szCs w:val="24"/>
              </w:rPr>
            </w:rPrChange>
          </w:rPr>
          <w:delText xml:space="preserve"> to mitigate the issue of multicollinearity</w:delText>
        </w:r>
        <w:r w:rsidR="005914D1" w:rsidRPr="00A60A57" w:rsidDel="00D373D5">
          <w:rPr>
            <w:rStyle w:val="FootnoteReference"/>
            <w:rFonts w:cs="Times New Roman"/>
            <w:color w:val="0D0D0D" w:themeColor="text1" w:themeTint="F2"/>
            <w:sz w:val="22"/>
            <w:rPrChange w:id="11929" w:author="tao huang" w:date="2017-09-17T12:05:00Z">
              <w:rPr>
                <w:rStyle w:val="FootnoteReference"/>
                <w:rFonts w:cs="Times New Roman"/>
                <w:color w:val="000000" w:themeColor="text1"/>
                <w:szCs w:val="24"/>
              </w:rPr>
            </w:rPrChange>
          </w:rPr>
          <w:footnoteReference w:id="15"/>
        </w:r>
        <w:r w:rsidR="005914D1" w:rsidRPr="00A60A57" w:rsidDel="00D373D5">
          <w:rPr>
            <w:rFonts w:cs="Times New Roman"/>
            <w:color w:val="0D0D0D" w:themeColor="text1" w:themeTint="F2"/>
            <w:sz w:val="22"/>
            <w:rPrChange w:id="11932" w:author="tao huang" w:date="2017-09-17T12:05:00Z">
              <w:rPr>
                <w:rFonts w:cs="Times New Roman"/>
                <w:color w:val="000000" w:themeColor="text1"/>
                <w:szCs w:val="24"/>
              </w:rPr>
            </w:rPrChange>
          </w:rPr>
          <w:delText>.</w:delText>
        </w:r>
        <w:r w:rsidR="0055002F" w:rsidRPr="00A60A57" w:rsidDel="00D373D5">
          <w:rPr>
            <w:rFonts w:cs="Times New Roman"/>
            <w:color w:val="0D0D0D" w:themeColor="text1" w:themeTint="F2"/>
            <w:sz w:val="22"/>
            <w:rPrChange w:id="11933" w:author="tao huang" w:date="2017-09-17T12:05:00Z">
              <w:rPr>
                <w:rFonts w:cs="Times New Roman"/>
                <w:color w:val="000000" w:themeColor="text1"/>
                <w:szCs w:val="24"/>
              </w:rPr>
            </w:rPrChange>
          </w:rPr>
          <w:delText xml:space="preserve"> Table 7 shows the correlation </w:delText>
        </w:r>
        <w:r w:rsidR="009F1118" w:rsidRPr="00A60A57" w:rsidDel="00D373D5">
          <w:rPr>
            <w:rFonts w:cs="Times New Roman"/>
            <w:color w:val="0D0D0D" w:themeColor="text1" w:themeTint="F2"/>
            <w:sz w:val="22"/>
            <w:rPrChange w:id="11934" w:author="tao huang" w:date="2017-09-17T12:05:00Z">
              <w:rPr>
                <w:rFonts w:cs="Times New Roman"/>
                <w:color w:val="000000" w:themeColor="text1"/>
                <w:szCs w:val="24"/>
              </w:rPr>
            </w:rPrChange>
          </w:rPr>
          <w:delText>between the original 14 explanatory variables and the construct factors</w:delText>
        </w:r>
        <w:r w:rsidR="00977285" w:rsidRPr="00A60A57" w:rsidDel="00D373D5">
          <w:rPr>
            <w:rStyle w:val="FootnoteReference"/>
            <w:rFonts w:cs="Times New Roman"/>
            <w:color w:val="0D0D0D" w:themeColor="text1" w:themeTint="F2"/>
            <w:sz w:val="22"/>
            <w:rPrChange w:id="11935" w:author="tao huang" w:date="2017-09-17T12:05:00Z">
              <w:rPr>
                <w:rStyle w:val="FootnoteReference"/>
                <w:rFonts w:cs="Times New Roman"/>
                <w:color w:val="000000" w:themeColor="text1"/>
                <w:szCs w:val="24"/>
              </w:rPr>
            </w:rPrChange>
          </w:rPr>
          <w:footnoteReference w:id="16"/>
        </w:r>
        <w:r w:rsidR="009F1118" w:rsidRPr="00A60A57" w:rsidDel="00D373D5">
          <w:rPr>
            <w:rFonts w:cs="Times New Roman"/>
            <w:color w:val="0D0D0D" w:themeColor="text1" w:themeTint="F2"/>
            <w:sz w:val="22"/>
            <w:rPrChange w:id="11938" w:author="tao huang" w:date="2017-09-17T12:05:00Z">
              <w:rPr>
                <w:rFonts w:cs="Times New Roman"/>
                <w:color w:val="000000" w:themeColor="text1"/>
                <w:szCs w:val="24"/>
              </w:rPr>
            </w:rPrChange>
          </w:rPr>
          <w:delText xml:space="preserve">. </w:delText>
        </w:r>
        <w:r w:rsidR="00BE7C09" w:rsidRPr="00A60A57" w:rsidDel="00D373D5">
          <w:rPr>
            <w:rFonts w:cs="Times New Roman"/>
            <w:color w:val="0D0D0D" w:themeColor="text1" w:themeTint="F2"/>
            <w:sz w:val="22"/>
            <w:rPrChange w:id="11939" w:author="tao huang" w:date="2017-09-17T12:05:00Z">
              <w:rPr>
                <w:rFonts w:cs="Times New Roman"/>
                <w:color w:val="000000" w:themeColor="text1"/>
                <w:szCs w:val="24"/>
              </w:rPr>
            </w:rPrChange>
          </w:rPr>
          <w:delText>We interpret factor 1 as “</w:delText>
        </w:r>
        <w:r w:rsidR="00B4441D" w:rsidRPr="00A60A57" w:rsidDel="00D373D5">
          <w:rPr>
            <w:rFonts w:cs="Times New Roman"/>
            <w:color w:val="0D0D0D" w:themeColor="text1" w:themeTint="F2"/>
            <w:sz w:val="22"/>
            <w:rPrChange w:id="11940" w:author="tao huang" w:date="2017-09-17T12:05:00Z">
              <w:rPr>
                <w:rFonts w:cs="Times New Roman"/>
                <w:color w:val="000000" w:themeColor="text1"/>
                <w:szCs w:val="24"/>
              </w:rPr>
            </w:rPrChange>
          </w:rPr>
          <w:delText>O</w:delText>
        </w:r>
        <w:r w:rsidR="00BE7C09" w:rsidRPr="00A60A57" w:rsidDel="00D373D5">
          <w:rPr>
            <w:rFonts w:cs="Times New Roman"/>
            <w:color w:val="0D0D0D" w:themeColor="text1" w:themeTint="F2"/>
            <w:sz w:val="22"/>
            <w:rPrChange w:id="11941" w:author="tao huang" w:date="2017-09-17T12:05:00Z">
              <w:rPr>
                <w:rFonts w:cs="Times New Roman"/>
                <w:color w:val="000000" w:themeColor="text1"/>
                <w:szCs w:val="24"/>
              </w:rPr>
            </w:rPrChange>
          </w:rPr>
          <w:delText>utliers and general variations”, factor 2 as “</w:delText>
        </w:r>
        <w:r w:rsidR="00B4441D" w:rsidRPr="00A60A57" w:rsidDel="00D373D5">
          <w:rPr>
            <w:rFonts w:cs="Times New Roman"/>
            <w:color w:val="0D0D0D" w:themeColor="text1" w:themeTint="F2"/>
            <w:sz w:val="22"/>
            <w:rPrChange w:id="11942" w:author="tao huang" w:date="2017-09-17T12:05:00Z">
              <w:rPr>
                <w:rFonts w:cs="Times New Roman"/>
                <w:color w:val="000000" w:themeColor="text1"/>
                <w:szCs w:val="24"/>
              </w:rPr>
            </w:rPrChange>
          </w:rPr>
          <w:delText>S</w:delText>
        </w:r>
        <w:r w:rsidR="00BE7C09" w:rsidRPr="00A60A57" w:rsidDel="00D373D5">
          <w:rPr>
            <w:rFonts w:cs="Times New Roman"/>
            <w:color w:val="0D0D0D" w:themeColor="text1" w:themeTint="F2"/>
            <w:sz w:val="22"/>
            <w:rPrChange w:id="11943" w:author="tao huang" w:date="2017-09-17T12:05:00Z">
              <w:rPr>
                <w:rFonts w:cs="Times New Roman"/>
                <w:color w:val="000000" w:themeColor="text1"/>
                <w:szCs w:val="24"/>
              </w:rPr>
            </w:rPrChange>
          </w:rPr>
          <w:delText>ales level and variation”, factor 3 as “</w:delText>
        </w:r>
        <w:r w:rsidR="00B4441D" w:rsidRPr="00A60A57" w:rsidDel="00D373D5">
          <w:rPr>
            <w:rFonts w:cs="Times New Roman"/>
            <w:color w:val="0D0D0D" w:themeColor="text1" w:themeTint="F2"/>
            <w:sz w:val="22"/>
            <w:rPrChange w:id="11944" w:author="tao huang" w:date="2017-09-17T12:05:00Z">
              <w:rPr>
                <w:rFonts w:cs="Times New Roman"/>
                <w:color w:val="000000" w:themeColor="text1"/>
                <w:szCs w:val="24"/>
              </w:rPr>
            </w:rPrChange>
          </w:rPr>
          <w:delText xml:space="preserve">Central tendency </w:delText>
        </w:r>
        <w:r w:rsidR="00BE7C09" w:rsidRPr="00A60A57" w:rsidDel="00D373D5">
          <w:rPr>
            <w:rFonts w:cs="Times New Roman"/>
            <w:color w:val="0D0D0D" w:themeColor="text1" w:themeTint="F2"/>
            <w:sz w:val="22"/>
            <w:rPrChange w:id="11945" w:author="tao huang" w:date="2017-09-17T12:05:00Z">
              <w:rPr>
                <w:rFonts w:cs="Times New Roman"/>
                <w:color w:val="000000" w:themeColor="text1"/>
                <w:szCs w:val="24"/>
              </w:rPr>
            </w:rPrChange>
          </w:rPr>
          <w:delText>of sales”, factor 4 as “</w:delText>
        </w:r>
        <w:r w:rsidR="00B4441D" w:rsidRPr="00A60A57" w:rsidDel="00D373D5">
          <w:rPr>
            <w:rFonts w:cs="Times New Roman"/>
            <w:color w:val="0D0D0D" w:themeColor="text1" w:themeTint="F2"/>
            <w:sz w:val="22"/>
            <w:rPrChange w:id="11946" w:author="tao huang" w:date="2017-09-17T12:05:00Z">
              <w:rPr>
                <w:rFonts w:cs="Times New Roman"/>
                <w:color w:val="000000" w:themeColor="text1"/>
                <w:szCs w:val="24"/>
              </w:rPr>
            </w:rPrChange>
          </w:rPr>
          <w:delText>P</w:delText>
        </w:r>
        <w:r w:rsidR="00BE7C09" w:rsidRPr="00A60A57" w:rsidDel="00D373D5">
          <w:rPr>
            <w:rFonts w:cs="Times New Roman"/>
            <w:color w:val="0D0D0D" w:themeColor="text1" w:themeTint="F2"/>
            <w:sz w:val="22"/>
            <w:rPrChange w:id="11947" w:author="tao huang" w:date="2017-09-17T12:05:00Z">
              <w:rPr>
                <w:rFonts w:cs="Times New Roman"/>
                <w:color w:val="000000" w:themeColor="text1"/>
                <w:szCs w:val="24"/>
              </w:rPr>
            </w:rPrChange>
          </w:rPr>
          <w:delText>rice level and variation”, and factor 5 as “</w:delText>
        </w:r>
        <w:r w:rsidR="00BE7C09" w:rsidRPr="00A60A57" w:rsidDel="00D373D5">
          <w:rPr>
            <w:rFonts w:eastAsia="Times New Roman" w:cs="Times New Roman"/>
            <w:color w:val="0D0D0D" w:themeColor="text1" w:themeTint="F2"/>
            <w:sz w:val="22"/>
            <w:rPrChange w:id="11948" w:author="tao huang" w:date="2017-09-17T12:05:00Z">
              <w:rPr>
                <w:rFonts w:eastAsia="Times New Roman" w:cs="Times New Roman"/>
                <w:color w:val="000000" w:themeColor="text1"/>
                <w:sz w:val="22"/>
              </w:rPr>
            </w:rPrChange>
          </w:rPr>
          <w:delText>Randomness</w:delText>
        </w:r>
        <w:r w:rsidR="00DB5842" w:rsidRPr="00A60A57" w:rsidDel="00D373D5">
          <w:rPr>
            <w:rFonts w:eastAsia="Times New Roman" w:cs="Times New Roman"/>
            <w:color w:val="0D0D0D" w:themeColor="text1" w:themeTint="F2"/>
            <w:sz w:val="22"/>
            <w:rPrChange w:id="11949" w:author="tao huang" w:date="2017-09-17T12:05:00Z">
              <w:rPr>
                <w:rFonts w:eastAsia="Times New Roman" w:cs="Times New Roman"/>
                <w:color w:val="000000" w:themeColor="text1"/>
                <w:sz w:val="22"/>
              </w:rPr>
            </w:rPrChange>
          </w:rPr>
          <w:delText xml:space="preserve"> and growth</w:delText>
        </w:r>
        <w:r w:rsidR="00BE7C09" w:rsidRPr="00A60A57" w:rsidDel="00D373D5">
          <w:rPr>
            <w:rFonts w:cs="Times New Roman"/>
            <w:color w:val="0D0D0D" w:themeColor="text1" w:themeTint="F2"/>
            <w:sz w:val="22"/>
            <w:rPrChange w:id="11950" w:author="tao huang" w:date="2017-09-17T12:05:00Z">
              <w:rPr>
                <w:rFonts w:cs="Times New Roman"/>
                <w:color w:val="000000" w:themeColor="text1"/>
                <w:szCs w:val="24"/>
              </w:rPr>
            </w:rPrChange>
          </w:rPr>
          <w:delText>”.</w:delText>
        </w:r>
        <w:r w:rsidR="006A23A9" w:rsidRPr="00A60A57" w:rsidDel="00D373D5">
          <w:rPr>
            <w:rFonts w:cs="Times New Roman"/>
            <w:color w:val="0D0D0D" w:themeColor="text1" w:themeTint="F2"/>
            <w:sz w:val="22"/>
            <w:rPrChange w:id="11951" w:author="tao huang" w:date="2017-09-17T12:05:00Z">
              <w:rPr>
                <w:rFonts w:cs="Times New Roman"/>
                <w:color w:val="000000" w:themeColor="text1"/>
                <w:szCs w:val="24"/>
              </w:rPr>
            </w:rPrChange>
          </w:rPr>
          <w:delText xml:space="preserve"> We then regress the percentage improvement by the mo</w:delText>
        </w:r>
        <w:r w:rsidR="006E10F5" w:rsidRPr="00A60A57" w:rsidDel="00D373D5">
          <w:rPr>
            <w:rFonts w:cs="Times New Roman"/>
            <w:color w:val="0D0D0D" w:themeColor="text1" w:themeTint="F2"/>
            <w:sz w:val="22"/>
            <w:rPrChange w:id="11952" w:author="tao huang" w:date="2017-09-17T12:05:00Z">
              <w:rPr>
                <w:rFonts w:cs="Times New Roman"/>
                <w:color w:val="000000" w:themeColor="text1"/>
                <w:szCs w:val="24"/>
              </w:rPr>
            </w:rPrChange>
          </w:rPr>
          <w:delText>dels based upon these 5 factors</w:delText>
        </w:r>
        <w:r w:rsidR="00EA08B6" w:rsidRPr="00A60A57" w:rsidDel="00D373D5">
          <w:rPr>
            <w:rFonts w:cs="Times New Roman"/>
            <w:color w:val="0D0D0D" w:themeColor="text1" w:themeTint="F2"/>
            <w:sz w:val="22"/>
            <w:rPrChange w:id="11953" w:author="tao huang" w:date="2017-09-17T12:05:00Z">
              <w:rPr>
                <w:rFonts w:cs="Times New Roman"/>
                <w:color w:val="000000" w:themeColor="text1"/>
                <w:szCs w:val="24"/>
              </w:rPr>
            </w:rPrChange>
          </w:rPr>
          <w:delText xml:space="preserve">. For robustness, we construct the model </w:delText>
        </w:r>
        <w:r w:rsidR="006E10F5" w:rsidRPr="00A60A57" w:rsidDel="00D373D5">
          <w:rPr>
            <w:rFonts w:cs="Times New Roman"/>
            <w:color w:val="0D0D0D" w:themeColor="text1" w:themeTint="F2"/>
            <w:sz w:val="22"/>
            <w:rPrChange w:id="11954" w:author="tao huang" w:date="2017-09-17T12:05:00Z">
              <w:rPr>
                <w:rFonts w:cs="Times New Roman"/>
                <w:color w:val="000000" w:themeColor="text1"/>
                <w:szCs w:val="24"/>
              </w:rPr>
            </w:rPrChange>
          </w:rPr>
          <w:delText>with and without dummy variables for product categories.</w:delText>
        </w:r>
      </w:del>
    </w:p>
    <w:p w14:paraId="650D7864" w14:textId="4AD86841" w:rsidR="00CF78F3" w:rsidRPr="00A60A57" w:rsidDel="00D373D5" w:rsidRDefault="00CF78F3">
      <w:pPr>
        <w:rPr>
          <w:del w:id="11955" w:author="tao huang" w:date="2017-09-13T16:18:00Z"/>
          <w:rFonts w:cs="Times New Roman"/>
          <w:color w:val="0D0D0D" w:themeColor="text1" w:themeTint="F2"/>
          <w:sz w:val="22"/>
          <w:rPrChange w:id="11956" w:author="tao huang" w:date="2017-09-17T12:05:00Z">
            <w:rPr>
              <w:del w:id="11957" w:author="tao huang" w:date="2017-09-13T16:18:00Z"/>
              <w:rFonts w:cs="Times New Roman"/>
              <w:color w:val="000000" w:themeColor="text1"/>
              <w:szCs w:val="24"/>
            </w:rPr>
          </w:rPrChange>
        </w:rPr>
        <w:pPrChange w:id="11958" w:author="tao huang" w:date="2017-09-16T12:50:00Z">
          <w:pPr>
            <w:pStyle w:val="ListParagraph"/>
            <w:spacing w:after="0" w:line="360" w:lineRule="auto"/>
            <w:ind w:left="0"/>
          </w:pPr>
        </w:pPrChange>
      </w:pPr>
    </w:p>
    <w:p w14:paraId="50D082FF" w14:textId="129B78F5" w:rsidR="00CF78F3" w:rsidRPr="00A60A57" w:rsidDel="00D373D5" w:rsidRDefault="0055002F">
      <w:pPr>
        <w:rPr>
          <w:del w:id="11959" w:author="tao huang" w:date="2017-09-13T16:18:00Z"/>
          <w:rFonts w:cs="Times New Roman"/>
          <w:color w:val="0D0D0D" w:themeColor="text1" w:themeTint="F2"/>
          <w:sz w:val="22"/>
          <w:rPrChange w:id="11960" w:author="tao huang" w:date="2017-09-17T12:05:00Z">
            <w:rPr>
              <w:del w:id="11961" w:author="tao huang" w:date="2017-09-13T16:18:00Z"/>
              <w:rFonts w:cs="Times New Roman"/>
              <w:color w:val="000000" w:themeColor="text1"/>
              <w:szCs w:val="24"/>
            </w:rPr>
          </w:rPrChange>
        </w:rPr>
        <w:pPrChange w:id="11962" w:author="tao huang" w:date="2017-09-16T12:50:00Z">
          <w:pPr>
            <w:pStyle w:val="ListParagraph"/>
            <w:spacing w:after="0" w:line="360" w:lineRule="auto"/>
            <w:ind w:left="0"/>
            <w:jc w:val="center"/>
          </w:pPr>
        </w:pPrChange>
      </w:pPr>
      <w:del w:id="11963" w:author="tao huang" w:date="2017-09-13T16:18:00Z">
        <w:r w:rsidRPr="00A60A57" w:rsidDel="00D373D5">
          <w:rPr>
            <w:rFonts w:cs="Times New Roman"/>
            <w:color w:val="0D0D0D" w:themeColor="text1" w:themeTint="F2"/>
            <w:sz w:val="22"/>
            <w:rPrChange w:id="11964" w:author="tao huang" w:date="2017-09-17T12:05:00Z">
              <w:rPr>
                <w:rFonts w:cs="Times New Roman"/>
                <w:color w:val="000000" w:themeColor="text1"/>
                <w:szCs w:val="24"/>
              </w:rPr>
            </w:rPrChange>
          </w:rPr>
          <w:delText>Table 7.</w:delText>
        </w:r>
        <w:r w:rsidRPr="00A60A57" w:rsidDel="00D373D5">
          <w:rPr>
            <w:rFonts w:cs="Times New Roman"/>
            <w:color w:val="0D0D0D" w:themeColor="text1" w:themeTint="F2"/>
            <w:sz w:val="22"/>
            <w:rPrChange w:id="11965" w:author="tao huang" w:date="2017-09-17T12:05:00Z">
              <w:rPr>
                <w:rFonts w:cs="Times New Roman"/>
                <w:color w:val="000000" w:themeColor="text1"/>
                <w:szCs w:val="24"/>
              </w:rPr>
            </w:rPrChange>
          </w:rPr>
          <w:tab/>
          <w:delText xml:space="preserve">The </w:delText>
        </w:r>
        <w:r w:rsidR="009F1118" w:rsidRPr="00A60A57" w:rsidDel="00D373D5">
          <w:rPr>
            <w:rFonts w:cs="Times New Roman"/>
            <w:color w:val="0D0D0D" w:themeColor="text1" w:themeTint="F2"/>
            <w:sz w:val="22"/>
            <w:rPrChange w:id="11966" w:author="tao huang" w:date="2017-09-17T12:05:00Z">
              <w:rPr>
                <w:rFonts w:cs="Times New Roman"/>
                <w:color w:val="000000" w:themeColor="text1"/>
                <w:szCs w:val="24"/>
              </w:rPr>
            </w:rPrChange>
          </w:rPr>
          <w:delText xml:space="preserve">pattern of the </w:delText>
        </w:r>
        <w:r w:rsidRPr="00A60A57" w:rsidDel="00D373D5">
          <w:rPr>
            <w:rFonts w:cs="Times New Roman"/>
            <w:color w:val="0D0D0D" w:themeColor="text1" w:themeTint="F2"/>
            <w:sz w:val="22"/>
            <w:rPrChange w:id="11967" w:author="tao huang" w:date="2017-09-17T12:05:00Z">
              <w:rPr>
                <w:rFonts w:cs="Times New Roman"/>
                <w:color w:val="000000" w:themeColor="text1"/>
                <w:szCs w:val="24"/>
              </w:rPr>
            </w:rPrChange>
          </w:rPr>
          <w:delText>factor</w:delText>
        </w:r>
        <w:r w:rsidR="009F1118" w:rsidRPr="00A60A57" w:rsidDel="00D373D5">
          <w:rPr>
            <w:rFonts w:cs="Times New Roman"/>
            <w:color w:val="0D0D0D" w:themeColor="text1" w:themeTint="F2"/>
            <w:sz w:val="22"/>
            <w:rPrChange w:id="11968" w:author="tao huang" w:date="2017-09-17T12:05:00Z">
              <w:rPr>
                <w:rFonts w:cs="Times New Roman"/>
                <w:color w:val="000000" w:themeColor="text1"/>
                <w:szCs w:val="24"/>
              </w:rPr>
            </w:rPrChange>
          </w:rPr>
          <w:delText>s</w:delText>
        </w:r>
        <w:r w:rsidRPr="00A60A57" w:rsidDel="00D373D5">
          <w:rPr>
            <w:rFonts w:cs="Times New Roman"/>
            <w:color w:val="0D0D0D" w:themeColor="text1" w:themeTint="F2"/>
            <w:sz w:val="22"/>
            <w:rPrChange w:id="11969" w:author="tao huang" w:date="2017-09-17T12:05:00Z">
              <w:rPr>
                <w:rFonts w:cs="Times New Roman"/>
                <w:color w:val="000000" w:themeColor="text1"/>
                <w:szCs w:val="24"/>
              </w:rPr>
            </w:rPrChange>
          </w:rPr>
          <w:delText xml:space="preserve"> </w:delText>
        </w:r>
      </w:del>
    </w:p>
    <w:tbl>
      <w:tblPr>
        <w:tblStyle w:val="ListTable1Light1"/>
        <w:tblW w:w="7477" w:type="dxa"/>
        <w:jc w:val="center"/>
        <w:tblLook w:val="04A0" w:firstRow="1" w:lastRow="0" w:firstColumn="1" w:lastColumn="0" w:noHBand="0" w:noVBand="1"/>
        <w:tblDescription w:val="Page Layout"/>
      </w:tblPr>
      <w:tblGrid>
        <w:gridCol w:w="2732"/>
        <w:gridCol w:w="949"/>
        <w:gridCol w:w="949"/>
        <w:gridCol w:w="949"/>
        <w:gridCol w:w="949"/>
        <w:gridCol w:w="949"/>
      </w:tblGrid>
      <w:tr w:rsidR="00CF78F3" w:rsidRPr="00A60A57" w:rsidDel="00D373D5" w14:paraId="4F26E4F6" w14:textId="487CE91B" w:rsidTr="00CF78F3">
        <w:trPr>
          <w:cnfStyle w:val="100000000000" w:firstRow="1" w:lastRow="0" w:firstColumn="0" w:lastColumn="0" w:oddVBand="0" w:evenVBand="0" w:oddHBand="0" w:evenHBand="0" w:firstRowFirstColumn="0" w:firstRowLastColumn="0" w:lastRowFirstColumn="0" w:lastRowLastColumn="0"/>
          <w:trHeight w:val="20"/>
          <w:jc w:val="center"/>
          <w:del w:id="11970" w:author="tao huang" w:date="2017-09-13T16:18: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6A3E5557" w14:textId="717C119D" w:rsidR="00CF78F3" w:rsidRPr="00A60A57" w:rsidDel="00D373D5" w:rsidRDefault="00CF78F3">
            <w:pPr>
              <w:rPr>
                <w:del w:id="11971" w:author="tao huang" w:date="2017-09-13T16:18:00Z"/>
                <w:rFonts w:eastAsia="Times New Roman" w:cs="Times New Roman"/>
                <w:b w:val="0"/>
                <w:color w:val="0D0D0D" w:themeColor="text1" w:themeTint="F2"/>
                <w:sz w:val="22"/>
                <w:rPrChange w:id="11972" w:author="tao huang" w:date="2017-09-17T12:05:00Z">
                  <w:rPr>
                    <w:del w:id="11973" w:author="tao huang" w:date="2017-09-13T16:18:00Z"/>
                    <w:rFonts w:eastAsia="Times New Roman" w:cs="Times New Roman"/>
                    <w:b w:val="0"/>
                    <w:color w:val="000000" w:themeColor="text1"/>
                    <w:sz w:val="22"/>
                  </w:rPr>
                </w:rPrChange>
              </w:rPr>
              <w:pPrChange w:id="11974" w:author="tao huang" w:date="2017-09-16T12:50:00Z">
                <w:pPr>
                  <w:spacing w:after="0" w:line="240" w:lineRule="auto"/>
                  <w:jc w:val="center"/>
                </w:pPr>
              </w:pPrChange>
            </w:pPr>
            <w:del w:id="11975" w:author="tao huang" w:date="2017-09-13T16:18:00Z">
              <w:r w:rsidRPr="00A60A57" w:rsidDel="00D373D5">
                <w:rPr>
                  <w:rFonts w:eastAsia="Times New Roman" w:cs="Times New Roman"/>
                  <w:color w:val="0D0D0D" w:themeColor="text1" w:themeTint="F2"/>
                  <w:sz w:val="22"/>
                  <w:rPrChange w:id="11976" w:author="tao huang" w:date="2017-09-17T12:05:00Z">
                    <w:rPr>
                      <w:rFonts w:eastAsia="Times New Roman" w:cs="Times New Roman"/>
                      <w:color w:val="000000" w:themeColor="text1"/>
                      <w:sz w:val="22"/>
                    </w:rPr>
                  </w:rPrChange>
                </w:rPr>
                <w:delText>Variable</w:delText>
              </w:r>
            </w:del>
          </w:p>
        </w:tc>
        <w:tc>
          <w:tcPr>
            <w:tcW w:w="900" w:type="dxa"/>
            <w:shd w:val="clear" w:color="auto" w:fill="auto"/>
            <w:hideMark/>
          </w:tcPr>
          <w:p w14:paraId="745CC93D" w14:textId="3FBCB73C" w:rsidR="00CF78F3" w:rsidRPr="00A60A57" w:rsidDel="00D373D5" w:rsidRDefault="00CF78F3">
            <w:pPr>
              <w:cnfStyle w:val="100000000000" w:firstRow="1" w:lastRow="0" w:firstColumn="0" w:lastColumn="0" w:oddVBand="0" w:evenVBand="0" w:oddHBand="0" w:evenHBand="0" w:firstRowFirstColumn="0" w:firstRowLastColumn="0" w:lastRowFirstColumn="0" w:lastRowLastColumn="0"/>
              <w:rPr>
                <w:del w:id="11977" w:author="tao huang" w:date="2017-09-13T16:18:00Z"/>
                <w:rFonts w:eastAsia="Times New Roman" w:cs="Times New Roman"/>
                <w:b w:val="0"/>
                <w:color w:val="0D0D0D" w:themeColor="text1" w:themeTint="F2"/>
                <w:sz w:val="22"/>
                <w:rPrChange w:id="11978" w:author="tao huang" w:date="2017-09-17T12:05:00Z">
                  <w:rPr>
                    <w:del w:id="11979" w:author="tao huang" w:date="2017-09-13T16:18:00Z"/>
                    <w:rFonts w:eastAsia="Times New Roman" w:cs="Times New Roman"/>
                    <w:b w:val="0"/>
                    <w:color w:val="000000" w:themeColor="text1"/>
                    <w:sz w:val="22"/>
                  </w:rPr>
                </w:rPrChange>
              </w:rPr>
              <w:pPrChange w:id="11980" w:author="tao huang" w:date="2017-09-16T12:50: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del w:id="11981" w:author="tao huang" w:date="2017-09-13T16:18:00Z">
              <w:r w:rsidRPr="00A60A57" w:rsidDel="00D373D5">
                <w:rPr>
                  <w:rFonts w:eastAsia="Times New Roman" w:cs="Times New Roman"/>
                  <w:color w:val="0D0D0D" w:themeColor="text1" w:themeTint="F2"/>
                  <w:sz w:val="22"/>
                  <w:rPrChange w:id="11982" w:author="tao huang" w:date="2017-09-17T12:05:00Z">
                    <w:rPr>
                      <w:rFonts w:eastAsia="Times New Roman" w:cs="Times New Roman"/>
                      <w:color w:val="000000" w:themeColor="text1"/>
                      <w:sz w:val="22"/>
                    </w:rPr>
                  </w:rPrChange>
                </w:rPr>
                <w:delText>Factor1</w:delText>
              </w:r>
            </w:del>
          </w:p>
        </w:tc>
        <w:tc>
          <w:tcPr>
            <w:tcW w:w="900" w:type="dxa"/>
            <w:shd w:val="clear" w:color="auto" w:fill="auto"/>
            <w:hideMark/>
          </w:tcPr>
          <w:p w14:paraId="26A112D0" w14:textId="45CE54BC" w:rsidR="00CF78F3" w:rsidRPr="00A60A57" w:rsidDel="00D373D5" w:rsidRDefault="00CF78F3">
            <w:pPr>
              <w:cnfStyle w:val="100000000000" w:firstRow="1" w:lastRow="0" w:firstColumn="0" w:lastColumn="0" w:oddVBand="0" w:evenVBand="0" w:oddHBand="0" w:evenHBand="0" w:firstRowFirstColumn="0" w:firstRowLastColumn="0" w:lastRowFirstColumn="0" w:lastRowLastColumn="0"/>
              <w:rPr>
                <w:del w:id="11983" w:author="tao huang" w:date="2017-09-13T16:18:00Z"/>
                <w:rFonts w:eastAsia="Times New Roman" w:cs="Times New Roman"/>
                <w:b w:val="0"/>
                <w:color w:val="0D0D0D" w:themeColor="text1" w:themeTint="F2"/>
                <w:sz w:val="22"/>
                <w:rPrChange w:id="11984" w:author="tao huang" w:date="2017-09-17T12:05:00Z">
                  <w:rPr>
                    <w:del w:id="11985" w:author="tao huang" w:date="2017-09-13T16:18:00Z"/>
                    <w:rFonts w:eastAsia="Times New Roman" w:cs="Times New Roman"/>
                    <w:b w:val="0"/>
                    <w:color w:val="000000" w:themeColor="text1"/>
                    <w:sz w:val="22"/>
                  </w:rPr>
                </w:rPrChange>
              </w:rPr>
              <w:pPrChange w:id="11986" w:author="tao huang" w:date="2017-09-16T12:50: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del w:id="11987" w:author="tao huang" w:date="2017-09-13T16:18:00Z">
              <w:r w:rsidRPr="00A60A57" w:rsidDel="00D373D5">
                <w:rPr>
                  <w:rFonts w:eastAsia="Times New Roman" w:cs="Times New Roman"/>
                  <w:color w:val="0D0D0D" w:themeColor="text1" w:themeTint="F2"/>
                  <w:sz w:val="22"/>
                  <w:rPrChange w:id="11988" w:author="tao huang" w:date="2017-09-17T12:05:00Z">
                    <w:rPr>
                      <w:rFonts w:eastAsia="Times New Roman" w:cs="Times New Roman"/>
                      <w:color w:val="000000" w:themeColor="text1"/>
                      <w:sz w:val="22"/>
                    </w:rPr>
                  </w:rPrChange>
                </w:rPr>
                <w:delText>Factor2</w:delText>
              </w:r>
            </w:del>
          </w:p>
        </w:tc>
        <w:tc>
          <w:tcPr>
            <w:tcW w:w="900" w:type="dxa"/>
            <w:shd w:val="clear" w:color="auto" w:fill="auto"/>
            <w:hideMark/>
          </w:tcPr>
          <w:p w14:paraId="0C5B6D8A" w14:textId="17958545" w:rsidR="00CF78F3" w:rsidRPr="00A60A57" w:rsidDel="00D373D5" w:rsidRDefault="00CF78F3">
            <w:pPr>
              <w:cnfStyle w:val="100000000000" w:firstRow="1" w:lastRow="0" w:firstColumn="0" w:lastColumn="0" w:oddVBand="0" w:evenVBand="0" w:oddHBand="0" w:evenHBand="0" w:firstRowFirstColumn="0" w:firstRowLastColumn="0" w:lastRowFirstColumn="0" w:lastRowLastColumn="0"/>
              <w:rPr>
                <w:del w:id="11989" w:author="tao huang" w:date="2017-09-13T16:18:00Z"/>
                <w:rFonts w:eastAsia="Times New Roman" w:cs="Times New Roman"/>
                <w:b w:val="0"/>
                <w:color w:val="0D0D0D" w:themeColor="text1" w:themeTint="F2"/>
                <w:sz w:val="22"/>
                <w:rPrChange w:id="11990" w:author="tao huang" w:date="2017-09-17T12:05:00Z">
                  <w:rPr>
                    <w:del w:id="11991" w:author="tao huang" w:date="2017-09-13T16:18:00Z"/>
                    <w:rFonts w:eastAsia="Times New Roman" w:cs="Times New Roman"/>
                    <w:b w:val="0"/>
                    <w:color w:val="000000" w:themeColor="text1"/>
                    <w:sz w:val="22"/>
                  </w:rPr>
                </w:rPrChange>
              </w:rPr>
              <w:pPrChange w:id="11992" w:author="tao huang" w:date="2017-09-16T12:50: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del w:id="11993" w:author="tao huang" w:date="2017-09-13T16:18:00Z">
              <w:r w:rsidRPr="00A60A57" w:rsidDel="00D373D5">
                <w:rPr>
                  <w:rFonts w:eastAsia="Times New Roman" w:cs="Times New Roman"/>
                  <w:color w:val="0D0D0D" w:themeColor="text1" w:themeTint="F2"/>
                  <w:sz w:val="22"/>
                  <w:rPrChange w:id="11994" w:author="tao huang" w:date="2017-09-17T12:05:00Z">
                    <w:rPr>
                      <w:rFonts w:eastAsia="Times New Roman" w:cs="Times New Roman"/>
                      <w:color w:val="000000" w:themeColor="text1"/>
                      <w:sz w:val="22"/>
                    </w:rPr>
                  </w:rPrChange>
                </w:rPr>
                <w:delText>Factor3</w:delText>
              </w:r>
            </w:del>
          </w:p>
        </w:tc>
        <w:tc>
          <w:tcPr>
            <w:tcW w:w="900" w:type="dxa"/>
            <w:shd w:val="clear" w:color="auto" w:fill="auto"/>
            <w:hideMark/>
          </w:tcPr>
          <w:p w14:paraId="2A85EE8C" w14:textId="5E265ACB" w:rsidR="00CF78F3" w:rsidRPr="00A60A57" w:rsidDel="00D373D5" w:rsidRDefault="00CF78F3">
            <w:pPr>
              <w:cnfStyle w:val="100000000000" w:firstRow="1" w:lastRow="0" w:firstColumn="0" w:lastColumn="0" w:oddVBand="0" w:evenVBand="0" w:oddHBand="0" w:evenHBand="0" w:firstRowFirstColumn="0" w:firstRowLastColumn="0" w:lastRowFirstColumn="0" w:lastRowLastColumn="0"/>
              <w:rPr>
                <w:del w:id="11995" w:author="tao huang" w:date="2017-09-13T16:18:00Z"/>
                <w:rFonts w:eastAsia="Times New Roman" w:cs="Times New Roman"/>
                <w:b w:val="0"/>
                <w:color w:val="0D0D0D" w:themeColor="text1" w:themeTint="F2"/>
                <w:sz w:val="22"/>
                <w:rPrChange w:id="11996" w:author="tao huang" w:date="2017-09-17T12:05:00Z">
                  <w:rPr>
                    <w:del w:id="11997" w:author="tao huang" w:date="2017-09-13T16:18:00Z"/>
                    <w:rFonts w:eastAsia="Times New Roman" w:cs="Times New Roman"/>
                    <w:b w:val="0"/>
                    <w:color w:val="000000" w:themeColor="text1"/>
                    <w:sz w:val="22"/>
                  </w:rPr>
                </w:rPrChange>
              </w:rPr>
              <w:pPrChange w:id="11998" w:author="tao huang" w:date="2017-09-16T12:50: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del w:id="11999" w:author="tao huang" w:date="2017-09-13T16:18:00Z">
              <w:r w:rsidRPr="00A60A57" w:rsidDel="00D373D5">
                <w:rPr>
                  <w:rFonts w:eastAsia="Times New Roman" w:cs="Times New Roman"/>
                  <w:color w:val="0D0D0D" w:themeColor="text1" w:themeTint="F2"/>
                  <w:sz w:val="22"/>
                  <w:rPrChange w:id="12000" w:author="tao huang" w:date="2017-09-17T12:05:00Z">
                    <w:rPr>
                      <w:rFonts w:eastAsia="Times New Roman" w:cs="Times New Roman"/>
                      <w:color w:val="000000" w:themeColor="text1"/>
                      <w:sz w:val="22"/>
                    </w:rPr>
                  </w:rPrChange>
                </w:rPr>
                <w:delText>Factor4</w:delText>
              </w:r>
            </w:del>
          </w:p>
        </w:tc>
        <w:tc>
          <w:tcPr>
            <w:tcW w:w="900" w:type="dxa"/>
            <w:shd w:val="clear" w:color="auto" w:fill="auto"/>
            <w:hideMark/>
          </w:tcPr>
          <w:p w14:paraId="6F1D392A" w14:textId="0075F677" w:rsidR="00CF78F3" w:rsidRPr="00A60A57" w:rsidDel="00D373D5" w:rsidRDefault="00CF78F3">
            <w:pPr>
              <w:cnfStyle w:val="100000000000" w:firstRow="1" w:lastRow="0" w:firstColumn="0" w:lastColumn="0" w:oddVBand="0" w:evenVBand="0" w:oddHBand="0" w:evenHBand="0" w:firstRowFirstColumn="0" w:firstRowLastColumn="0" w:lastRowFirstColumn="0" w:lastRowLastColumn="0"/>
              <w:rPr>
                <w:del w:id="12001" w:author="tao huang" w:date="2017-09-13T16:18:00Z"/>
                <w:rFonts w:eastAsia="Times New Roman" w:cs="Times New Roman"/>
                <w:b w:val="0"/>
                <w:color w:val="0D0D0D" w:themeColor="text1" w:themeTint="F2"/>
                <w:sz w:val="22"/>
                <w:rPrChange w:id="12002" w:author="tao huang" w:date="2017-09-17T12:05:00Z">
                  <w:rPr>
                    <w:del w:id="12003" w:author="tao huang" w:date="2017-09-13T16:18:00Z"/>
                    <w:rFonts w:eastAsia="Times New Roman" w:cs="Times New Roman"/>
                    <w:b w:val="0"/>
                    <w:color w:val="000000" w:themeColor="text1"/>
                    <w:sz w:val="22"/>
                  </w:rPr>
                </w:rPrChange>
              </w:rPr>
              <w:pPrChange w:id="12004" w:author="tao huang" w:date="2017-09-16T12:50: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del w:id="12005" w:author="tao huang" w:date="2017-09-13T16:18:00Z">
              <w:r w:rsidRPr="00A60A57" w:rsidDel="00D373D5">
                <w:rPr>
                  <w:rFonts w:eastAsia="Times New Roman" w:cs="Times New Roman"/>
                  <w:color w:val="0D0D0D" w:themeColor="text1" w:themeTint="F2"/>
                  <w:sz w:val="22"/>
                  <w:rPrChange w:id="12006" w:author="tao huang" w:date="2017-09-17T12:05:00Z">
                    <w:rPr>
                      <w:rFonts w:eastAsia="Times New Roman" w:cs="Times New Roman"/>
                      <w:color w:val="000000" w:themeColor="text1"/>
                      <w:sz w:val="22"/>
                    </w:rPr>
                  </w:rPrChange>
                </w:rPr>
                <w:delText>Factor5</w:delText>
              </w:r>
            </w:del>
          </w:p>
        </w:tc>
      </w:tr>
      <w:tr w:rsidR="00CF78F3" w:rsidRPr="00A60A57" w:rsidDel="00D373D5" w14:paraId="66CEBA4E" w14:textId="7E759AC8" w:rsidTr="00CF78F3">
        <w:trPr>
          <w:cnfStyle w:val="000000100000" w:firstRow="0" w:lastRow="0" w:firstColumn="0" w:lastColumn="0" w:oddVBand="0" w:evenVBand="0" w:oddHBand="1" w:evenHBand="0" w:firstRowFirstColumn="0" w:firstRowLastColumn="0" w:lastRowFirstColumn="0" w:lastRowLastColumn="0"/>
          <w:trHeight w:val="20"/>
          <w:jc w:val="center"/>
          <w:del w:id="12007" w:author="tao huang" w:date="2017-09-13T16:18: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222A9001" w14:textId="409873EA" w:rsidR="00CF78F3" w:rsidRPr="00A60A57" w:rsidDel="00D373D5" w:rsidRDefault="00CF78F3">
            <w:pPr>
              <w:rPr>
                <w:del w:id="12008" w:author="tao huang" w:date="2017-09-13T16:18:00Z"/>
                <w:rFonts w:eastAsia="Times New Roman" w:cs="Times New Roman"/>
                <w:b w:val="0"/>
                <w:color w:val="0D0D0D" w:themeColor="text1" w:themeTint="F2"/>
                <w:sz w:val="22"/>
                <w:rPrChange w:id="12009" w:author="tao huang" w:date="2017-09-17T12:05:00Z">
                  <w:rPr>
                    <w:del w:id="12010" w:author="tao huang" w:date="2017-09-13T16:18:00Z"/>
                    <w:rFonts w:eastAsia="Times New Roman" w:cs="Times New Roman"/>
                    <w:b w:val="0"/>
                    <w:color w:val="000000" w:themeColor="text1"/>
                    <w:sz w:val="22"/>
                  </w:rPr>
                </w:rPrChange>
              </w:rPr>
              <w:pPrChange w:id="12011" w:author="tao huang" w:date="2017-09-16T12:50:00Z">
                <w:pPr>
                  <w:spacing w:after="0" w:line="240" w:lineRule="auto"/>
                </w:pPr>
              </w:pPrChange>
            </w:pPr>
            <w:del w:id="12012" w:author="tao huang" w:date="2017-09-13T16:18:00Z">
              <w:r w:rsidRPr="00A60A57" w:rsidDel="00D373D5">
                <w:rPr>
                  <w:rFonts w:eastAsia="Times New Roman" w:cs="Times New Roman"/>
                  <w:color w:val="0D0D0D" w:themeColor="text1" w:themeTint="F2"/>
                  <w:sz w:val="22"/>
                  <w:rPrChange w:id="12013" w:author="tao huang" w:date="2017-09-17T12:05:00Z">
                    <w:rPr>
                      <w:rFonts w:eastAsia="Times New Roman" w:cs="Times New Roman"/>
                      <w:color w:val="000000" w:themeColor="text1"/>
                      <w:sz w:val="22"/>
                    </w:rPr>
                  </w:rPrChange>
                </w:rPr>
                <w:delText>Proportion of outliers</w:delText>
              </w:r>
            </w:del>
          </w:p>
        </w:tc>
        <w:tc>
          <w:tcPr>
            <w:tcW w:w="900" w:type="dxa"/>
            <w:shd w:val="clear" w:color="auto" w:fill="auto"/>
            <w:hideMark/>
          </w:tcPr>
          <w:p w14:paraId="55E339A6" w14:textId="33A3A45C"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2014" w:author="tao huang" w:date="2017-09-13T16:18:00Z"/>
                <w:rFonts w:eastAsia="Times New Roman" w:cs="Times New Roman"/>
                <w:color w:val="0D0D0D" w:themeColor="text1" w:themeTint="F2"/>
                <w:sz w:val="22"/>
                <w:rPrChange w:id="12015" w:author="tao huang" w:date="2017-09-17T12:05:00Z">
                  <w:rPr>
                    <w:del w:id="12016" w:author="tao huang" w:date="2017-09-13T16:18:00Z"/>
                    <w:rFonts w:eastAsia="Times New Roman" w:cs="Times New Roman"/>
                    <w:color w:val="000000" w:themeColor="text1"/>
                    <w:sz w:val="22"/>
                  </w:rPr>
                </w:rPrChange>
              </w:rPr>
              <w:pPrChange w:id="12017" w:author="tao huang" w:date="2017-09-16T12:50: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del w:id="12018" w:author="tao huang" w:date="2017-09-13T16:18:00Z">
              <w:r w:rsidRPr="00A60A57" w:rsidDel="00D373D5">
                <w:rPr>
                  <w:rFonts w:eastAsia="Times New Roman" w:cs="Times New Roman"/>
                  <w:color w:val="0D0D0D" w:themeColor="text1" w:themeTint="F2"/>
                  <w:sz w:val="22"/>
                  <w:rPrChange w:id="12019" w:author="tao huang" w:date="2017-09-17T12:05:00Z">
                    <w:rPr>
                      <w:rFonts w:eastAsia="Times New Roman" w:cs="Times New Roman"/>
                      <w:color w:val="000000" w:themeColor="text1"/>
                      <w:sz w:val="22"/>
                    </w:rPr>
                  </w:rPrChange>
                </w:rPr>
                <w:delText>0.855</w:delText>
              </w:r>
            </w:del>
          </w:p>
        </w:tc>
        <w:tc>
          <w:tcPr>
            <w:tcW w:w="900" w:type="dxa"/>
            <w:shd w:val="clear" w:color="auto" w:fill="auto"/>
            <w:hideMark/>
          </w:tcPr>
          <w:p w14:paraId="0927737E" w14:textId="27E53AC9"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2020" w:author="tao huang" w:date="2017-09-13T16:18:00Z"/>
                <w:rFonts w:eastAsia="Times New Roman" w:cs="Times New Roman"/>
                <w:color w:val="0D0D0D" w:themeColor="text1" w:themeTint="F2"/>
                <w:sz w:val="22"/>
                <w:rPrChange w:id="12021" w:author="tao huang" w:date="2017-09-17T12:05:00Z">
                  <w:rPr>
                    <w:del w:id="12022" w:author="tao huang" w:date="2017-09-13T16:18:00Z"/>
                    <w:rFonts w:eastAsia="Times New Roman" w:cs="Times New Roman"/>
                    <w:color w:val="000000" w:themeColor="text1"/>
                    <w:sz w:val="22"/>
                  </w:rPr>
                </w:rPrChange>
              </w:rPr>
              <w:pPrChange w:id="12023"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2024" w:author="tao huang" w:date="2017-09-13T16:18:00Z">
              <w:r w:rsidRPr="00A60A57" w:rsidDel="00D373D5">
                <w:rPr>
                  <w:rFonts w:eastAsia="Times New Roman" w:cs="Times New Roman"/>
                  <w:color w:val="0D0D0D" w:themeColor="text1" w:themeTint="F2"/>
                  <w:sz w:val="22"/>
                  <w:rPrChange w:id="12025" w:author="tao huang" w:date="2017-09-17T12:05:00Z">
                    <w:rPr>
                      <w:rFonts w:eastAsia="Times New Roman" w:cs="Times New Roman"/>
                      <w:color w:val="000000" w:themeColor="text1"/>
                      <w:sz w:val="22"/>
                    </w:rPr>
                  </w:rPrChange>
                </w:rPr>
                <w:delText> </w:delText>
              </w:r>
            </w:del>
          </w:p>
        </w:tc>
        <w:tc>
          <w:tcPr>
            <w:tcW w:w="900" w:type="dxa"/>
            <w:shd w:val="clear" w:color="auto" w:fill="auto"/>
            <w:hideMark/>
          </w:tcPr>
          <w:p w14:paraId="4986689D" w14:textId="2B83D858"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2026" w:author="tao huang" w:date="2017-09-13T16:18:00Z"/>
                <w:rFonts w:eastAsia="Times New Roman" w:cs="Times New Roman"/>
                <w:color w:val="0D0D0D" w:themeColor="text1" w:themeTint="F2"/>
                <w:sz w:val="22"/>
                <w:rPrChange w:id="12027" w:author="tao huang" w:date="2017-09-17T12:05:00Z">
                  <w:rPr>
                    <w:del w:id="12028" w:author="tao huang" w:date="2017-09-13T16:18:00Z"/>
                    <w:rFonts w:eastAsia="Times New Roman" w:cs="Times New Roman"/>
                    <w:color w:val="000000" w:themeColor="text1"/>
                    <w:sz w:val="22"/>
                  </w:rPr>
                </w:rPrChange>
              </w:rPr>
              <w:pPrChange w:id="12029"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2030" w:author="tao huang" w:date="2017-09-13T16:18:00Z">
              <w:r w:rsidRPr="00A60A57" w:rsidDel="00D373D5">
                <w:rPr>
                  <w:rFonts w:eastAsia="Times New Roman" w:cs="Times New Roman"/>
                  <w:color w:val="0D0D0D" w:themeColor="text1" w:themeTint="F2"/>
                  <w:sz w:val="22"/>
                  <w:rPrChange w:id="12031" w:author="tao huang" w:date="2017-09-17T12:05:00Z">
                    <w:rPr>
                      <w:rFonts w:eastAsia="Times New Roman" w:cs="Times New Roman"/>
                      <w:color w:val="000000" w:themeColor="text1"/>
                      <w:sz w:val="22"/>
                    </w:rPr>
                  </w:rPrChange>
                </w:rPr>
                <w:delText> </w:delText>
              </w:r>
            </w:del>
          </w:p>
        </w:tc>
        <w:tc>
          <w:tcPr>
            <w:tcW w:w="900" w:type="dxa"/>
            <w:shd w:val="clear" w:color="auto" w:fill="auto"/>
            <w:noWrap/>
            <w:hideMark/>
          </w:tcPr>
          <w:p w14:paraId="44681F95" w14:textId="7C0F616F"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2032" w:author="tao huang" w:date="2017-09-13T16:18:00Z"/>
                <w:rFonts w:eastAsia="Times New Roman" w:cs="Times New Roman"/>
                <w:color w:val="0D0D0D" w:themeColor="text1" w:themeTint="F2"/>
                <w:sz w:val="22"/>
                <w:rPrChange w:id="12033" w:author="tao huang" w:date="2017-09-17T12:05:00Z">
                  <w:rPr>
                    <w:del w:id="12034" w:author="tao huang" w:date="2017-09-13T16:18:00Z"/>
                    <w:rFonts w:eastAsia="Times New Roman" w:cs="Times New Roman"/>
                    <w:color w:val="000000" w:themeColor="text1"/>
                    <w:sz w:val="22"/>
                  </w:rPr>
                </w:rPrChange>
              </w:rPr>
              <w:pPrChange w:id="12035"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2036" w:author="tao huang" w:date="2017-09-13T16:18:00Z">
              <w:r w:rsidRPr="00A60A57" w:rsidDel="00D373D5">
                <w:rPr>
                  <w:rFonts w:eastAsia="Times New Roman" w:cs="Times New Roman"/>
                  <w:color w:val="0D0D0D" w:themeColor="text1" w:themeTint="F2"/>
                  <w:sz w:val="22"/>
                  <w:rPrChange w:id="12037" w:author="tao huang" w:date="2017-09-17T12:05:00Z">
                    <w:rPr>
                      <w:rFonts w:eastAsia="Times New Roman" w:cs="Times New Roman"/>
                      <w:color w:val="000000" w:themeColor="text1"/>
                      <w:sz w:val="22"/>
                    </w:rPr>
                  </w:rPrChange>
                </w:rPr>
                <w:delText> </w:delText>
              </w:r>
            </w:del>
          </w:p>
        </w:tc>
        <w:tc>
          <w:tcPr>
            <w:tcW w:w="900" w:type="dxa"/>
            <w:shd w:val="clear" w:color="auto" w:fill="auto"/>
            <w:noWrap/>
            <w:hideMark/>
          </w:tcPr>
          <w:p w14:paraId="69907B15" w14:textId="7519EBBD"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2038" w:author="tao huang" w:date="2017-09-13T16:18:00Z"/>
                <w:rFonts w:eastAsia="Times New Roman" w:cs="Times New Roman"/>
                <w:color w:val="0D0D0D" w:themeColor="text1" w:themeTint="F2"/>
                <w:sz w:val="22"/>
                <w:rPrChange w:id="12039" w:author="tao huang" w:date="2017-09-17T12:05:00Z">
                  <w:rPr>
                    <w:del w:id="12040" w:author="tao huang" w:date="2017-09-13T16:18:00Z"/>
                    <w:rFonts w:eastAsia="Times New Roman" w:cs="Times New Roman"/>
                    <w:color w:val="000000" w:themeColor="text1"/>
                    <w:sz w:val="22"/>
                  </w:rPr>
                </w:rPrChange>
              </w:rPr>
              <w:pPrChange w:id="12041"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2042" w:author="tao huang" w:date="2017-09-13T16:18:00Z">
              <w:r w:rsidRPr="00A60A57" w:rsidDel="00D373D5">
                <w:rPr>
                  <w:rFonts w:eastAsia="Times New Roman" w:cs="Times New Roman"/>
                  <w:color w:val="0D0D0D" w:themeColor="text1" w:themeTint="F2"/>
                  <w:sz w:val="22"/>
                  <w:rPrChange w:id="12043" w:author="tao huang" w:date="2017-09-17T12:05:00Z">
                    <w:rPr>
                      <w:rFonts w:eastAsia="Times New Roman" w:cs="Times New Roman"/>
                      <w:color w:val="000000" w:themeColor="text1"/>
                      <w:sz w:val="22"/>
                    </w:rPr>
                  </w:rPrChange>
                </w:rPr>
                <w:delText> </w:delText>
              </w:r>
            </w:del>
          </w:p>
        </w:tc>
      </w:tr>
      <w:tr w:rsidR="00CF78F3" w:rsidRPr="00A60A57" w:rsidDel="00D373D5" w14:paraId="58683F19" w14:textId="18ED0F0C" w:rsidTr="00CF78F3">
        <w:trPr>
          <w:trHeight w:val="20"/>
          <w:jc w:val="center"/>
          <w:del w:id="12044" w:author="tao huang" w:date="2017-09-13T16:18: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23CE2ED6" w14:textId="7B1B7B2E" w:rsidR="00CF78F3" w:rsidRPr="00A60A57" w:rsidDel="00D373D5" w:rsidRDefault="00CF78F3">
            <w:pPr>
              <w:rPr>
                <w:del w:id="12045" w:author="tao huang" w:date="2017-09-13T16:18:00Z"/>
                <w:rFonts w:eastAsia="Times New Roman" w:cs="Times New Roman"/>
                <w:b w:val="0"/>
                <w:color w:val="0D0D0D" w:themeColor="text1" w:themeTint="F2"/>
                <w:sz w:val="22"/>
                <w:rPrChange w:id="12046" w:author="tao huang" w:date="2017-09-17T12:05:00Z">
                  <w:rPr>
                    <w:del w:id="12047" w:author="tao huang" w:date="2017-09-13T16:18:00Z"/>
                    <w:rFonts w:eastAsia="Times New Roman" w:cs="Times New Roman"/>
                    <w:b w:val="0"/>
                    <w:color w:val="000000" w:themeColor="text1"/>
                    <w:sz w:val="22"/>
                  </w:rPr>
                </w:rPrChange>
              </w:rPr>
              <w:pPrChange w:id="12048" w:author="tao huang" w:date="2017-09-16T12:50:00Z">
                <w:pPr>
                  <w:spacing w:after="0" w:line="240" w:lineRule="auto"/>
                </w:pPr>
              </w:pPrChange>
            </w:pPr>
            <w:del w:id="12049" w:author="tao huang" w:date="2017-09-13T16:18:00Z">
              <w:r w:rsidRPr="00A60A57" w:rsidDel="00D373D5">
                <w:rPr>
                  <w:rFonts w:eastAsia="Times New Roman" w:cs="Times New Roman"/>
                  <w:color w:val="0D0D0D" w:themeColor="text1" w:themeTint="F2"/>
                  <w:sz w:val="22"/>
                  <w:rPrChange w:id="12050" w:author="tao huang" w:date="2017-09-17T12:05:00Z">
                    <w:rPr>
                      <w:rFonts w:eastAsia="Times New Roman" w:cs="Times New Roman"/>
                      <w:color w:val="000000" w:themeColor="text1"/>
                      <w:sz w:val="22"/>
                    </w:rPr>
                  </w:rPrChange>
                </w:rPr>
                <w:delText>Coefficient of variation (price)</w:delText>
              </w:r>
            </w:del>
          </w:p>
        </w:tc>
        <w:tc>
          <w:tcPr>
            <w:tcW w:w="900" w:type="dxa"/>
            <w:shd w:val="clear" w:color="auto" w:fill="auto"/>
            <w:hideMark/>
          </w:tcPr>
          <w:p w14:paraId="37E77BD1" w14:textId="68517FFB"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2051" w:author="tao huang" w:date="2017-09-13T16:18:00Z"/>
                <w:rFonts w:eastAsia="Times New Roman" w:cs="Times New Roman"/>
                <w:color w:val="0D0D0D" w:themeColor="text1" w:themeTint="F2"/>
                <w:sz w:val="22"/>
                <w:rPrChange w:id="12052" w:author="tao huang" w:date="2017-09-17T12:05:00Z">
                  <w:rPr>
                    <w:del w:id="12053" w:author="tao huang" w:date="2017-09-13T16:18:00Z"/>
                    <w:rFonts w:eastAsia="Times New Roman" w:cs="Times New Roman"/>
                    <w:color w:val="000000" w:themeColor="text1"/>
                    <w:sz w:val="22"/>
                  </w:rPr>
                </w:rPrChange>
              </w:rPr>
              <w:pPrChange w:id="12054" w:author="tao huang" w:date="2017-09-16T12:50: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del w:id="12055" w:author="tao huang" w:date="2017-09-13T16:18:00Z">
              <w:r w:rsidRPr="00A60A57" w:rsidDel="00D373D5">
                <w:rPr>
                  <w:rFonts w:eastAsia="Times New Roman" w:cs="Times New Roman"/>
                  <w:color w:val="0D0D0D" w:themeColor="text1" w:themeTint="F2"/>
                  <w:sz w:val="22"/>
                  <w:rPrChange w:id="12056" w:author="tao huang" w:date="2017-09-17T12:05:00Z">
                    <w:rPr>
                      <w:rFonts w:eastAsia="Times New Roman" w:cs="Times New Roman"/>
                      <w:color w:val="000000" w:themeColor="text1"/>
                      <w:sz w:val="22"/>
                    </w:rPr>
                  </w:rPrChange>
                </w:rPr>
                <w:delText>0.759</w:delText>
              </w:r>
            </w:del>
          </w:p>
        </w:tc>
        <w:tc>
          <w:tcPr>
            <w:tcW w:w="900" w:type="dxa"/>
            <w:shd w:val="clear" w:color="auto" w:fill="auto"/>
            <w:hideMark/>
          </w:tcPr>
          <w:p w14:paraId="4685E3FB" w14:textId="19A7AC28"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2057" w:author="tao huang" w:date="2017-09-13T16:18:00Z"/>
                <w:rFonts w:eastAsia="Times New Roman" w:cs="Times New Roman"/>
                <w:color w:val="0D0D0D" w:themeColor="text1" w:themeTint="F2"/>
                <w:sz w:val="22"/>
                <w:rPrChange w:id="12058" w:author="tao huang" w:date="2017-09-17T12:05:00Z">
                  <w:rPr>
                    <w:del w:id="12059" w:author="tao huang" w:date="2017-09-13T16:18:00Z"/>
                    <w:rFonts w:eastAsia="Times New Roman" w:cs="Times New Roman"/>
                    <w:color w:val="000000" w:themeColor="text1"/>
                    <w:sz w:val="22"/>
                  </w:rPr>
                </w:rPrChange>
              </w:rPr>
              <w:pPrChange w:id="12060"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2061" w:author="tao huang" w:date="2017-09-13T16:18:00Z">
              <w:r w:rsidRPr="00A60A57" w:rsidDel="00D373D5">
                <w:rPr>
                  <w:rFonts w:eastAsia="Times New Roman" w:cs="Times New Roman"/>
                  <w:color w:val="0D0D0D" w:themeColor="text1" w:themeTint="F2"/>
                  <w:sz w:val="22"/>
                  <w:rPrChange w:id="12062" w:author="tao huang" w:date="2017-09-17T12:05:00Z">
                    <w:rPr>
                      <w:rFonts w:eastAsia="Times New Roman" w:cs="Times New Roman"/>
                      <w:color w:val="000000" w:themeColor="text1"/>
                      <w:sz w:val="22"/>
                    </w:rPr>
                  </w:rPrChange>
                </w:rPr>
                <w:delText> </w:delText>
              </w:r>
            </w:del>
          </w:p>
        </w:tc>
        <w:tc>
          <w:tcPr>
            <w:tcW w:w="900" w:type="dxa"/>
            <w:shd w:val="clear" w:color="auto" w:fill="auto"/>
            <w:hideMark/>
          </w:tcPr>
          <w:p w14:paraId="1987F2F8" w14:textId="50844A8E"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2063" w:author="tao huang" w:date="2017-09-13T16:18:00Z"/>
                <w:rFonts w:eastAsia="Times New Roman" w:cs="Times New Roman"/>
                <w:color w:val="0D0D0D" w:themeColor="text1" w:themeTint="F2"/>
                <w:sz w:val="22"/>
                <w:rPrChange w:id="12064" w:author="tao huang" w:date="2017-09-17T12:05:00Z">
                  <w:rPr>
                    <w:del w:id="12065" w:author="tao huang" w:date="2017-09-13T16:18:00Z"/>
                    <w:rFonts w:eastAsia="Times New Roman" w:cs="Times New Roman"/>
                    <w:color w:val="000000" w:themeColor="text1"/>
                    <w:sz w:val="22"/>
                  </w:rPr>
                </w:rPrChange>
              </w:rPr>
              <w:pPrChange w:id="12066"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2067" w:author="tao huang" w:date="2017-09-13T16:18:00Z">
              <w:r w:rsidRPr="00A60A57" w:rsidDel="00D373D5">
                <w:rPr>
                  <w:rFonts w:eastAsia="Times New Roman" w:cs="Times New Roman"/>
                  <w:color w:val="0D0D0D" w:themeColor="text1" w:themeTint="F2"/>
                  <w:sz w:val="22"/>
                  <w:rPrChange w:id="12068" w:author="tao huang" w:date="2017-09-17T12:05:00Z">
                    <w:rPr>
                      <w:rFonts w:eastAsia="Times New Roman" w:cs="Times New Roman"/>
                      <w:color w:val="000000" w:themeColor="text1"/>
                      <w:sz w:val="22"/>
                    </w:rPr>
                  </w:rPrChange>
                </w:rPr>
                <w:delText> </w:delText>
              </w:r>
            </w:del>
          </w:p>
        </w:tc>
        <w:tc>
          <w:tcPr>
            <w:tcW w:w="900" w:type="dxa"/>
            <w:shd w:val="clear" w:color="auto" w:fill="auto"/>
            <w:hideMark/>
          </w:tcPr>
          <w:p w14:paraId="0F80E552" w14:textId="7E2D031F"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2069" w:author="tao huang" w:date="2017-09-13T16:18:00Z"/>
                <w:rFonts w:eastAsia="Times New Roman" w:cs="Times New Roman"/>
                <w:color w:val="0D0D0D" w:themeColor="text1" w:themeTint="F2"/>
                <w:sz w:val="22"/>
                <w:rPrChange w:id="12070" w:author="tao huang" w:date="2017-09-17T12:05:00Z">
                  <w:rPr>
                    <w:del w:id="12071" w:author="tao huang" w:date="2017-09-13T16:18:00Z"/>
                    <w:rFonts w:eastAsia="Times New Roman" w:cs="Times New Roman"/>
                    <w:color w:val="000000" w:themeColor="text1"/>
                    <w:sz w:val="22"/>
                  </w:rPr>
                </w:rPrChange>
              </w:rPr>
              <w:pPrChange w:id="12072"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2073" w:author="tao huang" w:date="2017-09-13T16:18:00Z">
              <w:r w:rsidRPr="00A60A57" w:rsidDel="00D373D5">
                <w:rPr>
                  <w:rFonts w:eastAsia="Times New Roman" w:cs="Times New Roman"/>
                  <w:color w:val="0D0D0D" w:themeColor="text1" w:themeTint="F2"/>
                  <w:sz w:val="22"/>
                  <w:rPrChange w:id="12074" w:author="tao huang" w:date="2017-09-17T12:05:00Z">
                    <w:rPr>
                      <w:rFonts w:eastAsia="Times New Roman" w:cs="Times New Roman"/>
                      <w:color w:val="000000" w:themeColor="text1"/>
                      <w:sz w:val="22"/>
                    </w:rPr>
                  </w:rPrChange>
                </w:rPr>
                <w:delText> </w:delText>
              </w:r>
            </w:del>
          </w:p>
        </w:tc>
        <w:tc>
          <w:tcPr>
            <w:tcW w:w="900" w:type="dxa"/>
            <w:shd w:val="clear" w:color="auto" w:fill="auto"/>
            <w:hideMark/>
          </w:tcPr>
          <w:p w14:paraId="5EEA2A5E" w14:textId="1FDDBECA"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2075" w:author="tao huang" w:date="2017-09-13T16:18:00Z"/>
                <w:rFonts w:eastAsia="Times New Roman" w:cs="Times New Roman"/>
                <w:color w:val="0D0D0D" w:themeColor="text1" w:themeTint="F2"/>
                <w:sz w:val="22"/>
                <w:rPrChange w:id="12076" w:author="tao huang" w:date="2017-09-17T12:05:00Z">
                  <w:rPr>
                    <w:del w:id="12077" w:author="tao huang" w:date="2017-09-13T16:18:00Z"/>
                    <w:rFonts w:eastAsia="Times New Roman" w:cs="Times New Roman"/>
                    <w:color w:val="000000" w:themeColor="text1"/>
                    <w:sz w:val="22"/>
                  </w:rPr>
                </w:rPrChange>
              </w:rPr>
              <w:pPrChange w:id="12078"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2079" w:author="tao huang" w:date="2017-09-13T16:18:00Z">
              <w:r w:rsidRPr="00A60A57" w:rsidDel="00D373D5">
                <w:rPr>
                  <w:rFonts w:eastAsia="Times New Roman" w:cs="Times New Roman"/>
                  <w:color w:val="0D0D0D" w:themeColor="text1" w:themeTint="F2"/>
                  <w:sz w:val="22"/>
                  <w:rPrChange w:id="12080" w:author="tao huang" w:date="2017-09-17T12:05:00Z">
                    <w:rPr>
                      <w:rFonts w:eastAsia="Times New Roman" w:cs="Times New Roman"/>
                      <w:color w:val="000000" w:themeColor="text1"/>
                      <w:sz w:val="22"/>
                    </w:rPr>
                  </w:rPrChange>
                </w:rPr>
                <w:delText> </w:delText>
              </w:r>
            </w:del>
          </w:p>
        </w:tc>
      </w:tr>
      <w:tr w:rsidR="00CF78F3" w:rsidRPr="00A60A57" w:rsidDel="00D373D5" w14:paraId="15208FB5" w14:textId="275A63AF" w:rsidTr="00CF78F3">
        <w:trPr>
          <w:cnfStyle w:val="000000100000" w:firstRow="0" w:lastRow="0" w:firstColumn="0" w:lastColumn="0" w:oddVBand="0" w:evenVBand="0" w:oddHBand="1" w:evenHBand="0" w:firstRowFirstColumn="0" w:firstRowLastColumn="0" w:lastRowFirstColumn="0" w:lastRowLastColumn="0"/>
          <w:trHeight w:val="20"/>
          <w:jc w:val="center"/>
          <w:del w:id="12081" w:author="tao huang" w:date="2017-09-13T16:18: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324991F3" w14:textId="1B52D021" w:rsidR="00CF78F3" w:rsidRPr="00A60A57" w:rsidDel="00D373D5" w:rsidRDefault="00CF78F3">
            <w:pPr>
              <w:rPr>
                <w:del w:id="12082" w:author="tao huang" w:date="2017-09-13T16:18:00Z"/>
                <w:rFonts w:eastAsia="Times New Roman" w:cs="Times New Roman"/>
                <w:b w:val="0"/>
                <w:color w:val="0D0D0D" w:themeColor="text1" w:themeTint="F2"/>
                <w:sz w:val="22"/>
                <w:rPrChange w:id="12083" w:author="tao huang" w:date="2017-09-17T12:05:00Z">
                  <w:rPr>
                    <w:del w:id="12084" w:author="tao huang" w:date="2017-09-13T16:18:00Z"/>
                    <w:rFonts w:eastAsia="Times New Roman" w:cs="Times New Roman"/>
                    <w:b w:val="0"/>
                    <w:color w:val="000000" w:themeColor="text1"/>
                    <w:sz w:val="22"/>
                  </w:rPr>
                </w:rPrChange>
              </w:rPr>
              <w:pPrChange w:id="12085" w:author="tao huang" w:date="2017-09-16T12:50:00Z">
                <w:pPr>
                  <w:spacing w:after="0" w:line="240" w:lineRule="auto"/>
                </w:pPr>
              </w:pPrChange>
            </w:pPr>
            <w:del w:id="12086" w:author="tao huang" w:date="2017-09-13T16:18:00Z">
              <w:r w:rsidRPr="00A60A57" w:rsidDel="00D373D5">
                <w:rPr>
                  <w:rFonts w:eastAsia="Times New Roman" w:cs="Times New Roman"/>
                  <w:color w:val="0D0D0D" w:themeColor="text1" w:themeTint="F2"/>
                  <w:sz w:val="22"/>
                  <w:rPrChange w:id="12087" w:author="tao huang" w:date="2017-09-17T12:05:00Z">
                    <w:rPr>
                      <w:rFonts w:eastAsia="Times New Roman" w:cs="Times New Roman"/>
                      <w:color w:val="000000" w:themeColor="text1"/>
                      <w:sz w:val="22"/>
                    </w:rPr>
                  </w:rPrChange>
                </w:rPr>
                <w:delText>Coefficient of variation (sales)</w:delText>
              </w:r>
            </w:del>
          </w:p>
        </w:tc>
        <w:tc>
          <w:tcPr>
            <w:tcW w:w="900" w:type="dxa"/>
            <w:shd w:val="clear" w:color="auto" w:fill="auto"/>
            <w:hideMark/>
          </w:tcPr>
          <w:p w14:paraId="4B70F862" w14:textId="5307390F"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2088" w:author="tao huang" w:date="2017-09-13T16:18:00Z"/>
                <w:rFonts w:eastAsia="Times New Roman" w:cs="Times New Roman"/>
                <w:color w:val="0D0D0D" w:themeColor="text1" w:themeTint="F2"/>
                <w:sz w:val="22"/>
                <w:rPrChange w:id="12089" w:author="tao huang" w:date="2017-09-17T12:05:00Z">
                  <w:rPr>
                    <w:del w:id="12090" w:author="tao huang" w:date="2017-09-13T16:18:00Z"/>
                    <w:rFonts w:eastAsia="Times New Roman" w:cs="Times New Roman"/>
                    <w:color w:val="000000" w:themeColor="text1"/>
                    <w:sz w:val="22"/>
                  </w:rPr>
                </w:rPrChange>
              </w:rPr>
              <w:pPrChange w:id="12091" w:author="tao huang" w:date="2017-09-16T12:50: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del w:id="12092" w:author="tao huang" w:date="2017-09-13T16:18:00Z">
              <w:r w:rsidRPr="00A60A57" w:rsidDel="00D373D5">
                <w:rPr>
                  <w:rFonts w:eastAsia="Times New Roman" w:cs="Times New Roman"/>
                  <w:color w:val="0D0D0D" w:themeColor="text1" w:themeTint="F2"/>
                  <w:sz w:val="22"/>
                  <w:rPrChange w:id="12093" w:author="tao huang" w:date="2017-09-17T12:05:00Z">
                    <w:rPr>
                      <w:rFonts w:eastAsia="Times New Roman" w:cs="Times New Roman"/>
                      <w:color w:val="000000" w:themeColor="text1"/>
                      <w:sz w:val="22"/>
                    </w:rPr>
                  </w:rPrChange>
                </w:rPr>
                <w:delText>0.714</w:delText>
              </w:r>
            </w:del>
          </w:p>
        </w:tc>
        <w:tc>
          <w:tcPr>
            <w:tcW w:w="900" w:type="dxa"/>
            <w:shd w:val="clear" w:color="auto" w:fill="auto"/>
            <w:hideMark/>
          </w:tcPr>
          <w:p w14:paraId="47F5B107" w14:textId="5724E1B2"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2094" w:author="tao huang" w:date="2017-09-13T16:18:00Z"/>
                <w:rFonts w:eastAsia="Times New Roman" w:cs="Times New Roman"/>
                <w:color w:val="0D0D0D" w:themeColor="text1" w:themeTint="F2"/>
                <w:sz w:val="22"/>
                <w:rPrChange w:id="12095" w:author="tao huang" w:date="2017-09-17T12:05:00Z">
                  <w:rPr>
                    <w:del w:id="12096" w:author="tao huang" w:date="2017-09-13T16:18:00Z"/>
                    <w:rFonts w:eastAsia="Times New Roman" w:cs="Times New Roman"/>
                    <w:color w:val="000000" w:themeColor="text1"/>
                    <w:sz w:val="22"/>
                  </w:rPr>
                </w:rPrChange>
              </w:rPr>
              <w:pPrChange w:id="12097"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2098" w:author="tao huang" w:date="2017-09-13T16:18:00Z">
              <w:r w:rsidRPr="00A60A57" w:rsidDel="00D373D5">
                <w:rPr>
                  <w:rFonts w:eastAsia="Times New Roman" w:cs="Times New Roman"/>
                  <w:color w:val="0D0D0D" w:themeColor="text1" w:themeTint="F2"/>
                  <w:sz w:val="22"/>
                  <w:rPrChange w:id="12099" w:author="tao huang" w:date="2017-09-17T12:05:00Z">
                    <w:rPr>
                      <w:rFonts w:eastAsia="Times New Roman" w:cs="Times New Roman"/>
                      <w:color w:val="000000" w:themeColor="text1"/>
                      <w:sz w:val="22"/>
                    </w:rPr>
                  </w:rPrChange>
                </w:rPr>
                <w:delText> </w:delText>
              </w:r>
            </w:del>
          </w:p>
        </w:tc>
        <w:tc>
          <w:tcPr>
            <w:tcW w:w="900" w:type="dxa"/>
            <w:shd w:val="clear" w:color="auto" w:fill="auto"/>
            <w:hideMark/>
          </w:tcPr>
          <w:p w14:paraId="379522D3" w14:textId="3CF33D0F"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2100" w:author="tao huang" w:date="2017-09-13T16:18:00Z"/>
                <w:rFonts w:eastAsia="Times New Roman" w:cs="Times New Roman"/>
                <w:color w:val="0D0D0D" w:themeColor="text1" w:themeTint="F2"/>
                <w:sz w:val="22"/>
                <w:rPrChange w:id="12101" w:author="tao huang" w:date="2017-09-17T12:05:00Z">
                  <w:rPr>
                    <w:del w:id="12102" w:author="tao huang" w:date="2017-09-13T16:18:00Z"/>
                    <w:rFonts w:eastAsia="Times New Roman" w:cs="Times New Roman"/>
                    <w:color w:val="000000" w:themeColor="text1"/>
                    <w:sz w:val="22"/>
                  </w:rPr>
                </w:rPrChange>
              </w:rPr>
              <w:pPrChange w:id="12103"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2104" w:author="tao huang" w:date="2017-09-13T16:18:00Z">
              <w:r w:rsidRPr="00A60A57" w:rsidDel="00D373D5">
                <w:rPr>
                  <w:rFonts w:eastAsia="Times New Roman" w:cs="Times New Roman"/>
                  <w:color w:val="0D0D0D" w:themeColor="text1" w:themeTint="F2"/>
                  <w:sz w:val="22"/>
                  <w:rPrChange w:id="12105" w:author="tao huang" w:date="2017-09-17T12:05:00Z">
                    <w:rPr>
                      <w:rFonts w:eastAsia="Times New Roman" w:cs="Times New Roman"/>
                      <w:color w:val="000000" w:themeColor="text1"/>
                      <w:sz w:val="22"/>
                    </w:rPr>
                  </w:rPrChange>
                </w:rPr>
                <w:delText> </w:delText>
              </w:r>
            </w:del>
          </w:p>
        </w:tc>
        <w:tc>
          <w:tcPr>
            <w:tcW w:w="900" w:type="dxa"/>
            <w:shd w:val="clear" w:color="auto" w:fill="auto"/>
            <w:noWrap/>
            <w:hideMark/>
          </w:tcPr>
          <w:p w14:paraId="6F65C4DA" w14:textId="5A7A48A8"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2106" w:author="tao huang" w:date="2017-09-13T16:18:00Z"/>
                <w:rFonts w:eastAsia="Times New Roman" w:cs="Times New Roman"/>
                <w:color w:val="0D0D0D" w:themeColor="text1" w:themeTint="F2"/>
                <w:sz w:val="22"/>
                <w:rPrChange w:id="12107" w:author="tao huang" w:date="2017-09-17T12:05:00Z">
                  <w:rPr>
                    <w:del w:id="12108" w:author="tao huang" w:date="2017-09-13T16:18:00Z"/>
                    <w:rFonts w:eastAsia="Times New Roman" w:cs="Times New Roman"/>
                    <w:color w:val="000000" w:themeColor="text1"/>
                    <w:sz w:val="22"/>
                  </w:rPr>
                </w:rPrChange>
              </w:rPr>
              <w:pPrChange w:id="12109"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2110" w:author="tao huang" w:date="2017-09-13T16:18:00Z">
              <w:r w:rsidRPr="00A60A57" w:rsidDel="00D373D5">
                <w:rPr>
                  <w:rFonts w:eastAsia="Times New Roman" w:cs="Times New Roman"/>
                  <w:color w:val="0D0D0D" w:themeColor="text1" w:themeTint="F2"/>
                  <w:sz w:val="22"/>
                  <w:rPrChange w:id="12111" w:author="tao huang" w:date="2017-09-17T12:05:00Z">
                    <w:rPr>
                      <w:rFonts w:eastAsia="Times New Roman" w:cs="Times New Roman"/>
                      <w:color w:val="000000" w:themeColor="text1"/>
                      <w:sz w:val="22"/>
                    </w:rPr>
                  </w:rPrChange>
                </w:rPr>
                <w:delText> </w:delText>
              </w:r>
            </w:del>
          </w:p>
        </w:tc>
        <w:tc>
          <w:tcPr>
            <w:tcW w:w="900" w:type="dxa"/>
            <w:shd w:val="clear" w:color="auto" w:fill="auto"/>
            <w:noWrap/>
            <w:hideMark/>
          </w:tcPr>
          <w:p w14:paraId="2E3DD4FC" w14:textId="20423790"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2112" w:author="tao huang" w:date="2017-09-13T16:18:00Z"/>
                <w:rFonts w:eastAsia="Times New Roman" w:cs="Times New Roman"/>
                <w:color w:val="0D0D0D" w:themeColor="text1" w:themeTint="F2"/>
                <w:sz w:val="22"/>
                <w:rPrChange w:id="12113" w:author="tao huang" w:date="2017-09-17T12:05:00Z">
                  <w:rPr>
                    <w:del w:id="12114" w:author="tao huang" w:date="2017-09-13T16:18:00Z"/>
                    <w:rFonts w:eastAsia="Times New Roman" w:cs="Times New Roman"/>
                    <w:color w:val="000000" w:themeColor="text1"/>
                    <w:sz w:val="22"/>
                  </w:rPr>
                </w:rPrChange>
              </w:rPr>
              <w:pPrChange w:id="12115"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2116" w:author="tao huang" w:date="2017-09-13T16:18:00Z">
              <w:r w:rsidRPr="00A60A57" w:rsidDel="00D373D5">
                <w:rPr>
                  <w:rFonts w:eastAsia="Times New Roman" w:cs="Times New Roman"/>
                  <w:color w:val="0D0D0D" w:themeColor="text1" w:themeTint="F2"/>
                  <w:sz w:val="22"/>
                  <w:rPrChange w:id="12117" w:author="tao huang" w:date="2017-09-17T12:05:00Z">
                    <w:rPr>
                      <w:rFonts w:eastAsia="Times New Roman" w:cs="Times New Roman"/>
                      <w:color w:val="000000" w:themeColor="text1"/>
                      <w:sz w:val="22"/>
                    </w:rPr>
                  </w:rPrChange>
                </w:rPr>
                <w:delText> </w:delText>
              </w:r>
            </w:del>
          </w:p>
        </w:tc>
      </w:tr>
      <w:tr w:rsidR="00CF78F3" w:rsidRPr="00A60A57" w:rsidDel="00D373D5" w14:paraId="01778DC1" w14:textId="223F0F7D" w:rsidTr="00CF78F3">
        <w:trPr>
          <w:trHeight w:val="20"/>
          <w:jc w:val="center"/>
          <w:del w:id="12118" w:author="tao huang" w:date="2017-09-13T16:18: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1D35C329" w14:textId="097D89C1" w:rsidR="00CF78F3" w:rsidRPr="00A60A57" w:rsidDel="00D373D5" w:rsidRDefault="00CF78F3">
            <w:pPr>
              <w:rPr>
                <w:del w:id="12119" w:author="tao huang" w:date="2017-09-13T16:18:00Z"/>
                <w:rFonts w:eastAsia="Times New Roman" w:cs="Times New Roman"/>
                <w:b w:val="0"/>
                <w:color w:val="0D0D0D" w:themeColor="text1" w:themeTint="F2"/>
                <w:sz w:val="22"/>
                <w:rPrChange w:id="12120" w:author="tao huang" w:date="2017-09-17T12:05:00Z">
                  <w:rPr>
                    <w:del w:id="12121" w:author="tao huang" w:date="2017-09-13T16:18:00Z"/>
                    <w:rFonts w:eastAsia="Times New Roman" w:cs="Times New Roman"/>
                    <w:b w:val="0"/>
                    <w:color w:val="000000" w:themeColor="text1"/>
                    <w:sz w:val="22"/>
                  </w:rPr>
                </w:rPrChange>
              </w:rPr>
              <w:pPrChange w:id="12122" w:author="tao huang" w:date="2017-09-16T12:50:00Z">
                <w:pPr>
                  <w:spacing w:after="0" w:line="240" w:lineRule="auto"/>
                </w:pPr>
              </w:pPrChange>
            </w:pPr>
            <w:del w:id="12123" w:author="tao huang" w:date="2017-09-13T16:18:00Z">
              <w:r w:rsidRPr="00A60A57" w:rsidDel="00D373D5">
                <w:rPr>
                  <w:rFonts w:eastAsia="Times New Roman" w:cs="Times New Roman"/>
                  <w:color w:val="0D0D0D" w:themeColor="text1" w:themeTint="F2"/>
                  <w:sz w:val="22"/>
                  <w:rPrChange w:id="12124" w:author="tao huang" w:date="2017-09-17T12:05:00Z">
                    <w:rPr>
                      <w:rFonts w:eastAsia="Times New Roman" w:cs="Times New Roman"/>
                      <w:color w:val="000000" w:themeColor="text1"/>
                      <w:sz w:val="22"/>
                    </w:rPr>
                  </w:rPrChange>
                </w:rPr>
                <w:delText>Frequency of Feature</w:delText>
              </w:r>
            </w:del>
          </w:p>
        </w:tc>
        <w:tc>
          <w:tcPr>
            <w:tcW w:w="900" w:type="dxa"/>
            <w:shd w:val="clear" w:color="auto" w:fill="auto"/>
            <w:hideMark/>
          </w:tcPr>
          <w:p w14:paraId="328CBC69" w14:textId="301A64AA"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2125" w:author="tao huang" w:date="2017-09-13T16:18:00Z"/>
                <w:rFonts w:eastAsia="Times New Roman" w:cs="Times New Roman"/>
                <w:color w:val="0D0D0D" w:themeColor="text1" w:themeTint="F2"/>
                <w:sz w:val="22"/>
                <w:rPrChange w:id="12126" w:author="tao huang" w:date="2017-09-17T12:05:00Z">
                  <w:rPr>
                    <w:del w:id="12127" w:author="tao huang" w:date="2017-09-13T16:18:00Z"/>
                    <w:rFonts w:eastAsia="Times New Roman" w:cs="Times New Roman"/>
                    <w:color w:val="000000" w:themeColor="text1"/>
                    <w:sz w:val="22"/>
                  </w:rPr>
                </w:rPrChange>
              </w:rPr>
              <w:pPrChange w:id="12128" w:author="tao huang" w:date="2017-09-16T12:50: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del w:id="12129" w:author="tao huang" w:date="2017-09-13T16:18:00Z">
              <w:r w:rsidRPr="00A60A57" w:rsidDel="00D373D5">
                <w:rPr>
                  <w:rFonts w:eastAsia="Times New Roman" w:cs="Times New Roman"/>
                  <w:color w:val="0D0D0D" w:themeColor="text1" w:themeTint="F2"/>
                  <w:sz w:val="22"/>
                  <w:rPrChange w:id="12130" w:author="tao huang" w:date="2017-09-17T12:05:00Z">
                    <w:rPr>
                      <w:rFonts w:eastAsia="Times New Roman" w:cs="Times New Roman"/>
                      <w:color w:val="000000" w:themeColor="text1"/>
                      <w:sz w:val="22"/>
                    </w:rPr>
                  </w:rPrChange>
                </w:rPr>
                <w:delText>0.703</w:delText>
              </w:r>
            </w:del>
          </w:p>
        </w:tc>
        <w:tc>
          <w:tcPr>
            <w:tcW w:w="900" w:type="dxa"/>
            <w:shd w:val="clear" w:color="auto" w:fill="auto"/>
            <w:hideMark/>
          </w:tcPr>
          <w:p w14:paraId="5C24CAAE" w14:textId="7F94A665"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2131" w:author="tao huang" w:date="2017-09-13T16:18:00Z"/>
                <w:rFonts w:eastAsia="Times New Roman" w:cs="Times New Roman"/>
                <w:color w:val="0D0D0D" w:themeColor="text1" w:themeTint="F2"/>
                <w:sz w:val="22"/>
                <w:rPrChange w:id="12132" w:author="tao huang" w:date="2017-09-17T12:05:00Z">
                  <w:rPr>
                    <w:del w:id="12133" w:author="tao huang" w:date="2017-09-13T16:18:00Z"/>
                    <w:rFonts w:eastAsia="Times New Roman" w:cs="Times New Roman"/>
                    <w:color w:val="000000" w:themeColor="text1"/>
                    <w:sz w:val="22"/>
                  </w:rPr>
                </w:rPrChange>
              </w:rPr>
              <w:pPrChange w:id="12134"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2135" w:author="tao huang" w:date="2017-09-13T16:18:00Z">
              <w:r w:rsidRPr="00A60A57" w:rsidDel="00D373D5">
                <w:rPr>
                  <w:rFonts w:eastAsia="Times New Roman" w:cs="Times New Roman"/>
                  <w:color w:val="0D0D0D" w:themeColor="text1" w:themeTint="F2"/>
                  <w:sz w:val="22"/>
                  <w:rPrChange w:id="12136" w:author="tao huang" w:date="2017-09-17T12:05:00Z">
                    <w:rPr>
                      <w:rFonts w:eastAsia="Times New Roman" w:cs="Times New Roman"/>
                      <w:color w:val="000000" w:themeColor="text1"/>
                      <w:sz w:val="22"/>
                    </w:rPr>
                  </w:rPrChange>
                </w:rPr>
                <w:delText> </w:delText>
              </w:r>
            </w:del>
          </w:p>
        </w:tc>
        <w:tc>
          <w:tcPr>
            <w:tcW w:w="900" w:type="dxa"/>
            <w:shd w:val="clear" w:color="auto" w:fill="auto"/>
            <w:hideMark/>
          </w:tcPr>
          <w:p w14:paraId="0A805A71" w14:textId="04C06C54"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2137" w:author="tao huang" w:date="2017-09-13T16:18:00Z"/>
                <w:rFonts w:eastAsia="Times New Roman" w:cs="Times New Roman"/>
                <w:color w:val="0D0D0D" w:themeColor="text1" w:themeTint="F2"/>
                <w:sz w:val="22"/>
                <w:rPrChange w:id="12138" w:author="tao huang" w:date="2017-09-17T12:05:00Z">
                  <w:rPr>
                    <w:del w:id="12139" w:author="tao huang" w:date="2017-09-13T16:18:00Z"/>
                    <w:rFonts w:eastAsia="Times New Roman" w:cs="Times New Roman"/>
                    <w:color w:val="000000" w:themeColor="text1"/>
                    <w:sz w:val="22"/>
                  </w:rPr>
                </w:rPrChange>
              </w:rPr>
              <w:pPrChange w:id="12140"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2141" w:author="tao huang" w:date="2017-09-13T16:18:00Z">
              <w:r w:rsidRPr="00A60A57" w:rsidDel="00D373D5">
                <w:rPr>
                  <w:rFonts w:eastAsia="Times New Roman" w:cs="Times New Roman"/>
                  <w:color w:val="0D0D0D" w:themeColor="text1" w:themeTint="F2"/>
                  <w:sz w:val="22"/>
                  <w:rPrChange w:id="12142" w:author="tao huang" w:date="2017-09-17T12:05:00Z">
                    <w:rPr>
                      <w:rFonts w:eastAsia="Times New Roman" w:cs="Times New Roman"/>
                      <w:color w:val="000000" w:themeColor="text1"/>
                      <w:sz w:val="22"/>
                    </w:rPr>
                  </w:rPrChange>
                </w:rPr>
                <w:delText> </w:delText>
              </w:r>
            </w:del>
          </w:p>
        </w:tc>
        <w:tc>
          <w:tcPr>
            <w:tcW w:w="900" w:type="dxa"/>
            <w:shd w:val="clear" w:color="auto" w:fill="auto"/>
            <w:noWrap/>
            <w:hideMark/>
          </w:tcPr>
          <w:p w14:paraId="791A63BC" w14:textId="65087AE6"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2143" w:author="tao huang" w:date="2017-09-13T16:18:00Z"/>
                <w:rFonts w:eastAsia="Times New Roman" w:cs="Times New Roman"/>
                <w:color w:val="0D0D0D" w:themeColor="text1" w:themeTint="F2"/>
                <w:sz w:val="22"/>
                <w:rPrChange w:id="12144" w:author="tao huang" w:date="2017-09-17T12:05:00Z">
                  <w:rPr>
                    <w:del w:id="12145" w:author="tao huang" w:date="2017-09-13T16:18:00Z"/>
                    <w:rFonts w:eastAsia="Times New Roman" w:cs="Times New Roman"/>
                    <w:color w:val="000000" w:themeColor="text1"/>
                    <w:sz w:val="22"/>
                  </w:rPr>
                </w:rPrChange>
              </w:rPr>
              <w:pPrChange w:id="12146"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2147" w:author="tao huang" w:date="2017-09-13T16:18:00Z">
              <w:r w:rsidRPr="00A60A57" w:rsidDel="00D373D5">
                <w:rPr>
                  <w:rFonts w:eastAsia="Times New Roman" w:cs="Times New Roman"/>
                  <w:color w:val="0D0D0D" w:themeColor="text1" w:themeTint="F2"/>
                  <w:sz w:val="22"/>
                  <w:rPrChange w:id="12148" w:author="tao huang" w:date="2017-09-17T12:05:00Z">
                    <w:rPr>
                      <w:rFonts w:eastAsia="Times New Roman" w:cs="Times New Roman"/>
                      <w:color w:val="000000" w:themeColor="text1"/>
                      <w:sz w:val="22"/>
                    </w:rPr>
                  </w:rPrChange>
                </w:rPr>
                <w:delText> </w:delText>
              </w:r>
            </w:del>
          </w:p>
        </w:tc>
        <w:tc>
          <w:tcPr>
            <w:tcW w:w="900" w:type="dxa"/>
            <w:shd w:val="clear" w:color="auto" w:fill="auto"/>
            <w:noWrap/>
            <w:hideMark/>
          </w:tcPr>
          <w:p w14:paraId="04711677" w14:textId="115FC617"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2149" w:author="tao huang" w:date="2017-09-13T16:18:00Z"/>
                <w:rFonts w:eastAsia="Times New Roman" w:cs="Times New Roman"/>
                <w:color w:val="0D0D0D" w:themeColor="text1" w:themeTint="F2"/>
                <w:sz w:val="22"/>
                <w:rPrChange w:id="12150" w:author="tao huang" w:date="2017-09-17T12:05:00Z">
                  <w:rPr>
                    <w:del w:id="12151" w:author="tao huang" w:date="2017-09-13T16:18:00Z"/>
                    <w:rFonts w:eastAsia="Times New Roman" w:cs="Times New Roman"/>
                    <w:color w:val="000000" w:themeColor="text1"/>
                    <w:sz w:val="22"/>
                  </w:rPr>
                </w:rPrChange>
              </w:rPr>
              <w:pPrChange w:id="12152"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2153" w:author="tao huang" w:date="2017-09-13T16:18:00Z">
              <w:r w:rsidRPr="00A60A57" w:rsidDel="00D373D5">
                <w:rPr>
                  <w:rFonts w:eastAsia="Times New Roman" w:cs="Times New Roman"/>
                  <w:color w:val="0D0D0D" w:themeColor="text1" w:themeTint="F2"/>
                  <w:sz w:val="22"/>
                  <w:rPrChange w:id="12154" w:author="tao huang" w:date="2017-09-17T12:05:00Z">
                    <w:rPr>
                      <w:rFonts w:eastAsia="Times New Roman" w:cs="Times New Roman"/>
                      <w:color w:val="000000" w:themeColor="text1"/>
                      <w:sz w:val="22"/>
                    </w:rPr>
                  </w:rPrChange>
                </w:rPr>
                <w:delText> </w:delText>
              </w:r>
            </w:del>
          </w:p>
        </w:tc>
      </w:tr>
      <w:tr w:rsidR="00CF78F3" w:rsidRPr="00A60A57" w:rsidDel="00D373D5" w14:paraId="153F1F44" w14:textId="102D12E3" w:rsidTr="00CF78F3">
        <w:trPr>
          <w:cnfStyle w:val="000000100000" w:firstRow="0" w:lastRow="0" w:firstColumn="0" w:lastColumn="0" w:oddVBand="0" w:evenVBand="0" w:oddHBand="1" w:evenHBand="0" w:firstRowFirstColumn="0" w:firstRowLastColumn="0" w:lastRowFirstColumn="0" w:lastRowLastColumn="0"/>
          <w:trHeight w:val="20"/>
          <w:jc w:val="center"/>
          <w:del w:id="12155" w:author="tao huang" w:date="2017-09-13T16:18: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6285D344" w14:textId="6B17020C" w:rsidR="00CF78F3" w:rsidRPr="00A60A57" w:rsidDel="00D373D5" w:rsidRDefault="00CF78F3">
            <w:pPr>
              <w:rPr>
                <w:del w:id="12156" w:author="tao huang" w:date="2017-09-13T16:18:00Z"/>
                <w:rFonts w:eastAsia="Times New Roman" w:cs="Times New Roman"/>
                <w:b w:val="0"/>
                <w:color w:val="0D0D0D" w:themeColor="text1" w:themeTint="F2"/>
                <w:sz w:val="22"/>
                <w:rPrChange w:id="12157" w:author="tao huang" w:date="2017-09-17T12:05:00Z">
                  <w:rPr>
                    <w:del w:id="12158" w:author="tao huang" w:date="2017-09-13T16:18:00Z"/>
                    <w:rFonts w:eastAsia="Times New Roman" w:cs="Times New Roman"/>
                    <w:b w:val="0"/>
                    <w:color w:val="000000" w:themeColor="text1"/>
                    <w:sz w:val="22"/>
                  </w:rPr>
                </w:rPrChange>
              </w:rPr>
              <w:pPrChange w:id="12159" w:author="tao huang" w:date="2017-09-16T12:50:00Z">
                <w:pPr>
                  <w:spacing w:after="0" w:line="240" w:lineRule="auto"/>
                </w:pPr>
              </w:pPrChange>
            </w:pPr>
            <w:del w:id="12160" w:author="tao huang" w:date="2017-09-13T16:18:00Z">
              <w:r w:rsidRPr="00A60A57" w:rsidDel="00D373D5">
                <w:rPr>
                  <w:rFonts w:eastAsia="Times New Roman" w:cs="Times New Roman"/>
                  <w:color w:val="0D0D0D" w:themeColor="text1" w:themeTint="F2"/>
                  <w:sz w:val="22"/>
                  <w:rPrChange w:id="12161" w:author="tao huang" w:date="2017-09-17T12:05:00Z">
                    <w:rPr>
                      <w:rFonts w:eastAsia="Times New Roman" w:cs="Times New Roman"/>
                      <w:color w:val="000000" w:themeColor="text1"/>
                      <w:sz w:val="22"/>
                    </w:rPr>
                  </w:rPrChange>
                </w:rPr>
                <w:delText>Standard deviation of sales</w:delText>
              </w:r>
            </w:del>
          </w:p>
        </w:tc>
        <w:tc>
          <w:tcPr>
            <w:tcW w:w="900" w:type="dxa"/>
            <w:shd w:val="clear" w:color="auto" w:fill="auto"/>
            <w:hideMark/>
          </w:tcPr>
          <w:p w14:paraId="4306D3B6" w14:textId="6CB68429"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2162" w:author="tao huang" w:date="2017-09-13T16:18:00Z"/>
                <w:rFonts w:eastAsia="Times New Roman" w:cs="Times New Roman"/>
                <w:color w:val="0D0D0D" w:themeColor="text1" w:themeTint="F2"/>
                <w:sz w:val="22"/>
                <w:rPrChange w:id="12163" w:author="tao huang" w:date="2017-09-17T12:05:00Z">
                  <w:rPr>
                    <w:del w:id="12164" w:author="tao huang" w:date="2017-09-13T16:18:00Z"/>
                    <w:rFonts w:eastAsia="Times New Roman" w:cs="Times New Roman"/>
                    <w:color w:val="000000" w:themeColor="text1"/>
                    <w:sz w:val="22"/>
                  </w:rPr>
                </w:rPrChange>
              </w:rPr>
              <w:pPrChange w:id="12165"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2166" w:author="tao huang" w:date="2017-09-13T16:18:00Z">
              <w:r w:rsidRPr="00A60A57" w:rsidDel="00D373D5">
                <w:rPr>
                  <w:rFonts w:eastAsia="Times New Roman" w:cs="Times New Roman"/>
                  <w:color w:val="0D0D0D" w:themeColor="text1" w:themeTint="F2"/>
                  <w:sz w:val="22"/>
                  <w:rPrChange w:id="12167" w:author="tao huang" w:date="2017-09-17T12:05:00Z">
                    <w:rPr>
                      <w:rFonts w:eastAsia="Times New Roman" w:cs="Times New Roman"/>
                      <w:color w:val="000000" w:themeColor="text1"/>
                      <w:sz w:val="22"/>
                    </w:rPr>
                  </w:rPrChange>
                </w:rPr>
                <w:delText> </w:delText>
              </w:r>
            </w:del>
          </w:p>
        </w:tc>
        <w:tc>
          <w:tcPr>
            <w:tcW w:w="900" w:type="dxa"/>
            <w:shd w:val="clear" w:color="auto" w:fill="auto"/>
            <w:hideMark/>
          </w:tcPr>
          <w:p w14:paraId="77F4C3A8" w14:textId="30F91833"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2168" w:author="tao huang" w:date="2017-09-13T16:18:00Z"/>
                <w:rFonts w:eastAsia="Times New Roman" w:cs="Times New Roman"/>
                <w:color w:val="0D0D0D" w:themeColor="text1" w:themeTint="F2"/>
                <w:sz w:val="22"/>
                <w:rPrChange w:id="12169" w:author="tao huang" w:date="2017-09-17T12:05:00Z">
                  <w:rPr>
                    <w:del w:id="12170" w:author="tao huang" w:date="2017-09-13T16:18:00Z"/>
                    <w:rFonts w:eastAsia="Times New Roman" w:cs="Times New Roman"/>
                    <w:color w:val="000000" w:themeColor="text1"/>
                    <w:sz w:val="22"/>
                  </w:rPr>
                </w:rPrChange>
              </w:rPr>
              <w:pPrChange w:id="12171" w:author="tao huang" w:date="2017-09-16T12:50: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del w:id="12172" w:author="tao huang" w:date="2017-09-13T16:18:00Z">
              <w:r w:rsidRPr="00A60A57" w:rsidDel="00D373D5">
                <w:rPr>
                  <w:rFonts w:eastAsia="Times New Roman" w:cs="Times New Roman"/>
                  <w:color w:val="0D0D0D" w:themeColor="text1" w:themeTint="F2"/>
                  <w:sz w:val="22"/>
                  <w:rPrChange w:id="12173" w:author="tao huang" w:date="2017-09-17T12:05:00Z">
                    <w:rPr>
                      <w:rFonts w:eastAsia="Times New Roman" w:cs="Times New Roman"/>
                      <w:color w:val="000000" w:themeColor="text1"/>
                      <w:sz w:val="22"/>
                    </w:rPr>
                  </w:rPrChange>
                </w:rPr>
                <w:delText>0.964</w:delText>
              </w:r>
            </w:del>
          </w:p>
        </w:tc>
        <w:tc>
          <w:tcPr>
            <w:tcW w:w="900" w:type="dxa"/>
            <w:shd w:val="clear" w:color="auto" w:fill="auto"/>
            <w:hideMark/>
          </w:tcPr>
          <w:p w14:paraId="0402FC5F" w14:textId="5F222761"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2174" w:author="tao huang" w:date="2017-09-13T16:18:00Z"/>
                <w:rFonts w:eastAsia="Times New Roman" w:cs="Times New Roman"/>
                <w:color w:val="0D0D0D" w:themeColor="text1" w:themeTint="F2"/>
                <w:sz w:val="22"/>
                <w:rPrChange w:id="12175" w:author="tao huang" w:date="2017-09-17T12:05:00Z">
                  <w:rPr>
                    <w:del w:id="12176" w:author="tao huang" w:date="2017-09-13T16:18:00Z"/>
                    <w:rFonts w:eastAsia="Times New Roman" w:cs="Times New Roman"/>
                    <w:color w:val="000000" w:themeColor="text1"/>
                    <w:sz w:val="22"/>
                  </w:rPr>
                </w:rPrChange>
              </w:rPr>
              <w:pPrChange w:id="12177"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2178" w:author="tao huang" w:date="2017-09-13T16:18:00Z">
              <w:r w:rsidRPr="00A60A57" w:rsidDel="00D373D5">
                <w:rPr>
                  <w:rFonts w:eastAsia="Times New Roman" w:cs="Times New Roman"/>
                  <w:color w:val="0D0D0D" w:themeColor="text1" w:themeTint="F2"/>
                  <w:sz w:val="22"/>
                  <w:rPrChange w:id="12179" w:author="tao huang" w:date="2017-09-17T12:05:00Z">
                    <w:rPr>
                      <w:rFonts w:eastAsia="Times New Roman" w:cs="Times New Roman"/>
                      <w:color w:val="000000" w:themeColor="text1"/>
                      <w:sz w:val="22"/>
                    </w:rPr>
                  </w:rPrChange>
                </w:rPr>
                <w:delText> </w:delText>
              </w:r>
            </w:del>
          </w:p>
        </w:tc>
        <w:tc>
          <w:tcPr>
            <w:tcW w:w="900" w:type="dxa"/>
            <w:shd w:val="clear" w:color="auto" w:fill="auto"/>
            <w:noWrap/>
            <w:hideMark/>
          </w:tcPr>
          <w:p w14:paraId="01987134" w14:textId="3C4D9FB0"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2180" w:author="tao huang" w:date="2017-09-13T16:18:00Z"/>
                <w:rFonts w:eastAsia="Times New Roman" w:cs="Times New Roman"/>
                <w:color w:val="0D0D0D" w:themeColor="text1" w:themeTint="F2"/>
                <w:sz w:val="22"/>
                <w:rPrChange w:id="12181" w:author="tao huang" w:date="2017-09-17T12:05:00Z">
                  <w:rPr>
                    <w:del w:id="12182" w:author="tao huang" w:date="2017-09-13T16:18:00Z"/>
                    <w:rFonts w:eastAsia="Times New Roman" w:cs="Times New Roman"/>
                    <w:color w:val="000000" w:themeColor="text1"/>
                    <w:sz w:val="22"/>
                  </w:rPr>
                </w:rPrChange>
              </w:rPr>
              <w:pPrChange w:id="12183"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2184" w:author="tao huang" w:date="2017-09-13T16:18:00Z">
              <w:r w:rsidRPr="00A60A57" w:rsidDel="00D373D5">
                <w:rPr>
                  <w:rFonts w:eastAsia="Times New Roman" w:cs="Times New Roman"/>
                  <w:color w:val="0D0D0D" w:themeColor="text1" w:themeTint="F2"/>
                  <w:sz w:val="22"/>
                  <w:rPrChange w:id="12185" w:author="tao huang" w:date="2017-09-17T12:05:00Z">
                    <w:rPr>
                      <w:rFonts w:eastAsia="Times New Roman" w:cs="Times New Roman"/>
                      <w:color w:val="000000" w:themeColor="text1"/>
                      <w:sz w:val="22"/>
                    </w:rPr>
                  </w:rPrChange>
                </w:rPr>
                <w:delText> </w:delText>
              </w:r>
            </w:del>
          </w:p>
        </w:tc>
        <w:tc>
          <w:tcPr>
            <w:tcW w:w="900" w:type="dxa"/>
            <w:shd w:val="clear" w:color="auto" w:fill="auto"/>
            <w:hideMark/>
          </w:tcPr>
          <w:p w14:paraId="503B7D34" w14:textId="08F3E88D"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2186" w:author="tao huang" w:date="2017-09-13T16:18:00Z"/>
                <w:rFonts w:eastAsia="Times New Roman" w:cs="Times New Roman"/>
                <w:color w:val="0D0D0D" w:themeColor="text1" w:themeTint="F2"/>
                <w:sz w:val="22"/>
                <w:rPrChange w:id="12187" w:author="tao huang" w:date="2017-09-17T12:05:00Z">
                  <w:rPr>
                    <w:del w:id="12188" w:author="tao huang" w:date="2017-09-13T16:18:00Z"/>
                    <w:rFonts w:eastAsia="Times New Roman" w:cs="Times New Roman"/>
                    <w:color w:val="000000" w:themeColor="text1"/>
                    <w:sz w:val="22"/>
                  </w:rPr>
                </w:rPrChange>
              </w:rPr>
              <w:pPrChange w:id="12189"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2190" w:author="tao huang" w:date="2017-09-13T16:18:00Z">
              <w:r w:rsidRPr="00A60A57" w:rsidDel="00D373D5">
                <w:rPr>
                  <w:rFonts w:eastAsia="Times New Roman" w:cs="Times New Roman"/>
                  <w:color w:val="0D0D0D" w:themeColor="text1" w:themeTint="F2"/>
                  <w:sz w:val="22"/>
                  <w:rPrChange w:id="12191" w:author="tao huang" w:date="2017-09-17T12:05:00Z">
                    <w:rPr>
                      <w:rFonts w:eastAsia="Times New Roman" w:cs="Times New Roman"/>
                      <w:color w:val="000000" w:themeColor="text1"/>
                      <w:sz w:val="22"/>
                    </w:rPr>
                  </w:rPrChange>
                </w:rPr>
                <w:delText> </w:delText>
              </w:r>
            </w:del>
          </w:p>
        </w:tc>
      </w:tr>
      <w:tr w:rsidR="00CF78F3" w:rsidRPr="00A60A57" w:rsidDel="00D373D5" w14:paraId="0996CA42" w14:textId="6F46822D" w:rsidTr="00CF78F3">
        <w:trPr>
          <w:trHeight w:val="20"/>
          <w:jc w:val="center"/>
          <w:del w:id="12192" w:author="tao huang" w:date="2017-09-13T16:18: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319F3DCF" w14:textId="4C1A498A" w:rsidR="00CF78F3" w:rsidRPr="00A60A57" w:rsidDel="00D373D5" w:rsidRDefault="00CF78F3">
            <w:pPr>
              <w:rPr>
                <w:del w:id="12193" w:author="tao huang" w:date="2017-09-13T16:18:00Z"/>
                <w:rFonts w:eastAsia="Times New Roman" w:cs="Times New Roman"/>
                <w:b w:val="0"/>
                <w:color w:val="0D0D0D" w:themeColor="text1" w:themeTint="F2"/>
                <w:sz w:val="22"/>
                <w:rPrChange w:id="12194" w:author="tao huang" w:date="2017-09-17T12:05:00Z">
                  <w:rPr>
                    <w:del w:id="12195" w:author="tao huang" w:date="2017-09-13T16:18:00Z"/>
                    <w:rFonts w:eastAsia="Times New Roman" w:cs="Times New Roman"/>
                    <w:b w:val="0"/>
                    <w:color w:val="000000" w:themeColor="text1"/>
                    <w:sz w:val="22"/>
                  </w:rPr>
                </w:rPrChange>
              </w:rPr>
              <w:pPrChange w:id="12196" w:author="tao huang" w:date="2017-09-16T12:50:00Z">
                <w:pPr>
                  <w:spacing w:after="0" w:line="240" w:lineRule="auto"/>
                </w:pPr>
              </w:pPrChange>
            </w:pPr>
            <w:del w:id="12197" w:author="tao huang" w:date="2017-09-13T16:18:00Z">
              <w:r w:rsidRPr="00A60A57" w:rsidDel="00D373D5">
                <w:rPr>
                  <w:rFonts w:eastAsia="Times New Roman" w:cs="Times New Roman"/>
                  <w:color w:val="0D0D0D" w:themeColor="text1" w:themeTint="F2"/>
                  <w:sz w:val="22"/>
                  <w:rPrChange w:id="12198" w:author="tao huang" w:date="2017-09-17T12:05:00Z">
                    <w:rPr>
                      <w:rFonts w:eastAsia="Times New Roman" w:cs="Times New Roman"/>
                      <w:color w:val="000000" w:themeColor="text1"/>
                      <w:sz w:val="22"/>
                    </w:rPr>
                  </w:rPrChange>
                </w:rPr>
                <w:delText>Range of sales</w:delText>
              </w:r>
            </w:del>
          </w:p>
        </w:tc>
        <w:tc>
          <w:tcPr>
            <w:tcW w:w="900" w:type="dxa"/>
            <w:shd w:val="clear" w:color="auto" w:fill="auto"/>
            <w:hideMark/>
          </w:tcPr>
          <w:p w14:paraId="4512FA54" w14:textId="278402A2"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2199" w:author="tao huang" w:date="2017-09-13T16:18:00Z"/>
                <w:rFonts w:eastAsia="Times New Roman" w:cs="Times New Roman"/>
                <w:color w:val="0D0D0D" w:themeColor="text1" w:themeTint="F2"/>
                <w:sz w:val="22"/>
                <w:rPrChange w:id="12200" w:author="tao huang" w:date="2017-09-17T12:05:00Z">
                  <w:rPr>
                    <w:del w:id="12201" w:author="tao huang" w:date="2017-09-13T16:18:00Z"/>
                    <w:rFonts w:eastAsia="Times New Roman" w:cs="Times New Roman"/>
                    <w:color w:val="000000" w:themeColor="text1"/>
                    <w:sz w:val="22"/>
                  </w:rPr>
                </w:rPrChange>
              </w:rPr>
              <w:pPrChange w:id="12202"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2203" w:author="tao huang" w:date="2017-09-13T16:18:00Z">
              <w:r w:rsidRPr="00A60A57" w:rsidDel="00D373D5">
                <w:rPr>
                  <w:rFonts w:eastAsia="Times New Roman" w:cs="Times New Roman"/>
                  <w:color w:val="0D0D0D" w:themeColor="text1" w:themeTint="F2"/>
                  <w:sz w:val="22"/>
                  <w:rPrChange w:id="12204" w:author="tao huang" w:date="2017-09-17T12:05:00Z">
                    <w:rPr>
                      <w:rFonts w:eastAsia="Times New Roman" w:cs="Times New Roman"/>
                      <w:color w:val="000000" w:themeColor="text1"/>
                      <w:sz w:val="22"/>
                    </w:rPr>
                  </w:rPrChange>
                </w:rPr>
                <w:delText> </w:delText>
              </w:r>
            </w:del>
          </w:p>
        </w:tc>
        <w:tc>
          <w:tcPr>
            <w:tcW w:w="900" w:type="dxa"/>
            <w:shd w:val="clear" w:color="auto" w:fill="auto"/>
            <w:hideMark/>
          </w:tcPr>
          <w:p w14:paraId="041A30FA" w14:textId="0E65CFFB"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2205" w:author="tao huang" w:date="2017-09-13T16:18:00Z"/>
                <w:rFonts w:eastAsia="Times New Roman" w:cs="Times New Roman"/>
                <w:color w:val="0D0D0D" w:themeColor="text1" w:themeTint="F2"/>
                <w:sz w:val="22"/>
                <w:rPrChange w:id="12206" w:author="tao huang" w:date="2017-09-17T12:05:00Z">
                  <w:rPr>
                    <w:del w:id="12207" w:author="tao huang" w:date="2017-09-13T16:18:00Z"/>
                    <w:rFonts w:eastAsia="Times New Roman" w:cs="Times New Roman"/>
                    <w:color w:val="000000" w:themeColor="text1"/>
                    <w:sz w:val="22"/>
                  </w:rPr>
                </w:rPrChange>
              </w:rPr>
              <w:pPrChange w:id="12208" w:author="tao huang" w:date="2017-09-16T12:50: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del w:id="12209" w:author="tao huang" w:date="2017-09-13T16:18:00Z">
              <w:r w:rsidRPr="00A60A57" w:rsidDel="00D373D5">
                <w:rPr>
                  <w:rFonts w:eastAsia="Times New Roman" w:cs="Times New Roman"/>
                  <w:color w:val="0D0D0D" w:themeColor="text1" w:themeTint="F2"/>
                  <w:sz w:val="22"/>
                  <w:rPrChange w:id="12210" w:author="tao huang" w:date="2017-09-17T12:05:00Z">
                    <w:rPr>
                      <w:rFonts w:eastAsia="Times New Roman" w:cs="Times New Roman"/>
                      <w:color w:val="000000" w:themeColor="text1"/>
                      <w:sz w:val="22"/>
                    </w:rPr>
                  </w:rPrChange>
                </w:rPr>
                <w:delText>0.929</w:delText>
              </w:r>
            </w:del>
          </w:p>
        </w:tc>
        <w:tc>
          <w:tcPr>
            <w:tcW w:w="900" w:type="dxa"/>
            <w:shd w:val="clear" w:color="auto" w:fill="auto"/>
            <w:hideMark/>
          </w:tcPr>
          <w:p w14:paraId="7BD58CBB" w14:textId="72E87C77"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2211" w:author="tao huang" w:date="2017-09-13T16:18:00Z"/>
                <w:rFonts w:eastAsia="Times New Roman" w:cs="Times New Roman"/>
                <w:color w:val="0D0D0D" w:themeColor="text1" w:themeTint="F2"/>
                <w:sz w:val="22"/>
                <w:rPrChange w:id="12212" w:author="tao huang" w:date="2017-09-17T12:05:00Z">
                  <w:rPr>
                    <w:del w:id="12213" w:author="tao huang" w:date="2017-09-13T16:18:00Z"/>
                    <w:rFonts w:eastAsia="Times New Roman" w:cs="Times New Roman"/>
                    <w:color w:val="000000" w:themeColor="text1"/>
                    <w:sz w:val="22"/>
                  </w:rPr>
                </w:rPrChange>
              </w:rPr>
              <w:pPrChange w:id="12214"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2215" w:author="tao huang" w:date="2017-09-13T16:18:00Z">
              <w:r w:rsidRPr="00A60A57" w:rsidDel="00D373D5">
                <w:rPr>
                  <w:rFonts w:eastAsia="Times New Roman" w:cs="Times New Roman"/>
                  <w:color w:val="0D0D0D" w:themeColor="text1" w:themeTint="F2"/>
                  <w:sz w:val="22"/>
                  <w:rPrChange w:id="12216" w:author="tao huang" w:date="2017-09-17T12:05:00Z">
                    <w:rPr>
                      <w:rFonts w:eastAsia="Times New Roman" w:cs="Times New Roman"/>
                      <w:color w:val="000000" w:themeColor="text1"/>
                      <w:sz w:val="22"/>
                    </w:rPr>
                  </w:rPrChange>
                </w:rPr>
                <w:delText> </w:delText>
              </w:r>
            </w:del>
          </w:p>
        </w:tc>
        <w:tc>
          <w:tcPr>
            <w:tcW w:w="900" w:type="dxa"/>
            <w:shd w:val="clear" w:color="auto" w:fill="auto"/>
            <w:noWrap/>
            <w:hideMark/>
          </w:tcPr>
          <w:p w14:paraId="4A84DEB0" w14:textId="5BFBC87B"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2217" w:author="tao huang" w:date="2017-09-13T16:18:00Z"/>
                <w:rFonts w:eastAsia="Times New Roman" w:cs="Times New Roman"/>
                <w:color w:val="0D0D0D" w:themeColor="text1" w:themeTint="F2"/>
                <w:sz w:val="22"/>
                <w:rPrChange w:id="12218" w:author="tao huang" w:date="2017-09-17T12:05:00Z">
                  <w:rPr>
                    <w:del w:id="12219" w:author="tao huang" w:date="2017-09-13T16:18:00Z"/>
                    <w:rFonts w:eastAsia="Times New Roman" w:cs="Times New Roman"/>
                    <w:color w:val="000000" w:themeColor="text1"/>
                    <w:sz w:val="22"/>
                  </w:rPr>
                </w:rPrChange>
              </w:rPr>
              <w:pPrChange w:id="12220"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2221" w:author="tao huang" w:date="2017-09-13T16:18:00Z">
              <w:r w:rsidRPr="00A60A57" w:rsidDel="00D373D5">
                <w:rPr>
                  <w:rFonts w:eastAsia="Times New Roman" w:cs="Times New Roman"/>
                  <w:color w:val="0D0D0D" w:themeColor="text1" w:themeTint="F2"/>
                  <w:sz w:val="22"/>
                  <w:rPrChange w:id="12222" w:author="tao huang" w:date="2017-09-17T12:05:00Z">
                    <w:rPr>
                      <w:rFonts w:eastAsia="Times New Roman" w:cs="Times New Roman"/>
                      <w:color w:val="000000" w:themeColor="text1"/>
                      <w:sz w:val="22"/>
                    </w:rPr>
                  </w:rPrChange>
                </w:rPr>
                <w:delText> </w:delText>
              </w:r>
            </w:del>
          </w:p>
        </w:tc>
        <w:tc>
          <w:tcPr>
            <w:tcW w:w="900" w:type="dxa"/>
            <w:shd w:val="clear" w:color="auto" w:fill="auto"/>
            <w:noWrap/>
            <w:hideMark/>
          </w:tcPr>
          <w:p w14:paraId="665FF069" w14:textId="6546FC36"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2223" w:author="tao huang" w:date="2017-09-13T16:18:00Z"/>
                <w:rFonts w:eastAsia="Times New Roman" w:cs="Times New Roman"/>
                <w:color w:val="0D0D0D" w:themeColor="text1" w:themeTint="F2"/>
                <w:sz w:val="22"/>
                <w:rPrChange w:id="12224" w:author="tao huang" w:date="2017-09-17T12:05:00Z">
                  <w:rPr>
                    <w:del w:id="12225" w:author="tao huang" w:date="2017-09-13T16:18:00Z"/>
                    <w:rFonts w:eastAsia="Times New Roman" w:cs="Times New Roman"/>
                    <w:color w:val="000000" w:themeColor="text1"/>
                    <w:sz w:val="22"/>
                  </w:rPr>
                </w:rPrChange>
              </w:rPr>
              <w:pPrChange w:id="12226"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2227" w:author="tao huang" w:date="2017-09-13T16:18:00Z">
              <w:r w:rsidRPr="00A60A57" w:rsidDel="00D373D5">
                <w:rPr>
                  <w:rFonts w:eastAsia="Times New Roman" w:cs="Times New Roman"/>
                  <w:color w:val="0D0D0D" w:themeColor="text1" w:themeTint="F2"/>
                  <w:sz w:val="22"/>
                  <w:rPrChange w:id="12228" w:author="tao huang" w:date="2017-09-17T12:05:00Z">
                    <w:rPr>
                      <w:rFonts w:eastAsia="Times New Roman" w:cs="Times New Roman"/>
                      <w:color w:val="000000" w:themeColor="text1"/>
                      <w:sz w:val="22"/>
                    </w:rPr>
                  </w:rPrChange>
                </w:rPr>
                <w:delText> </w:delText>
              </w:r>
            </w:del>
          </w:p>
        </w:tc>
      </w:tr>
      <w:tr w:rsidR="00CF78F3" w:rsidRPr="00A60A57" w:rsidDel="00D373D5" w14:paraId="48293E61" w14:textId="5D5DD78F" w:rsidTr="00CF78F3">
        <w:trPr>
          <w:cnfStyle w:val="000000100000" w:firstRow="0" w:lastRow="0" w:firstColumn="0" w:lastColumn="0" w:oddVBand="0" w:evenVBand="0" w:oddHBand="1" w:evenHBand="0" w:firstRowFirstColumn="0" w:firstRowLastColumn="0" w:lastRowFirstColumn="0" w:lastRowLastColumn="0"/>
          <w:trHeight w:val="20"/>
          <w:jc w:val="center"/>
          <w:del w:id="12229" w:author="tao huang" w:date="2017-09-13T16:18: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78D9FED8" w14:textId="6A209DA6" w:rsidR="00CF78F3" w:rsidRPr="00A60A57" w:rsidDel="00D373D5" w:rsidRDefault="00CF78F3">
            <w:pPr>
              <w:rPr>
                <w:del w:id="12230" w:author="tao huang" w:date="2017-09-13T16:18:00Z"/>
                <w:rFonts w:eastAsia="Times New Roman" w:cs="Times New Roman"/>
                <w:b w:val="0"/>
                <w:color w:val="0D0D0D" w:themeColor="text1" w:themeTint="F2"/>
                <w:sz w:val="22"/>
                <w:rPrChange w:id="12231" w:author="tao huang" w:date="2017-09-17T12:05:00Z">
                  <w:rPr>
                    <w:del w:id="12232" w:author="tao huang" w:date="2017-09-13T16:18:00Z"/>
                    <w:rFonts w:eastAsia="Times New Roman" w:cs="Times New Roman"/>
                    <w:b w:val="0"/>
                    <w:color w:val="000000" w:themeColor="text1"/>
                    <w:sz w:val="22"/>
                  </w:rPr>
                </w:rPrChange>
              </w:rPr>
              <w:pPrChange w:id="12233" w:author="tao huang" w:date="2017-09-16T12:50:00Z">
                <w:pPr>
                  <w:spacing w:after="0" w:line="240" w:lineRule="auto"/>
                </w:pPr>
              </w:pPrChange>
            </w:pPr>
            <w:del w:id="12234" w:author="tao huang" w:date="2017-09-13T16:18:00Z">
              <w:r w:rsidRPr="00A60A57" w:rsidDel="00D373D5">
                <w:rPr>
                  <w:rFonts w:eastAsia="Times New Roman" w:cs="Times New Roman"/>
                  <w:color w:val="0D0D0D" w:themeColor="text1" w:themeTint="F2"/>
                  <w:sz w:val="22"/>
                  <w:rPrChange w:id="12235" w:author="tao huang" w:date="2017-09-17T12:05:00Z">
                    <w:rPr>
                      <w:rFonts w:eastAsia="Times New Roman" w:cs="Times New Roman"/>
                      <w:color w:val="000000" w:themeColor="text1"/>
                      <w:sz w:val="22"/>
                    </w:rPr>
                  </w:rPrChange>
                </w:rPr>
                <w:delText>Average sales</w:delText>
              </w:r>
            </w:del>
          </w:p>
        </w:tc>
        <w:tc>
          <w:tcPr>
            <w:tcW w:w="900" w:type="dxa"/>
            <w:shd w:val="clear" w:color="auto" w:fill="auto"/>
            <w:hideMark/>
          </w:tcPr>
          <w:p w14:paraId="5E129F80" w14:textId="004CD488"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2236" w:author="tao huang" w:date="2017-09-13T16:18:00Z"/>
                <w:rFonts w:eastAsia="Times New Roman" w:cs="Times New Roman"/>
                <w:color w:val="0D0D0D" w:themeColor="text1" w:themeTint="F2"/>
                <w:sz w:val="22"/>
                <w:rPrChange w:id="12237" w:author="tao huang" w:date="2017-09-17T12:05:00Z">
                  <w:rPr>
                    <w:del w:id="12238" w:author="tao huang" w:date="2017-09-13T16:18:00Z"/>
                    <w:rFonts w:eastAsia="Times New Roman" w:cs="Times New Roman"/>
                    <w:color w:val="000000" w:themeColor="text1"/>
                    <w:sz w:val="22"/>
                  </w:rPr>
                </w:rPrChange>
              </w:rPr>
              <w:pPrChange w:id="12239"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2240" w:author="tao huang" w:date="2017-09-13T16:18:00Z">
              <w:r w:rsidRPr="00A60A57" w:rsidDel="00D373D5">
                <w:rPr>
                  <w:rFonts w:eastAsia="Times New Roman" w:cs="Times New Roman"/>
                  <w:color w:val="0D0D0D" w:themeColor="text1" w:themeTint="F2"/>
                  <w:sz w:val="22"/>
                  <w:rPrChange w:id="12241" w:author="tao huang" w:date="2017-09-17T12:05:00Z">
                    <w:rPr>
                      <w:rFonts w:eastAsia="Times New Roman" w:cs="Times New Roman"/>
                      <w:color w:val="000000" w:themeColor="text1"/>
                      <w:sz w:val="22"/>
                    </w:rPr>
                  </w:rPrChange>
                </w:rPr>
                <w:delText> </w:delText>
              </w:r>
            </w:del>
          </w:p>
        </w:tc>
        <w:tc>
          <w:tcPr>
            <w:tcW w:w="900" w:type="dxa"/>
            <w:shd w:val="clear" w:color="auto" w:fill="auto"/>
            <w:hideMark/>
          </w:tcPr>
          <w:p w14:paraId="0B7DD53C" w14:textId="1E82161D"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2242" w:author="tao huang" w:date="2017-09-13T16:18:00Z"/>
                <w:rFonts w:eastAsia="Times New Roman" w:cs="Times New Roman"/>
                <w:color w:val="0D0D0D" w:themeColor="text1" w:themeTint="F2"/>
                <w:sz w:val="22"/>
                <w:rPrChange w:id="12243" w:author="tao huang" w:date="2017-09-17T12:05:00Z">
                  <w:rPr>
                    <w:del w:id="12244" w:author="tao huang" w:date="2017-09-13T16:18:00Z"/>
                    <w:rFonts w:eastAsia="Times New Roman" w:cs="Times New Roman"/>
                    <w:color w:val="000000" w:themeColor="text1"/>
                    <w:sz w:val="22"/>
                  </w:rPr>
                </w:rPrChange>
              </w:rPr>
              <w:pPrChange w:id="12245" w:author="tao huang" w:date="2017-09-16T12:50: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del w:id="12246" w:author="tao huang" w:date="2017-09-13T16:18:00Z">
              <w:r w:rsidRPr="00A60A57" w:rsidDel="00D373D5">
                <w:rPr>
                  <w:rFonts w:eastAsia="Times New Roman" w:cs="Times New Roman"/>
                  <w:color w:val="0D0D0D" w:themeColor="text1" w:themeTint="F2"/>
                  <w:sz w:val="22"/>
                  <w:rPrChange w:id="12247" w:author="tao huang" w:date="2017-09-17T12:05:00Z">
                    <w:rPr>
                      <w:rFonts w:eastAsia="Times New Roman" w:cs="Times New Roman"/>
                      <w:color w:val="000000" w:themeColor="text1"/>
                      <w:sz w:val="22"/>
                    </w:rPr>
                  </w:rPrChange>
                </w:rPr>
                <w:delText>0.807</w:delText>
              </w:r>
            </w:del>
          </w:p>
        </w:tc>
        <w:tc>
          <w:tcPr>
            <w:tcW w:w="900" w:type="dxa"/>
            <w:shd w:val="clear" w:color="auto" w:fill="auto"/>
            <w:noWrap/>
            <w:hideMark/>
          </w:tcPr>
          <w:p w14:paraId="756A0934" w14:textId="7F970C8E"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2248" w:author="tao huang" w:date="2017-09-13T16:18:00Z"/>
                <w:rFonts w:eastAsia="Times New Roman" w:cs="Times New Roman"/>
                <w:color w:val="0D0D0D" w:themeColor="text1" w:themeTint="F2"/>
                <w:sz w:val="22"/>
                <w:rPrChange w:id="12249" w:author="tao huang" w:date="2017-09-17T12:05:00Z">
                  <w:rPr>
                    <w:del w:id="12250" w:author="tao huang" w:date="2017-09-13T16:18:00Z"/>
                    <w:rFonts w:eastAsia="Times New Roman" w:cs="Times New Roman"/>
                    <w:color w:val="000000" w:themeColor="text1"/>
                    <w:sz w:val="22"/>
                  </w:rPr>
                </w:rPrChange>
              </w:rPr>
              <w:pPrChange w:id="12251"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2252" w:author="tao huang" w:date="2017-09-13T16:18:00Z">
              <w:r w:rsidRPr="00A60A57" w:rsidDel="00D373D5">
                <w:rPr>
                  <w:rFonts w:eastAsia="Times New Roman" w:cs="Times New Roman"/>
                  <w:color w:val="0D0D0D" w:themeColor="text1" w:themeTint="F2"/>
                  <w:sz w:val="22"/>
                  <w:rPrChange w:id="12253" w:author="tao huang" w:date="2017-09-17T12:05:00Z">
                    <w:rPr>
                      <w:rFonts w:eastAsia="Times New Roman" w:cs="Times New Roman"/>
                      <w:color w:val="000000" w:themeColor="text1"/>
                      <w:sz w:val="22"/>
                    </w:rPr>
                  </w:rPrChange>
                </w:rPr>
                <w:delText> </w:delText>
              </w:r>
            </w:del>
          </w:p>
        </w:tc>
        <w:tc>
          <w:tcPr>
            <w:tcW w:w="900" w:type="dxa"/>
            <w:shd w:val="clear" w:color="auto" w:fill="auto"/>
            <w:noWrap/>
            <w:hideMark/>
          </w:tcPr>
          <w:p w14:paraId="7FF008BF" w14:textId="60C9B0C0"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2254" w:author="tao huang" w:date="2017-09-13T16:18:00Z"/>
                <w:rFonts w:eastAsia="Times New Roman" w:cs="Times New Roman"/>
                <w:color w:val="0D0D0D" w:themeColor="text1" w:themeTint="F2"/>
                <w:sz w:val="22"/>
                <w:rPrChange w:id="12255" w:author="tao huang" w:date="2017-09-17T12:05:00Z">
                  <w:rPr>
                    <w:del w:id="12256" w:author="tao huang" w:date="2017-09-13T16:18:00Z"/>
                    <w:rFonts w:eastAsia="Times New Roman" w:cs="Times New Roman"/>
                    <w:color w:val="000000" w:themeColor="text1"/>
                    <w:sz w:val="22"/>
                  </w:rPr>
                </w:rPrChange>
              </w:rPr>
              <w:pPrChange w:id="12257"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2258" w:author="tao huang" w:date="2017-09-13T16:18:00Z">
              <w:r w:rsidRPr="00A60A57" w:rsidDel="00D373D5">
                <w:rPr>
                  <w:rFonts w:eastAsia="Times New Roman" w:cs="Times New Roman"/>
                  <w:color w:val="0D0D0D" w:themeColor="text1" w:themeTint="F2"/>
                  <w:sz w:val="22"/>
                  <w:rPrChange w:id="12259" w:author="tao huang" w:date="2017-09-17T12:05:00Z">
                    <w:rPr>
                      <w:rFonts w:eastAsia="Times New Roman" w:cs="Times New Roman"/>
                      <w:color w:val="000000" w:themeColor="text1"/>
                      <w:sz w:val="22"/>
                    </w:rPr>
                  </w:rPrChange>
                </w:rPr>
                <w:delText> </w:delText>
              </w:r>
            </w:del>
          </w:p>
        </w:tc>
        <w:tc>
          <w:tcPr>
            <w:tcW w:w="900" w:type="dxa"/>
            <w:shd w:val="clear" w:color="auto" w:fill="auto"/>
            <w:hideMark/>
          </w:tcPr>
          <w:p w14:paraId="368C8724" w14:textId="348E97AF"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2260" w:author="tao huang" w:date="2017-09-13T16:18:00Z"/>
                <w:rFonts w:eastAsia="Times New Roman" w:cs="Times New Roman"/>
                <w:color w:val="0D0D0D" w:themeColor="text1" w:themeTint="F2"/>
                <w:sz w:val="22"/>
                <w:rPrChange w:id="12261" w:author="tao huang" w:date="2017-09-17T12:05:00Z">
                  <w:rPr>
                    <w:del w:id="12262" w:author="tao huang" w:date="2017-09-13T16:18:00Z"/>
                    <w:rFonts w:eastAsia="Times New Roman" w:cs="Times New Roman"/>
                    <w:color w:val="000000" w:themeColor="text1"/>
                    <w:sz w:val="22"/>
                  </w:rPr>
                </w:rPrChange>
              </w:rPr>
              <w:pPrChange w:id="12263"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2264" w:author="tao huang" w:date="2017-09-13T16:18:00Z">
              <w:r w:rsidRPr="00A60A57" w:rsidDel="00D373D5">
                <w:rPr>
                  <w:rFonts w:eastAsia="Times New Roman" w:cs="Times New Roman"/>
                  <w:color w:val="0D0D0D" w:themeColor="text1" w:themeTint="F2"/>
                  <w:sz w:val="22"/>
                  <w:rPrChange w:id="12265" w:author="tao huang" w:date="2017-09-17T12:05:00Z">
                    <w:rPr>
                      <w:rFonts w:eastAsia="Times New Roman" w:cs="Times New Roman"/>
                      <w:color w:val="000000" w:themeColor="text1"/>
                      <w:sz w:val="22"/>
                    </w:rPr>
                  </w:rPrChange>
                </w:rPr>
                <w:delText> </w:delText>
              </w:r>
            </w:del>
          </w:p>
        </w:tc>
      </w:tr>
      <w:tr w:rsidR="00CF78F3" w:rsidRPr="00A60A57" w:rsidDel="00D373D5" w14:paraId="576267AD" w14:textId="2C3D77B7" w:rsidTr="00CF78F3">
        <w:trPr>
          <w:trHeight w:val="20"/>
          <w:jc w:val="center"/>
          <w:del w:id="12266" w:author="tao huang" w:date="2017-09-13T16:18: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714AE1F5" w14:textId="4A223873" w:rsidR="00CF78F3" w:rsidRPr="00A60A57" w:rsidDel="00D373D5" w:rsidRDefault="00CF78F3">
            <w:pPr>
              <w:rPr>
                <w:del w:id="12267" w:author="tao huang" w:date="2017-09-13T16:18:00Z"/>
                <w:rFonts w:eastAsia="Times New Roman" w:cs="Times New Roman"/>
                <w:b w:val="0"/>
                <w:color w:val="0D0D0D" w:themeColor="text1" w:themeTint="F2"/>
                <w:sz w:val="22"/>
                <w:rPrChange w:id="12268" w:author="tao huang" w:date="2017-09-17T12:05:00Z">
                  <w:rPr>
                    <w:del w:id="12269" w:author="tao huang" w:date="2017-09-13T16:18:00Z"/>
                    <w:rFonts w:eastAsia="Times New Roman" w:cs="Times New Roman"/>
                    <w:b w:val="0"/>
                    <w:color w:val="000000" w:themeColor="text1"/>
                    <w:sz w:val="22"/>
                  </w:rPr>
                </w:rPrChange>
              </w:rPr>
              <w:pPrChange w:id="12270" w:author="tao huang" w:date="2017-09-16T12:50:00Z">
                <w:pPr>
                  <w:spacing w:after="0" w:line="240" w:lineRule="auto"/>
                </w:pPr>
              </w:pPrChange>
            </w:pPr>
            <w:del w:id="12271" w:author="tao huang" w:date="2017-09-13T16:18:00Z">
              <w:r w:rsidRPr="00A60A57" w:rsidDel="00D373D5">
                <w:rPr>
                  <w:rFonts w:eastAsia="Times New Roman" w:cs="Times New Roman"/>
                  <w:color w:val="0D0D0D" w:themeColor="text1" w:themeTint="F2"/>
                  <w:sz w:val="22"/>
                  <w:rPrChange w:id="12272" w:author="tao huang" w:date="2017-09-17T12:05:00Z">
                    <w:rPr>
                      <w:rFonts w:eastAsia="Times New Roman" w:cs="Times New Roman"/>
                      <w:color w:val="000000" w:themeColor="text1"/>
                      <w:sz w:val="22"/>
                    </w:rPr>
                  </w:rPrChange>
                </w:rPr>
                <w:delText>Frequency of Display</w:delText>
              </w:r>
            </w:del>
          </w:p>
        </w:tc>
        <w:tc>
          <w:tcPr>
            <w:tcW w:w="900" w:type="dxa"/>
            <w:shd w:val="clear" w:color="auto" w:fill="auto"/>
            <w:hideMark/>
          </w:tcPr>
          <w:p w14:paraId="60CB6239" w14:textId="1DDC79FB"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2273" w:author="tao huang" w:date="2017-09-13T16:18:00Z"/>
                <w:rFonts w:eastAsia="Times New Roman" w:cs="Times New Roman"/>
                <w:color w:val="0D0D0D" w:themeColor="text1" w:themeTint="F2"/>
                <w:sz w:val="22"/>
                <w:rPrChange w:id="12274" w:author="tao huang" w:date="2017-09-17T12:05:00Z">
                  <w:rPr>
                    <w:del w:id="12275" w:author="tao huang" w:date="2017-09-13T16:18:00Z"/>
                    <w:rFonts w:eastAsia="Times New Roman" w:cs="Times New Roman"/>
                    <w:color w:val="000000" w:themeColor="text1"/>
                    <w:sz w:val="22"/>
                  </w:rPr>
                </w:rPrChange>
              </w:rPr>
              <w:pPrChange w:id="12276"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2277" w:author="tao huang" w:date="2017-09-13T16:18:00Z">
              <w:r w:rsidRPr="00A60A57" w:rsidDel="00D373D5">
                <w:rPr>
                  <w:rFonts w:eastAsia="Times New Roman" w:cs="Times New Roman"/>
                  <w:color w:val="0D0D0D" w:themeColor="text1" w:themeTint="F2"/>
                  <w:sz w:val="22"/>
                  <w:rPrChange w:id="12278" w:author="tao huang" w:date="2017-09-17T12:05:00Z">
                    <w:rPr>
                      <w:rFonts w:eastAsia="Times New Roman" w:cs="Times New Roman"/>
                      <w:color w:val="000000" w:themeColor="text1"/>
                      <w:sz w:val="22"/>
                    </w:rPr>
                  </w:rPrChange>
                </w:rPr>
                <w:delText> </w:delText>
              </w:r>
            </w:del>
          </w:p>
        </w:tc>
        <w:tc>
          <w:tcPr>
            <w:tcW w:w="900" w:type="dxa"/>
            <w:shd w:val="clear" w:color="auto" w:fill="auto"/>
            <w:hideMark/>
          </w:tcPr>
          <w:p w14:paraId="75840609" w14:textId="2E4062BC"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2279" w:author="tao huang" w:date="2017-09-13T16:18:00Z"/>
                <w:rFonts w:eastAsia="Times New Roman" w:cs="Times New Roman"/>
                <w:color w:val="0D0D0D" w:themeColor="text1" w:themeTint="F2"/>
                <w:sz w:val="22"/>
                <w:rPrChange w:id="12280" w:author="tao huang" w:date="2017-09-17T12:05:00Z">
                  <w:rPr>
                    <w:del w:id="12281" w:author="tao huang" w:date="2017-09-13T16:18:00Z"/>
                    <w:rFonts w:eastAsia="Times New Roman" w:cs="Times New Roman"/>
                    <w:color w:val="000000" w:themeColor="text1"/>
                    <w:sz w:val="22"/>
                  </w:rPr>
                </w:rPrChange>
              </w:rPr>
              <w:pPrChange w:id="12282" w:author="tao huang" w:date="2017-09-16T12:50: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del w:id="12283" w:author="tao huang" w:date="2017-09-13T16:18:00Z">
              <w:r w:rsidRPr="00A60A57" w:rsidDel="00D373D5">
                <w:rPr>
                  <w:rFonts w:eastAsia="Times New Roman" w:cs="Times New Roman"/>
                  <w:color w:val="0D0D0D" w:themeColor="text1" w:themeTint="F2"/>
                  <w:sz w:val="22"/>
                  <w:rPrChange w:id="12284" w:author="tao huang" w:date="2017-09-17T12:05:00Z">
                    <w:rPr>
                      <w:rFonts w:eastAsia="Times New Roman" w:cs="Times New Roman"/>
                      <w:color w:val="000000" w:themeColor="text1"/>
                      <w:sz w:val="22"/>
                    </w:rPr>
                  </w:rPrChange>
                </w:rPr>
                <w:delText>0.281</w:delText>
              </w:r>
            </w:del>
          </w:p>
        </w:tc>
        <w:tc>
          <w:tcPr>
            <w:tcW w:w="900" w:type="dxa"/>
            <w:shd w:val="clear" w:color="auto" w:fill="auto"/>
            <w:hideMark/>
          </w:tcPr>
          <w:p w14:paraId="64E88599" w14:textId="771883E3"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2285" w:author="tao huang" w:date="2017-09-13T16:18:00Z"/>
                <w:rFonts w:eastAsia="Times New Roman" w:cs="Times New Roman"/>
                <w:color w:val="0D0D0D" w:themeColor="text1" w:themeTint="F2"/>
                <w:sz w:val="22"/>
                <w:rPrChange w:id="12286" w:author="tao huang" w:date="2017-09-17T12:05:00Z">
                  <w:rPr>
                    <w:del w:id="12287" w:author="tao huang" w:date="2017-09-13T16:18:00Z"/>
                    <w:rFonts w:eastAsia="Times New Roman" w:cs="Times New Roman"/>
                    <w:color w:val="000000" w:themeColor="text1"/>
                    <w:sz w:val="22"/>
                  </w:rPr>
                </w:rPrChange>
              </w:rPr>
              <w:pPrChange w:id="12288"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2289" w:author="tao huang" w:date="2017-09-13T16:18:00Z">
              <w:r w:rsidRPr="00A60A57" w:rsidDel="00D373D5">
                <w:rPr>
                  <w:rFonts w:eastAsia="Times New Roman" w:cs="Times New Roman"/>
                  <w:color w:val="0D0D0D" w:themeColor="text1" w:themeTint="F2"/>
                  <w:sz w:val="22"/>
                  <w:rPrChange w:id="12290" w:author="tao huang" w:date="2017-09-17T12:05:00Z">
                    <w:rPr>
                      <w:rFonts w:eastAsia="Times New Roman" w:cs="Times New Roman"/>
                      <w:color w:val="000000" w:themeColor="text1"/>
                      <w:sz w:val="22"/>
                    </w:rPr>
                  </w:rPrChange>
                </w:rPr>
                <w:delText> </w:delText>
              </w:r>
            </w:del>
          </w:p>
        </w:tc>
        <w:tc>
          <w:tcPr>
            <w:tcW w:w="900" w:type="dxa"/>
            <w:shd w:val="clear" w:color="auto" w:fill="auto"/>
            <w:noWrap/>
            <w:hideMark/>
          </w:tcPr>
          <w:p w14:paraId="475A2203" w14:textId="02888126"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2291" w:author="tao huang" w:date="2017-09-13T16:18:00Z"/>
                <w:rFonts w:eastAsia="Times New Roman" w:cs="Times New Roman"/>
                <w:color w:val="0D0D0D" w:themeColor="text1" w:themeTint="F2"/>
                <w:sz w:val="22"/>
                <w:rPrChange w:id="12292" w:author="tao huang" w:date="2017-09-17T12:05:00Z">
                  <w:rPr>
                    <w:del w:id="12293" w:author="tao huang" w:date="2017-09-13T16:18:00Z"/>
                    <w:rFonts w:eastAsia="Times New Roman" w:cs="Times New Roman"/>
                    <w:color w:val="000000" w:themeColor="text1"/>
                    <w:sz w:val="22"/>
                  </w:rPr>
                </w:rPrChange>
              </w:rPr>
              <w:pPrChange w:id="12294"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2295" w:author="tao huang" w:date="2017-09-13T16:18:00Z">
              <w:r w:rsidRPr="00A60A57" w:rsidDel="00D373D5">
                <w:rPr>
                  <w:rFonts w:eastAsia="Times New Roman" w:cs="Times New Roman"/>
                  <w:color w:val="0D0D0D" w:themeColor="text1" w:themeTint="F2"/>
                  <w:sz w:val="22"/>
                  <w:rPrChange w:id="12296" w:author="tao huang" w:date="2017-09-17T12:05:00Z">
                    <w:rPr>
                      <w:rFonts w:eastAsia="Times New Roman" w:cs="Times New Roman"/>
                      <w:color w:val="000000" w:themeColor="text1"/>
                      <w:sz w:val="22"/>
                    </w:rPr>
                  </w:rPrChange>
                </w:rPr>
                <w:delText> </w:delText>
              </w:r>
            </w:del>
          </w:p>
        </w:tc>
        <w:tc>
          <w:tcPr>
            <w:tcW w:w="900" w:type="dxa"/>
            <w:shd w:val="clear" w:color="auto" w:fill="auto"/>
            <w:noWrap/>
            <w:hideMark/>
          </w:tcPr>
          <w:p w14:paraId="67D7A85A" w14:textId="49CF2EA6"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2297" w:author="tao huang" w:date="2017-09-13T16:18:00Z"/>
                <w:rFonts w:eastAsia="Times New Roman" w:cs="Times New Roman"/>
                <w:color w:val="0D0D0D" w:themeColor="text1" w:themeTint="F2"/>
                <w:sz w:val="22"/>
                <w:rPrChange w:id="12298" w:author="tao huang" w:date="2017-09-17T12:05:00Z">
                  <w:rPr>
                    <w:del w:id="12299" w:author="tao huang" w:date="2017-09-13T16:18:00Z"/>
                    <w:rFonts w:eastAsia="Times New Roman" w:cs="Times New Roman"/>
                    <w:color w:val="000000" w:themeColor="text1"/>
                    <w:sz w:val="22"/>
                  </w:rPr>
                </w:rPrChange>
              </w:rPr>
              <w:pPrChange w:id="12300"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2301" w:author="tao huang" w:date="2017-09-13T16:18:00Z">
              <w:r w:rsidRPr="00A60A57" w:rsidDel="00D373D5">
                <w:rPr>
                  <w:rFonts w:eastAsia="Times New Roman" w:cs="Times New Roman"/>
                  <w:color w:val="0D0D0D" w:themeColor="text1" w:themeTint="F2"/>
                  <w:sz w:val="22"/>
                  <w:rPrChange w:id="12302" w:author="tao huang" w:date="2017-09-17T12:05:00Z">
                    <w:rPr>
                      <w:rFonts w:eastAsia="Times New Roman" w:cs="Times New Roman"/>
                      <w:color w:val="000000" w:themeColor="text1"/>
                      <w:sz w:val="22"/>
                    </w:rPr>
                  </w:rPrChange>
                </w:rPr>
                <w:delText> </w:delText>
              </w:r>
            </w:del>
          </w:p>
        </w:tc>
      </w:tr>
      <w:tr w:rsidR="00CF78F3" w:rsidRPr="00A60A57" w:rsidDel="00D373D5" w14:paraId="61C775A1" w14:textId="13CA492E" w:rsidTr="00CF78F3">
        <w:trPr>
          <w:cnfStyle w:val="000000100000" w:firstRow="0" w:lastRow="0" w:firstColumn="0" w:lastColumn="0" w:oddVBand="0" w:evenVBand="0" w:oddHBand="1" w:evenHBand="0" w:firstRowFirstColumn="0" w:firstRowLastColumn="0" w:lastRowFirstColumn="0" w:lastRowLastColumn="0"/>
          <w:trHeight w:val="20"/>
          <w:jc w:val="center"/>
          <w:del w:id="12303" w:author="tao huang" w:date="2017-09-13T16:18: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75302FA9" w14:textId="2CDFD92A" w:rsidR="00CF78F3" w:rsidRPr="00A60A57" w:rsidDel="00D373D5" w:rsidRDefault="00CF78F3">
            <w:pPr>
              <w:rPr>
                <w:del w:id="12304" w:author="tao huang" w:date="2017-09-13T16:18:00Z"/>
                <w:rFonts w:eastAsia="Times New Roman" w:cs="Times New Roman"/>
                <w:b w:val="0"/>
                <w:color w:val="0D0D0D" w:themeColor="text1" w:themeTint="F2"/>
                <w:sz w:val="22"/>
                <w:rPrChange w:id="12305" w:author="tao huang" w:date="2017-09-17T12:05:00Z">
                  <w:rPr>
                    <w:del w:id="12306" w:author="tao huang" w:date="2017-09-13T16:18:00Z"/>
                    <w:rFonts w:eastAsia="Times New Roman" w:cs="Times New Roman"/>
                    <w:b w:val="0"/>
                    <w:color w:val="000000" w:themeColor="text1"/>
                    <w:sz w:val="22"/>
                  </w:rPr>
                </w:rPrChange>
              </w:rPr>
              <w:pPrChange w:id="12307" w:author="tao huang" w:date="2017-09-16T12:50:00Z">
                <w:pPr>
                  <w:spacing w:after="0" w:line="240" w:lineRule="auto"/>
                </w:pPr>
              </w:pPrChange>
            </w:pPr>
            <w:del w:id="12308" w:author="tao huang" w:date="2017-09-13T16:18:00Z">
              <w:r w:rsidRPr="00A60A57" w:rsidDel="00D373D5">
                <w:rPr>
                  <w:rFonts w:eastAsia="Times New Roman" w:cs="Times New Roman"/>
                  <w:color w:val="0D0D0D" w:themeColor="text1" w:themeTint="F2"/>
                  <w:sz w:val="22"/>
                  <w:rPrChange w:id="12309" w:author="tao huang" w:date="2017-09-17T12:05:00Z">
                    <w:rPr>
                      <w:rFonts w:eastAsia="Times New Roman" w:cs="Times New Roman"/>
                      <w:color w:val="000000" w:themeColor="text1"/>
                      <w:sz w:val="22"/>
                    </w:rPr>
                  </w:rPrChange>
                </w:rPr>
                <w:delText>Kurtosis of sales</w:delText>
              </w:r>
            </w:del>
          </w:p>
        </w:tc>
        <w:tc>
          <w:tcPr>
            <w:tcW w:w="900" w:type="dxa"/>
            <w:shd w:val="clear" w:color="auto" w:fill="auto"/>
            <w:hideMark/>
          </w:tcPr>
          <w:p w14:paraId="54A1621A" w14:textId="229AEC76"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2310" w:author="tao huang" w:date="2017-09-13T16:18:00Z"/>
                <w:rFonts w:eastAsia="Times New Roman" w:cs="Times New Roman"/>
                <w:color w:val="0D0D0D" w:themeColor="text1" w:themeTint="F2"/>
                <w:sz w:val="22"/>
                <w:rPrChange w:id="12311" w:author="tao huang" w:date="2017-09-17T12:05:00Z">
                  <w:rPr>
                    <w:del w:id="12312" w:author="tao huang" w:date="2017-09-13T16:18:00Z"/>
                    <w:rFonts w:eastAsia="Times New Roman" w:cs="Times New Roman"/>
                    <w:color w:val="000000" w:themeColor="text1"/>
                    <w:sz w:val="22"/>
                  </w:rPr>
                </w:rPrChange>
              </w:rPr>
              <w:pPrChange w:id="12313"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2314" w:author="tao huang" w:date="2017-09-13T16:18:00Z">
              <w:r w:rsidRPr="00A60A57" w:rsidDel="00D373D5">
                <w:rPr>
                  <w:rFonts w:eastAsia="Times New Roman" w:cs="Times New Roman"/>
                  <w:color w:val="0D0D0D" w:themeColor="text1" w:themeTint="F2"/>
                  <w:sz w:val="22"/>
                  <w:rPrChange w:id="12315" w:author="tao huang" w:date="2017-09-17T12:05:00Z">
                    <w:rPr>
                      <w:rFonts w:eastAsia="Times New Roman" w:cs="Times New Roman"/>
                      <w:color w:val="000000" w:themeColor="text1"/>
                      <w:sz w:val="22"/>
                    </w:rPr>
                  </w:rPrChange>
                </w:rPr>
                <w:delText> </w:delText>
              </w:r>
            </w:del>
          </w:p>
        </w:tc>
        <w:tc>
          <w:tcPr>
            <w:tcW w:w="900" w:type="dxa"/>
            <w:shd w:val="clear" w:color="auto" w:fill="auto"/>
            <w:hideMark/>
          </w:tcPr>
          <w:p w14:paraId="4E3D5516" w14:textId="2C6E3A4B"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2316" w:author="tao huang" w:date="2017-09-13T16:18:00Z"/>
                <w:rFonts w:eastAsia="Times New Roman" w:cs="Times New Roman"/>
                <w:color w:val="0D0D0D" w:themeColor="text1" w:themeTint="F2"/>
                <w:sz w:val="22"/>
                <w:rPrChange w:id="12317" w:author="tao huang" w:date="2017-09-17T12:05:00Z">
                  <w:rPr>
                    <w:del w:id="12318" w:author="tao huang" w:date="2017-09-13T16:18:00Z"/>
                    <w:rFonts w:eastAsia="Times New Roman" w:cs="Times New Roman"/>
                    <w:color w:val="000000" w:themeColor="text1"/>
                    <w:sz w:val="22"/>
                  </w:rPr>
                </w:rPrChange>
              </w:rPr>
              <w:pPrChange w:id="12319"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2320" w:author="tao huang" w:date="2017-09-13T16:18:00Z">
              <w:r w:rsidRPr="00A60A57" w:rsidDel="00D373D5">
                <w:rPr>
                  <w:rFonts w:eastAsia="Times New Roman" w:cs="Times New Roman"/>
                  <w:color w:val="0D0D0D" w:themeColor="text1" w:themeTint="F2"/>
                  <w:sz w:val="22"/>
                  <w:rPrChange w:id="12321" w:author="tao huang" w:date="2017-09-17T12:05:00Z">
                    <w:rPr>
                      <w:rFonts w:eastAsia="Times New Roman" w:cs="Times New Roman"/>
                      <w:color w:val="000000" w:themeColor="text1"/>
                      <w:sz w:val="22"/>
                    </w:rPr>
                  </w:rPrChange>
                </w:rPr>
                <w:delText> </w:delText>
              </w:r>
            </w:del>
          </w:p>
        </w:tc>
        <w:tc>
          <w:tcPr>
            <w:tcW w:w="900" w:type="dxa"/>
            <w:shd w:val="clear" w:color="auto" w:fill="auto"/>
            <w:hideMark/>
          </w:tcPr>
          <w:p w14:paraId="21F61E70" w14:textId="1BBF1768"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2322" w:author="tao huang" w:date="2017-09-13T16:18:00Z"/>
                <w:rFonts w:eastAsia="Times New Roman" w:cs="Times New Roman"/>
                <w:color w:val="0D0D0D" w:themeColor="text1" w:themeTint="F2"/>
                <w:sz w:val="22"/>
                <w:rPrChange w:id="12323" w:author="tao huang" w:date="2017-09-17T12:05:00Z">
                  <w:rPr>
                    <w:del w:id="12324" w:author="tao huang" w:date="2017-09-13T16:18:00Z"/>
                    <w:rFonts w:eastAsia="Times New Roman" w:cs="Times New Roman"/>
                    <w:color w:val="000000" w:themeColor="text1"/>
                    <w:sz w:val="22"/>
                  </w:rPr>
                </w:rPrChange>
              </w:rPr>
              <w:pPrChange w:id="12325" w:author="tao huang" w:date="2017-09-16T12:50: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del w:id="12326" w:author="tao huang" w:date="2017-09-13T16:18:00Z">
              <w:r w:rsidRPr="00A60A57" w:rsidDel="00D373D5">
                <w:rPr>
                  <w:rFonts w:eastAsia="Times New Roman" w:cs="Times New Roman"/>
                  <w:color w:val="0D0D0D" w:themeColor="text1" w:themeTint="F2"/>
                  <w:sz w:val="22"/>
                  <w:rPrChange w:id="12327" w:author="tao huang" w:date="2017-09-17T12:05:00Z">
                    <w:rPr>
                      <w:rFonts w:eastAsia="Times New Roman" w:cs="Times New Roman"/>
                      <w:color w:val="000000" w:themeColor="text1"/>
                      <w:sz w:val="22"/>
                    </w:rPr>
                  </w:rPrChange>
                </w:rPr>
                <w:delText>0.973</w:delText>
              </w:r>
            </w:del>
          </w:p>
        </w:tc>
        <w:tc>
          <w:tcPr>
            <w:tcW w:w="900" w:type="dxa"/>
            <w:shd w:val="clear" w:color="auto" w:fill="auto"/>
            <w:noWrap/>
            <w:hideMark/>
          </w:tcPr>
          <w:p w14:paraId="79FA624F" w14:textId="0CF1A130"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2328" w:author="tao huang" w:date="2017-09-13T16:18:00Z"/>
                <w:rFonts w:eastAsia="Times New Roman" w:cs="Times New Roman"/>
                <w:color w:val="0D0D0D" w:themeColor="text1" w:themeTint="F2"/>
                <w:sz w:val="22"/>
                <w:rPrChange w:id="12329" w:author="tao huang" w:date="2017-09-17T12:05:00Z">
                  <w:rPr>
                    <w:del w:id="12330" w:author="tao huang" w:date="2017-09-13T16:18:00Z"/>
                    <w:rFonts w:eastAsia="Times New Roman" w:cs="Times New Roman"/>
                    <w:color w:val="000000" w:themeColor="text1"/>
                    <w:sz w:val="22"/>
                  </w:rPr>
                </w:rPrChange>
              </w:rPr>
              <w:pPrChange w:id="12331"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2332" w:author="tao huang" w:date="2017-09-13T16:18:00Z">
              <w:r w:rsidRPr="00A60A57" w:rsidDel="00D373D5">
                <w:rPr>
                  <w:rFonts w:eastAsia="Times New Roman" w:cs="Times New Roman"/>
                  <w:color w:val="0D0D0D" w:themeColor="text1" w:themeTint="F2"/>
                  <w:sz w:val="22"/>
                  <w:rPrChange w:id="12333" w:author="tao huang" w:date="2017-09-17T12:05:00Z">
                    <w:rPr>
                      <w:rFonts w:eastAsia="Times New Roman" w:cs="Times New Roman"/>
                      <w:color w:val="000000" w:themeColor="text1"/>
                      <w:sz w:val="22"/>
                    </w:rPr>
                  </w:rPrChange>
                </w:rPr>
                <w:delText> </w:delText>
              </w:r>
            </w:del>
          </w:p>
        </w:tc>
        <w:tc>
          <w:tcPr>
            <w:tcW w:w="900" w:type="dxa"/>
            <w:shd w:val="clear" w:color="auto" w:fill="auto"/>
            <w:noWrap/>
            <w:hideMark/>
          </w:tcPr>
          <w:p w14:paraId="159A76AD" w14:textId="2CC16EF4"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2334" w:author="tao huang" w:date="2017-09-13T16:18:00Z"/>
                <w:rFonts w:eastAsia="Times New Roman" w:cs="Times New Roman"/>
                <w:color w:val="0D0D0D" w:themeColor="text1" w:themeTint="F2"/>
                <w:sz w:val="22"/>
                <w:rPrChange w:id="12335" w:author="tao huang" w:date="2017-09-17T12:05:00Z">
                  <w:rPr>
                    <w:del w:id="12336" w:author="tao huang" w:date="2017-09-13T16:18:00Z"/>
                    <w:rFonts w:eastAsia="Times New Roman" w:cs="Times New Roman"/>
                    <w:color w:val="000000" w:themeColor="text1"/>
                    <w:sz w:val="22"/>
                  </w:rPr>
                </w:rPrChange>
              </w:rPr>
              <w:pPrChange w:id="12337"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2338" w:author="tao huang" w:date="2017-09-13T16:18:00Z">
              <w:r w:rsidRPr="00A60A57" w:rsidDel="00D373D5">
                <w:rPr>
                  <w:rFonts w:eastAsia="Times New Roman" w:cs="Times New Roman"/>
                  <w:color w:val="0D0D0D" w:themeColor="text1" w:themeTint="F2"/>
                  <w:sz w:val="22"/>
                  <w:rPrChange w:id="12339" w:author="tao huang" w:date="2017-09-17T12:05:00Z">
                    <w:rPr>
                      <w:rFonts w:eastAsia="Times New Roman" w:cs="Times New Roman"/>
                      <w:color w:val="000000" w:themeColor="text1"/>
                      <w:sz w:val="22"/>
                    </w:rPr>
                  </w:rPrChange>
                </w:rPr>
                <w:delText> </w:delText>
              </w:r>
            </w:del>
          </w:p>
        </w:tc>
      </w:tr>
      <w:tr w:rsidR="00CF78F3" w:rsidRPr="00A60A57" w:rsidDel="00D373D5" w14:paraId="60B48BE0" w14:textId="63A0E7FB" w:rsidTr="00CF78F3">
        <w:trPr>
          <w:trHeight w:val="20"/>
          <w:jc w:val="center"/>
          <w:del w:id="12340" w:author="tao huang" w:date="2017-09-13T16:18: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3BF896D4" w14:textId="66F50C25" w:rsidR="00CF78F3" w:rsidRPr="00A60A57" w:rsidDel="00D373D5" w:rsidRDefault="00CF78F3">
            <w:pPr>
              <w:rPr>
                <w:del w:id="12341" w:author="tao huang" w:date="2017-09-13T16:18:00Z"/>
                <w:rFonts w:eastAsia="Times New Roman" w:cs="Times New Roman"/>
                <w:b w:val="0"/>
                <w:color w:val="0D0D0D" w:themeColor="text1" w:themeTint="F2"/>
                <w:sz w:val="22"/>
                <w:rPrChange w:id="12342" w:author="tao huang" w:date="2017-09-17T12:05:00Z">
                  <w:rPr>
                    <w:del w:id="12343" w:author="tao huang" w:date="2017-09-13T16:18:00Z"/>
                    <w:rFonts w:eastAsia="Times New Roman" w:cs="Times New Roman"/>
                    <w:b w:val="0"/>
                    <w:color w:val="000000" w:themeColor="text1"/>
                    <w:sz w:val="22"/>
                  </w:rPr>
                </w:rPrChange>
              </w:rPr>
              <w:pPrChange w:id="12344" w:author="tao huang" w:date="2017-09-16T12:50:00Z">
                <w:pPr>
                  <w:spacing w:after="0" w:line="240" w:lineRule="auto"/>
                </w:pPr>
              </w:pPrChange>
            </w:pPr>
            <w:del w:id="12345" w:author="tao huang" w:date="2017-09-13T16:18:00Z">
              <w:r w:rsidRPr="00A60A57" w:rsidDel="00D373D5">
                <w:rPr>
                  <w:rFonts w:eastAsia="Times New Roman" w:cs="Times New Roman"/>
                  <w:color w:val="0D0D0D" w:themeColor="text1" w:themeTint="F2"/>
                  <w:sz w:val="22"/>
                  <w:rPrChange w:id="12346" w:author="tao huang" w:date="2017-09-17T12:05:00Z">
                    <w:rPr>
                      <w:rFonts w:eastAsia="Times New Roman" w:cs="Times New Roman"/>
                      <w:color w:val="000000" w:themeColor="text1"/>
                      <w:sz w:val="22"/>
                    </w:rPr>
                  </w:rPrChange>
                </w:rPr>
                <w:delText>Skewness of sales</w:delText>
              </w:r>
            </w:del>
          </w:p>
        </w:tc>
        <w:tc>
          <w:tcPr>
            <w:tcW w:w="900" w:type="dxa"/>
            <w:shd w:val="clear" w:color="auto" w:fill="auto"/>
            <w:hideMark/>
          </w:tcPr>
          <w:p w14:paraId="4ABF07B9" w14:textId="61DFC6FA"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2347" w:author="tao huang" w:date="2017-09-13T16:18:00Z"/>
                <w:rFonts w:eastAsia="Times New Roman" w:cs="Times New Roman"/>
                <w:color w:val="0D0D0D" w:themeColor="text1" w:themeTint="F2"/>
                <w:sz w:val="22"/>
                <w:rPrChange w:id="12348" w:author="tao huang" w:date="2017-09-17T12:05:00Z">
                  <w:rPr>
                    <w:del w:id="12349" w:author="tao huang" w:date="2017-09-13T16:18:00Z"/>
                    <w:rFonts w:eastAsia="Times New Roman" w:cs="Times New Roman"/>
                    <w:color w:val="000000" w:themeColor="text1"/>
                    <w:sz w:val="22"/>
                  </w:rPr>
                </w:rPrChange>
              </w:rPr>
              <w:pPrChange w:id="12350"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2351" w:author="tao huang" w:date="2017-09-13T16:18:00Z">
              <w:r w:rsidRPr="00A60A57" w:rsidDel="00D373D5">
                <w:rPr>
                  <w:rFonts w:eastAsia="Times New Roman" w:cs="Times New Roman"/>
                  <w:color w:val="0D0D0D" w:themeColor="text1" w:themeTint="F2"/>
                  <w:sz w:val="22"/>
                  <w:rPrChange w:id="12352" w:author="tao huang" w:date="2017-09-17T12:05:00Z">
                    <w:rPr>
                      <w:rFonts w:eastAsia="Times New Roman" w:cs="Times New Roman"/>
                      <w:color w:val="000000" w:themeColor="text1"/>
                      <w:sz w:val="22"/>
                    </w:rPr>
                  </w:rPrChange>
                </w:rPr>
                <w:delText> </w:delText>
              </w:r>
            </w:del>
          </w:p>
        </w:tc>
        <w:tc>
          <w:tcPr>
            <w:tcW w:w="900" w:type="dxa"/>
            <w:shd w:val="clear" w:color="auto" w:fill="auto"/>
            <w:hideMark/>
          </w:tcPr>
          <w:p w14:paraId="1D9833B4" w14:textId="60E14600"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2353" w:author="tao huang" w:date="2017-09-13T16:18:00Z"/>
                <w:rFonts w:eastAsia="Times New Roman" w:cs="Times New Roman"/>
                <w:color w:val="0D0D0D" w:themeColor="text1" w:themeTint="F2"/>
                <w:sz w:val="22"/>
                <w:rPrChange w:id="12354" w:author="tao huang" w:date="2017-09-17T12:05:00Z">
                  <w:rPr>
                    <w:del w:id="12355" w:author="tao huang" w:date="2017-09-13T16:18:00Z"/>
                    <w:rFonts w:eastAsia="Times New Roman" w:cs="Times New Roman"/>
                    <w:color w:val="000000" w:themeColor="text1"/>
                    <w:sz w:val="22"/>
                  </w:rPr>
                </w:rPrChange>
              </w:rPr>
              <w:pPrChange w:id="12356"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2357" w:author="tao huang" w:date="2017-09-13T16:18:00Z">
              <w:r w:rsidRPr="00A60A57" w:rsidDel="00D373D5">
                <w:rPr>
                  <w:rFonts w:eastAsia="Times New Roman" w:cs="Times New Roman"/>
                  <w:color w:val="0D0D0D" w:themeColor="text1" w:themeTint="F2"/>
                  <w:sz w:val="22"/>
                  <w:rPrChange w:id="12358" w:author="tao huang" w:date="2017-09-17T12:05:00Z">
                    <w:rPr>
                      <w:rFonts w:eastAsia="Times New Roman" w:cs="Times New Roman"/>
                      <w:color w:val="000000" w:themeColor="text1"/>
                      <w:sz w:val="22"/>
                    </w:rPr>
                  </w:rPrChange>
                </w:rPr>
                <w:delText> </w:delText>
              </w:r>
            </w:del>
          </w:p>
        </w:tc>
        <w:tc>
          <w:tcPr>
            <w:tcW w:w="900" w:type="dxa"/>
            <w:shd w:val="clear" w:color="auto" w:fill="auto"/>
            <w:hideMark/>
          </w:tcPr>
          <w:p w14:paraId="73043EA7" w14:textId="3D475E65"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2359" w:author="tao huang" w:date="2017-09-13T16:18:00Z"/>
                <w:rFonts w:eastAsia="Times New Roman" w:cs="Times New Roman"/>
                <w:color w:val="0D0D0D" w:themeColor="text1" w:themeTint="F2"/>
                <w:sz w:val="22"/>
                <w:rPrChange w:id="12360" w:author="tao huang" w:date="2017-09-17T12:05:00Z">
                  <w:rPr>
                    <w:del w:id="12361" w:author="tao huang" w:date="2017-09-13T16:18:00Z"/>
                    <w:rFonts w:eastAsia="Times New Roman" w:cs="Times New Roman"/>
                    <w:color w:val="000000" w:themeColor="text1"/>
                    <w:sz w:val="22"/>
                  </w:rPr>
                </w:rPrChange>
              </w:rPr>
              <w:pPrChange w:id="12362" w:author="tao huang" w:date="2017-09-16T12:50: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del w:id="12363" w:author="tao huang" w:date="2017-09-13T16:18:00Z">
              <w:r w:rsidRPr="00A60A57" w:rsidDel="00D373D5">
                <w:rPr>
                  <w:rFonts w:eastAsia="Times New Roman" w:cs="Times New Roman"/>
                  <w:color w:val="0D0D0D" w:themeColor="text1" w:themeTint="F2"/>
                  <w:sz w:val="22"/>
                  <w:rPrChange w:id="12364" w:author="tao huang" w:date="2017-09-17T12:05:00Z">
                    <w:rPr>
                      <w:rFonts w:eastAsia="Times New Roman" w:cs="Times New Roman"/>
                      <w:color w:val="000000" w:themeColor="text1"/>
                      <w:sz w:val="22"/>
                    </w:rPr>
                  </w:rPrChange>
                </w:rPr>
                <w:delText>0.881</w:delText>
              </w:r>
            </w:del>
          </w:p>
        </w:tc>
        <w:tc>
          <w:tcPr>
            <w:tcW w:w="900" w:type="dxa"/>
            <w:shd w:val="clear" w:color="auto" w:fill="auto"/>
            <w:noWrap/>
            <w:hideMark/>
          </w:tcPr>
          <w:p w14:paraId="04E48AB4" w14:textId="75FD0DD9"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2365" w:author="tao huang" w:date="2017-09-13T16:18:00Z"/>
                <w:rFonts w:eastAsia="Times New Roman" w:cs="Times New Roman"/>
                <w:color w:val="0D0D0D" w:themeColor="text1" w:themeTint="F2"/>
                <w:sz w:val="22"/>
                <w:rPrChange w:id="12366" w:author="tao huang" w:date="2017-09-17T12:05:00Z">
                  <w:rPr>
                    <w:del w:id="12367" w:author="tao huang" w:date="2017-09-13T16:18:00Z"/>
                    <w:rFonts w:eastAsia="Times New Roman" w:cs="Times New Roman"/>
                    <w:color w:val="000000" w:themeColor="text1"/>
                    <w:sz w:val="22"/>
                  </w:rPr>
                </w:rPrChange>
              </w:rPr>
              <w:pPrChange w:id="12368"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2369" w:author="tao huang" w:date="2017-09-13T16:18:00Z">
              <w:r w:rsidRPr="00A60A57" w:rsidDel="00D373D5">
                <w:rPr>
                  <w:rFonts w:eastAsia="Times New Roman" w:cs="Times New Roman"/>
                  <w:color w:val="0D0D0D" w:themeColor="text1" w:themeTint="F2"/>
                  <w:sz w:val="22"/>
                  <w:rPrChange w:id="12370" w:author="tao huang" w:date="2017-09-17T12:05:00Z">
                    <w:rPr>
                      <w:rFonts w:eastAsia="Times New Roman" w:cs="Times New Roman"/>
                      <w:color w:val="000000" w:themeColor="text1"/>
                      <w:sz w:val="22"/>
                    </w:rPr>
                  </w:rPrChange>
                </w:rPr>
                <w:delText> </w:delText>
              </w:r>
            </w:del>
          </w:p>
        </w:tc>
        <w:tc>
          <w:tcPr>
            <w:tcW w:w="900" w:type="dxa"/>
            <w:shd w:val="clear" w:color="auto" w:fill="auto"/>
            <w:noWrap/>
            <w:hideMark/>
          </w:tcPr>
          <w:p w14:paraId="4EA9BC95" w14:textId="080930C7"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2371" w:author="tao huang" w:date="2017-09-13T16:18:00Z"/>
                <w:rFonts w:eastAsia="Times New Roman" w:cs="Times New Roman"/>
                <w:color w:val="0D0D0D" w:themeColor="text1" w:themeTint="F2"/>
                <w:sz w:val="22"/>
                <w:rPrChange w:id="12372" w:author="tao huang" w:date="2017-09-17T12:05:00Z">
                  <w:rPr>
                    <w:del w:id="12373" w:author="tao huang" w:date="2017-09-13T16:18:00Z"/>
                    <w:rFonts w:eastAsia="Times New Roman" w:cs="Times New Roman"/>
                    <w:color w:val="000000" w:themeColor="text1"/>
                    <w:sz w:val="22"/>
                  </w:rPr>
                </w:rPrChange>
              </w:rPr>
              <w:pPrChange w:id="12374"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2375" w:author="tao huang" w:date="2017-09-13T16:18:00Z">
              <w:r w:rsidRPr="00A60A57" w:rsidDel="00D373D5">
                <w:rPr>
                  <w:rFonts w:eastAsia="Times New Roman" w:cs="Times New Roman"/>
                  <w:color w:val="0D0D0D" w:themeColor="text1" w:themeTint="F2"/>
                  <w:sz w:val="22"/>
                  <w:rPrChange w:id="12376" w:author="tao huang" w:date="2017-09-17T12:05:00Z">
                    <w:rPr>
                      <w:rFonts w:eastAsia="Times New Roman" w:cs="Times New Roman"/>
                      <w:color w:val="000000" w:themeColor="text1"/>
                      <w:sz w:val="22"/>
                    </w:rPr>
                  </w:rPrChange>
                </w:rPr>
                <w:delText> </w:delText>
              </w:r>
            </w:del>
          </w:p>
        </w:tc>
      </w:tr>
      <w:tr w:rsidR="00CF78F3" w:rsidRPr="00A60A57" w:rsidDel="00D373D5" w14:paraId="1E90FB28" w14:textId="423AC63F" w:rsidTr="00CF78F3">
        <w:trPr>
          <w:cnfStyle w:val="000000100000" w:firstRow="0" w:lastRow="0" w:firstColumn="0" w:lastColumn="0" w:oddVBand="0" w:evenVBand="0" w:oddHBand="1" w:evenHBand="0" w:firstRowFirstColumn="0" w:firstRowLastColumn="0" w:lastRowFirstColumn="0" w:lastRowLastColumn="0"/>
          <w:trHeight w:val="20"/>
          <w:jc w:val="center"/>
          <w:del w:id="12377" w:author="tao huang" w:date="2017-09-13T16:18: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0966F1DC" w14:textId="29803D67" w:rsidR="00CF78F3" w:rsidRPr="00A60A57" w:rsidDel="00D373D5" w:rsidRDefault="00CF78F3">
            <w:pPr>
              <w:rPr>
                <w:del w:id="12378" w:author="tao huang" w:date="2017-09-13T16:18:00Z"/>
                <w:rFonts w:eastAsia="Times New Roman" w:cs="Times New Roman"/>
                <w:b w:val="0"/>
                <w:color w:val="0D0D0D" w:themeColor="text1" w:themeTint="F2"/>
                <w:sz w:val="22"/>
                <w:rPrChange w:id="12379" w:author="tao huang" w:date="2017-09-17T12:05:00Z">
                  <w:rPr>
                    <w:del w:id="12380" w:author="tao huang" w:date="2017-09-13T16:18:00Z"/>
                    <w:rFonts w:eastAsia="Times New Roman" w:cs="Times New Roman"/>
                    <w:b w:val="0"/>
                    <w:color w:val="000000" w:themeColor="text1"/>
                    <w:sz w:val="22"/>
                  </w:rPr>
                </w:rPrChange>
              </w:rPr>
              <w:pPrChange w:id="12381" w:author="tao huang" w:date="2017-09-16T12:50:00Z">
                <w:pPr>
                  <w:spacing w:after="0" w:line="240" w:lineRule="auto"/>
                </w:pPr>
              </w:pPrChange>
            </w:pPr>
            <w:del w:id="12382" w:author="tao huang" w:date="2017-09-13T16:18:00Z">
              <w:r w:rsidRPr="00A60A57" w:rsidDel="00D373D5">
                <w:rPr>
                  <w:rFonts w:eastAsia="Times New Roman" w:cs="Times New Roman"/>
                  <w:color w:val="0D0D0D" w:themeColor="text1" w:themeTint="F2"/>
                  <w:sz w:val="22"/>
                  <w:rPrChange w:id="12383" w:author="tao huang" w:date="2017-09-17T12:05:00Z">
                    <w:rPr>
                      <w:rFonts w:eastAsia="Times New Roman" w:cs="Times New Roman"/>
                      <w:color w:val="000000" w:themeColor="text1"/>
                      <w:sz w:val="22"/>
                    </w:rPr>
                  </w:rPrChange>
                </w:rPr>
                <w:delText>Standard deviation of price</w:delText>
              </w:r>
            </w:del>
          </w:p>
        </w:tc>
        <w:tc>
          <w:tcPr>
            <w:tcW w:w="900" w:type="dxa"/>
            <w:shd w:val="clear" w:color="auto" w:fill="auto"/>
            <w:hideMark/>
          </w:tcPr>
          <w:p w14:paraId="4D594476" w14:textId="37C05EED"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2384" w:author="tao huang" w:date="2017-09-13T16:18:00Z"/>
                <w:rFonts w:eastAsia="Times New Roman" w:cs="Times New Roman"/>
                <w:color w:val="0D0D0D" w:themeColor="text1" w:themeTint="F2"/>
                <w:sz w:val="22"/>
                <w:rPrChange w:id="12385" w:author="tao huang" w:date="2017-09-17T12:05:00Z">
                  <w:rPr>
                    <w:del w:id="12386" w:author="tao huang" w:date="2017-09-13T16:18:00Z"/>
                    <w:rFonts w:eastAsia="Times New Roman" w:cs="Times New Roman"/>
                    <w:color w:val="000000" w:themeColor="text1"/>
                    <w:sz w:val="22"/>
                  </w:rPr>
                </w:rPrChange>
              </w:rPr>
              <w:pPrChange w:id="12387"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2388" w:author="tao huang" w:date="2017-09-13T16:18:00Z">
              <w:r w:rsidRPr="00A60A57" w:rsidDel="00D373D5">
                <w:rPr>
                  <w:rFonts w:eastAsia="Times New Roman" w:cs="Times New Roman"/>
                  <w:color w:val="0D0D0D" w:themeColor="text1" w:themeTint="F2"/>
                  <w:sz w:val="22"/>
                  <w:rPrChange w:id="12389" w:author="tao huang" w:date="2017-09-17T12:05:00Z">
                    <w:rPr>
                      <w:rFonts w:eastAsia="Times New Roman" w:cs="Times New Roman"/>
                      <w:color w:val="000000" w:themeColor="text1"/>
                      <w:sz w:val="22"/>
                    </w:rPr>
                  </w:rPrChange>
                </w:rPr>
                <w:delText> </w:delText>
              </w:r>
            </w:del>
          </w:p>
        </w:tc>
        <w:tc>
          <w:tcPr>
            <w:tcW w:w="900" w:type="dxa"/>
            <w:shd w:val="clear" w:color="auto" w:fill="auto"/>
            <w:hideMark/>
          </w:tcPr>
          <w:p w14:paraId="74A43DE7" w14:textId="6A068103"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2390" w:author="tao huang" w:date="2017-09-13T16:18:00Z"/>
                <w:rFonts w:eastAsia="Times New Roman" w:cs="Times New Roman"/>
                <w:color w:val="0D0D0D" w:themeColor="text1" w:themeTint="F2"/>
                <w:sz w:val="22"/>
                <w:rPrChange w:id="12391" w:author="tao huang" w:date="2017-09-17T12:05:00Z">
                  <w:rPr>
                    <w:del w:id="12392" w:author="tao huang" w:date="2017-09-13T16:18:00Z"/>
                    <w:rFonts w:eastAsia="Times New Roman" w:cs="Times New Roman"/>
                    <w:color w:val="000000" w:themeColor="text1"/>
                    <w:sz w:val="22"/>
                  </w:rPr>
                </w:rPrChange>
              </w:rPr>
              <w:pPrChange w:id="12393"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2394" w:author="tao huang" w:date="2017-09-13T16:18:00Z">
              <w:r w:rsidRPr="00A60A57" w:rsidDel="00D373D5">
                <w:rPr>
                  <w:rFonts w:eastAsia="Times New Roman" w:cs="Times New Roman"/>
                  <w:color w:val="0D0D0D" w:themeColor="text1" w:themeTint="F2"/>
                  <w:sz w:val="22"/>
                  <w:rPrChange w:id="12395" w:author="tao huang" w:date="2017-09-17T12:05:00Z">
                    <w:rPr>
                      <w:rFonts w:eastAsia="Times New Roman" w:cs="Times New Roman"/>
                      <w:color w:val="000000" w:themeColor="text1"/>
                      <w:sz w:val="22"/>
                    </w:rPr>
                  </w:rPrChange>
                </w:rPr>
                <w:delText> </w:delText>
              </w:r>
            </w:del>
          </w:p>
        </w:tc>
        <w:tc>
          <w:tcPr>
            <w:tcW w:w="900" w:type="dxa"/>
            <w:shd w:val="clear" w:color="auto" w:fill="auto"/>
            <w:noWrap/>
            <w:hideMark/>
          </w:tcPr>
          <w:p w14:paraId="5BE7BB5B" w14:textId="169044E8"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2396" w:author="tao huang" w:date="2017-09-13T16:18:00Z"/>
                <w:rFonts w:eastAsia="Times New Roman" w:cs="Times New Roman"/>
                <w:color w:val="0D0D0D" w:themeColor="text1" w:themeTint="F2"/>
                <w:sz w:val="22"/>
                <w:rPrChange w:id="12397" w:author="tao huang" w:date="2017-09-17T12:05:00Z">
                  <w:rPr>
                    <w:del w:id="12398" w:author="tao huang" w:date="2017-09-13T16:18:00Z"/>
                    <w:rFonts w:eastAsia="Times New Roman" w:cs="Times New Roman"/>
                    <w:color w:val="000000" w:themeColor="text1"/>
                    <w:sz w:val="22"/>
                  </w:rPr>
                </w:rPrChange>
              </w:rPr>
              <w:pPrChange w:id="12399"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2400" w:author="tao huang" w:date="2017-09-13T16:18:00Z">
              <w:r w:rsidRPr="00A60A57" w:rsidDel="00D373D5">
                <w:rPr>
                  <w:rFonts w:eastAsia="Times New Roman" w:cs="Times New Roman"/>
                  <w:color w:val="0D0D0D" w:themeColor="text1" w:themeTint="F2"/>
                  <w:sz w:val="22"/>
                  <w:rPrChange w:id="12401" w:author="tao huang" w:date="2017-09-17T12:05:00Z">
                    <w:rPr>
                      <w:rFonts w:eastAsia="Times New Roman" w:cs="Times New Roman"/>
                      <w:color w:val="000000" w:themeColor="text1"/>
                      <w:sz w:val="22"/>
                    </w:rPr>
                  </w:rPrChange>
                </w:rPr>
                <w:delText> </w:delText>
              </w:r>
            </w:del>
          </w:p>
        </w:tc>
        <w:tc>
          <w:tcPr>
            <w:tcW w:w="900" w:type="dxa"/>
            <w:shd w:val="clear" w:color="auto" w:fill="auto"/>
            <w:hideMark/>
          </w:tcPr>
          <w:p w14:paraId="640B7663" w14:textId="37B03294"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2402" w:author="tao huang" w:date="2017-09-13T16:18:00Z"/>
                <w:rFonts w:eastAsia="Times New Roman" w:cs="Times New Roman"/>
                <w:color w:val="0D0D0D" w:themeColor="text1" w:themeTint="F2"/>
                <w:sz w:val="22"/>
                <w:rPrChange w:id="12403" w:author="tao huang" w:date="2017-09-17T12:05:00Z">
                  <w:rPr>
                    <w:del w:id="12404" w:author="tao huang" w:date="2017-09-13T16:18:00Z"/>
                    <w:rFonts w:eastAsia="Times New Roman" w:cs="Times New Roman"/>
                    <w:color w:val="000000" w:themeColor="text1"/>
                    <w:sz w:val="22"/>
                  </w:rPr>
                </w:rPrChange>
              </w:rPr>
              <w:pPrChange w:id="12405" w:author="tao huang" w:date="2017-09-16T12:50: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del w:id="12406" w:author="tao huang" w:date="2017-09-13T16:18:00Z">
              <w:r w:rsidRPr="00A60A57" w:rsidDel="00D373D5">
                <w:rPr>
                  <w:rFonts w:eastAsia="Times New Roman" w:cs="Times New Roman"/>
                  <w:color w:val="0D0D0D" w:themeColor="text1" w:themeTint="F2"/>
                  <w:sz w:val="22"/>
                  <w:rPrChange w:id="12407" w:author="tao huang" w:date="2017-09-17T12:05:00Z">
                    <w:rPr>
                      <w:rFonts w:eastAsia="Times New Roman" w:cs="Times New Roman"/>
                      <w:color w:val="000000" w:themeColor="text1"/>
                      <w:sz w:val="22"/>
                    </w:rPr>
                  </w:rPrChange>
                </w:rPr>
                <w:delText>0.987</w:delText>
              </w:r>
            </w:del>
          </w:p>
        </w:tc>
        <w:tc>
          <w:tcPr>
            <w:tcW w:w="900" w:type="dxa"/>
            <w:shd w:val="clear" w:color="auto" w:fill="auto"/>
            <w:hideMark/>
          </w:tcPr>
          <w:p w14:paraId="26C9961F" w14:textId="7D911760"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2408" w:author="tao huang" w:date="2017-09-13T16:18:00Z"/>
                <w:rFonts w:eastAsia="Times New Roman" w:cs="Times New Roman"/>
                <w:color w:val="0D0D0D" w:themeColor="text1" w:themeTint="F2"/>
                <w:sz w:val="22"/>
                <w:rPrChange w:id="12409" w:author="tao huang" w:date="2017-09-17T12:05:00Z">
                  <w:rPr>
                    <w:del w:id="12410" w:author="tao huang" w:date="2017-09-13T16:18:00Z"/>
                    <w:rFonts w:eastAsia="Times New Roman" w:cs="Times New Roman"/>
                    <w:color w:val="000000" w:themeColor="text1"/>
                    <w:sz w:val="22"/>
                  </w:rPr>
                </w:rPrChange>
              </w:rPr>
              <w:pPrChange w:id="12411"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2412" w:author="tao huang" w:date="2017-09-13T16:18:00Z">
              <w:r w:rsidRPr="00A60A57" w:rsidDel="00D373D5">
                <w:rPr>
                  <w:rFonts w:eastAsia="Times New Roman" w:cs="Times New Roman"/>
                  <w:color w:val="0D0D0D" w:themeColor="text1" w:themeTint="F2"/>
                  <w:sz w:val="22"/>
                  <w:rPrChange w:id="12413" w:author="tao huang" w:date="2017-09-17T12:05:00Z">
                    <w:rPr>
                      <w:rFonts w:eastAsia="Times New Roman" w:cs="Times New Roman"/>
                      <w:color w:val="000000" w:themeColor="text1"/>
                      <w:sz w:val="22"/>
                    </w:rPr>
                  </w:rPrChange>
                </w:rPr>
                <w:delText> </w:delText>
              </w:r>
            </w:del>
          </w:p>
        </w:tc>
      </w:tr>
      <w:tr w:rsidR="00CF78F3" w:rsidRPr="00A60A57" w:rsidDel="00D373D5" w14:paraId="3158668A" w14:textId="2EE2E731" w:rsidTr="00CF78F3">
        <w:trPr>
          <w:trHeight w:val="20"/>
          <w:jc w:val="center"/>
          <w:del w:id="12414" w:author="tao huang" w:date="2017-09-13T16:18: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3AFFE37B" w14:textId="0CBBC603" w:rsidR="00CF78F3" w:rsidRPr="00A60A57" w:rsidDel="00D373D5" w:rsidRDefault="00CF78F3">
            <w:pPr>
              <w:rPr>
                <w:del w:id="12415" w:author="tao huang" w:date="2017-09-13T16:18:00Z"/>
                <w:rFonts w:eastAsia="Times New Roman" w:cs="Times New Roman"/>
                <w:b w:val="0"/>
                <w:color w:val="0D0D0D" w:themeColor="text1" w:themeTint="F2"/>
                <w:sz w:val="22"/>
                <w:rPrChange w:id="12416" w:author="tao huang" w:date="2017-09-17T12:05:00Z">
                  <w:rPr>
                    <w:del w:id="12417" w:author="tao huang" w:date="2017-09-13T16:18:00Z"/>
                    <w:rFonts w:eastAsia="Times New Roman" w:cs="Times New Roman"/>
                    <w:b w:val="0"/>
                    <w:color w:val="000000" w:themeColor="text1"/>
                    <w:sz w:val="22"/>
                  </w:rPr>
                </w:rPrChange>
              </w:rPr>
              <w:pPrChange w:id="12418" w:author="tao huang" w:date="2017-09-16T12:50:00Z">
                <w:pPr>
                  <w:spacing w:after="0" w:line="240" w:lineRule="auto"/>
                </w:pPr>
              </w:pPrChange>
            </w:pPr>
            <w:del w:id="12419" w:author="tao huang" w:date="2017-09-13T16:18:00Z">
              <w:r w:rsidRPr="00A60A57" w:rsidDel="00D373D5">
                <w:rPr>
                  <w:rFonts w:eastAsia="Times New Roman" w:cs="Times New Roman"/>
                  <w:color w:val="0D0D0D" w:themeColor="text1" w:themeTint="F2"/>
                  <w:sz w:val="22"/>
                  <w:rPrChange w:id="12420" w:author="tao huang" w:date="2017-09-17T12:05:00Z">
                    <w:rPr>
                      <w:rFonts w:eastAsia="Times New Roman" w:cs="Times New Roman"/>
                      <w:color w:val="000000" w:themeColor="text1"/>
                      <w:sz w:val="22"/>
                    </w:rPr>
                  </w:rPrChange>
                </w:rPr>
                <w:delText>Average price</w:delText>
              </w:r>
            </w:del>
          </w:p>
        </w:tc>
        <w:tc>
          <w:tcPr>
            <w:tcW w:w="900" w:type="dxa"/>
            <w:shd w:val="clear" w:color="auto" w:fill="auto"/>
            <w:noWrap/>
            <w:hideMark/>
          </w:tcPr>
          <w:p w14:paraId="05C6B722" w14:textId="1AA80BCD"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2421" w:author="tao huang" w:date="2017-09-13T16:18:00Z"/>
                <w:rFonts w:eastAsia="Times New Roman" w:cs="Times New Roman"/>
                <w:color w:val="0D0D0D" w:themeColor="text1" w:themeTint="F2"/>
                <w:sz w:val="22"/>
                <w:rPrChange w:id="12422" w:author="tao huang" w:date="2017-09-17T12:05:00Z">
                  <w:rPr>
                    <w:del w:id="12423" w:author="tao huang" w:date="2017-09-13T16:18:00Z"/>
                    <w:rFonts w:eastAsia="Times New Roman" w:cs="Times New Roman"/>
                    <w:color w:val="000000" w:themeColor="text1"/>
                    <w:sz w:val="22"/>
                  </w:rPr>
                </w:rPrChange>
              </w:rPr>
              <w:pPrChange w:id="12424"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2425" w:author="tao huang" w:date="2017-09-13T16:18:00Z">
              <w:r w:rsidRPr="00A60A57" w:rsidDel="00D373D5">
                <w:rPr>
                  <w:rFonts w:eastAsia="Times New Roman" w:cs="Times New Roman"/>
                  <w:color w:val="0D0D0D" w:themeColor="text1" w:themeTint="F2"/>
                  <w:sz w:val="22"/>
                  <w:rPrChange w:id="12426" w:author="tao huang" w:date="2017-09-17T12:05:00Z">
                    <w:rPr>
                      <w:rFonts w:eastAsia="Times New Roman" w:cs="Times New Roman"/>
                      <w:color w:val="000000" w:themeColor="text1"/>
                      <w:sz w:val="22"/>
                    </w:rPr>
                  </w:rPrChange>
                </w:rPr>
                <w:delText> </w:delText>
              </w:r>
            </w:del>
          </w:p>
        </w:tc>
        <w:tc>
          <w:tcPr>
            <w:tcW w:w="900" w:type="dxa"/>
            <w:shd w:val="clear" w:color="auto" w:fill="auto"/>
            <w:noWrap/>
            <w:hideMark/>
          </w:tcPr>
          <w:p w14:paraId="336C57D6" w14:textId="3BD97F7B"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2427" w:author="tao huang" w:date="2017-09-13T16:18:00Z"/>
                <w:rFonts w:eastAsia="Times New Roman" w:cs="Times New Roman"/>
                <w:color w:val="0D0D0D" w:themeColor="text1" w:themeTint="F2"/>
                <w:sz w:val="22"/>
                <w:rPrChange w:id="12428" w:author="tao huang" w:date="2017-09-17T12:05:00Z">
                  <w:rPr>
                    <w:del w:id="12429" w:author="tao huang" w:date="2017-09-13T16:18:00Z"/>
                    <w:rFonts w:eastAsia="Times New Roman" w:cs="Times New Roman"/>
                    <w:color w:val="000000" w:themeColor="text1"/>
                    <w:sz w:val="22"/>
                  </w:rPr>
                </w:rPrChange>
              </w:rPr>
              <w:pPrChange w:id="12430"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2431" w:author="tao huang" w:date="2017-09-13T16:18:00Z">
              <w:r w:rsidRPr="00A60A57" w:rsidDel="00D373D5">
                <w:rPr>
                  <w:rFonts w:eastAsia="Times New Roman" w:cs="Times New Roman"/>
                  <w:color w:val="0D0D0D" w:themeColor="text1" w:themeTint="F2"/>
                  <w:sz w:val="22"/>
                  <w:rPrChange w:id="12432" w:author="tao huang" w:date="2017-09-17T12:05:00Z">
                    <w:rPr>
                      <w:rFonts w:eastAsia="Times New Roman" w:cs="Times New Roman"/>
                      <w:color w:val="000000" w:themeColor="text1"/>
                      <w:sz w:val="22"/>
                    </w:rPr>
                  </w:rPrChange>
                </w:rPr>
                <w:delText> </w:delText>
              </w:r>
            </w:del>
          </w:p>
        </w:tc>
        <w:tc>
          <w:tcPr>
            <w:tcW w:w="900" w:type="dxa"/>
            <w:shd w:val="clear" w:color="auto" w:fill="auto"/>
            <w:noWrap/>
            <w:hideMark/>
          </w:tcPr>
          <w:p w14:paraId="5E728754" w14:textId="21FC5A84"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2433" w:author="tao huang" w:date="2017-09-13T16:18:00Z"/>
                <w:rFonts w:eastAsia="Times New Roman" w:cs="Times New Roman"/>
                <w:color w:val="0D0D0D" w:themeColor="text1" w:themeTint="F2"/>
                <w:sz w:val="22"/>
                <w:rPrChange w:id="12434" w:author="tao huang" w:date="2017-09-17T12:05:00Z">
                  <w:rPr>
                    <w:del w:id="12435" w:author="tao huang" w:date="2017-09-13T16:18:00Z"/>
                    <w:rFonts w:eastAsia="Times New Roman" w:cs="Times New Roman"/>
                    <w:color w:val="000000" w:themeColor="text1"/>
                    <w:sz w:val="22"/>
                  </w:rPr>
                </w:rPrChange>
              </w:rPr>
              <w:pPrChange w:id="12436"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2437" w:author="tao huang" w:date="2017-09-13T16:18:00Z">
              <w:r w:rsidRPr="00A60A57" w:rsidDel="00D373D5">
                <w:rPr>
                  <w:rFonts w:eastAsia="Times New Roman" w:cs="Times New Roman"/>
                  <w:color w:val="0D0D0D" w:themeColor="text1" w:themeTint="F2"/>
                  <w:sz w:val="22"/>
                  <w:rPrChange w:id="12438" w:author="tao huang" w:date="2017-09-17T12:05:00Z">
                    <w:rPr>
                      <w:rFonts w:eastAsia="Times New Roman" w:cs="Times New Roman"/>
                      <w:color w:val="000000" w:themeColor="text1"/>
                      <w:sz w:val="22"/>
                    </w:rPr>
                  </w:rPrChange>
                </w:rPr>
                <w:delText> </w:delText>
              </w:r>
            </w:del>
          </w:p>
        </w:tc>
        <w:tc>
          <w:tcPr>
            <w:tcW w:w="900" w:type="dxa"/>
            <w:shd w:val="clear" w:color="auto" w:fill="auto"/>
            <w:hideMark/>
          </w:tcPr>
          <w:p w14:paraId="6ABE9281" w14:textId="692942B5"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2439" w:author="tao huang" w:date="2017-09-13T16:18:00Z"/>
                <w:rFonts w:eastAsia="Times New Roman" w:cs="Times New Roman"/>
                <w:color w:val="0D0D0D" w:themeColor="text1" w:themeTint="F2"/>
                <w:sz w:val="22"/>
                <w:rPrChange w:id="12440" w:author="tao huang" w:date="2017-09-17T12:05:00Z">
                  <w:rPr>
                    <w:del w:id="12441" w:author="tao huang" w:date="2017-09-13T16:18:00Z"/>
                    <w:rFonts w:eastAsia="Times New Roman" w:cs="Times New Roman"/>
                    <w:color w:val="000000" w:themeColor="text1"/>
                    <w:sz w:val="22"/>
                  </w:rPr>
                </w:rPrChange>
              </w:rPr>
              <w:pPrChange w:id="12442" w:author="tao huang" w:date="2017-09-16T12:50: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del w:id="12443" w:author="tao huang" w:date="2017-09-13T16:18:00Z">
              <w:r w:rsidRPr="00A60A57" w:rsidDel="00D373D5">
                <w:rPr>
                  <w:rFonts w:eastAsia="Times New Roman" w:cs="Times New Roman"/>
                  <w:color w:val="0D0D0D" w:themeColor="text1" w:themeTint="F2"/>
                  <w:sz w:val="22"/>
                  <w:rPrChange w:id="12444" w:author="tao huang" w:date="2017-09-17T12:05:00Z">
                    <w:rPr>
                      <w:rFonts w:eastAsia="Times New Roman" w:cs="Times New Roman"/>
                      <w:color w:val="000000" w:themeColor="text1"/>
                      <w:sz w:val="22"/>
                    </w:rPr>
                  </w:rPrChange>
                </w:rPr>
                <w:delText>0.831</w:delText>
              </w:r>
            </w:del>
          </w:p>
        </w:tc>
        <w:tc>
          <w:tcPr>
            <w:tcW w:w="900" w:type="dxa"/>
            <w:shd w:val="clear" w:color="auto" w:fill="auto"/>
            <w:hideMark/>
          </w:tcPr>
          <w:p w14:paraId="2C075BC5" w14:textId="6EF101E7"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2445" w:author="tao huang" w:date="2017-09-13T16:18:00Z"/>
                <w:rFonts w:eastAsia="Times New Roman" w:cs="Times New Roman"/>
                <w:color w:val="0D0D0D" w:themeColor="text1" w:themeTint="F2"/>
                <w:sz w:val="22"/>
                <w:rPrChange w:id="12446" w:author="tao huang" w:date="2017-09-17T12:05:00Z">
                  <w:rPr>
                    <w:del w:id="12447" w:author="tao huang" w:date="2017-09-13T16:18:00Z"/>
                    <w:rFonts w:eastAsia="Times New Roman" w:cs="Times New Roman"/>
                    <w:color w:val="000000" w:themeColor="text1"/>
                    <w:sz w:val="22"/>
                  </w:rPr>
                </w:rPrChange>
              </w:rPr>
              <w:pPrChange w:id="12448"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2449" w:author="tao huang" w:date="2017-09-13T16:18:00Z">
              <w:r w:rsidRPr="00A60A57" w:rsidDel="00D373D5">
                <w:rPr>
                  <w:rFonts w:eastAsia="Times New Roman" w:cs="Times New Roman"/>
                  <w:color w:val="0D0D0D" w:themeColor="text1" w:themeTint="F2"/>
                  <w:sz w:val="22"/>
                  <w:rPrChange w:id="12450" w:author="tao huang" w:date="2017-09-17T12:05:00Z">
                    <w:rPr>
                      <w:rFonts w:eastAsia="Times New Roman" w:cs="Times New Roman"/>
                      <w:color w:val="000000" w:themeColor="text1"/>
                      <w:sz w:val="22"/>
                    </w:rPr>
                  </w:rPrChange>
                </w:rPr>
                <w:delText> </w:delText>
              </w:r>
            </w:del>
          </w:p>
        </w:tc>
      </w:tr>
      <w:tr w:rsidR="00CF78F3" w:rsidRPr="00A60A57" w:rsidDel="00D373D5" w14:paraId="42D56703" w14:textId="28BA868D" w:rsidTr="00CF78F3">
        <w:trPr>
          <w:cnfStyle w:val="000000100000" w:firstRow="0" w:lastRow="0" w:firstColumn="0" w:lastColumn="0" w:oddVBand="0" w:evenVBand="0" w:oddHBand="1" w:evenHBand="0" w:firstRowFirstColumn="0" w:firstRowLastColumn="0" w:lastRowFirstColumn="0" w:lastRowLastColumn="0"/>
          <w:trHeight w:val="20"/>
          <w:jc w:val="center"/>
          <w:del w:id="12451" w:author="tao huang" w:date="2017-09-13T16:18: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27628B09" w14:textId="7BC7ECFB" w:rsidR="00CF78F3" w:rsidRPr="00A60A57" w:rsidDel="00D373D5" w:rsidRDefault="00CF78F3">
            <w:pPr>
              <w:rPr>
                <w:del w:id="12452" w:author="tao huang" w:date="2017-09-13T16:18:00Z"/>
                <w:rFonts w:eastAsia="Times New Roman" w:cs="Times New Roman"/>
                <w:b w:val="0"/>
                <w:color w:val="0D0D0D" w:themeColor="text1" w:themeTint="F2"/>
                <w:sz w:val="22"/>
                <w:rPrChange w:id="12453" w:author="tao huang" w:date="2017-09-17T12:05:00Z">
                  <w:rPr>
                    <w:del w:id="12454" w:author="tao huang" w:date="2017-09-13T16:18:00Z"/>
                    <w:rFonts w:eastAsia="Times New Roman" w:cs="Times New Roman"/>
                    <w:b w:val="0"/>
                    <w:color w:val="000000" w:themeColor="text1"/>
                    <w:sz w:val="22"/>
                  </w:rPr>
                </w:rPrChange>
              </w:rPr>
              <w:pPrChange w:id="12455" w:author="tao huang" w:date="2017-09-16T12:50:00Z">
                <w:pPr>
                  <w:spacing w:after="0" w:line="240" w:lineRule="auto"/>
                </w:pPr>
              </w:pPrChange>
            </w:pPr>
            <w:del w:id="12456" w:author="tao huang" w:date="2017-09-13T16:18:00Z">
              <w:r w:rsidRPr="00A60A57" w:rsidDel="00D373D5">
                <w:rPr>
                  <w:rFonts w:eastAsia="Times New Roman" w:cs="Times New Roman"/>
                  <w:color w:val="0D0D0D" w:themeColor="text1" w:themeTint="F2"/>
                  <w:sz w:val="22"/>
                  <w:rPrChange w:id="12457" w:author="tao huang" w:date="2017-09-17T12:05:00Z">
                    <w:rPr>
                      <w:rFonts w:eastAsia="Times New Roman" w:cs="Times New Roman"/>
                      <w:color w:val="000000" w:themeColor="text1"/>
                      <w:sz w:val="22"/>
                    </w:rPr>
                  </w:rPrChange>
                </w:rPr>
                <w:delText>Randomness</w:delText>
              </w:r>
            </w:del>
          </w:p>
        </w:tc>
        <w:tc>
          <w:tcPr>
            <w:tcW w:w="900" w:type="dxa"/>
            <w:shd w:val="clear" w:color="auto" w:fill="auto"/>
            <w:noWrap/>
            <w:hideMark/>
          </w:tcPr>
          <w:p w14:paraId="0A7C9604" w14:textId="3FDB61C7"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2458" w:author="tao huang" w:date="2017-09-13T16:18:00Z"/>
                <w:rFonts w:eastAsia="Times New Roman" w:cs="Times New Roman"/>
                <w:color w:val="0D0D0D" w:themeColor="text1" w:themeTint="F2"/>
                <w:sz w:val="22"/>
                <w:rPrChange w:id="12459" w:author="tao huang" w:date="2017-09-17T12:05:00Z">
                  <w:rPr>
                    <w:del w:id="12460" w:author="tao huang" w:date="2017-09-13T16:18:00Z"/>
                    <w:rFonts w:eastAsia="Times New Roman" w:cs="Times New Roman"/>
                    <w:color w:val="000000" w:themeColor="text1"/>
                    <w:sz w:val="22"/>
                  </w:rPr>
                </w:rPrChange>
              </w:rPr>
              <w:pPrChange w:id="12461"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2462" w:author="tao huang" w:date="2017-09-13T16:18:00Z">
              <w:r w:rsidRPr="00A60A57" w:rsidDel="00D373D5">
                <w:rPr>
                  <w:rFonts w:eastAsia="Times New Roman" w:cs="Times New Roman"/>
                  <w:color w:val="0D0D0D" w:themeColor="text1" w:themeTint="F2"/>
                  <w:sz w:val="22"/>
                  <w:rPrChange w:id="12463" w:author="tao huang" w:date="2017-09-17T12:05:00Z">
                    <w:rPr>
                      <w:rFonts w:eastAsia="Times New Roman" w:cs="Times New Roman"/>
                      <w:color w:val="000000" w:themeColor="text1"/>
                      <w:sz w:val="22"/>
                    </w:rPr>
                  </w:rPrChange>
                </w:rPr>
                <w:delText> </w:delText>
              </w:r>
            </w:del>
          </w:p>
        </w:tc>
        <w:tc>
          <w:tcPr>
            <w:tcW w:w="900" w:type="dxa"/>
            <w:shd w:val="clear" w:color="auto" w:fill="auto"/>
            <w:hideMark/>
          </w:tcPr>
          <w:p w14:paraId="6893BE57" w14:textId="5E42EE3A"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2464" w:author="tao huang" w:date="2017-09-13T16:18:00Z"/>
                <w:rFonts w:eastAsia="Times New Roman" w:cs="Times New Roman"/>
                <w:color w:val="0D0D0D" w:themeColor="text1" w:themeTint="F2"/>
                <w:sz w:val="22"/>
                <w:rPrChange w:id="12465" w:author="tao huang" w:date="2017-09-17T12:05:00Z">
                  <w:rPr>
                    <w:del w:id="12466" w:author="tao huang" w:date="2017-09-13T16:18:00Z"/>
                    <w:rFonts w:eastAsia="Times New Roman" w:cs="Times New Roman"/>
                    <w:color w:val="000000" w:themeColor="text1"/>
                    <w:sz w:val="22"/>
                  </w:rPr>
                </w:rPrChange>
              </w:rPr>
              <w:pPrChange w:id="12467"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2468" w:author="tao huang" w:date="2017-09-13T16:18:00Z">
              <w:r w:rsidRPr="00A60A57" w:rsidDel="00D373D5">
                <w:rPr>
                  <w:rFonts w:eastAsia="Times New Roman" w:cs="Times New Roman"/>
                  <w:color w:val="0D0D0D" w:themeColor="text1" w:themeTint="F2"/>
                  <w:sz w:val="22"/>
                  <w:rPrChange w:id="12469" w:author="tao huang" w:date="2017-09-17T12:05:00Z">
                    <w:rPr>
                      <w:rFonts w:eastAsia="Times New Roman" w:cs="Times New Roman"/>
                      <w:color w:val="000000" w:themeColor="text1"/>
                      <w:sz w:val="22"/>
                    </w:rPr>
                  </w:rPrChange>
                </w:rPr>
                <w:delText> </w:delText>
              </w:r>
            </w:del>
          </w:p>
        </w:tc>
        <w:tc>
          <w:tcPr>
            <w:tcW w:w="900" w:type="dxa"/>
            <w:shd w:val="clear" w:color="auto" w:fill="auto"/>
            <w:noWrap/>
            <w:hideMark/>
          </w:tcPr>
          <w:p w14:paraId="06F9F3DD" w14:textId="48BA063B"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2470" w:author="tao huang" w:date="2017-09-13T16:18:00Z"/>
                <w:rFonts w:eastAsia="Times New Roman" w:cs="Times New Roman"/>
                <w:color w:val="0D0D0D" w:themeColor="text1" w:themeTint="F2"/>
                <w:sz w:val="22"/>
                <w:rPrChange w:id="12471" w:author="tao huang" w:date="2017-09-17T12:05:00Z">
                  <w:rPr>
                    <w:del w:id="12472" w:author="tao huang" w:date="2017-09-13T16:18:00Z"/>
                    <w:rFonts w:eastAsia="Times New Roman" w:cs="Times New Roman"/>
                    <w:color w:val="000000" w:themeColor="text1"/>
                    <w:sz w:val="22"/>
                  </w:rPr>
                </w:rPrChange>
              </w:rPr>
              <w:pPrChange w:id="12473"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2474" w:author="tao huang" w:date="2017-09-13T16:18:00Z">
              <w:r w:rsidRPr="00A60A57" w:rsidDel="00D373D5">
                <w:rPr>
                  <w:rFonts w:eastAsia="Times New Roman" w:cs="Times New Roman"/>
                  <w:color w:val="0D0D0D" w:themeColor="text1" w:themeTint="F2"/>
                  <w:sz w:val="22"/>
                  <w:rPrChange w:id="12475" w:author="tao huang" w:date="2017-09-17T12:05:00Z">
                    <w:rPr>
                      <w:rFonts w:eastAsia="Times New Roman" w:cs="Times New Roman"/>
                      <w:color w:val="000000" w:themeColor="text1"/>
                      <w:sz w:val="22"/>
                    </w:rPr>
                  </w:rPrChange>
                </w:rPr>
                <w:delText> </w:delText>
              </w:r>
            </w:del>
          </w:p>
        </w:tc>
        <w:tc>
          <w:tcPr>
            <w:tcW w:w="900" w:type="dxa"/>
            <w:shd w:val="clear" w:color="auto" w:fill="auto"/>
            <w:hideMark/>
          </w:tcPr>
          <w:p w14:paraId="3E0D1A1C" w14:textId="238DD323"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2476" w:author="tao huang" w:date="2017-09-13T16:18:00Z"/>
                <w:rFonts w:eastAsia="Times New Roman" w:cs="Times New Roman"/>
                <w:color w:val="0D0D0D" w:themeColor="text1" w:themeTint="F2"/>
                <w:sz w:val="22"/>
                <w:rPrChange w:id="12477" w:author="tao huang" w:date="2017-09-17T12:05:00Z">
                  <w:rPr>
                    <w:del w:id="12478" w:author="tao huang" w:date="2017-09-13T16:18:00Z"/>
                    <w:rFonts w:eastAsia="Times New Roman" w:cs="Times New Roman"/>
                    <w:color w:val="000000" w:themeColor="text1"/>
                    <w:sz w:val="22"/>
                  </w:rPr>
                </w:rPrChange>
              </w:rPr>
              <w:pPrChange w:id="12479"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2480" w:author="tao huang" w:date="2017-09-13T16:18:00Z">
              <w:r w:rsidRPr="00A60A57" w:rsidDel="00D373D5">
                <w:rPr>
                  <w:rFonts w:eastAsia="Times New Roman" w:cs="Times New Roman"/>
                  <w:color w:val="0D0D0D" w:themeColor="text1" w:themeTint="F2"/>
                  <w:sz w:val="22"/>
                  <w:rPrChange w:id="12481" w:author="tao huang" w:date="2017-09-17T12:05:00Z">
                    <w:rPr>
                      <w:rFonts w:eastAsia="Times New Roman" w:cs="Times New Roman"/>
                      <w:color w:val="000000" w:themeColor="text1"/>
                      <w:sz w:val="22"/>
                    </w:rPr>
                  </w:rPrChange>
                </w:rPr>
                <w:delText> </w:delText>
              </w:r>
            </w:del>
          </w:p>
        </w:tc>
        <w:tc>
          <w:tcPr>
            <w:tcW w:w="900" w:type="dxa"/>
            <w:shd w:val="clear" w:color="auto" w:fill="auto"/>
            <w:hideMark/>
          </w:tcPr>
          <w:p w14:paraId="17AF8030" w14:textId="12E9A70E"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2482" w:author="tao huang" w:date="2017-09-13T16:18:00Z"/>
                <w:rFonts w:eastAsia="Times New Roman" w:cs="Times New Roman"/>
                <w:color w:val="0D0D0D" w:themeColor="text1" w:themeTint="F2"/>
                <w:sz w:val="22"/>
                <w:rPrChange w:id="12483" w:author="tao huang" w:date="2017-09-17T12:05:00Z">
                  <w:rPr>
                    <w:del w:id="12484" w:author="tao huang" w:date="2017-09-13T16:18:00Z"/>
                    <w:rFonts w:eastAsia="Times New Roman" w:cs="Times New Roman"/>
                    <w:color w:val="000000" w:themeColor="text1"/>
                    <w:sz w:val="22"/>
                  </w:rPr>
                </w:rPrChange>
              </w:rPr>
              <w:pPrChange w:id="12485" w:author="tao huang" w:date="2017-09-16T12:50: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del w:id="12486" w:author="tao huang" w:date="2017-09-13T16:18:00Z">
              <w:r w:rsidRPr="00A60A57" w:rsidDel="00D373D5">
                <w:rPr>
                  <w:rFonts w:eastAsia="Times New Roman" w:cs="Times New Roman"/>
                  <w:color w:val="0D0D0D" w:themeColor="text1" w:themeTint="F2"/>
                  <w:sz w:val="22"/>
                  <w:rPrChange w:id="12487" w:author="tao huang" w:date="2017-09-17T12:05:00Z">
                    <w:rPr>
                      <w:rFonts w:eastAsia="Times New Roman" w:cs="Times New Roman"/>
                      <w:color w:val="000000" w:themeColor="text1"/>
                      <w:sz w:val="22"/>
                    </w:rPr>
                  </w:rPrChange>
                </w:rPr>
                <w:delText>0.992</w:delText>
              </w:r>
            </w:del>
          </w:p>
        </w:tc>
      </w:tr>
      <w:tr w:rsidR="00CF78F3" w:rsidRPr="00A60A57" w:rsidDel="00D373D5" w14:paraId="544C9472" w14:textId="0D27B7DE" w:rsidTr="00CF78F3">
        <w:trPr>
          <w:trHeight w:val="20"/>
          <w:jc w:val="center"/>
          <w:del w:id="12488" w:author="tao huang" w:date="2017-09-13T16:18: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0FDDB310" w14:textId="55AFD405" w:rsidR="00CF78F3" w:rsidRPr="00A60A57" w:rsidDel="00D373D5" w:rsidRDefault="00CF78F3">
            <w:pPr>
              <w:rPr>
                <w:del w:id="12489" w:author="tao huang" w:date="2017-09-13T16:18:00Z"/>
                <w:rFonts w:eastAsia="Times New Roman" w:cs="Times New Roman"/>
                <w:b w:val="0"/>
                <w:color w:val="0D0D0D" w:themeColor="text1" w:themeTint="F2"/>
                <w:sz w:val="22"/>
                <w:rPrChange w:id="12490" w:author="tao huang" w:date="2017-09-17T12:05:00Z">
                  <w:rPr>
                    <w:del w:id="12491" w:author="tao huang" w:date="2017-09-13T16:18:00Z"/>
                    <w:rFonts w:eastAsia="Times New Roman" w:cs="Times New Roman"/>
                    <w:b w:val="0"/>
                    <w:color w:val="000000" w:themeColor="text1"/>
                    <w:sz w:val="22"/>
                  </w:rPr>
                </w:rPrChange>
              </w:rPr>
              <w:pPrChange w:id="12492" w:author="tao huang" w:date="2017-09-16T12:50:00Z">
                <w:pPr>
                  <w:spacing w:after="0" w:line="240" w:lineRule="auto"/>
                </w:pPr>
              </w:pPrChange>
            </w:pPr>
            <w:del w:id="12493" w:author="tao huang" w:date="2017-09-13T16:18:00Z">
              <w:r w:rsidRPr="00A60A57" w:rsidDel="00D373D5">
                <w:rPr>
                  <w:rFonts w:eastAsia="Times New Roman" w:cs="Times New Roman"/>
                  <w:color w:val="0D0D0D" w:themeColor="text1" w:themeTint="F2"/>
                  <w:sz w:val="22"/>
                  <w:rPrChange w:id="12494" w:author="tao huang" w:date="2017-09-17T12:05:00Z">
                    <w:rPr>
                      <w:rFonts w:eastAsia="Times New Roman" w:cs="Times New Roman"/>
                      <w:color w:val="000000" w:themeColor="text1"/>
                      <w:sz w:val="22"/>
                    </w:rPr>
                  </w:rPrChange>
                </w:rPr>
                <w:delText>Trend</w:delText>
              </w:r>
            </w:del>
          </w:p>
        </w:tc>
        <w:tc>
          <w:tcPr>
            <w:tcW w:w="900" w:type="dxa"/>
            <w:shd w:val="clear" w:color="auto" w:fill="auto"/>
            <w:noWrap/>
            <w:hideMark/>
          </w:tcPr>
          <w:p w14:paraId="472B1F8A" w14:textId="5565A3CC"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2495" w:author="tao huang" w:date="2017-09-13T16:18:00Z"/>
                <w:rFonts w:eastAsia="Times New Roman" w:cs="Times New Roman"/>
                <w:color w:val="0D0D0D" w:themeColor="text1" w:themeTint="F2"/>
                <w:sz w:val="22"/>
                <w:rPrChange w:id="12496" w:author="tao huang" w:date="2017-09-17T12:05:00Z">
                  <w:rPr>
                    <w:del w:id="12497" w:author="tao huang" w:date="2017-09-13T16:18:00Z"/>
                    <w:rFonts w:eastAsia="Times New Roman" w:cs="Times New Roman"/>
                    <w:color w:val="000000" w:themeColor="text1"/>
                    <w:sz w:val="22"/>
                  </w:rPr>
                </w:rPrChange>
              </w:rPr>
              <w:pPrChange w:id="12498"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2499" w:author="tao huang" w:date="2017-09-13T16:18:00Z">
              <w:r w:rsidRPr="00A60A57" w:rsidDel="00D373D5">
                <w:rPr>
                  <w:rFonts w:eastAsia="Times New Roman" w:cs="Times New Roman"/>
                  <w:color w:val="0D0D0D" w:themeColor="text1" w:themeTint="F2"/>
                  <w:sz w:val="22"/>
                  <w:rPrChange w:id="12500" w:author="tao huang" w:date="2017-09-17T12:05:00Z">
                    <w:rPr>
                      <w:rFonts w:eastAsia="Times New Roman" w:cs="Times New Roman"/>
                      <w:color w:val="000000" w:themeColor="text1"/>
                      <w:sz w:val="22"/>
                    </w:rPr>
                  </w:rPrChange>
                </w:rPr>
                <w:delText> </w:delText>
              </w:r>
            </w:del>
          </w:p>
        </w:tc>
        <w:tc>
          <w:tcPr>
            <w:tcW w:w="900" w:type="dxa"/>
            <w:shd w:val="clear" w:color="auto" w:fill="auto"/>
            <w:hideMark/>
          </w:tcPr>
          <w:p w14:paraId="5C65C9D9" w14:textId="3749BD19"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2501" w:author="tao huang" w:date="2017-09-13T16:18:00Z"/>
                <w:rFonts w:eastAsia="Times New Roman" w:cs="Times New Roman"/>
                <w:color w:val="0D0D0D" w:themeColor="text1" w:themeTint="F2"/>
                <w:sz w:val="22"/>
                <w:rPrChange w:id="12502" w:author="tao huang" w:date="2017-09-17T12:05:00Z">
                  <w:rPr>
                    <w:del w:id="12503" w:author="tao huang" w:date="2017-09-13T16:18:00Z"/>
                    <w:rFonts w:eastAsia="Times New Roman" w:cs="Times New Roman"/>
                    <w:color w:val="000000" w:themeColor="text1"/>
                    <w:sz w:val="22"/>
                  </w:rPr>
                </w:rPrChange>
              </w:rPr>
              <w:pPrChange w:id="12504"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2505" w:author="tao huang" w:date="2017-09-13T16:18:00Z">
              <w:r w:rsidRPr="00A60A57" w:rsidDel="00D373D5">
                <w:rPr>
                  <w:rFonts w:eastAsia="Times New Roman" w:cs="Times New Roman"/>
                  <w:color w:val="0D0D0D" w:themeColor="text1" w:themeTint="F2"/>
                  <w:sz w:val="22"/>
                  <w:rPrChange w:id="12506" w:author="tao huang" w:date="2017-09-17T12:05:00Z">
                    <w:rPr>
                      <w:rFonts w:eastAsia="Times New Roman" w:cs="Times New Roman"/>
                      <w:color w:val="000000" w:themeColor="text1"/>
                      <w:sz w:val="22"/>
                    </w:rPr>
                  </w:rPrChange>
                </w:rPr>
                <w:delText> </w:delText>
              </w:r>
            </w:del>
          </w:p>
        </w:tc>
        <w:tc>
          <w:tcPr>
            <w:tcW w:w="900" w:type="dxa"/>
            <w:shd w:val="clear" w:color="auto" w:fill="auto"/>
            <w:noWrap/>
            <w:hideMark/>
          </w:tcPr>
          <w:p w14:paraId="47FD6612" w14:textId="22E848D1"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2507" w:author="tao huang" w:date="2017-09-13T16:18:00Z"/>
                <w:rFonts w:eastAsia="Times New Roman" w:cs="Times New Roman"/>
                <w:color w:val="0D0D0D" w:themeColor="text1" w:themeTint="F2"/>
                <w:sz w:val="22"/>
                <w:rPrChange w:id="12508" w:author="tao huang" w:date="2017-09-17T12:05:00Z">
                  <w:rPr>
                    <w:del w:id="12509" w:author="tao huang" w:date="2017-09-13T16:18:00Z"/>
                    <w:rFonts w:eastAsia="Times New Roman" w:cs="Times New Roman"/>
                    <w:color w:val="000000" w:themeColor="text1"/>
                    <w:sz w:val="22"/>
                  </w:rPr>
                </w:rPrChange>
              </w:rPr>
              <w:pPrChange w:id="12510"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2511" w:author="tao huang" w:date="2017-09-13T16:18:00Z">
              <w:r w:rsidRPr="00A60A57" w:rsidDel="00D373D5">
                <w:rPr>
                  <w:rFonts w:eastAsia="Times New Roman" w:cs="Times New Roman"/>
                  <w:color w:val="0D0D0D" w:themeColor="text1" w:themeTint="F2"/>
                  <w:sz w:val="22"/>
                  <w:rPrChange w:id="12512" w:author="tao huang" w:date="2017-09-17T12:05:00Z">
                    <w:rPr>
                      <w:rFonts w:eastAsia="Times New Roman" w:cs="Times New Roman"/>
                      <w:color w:val="000000" w:themeColor="text1"/>
                      <w:sz w:val="22"/>
                    </w:rPr>
                  </w:rPrChange>
                </w:rPr>
                <w:delText> </w:delText>
              </w:r>
            </w:del>
          </w:p>
        </w:tc>
        <w:tc>
          <w:tcPr>
            <w:tcW w:w="900" w:type="dxa"/>
            <w:shd w:val="clear" w:color="auto" w:fill="auto"/>
            <w:hideMark/>
          </w:tcPr>
          <w:p w14:paraId="5F418B04" w14:textId="443E4082"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2513" w:author="tao huang" w:date="2017-09-13T16:18:00Z"/>
                <w:rFonts w:eastAsia="Times New Roman" w:cs="Times New Roman"/>
                <w:color w:val="0D0D0D" w:themeColor="text1" w:themeTint="F2"/>
                <w:sz w:val="22"/>
                <w:rPrChange w:id="12514" w:author="tao huang" w:date="2017-09-17T12:05:00Z">
                  <w:rPr>
                    <w:del w:id="12515" w:author="tao huang" w:date="2017-09-13T16:18:00Z"/>
                    <w:rFonts w:eastAsia="Times New Roman" w:cs="Times New Roman"/>
                    <w:color w:val="000000" w:themeColor="text1"/>
                    <w:sz w:val="22"/>
                  </w:rPr>
                </w:rPrChange>
              </w:rPr>
              <w:pPrChange w:id="12516"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2517" w:author="tao huang" w:date="2017-09-13T16:18:00Z">
              <w:r w:rsidRPr="00A60A57" w:rsidDel="00D373D5">
                <w:rPr>
                  <w:rFonts w:eastAsia="Times New Roman" w:cs="Times New Roman"/>
                  <w:color w:val="0D0D0D" w:themeColor="text1" w:themeTint="F2"/>
                  <w:sz w:val="22"/>
                  <w:rPrChange w:id="12518" w:author="tao huang" w:date="2017-09-17T12:05:00Z">
                    <w:rPr>
                      <w:rFonts w:eastAsia="Times New Roman" w:cs="Times New Roman"/>
                      <w:color w:val="000000" w:themeColor="text1"/>
                      <w:sz w:val="22"/>
                    </w:rPr>
                  </w:rPrChange>
                </w:rPr>
                <w:delText> </w:delText>
              </w:r>
            </w:del>
          </w:p>
        </w:tc>
        <w:tc>
          <w:tcPr>
            <w:tcW w:w="900" w:type="dxa"/>
            <w:shd w:val="clear" w:color="auto" w:fill="auto"/>
            <w:hideMark/>
          </w:tcPr>
          <w:p w14:paraId="707F076B" w14:textId="233D991D"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2519" w:author="tao huang" w:date="2017-09-13T16:18:00Z"/>
                <w:rFonts w:eastAsia="Times New Roman" w:cs="Times New Roman"/>
                <w:color w:val="0D0D0D" w:themeColor="text1" w:themeTint="F2"/>
                <w:sz w:val="22"/>
                <w:rPrChange w:id="12520" w:author="tao huang" w:date="2017-09-17T12:05:00Z">
                  <w:rPr>
                    <w:del w:id="12521" w:author="tao huang" w:date="2017-09-13T16:18:00Z"/>
                    <w:rFonts w:eastAsia="Times New Roman" w:cs="Times New Roman"/>
                    <w:color w:val="000000" w:themeColor="text1"/>
                    <w:sz w:val="22"/>
                  </w:rPr>
                </w:rPrChange>
              </w:rPr>
              <w:pPrChange w:id="12522" w:author="tao huang" w:date="2017-09-16T12:50: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del w:id="12523" w:author="tao huang" w:date="2017-09-13T16:18:00Z">
              <w:r w:rsidRPr="00A60A57" w:rsidDel="00D373D5">
                <w:rPr>
                  <w:rFonts w:eastAsia="Times New Roman" w:cs="Times New Roman"/>
                  <w:color w:val="0D0D0D" w:themeColor="text1" w:themeTint="F2"/>
                  <w:sz w:val="22"/>
                  <w:rPrChange w:id="12524" w:author="tao huang" w:date="2017-09-17T12:05:00Z">
                    <w:rPr>
                      <w:rFonts w:eastAsia="Times New Roman" w:cs="Times New Roman"/>
                      <w:color w:val="000000" w:themeColor="text1"/>
                      <w:sz w:val="22"/>
                    </w:rPr>
                  </w:rPrChange>
                </w:rPr>
                <w:delText>0.703</w:delText>
              </w:r>
            </w:del>
          </w:p>
        </w:tc>
      </w:tr>
    </w:tbl>
    <w:p w14:paraId="18E7CDEE" w14:textId="7D15E5F7" w:rsidR="00CF78F3" w:rsidRPr="00A60A57" w:rsidDel="00D373D5" w:rsidRDefault="00CF78F3">
      <w:pPr>
        <w:rPr>
          <w:del w:id="12525" w:author="tao huang" w:date="2017-09-13T16:18:00Z"/>
          <w:rFonts w:cs="Times New Roman"/>
          <w:color w:val="0D0D0D" w:themeColor="text1" w:themeTint="F2"/>
          <w:sz w:val="22"/>
          <w:rPrChange w:id="12526" w:author="tao huang" w:date="2017-09-17T12:05:00Z">
            <w:rPr>
              <w:del w:id="12527" w:author="tao huang" w:date="2017-09-13T16:18:00Z"/>
              <w:rFonts w:cs="Times New Roman"/>
              <w:color w:val="000000" w:themeColor="text1"/>
              <w:szCs w:val="24"/>
            </w:rPr>
          </w:rPrChange>
        </w:rPr>
        <w:pPrChange w:id="12528" w:author="tao huang" w:date="2017-09-16T12:50:00Z">
          <w:pPr>
            <w:pStyle w:val="ListParagraph"/>
            <w:spacing w:after="0" w:line="360" w:lineRule="auto"/>
            <w:ind w:left="0"/>
          </w:pPr>
        </w:pPrChange>
      </w:pPr>
    </w:p>
    <w:p w14:paraId="0FD3E840" w14:textId="4C242D71" w:rsidR="008B1F93" w:rsidRPr="00A60A57" w:rsidDel="00D373D5" w:rsidRDefault="008B1F93">
      <w:pPr>
        <w:rPr>
          <w:del w:id="12529" w:author="tao huang" w:date="2017-09-13T16:18:00Z"/>
          <w:rFonts w:cs="Times New Roman"/>
          <w:color w:val="0D0D0D" w:themeColor="text1" w:themeTint="F2"/>
          <w:sz w:val="22"/>
          <w:rPrChange w:id="12530" w:author="tao huang" w:date="2017-09-17T12:05:00Z">
            <w:rPr>
              <w:del w:id="12531" w:author="tao huang" w:date="2017-09-13T16:18:00Z"/>
              <w:rFonts w:cs="Times New Roman"/>
              <w:color w:val="000000" w:themeColor="text1"/>
              <w:szCs w:val="24"/>
            </w:rPr>
          </w:rPrChange>
        </w:rPr>
        <w:pPrChange w:id="12532" w:author="tao huang" w:date="2017-09-16T12:50:00Z">
          <w:pPr>
            <w:pStyle w:val="ListParagraph"/>
            <w:spacing w:after="0" w:line="360" w:lineRule="auto"/>
            <w:ind w:left="0"/>
          </w:pPr>
        </w:pPrChange>
      </w:pPr>
    </w:p>
    <w:p w14:paraId="4F8188FC" w14:textId="6F291254" w:rsidR="005A426A" w:rsidRPr="00A60A57" w:rsidDel="00D373D5" w:rsidRDefault="00920256">
      <w:pPr>
        <w:rPr>
          <w:del w:id="12533" w:author="tao huang" w:date="2017-09-13T16:18:00Z"/>
          <w:rFonts w:cs="Times New Roman"/>
          <w:color w:val="0D0D0D" w:themeColor="text1" w:themeTint="F2"/>
          <w:sz w:val="22"/>
          <w:rPrChange w:id="12534" w:author="tao huang" w:date="2017-09-17T12:05:00Z">
            <w:rPr>
              <w:del w:id="12535" w:author="tao huang" w:date="2017-09-13T16:18:00Z"/>
              <w:rFonts w:cs="Times New Roman"/>
              <w:color w:val="000000" w:themeColor="text1"/>
              <w:szCs w:val="24"/>
            </w:rPr>
          </w:rPrChange>
        </w:rPr>
        <w:pPrChange w:id="12536" w:author="tao huang" w:date="2017-09-16T12:50:00Z">
          <w:pPr>
            <w:pStyle w:val="ListParagraph"/>
            <w:spacing w:after="0" w:line="360" w:lineRule="auto"/>
            <w:ind w:left="0"/>
          </w:pPr>
        </w:pPrChange>
      </w:pPr>
      <w:del w:id="12537" w:author="tao huang" w:date="2017-09-13T16:18:00Z">
        <w:r w:rsidRPr="00A60A57" w:rsidDel="00D373D5">
          <w:rPr>
            <w:rFonts w:cs="Times New Roman"/>
            <w:color w:val="0D0D0D" w:themeColor="text1" w:themeTint="F2"/>
            <w:sz w:val="22"/>
            <w:rPrChange w:id="12538" w:author="tao huang" w:date="2017-09-17T12:05:00Z">
              <w:rPr>
                <w:rFonts w:cs="Times New Roman"/>
                <w:color w:val="000000" w:themeColor="text1"/>
                <w:szCs w:val="24"/>
              </w:rPr>
            </w:rPrChange>
          </w:rPr>
          <w:delText xml:space="preserve"> </w:delText>
        </w:r>
      </w:del>
    </w:p>
    <w:p w14:paraId="37710C0E" w14:textId="15B111E3" w:rsidR="002E0831" w:rsidRPr="00A60A57" w:rsidDel="00D373D5" w:rsidRDefault="002E0831">
      <w:pPr>
        <w:rPr>
          <w:del w:id="12539" w:author="tao huang" w:date="2017-09-13T16:18:00Z"/>
          <w:rFonts w:cs="Times New Roman"/>
          <w:color w:val="0D0D0D" w:themeColor="text1" w:themeTint="F2"/>
          <w:sz w:val="22"/>
          <w:rPrChange w:id="12540" w:author="tao huang" w:date="2017-09-17T12:05:00Z">
            <w:rPr>
              <w:del w:id="12541" w:author="tao huang" w:date="2017-09-13T16:18:00Z"/>
              <w:rFonts w:cs="Times New Roman"/>
              <w:color w:val="000000" w:themeColor="text1"/>
              <w:szCs w:val="24"/>
            </w:rPr>
          </w:rPrChange>
        </w:rPr>
        <w:pPrChange w:id="12542" w:author="tao huang" w:date="2017-09-16T12:50:00Z">
          <w:pPr>
            <w:pStyle w:val="ListParagraph"/>
            <w:spacing w:after="0" w:line="360" w:lineRule="auto"/>
            <w:ind w:left="0"/>
          </w:pPr>
        </w:pPrChange>
      </w:pPr>
    </w:p>
    <w:p w14:paraId="06E84D21" w14:textId="4507DE32" w:rsidR="000A3EF8" w:rsidRPr="00A60A57" w:rsidDel="00D373D5" w:rsidRDefault="000A3EF8">
      <w:pPr>
        <w:rPr>
          <w:del w:id="12543" w:author="tao huang" w:date="2017-09-13T16:18:00Z"/>
          <w:rFonts w:cs="Times New Roman"/>
          <w:color w:val="0D0D0D" w:themeColor="text1" w:themeTint="F2"/>
          <w:sz w:val="22"/>
          <w:rPrChange w:id="12544" w:author="tao huang" w:date="2017-09-17T12:05:00Z">
            <w:rPr>
              <w:del w:id="12545" w:author="tao huang" w:date="2017-09-13T16:18:00Z"/>
              <w:rFonts w:cs="Times New Roman"/>
              <w:color w:val="000000" w:themeColor="text1"/>
              <w:szCs w:val="24"/>
            </w:rPr>
          </w:rPrChange>
        </w:rPr>
        <w:pPrChange w:id="12546" w:author="tao huang" w:date="2017-09-16T12:50:00Z">
          <w:pPr>
            <w:pStyle w:val="ListParagraph"/>
            <w:spacing w:after="0" w:line="360" w:lineRule="auto"/>
            <w:ind w:left="0"/>
          </w:pPr>
        </w:pPrChange>
      </w:pPr>
    </w:p>
    <w:p w14:paraId="18E3AEE0" w14:textId="59E40EDC" w:rsidR="00F65496" w:rsidRPr="00A60A57" w:rsidRDefault="00F65496">
      <w:pPr>
        <w:rPr>
          <w:del w:id="12547" w:author="tao huang" w:date="2017-09-13T16:18:00Z"/>
          <w:rFonts w:cs="Times New Roman"/>
          <w:color w:val="0D0D0D" w:themeColor="text1" w:themeTint="F2"/>
          <w:sz w:val="22"/>
          <w:rPrChange w:id="12548" w:author="tao huang" w:date="2017-09-17T12:05:00Z">
            <w:rPr>
              <w:del w:id="12549" w:author="tao huang" w:date="2017-09-13T16:18:00Z"/>
              <w:rFonts w:cs="Times New Roman"/>
              <w:color w:val="000000" w:themeColor="text1"/>
              <w:szCs w:val="24"/>
            </w:rPr>
          </w:rPrChange>
        </w:rPr>
        <w:sectPr w:rsidR="00F65496" w:rsidRPr="00A60A57" w:rsidSect="005E0E0C">
          <w:pgSz w:w="11906" w:h="16838"/>
          <w:pgMar w:top="1440" w:right="1440" w:bottom="1440" w:left="1440" w:header="708" w:footer="708" w:gutter="0"/>
          <w:cols w:space="708"/>
          <w:docGrid w:linePitch="360"/>
        </w:sectPr>
        <w:pPrChange w:id="12550" w:author="tao huang" w:date="2017-09-16T12:50:00Z">
          <w:pPr>
            <w:pStyle w:val="ListParagraph"/>
            <w:spacing w:after="0" w:line="360" w:lineRule="auto"/>
            <w:ind w:left="0"/>
          </w:pPr>
        </w:pPrChange>
      </w:pPr>
    </w:p>
    <w:p w14:paraId="71B89094" w14:textId="1D1B00F0" w:rsidR="00920256" w:rsidRPr="00A60A57" w:rsidDel="00D373D5" w:rsidRDefault="00920256">
      <w:pPr>
        <w:rPr>
          <w:del w:id="12551" w:author="tao huang" w:date="2017-09-13T16:18:00Z"/>
          <w:rFonts w:cs="Times New Roman"/>
          <w:color w:val="0D0D0D" w:themeColor="text1" w:themeTint="F2"/>
          <w:sz w:val="22"/>
          <w:rPrChange w:id="12552" w:author="tao huang" w:date="2017-09-17T12:05:00Z">
            <w:rPr>
              <w:del w:id="12553" w:author="tao huang" w:date="2017-09-13T16:18:00Z"/>
              <w:rFonts w:cs="Times New Roman"/>
              <w:color w:val="000000" w:themeColor="text1"/>
              <w:szCs w:val="24"/>
            </w:rPr>
          </w:rPrChange>
        </w:rPr>
        <w:pPrChange w:id="12554" w:author="tao huang" w:date="2017-09-16T12:50:00Z">
          <w:pPr>
            <w:pStyle w:val="ListParagraph"/>
            <w:spacing w:after="0" w:line="360" w:lineRule="auto"/>
            <w:ind w:left="0"/>
            <w:jc w:val="center"/>
          </w:pPr>
        </w:pPrChange>
      </w:pPr>
    </w:p>
    <w:p w14:paraId="508F695D" w14:textId="02F7773F" w:rsidR="00920256" w:rsidRPr="00A60A57" w:rsidDel="00D373D5" w:rsidRDefault="00920256">
      <w:pPr>
        <w:rPr>
          <w:del w:id="12555" w:author="tao huang" w:date="2017-09-13T16:18:00Z"/>
          <w:rFonts w:cs="Times New Roman"/>
          <w:color w:val="0D0D0D" w:themeColor="text1" w:themeTint="F2"/>
          <w:sz w:val="22"/>
          <w:rPrChange w:id="12556" w:author="tao huang" w:date="2017-09-17T12:05:00Z">
            <w:rPr>
              <w:del w:id="12557" w:author="tao huang" w:date="2017-09-13T16:18:00Z"/>
              <w:rFonts w:cs="Times New Roman"/>
              <w:color w:val="000000" w:themeColor="text1"/>
              <w:szCs w:val="24"/>
            </w:rPr>
          </w:rPrChange>
        </w:rPr>
        <w:pPrChange w:id="12558" w:author="tao huang" w:date="2017-09-16T12:50:00Z">
          <w:pPr>
            <w:pStyle w:val="ListParagraph"/>
            <w:spacing w:after="0" w:line="360" w:lineRule="auto"/>
            <w:ind w:left="0"/>
            <w:jc w:val="center"/>
          </w:pPr>
        </w:pPrChange>
      </w:pPr>
      <w:del w:id="12559" w:author="tao huang" w:date="2017-09-13T16:18:00Z">
        <w:r w:rsidRPr="00A60A57" w:rsidDel="00D373D5">
          <w:rPr>
            <w:rFonts w:cs="Times New Roman"/>
            <w:color w:val="0D0D0D" w:themeColor="text1" w:themeTint="F2"/>
            <w:sz w:val="22"/>
            <w:rPrChange w:id="12560" w:author="tao huang" w:date="2017-09-17T12:05:00Z">
              <w:rPr>
                <w:rFonts w:cs="Times New Roman"/>
                <w:color w:val="000000" w:themeColor="text1"/>
                <w:szCs w:val="24"/>
              </w:rPr>
            </w:rPrChange>
          </w:rPr>
          <w:delText>Table 8</w:delText>
        </w:r>
        <w:r w:rsidRPr="00A60A57" w:rsidDel="00D373D5">
          <w:rPr>
            <w:rFonts w:cs="Times New Roman"/>
            <w:color w:val="0D0D0D" w:themeColor="text1" w:themeTint="F2"/>
            <w:sz w:val="22"/>
            <w:rPrChange w:id="12561" w:author="tao huang" w:date="2017-09-17T12:05:00Z">
              <w:rPr>
                <w:rFonts w:cs="Times New Roman"/>
                <w:color w:val="000000" w:themeColor="text1"/>
                <w:szCs w:val="24"/>
              </w:rPr>
            </w:rPrChange>
          </w:rPr>
          <w:tab/>
          <w:delText>The determinants of improvement (MASE)</w:delText>
        </w:r>
      </w:del>
    </w:p>
    <w:p w14:paraId="28C9E855" w14:textId="6AA65E89" w:rsidR="000A3EF8" w:rsidRPr="00A60A57" w:rsidDel="00D373D5" w:rsidRDefault="000A3EF8">
      <w:pPr>
        <w:rPr>
          <w:del w:id="12562" w:author="tao huang" w:date="2017-09-13T16:18:00Z"/>
          <w:rFonts w:cs="Times New Roman"/>
          <w:color w:val="0D0D0D" w:themeColor="text1" w:themeTint="F2"/>
          <w:sz w:val="22"/>
          <w:rPrChange w:id="12563" w:author="tao huang" w:date="2017-09-17T12:05:00Z">
            <w:rPr>
              <w:del w:id="12564" w:author="tao huang" w:date="2017-09-13T16:18:00Z"/>
              <w:rFonts w:cs="Times New Roman"/>
              <w:color w:val="000000" w:themeColor="text1"/>
              <w:szCs w:val="24"/>
            </w:rPr>
          </w:rPrChange>
        </w:rPr>
        <w:pPrChange w:id="12565" w:author="tao huang" w:date="2017-09-16T12:50:00Z">
          <w:pPr>
            <w:pStyle w:val="ListParagraph"/>
            <w:spacing w:after="0" w:line="360" w:lineRule="auto"/>
            <w:ind w:left="0"/>
            <w:jc w:val="center"/>
          </w:pPr>
        </w:pPrChange>
      </w:pPr>
    </w:p>
    <w:tbl>
      <w:tblPr>
        <w:tblStyle w:val="ListTable1Light1"/>
        <w:tblW w:w="11199" w:type="dxa"/>
        <w:jc w:val="center"/>
        <w:tblLook w:val="04A0" w:firstRow="1" w:lastRow="0" w:firstColumn="1" w:lastColumn="0" w:noHBand="0" w:noVBand="1"/>
      </w:tblPr>
      <w:tblGrid>
        <w:gridCol w:w="3119"/>
        <w:gridCol w:w="986"/>
        <w:gridCol w:w="998"/>
        <w:gridCol w:w="986"/>
        <w:gridCol w:w="999"/>
        <w:gridCol w:w="986"/>
        <w:gridCol w:w="1140"/>
        <w:gridCol w:w="986"/>
        <w:gridCol w:w="999"/>
      </w:tblGrid>
      <w:tr w:rsidR="000A3EF8" w:rsidRPr="00A60A57" w:rsidDel="00D373D5" w14:paraId="6BD249AE" w14:textId="2139A01A" w:rsidTr="00920256">
        <w:trPr>
          <w:cnfStyle w:val="100000000000" w:firstRow="1" w:lastRow="0" w:firstColumn="0" w:lastColumn="0" w:oddVBand="0" w:evenVBand="0" w:oddHBand="0" w:evenHBand="0" w:firstRowFirstColumn="0" w:firstRowLastColumn="0" w:lastRowFirstColumn="0" w:lastRowLastColumn="0"/>
          <w:trHeight w:val="20"/>
          <w:jc w:val="center"/>
          <w:del w:id="12566" w:author="tao huang" w:date="2017-09-13T16:18:00Z"/>
        </w:trPr>
        <w:tc>
          <w:tcPr>
            <w:cnfStyle w:val="001000000000" w:firstRow="0" w:lastRow="0" w:firstColumn="1" w:lastColumn="0" w:oddVBand="0" w:evenVBand="0" w:oddHBand="0" w:evenHBand="0" w:firstRowFirstColumn="0" w:firstRowLastColumn="0" w:lastRowFirstColumn="0" w:lastRowLastColumn="0"/>
            <w:tcW w:w="11199" w:type="dxa"/>
            <w:gridSpan w:val="9"/>
            <w:shd w:val="clear" w:color="auto" w:fill="auto"/>
            <w:noWrap/>
            <w:hideMark/>
          </w:tcPr>
          <w:p w14:paraId="64E2CCA9" w14:textId="0B85A5E3" w:rsidR="000A3EF8" w:rsidRPr="00A60A57" w:rsidDel="00D373D5" w:rsidRDefault="000A3EF8">
            <w:pPr>
              <w:rPr>
                <w:del w:id="12567" w:author="tao huang" w:date="2017-09-13T16:18:00Z"/>
                <w:rFonts w:eastAsia="Times New Roman" w:cs="Times New Roman"/>
                <w:b w:val="0"/>
                <w:color w:val="0D0D0D" w:themeColor="text1" w:themeTint="F2"/>
                <w:sz w:val="22"/>
                <w:rPrChange w:id="12568" w:author="tao huang" w:date="2017-09-17T12:05:00Z">
                  <w:rPr>
                    <w:del w:id="12569" w:author="tao huang" w:date="2017-09-13T16:18:00Z"/>
                    <w:rFonts w:eastAsia="Times New Roman" w:cs="Times New Roman"/>
                    <w:b w:val="0"/>
                    <w:color w:val="000000" w:themeColor="text1"/>
                    <w:sz w:val="22"/>
                  </w:rPr>
                </w:rPrChange>
              </w:rPr>
              <w:pPrChange w:id="12570" w:author="tao huang" w:date="2017-09-16T12:50:00Z">
                <w:pPr>
                  <w:spacing w:after="0" w:line="240" w:lineRule="auto"/>
                  <w:jc w:val="center"/>
                </w:pPr>
              </w:pPrChange>
            </w:pPr>
            <w:del w:id="12571" w:author="tao huang" w:date="2017-09-13T16:18:00Z">
              <w:r w:rsidRPr="00A60A57" w:rsidDel="00D373D5">
                <w:rPr>
                  <w:rFonts w:eastAsia="Times New Roman" w:cs="Times New Roman"/>
                  <w:color w:val="0D0D0D" w:themeColor="text1" w:themeTint="F2"/>
                  <w:sz w:val="22"/>
                  <w:rPrChange w:id="12572" w:author="tao huang" w:date="2017-09-17T12:05:00Z">
                    <w:rPr>
                      <w:rFonts w:eastAsia="Times New Roman" w:cs="Times New Roman"/>
                      <w:color w:val="000000" w:themeColor="text1"/>
                      <w:sz w:val="22"/>
                    </w:rPr>
                  </w:rPrChange>
                </w:rPr>
                <w:delText>Model with 5 factors</w:delText>
              </w:r>
            </w:del>
          </w:p>
        </w:tc>
      </w:tr>
      <w:tr w:rsidR="000A3EF8" w:rsidRPr="00A60A57" w:rsidDel="00D373D5" w14:paraId="50D77FFA" w14:textId="595CC58E" w:rsidTr="00920256">
        <w:trPr>
          <w:cnfStyle w:val="000000100000" w:firstRow="0" w:lastRow="0" w:firstColumn="0" w:lastColumn="0" w:oddVBand="0" w:evenVBand="0" w:oddHBand="1" w:evenHBand="0" w:firstRowFirstColumn="0" w:firstRowLastColumn="0" w:lastRowFirstColumn="0" w:lastRowLastColumn="0"/>
          <w:trHeight w:val="20"/>
          <w:jc w:val="center"/>
          <w:del w:id="12573" w:author="tao huang" w:date="2017-09-13T16:18: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7D6193B0" w14:textId="3ABFC67C" w:rsidR="000A3EF8" w:rsidRPr="00A60A57" w:rsidDel="00D373D5" w:rsidRDefault="000A3EF8">
            <w:pPr>
              <w:rPr>
                <w:del w:id="12574" w:author="tao huang" w:date="2017-09-13T16:18:00Z"/>
                <w:rFonts w:eastAsia="Times New Roman" w:cs="Times New Roman"/>
                <w:b w:val="0"/>
                <w:color w:val="0D0D0D" w:themeColor="text1" w:themeTint="F2"/>
                <w:sz w:val="22"/>
                <w:rPrChange w:id="12575" w:author="tao huang" w:date="2017-09-17T12:05:00Z">
                  <w:rPr>
                    <w:del w:id="12576" w:author="tao huang" w:date="2017-09-13T16:18:00Z"/>
                    <w:rFonts w:eastAsia="Times New Roman" w:cs="Times New Roman"/>
                    <w:b w:val="0"/>
                    <w:color w:val="000000" w:themeColor="text1"/>
                    <w:sz w:val="22"/>
                  </w:rPr>
                </w:rPrChange>
              </w:rPr>
              <w:pPrChange w:id="12577" w:author="tao huang" w:date="2017-09-16T12:50:00Z">
                <w:pPr>
                  <w:spacing w:after="0" w:line="240" w:lineRule="auto"/>
                  <w:jc w:val="center"/>
                </w:pPr>
              </w:pPrChange>
            </w:pPr>
            <w:del w:id="12578" w:author="tao huang" w:date="2017-09-13T16:18:00Z">
              <w:r w:rsidRPr="00A60A57" w:rsidDel="00D373D5">
                <w:rPr>
                  <w:rFonts w:eastAsia="Times New Roman" w:cs="Times New Roman"/>
                  <w:color w:val="0D0D0D" w:themeColor="text1" w:themeTint="F2"/>
                  <w:sz w:val="22"/>
                  <w:rPrChange w:id="12579" w:author="tao huang" w:date="2017-09-17T12:05:00Z">
                    <w:rPr>
                      <w:rFonts w:eastAsia="Times New Roman" w:cs="Times New Roman"/>
                      <w:color w:val="000000" w:themeColor="text1"/>
                      <w:sz w:val="22"/>
                    </w:rPr>
                  </w:rPrChange>
                </w:rPr>
                <w:delText>Horizon = 8</w:delText>
              </w:r>
            </w:del>
          </w:p>
        </w:tc>
        <w:tc>
          <w:tcPr>
            <w:tcW w:w="1984" w:type="dxa"/>
            <w:gridSpan w:val="2"/>
            <w:tcBorders>
              <w:right w:val="single" w:sz="4" w:space="0" w:color="auto"/>
            </w:tcBorders>
            <w:shd w:val="clear" w:color="auto" w:fill="auto"/>
            <w:noWrap/>
            <w:hideMark/>
          </w:tcPr>
          <w:p w14:paraId="236BD454" w14:textId="6A2E4FFF"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2580" w:author="tao huang" w:date="2017-09-13T16:18:00Z"/>
                <w:rFonts w:eastAsia="Times New Roman" w:cs="Times New Roman"/>
                <w:color w:val="0D0D0D" w:themeColor="text1" w:themeTint="F2"/>
                <w:sz w:val="22"/>
                <w:rPrChange w:id="12581" w:author="tao huang" w:date="2017-09-17T12:05:00Z">
                  <w:rPr>
                    <w:del w:id="12582" w:author="tao huang" w:date="2017-09-13T16:18:00Z"/>
                    <w:rFonts w:eastAsia="Times New Roman" w:cs="Times New Roman"/>
                    <w:color w:val="000000" w:themeColor="text1"/>
                    <w:sz w:val="22"/>
                  </w:rPr>
                </w:rPrChange>
              </w:rPr>
              <w:pPrChange w:id="12583"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2584" w:author="tao huang" w:date="2017-09-13T16:18:00Z">
              <w:r w:rsidRPr="00A60A57" w:rsidDel="00D373D5">
                <w:rPr>
                  <w:rFonts w:eastAsia="Times New Roman" w:cs="Times New Roman"/>
                  <w:color w:val="0D0D0D" w:themeColor="text1" w:themeTint="F2"/>
                  <w:sz w:val="22"/>
                  <w:rPrChange w:id="12585" w:author="tao huang" w:date="2017-09-17T12:05:00Z">
                    <w:rPr>
                      <w:rFonts w:eastAsia="Times New Roman" w:cs="Times New Roman"/>
                      <w:color w:val="000000" w:themeColor="text1"/>
                      <w:sz w:val="22"/>
                    </w:rPr>
                  </w:rPrChange>
                </w:rPr>
                <w:delText>ADL-intra-EWC</w:delText>
              </w:r>
            </w:del>
          </w:p>
        </w:tc>
        <w:tc>
          <w:tcPr>
            <w:tcW w:w="1985" w:type="dxa"/>
            <w:gridSpan w:val="2"/>
            <w:tcBorders>
              <w:left w:val="single" w:sz="4" w:space="0" w:color="auto"/>
              <w:right w:val="single" w:sz="4" w:space="0" w:color="auto"/>
            </w:tcBorders>
            <w:shd w:val="clear" w:color="auto" w:fill="auto"/>
            <w:noWrap/>
            <w:hideMark/>
          </w:tcPr>
          <w:p w14:paraId="7ABD6B0F" w14:textId="0DBFD862"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2586" w:author="tao huang" w:date="2017-09-13T16:18:00Z"/>
                <w:rFonts w:eastAsia="Times New Roman" w:cs="Times New Roman"/>
                <w:color w:val="0D0D0D" w:themeColor="text1" w:themeTint="F2"/>
                <w:sz w:val="22"/>
                <w:rPrChange w:id="12587" w:author="tao huang" w:date="2017-09-17T12:05:00Z">
                  <w:rPr>
                    <w:del w:id="12588" w:author="tao huang" w:date="2017-09-13T16:18:00Z"/>
                    <w:rFonts w:eastAsia="Times New Roman" w:cs="Times New Roman"/>
                    <w:color w:val="000000" w:themeColor="text1"/>
                    <w:sz w:val="22"/>
                  </w:rPr>
                </w:rPrChange>
              </w:rPr>
              <w:pPrChange w:id="12589"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2590" w:author="tao huang" w:date="2017-09-13T16:18:00Z">
              <w:r w:rsidRPr="00A60A57" w:rsidDel="00D373D5">
                <w:rPr>
                  <w:rFonts w:eastAsia="Times New Roman" w:cs="Times New Roman"/>
                  <w:color w:val="0D0D0D" w:themeColor="text1" w:themeTint="F2"/>
                  <w:sz w:val="22"/>
                  <w:rPrChange w:id="12591" w:author="tao huang" w:date="2017-09-17T12:05:00Z">
                    <w:rPr>
                      <w:rFonts w:eastAsia="Times New Roman" w:cs="Times New Roman"/>
                      <w:color w:val="000000" w:themeColor="text1"/>
                      <w:sz w:val="22"/>
                    </w:rPr>
                  </w:rPrChange>
                </w:rPr>
                <w:delText>ADL-own-EWC</w:delText>
              </w:r>
            </w:del>
          </w:p>
        </w:tc>
        <w:tc>
          <w:tcPr>
            <w:tcW w:w="2126" w:type="dxa"/>
            <w:gridSpan w:val="2"/>
            <w:tcBorders>
              <w:left w:val="single" w:sz="4" w:space="0" w:color="auto"/>
              <w:right w:val="single" w:sz="4" w:space="0" w:color="auto"/>
            </w:tcBorders>
            <w:shd w:val="clear" w:color="auto" w:fill="auto"/>
            <w:noWrap/>
            <w:hideMark/>
          </w:tcPr>
          <w:p w14:paraId="4FC128C4" w14:textId="13DCECEA"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2592" w:author="tao huang" w:date="2017-09-13T16:18:00Z"/>
                <w:rFonts w:eastAsia="Times New Roman" w:cs="Times New Roman"/>
                <w:color w:val="0D0D0D" w:themeColor="text1" w:themeTint="F2"/>
                <w:sz w:val="22"/>
                <w:rPrChange w:id="12593" w:author="tao huang" w:date="2017-09-17T12:05:00Z">
                  <w:rPr>
                    <w:del w:id="12594" w:author="tao huang" w:date="2017-09-13T16:18:00Z"/>
                    <w:rFonts w:eastAsia="Times New Roman" w:cs="Times New Roman"/>
                    <w:color w:val="000000" w:themeColor="text1"/>
                    <w:sz w:val="22"/>
                  </w:rPr>
                </w:rPrChange>
              </w:rPr>
              <w:pPrChange w:id="12595"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2596" w:author="tao huang" w:date="2017-09-13T16:18:00Z">
              <w:r w:rsidRPr="00A60A57" w:rsidDel="00D373D5">
                <w:rPr>
                  <w:rFonts w:eastAsia="Times New Roman" w:cs="Times New Roman"/>
                  <w:color w:val="0D0D0D" w:themeColor="text1" w:themeTint="F2"/>
                  <w:sz w:val="22"/>
                  <w:rPrChange w:id="12597" w:author="tao huang" w:date="2017-09-17T12:05:00Z">
                    <w:rPr>
                      <w:rFonts w:eastAsia="Times New Roman" w:cs="Times New Roman"/>
                      <w:color w:val="000000" w:themeColor="text1"/>
                      <w:sz w:val="22"/>
                    </w:rPr>
                  </w:rPrChange>
                </w:rPr>
                <w:delText>ADL-intra-IC</w:delText>
              </w:r>
            </w:del>
          </w:p>
        </w:tc>
        <w:tc>
          <w:tcPr>
            <w:tcW w:w="1985" w:type="dxa"/>
            <w:gridSpan w:val="2"/>
            <w:tcBorders>
              <w:left w:val="single" w:sz="4" w:space="0" w:color="auto"/>
            </w:tcBorders>
            <w:shd w:val="clear" w:color="auto" w:fill="auto"/>
            <w:noWrap/>
            <w:hideMark/>
          </w:tcPr>
          <w:p w14:paraId="4045CD08" w14:textId="1D798129"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2598" w:author="tao huang" w:date="2017-09-13T16:18:00Z"/>
                <w:rFonts w:eastAsia="Times New Roman" w:cs="Times New Roman"/>
                <w:color w:val="0D0D0D" w:themeColor="text1" w:themeTint="F2"/>
                <w:sz w:val="22"/>
                <w:rPrChange w:id="12599" w:author="tao huang" w:date="2017-09-17T12:05:00Z">
                  <w:rPr>
                    <w:del w:id="12600" w:author="tao huang" w:date="2017-09-13T16:18:00Z"/>
                    <w:rFonts w:eastAsia="Times New Roman" w:cs="Times New Roman"/>
                    <w:color w:val="000000" w:themeColor="text1"/>
                    <w:sz w:val="22"/>
                  </w:rPr>
                </w:rPrChange>
              </w:rPr>
              <w:pPrChange w:id="12601"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2602" w:author="tao huang" w:date="2017-09-13T16:18:00Z">
              <w:r w:rsidRPr="00A60A57" w:rsidDel="00D373D5">
                <w:rPr>
                  <w:rFonts w:eastAsia="Times New Roman" w:cs="Times New Roman"/>
                  <w:color w:val="0D0D0D" w:themeColor="text1" w:themeTint="F2"/>
                  <w:sz w:val="22"/>
                  <w:rPrChange w:id="12603" w:author="tao huang" w:date="2017-09-17T12:05:00Z">
                    <w:rPr>
                      <w:rFonts w:eastAsia="Times New Roman" w:cs="Times New Roman"/>
                      <w:color w:val="000000" w:themeColor="text1"/>
                      <w:sz w:val="22"/>
                    </w:rPr>
                  </w:rPrChange>
                </w:rPr>
                <w:delText>ADL-own-IC</w:delText>
              </w:r>
            </w:del>
          </w:p>
        </w:tc>
      </w:tr>
      <w:tr w:rsidR="000A3EF8" w:rsidRPr="00A60A57" w:rsidDel="00D373D5" w14:paraId="51C03397" w14:textId="6956C12B" w:rsidTr="00920256">
        <w:trPr>
          <w:trHeight w:val="20"/>
          <w:jc w:val="center"/>
          <w:del w:id="12604" w:author="tao huang" w:date="2017-09-13T16:18: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76556C03" w14:textId="29D06FD9" w:rsidR="000A3EF8" w:rsidRPr="00A60A57" w:rsidDel="00D373D5" w:rsidRDefault="00140F4D">
            <w:pPr>
              <w:rPr>
                <w:del w:id="12605" w:author="tao huang" w:date="2017-09-13T16:18:00Z"/>
                <w:rFonts w:eastAsia="Times New Roman" w:cs="Times New Roman"/>
                <w:b w:val="0"/>
                <w:color w:val="0D0D0D" w:themeColor="text1" w:themeTint="F2"/>
                <w:sz w:val="22"/>
                <w:rPrChange w:id="12606" w:author="tao huang" w:date="2017-09-17T12:05:00Z">
                  <w:rPr>
                    <w:del w:id="12607" w:author="tao huang" w:date="2017-09-13T16:18:00Z"/>
                    <w:rFonts w:eastAsia="Times New Roman" w:cs="Times New Roman"/>
                    <w:b w:val="0"/>
                    <w:color w:val="000000" w:themeColor="text1"/>
                    <w:sz w:val="22"/>
                  </w:rPr>
                </w:rPrChange>
              </w:rPr>
              <w:pPrChange w:id="12608" w:author="tao huang" w:date="2017-09-16T12:50:00Z">
                <w:pPr>
                  <w:spacing w:after="0" w:line="240" w:lineRule="auto"/>
                  <w:jc w:val="center"/>
                </w:pPr>
              </w:pPrChange>
            </w:pPr>
            <w:del w:id="12609" w:author="tao huang" w:date="2017-09-13T16:18:00Z">
              <w:r w:rsidRPr="00A60A57" w:rsidDel="00D373D5">
                <w:rPr>
                  <w:rFonts w:eastAsia="Times New Roman" w:cs="Times New Roman"/>
                  <w:color w:val="0D0D0D" w:themeColor="text1" w:themeTint="F2"/>
                  <w:sz w:val="22"/>
                  <w:rPrChange w:id="12610" w:author="tao huang" w:date="2017-09-17T12:05:00Z">
                    <w:rPr>
                      <w:rFonts w:eastAsia="Times New Roman" w:cs="Times New Roman"/>
                      <w:color w:val="000000" w:themeColor="text1"/>
                      <w:sz w:val="22"/>
                    </w:rPr>
                  </w:rPrChange>
                </w:rPr>
                <w:delText>Parameter/estimate and p-values</w:delText>
              </w:r>
            </w:del>
          </w:p>
        </w:tc>
        <w:tc>
          <w:tcPr>
            <w:tcW w:w="986" w:type="dxa"/>
            <w:shd w:val="clear" w:color="auto" w:fill="auto"/>
            <w:noWrap/>
            <w:hideMark/>
          </w:tcPr>
          <w:p w14:paraId="461DB942" w14:textId="3C5FAA41"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2611" w:author="tao huang" w:date="2017-09-13T16:18:00Z"/>
                <w:rFonts w:eastAsia="Times New Roman" w:cs="Times New Roman"/>
                <w:color w:val="0D0D0D" w:themeColor="text1" w:themeTint="F2"/>
                <w:sz w:val="22"/>
                <w:rPrChange w:id="12612" w:author="tao huang" w:date="2017-09-17T12:05:00Z">
                  <w:rPr>
                    <w:del w:id="12613" w:author="tao huang" w:date="2017-09-13T16:18:00Z"/>
                    <w:rFonts w:eastAsia="Times New Roman" w:cs="Times New Roman"/>
                    <w:color w:val="000000" w:themeColor="text1"/>
                    <w:sz w:val="22"/>
                  </w:rPr>
                </w:rPrChange>
              </w:rPr>
              <w:pPrChange w:id="12614"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2615" w:author="tao huang" w:date="2017-09-13T16:18:00Z">
              <w:r w:rsidRPr="00A60A57" w:rsidDel="00D373D5">
                <w:rPr>
                  <w:rFonts w:eastAsia="Times New Roman" w:cs="Times New Roman"/>
                  <w:color w:val="0D0D0D" w:themeColor="text1" w:themeTint="F2"/>
                  <w:sz w:val="22"/>
                  <w:rPrChange w:id="12616" w:author="tao huang" w:date="2017-09-17T12:05:00Z">
                    <w:rPr>
                      <w:rFonts w:eastAsia="Times New Roman" w:cs="Times New Roman"/>
                      <w:color w:val="000000" w:themeColor="text1"/>
                      <w:sz w:val="22"/>
                    </w:rPr>
                  </w:rPrChange>
                </w:rPr>
                <w:delText>Estimate</w:delText>
              </w:r>
            </w:del>
          </w:p>
        </w:tc>
        <w:tc>
          <w:tcPr>
            <w:tcW w:w="998" w:type="dxa"/>
            <w:tcBorders>
              <w:right w:val="single" w:sz="4" w:space="0" w:color="auto"/>
            </w:tcBorders>
            <w:shd w:val="clear" w:color="auto" w:fill="auto"/>
            <w:noWrap/>
            <w:hideMark/>
          </w:tcPr>
          <w:p w14:paraId="7D58F0B7" w14:textId="3D1351F6"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2617" w:author="tao huang" w:date="2017-09-13T16:18:00Z"/>
                <w:rFonts w:eastAsia="Times New Roman" w:cs="Times New Roman"/>
                <w:color w:val="0D0D0D" w:themeColor="text1" w:themeTint="F2"/>
                <w:sz w:val="22"/>
                <w:rPrChange w:id="12618" w:author="tao huang" w:date="2017-09-17T12:05:00Z">
                  <w:rPr>
                    <w:del w:id="12619" w:author="tao huang" w:date="2017-09-13T16:18:00Z"/>
                    <w:rFonts w:eastAsia="Times New Roman" w:cs="Times New Roman"/>
                    <w:color w:val="000000" w:themeColor="text1"/>
                    <w:sz w:val="22"/>
                  </w:rPr>
                </w:rPrChange>
              </w:rPr>
              <w:pPrChange w:id="12620"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2621" w:author="tao huang" w:date="2017-09-13T16:18:00Z">
              <w:r w:rsidRPr="00A60A57" w:rsidDel="00D373D5">
                <w:rPr>
                  <w:rFonts w:eastAsia="Times New Roman" w:cs="Times New Roman"/>
                  <w:color w:val="0D0D0D" w:themeColor="text1" w:themeTint="F2"/>
                  <w:sz w:val="22"/>
                  <w:rPrChange w:id="12622" w:author="tao huang" w:date="2017-09-17T12:05:00Z">
                    <w:rPr>
                      <w:rFonts w:eastAsia="Times New Roman" w:cs="Times New Roman"/>
                      <w:color w:val="000000" w:themeColor="text1"/>
                      <w:sz w:val="22"/>
                    </w:rPr>
                  </w:rPrChange>
                </w:rPr>
                <w:delText>P-value</w:delText>
              </w:r>
            </w:del>
          </w:p>
        </w:tc>
        <w:tc>
          <w:tcPr>
            <w:tcW w:w="986" w:type="dxa"/>
            <w:tcBorders>
              <w:left w:val="single" w:sz="4" w:space="0" w:color="auto"/>
            </w:tcBorders>
            <w:shd w:val="clear" w:color="auto" w:fill="auto"/>
            <w:noWrap/>
            <w:hideMark/>
          </w:tcPr>
          <w:p w14:paraId="58179138" w14:textId="293C15BF"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2623" w:author="tao huang" w:date="2017-09-13T16:18:00Z"/>
                <w:rFonts w:eastAsia="Times New Roman" w:cs="Times New Roman"/>
                <w:color w:val="0D0D0D" w:themeColor="text1" w:themeTint="F2"/>
                <w:sz w:val="22"/>
                <w:rPrChange w:id="12624" w:author="tao huang" w:date="2017-09-17T12:05:00Z">
                  <w:rPr>
                    <w:del w:id="12625" w:author="tao huang" w:date="2017-09-13T16:18:00Z"/>
                    <w:rFonts w:eastAsia="Times New Roman" w:cs="Times New Roman"/>
                    <w:color w:val="000000" w:themeColor="text1"/>
                    <w:sz w:val="22"/>
                  </w:rPr>
                </w:rPrChange>
              </w:rPr>
              <w:pPrChange w:id="12626"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2627" w:author="tao huang" w:date="2017-09-13T16:18:00Z">
              <w:r w:rsidRPr="00A60A57" w:rsidDel="00D373D5">
                <w:rPr>
                  <w:rFonts w:eastAsia="Times New Roman" w:cs="Times New Roman"/>
                  <w:color w:val="0D0D0D" w:themeColor="text1" w:themeTint="F2"/>
                  <w:sz w:val="22"/>
                  <w:rPrChange w:id="12628" w:author="tao huang" w:date="2017-09-17T12:05:00Z">
                    <w:rPr>
                      <w:rFonts w:eastAsia="Times New Roman" w:cs="Times New Roman"/>
                      <w:color w:val="000000" w:themeColor="text1"/>
                      <w:sz w:val="22"/>
                    </w:rPr>
                  </w:rPrChange>
                </w:rPr>
                <w:delText>Estimate</w:delText>
              </w:r>
            </w:del>
          </w:p>
        </w:tc>
        <w:tc>
          <w:tcPr>
            <w:tcW w:w="999" w:type="dxa"/>
            <w:tcBorders>
              <w:right w:val="single" w:sz="4" w:space="0" w:color="auto"/>
            </w:tcBorders>
            <w:shd w:val="clear" w:color="auto" w:fill="auto"/>
            <w:noWrap/>
            <w:hideMark/>
          </w:tcPr>
          <w:p w14:paraId="1B2AEB2F" w14:textId="011B0FE4"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2629" w:author="tao huang" w:date="2017-09-13T16:18:00Z"/>
                <w:rFonts w:eastAsia="Times New Roman" w:cs="Times New Roman"/>
                <w:color w:val="0D0D0D" w:themeColor="text1" w:themeTint="F2"/>
                <w:sz w:val="22"/>
                <w:rPrChange w:id="12630" w:author="tao huang" w:date="2017-09-17T12:05:00Z">
                  <w:rPr>
                    <w:del w:id="12631" w:author="tao huang" w:date="2017-09-13T16:18:00Z"/>
                    <w:rFonts w:eastAsia="Times New Roman" w:cs="Times New Roman"/>
                    <w:color w:val="000000" w:themeColor="text1"/>
                    <w:sz w:val="22"/>
                  </w:rPr>
                </w:rPrChange>
              </w:rPr>
              <w:pPrChange w:id="12632"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2633" w:author="tao huang" w:date="2017-09-13T16:18:00Z">
              <w:r w:rsidRPr="00A60A57" w:rsidDel="00D373D5">
                <w:rPr>
                  <w:rFonts w:eastAsia="Times New Roman" w:cs="Times New Roman"/>
                  <w:color w:val="0D0D0D" w:themeColor="text1" w:themeTint="F2"/>
                  <w:sz w:val="22"/>
                  <w:rPrChange w:id="12634" w:author="tao huang" w:date="2017-09-17T12:05:00Z">
                    <w:rPr>
                      <w:rFonts w:eastAsia="Times New Roman" w:cs="Times New Roman"/>
                      <w:color w:val="000000" w:themeColor="text1"/>
                      <w:sz w:val="22"/>
                    </w:rPr>
                  </w:rPrChange>
                </w:rPr>
                <w:delText>P-value</w:delText>
              </w:r>
            </w:del>
          </w:p>
        </w:tc>
        <w:tc>
          <w:tcPr>
            <w:tcW w:w="986" w:type="dxa"/>
            <w:tcBorders>
              <w:left w:val="single" w:sz="4" w:space="0" w:color="auto"/>
            </w:tcBorders>
            <w:shd w:val="clear" w:color="auto" w:fill="auto"/>
            <w:noWrap/>
            <w:hideMark/>
          </w:tcPr>
          <w:p w14:paraId="588D3BBF" w14:textId="063D4698"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2635" w:author="tao huang" w:date="2017-09-13T16:18:00Z"/>
                <w:rFonts w:eastAsia="Times New Roman" w:cs="Times New Roman"/>
                <w:color w:val="0D0D0D" w:themeColor="text1" w:themeTint="F2"/>
                <w:sz w:val="22"/>
                <w:rPrChange w:id="12636" w:author="tao huang" w:date="2017-09-17T12:05:00Z">
                  <w:rPr>
                    <w:del w:id="12637" w:author="tao huang" w:date="2017-09-13T16:18:00Z"/>
                    <w:rFonts w:eastAsia="Times New Roman" w:cs="Times New Roman"/>
                    <w:color w:val="000000" w:themeColor="text1"/>
                    <w:sz w:val="22"/>
                  </w:rPr>
                </w:rPrChange>
              </w:rPr>
              <w:pPrChange w:id="12638"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2639" w:author="tao huang" w:date="2017-09-13T16:18:00Z">
              <w:r w:rsidRPr="00A60A57" w:rsidDel="00D373D5">
                <w:rPr>
                  <w:rFonts w:eastAsia="Times New Roman" w:cs="Times New Roman"/>
                  <w:color w:val="0D0D0D" w:themeColor="text1" w:themeTint="F2"/>
                  <w:sz w:val="22"/>
                  <w:rPrChange w:id="12640" w:author="tao huang" w:date="2017-09-17T12:05:00Z">
                    <w:rPr>
                      <w:rFonts w:eastAsia="Times New Roman" w:cs="Times New Roman"/>
                      <w:color w:val="000000" w:themeColor="text1"/>
                      <w:sz w:val="22"/>
                    </w:rPr>
                  </w:rPrChange>
                </w:rPr>
                <w:delText>Estimate</w:delText>
              </w:r>
            </w:del>
          </w:p>
        </w:tc>
        <w:tc>
          <w:tcPr>
            <w:tcW w:w="1140" w:type="dxa"/>
            <w:tcBorders>
              <w:right w:val="single" w:sz="4" w:space="0" w:color="auto"/>
            </w:tcBorders>
            <w:shd w:val="clear" w:color="auto" w:fill="auto"/>
            <w:noWrap/>
            <w:hideMark/>
          </w:tcPr>
          <w:p w14:paraId="3D39E7C7" w14:textId="77C9E180"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2641" w:author="tao huang" w:date="2017-09-13T16:18:00Z"/>
                <w:rFonts w:eastAsia="Times New Roman" w:cs="Times New Roman"/>
                <w:color w:val="0D0D0D" w:themeColor="text1" w:themeTint="F2"/>
                <w:sz w:val="22"/>
                <w:rPrChange w:id="12642" w:author="tao huang" w:date="2017-09-17T12:05:00Z">
                  <w:rPr>
                    <w:del w:id="12643" w:author="tao huang" w:date="2017-09-13T16:18:00Z"/>
                    <w:rFonts w:eastAsia="Times New Roman" w:cs="Times New Roman"/>
                    <w:color w:val="000000" w:themeColor="text1"/>
                    <w:sz w:val="22"/>
                  </w:rPr>
                </w:rPrChange>
              </w:rPr>
              <w:pPrChange w:id="12644"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2645" w:author="tao huang" w:date="2017-09-13T16:18:00Z">
              <w:r w:rsidRPr="00A60A57" w:rsidDel="00D373D5">
                <w:rPr>
                  <w:rFonts w:eastAsia="Times New Roman" w:cs="Times New Roman"/>
                  <w:color w:val="0D0D0D" w:themeColor="text1" w:themeTint="F2"/>
                  <w:sz w:val="22"/>
                  <w:rPrChange w:id="12646" w:author="tao huang" w:date="2017-09-17T12:05:00Z">
                    <w:rPr>
                      <w:rFonts w:eastAsia="Times New Roman" w:cs="Times New Roman"/>
                      <w:color w:val="000000" w:themeColor="text1"/>
                      <w:sz w:val="22"/>
                    </w:rPr>
                  </w:rPrChange>
                </w:rPr>
                <w:delText>P-value</w:delText>
              </w:r>
            </w:del>
          </w:p>
        </w:tc>
        <w:tc>
          <w:tcPr>
            <w:tcW w:w="986" w:type="dxa"/>
            <w:tcBorders>
              <w:left w:val="single" w:sz="4" w:space="0" w:color="auto"/>
            </w:tcBorders>
            <w:shd w:val="clear" w:color="auto" w:fill="auto"/>
            <w:noWrap/>
            <w:hideMark/>
          </w:tcPr>
          <w:p w14:paraId="717D8B84" w14:textId="16DCDE40"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2647" w:author="tao huang" w:date="2017-09-13T16:18:00Z"/>
                <w:rFonts w:eastAsia="Times New Roman" w:cs="Times New Roman"/>
                <w:color w:val="0D0D0D" w:themeColor="text1" w:themeTint="F2"/>
                <w:sz w:val="22"/>
                <w:rPrChange w:id="12648" w:author="tao huang" w:date="2017-09-17T12:05:00Z">
                  <w:rPr>
                    <w:del w:id="12649" w:author="tao huang" w:date="2017-09-13T16:18:00Z"/>
                    <w:rFonts w:eastAsia="Times New Roman" w:cs="Times New Roman"/>
                    <w:color w:val="000000" w:themeColor="text1"/>
                    <w:sz w:val="22"/>
                  </w:rPr>
                </w:rPrChange>
              </w:rPr>
              <w:pPrChange w:id="12650"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2651" w:author="tao huang" w:date="2017-09-13T16:18:00Z">
              <w:r w:rsidRPr="00A60A57" w:rsidDel="00D373D5">
                <w:rPr>
                  <w:rFonts w:eastAsia="Times New Roman" w:cs="Times New Roman"/>
                  <w:color w:val="0D0D0D" w:themeColor="text1" w:themeTint="F2"/>
                  <w:sz w:val="22"/>
                  <w:rPrChange w:id="12652" w:author="tao huang" w:date="2017-09-17T12:05:00Z">
                    <w:rPr>
                      <w:rFonts w:eastAsia="Times New Roman" w:cs="Times New Roman"/>
                      <w:color w:val="000000" w:themeColor="text1"/>
                      <w:sz w:val="22"/>
                    </w:rPr>
                  </w:rPrChange>
                </w:rPr>
                <w:delText>Estimate</w:delText>
              </w:r>
            </w:del>
          </w:p>
        </w:tc>
        <w:tc>
          <w:tcPr>
            <w:tcW w:w="999" w:type="dxa"/>
            <w:shd w:val="clear" w:color="auto" w:fill="auto"/>
            <w:noWrap/>
            <w:hideMark/>
          </w:tcPr>
          <w:p w14:paraId="785E3911" w14:textId="3247034F"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2653" w:author="tao huang" w:date="2017-09-13T16:18:00Z"/>
                <w:rFonts w:eastAsia="Times New Roman" w:cs="Times New Roman"/>
                <w:color w:val="0D0D0D" w:themeColor="text1" w:themeTint="F2"/>
                <w:sz w:val="22"/>
                <w:rPrChange w:id="12654" w:author="tao huang" w:date="2017-09-17T12:05:00Z">
                  <w:rPr>
                    <w:del w:id="12655" w:author="tao huang" w:date="2017-09-13T16:18:00Z"/>
                    <w:rFonts w:eastAsia="Times New Roman" w:cs="Times New Roman"/>
                    <w:color w:val="000000" w:themeColor="text1"/>
                    <w:sz w:val="22"/>
                  </w:rPr>
                </w:rPrChange>
              </w:rPr>
              <w:pPrChange w:id="12656"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2657" w:author="tao huang" w:date="2017-09-13T16:18:00Z">
              <w:r w:rsidRPr="00A60A57" w:rsidDel="00D373D5">
                <w:rPr>
                  <w:rFonts w:eastAsia="Times New Roman" w:cs="Times New Roman"/>
                  <w:color w:val="0D0D0D" w:themeColor="text1" w:themeTint="F2"/>
                  <w:sz w:val="22"/>
                  <w:rPrChange w:id="12658" w:author="tao huang" w:date="2017-09-17T12:05:00Z">
                    <w:rPr>
                      <w:rFonts w:eastAsia="Times New Roman" w:cs="Times New Roman"/>
                      <w:color w:val="000000" w:themeColor="text1"/>
                      <w:sz w:val="22"/>
                    </w:rPr>
                  </w:rPrChange>
                </w:rPr>
                <w:delText>P-value</w:delText>
              </w:r>
            </w:del>
          </w:p>
        </w:tc>
      </w:tr>
      <w:tr w:rsidR="000A3EF8" w:rsidRPr="00A60A57" w:rsidDel="00D373D5" w14:paraId="6546AD1E" w14:textId="6A254B3B" w:rsidTr="00920256">
        <w:trPr>
          <w:cnfStyle w:val="000000100000" w:firstRow="0" w:lastRow="0" w:firstColumn="0" w:lastColumn="0" w:oddVBand="0" w:evenVBand="0" w:oddHBand="1" w:evenHBand="0" w:firstRowFirstColumn="0" w:firstRowLastColumn="0" w:lastRowFirstColumn="0" w:lastRowLastColumn="0"/>
          <w:trHeight w:val="20"/>
          <w:jc w:val="center"/>
          <w:del w:id="12659" w:author="tao huang" w:date="2017-09-13T16:18: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55880FC8" w14:textId="403D75CC" w:rsidR="000A3EF8" w:rsidRPr="00A60A57" w:rsidDel="00D373D5" w:rsidRDefault="000A3EF8">
            <w:pPr>
              <w:rPr>
                <w:del w:id="12660" w:author="tao huang" w:date="2017-09-13T16:18:00Z"/>
                <w:rFonts w:eastAsia="Times New Roman" w:cs="Times New Roman"/>
                <w:b w:val="0"/>
                <w:i/>
                <w:color w:val="0D0D0D" w:themeColor="text1" w:themeTint="F2"/>
                <w:sz w:val="22"/>
                <w:rPrChange w:id="12661" w:author="tao huang" w:date="2017-09-17T12:05:00Z">
                  <w:rPr>
                    <w:del w:id="12662" w:author="tao huang" w:date="2017-09-13T16:18:00Z"/>
                    <w:rFonts w:eastAsia="Times New Roman" w:cs="Times New Roman"/>
                    <w:b w:val="0"/>
                    <w:i/>
                    <w:color w:val="000000" w:themeColor="text1"/>
                    <w:sz w:val="22"/>
                  </w:rPr>
                </w:rPrChange>
              </w:rPr>
              <w:pPrChange w:id="12663" w:author="tao huang" w:date="2017-09-16T12:50:00Z">
                <w:pPr>
                  <w:spacing w:after="0" w:line="240" w:lineRule="auto"/>
                </w:pPr>
              </w:pPrChange>
            </w:pPr>
            <w:del w:id="12664" w:author="tao huang" w:date="2017-09-13T16:18:00Z">
              <w:r w:rsidRPr="00A60A57" w:rsidDel="00D373D5">
                <w:rPr>
                  <w:rFonts w:eastAsia="Times New Roman" w:cs="Times New Roman"/>
                  <w:i/>
                  <w:color w:val="0D0D0D" w:themeColor="text1" w:themeTint="F2"/>
                  <w:sz w:val="22"/>
                  <w:rPrChange w:id="12665" w:author="tao huang" w:date="2017-09-17T12:05:00Z">
                    <w:rPr>
                      <w:rFonts w:eastAsia="Times New Roman" w:cs="Times New Roman"/>
                      <w:i/>
                      <w:color w:val="000000" w:themeColor="text1"/>
                      <w:sz w:val="22"/>
                    </w:rPr>
                  </w:rPrChange>
                </w:rPr>
                <w:delText>Outliers and general variations</w:delText>
              </w:r>
            </w:del>
          </w:p>
        </w:tc>
        <w:tc>
          <w:tcPr>
            <w:tcW w:w="986" w:type="dxa"/>
            <w:shd w:val="clear" w:color="auto" w:fill="auto"/>
            <w:noWrap/>
            <w:hideMark/>
          </w:tcPr>
          <w:p w14:paraId="5FD24305" w14:textId="10DCF186"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2666" w:author="tao huang" w:date="2017-09-13T16:18:00Z"/>
                <w:rFonts w:eastAsia="Times New Roman" w:cs="Times New Roman"/>
                <w:color w:val="0D0D0D" w:themeColor="text1" w:themeTint="F2"/>
                <w:sz w:val="22"/>
                <w:rPrChange w:id="12667" w:author="tao huang" w:date="2017-09-17T12:05:00Z">
                  <w:rPr>
                    <w:del w:id="12668" w:author="tao huang" w:date="2017-09-13T16:18:00Z"/>
                    <w:rFonts w:eastAsia="Times New Roman" w:cs="Times New Roman"/>
                    <w:color w:val="000000" w:themeColor="text1"/>
                    <w:sz w:val="22"/>
                  </w:rPr>
                </w:rPrChange>
              </w:rPr>
              <w:pPrChange w:id="12669"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2670" w:author="tao huang" w:date="2017-09-13T16:18:00Z">
              <w:r w:rsidRPr="00A60A57" w:rsidDel="00D373D5">
                <w:rPr>
                  <w:rFonts w:eastAsia="Times New Roman" w:cs="Times New Roman"/>
                  <w:color w:val="0D0D0D" w:themeColor="text1" w:themeTint="F2"/>
                  <w:sz w:val="22"/>
                  <w:rPrChange w:id="12671" w:author="tao huang" w:date="2017-09-17T12:05:00Z">
                    <w:rPr>
                      <w:rFonts w:eastAsia="Times New Roman" w:cs="Times New Roman"/>
                      <w:color w:val="000000" w:themeColor="text1"/>
                      <w:sz w:val="22"/>
                    </w:rPr>
                  </w:rPrChange>
                </w:rPr>
                <w:delText>0.001</w:delText>
              </w:r>
            </w:del>
          </w:p>
        </w:tc>
        <w:tc>
          <w:tcPr>
            <w:tcW w:w="998" w:type="dxa"/>
            <w:tcBorders>
              <w:right w:val="single" w:sz="4" w:space="0" w:color="auto"/>
            </w:tcBorders>
            <w:shd w:val="clear" w:color="auto" w:fill="auto"/>
            <w:noWrap/>
            <w:hideMark/>
          </w:tcPr>
          <w:p w14:paraId="20620F14" w14:textId="072A5010"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2672" w:author="tao huang" w:date="2017-09-13T16:18:00Z"/>
                <w:rFonts w:eastAsia="Times New Roman" w:cs="Times New Roman"/>
                <w:color w:val="0D0D0D" w:themeColor="text1" w:themeTint="F2"/>
                <w:sz w:val="22"/>
                <w:rPrChange w:id="12673" w:author="tao huang" w:date="2017-09-17T12:05:00Z">
                  <w:rPr>
                    <w:del w:id="12674" w:author="tao huang" w:date="2017-09-13T16:18:00Z"/>
                    <w:rFonts w:eastAsia="Times New Roman" w:cs="Times New Roman"/>
                    <w:color w:val="000000" w:themeColor="text1"/>
                    <w:sz w:val="22"/>
                  </w:rPr>
                </w:rPrChange>
              </w:rPr>
              <w:pPrChange w:id="12675"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2676" w:author="tao huang" w:date="2017-09-13T16:18:00Z">
              <w:r w:rsidRPr="00A60A57" w:rsidDel="00D373D5">
                <w:rPr>
                  <w:rFonts w:eastAsia="Times New Roman" w:cs="Times New Roman"/>
                  <w:color w:val="0D0D0D" w:themeColor="text1" w:themeTint="F2"/>
                  <w:sz w:val="22"/>
                  <w:rPrChange w:id="12677" w:author="tao huang" w:date="2017-09-17T12:05:00Z">
                    <w:rPr>
                      <w:rFonts w:eastAsia="Times New Roman" w:cs="Times New Roman"/>
                      <w:color w:val="000000" w:themeColor="text1"/>
                      <w:sz w:val="22"/>
                    </w:rPr>
                  </w:rPrChange>
                </w:rPr>
                <w:delText>0.319</w:delText>
              </w:r>
            </w:del>
          </w:p>
        </w:tc>
        <w:tc>
          <w:tcPr>
            <w:tcW w:w="986" w:type="dxa"/>
            <w:tcBorders>
              <w:left w:val="single" w:sz="4" w:space="0" w:color="auto"/>
            </w:tcBorders>
            <w:shd w:val="clear" w:color="auto" w:fill="auto"/>
            <w:noWrap/>
            <w:hideMark/>
          </w:tcPr>
          <w:p w14:paraId="6CE93A32" w14:textId="7D4E39FE"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2678" w:author="tao huang" w:date="2017-09-13T16:18:00Z"/>
                <w:rFonts w:eastAsia="Times New Roman" w:cs="Times New Roman"/>
                <w:color w:val="0D0D0D" w:themeColor="text1" w:themeTint="F2"/>
                <w:sz w:val="22"/>
                <w:rPrChange w:id="12679" w:author="tao huang" w:date="2017-09-17T12:05:00Z">
                  <w:rPr>
                    <w:del w:id="12680" w:author="tao huang" w:date="2017-09-13T16:18:00Z"/>
                    <w:rFonts w:eastAsia="Times New Roman" w:cs="Times New Roman"/>
                    <w:color w:val="000000" w:themeColor="text1"/>
                    <w:sz w:val="22"/>
                  </w:rPr>
                </w:rPrChange>
              </w:rPr>
              <w:pPrChange w:id="12681"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2682" w:author="tao huang" w:date="2017-09-13T16:18:00Z">
              <w:r w:rsidRPr="00A60A57" w:rsidDel="00D373D5">
                <w:rPr>
                  <w:rFonts w:eastAsia="Times New Roman" w:cs="Times New Roman"/>
                  <w:color w:val="0D0D0D" w:themeColor="text1" w:themeTint="F2"/>
                  <w:sz w:val="22"/>
                  <w:rPrChange w:id="12683" w:author="tao huang" w:date="2017-09-17T12:05:00Z">
                    <w:rPr>
                      <w:rFonts w:eastAsia="Times New Roman" w:cs="Times New Roman"/>
                      <w:color w:val="000000" w:themeColor="text1"/>
                      <w:sz w:val="22"/>
                    </w:rPr>
                  </w:rPrChange>
                </w:rPr>
                <w:delText>0.001</w:delText>
              </w:r>
            </w:del>
          </w:p>
        </w:tc>
        <w:tc>
          <w:tcPr>
            <w:tcW w:w="999" w:type="dxa"/>
            <w:tcBorders>
              <w:right w:val="single" w:sz="4" w:space="0" w:color="auto"/>
            </w:tcBorders>
            <w:shd w:val="clear" w:color="auto" w:fill="auto"/>
            <w:noWrap/>
            <w:hideMark/>
          </w:tcPr>
          <w:p w14:paraId="4A6A7864" w14:textId="3D13D0B7"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2684" w:author="tao huang" w:date="2017-09-13T16:18:00Z"/>
                <w:rFonts w:eastAsia="Times New Roman" w:cs="Times New Roman"/>
                <w:color w:val="0D0D0D" w:themeColor="text1" w:themeTint="F2"/>
                <w:sz w:val="22"/>
                <w:rPrChange w:id="12685" w:author="tao huang" w:date="2017-09-17T12:05:00Z">
                  <w:rPr>
                    <w:del w:id="12686" w:author="tao huang" w:date="2017-09-13T16:18:00Z"/>
                    <w:rFonts w:eastAsia="Times New Roman" w:cs="Times New Roman"/>
                    <w:color w:val="000000" w:themeColor="text1"/>
                    <w:sz w:val="22"/>
                  </w:rPr>
                </w:rPrChange>
              </w:rPr>
              <w:pPrChange w:id="12687"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2688" w:author="tao huang" w:date="2017-09-13T16:18:00Z">
              <w:r w:rsidRPr="00A60A57" w:rsidDel="00D373D5">
                <w:rPr>
                  <w:rFonts w:eastAsia="Times New Roman" w:cs="Times New Roman"/>
                  <w:color w:val="0D0D0D" w:themeColor="text1" w:themeTint="F2"/>
                  <w:sz w:val="22"/>
                  <w:rPrChange w:id="12689" w:author="tao huang" w:date="2017-09-17T12:05:00Z">
                    <w:rPr>
                      <w:rFonts w:eastAsia="Times New Roman" w:cs="Times New Roman"/>
                      <w:color w:val="000000" w:themeColor="text1"/>
                      <w:sz w:val="22"/>
                    </w:rPr>
                  </w:rPrChange>
                </w:rPr>
                <w:delText>0.321</w:delText>
              </w:r>
            </w:del>
          </w:p>
        </w:tc>
        <w:tc>
          <w:tcPr>
            <w:tcW w:w="986" w:type="dxa"/>
            <w:tcBorders>
              <w:left w:val="single" w:sz="4" w:space="0" w:color="auto"/>
            </w:tcBorders>
            <w:shd w:val="clear" w:color="auto" w:fill="auto"/>
            <w:noWrap/>
            <w:hideMark/>
          </w:tcPr>
          <w:p w14:paraId="71996147" w14:textId="3C3AD7AB"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2690" w:author="tao huang" w:date="2017-09-13T16:18:00Z"/>
                <w:rFonts w:eastAsia="Times New Roman" w:cs="Times New Roman"/>
                <w:b/>
                <w:bCs/>
                <w:color w:val="0D0D0D" w:themeColor="text1" w:themeTint="F2"/>
                <w:sz w:val="22"/>
                <w:rPrChange w:id="12691" w:author="tao huang" w:date="2017-09-17T12:05:00Z">
                  <w:rPr>
                    <w:del w:id="12692" w:author="tao huang" w:date="2017-09-13T16:18:00Z"/>
                    <w:rFonts w:eastAsia="Times New Roman" w:cs="Times New Roman"/>
                    <w:b/>
                    <w:bCs/>
                    <w:color w:val="000000" w:themeColor="text1"/>
                    <w:sz w:val="22"/>
                  </w:rPr>
                </w:rPrChange>
              </w:rPr>
              <w:pPrChange w:id="12693"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2694" w:author="tao huang" w:date="2017-09-13T16:18:00Z">
              <w:r w:rsidRPr="00A60A57" w:rsidDel="00D373D5">
                <w:rPr>
                  <w:rFonts w:eastAsia="Times New Roman" w:cs="Times New Roman"/>
                  <w:b/>
                  <w:bCs/>
                  <w:color w:val="0D0D0D" w:themeColor="text1" w:themeTint="F2"/>
                  <w:sz w:val="22"/>
                  <w:rPrChange w:id="12695" w:author="tao huang" w:date="2017-09-17T12:05:00Z">
                    <w:rPr>
                      <w:rFonts w:eastAsia="Times New Roman" w:cs="Times New Roman"/>
                      <w:b/>
                      <w:bCs/>
                      <w:color w:val="000000" w:themeColor="text1"/>
                      <w:sz w:val="22"/>
                    </w:rPr>
                  </w:rPrChange>
                </w:rPr>
                <w:delText>-0.010</w:delText>
              </w:r>
            </w:del>
          </w:p>
        </w:tc>
        <w:tc>
          <w:tcPr>
            <w:tcW w:w="1140" w:type="dxa"/>
            <w:tcBorders>
              <w:right w:val="single" w:sz="4" w:space="0" w:color="auto"/>
            </w:tcBorders>
            <w:shd w:val="clear" w:color="auto" w:fill="auto"/>
            <w:noWrap/>
            <w:hideMark/>
          </w:tcPr>
          <w:p w14:paraId="2435CF8A" w14:textId="5262CF4A"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2696" w:author="tao huang" w:date="2017-09-13T16:18:00Z"/>
                <w:rFonts w:eastAsia="Times New Roman" w:cs="Times New Roman"/>
                <w:b/>
                <w:bCs/>
                <w:color w:val="0D0D0D" w:themeColor="text1" w:themeTint="F2"/>
                <w:sz w:val="22"/>
                <w:rPrChange w:id="12697" w:author="tao huang" w:date="2017-09-17T12:05:00Z">
                  <w:rPr>
                    <w:del w:id="12698" w:author="tao huang" w:date="2017-09-13T16:18:00Z"/>
                    <w:rFonts w:eastAsia="Times New Roman" w:cs="Times New Roman"/>
                    <w:b/>
                    <w:bCs/>
                    <w:color w:val="000000" w:themeColor="text1"/>
                    <w:sz w:val="22"/>
                  </w:rPr>
                </w:rPrChange>
              </w:rPr>
              <w:pPrChange w:id="12699"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2700" w:author="tao huang" w:date="2017-09-13T16:18:00Z">
              <w:r w:rsidRPr="00A60A57" w:rsidDel="00D373D5">
                <w:rPr>
                  <w:rFonts w:eastAsia="Times New Roman" w:cs="Times New Roman"/>
                  <w:b/>
                  <w:bCs/>
                  <w:color w:val="0D0D0D" w:themeColor="text1" w:themeTint="F2"/>
                  <w:sz w:val="22"/>
                  <w:rPrChange w:id="12701" w:author="tao huang" w:date="2017-09-17T12:05:00Z">
                    <w:rPr>
                      <w:rFonts w:eastAsia="Times New Roman" w:cs="Times New Roman"/>
                      <w:b/>
                      <w:bCs/>
                      <w:color w:val="000000" w:themeColor="text1"/>
                      <w:sz w:val="22"/>
                    </w:rPr>
                  </w:rPrChange>
                </w:rPr>
                <w:delText>0.000</w:delText>
              </w:r>
            </w:del>
          </w:p>
        </w:tc>
        <w:tc>
          <w:tcPr>
            <w:tcW w:w="986" w:type="dxa"/>
            <w:tcBorders>
              <w:left w:val="single" w:sz="4" w:space="0" w:color="auto"/>
            </w:tcBorders>
            <w:shd w:val="clear" w:color="auto" w:fill="auto"/>
            <w:noWrap/>
            <w:hideMark/>
          </w:tcPr>
          <w:p w14:paraId="3F67A697" w14:textId="33B71EDA"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2702" w:author="tao huang" w:date="2017-09-13T16:18:00Z"/>
                <w:rFonts w:eastAsia="Times New Roman" w:cs="Times New Roman"/>
                <w:b/>
                <w:bCs/>
                <w:color w:val="0D0D0D" w:themeColor="text1" w:themeTint="F2"/>
                <w:sz w:val="22"/>
                <w:rPrChange w:id="12703" w:author="tao huang" w:date="2017-09-17T12:05:00Z">
                  <w:rPr>
                    <w:del w:id="12704" w:author="tao huang" w:date="2017-09-13T16:18:00Z"/>
                    <w:rFonts w:eastAsia="Times New Roman" w:cs="Times New Roman"/>
                    <w:b/>
                    <w:bCs/>
                    <w:color w:val="000000" w:themeColor="text1"/>
                    <w:sz w:val="22"/>
                  </w:rPr>
                </w:rPrChange>
              </w:rPr>
              <w:pPrChange w:id="12705"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2706" w:author="tao huang" w:date="2017-09-13T16:18:00Z">
              <w:r w:rsidRPr="00A60A57" w:rsidDel="00D373D5">
                <w:rPr>
                  <w:rFonts w:eastAsia="Times New Roman" w:cs="Times New Roman"/>
                  <w:b/>
                  <w:bCs/>
                  <w:color w:val="0D0D0D" w:themeColor="text1" w:themeTint="F2"/>
                  <w:sz w:val="22"/>
                  <w:rPrChange w:id="12707" w:author="tao huang" w:date="2017-09-17T12:05:00Z">
                    <w:rPr>
                      <w:rFonts w:eastAsia="Times New Roman" w:cs="Times New Roman"/>
                      <w:b/>
                      <w:bCs/>
                      <w:color w:val="000000" w:themeColor="text1"/>
                      <w:sz w:val="22"/>
                    </w:rPr>
                  </w:rPrChange>
                </w:rPr>
                <w:delText>-0.014</w:delText>
              </w:r>
            </w:del>
          </w:p>
        </w:tc>
        <w:tc>
          <w:tcPr>
            <w:tcW w:w="999" w:type="dxa"/>
            <w:shd w:val="clear" w:color="auto" w:fill="auto"/>
            <w:noWrap/>
            <w:hideMark/>
          </w:tcPr>
          <w:p w14:paraId="066ED74F" w14:textId="13276A4A"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2708" w:author="tao huang" w:date="2017-09-13T16:18:00Z"/>
                <w:rFonts w:eastAsia="Times New Roman" w:cs="Times New Roman"/>
                <w:b/>
                <w:bCs/>
                <w:color w:val="0D0D0D" w:themeColor="text1" w:themeTint="F2"/>
                <w:sz w:val="22"/>
                <w:rPrChange w:id="12709" w:author="tao huang" w:date="2017-09-17T12:05:00Z">
                  <w:rPr>
                    <w:del w:id="12710" w:author="tao huang" w:date="2017-09-13T16:18:00Z"/>
                    <w:rFonts w:eastAsia="Times New Roman" w:cs="Times New Roman"/>
                    <w:b/>
                    <w:bCs/>
                    <w:color w:val="000000" w:themeColor="text1"/>
                    <w:sz w:val="22"/>
                  </w:rPr>
                </w:rPrChange>
              </w:rPr>
              <w:pPrChange w:id="12711"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2712" w:author="tao huang" w:date="2017-09-13T16:18:00Z">
              <w:r w:rsidRPr="00A60A57" w:rsidDel="00D373D5">
                <w:rPr>
                  <w:rFonts w:eastAsia="Times New Roman" w:cs="Times New Roman"/>
                  <w:b/>
                  <w:bCs/>
                  <w:color w:val="0D0D0D" w:themeColor="text1" w:themeTint="F2"/>
                  <w:sz w:val="22"/>
                  <w:rPrChange w:id="12713" w:author="tao huang" w:date="2017-09-17T12:05:00Z">
                    <w:rPr>
                      <w:rFonts w:eastAsia="Times New Roman" w:cs="Times New Roman"/>
                      <w:b/>
                      <w:bCs/>
                      <w:color w:val="000000" w:themeColor="text1"/>
                      <w:sz w:val="22"/>
                    </w:rPr>
                  </w:rPrChange>
                </w:rPr>
                <w:delText>0.000</w:delText>
              </w:r>
            </w:del>
          </w:p>
        </w:tc>
      </w:tr>
      <w:tr w:rsidR="000A3EF8" w:rsidRPr="00A60A57" w:rsidDel="00D373D5" w14:paraId="6E619BF1" w14:textId="1C08B97B" w:rsidTr="00920256">
        <w:trPr>
          <w:trHeight w:val="20"/>
          <w:jc w:val="center"/>
          <w:del w:id="12714" w:author="tao huang" w:date="2017-09-13T16:18: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636C334F" w14:textId="33C41909" w:rsidR="000A3EF8" w:rsidRPr="00A60A57" w:rsidDel="00D373D5" w:rsidRDefault="000A3EF8">
            <w:pPr>
              <w:rPr>
                <w:del w:id="12715" w:author="tao huang" w:date="2017-09-13T16:18:00Z"/>
                <w:rFonts w:eastAsia="Times New Roman" w:cs="Times New Roman"/>
                <w:b w:val="0"/>
                <w:i/>
                <w:color w:val="0D0D0D" w:themeColor="text1" w:themeTint="F2"/>
                <w:sz w:val="22"/>
                <w:rPrChange w:id="12716" w:author="tao huang" w:date="2017-09-17T12:05:00Z">
                  <w:rPr>
                    <w:del w:id="12717" w:author="tao huang" w:date="2017-09-13T16:18:00Z"/>
                    <w:rFonts w:eastAsia="Times New Roman" w:cs="Times New Roman"/>
                    <w:b w:val="0"/>
                    <w:i/>
                    <w:color w:val="000000" w:themeColor="text1"/>
                    <w:sz w:val="22"/>
                  </w:rPr>
                </w:rPrChange>
              </w:rPr>
              <w:pPrChange w:id="12718" w:author="tao huang" w:date="2017-09-16T12:50:00Z">
                <w:pPr>
                  <w:spacing w:after="0" w:line="240" w:lineRule="auto"/>
                </w:pPr>
              </w:pPrChange>
            </w:pPr>
            <w:del w:id="12719" w:author="tao huang" w:date="2017-09-13T16:18:00Z">
              <w:r w:rsidRPr="00A60A57" w:rsidDel="00D373D5">
                <w:rPr>
                  <w:rFonts w:eastAsia="Times New Roman" w:cs="Times New Roman"/>
                  <w:i/>
                  <w:color w:val="0D0D0D" w:themeColor="text1" w:themeTint="F2"/>
                  <w:sz w:val="22"/>
                  <w:rPrChange w:id="12720" w:author="tao huang" w:date="2017-09-17T12:05:00Z">
                    <w:rPr>
                      <w:rFonts w:eastAsia="Times New Roman" w:cs="Times New Roman"/>
                      <w:i/>
                      <w:color w:val="000000" w:themeColor="text1"/>
                      <w:sz w:val="22"/>
                    </w:rPr>
                  </w:rPrChange>
                </w:rPr>
                <w:delText>Sales level and variation</w:delText>
              </w:r>
            </w:del>
          </w:p>
        </w:tc>
        <w:tc>
          <w:tcPr>
            <w:tcW w:w="986" w:type="dxa"/>
            <w:shd w:val="clear" w:color="auto" w:fill="auto"/>
            <w:noWrap/>
            <w:hideMark/>
          </w:tcPr>
          <w:p w14:paraId="48F94E9E" w14:textId="050138C1"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2721" w:author="tao huang" w:date="2017-09-13T16:18:00Z"/>
                <w:rFonts w:eastAsia="Times New Roman" w:cs="Times New Roman"/>
                <w:color w:val="0D0D0D" w:themeColor="text1" w:themeTint="F2"/>
                <w:sz w:val="22"/>
                <w:rPrChange w:id="12722" w:author="tao huang" w:date="2017-09-17T12:05:00Z">
                  <w:rPr>
                    <w:del w:id="12723" w:author="tao huang" w:date="2017-09-13T16:18:00Z"/>
                    <w:rFonts w:eastAsia="Times New Roman" w:cs="Times New Roman"/>
                    <w:color w:val="000000" w:themeColor="text1"/>
                    <w:sz w:val="22"/>
                  </w:rPr>
                </w:rPrChange>
              </w:rPr>
              <w:pPrChange w:id="12724"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2725" w:author="tao huang" w:date="2017-09-13T16:18:00Z">
              <w:r w:rsidRPr="00A60A57" w:rsidDel="00D373D5">
                <w:rPr>
                  <w:rFonts w:eastAsia="Times New Roman" w:cs="Times New Roman"/>
                  <w:color w:val="0D0D0D" w:themeColor="text1" w:themeTint="F2"/>
                  <w:sz w:val="22"/>
                  <w:rPrChange w:id="12726" w:author="tao huang" w:date="2017-09-17T12:05:00Z">
                    <w:rPr>
                      <w:rFonts w:eastAsia="Times New Roman" w:cs="Times New Roman"/>
                      <w:color w:val="000000" w:themeColor="text1"/>
                      <w:sz w:val="22"/>
                    </w:rPr>
                  </w:rPrChange>
                </w:rPr>
                <w:delText>0.001</w:delText>
              </w:r>
            </w:del>
          </w:p>
        </w:tc>
        <w:tc>
          <w:tcPr>
            <w:tcW w:w="998" w:type="dxa"/>
            <w:tcBorders>
              <w:right w:val="single" w:sz="4" w:space="0" w:color="auto"/>
            </w:tcBorders>
            <w:shd w:val="clear" w:color="auto" w:fill="auto"/>
            <w:noWrap/>
            <w:hideMark/>
          </w:tcPr>
          <w:p w14:paraId="1F49D2F9" w14:textId="1AEAE65C"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2727" w:author="tao huang" w:date="2017-09-13T16:18:00Z"/>
                <w:rFonts w:eastAsia="Times New Roman" w:cs="Times New Roman"/>
                <w:color w:val="0D0D0D" w:themeColor="text1" w:themeTint="F2"/>
                <w:sz w:val="22"/>
                <w:rPrChange w:id="12728" w:author="tao huang" w:date="2017-09-17T12:05:00Z">
                  <w:rPr>
                    <w:del w:id="12729" w:author="tao huang" w:date="2017-09-13T16:18:00Z"/>
                    <w:rFonts w:eastAsia="Times New Roman" w:cs="Times New Roman"/>
                    <w:color w:val="000000" w:themeColor="text1"/>
                    <w:sz w:val="22"/>
                  </w:rPr>
                </w:rPrChange>
              </w:rPr>
              <w:pPrChange w:id="12730"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2731" w:author="tao huang" w:date="2017-09-13T16:18:00Z">
              <w:r w:rsidRPr="00A60A57" w:rsidDel="00D373D5">
                <w:rPr>
                  <w:rFonts w:eastAsia="Times New Roman" w:cs="Times New Roman"/>
                  <w:color w:val="0D0D0D" w:themeColor="text1" w:themeTint="F2"/>
                  <w:sz w:val="22"/>
                  <w:rPrChange w:id="12732" w:author="tao huang" w:date="2017-09-17T12:05:00Z">
                    <w:rPr>
                      <w:rFonts w:eastAsia="Times New Roman" w:cs="Times New Roman"/>
                      <w:color w:val="000000" w:themeColor="text1"/>
                      <w:sz w:val="22"/>
                    </w:rPr>
                  </w:rPrChange>
                </w:rPr>
                <w:delText>0.134</w:delText>
              </w:r>
            </w:del>
          </w:p>
        </w:tc>
        <w:tc>
          <w:tcPr>
            <w:tcW w:w="986" w:type="dxa"/>
            <w:tcBorders>
              <w:left w:val="single" w:sz="4" w:space="0" w:color="auto"/>
            </w:tcBorders>
            <w:shd w:val="clear" w:color="auto" w:fill="auto"/>
            <w:noWrap/>
            <w:hideMark/>
          </w:tcPr>
          <w:p w14:paraId="6E2F708C" w14:textId="40940B46"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2733" w:author="tao huang" w:date="2017-09-13T16:18:00Z"/>
                <w:rFonts w:eastAsia="Times New Roman" w:cs="Times New Roman"/>
                <w:color w:val="0D0D0D" w:themeColor="text1" w:themeTint="F2"/>
                <w:sz w:val="22"/>
                <w:rPrChange w:id="12734" w:author="tao huang" w:date="2017-09-17T12:05:00Z">
                  <w:rPr>
                    <w:del w:id="12735" w:author="tao huang" w:date="2017-09-13T16:18:00Z"/>
                    <w:rFonts w:eastAsia="Times New Roman" w:cs="Times New Roman"/>
                    <w:color w:val="000000" w:themeColor="text1"/>
                    <w:sz w:val="22"/>
                  </w:rPr>
                </w:rPrChange>
              </w:rPr>
              <w:pPrChange w:id="12736"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2737" w:author="tao huang" w:date="2017-09-13T16:18:00Z">
              <w:r w:rsidRPr="00A60A57" w:rsidDel="00D373D5">
                <w:rPr>
                  <w:rFonts w:eastAsia="Times New Roman" w:cs="Times New Roman"/>
                  <w:color w:val="0D0D0D" w:themeColor="text1" w:themeTint="F2"/>
                  <w:sz w:val="22"/>
                  <w:rPrChange w:id="12738" w:author="tao huang" w:date="2017-09-17T12:05:00Z">
                    <w:rPr>
                      <w:rFonts w:eastAsia="Times New Roman" w:cs="Times New Roman"/>
                      <w:color w:val="000000" w:themeColor="text1"/>
                      <w:sz w:val="22"/>
                    </w:rPr>
                  </w:rPrChange>
                </w:rPr>
                <w:delText>0.002</w:delText>
              </w:r>
            </w:del>
          </w:p>
        </w:tc>
        <w:tc>
          <w:tcPr>
            <w:tcW w:w="999" w:type="dxa"/>
            <w:tcBorders>
              <w:right w:val="single" w:sz="4" w:space="0" w:color="auto"/>
            </w:tcBorders>
            <w:shd w:val="clear" w:color="auto" w:fill="auto"/>
            <w:noWrap/>
            <w:hideMark/>
          </w:tcPr>
          <w:p w14:paraId="2CFD9FC0" w14:textId="0A814A95"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2739" w:author="tao huang" w:date="2017-09-13T16:18:00Z"/>
                <w:rFonts w:eastAsia="Times New Roman" w:cs="Times New Roman"/>
                <w:color w:val="0D0D0D" w:themeColor="text1" w:themeTint="F2"/>
                <w:sz w:val="22"/>
                <w:rPrChange w:id="12740" w:author="tao huang" w:date="2017-09-17T12:05:00Z">
                  <w:rPr>
                    <w:del w:id="12741" w:author="tao huang" w:date="2017-09-13T16:18:00Z"/>
                    <w:rFonts w:eastAsia="Times New Roman" w:cs="Times New Roman"/>
                    <w:color w:val="000000" w:themeColor="text1"/>
                    <w:sz w:val="22"/>
                  </w:rPr>
                </w:rPrChange>
              </w:rPr>
              <w:pPrChange w:id="12742"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2743" w:author="tao huang" w:date="2017-09-13T16:18:00Z">
              <w:r w:rsidRPr="00A60A57" w:rsidDel="00D373D5">
                <w:rPr>
                  <w:rFonts w:eastAsia="Times New Roman" w:cs="Times New Roman"/>
                  <w:color w:val="0D0D0D" w:themeColor="text1" w:themeTint="F2"/>
                  <w:sz w:val="22"/>
                  <w:rPrChange w:id="12744" w:author="tao huang" w:date="2017-09-17T12:05:00Z">
                    <w:rPr>
                      <w:rFonts w:eastAsia="Times New Roman" w:cs="Times New Roman"/>
                      <w:color w:val="000000" w:themeColor="text1"/>
                      <w:sz w:val="22"/>
                    </w:rPr>
                  </w:rPrChange>
                </w:rPr>
                <w:delText>0.085</w:delText>
              </w:r>
            </w:del>
          </w:p>
        </w:tc>
        <w:tc>
          <w:tcPr>
            <w:tcW w:w="986" w:type="dxa"/>
            <w:tcBorders>
              <w:left w:val="single" w:sz="4" w:space="0" w:color="auto"/>
            </w:tcBorders>
            <w:shd w:val="clear" w:color="auto" w:fill="auto"/>
            <w:noWrap/>
            <w:hideMark/>
          </w:tcPr>
          <w:p w14:paraId="18E64A04" w14:textId="1D16FAEA"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2745" w:author="tao huang" w:date="2017-09-13T16:18:00Z"/>
                <w:rFonts w:eastAsia="Times New Roman" w:cs="Times New Roman"/>
                <w:color w:val="0D0D0D" w:themeColor="text1" w:themeTint="F2"/>
                <w:sz w:val="22"/>
                <w:rPrChange w:id="12746" w:author="tao huang" w:date="2017-09-17T12:05:00Z">
                  <w:rPr>
                    <w:del w:id="12747" w:author="tao huang" w:date="2017-09-13T16:18:00Z"/>
                    <w:rFonts w:eastAsia="Times New Roman" w:cs="Times New Roman"/>
                    <w:color w:val="000000" w:themeColor="text1"/>
                    <w:sz w:val="22"/>
                  </w:rPr>
                </w:rPrChange>
              </w:rPr>
              <w:pPrChange w:id="12748"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2749" w:author="tao huang" w:date="2017-09-13T16:18:00Z">
              <w:r w:rsidRPr="00A60A57" w:rsidDel="00D373D5">
                <w:rPr>
                  <w:rFonts w:eastAsia="Times New Roman" w:cs="Times New Roman"/>
                  <w:color w:val="0D0D0D" w:themeColor="text1" w:themeTint="F2"/>
                  <w:sz w:val="22"/>
                  <w:rPrChange w:id="12750" w:author="tao huang" w:date="2017-09-17T12:05:00Z">
                    <w:rPr>
                      <w:rFonts w:eastAsia="Times New Roman" w:cs="Times New Roman"/>
                      <w:color w:val="000000" w:themeColor="text1"/>
                      <w:sz w:val="22"/>
                    </w:rPr>
                  </w:rPrChange>
                </w:rPr>
                <w:delText>-0.002</w:delText>
              </w:r>
            </w:del>
          </w:p>
        </w:tc>
        <w:tc>
          <w:tcPr>
            <w:tcW w:w="1140" w:type="dxa"/>
            <w:tcBorders>
              <w:right w:val="single" w:sz="4" w:space="0" w:color="auto"/>
            </w:tcBorders>
            <w:shd w:val="clear" w:color="auto" w:fill="auto"/>
            <w:noWrap/>
            <w:hideMark/>
          </w:tcPr>
          <w:p w14:paraId="55B236F2" w14:textId="15A4B31C"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2751" w:author="tao huang" w:date="2017-09-13T16:18:00Z"/>
                <w:rFonts w:eastAsia="Times New Roman" w:cs="Times New Roman"/>
                <w:color w:val="0D0D0D" w:themeColor="text1" w:themeTint="F2"/>
                <w:sz w:val="22"/>
                <w:rPrChange w:id="12752" w:author="tao huang" w:date="2017-09-17T12:05:00Z">
                  <w:rPr>
                    <w:del w:id="12753" w:author="tao huang" w:date="2017-09-13T16:18:00Z"/>
                    <w:rFonts w:eastAsia="Times New Roman" w:cs="Times New Roman"/>
                    <w:color w:val="000000" w:themeColor="text1"/>
                    <w:sz w:val="22"/>
                  </w:rPr>
                </w:rPrChange>
              </w:rPr>
              <w:pPrChange w:id="12754"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2755" w:author="tao huang" w:date="2017-09-13T16:18:00Z">
              <w:r w:rsidRPr="00A60A57" w:rsidDel="00D373D5">
                <w:rPr>
                  <w:rFonts w:eastAsia="Times New Roman" w:cs="Times New Roman"/>
                  <w:color w:val="0D0D0D" w:themeColor="text1" w:themeTint="F2"/>
                  <w:sz w:val="22"/>
                  <w:rPrChange w:id="12756" w:author="tao huang" w:date="2017-09-17T12:05:00Z">
                    <w:rPr>
                      <w:rFonts w:eastAsia="Times New Roman" w:cs="Times New Roman"/>
                      <w:color w:val="000000" w:themeColor="text1"/>
                      <w:sz w:val="22"/>
                    </w:rPr>
                  </w:rPrChange>
                </w:rPr>
                <w:delText>0.277</w:delText>
              </w:r>
            </w:del>
          </w:p>
        </w:tc>
        <w:tc>
          <w:tcPr>
            <w:tcW w:w="986" w:type="dxa"/>
            <w:tcBorders>
              <w:left w:val="single" w:sz="4" w:space="0" w:color="auto"/>
            </w:tcBorders>
            <w:shd w:val="clear" w:color="auto" w:fill="auto"/>
            <w:noWrap/>
            <w:hideMark/>
          </w:tcPr>
          <w:p w14:paraId="30F2C44C" w14:textId="6A77F350"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2757" w:author="tao huang" w:date="2017-09-13T16:18:00Z"/>
                <w:rFonts w:eastAsia="Times New Roman" w:cs="Times New Roman"/>
                <w:color w:val="0D0D0D" w:themeColor="text1" w:themeTint="F2"/>
                <w:sz w:val="22"/>
                <w:rPrChange w:id="12758" w:author="tao huang" w:date="2017-09-17T12:05:00Z">
                  <w:rPr>
                    <w:del w:id="12759" w:author="tao huang" w:date="2017-09-13T16:18:00Z"/>
                    <w:rFonts w:eastAsia="Times New Roman" w:cs="Times New Roman"/>
                    <w:color w:val="000000" w:themeColor="text1"/>
                    <w:sz w:val="22"/>
                  </w:rPr>
                </w:rPrChange>
              </w:rPr>
              <w:pPrChange w:id="12760"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2761" w:author="tao huang" w:date="2017-09-13T16:18:00Z">
              <w:r w:rsidRPr="00A60A57" w:rsidDel="00D373D5">
                <w:rPr>
                  <w:rFonts w:eastAsia="Times New Roman" w:cs="Times New Roman"/>
                  <w:color w:val="0D0D0D" w:themeColor="text1" w:themeTint="F2"/>
                  <w:sz w:val="22"/>
                  <w:rPrChange w:id="12762" w:author="tao huang" w:date="2017-09-17T12:05:00Z">
                    <w:rPr>
                      <w:rFonts w:eastAsia="Times New Roman" w:cs="Times New Roman"/>
                      <w:color w:val="000000" w:themeColor="text1"/>
                      <w:sz w:val="22"/>
                    </w:rPr>
                  </w:rPrChange>
                </w:rPr>
                <w:delText>-0.010</w:delText>
              </w:r>
            </w:del>
          </w:p>
        </w:tc>
        <w:tc>
          <w:tcPr>
            <w:tcW w:w="999" w:type="dxa"/>
            <w:shd w:val="clear" w:color="auto" w:fill="auto"/>
            <w:noWrap/>
            <w:hideMark/>
          </w:tcPr>
          <w:p w14:paraId="6C615E0A" w14:textId="16BE4278"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2763" w:author="tao huang" w:date="2017-09-13T16:18:00Z"/>
                <w:rFonts w:eastAsia="Times New Roman" w:cs="Times New Roman"/>
                <w:color w:val="0D0D0D" w:themeColor="text1" w:themeTint="F2"/>
                <w:sz w:val="22"/>
                <w:rPrChange w:id="12764" w:author="tao huang" w:date="2017-09-17T12:05:00Z">
                  <w:rPr>
                    <w:del w:id="12765" w:author="tao huang" w:date="2017-09-13T16:18:00Z"/>
                    <w:rFonts w:eastAsia="Times New Roman" w:cs="Times New Roman"/>
                    <w:color w:val="000000" w:themeColor="text1"/>
                    <w:sz w:val="22"/>
                  </w:rPr>
                </w:rPrChange>
              </w:rPr>
              <w:pPrChange w:id="12766"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2767" w:author="tao huang" w:date="2017-09-13T16:18:00Z">
              <w:r w:rsidRPr="00A60A57" w:rsidDel="00D373D5">
                <w:rPr>
                  <w:rFonts w:eastAsia="Times New Roman" w:cs="Times New Roman"/>
                  <w:color w:val="0D0D0D" w:themeColor="text1" w:themeTint="F2"/>
                  <w:sz w:val="22"/>
                  <w:rPrChange w:id="12768" w:author="tao huang" w:date="2017-09-17T12:05:00Z">
                    <w:rPr>
                      <w:rFonts w:eastAsia="Times New Roman" w:cs="Times New Roman"/>
                      <w:color w:val="000000" w:themeColor="text1"/>
                      <w:sz w:val="22"/>
                    </w:rPr>
                  </w:rPrChange>
                </w:rPr>
                <w:delText>0.000</w:delText>
              </w:r>
            </w:del>
          </w:p>
        </w:tc>
      </w:tr>
      <w:tr w:rsidR="000A3EF8" w:rsidRPr="00A60A57" w:rsidDel="00D373D5" w14:paraId="49E93F12" w14:textId="1E862D18" w:rsidTr="00920256">
        <w:trPr>
          <w:cnfStyle w:val="000000100000" w:firstRow="0" w:lastRow="0" w:firstColumn="0" w:lastColumn="0" w:oddVBand="0" w:evenVBand="0" w:oddHBand="1" w:evenHBand="0" w:firstRowFirstColumn="0" w:firstRowLastColumn="0" w:lastRowFirstColumn="0" w:lastRowLastColumn="0"/>
          <w:trHeight w:val="20"/>
          <w:jc w:val="center"/>
          <w:del w:id="12769" w:author="tao huang" w:date="2017-09-13T16:18: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31A86590" w14:textId="0644D235" w:rsidR="000A3EF8" w:rsidRPr="00A60A57" w:rsidDel="00D373D5" w:rsidRDefault="00B4441D">
            <w:pPr>
              <w:rPr>
                <w:del w:id="12770" w:author="tao huang" w:date="2017-09-13T16:18:00Z"/>
                <w:rFonts w:eastAsia="Times New Roman" w:cs="Times New Roman"/>
                <w:b w:val="0"/>
                <w:i/>
                <w:color w:val="0D0D0D" w:themeColor="text1" w:themeTint="F2"/>
                <w:sz w:val="22"/>
                <w:rPrChange w:id="12771" w:author="tao huang" w:date="2017-09-17T12:05:00Z">
                  <w:rPr>
                    <w:del w:id="12772" w:author="tao huang" w:date="2017-09-13T16:18:00Z"/>
                    <w:rFonts w:eastAsia="Times New Roman" w:cs="Times New Roman"/>
                    <w:b w:val="0"/>
                    <w:i/>
                    <w:color w:val="000000" w:themeColor="text1"/>
                    <w:sz w:val="22"/>
                  </w:rPr>
                </w:rPrChange>
              </w:rPr>
              <w:pPrChange w:id="12773" w:author="tao huang" w:date="2017-09-16T12:50:00Z">
                <w:pPr>
                  <w:spacing w:after="0" w:line="240" w:lineRule="auto"/>
                </w:pPr>
              </w:pPrChange>
            </w:pPr>
            <w:del w:id="12774" w:author="tao huang" w:date="2017-09-13T16:18:00Z">
              <w:r w:rsidRPr="00A60A57" w:rsidDel="00D373D5">
                <w:rPr>
                  <w:rFonts w:asciiTheme="minorEastAsia" w:hAnsiTheme="minorEastAsia" w:cs="Times New Roman"/>
                  <w:i/>
                  <w:color w:val="0D0D0D" w:themeColor="text1" w:themeTint="F2"/>
                  <w:sz w:val="22"/>
                  <w:rPrChange w:id="12775" w:author="tao huang" w:date="2017-09-17T12:05:00Z">
                    <w:rPr>
                      <w:rFonts w:asciiTheme="minorEastAsia" w:hAnsiTheme="minorEastAsia" w:cs="Times New Roman"/>
                      <w:i/>
                      <w:color w:val="000000" w:themeColor="text1"/>
                      <w:sz w:val="22"/>
                    </w:rPr>
                  </w:rPrChange>
                </w:rPr>
                <w:delText>Central</w:delText>
              </w:r>
              <w:r w:rsidRPr="00A60A57" w:rsidDel="00D373D5">
                <w:rPr>
                  <w:rFonts w:eastAsia="Times New Roman" w:cs="Times New Roman"/>
                  <w:i/>
                  <w:color w:val="0D0D0D" w:themeColor="text1" w:themeTint="F2"/>
                  <w:sz w:val="22"/>
                  <w:rPrChange w:id="12776" w:author="tao huang" w:date="2017-09-17T12:05:00Z">
                    <w:rPr>
                      <w:rFonts w:eastAsia="Times New Roman" w:cs="Times New Roman"/>
                      <w:i/>
                      <w:color w:val="000000" w:themeColor="text1"/>
                      <w:sz w:val="22"/>
                    </w:rPr>
                  </w:rPrChange>
                </w:rPr>
                <w:delText xml:space="preserve"> tendency </w:delText>
              </w:r>
              <w:r w:rsidR="000A3EF8" w:rsidRPr="00A60A57" w:rsidDel="00D373D5">
                <w:rPr>
                  <w:rFonts w:eastAsia="Times New Roman" w:cs="Times New Roman"/>
                  <w:i/>
                  <w:color w:val="0D0D0D" w:themeColor="text1" w:themeTint="F2"/>
                  <w:sz w:val="22"/>
                  <w:rPrChange w:id="12777" w:author="tao huang" w:date="2017-09-17T12:05:00Z">
                    <w:rPr>
                      <w:rFonts w:eastAsia="Times New Roman" w:cs="Times New Roman"/>
                      <w:i/>
                      <w:color w:val="000000" w:themeColor="text1"/>
                      <w:sz w:val="22"/>
                    </w:rPr>
                  </w:rPrChange>
                </w:rPr>
                <w:delText>of sales</w:delText>
              </w:r>
            </w:del>
          </w:p>
        </w:tc>
        <w:tc>
          <w:tcPr>
            <w:tcW w:w="986" w:type="dxa"/>
            <w:shd w:val="clear" w:color="auto" w:fill="auto"/>
            <w:noWrap/>
            <w:hideMark/>
          </w:tcPr>
          <w:p w14:paraId="244D0647" w14:textId="1940EF2F"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2778" w:author="tao huang" w:date="2017-09-13T16:18:00Z"/>
                <w:rFonts w:eastAsia="Times New Roman" w:cs="Times New Roman"/>
                <w:color w:val="0D0D0D" w:themeColor="text1" w:themeTint="F2"/>
                <w:sz w:val="22"/>
                <w:rPrChange w:id="12779" w:author="tao huang" w:date="2017-09-17T12:05:00Z">
                  <w:rPr>
                    <w:del w:id="12780" w:author="tao huang" w:date="2017-09-13T16:18:00Z"/>
                    <w:rFonts w:eastAsia="Times New Roman" w:cs="Times New Roman"/>
                    <w:color w:val="000000" w:themeColor="text1"/>
                    <w:sz w:val="22"/>
                  </w:rPr>
                </w:rPrChange>
              </w:rPr>
              <w:pPrChange w:id="12781"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2782" w:author="tao huang" w:date="2017-09-13T16:18:00Z">
              <w:r w:rsidRPr="00A60A57" w:rsidDel="00D373D5">
                <w:rPr>
                  <w:rFonts w:eastAsia="Times New Roman" w:cs="Times New Roman"/>
                  <w:color w:val="0D0D0D" w:themeColor="text1" w:themeTint="F2"/>
                  <w:sz w:val="22"/>
                  <w:rPrChange w:id="12783" w:author="tao huang" w:date="2017-09-17T12:05:00Z">
                    <w:rPr>
                      <w:rFonts w:eastAsia="Times New Roman" w:cs="Times New Roman"/>
                      <w:color w:val="000000" w:themeColor="text1"/>
                      <w:sz w:val="22"/>
                    </w:rPr>
                  </w:rPrChange>
                </w:rPr>
                <w:delText>-0.001</w:delText>
              </w:r>
            </w:del>
          </w:p>
        </w:tc>
        <w:tc>
          <w:tcPr>
            <w:tcW w:w="998" w:type="dxa"/>
            <w:tcBorders>
              <w:right w:val="single" w:sz="4" w:space="0" w:color="auto"/>
            </w:tcBorders>
            <w:shd w:val="clear" w:color="auto" w:fill="auto"/>
            <w:noWrap/>
            <w:hideMark/>
          </w:tcPr>
          <w:p w14:paraId="39F697C7" w14:textId="6B248CD4"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2784" w:author="tao huang" w:date="2017-09-13T16:18:00Z"/>
                <w:rFonts w:eastAsia="Times New Roman" w:cs="Times New Roman"/>
                <w:color w:val="0D0D0D" w:themeColor="text1" w:themeTint="F2"/>
                <w:sz w:val="22"/>
                <w:rPrChange w:id="12785" w:author="tao huang" w:date="2017-09-17T12:05:00Z">
                  <w:rPr>
                    <w:del w:id="12786" w:author="tao huang" w:date="2017-09-13T16:18:00Z"/>
                    <w:rFonts w:eastAsia="Times New Roman" w:cs="Times New Roman"/>
                    <w:color w:val="000000" w:themeColor="text1"/>
                    <w:sz w:val="22"/>
                  </w:rPr>
                </w:rPrChange>
              </w:rPr>
              <w:pPrChange w:id="12787"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2788" w:author="tao huang" w:date="2017-09-13T16:18:00Z">
              <w:r w:rsidRPr="00A60A57" w:rsidDel="00D373D5">
                <w:rPr>
                  <w:rFonts w:eastAsia="Times New Roman" w:cs="Times New Roman"/>
                  <w:color w:val="0D0D0D" w:themeColor="text1" w:themeTint="F2"/>
                  <w:sz w:val="22"/>
                  <w:rPrChange w:id="12789" w:author="tao huang" w:date="2017-09-17T12:05:00Z">
                    <w:rPr>
                      <w:rFonts w:eastAsia="Times New Roman" w:cs="Times New Roman"/>
                      <w:color w:val="000000" w:themeColor="text1"/>
                      <w:sz w:val="22"/>
                    </w:rPr>
                  </w:rPrChange>
                </w:rPr>
                <w:delText>0.508</w:delText>
              </w:r>
            </w:del>
          </w:p>
        </w:tc>
        <w:tc>
          <w:tcPr>
            <w:tcW w:w="986" w:type="dxa"/>
            <w:tcBorders>
              <w:left w:val="single" w:sz="4" w:space="0" w:color="auto"/>
            </w:tcBorders>
            <w:shd w:val="clear" w:color="auto" w:fill="auto"/>
            <w:noWrap/>
            <w:hideMark/>
          </w:tcPr>
          <w:p w14:paraId="442979CB" w14:textId="743B880A"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2790" w:author="tao huang" w:date="2017-09-13T16:18:00Z"/>
                <w:rFonts w:eastAsia="Times New Roman" w:cs="Times New Roman"/>
                <w:color w:val="0D0D0D" w:themeColor="text1" w:themeTint="F2"/>
                <w:sz w:val="22"/>
                <w:rPrChange w:id="12791" w:author="tao huang" w:date="2017-09-17T12:05:00Z">
                  <w:rPr>
                    <w:del w:id="12792" w:author="tao huang" w:date="2017-09-13T16:18:00Z"/>
                    <w:rFonts w:eastAsia="Times New Roman" w:cs="Times New Roman"/>
                    <w:color w:val="000000" w:themeColor="text1"/>
                    <w:sz w:val="22"/>
                  </w:rPr>
                </w:rPrChange>
              </w:rPr>
              <w:pPrChange w:id="12793"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2794" w:author="tao huang" w:date="2017-09-13T16:18:00Z">
              <w:r w:rsidRPr="00A60A57" w:rsidDel="00D373D5">
                <w:rPr>
                  <w:rFonts w:eastAsia="Times New Roman" w:cs="Times New Roman"/>
                  <w:color w:val="0D0D0D" w:themeColor="text1" w:themeTint="F2"/>
                  <w:sz w:val="22"/>
                  <w:rPrChange w:id="12795" w:author="tao huang" w:date="2017-09-17T12:05:00Z">
                    <w:rPr>
                      <w:rFonts w:eastAsia="Times New Roman" w:cs="Times New Roman"/>
                      <w:color w:val="000000" w:themeColor="text1"/>
                      <w:sz w:val="22"/>
                    </w:rPr>
                  </w:rPrChange>
                </w:rPr>
                <w:delText>-0.001</w:delText>
              </w:r>
            </w:del>
          </w:p>
        </w:tc>
        <w:tc>
          <w:tcPr>
            <w:tcW w:w="999" w:type="dxa"/>
            <w:tcBorders>
              <w:right w:val="single" w:sz="4" w:space="0" w:color="auto"/>
            </w:tcBorders>
            <w:shd w:val="clear" w:color="auto" w:fill="auto"/>
            <w:noWrap/>
            <w:hideMark/>
          </w:tcPr>
          <w:p w14:paraId="06324C0C" w14:textId="2ADEDE8C"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2796" w:author="tao huang" w:date="2017-09-13T16:18:00Z"/>
                <w:rFonts w:eastAsia="Times New Roman" w:cs="Times New Roman"/>
                <w:color w:val="0D0D0D" w:themeColor="text1" w:themeTint="F2"/>
                <w:sz w:val="22"/>
                <w:rPrChange w:id="12797" w:author="tao huang" w:date="2017-09-17T12:05:00Z">
                  <w:rPr>
                    <w:del w:id="12798" w:author="tao huang" w:date="2017-09-13T16:18:00Z"/>
                    <w:rFonts w:eastAsia="Times New Roman" w:cs="Times New Roman"/>
                    <w:color w:val="000000" w:themeColor="text1"/>
                    <w:sz w:val="22"/>
                  </w:rPr>
                </w:rPrChange>
              </w:rPr>
              <w:pPrChange w:id="12799"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2800" w:author="tao huang" w:date="2017-09-13T16:18:00Z">
              <w:r w:rsidRPr="00A60A57" w:rsidDel="00D373D5">
                <w:rPr>
                  <w:rFonts w:eastAsia="Times New Roman" w:cs="Times New Roman"/>
                  <w:color w:val="0D0D0D" w:themeColor="text1" w:themeTint="F2"/>
                  <w:sz w:val="22"/>
                  <w:rPrChange w:id="12801" w:author="tao huang" w:date="2017-09-17T12:05:00Z">
                    <w:rPr>
                      <w:rFonts w:eastAsia="Times New Roman" w:cs="Times New Roman"/>
                      <w:color w:val="000000" w:themeColor="text1"/>
                      <w:sz w:val="22"/>
                    </w:rPr>
                  </w:rPrChange>
                </w:rPr>
                <w:delText>0.530</w:delText>
              </w:r>
            </w:del>
          </w:p>
        </w:tc>
        <w:tc>
          <w:tcPr>
            <w:tcW w:w="986" w:type="dxa"/>
            <w:tcBorders>
              <w:left w:val="single" w:sz="4" w:space="0" w:color="auto"/>
            </w:tcBorders>
            <w:shd w:val="clear" w:color="auto" w:fill="auto"/>
            <w:noWrap/>
            <w:hideMark/>
          </w:tcPr>
          <w:p w14:paraId="529C2008" w14:textId="430C5E87"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2802" w:author="tao huang" w:date="2017-09-13T16:18:00Z"/>
                <w:rFonts w:eastAsia="Times New Roman" w:cs="Times New Roman"/>
                <w:b/>
                <w:bCs/>
                <w:color w:val="0D0D0D" w:themeColor="text1" w:themeTint="F2"/>
                <w:sz w:val="22"/>
                <w:rPrChange w:id="12803" w:author="tao huang" w:date="2017-09-17T12:05:00Z">
                  <w:rPr>
                    <w:del w:id="12804" w:author="tao huang" w:date="2017-09-13T16:18:00Z"/>
                    <w:rFonts w:eastAsia="Times New Roman" w:cs="Times New Roman"/>
                    <w:b/>
                    <w:bCs/>
                    <w:color w:val="000000" w:themeColor="text1"/>
                    <w:sz w:val="22"/>
                  </w:rPr>
                </w:rPrChange>
              </w:rPr>
              <w:pPrChange w:id="12805"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2806" w:author="tao huang" w:date="2017-09-13T16:18:00Z">
              <w:r w:rsidRPr="00A60A57" w:rsidDel="00D373D5">
                <w:rPr>
                  <w:rFonts w:eastAsia="Times New Roman" w:cs="Times New Roman"/>
                  <w:b/>
                  <w:bCs/>
                  <w:color w:val="0D0D0D" w:themeColor="text1" w:themeTint="F2"/>
                  <w:sz w:val="22"/>
                  <w:rPrChange w:id="12807" w:author="tao huang" w:date="2017-09-17T12:05:00Z">
                    <w:rPr>
                      <w:rFonts w:eastAsia="Times New Roman" w:cs="Times New Roman"/>
                      <w:b/>
                      <w:bCs/>
                      <w:color w:val="000000" w:themeColor="text1"/>
                      <w:sz w:val="22"/>
                    </w:rPr>
                  </w:rPrChange>
                </w:rPr>
                <w:delText>-0.007</w:delText>
              </w:r>
            </w:del>
          </w:p>
        </w:tc>
        <w:tc>
          <w:tcPr>
            <w:tcW w:w="1140" w:type="dxa"/>
            <w:tcBorders>
              <w:right w:val="single" w:sz="4" w:space="0" w:color="auto"/>
            </w:tcBorders>
            <w:shd w:val="clear" w:color="auto" w:fill="auto"/>
            <w:noWrap/>
            <w:hideMark/>
          </w:tcPr>
          <w:p w14:paraId="4A85AB2C" w14:textId="4C932753"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2808" w:author="tao huang" w:date="2017-09-13T16:18:00Z"/>
                <w:rFonts w:eastAsia="Times New Roman" w:cs="Times New Roman"/>
                <w:b/>
                <w:bCs/>
                <w:color w:val="0D0D0D" w:themeColor="text1" w:themeTint="F2"/>
                <w:sz w:val="22"/>
                <w:rPrChange w:id="12809" w:author="tao huang" w:date="2017-09-17T12:05:00Z">
                  <w:rPr>
                    <w:del w:id="12810" w:author="tao huang" w:date="2017-09-13T16:18:00Z"/>
                    <w:rFonts w:eastAsia="Times New Roman" w:cs="Times New Roman"/>
                    <w:b/>
                    <w:bCs/>
                    <w:color w:val="000000" w:themeColor="text1"/>
                    <w:sz w:val="22"/>
                  </w:rPr>
                </w:rPrChange>
              </w:rPr>
              <w:pPrChange w:id="12811"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2812" w:author="tao huang" w:date="2017-09-13T16:18:00Z">
              <w:r w:rsidRPr="00A60A57" w:rsidDel="00D373D5">
                <w:rPr>
                  <w:rFonts w:eastAsia="Times New Roman" w:cs="Times New Roman"/>
                  <w:b/>
                  <w:bCs/>
                  <w:color w:val="0D0D0D" w:themeColor="text1" w:themeTint="F2"/>
                  <w:sz w:val="22"/>
                  <w:rPrChange w:id="12813" w:author="tao huang" w:date="2017-09-17T12:05:00Z">
                    <w:rPr>
                      <w:rFonts w:eastAsia="Times New Roman" w:cs="Times New Roman"/>
                      <w:b/>
                      <w:bCs/>
                      <w:color w:val="000000" w:themeColor="text1"/>
                      <w:sz w:val="22"/>
                    </w:rPr>
                  </w:rPrChange>
                </w:rPr>
                <w:delText>0.001</w:delText>
              </w:r>
            </w:del>
          </w:p>
        </w:tc>
        <w:tc>
          <w:tcPr>
            <w:tcW w:w="986" w:type="dxa"/>
            <w:tcBorders>
              <w:left w:val="single" w:sz="4" w:space="0" w:color="auto"/>
            </w:tcBorders>
            <w:shd w:val="clear" w:color="auto" w:fill="auto"/>
            <w:noWrap/>
            <w:hideMark/>
          </w:tcPr>
          <w:p w14:paraId="05048FC7" w14:textId="44588387"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2814" w:author="tao huang" w:date="2017-09-13T16:18:00Z"/>
                <w:rFonts w:eastAsia="Times New Roman" w:cs="Times New Roman"/>
                <w:b/>
                <w:bCs/>
                <w:color w:val="0D0D0D" w:themeColor="text1" w:themeTint="F2"/>
                <w:sz w:val="22"/>
                <w:rPrChange w:id="12815" w:author="tao huang" w:date="2017-09-17T12:05:00Z">
                  <w:rPr>
                    <w:del w:id="12816" w:author="tao huang" w:date="2017-09-13T16:18:00Z"/>
                    <w:rFonts w:eastAsia="Times New Roman" w:cs="Times New Roman"/>
                    <w:b/>
                    <w:bCs/>
                    <w:color w:val="000000" w:themeColor="text1"/>
                    <w:sz w:val="22"/>
                  </w:rPr>
                </w:rPrChange>
              </w:rPr>
              <w:pPrChange w:id="12817"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2818" w:author="tao huang" w:date="2017-09-13T16:18:00Z">
              <w:r w:rsidRPr="00A60A57" w:rsidDel="00D373D5">
                <w:rPr>
                  <w:rFonts w:eastAsia="Times New Roman" w:cs="Times New Roman"/>
                  <w:b/>
                  <w:bCs/>
                  <w:color w:val="0D0D0D" w:themeColor="text1" w:themeTint="F2"/>
                  <w:sz w:val="22"/>
                  <w:rPrChange w:id="12819" w:author="tao huang" w:date="2017-09-17T12:05:00Z">
                    <w:rPr>
                      <w:rFonts w:eastAsia="Times New Roman" w:cs="Times New Roman"/>
                      <w:b/>
                      <w:bCs/>
                      <w:color w:val="000000" w:themeColor="text1"/>
                      <w:sz w:val="22"/>
                    </w:rPr>
                  </w:rPrChange>
                </w:rPr>
                <w:delText>-0.008</w:delText>
              </w:r>
            </w:del>
          </w:p>
        </w:tc>
        <w:tc>
          <w:tcPr>
            <w:tcW w:w="999" w:type="dxa"/>
            <w:shd w:val="clear" w:color="auto" w:fill="auto"/>
            <w:noWrap/>
            <w:hideMark/>
          </w:tcPr>
          <w:p w14:paraId="1B0C8223" w14:textId="12BAACDC"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2820" w:author="tao huang" w:date="2017-09-13T16:18:00Z"/>
                <w:rFonts w:eastAsia="Times New Roman" w:cs="Times New Roman"/>
                <w:b/>
                <w:bCs/>
                <w:color w:val="0D0D0D" w:themeColor="text1" w:themeTint="F2"/>
                <w:sz w:val="22"/>
                <w:rPrChange w:id="12821" w:author="tao huang" w:date="2017-09-17T12:05:00Z">
                  <w:rPr>
                    <w:del w:id="12822" w:author="tao huang" w:date="2017-09-13T16:18:00Z"/>
                    <w:rFonts w:eastAsia="Times New Roman" w:cs="Times New Roman"/>
                    <w:b/>
                    <w:bCs/>
                    <w:color w:val="000000" w:themeColor="text1"/>
                    <w:sz w:val="22"/>
                  </w:rPr>
                </w:rPrChange>
              </w:rPr>
              <w:pPrChange w:id="12823"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2824" w:author="tao huang" w:date="2017-09-13T16:18:00Z">
              <w:r w:rsidRPr="00A60A57" w:rsidDel="00D373D5">
                <w:rPr>
                  <w:rFonts w:eastAsia="Times New Roman" w:cs="Times New Roman"/>
                  <w:b/>
                  <w:bCs/>
                  <w:color w:val="0D0D0D" w:themeColor="text1" w:themeTint="F2"/>
                  <w:sz w:val="22"/>
                  <w:rPrChange w:id="12825" w:author="tao huang" w:date="2017-09-17T12:05:00Z">
                    <w:rPr>
                      <w:rFonts w:eastAsia="Times New Roman" w:cs="Times New Roman"/>
                      <w:b/>
                      <w:bCs/>
                      <w:color w:val="000000" w:themeColor="text1"/>
                      <w:sz w:val="22"/>
                    </w:rPr>
                  </w:rPrChange>
                </w:rPr>
                <w:delText>0.001</w:delText>
              </w:r>
            </w:del>
          </w:p>
        </w:tc>
      </w:tr>
      <w:tr w:rsidR="000A3EF8" w:rsidRPr="00A60A57" w:rsidDel="00D373D5" w14:paraId="5E95C7AB" w14:textId="618A6A70" w:rsidTr="00920256">
        <w:trPr>
          <w:trHeight w:val="20"/>
          <w:jc w:val="center"/>
          <w:del w:id="12826" w:author="tao huang" w:date="2017-09-13T16:18: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142584E3" w14:textId="1C7CBBE6" w:rsidR="000A3EF8" w:rsidRPr="00A60A57" w:rsidDel="00D373D5" w:rsidRDefault="000A3EF8">
            <w:pPr>
              <w:rPr>
                <w:del w:id="12827" w:author="tao huang" w:date="2017-09-13T16:18:00Z"/>
                <w:rFonts w:eastAsia="Times New Roman" w:cs="Times New Roman"/>
                <w:b w:val="0"/>
                <w:i/>
                <w:color w:val="0D0D0D" w:themeColor="text1" w:themeTint="F2"/>
                <w:sz w:val="22"/>
                <w:rPrChange w:id="12828" w:author="tao huang" w:date="2017-09-17T12:05:00Z">
                  <w:rPr>
                    <w:del w:id="12829" w:author="tao huang" w:date="2017-09-13T16:18:00Z"/>
                    <w:rFonts w:eastAsia="Times New Roman" w:cs="Times New Roman"/>
                    <w:b w:val="0"/>
                    <w:i/>
                    <w:color w:val="000000" w:themeColor="text1"/>
                    <w:sz w:val="22"/>
                  </w:rPr>
                </w:rPrChange>
              </w:rPr>
              <w:pPrChange w:id="12830" w:author="tao huang" w:date="2017-09-16T12:50:00Z">
                <w:pPr>
                  <w:spacing w:after="0" w:line="240" w:lineRule="auto"/>
                </w:pPr>
              </w:pPrChange>
            </w:pPr>
            <w:del w:id="12831" w:author="tao huang" w:date="2017-09-13T16:18:00Z">
              <w:r w:rsidRPr="00A60A57" w:rsidDel="00D373D5">
                <w:rPr>
                  <w:rFonts w:eastAsia="Times New Roman" w:cs="Times New Roman"/>
                  <w:i/>
                  <w:color w:val="0D0D0D" w:themeColor="text1" w:themeTint="F2"/>
                  <w:sz w:val="22"/>
                  <w:rPrChange w:id="12832" w:author="tao huang" w:date="2017-09-17T12:05:00Z">
                    <w:rPr>
                      <w:rFonts w:eastAsia="Times New Roman" w:cs="Times New Roman"/>
                      <w:i/>
                      <w:color w:val="000000" w:themeColor="text1"/>
                      <w:sz w:val="22"/>
                    </w:rPr>
                  </w:rPrChange>
                </w:rPr>
                <w:delText>Price level and variation</w:delText>
              </w:r>
            </w:del>
          </w:p>
        </w:tc>
        <w:tc>
          <w:tcPr>
            <w:tcW w:w="986" w:type="dxa"/>
            <w:shd w:val="clear" w:color="auto" w:fill="auto"/>
            <w:noWrap/>
            <w:hideMark/>
          </w:tcPr>
          <w:p w14:paraId="7E67A8CA" w14:textId="784139A6"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2833" w:author="tao huang" w:date="2017-09-13T16:18:00Z"/>
                <w:rFonts w:eastAsia="Times New Roman" w:cs="Times New Roman"/>
                <w:color w:val="0D0D0D" w:themeColor="text1" w:themeTint="F2"/>
                <w:sz w:val="22"/>
                <w:rPrChange w:id="12834" w:author="tao huang" w:date="2017-09-17T12:05:00Z">
                  <w:rPr>
                    <w:del w:id="12835" w:author="tao huang" w:date="2017-09-13T16:18:00Z"/>
                    <w:rFonts w:eastAsia="Times New Roman" w:cs="Times New Roman"/>
                    <w:color w:val="000000" w:themeColor="text1"/>
                    <w:sz w:val="22"/>
                  </w:rPr>
                </w:rPrChange>
              </w:rPr>
              <w:pPrChange w:id="12836"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2837" w:author="tao huang" w:date="2017-09-13T16:18:00Z">
              <w:r w:rsidRPr="00A60A57" w:rsidDel="00D373D5">
                <w:rPr>
                  <w:rFonts w:eastAsia="Times New Roman" w:cs="Times New Roman"/>
                  <w:color w:val="0D0D0D" w:themeColor="text1" w:themeTint="F2"/>
                  <w:sz w:val="22"/>
                  <w:rPrChange w:id="12838" w:author="tao huang" w:date="2017-09-17T12:05:00Z">
                    <w:rPr>
                      <w:rFonts w:eastAsia="Times New Roman" w:cs="Times New Roman"/>
                      <w:color w:val="000000" w:themeColor="text1"/>
                      <w:sz w:val="22"/>
                    </w:rPr>
                  </w:rPrChange>
                </w:rPr>
                <w:delText>-0.001</w:delText>
              </w:r>
            </w:del>
          </w:p>
        </w:tc>
        <w:tc>
          <w:tcPr>
            <w:tcW w:w="998" w:type="dxa"/>
            <w:tcBorders>
              <w:right w:val="single" w:sz="4" w:space="0" w:color="auto"/>
            </w:tcBorders>
            <w:shd w:val="clear" w:color="auto" w:fill="auto"/>
            <w:noWrap/>
            <w:hideMark/>
          </w:tcPr>
          <w:p w14:paraId="69C353A7" w14:textId="794D8000"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2839" w:author="tao huang" w:date="2017-09-13T16:18:00Z"/>
                <w:rFonts w:eastAsia="Times New Roman" w:cs="Times New Roman"/>
                <w:color w:val="0D0D0D" w:themeColor="text1" w:themeTint="F2"/>
                <w:sz w:val="22"/>
                <w:rPrChange w:id="12840" w:author="tao huang" w:date="2017-09-17T12:05:00Z">
                  <w:rPr>
                    <w:del w:id="12841" w:author="tao huang" w:date="2017-09-13T16:18:00Z"/>
                    <w:rFonts w:eastAsia="Times New Roman" w:cs="Times New Roman"/>
                    <w:color w:val="000000" w:themeColor="text1"/>
                    <w:sz w:val="22"/>
                  </w:rPr>
                </w:rPrChange>
              </w:rPr>
              <w:pPrChange w:id="12842"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2843" w:author="tao huang" w:date="2017-09-13T16:18:00Z">
              <w:r w:rsidRPr="00A60A57" w:rsidDel="00D373D5">
                <w:rPr>
                  <w:rFonts w:eastAsia="Times New Roman" w:cs="Times New Roman"/>
                  <w:color w:val="0D0D0D" w:themeColor="text1" w:themeTint="F2"/>
                  <w:sz w:val="22"/>
                  <w:rPrChange w:id="12844" w:author="tao huang" w:date="2017-09-17T12:05:00Z">
                    <w:rPr>
                      <w:rFonts w:eastAsia="Times New Roman" w:cs="Times New Roman"/>
                      <w:color w:val="000000" w:themeColor="text1"/>
                      <w:sz w:val="22"/>
                    </w:rPr>
                  </w:rPrChange>
                </w:rPr>
                <w:delText>0.170</w:delText>
              </w:r>
            </w:del>
          </w:p>
        </w:tc>
        <w:tc>
          <w:tcPr>
            <w:tcW w:w="986" w:type="dxa"/>
            <w:tcBorders>
              <w:left w:val="single" w:sz="4" w:space="0" w:color="auto"/>
            </w:tcBorders>
            <w:shd w:val="clear" w:color="auto" w:fill="auto"/>
            <w:noWrap/>
            <w:hideMark/>
          </w:tcPr>
          <w:p w14:paraId="056D1AB1" w14:textId="2D347304"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2845" w:author="tao huang" w:date="2017-09-13T16:18:00Z"/>
                <w:rFonts w:eastAsia="Times New Roman" w:cs="Times New Roman"/>
                <w:color w:val="0D0D0D" w:themeColor="text1" w:themeTint="F2"/>
                <w:sz w:val="22"/>
                <w:rPrChange w:id="12846" w:author="tao huang" w:date="2017-09-17T12:05:00Z">
                  <w:rPr>
                    <w:del w:id="12847" w:author="tao huang" w:date="2017-09-13T16:18:00Z"/>
                    <w:rFonts w:eastAsia="Times New Roman" w:cs="Times New Roman"/>
                    <w:color w:val="000000" w:themeColor="text1"/>
                    <w:sz w:val="22"/>
                  </w:rPr>
                </w:rPrChange>
              </w:rPr>
              <w:pPrChange w:id="12848"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2849" w:author="tao huang" w:date="2017-09-13T16:18:00Z">
              <w:r w:rsidRPr="00A60A57" w:rsidDel="00D373D5">
                <w:rPr>
                  <w:rFonts w:eastAsia="Times New Roman" w:cs="Times New Roman"/>
                  <w:color w:val="0D0D0D" w:themeColor="text1" w:themeTint="F2"/>
                  <w:sz w:val="22"/>
                  <w:rPrChange w:id="12850" w:author="tao huang" w:date="2017-09-17T12:05:00Z">
                    <w:rPr>
                      <w:rFonts w:eastAsia="Times New Roman" w:cs="Times New Roman"/>
                      <w:color w:val="000000" w:themeColor="text1"/>
                      <w:sz w:val="22"/>
                    </w:rPr>
                  </w:rPrChange>
                </w:rPr>
                <w:delText>-0.002</w:delText>
              </w:r>
            </w:del>
          </w:p>
        </w:tc>
        <w:tc>
          <w:tcPr>
            <w:tcW w:w="999" w:type="dxa"/>
            <w:tcBorders>
              <w:right w:val="single" w:sz="4" w:space="0" w:color="auto"/>
            </w:tcBorders>
            <w:shd w:val="clear" w:color="auto" w:fill="auto"/>
            <w:noWrap/>
            <w:hideMark/>
          </w:tcPr>
          <w:p w14:paraId="45A5B6CA" w14:textId="502D3366"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2851" w:author="tao huang" w:date="2017-09-13T16:18:00Z"/>
                <w:rFonts w:eastAsia="Times New Roman" w:cs="Times New Roman"/>
                <w:color w:val="0D0D0D" w:themeColor="text1" w:themeTint="F2"/>
                <w:sz w:val="22"/>
                <w:rPrChange w:id="12852" w:author="tao huang" w:date="2017-09-17T12:05:00Z">
                  <w:rPr>
                    <w:del w:id="12853" w:author="tao huang" w:date="2017-09-13T16:18:00Z"/>
                    <w:rFonts w:eastAsia="Times New Roman" w:cs="Times New Roman"/>
                    <w:color w:val="000000" w:themeColor="text1"/>
                    <w:sz w:val="22"/>
                  </w:rPr>
                </w:rPrChange>
              </w:rPr>
              <w:pPrChange w:id="12854"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2855" w:author="tao huang" w:date="2017-09-13T16:18:00Z">
              <w:r w:rsidRPr="00A60A57" w:rsidDel="00D373D5">
                <w:rPr>
                  <w:rFonts w:eastAsia="Times New Roman" w:cs="Times New Roman"/>
                  <w:color w:val="0D0D0D" w:themeColor="text1" w:themeTint="F2"/>
                  <w:sz w:val="22"/>
                  <w:rPrChange w:id="12856" w:author="tao huang" w:date="2017-09-17T12:05:00Z">
                    <w:rPr>
                      <w:rFonts w:eastAsia="Times New Roman" w:cs="Times New Roman"/>
                      <w:color w:val="000000" w:themeColor="text1"/>
                      <w:sz w:val="22"/>
                    </w:rPr>
                  </w:rPrChange>
                </w:rPr>
                <w:delText>0.121</w:delText>
              </w:r>
            </w:del>
          </w:p>
        </w:tc>
        <w:tc>
          <w:tcPr>
            <w:tcW w:w="986" w:type="dxa"/>
            <w:tcBorders>
              <w:left w:val="single" w:sz="4" w:space="0" w:color="auto"/>
            </w:tcBorders>
            <w:shd w:val="clear" w:color="auto" w:fill="auto"/>
            <w:noWrap/>
            <w:hideMark/>
          </w:tcPr>
          <w:p w14:paraId="01624FF5" w14:textId="7119ACD0"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2857" w:author="tao huang" w:date="2017-09-13T16:18:00Z"/>
                <w:rFonts w:eastAsia="Times New Roman" w:cs="Times New Roman"/>
                <w:color w:val="0D0D0D" w:themeColor="text1" w:themeTint="F2"/>
                <w:sz w:val="22"/>
                <w:rPrChange w:id="12858" w:author="tao huang" w:date="2017-09-17T12:05:00Z">
                  <w:rPr>
                    <w:del w:id="12859" w:author="tao huang" w:date="2017-09-13T16:18:00Z"/>
                    <w:rFonts w:eastAsia="Times New Roman" w:cs="Times New Roman"/>
                    <w:color w:val="000000" w:themeColor="text1"/>
                    <w:sz w:val="22"/>
                  </w:rPr>
                </w:rPrChange>
              </w:rPr>
              <w:pPrChange w:id="12860"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2861" w:author="tao huang" w:date="2017-09-13T16:18:00Z">
              <w:r w:rsidRPr="00A60A57" w:rsidDel="00D373D5">
                <w:rPr>
                  <w:rFonts w:eastAsia="Times New Roman" w:cs="Times New Roman"/>
                  <w:color w:val="0D0D0D" w:themeColor="text1" w:themeTint="F2"/>
                  <w:sz w:val="22"/>
                  <w:rPrChange w:id="12862" w:author="tao huang" w:date="2017-09-17T12:05:00Z">
                    <w:rPr>
                      <w:rFonts w:eastAsia="Times New Roman" w:cs="Times New Roman"/>
                      <w:color w:val="000000" w:themeColor="text1"/>
                      <w:sz w:val="22"/>
                    </w:rPr>
                  </w:rPrChange>
                </w:rPr>
                <w:delText>0.000</w:delText>
              </w:r>
            </w:del>
          </w:p>
        </w:tc>
        <w:tc>
          <w:tcPr>
            <w:tcW w:w="1140" w:type="dxa"/>
            <w:tcBorders>
              <w:right w:val="single" w:sz="4" w:space="0" w:color="auto"/>
            </w:tcBorders>
            <w:shd w:val="clear" w:color="auto" w:fill="auto"/>
            <w:noWrap/>
            <w:hideMark/>
          </w:tcPr>
          <w:p w14:paraId="33A2250C" w14:textId="0107A2D3"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2863" w:author="tao huang" w:date="2017-09-13T16:18:00Z"/>
                <w:rFonts w:eastAsia="Times New Roman" w:cs="Times New Roman"/>
                <w:color w:val="0D0D0D" w:themeColor="text1" w:themeTint="F2"/>
                <w:sz w:val="22"/>
                <w:rPrChange w:id="12864" w:author="tao huang" w:date="2017-09-17T12:05:00Z">
                  <w:rPr>
                    <w:del w:id="12865" w:author="tao huang" w:date="2017-09-13T16:18:00Z"/>
                    <w:rFonts w:eastAsia="Times New Roman" w:cs="Times New Roman"/>
                    <w:color w:val="000000" w:themeColor="text1"/>
                    <w:sz w:val="22"/>
                  </w:rPr>
                </w:rPrChange>
              </w:rPr>
              <w:pPrChange w:id="12866"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2867" w:author="tao huang" w:date="2017-09-13T16:18:00Z">
              <w:r w:rsidRPr="00A60A57" w:rsidDel="00D373D5">
                <w:rPr>
                  <w:rFonts w:eastAsia="Times New Roman" w:cs="Times New Roman"/>
                  <w:color w:val="0D0D0D" w:themeColor="text1" w:themeTint="F2"/>
                  <w:sz w:val="22"/>
                  <w:rPrChange w:id="12868" w:author="tao huang" w:date="2017-09-17T12:05:00Z">
                    <w:rPr>
                      <w:rFonts w:eastAsia="Times New Roman" w:cs="Times New Roman"/>
                      <w:color w:val="000000" w:themeColor="text1"/>
                      <w:sz w:val="22"/>
                    </w:rPr>
                  </w:rPrChange>
                </w:rPr>
                <w:delText>0.824</w:delText>
              </w:r>
            </w:del>
          </w:p>
        </w:tc>
        <w:tc>
          <w:tcPr>
            <w:tcW w:w="986" w:type="dxa"/>
            <w:tcBorders>
              <w:left w:val="single" w:sz="4" w:space="0" w:color="auto"/>
            </w:tcBorders>
            <w:shd w:val="clear" w:color="auto" w:fill="auto"/>
            <w:noWrap/>
            <w:hideMark/>
          </w:tcPr>
          <w:p w14:paraId="6E741C4B" w14:textId="1CFE247D"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2869" w:author="tao huang" w:date="2017-09-13T16:18:00Z"/>
                <w:rFonts w:eastAsia="Times New Roman" w:cs="Times New Roman"/>
                <w:color w:val="0D0D0D" w:themeColor="text1" w:themeTint="F2"/>
                <w:sz w:val="22"/>
                <w:rPrChange w:id="12870" w:author="tao huang" w:date="2017-09-17T12:05:00Z">
                  <w:rPr>
                    <w:del w:id="12871" w:author="tao huang" w:date="2017-09-13T16:18:00Z"/>
                    <w:rFonts w:eastAsia="Times New Roman" w:cs="Times New Roman"/>
                    <w:color w:val="000000" w:themeColor="text1"/>
                    <w:sz w:val="22"/>
                  </w:rPr>
                </w:rPrChange>
              </w:rPr>
              <w:pPrChange w:id="12872"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2873" w:author="tao huang" w:date="2017-09-13T16:18:00Z">
              <w:r w:rsidRPr="00A60A57" w:rsidDel="00D373D5">
                <w:rPr>
                  <w:rFonts w:eastAsia="Times New Roman" w:cs="Times New Roman"/>
                  <w:color w:val="0D0D0D" w:themeColor="text1" w:themeTint="F2"/>
                  <w:sz w:val="22"/>
                  <w:rPrChange w:id="12874" w:author="tao huang" w:date="2017-09-17T12:05:00Z">
                    <w:rPr>
                      <w:rFonts w:eastAsia="Times New Roman" w:cs="Times New Roman"/>
                      <w:color w:val="000000" w:themeColor="text1"/>
                      <w:sz w:val="22"/>
                    </w:rPr>
                  </w:rPrChange>
                </w:rPr>
                <w:delText>-0.001</w:delText>
              </w:r>
            </w:del>
          </w:p>
        </w:tc>
        <w:tc>
          <w:tcPr>
            <w:tcW w:w="999" w:type="dxa"/>
            <w:shd w:val="clear" w:color="auto" w:fill="auto"/>
            <w:noWrap/>
            <w:hideMark/>
          </w:tcPr>
          <w:p w14:paraId="776E53E7" w14:textId="5CCA8CDA"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2875" w:author="tao huang" w:date="2017-09-13T16:18:00Z"/>
                <w:rFonts w:eastAsia="Times New Roman" w:cs="Times New Roman"/>
                <w:color w:val="0D0D0D" w:themeColor="text1" w:themeTint="F2"/>
                <w:sz w:val="22"/>
                <w:rPrChange w:id="12876" w:author="tao huang" w:date="2017-09-17T12:05:00Z">
                  <w:rPr>
                    <w:del w:id="12877" w:author="tao huang" w:date="2017-09-13T16:18:00Z"/>
                    <w:rFonts w:eastAsia="Times New Roman" w:cs="Times New Roman"/>
                    <w:color w:val="000000" w:themeColor="text1"/>
                    <w:sz w:val="22"/>
                  </w:rPr>
                </w:rPrChange>
              </w:rPr>
              <w:pPrChange w:id="12878"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2879" w:author="tao huang" w:date="2017-09-13T16:18:00Z">
              <w:r w:rsidRPr="00A60A57" w:rsidDel="00D373D5">
                <w:rPr>
                  <w:rFonts w:eastAsia="Times New Roman" w:cs="Times New Roman"/>
                  <w:color w:val="0D0D0D" w:themeColor="text1" w:themeTint="F2"/>
                  <w:sz w:val="22"/>
                  <w:rPrChange w:id="12880" w:author="tao huang" w:date="2017-09-17T12:05:00Z">
                    <w:rPr>
                      <w:rFonts w:eastAsia="Times New Roman" w:cs="Times New Roman"/>
                      <w:color w:val="000000" w:themeColor="text1"/>
                      <w:sz w:val="22"/>
                    </w:rPr>
                  </w:rPrChange>
                </w:rPr>
                <w:delText>0.761</w:delText>
              </w:r>
            </w:del>
          </w:p>
        </w:tc>
      </w:tr>
      <w:tr w:rsidR="000A3EF8" w:rsidRPr="00A60A57" w:rsidDel="00D373D5" w14:paraId="21BE334C" w14:textId="30E4E449" w:rsidTr="00920256">
        <w:trPr>
          <w:cnfStyle w:val="000000100000" w:firstRow="0" w:lastRow="0" w:firstColumn="0" w:lastColumn="0" w:oddVBand="0" w:evenVBand="0" w:oddHBand="1" w:evenHBand="0" w:firstRowFirstColumn="0" w:firstRowLastColumn="0" w:lastRowFirstColumn="0" w:lastRowLastColumn="0"/>
          <w:trHeight w:val="20"/>
          <w:jc w:val="center"/>
          <w:del w:id="12881" w:author="tao huang" w:date="2017-09-13T16:18: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3319C39D" w14:textId="375BBB28" w:rsidR="000A3EF8" w:rsidRPr="00A60A57" w:rsidDel="00D373D5" w:rsidRDefault="000A3EF8">
            <w:pPr>
              <w:rPr>
                <w:del w:id="12882" w:author="tao huang" w:date="2017-09-13T16:18:00Z"/>
                <w:rFonts w:eastAsia="Times New Roman" w:cs="Times New Roman"/>
                <w:b w:val="0"/>
                <w:i/>
                <w:color w:val="0D0D0D" w:themeColor="text1" w:themeTint="F2"/>
                <w:sz w:val="22"/>
                <w:rPrChange w:id="12883" w:author="tao huang" w:date="2017-09-17T12:05:00Z">
                  <w:rPr>
                    <w:del w:id="12884" w:author="tao huang" w:date="2017-09-13T16:18:00Z"/>
                    <w:rFonts w:eastAsia="Times New Roman" w:cs="Times New Roman"/>
                    <w:b w:val="0"/>
                    <w:i/>
                    <w:color w:val="000000" w:themeColor="text1"/>
                    <w:sz w:val="22"/>
                  </w:rPr>
                </w:rPrChange>
              </w:rPr>
              <w:pPrChange w:id="12885" w:author="tao huang" w:date="2017-09-16T12:50:00Z">
                <w:pPr>
                  <w:spacing w:after="0" w:line="240" w:lineRule="auto"/>
                </w:pPr>
              </w:pPrChange>
            </w:pPr>
            <w:del w:id="12886" w:author="tao huang" w:date="2017-09-13T16:18:00Z">
              <w:r w:rsidRPr="00A60A57" w:rsidDel="00D373D5">
                <w:rPr>
                  <w:rFonts w:eastAsia="Times New Roman" w:cs="Times New Roman"/>
                  <w:i/>
                  <w:color w:val="0D0D0D" w:themeColor="text1" w:themeTint="F2"/>
                  <w:sz w:val="22"/>
                  <w:rPrChange w:id="12887" w:author="tao huang" w:date="2017-09-17T12:05:00Z">
                    <w:rPr>
                      <w:rFonts w:eastAsia="Times New Roman" w:cs="Times New Roman"/>
                      <w:i/>
                      <w:color w:val="000000" w:themeColor="text1"/>
                      <w:sz w:val="22"/>
                    </w:rPr>
                  </w:rPrChange>
                </w:rPr>
                <w:delText>Randomness and growth</w:delText>
              </w:r>
            </w:del>
          </w:p>
        </w:tc>
        <w:tc>
          <w:tcPr>
            <w:tcW w:w="986" w:type="dxa"/>
            <w:shd w:val="clear" w:color="auto" w:fill="auto"/>
            <w:noWrap/>
            <w:hideMark/>
          </w:tcPr>
          <w:p w14:paraId="7E72255D" w14:textId="5527AF2B"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2888" w:author="tao huang" w:date="2017-09-13T16:18:00Z"/>
                <w:rFonts w:eastAsia="Times New Roman" w:cs="Times New Roman"/>
                <w:b/>
                <w:bCs/>
                <w:color w:val="0D0D0D" w:themeColor="text1" w:themeTint="F2"/>
                <w:sz w:val="22"/>
                <w:rPrChange w:id="12889" w:author="tao huang" w:date="2017-09-17T12:05:00Z">
                  <w:rPr>
                    <w:del w:id="12890" w:author="tao huang" w:date="2017-09-13T16:18:00Z"/>
                    <w:rFonts w:eastAsia="Times New Roman" w:cs="Times New Roman"/>
                    <w:b/>
                    <w:bCs/>
                    <w:color w:val="000000" w:themeColor="text1"/>
                    <w:sz w:val="22"/>
                  </w:rPr>
                </w:rPrChange>
              </w:rPr>
              <w:pPrChange w:id="12891"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2892" w:author="tao huang" w:date="2017-09-13T16:18:00Z">
              <w:r w:rsidRPr="00A60A57" w:rsidDel="00D373D5">
                <w:rPr>
                  <w:rFonts w:eastAsia="Times New Roman" w:cs="Times New Roman"/>
                  <w:b/>
                  <w:bCs/>
                  <w:color w:val="0D0D0D" w:themeColor="text1" w:themeTint="F2"/>
                  <w:sz w:val="22"/>
                  <w:rPrChange w:id="12893" w:author="tao huang" w:date="2017-09-17T12:05:00Z">
                    <w:rPr>
                      <w:rFonts w:eastAsia="Times New Roman" w:cs="Times New Roman"/>
                      <w:b/>
                      <w:bCs/>
                      <w:color w:val="000000" w:themeColor="text1"/>
                      <w:sz w:val="22"/>
                    </w:rPr>
                  </w:rPrChange>
                </w:rPr>
                <w:delText>0.004</w:delText>
              </w:r>
            </w:del>
          </w:p>
        </w:tc>
        <w:tc>
          <w:tcPr>
            <w:tcW w:w="998" w:type="dxa"/>
            <w:tcBorders>
              <w:right w:val="single" w:sz="4" w:space="0" w:color="auto"/>
            </w:tcBorders>
            <w:shd w:val="clear" w:color="auto" w:fill="auto"/>
            <w:noWrap/>
            <w:hideMark/>
          </w:tcPr>
          <w:p w14:paraId="7C105DFD" w14:textId="6E77E2F4"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2894" w:author="tao huang" w:date="2017-09-13T16:18:00Z"/>
                <w:rFonts w:eastAsia="Times New Roman" w:cs="Times New Roman"/>
                <w:b/>
                <w:bCs/>
                <w:color w:val="0D0D0D" w:themeColor="text1" w:themeTint="F2"/>
                <w:sz w:val="22"/>
                <w:rPrChange w:id="12895" w:author="tao huang" w:date="2017-09-17T12:05:00Z">
                  <w:rPr>
                    <w:del w:id="12896" w:author="tao huang" w:date="2017-09-13T16:18:00Z"/>
                    <w:rFonts w:eastAsia="Times New Roman" w:cs="Times New Roman"/>
                    <w:b/>
                    <w:bCs/>
                    <w:color w:val="000000" w:themeColor="text1"/>
                    <w:sz w:val="22"/>
                  </w:rPr>
                </w:rPrChange>
              </w:rPr>
              <w:pPrChange w:id="12897"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2898" w:author="tao huang" w:date="2017-09-13T16:18:00Z">
              <w:r w:rsidRPr="00A60A57" w:rsidDel="00D373D5">
                <w:rPr>
                  <w:rFonts w:eastAsia="Times New Roman" w:cs="Times New Roman"/>
                  <w:b/>
                  <w:bCs/>
                  <w:color w:val="0D0D0D" w:themeColor="text1" w:themeTint="F2"/>
                  <w:sz w:val="22"/>
                  <w:rPrChange w:id="12899" w:author="tao huang" w:date="2017-09-17T12:05:00Z">
                    <w:rPr>
                      <w:rFonts w:eastAsia="Times New Roman" w:cs="Times New Roman"/>
                      <w:b/>
                      <w:bCs/>
                      <w:color w:val="000000" w:themeColor="text1"/>
                      <w:sz w:val="22"/>
                    </w:rPr>
                  </w:rPrChange>
                </w:rPr>
                <w:delText>0.000</w:delText>
              </w:r>
            </w:del>
          </w:p>
        </w:tc>
        <w:tc>
          <w:tcPr>
            <w:tcW w:w="986" w:type="dxa"/>
            <w:tcBorders>
              <w:left w:val="single" w:sz="4" w:space="0" w:color="auto"/>
            </w:tcBorders>
            <w:shd w:val="clear" w:color="auto" w:fill="auto"/>
            <w:noWrap/>
            <w:hideMark/>
          </w:tcPr>
          <w:p w14:paraId="1AF2A0D5" w14:textId="084A9EC9"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2900" w:author="tao huang" w:date="2017-09-13T16:18:00Z"/>
                <w:rFonts w:eastAsia="Times New Roman" w:cs="Times New Roman"/>
                <w:b/>
                <w:bCs/>
                <w:color w:val="0D0D0D" w:themeColor="text1" w:themeTint="F2"/>
                <w:sz w:val="22"/>
                <w:rPrChange w:id="12901" w:author="tao huang" w:date="2017-09-17T12:05:00Z">
                  <w:rPr>
                    <w:del w:id="12902" w:author="tao huang" w:date="2017-09-13T16:18:00Z"/>
                    <w:rFonts w:eastAsia="Times New Roman" w:cs="Times New Roman"/>
                    <w:b/>
                    <w:bCs/>
                    <w:color w:val="000000" w:themeColor="text1"/>
                    <w:sz w:val="22"/>
                  </w:rPr>
                </w:rPrChange>
              </w:rPr>
              <w:pPrChange w:id="12903"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2904" w:author="tao huang" w:date="2017-09-13T16:18:00Z">
              <w:r w:rsidRPr="00A60A57" w:rsidDel="00D373D5">
                <w:rPr>
                  <w:rFonts w:eastAsia="Times New Roman" w:cs="Times New Roman"/>
                  <w:b/>
                  <w:bCs/>
                  <w:color w:val="0D0D0D" w:themeColor="text1" w:themeTint="F2"/>
                  <w:sz w:val="22"/>
                  <w:rPrChange w:id="12905" w:author="tao huang" w:date="2017-09-17T12:05:00Z">
                    <w:rPr>
                      <w:rFonts w:eastAsia="Times New Roman" w:cs="Times New Roman"/>
                      <w:b/>
                      <w:bCs/>
                      <w:color w:val="000000" w:themeColor="text1"/>
                      <w:sz w:val="22"/>
                    </w:rPr>
                  </w:rPrChange>
                </w:rPr>
                <w:delText>0.004</w:delText>
              </w:r>
            </w:del>
          </w:p>
        </w:tc>
        <w:tc>
          <w:tcPr>
            <w:tcW w:w="999" w:type="dxa"/>
            <w:tcBorders>
              <w:right w:val="single" w:sz="4" w:space="0" w:color="auto"/>
            </w:tcBorders>
            <w:shd w:val="clear" w:color="auto" w:fill="auto"/>
            <w:noWrap/>
            <w:hideMark/>
          </w:tcPr>
          <w:p w14:paraId="6910D0D6" w14:textId="31BA271D"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2906" w:author="tao huang" w:date="2017-09-13T16:18:00Z"/>
                <w:rFonts w:eastAsia="Times New Roman" w:cs="Times New Roman"/>
                <w:b/>
                <w:bCs/>
                <w:color w:val="0D0D0D" w:themeColor="text1" w:themeTint="F2"/>
                <w:sz w:val="22"/>
                <w:rPrChange w:id="12907" w:author="tao huang" w:date="2017-09-17T12:05:00Z">
                  <w:rPr>
                    <w:del w:id="12908" w:author="tao huang" w:date="2017-09-13T16:18:00Z"/>
                    <w:rFonts w:eastAsia="Times New Roman" w:cs="Times New Roman"/>
                    <w:b/>
                    <w:bCs/>
                    <w:color w:val="000000" w:themeColor="text1"/>
                    <w:sz w:val="22"/>
                  </w:rPr>
                </w:rPrChange>
              </w:rPr>
              <w:pPrChange w:id="12909"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2910" w:author="tao huang" w:date="2017-09-13T16:18:00Z">
              <w:r w:rsidRPr="00A60A57" w:rsidDel="00D373D5">
                <w:rPr>
                  <w:rFonts w:eastAsia="Times New Roman" w:cs="Times New Roman"/>
                  <w:b/>
                  <w:bCs/>
                  <w:color w:val="0D0D0D" w:themeColor="text1" w:themeTint="F2"/>
                  <w:sz w:val="22"/>
                  <w:rPrChange w:id="12911" w:author="tao huang" w:date="2017-09-17T12:05:00Z">
                    <w:rPr>
                      <w:rFonts w:eastAsia="Times New Roman" w:cs="Times New Roman"/>
                      <w:b/>
                      <w:bCs/>
                      <w:color w:val="000000" w:themeColor="text1"/>
                      <w:sz w:val="22"/>
                    </w:rPr>
                  </w:rPrChange>
                </w:rPr>
                <w:delText>0.000</w:delText>
              </w:r>
            </w:del>
          </w:p>
        </w:tc>
        <w:tc>
          <w:tcPr>
            <w:tcW w:w="986" w:type="dxa"/>
            <w:tcBorders>
              <w:left w:val="single" w:sz="4" w:space="0" w:color="auto"/>
            </w:tcBorders>
            <w:shd w:val="clear" w:color="auto" w:fill="auto"/>
            <w:noWrap/>
            <w:hideMark/>
          </w:tcPr>
          <w:p w14:paraId="45288A31" w14:textId="4D7B4FD0"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2912" w:author="tao huang" w:date="2017-09-13T16:18:00Z"/>
                <w:rFonts w:eastAsia="Times New Roman" w:cs="Times New Roman"/>
                <w:b/>
                <w:bCs/>
                <w:color w:val="0D0D0D" w:themeColor="text1" w:themeTint="F2"/>
                <w:sz w:val="22"/>
                <w:rPrChange w:id="12913" w:author="tao huang" w:date="2017-09-17T12:05:00Z">
                  <w:rPr>
                    <w:del w:id="12914" w:author="tao huang" w:date="2017-09-13T16:18:00Z"/>
                    <w:rFonts w:eastAsia="Times New Roman" w:cs="Times New Roman"/>
                    <w:b/>
                    <w:bCs/>
                    <w:color w:val="000000" w:themeColor="text1"/>
                    <w:sz w:val="22"/>
                  </w:rPr>
                </w:rPrChange>
              </w:rPr>
              <w:pPrChange w:id="12915"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2916" w:author="tao huang" w:date="2017-09-13T16:18:00Z">
              <w:r w:rsidRPr="00A60A57" w:rsidDel="00D373D5">
                <w:rPr>
                  <w:rFonts w:eastAsia="Times New Roman" w:cs="Times New Roman"/>
                  <w:b/>
                  <w:bCs/>
                  <w:color w:val="0D0D0D" w:themeColor="text1" w:themeTint="F2"/>
                  <w:sz w:val="22"/>
                  <w:rPrChange w:id="12917" w:author="tao huang" w:date="2017-09-17T12:05:00Z">
                    <w:rPr>
                      <w:rFonts w:eastAsia="Times New Roman" w:cs="Times New Roman"/>
                      <w:b/>
                      <w:bCs/>
                      <w:color w:val="000000" w:themeColor="text1"/>
                      <w:sz w:val="22"/>
                    </w:rPr>
                  </w:rPrChange>
                </w:rPr>
                <w:delText>0.006</w:delText>
              </w:r>
            </w:del>
          </w:p>
        </w:tc>
        <w:tc>
          <w:tcPr>
            <w:tcW w:w="1140" w:type="dxa"/>
            <w:tcBorders>
              <w:right w:val="single" w:sz="4" w:space="0" w:color="auto"/>
            </w:tcBorders>
            <w:shd w:val="clear" w:color="auto" w:fill="auto"/>
            <w:noWrap/>
            <w:hideMark/>
          </w:tcPr>
          <w:p w14:paraId="3F4A5B95" w14:textId="0EB1B4F5"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2918" w:author="tao huang" w:date="2017-09-13T16:18:00Z"/>
                <w:rFonts w:eastAsia="Times New Roman" w:cs="Times New Roman"/>
                <w:b/>
                <w:bCs/>
                <w:color w:val="0D0D0D" w:themeColor="text1" w:themeTint="F2"/>
                <w:sz w:val="22"/>
                <w:rPrChange w:id="12919" w:author="tao huang" w:date="2017-09-17T12:05:00Z">
                  <w:rPr>
                    <w:del w:id="12920" w:author="tao huang" w:date="2017-09-13T16:18:00Z"/>
                    <w:rFonts w:eastAsia="Times New Roman" w:cs="Times New Roman"/>
                    <w:b/>
                    <w:bCs/>
                    <w:color w:val="000000" w:themeColor="text1"/>
                    <w:sz w:val="22"/>
                  </w:rPr>
                </w:rPrChange>
              </w:rPr>
              <w:pPrChange w:id="12921"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2922" w:author="tao huang" w:date="2017-09-13T16:18:00Z">
              <w:r w:rsidRPr="00A60A57" w:rsidDel="00D373D5">
                <w:rPr>
                  <w:rFonts w:eastAsia="Times New Roman" w:cs="Times New Roman"/>
                  <w:b/>
                  <w:bCs/>
                  <w:color w:val="0D0D0D" w:themeColor="text1" w:themeTint="F2"/>
                  <w:sz w:val="22"/>
                  <w:rPrChange w:id="12923" w:author="tao huang" w:date="2017-09-17T12:05:00Z">
                    <w:rPr>
                      <w:rFonts w:eastAsia="Times New Roman" w:cs="Times New Roman"/>
                      <w:b/>
                      <w:bCs/>
                      <w:color w:val="000000" w:themeColor="text1"/>
                      <w:sz w:val="22"/>
                    </w:rPr>
                  </w:rPrChange>
                </w:rPr>
                <w:delText>0.008</w:delText>
              </w:r>
            </w:del>
          </w:p>
        </w:tc>
        <w:tc>
          <w:tcPr>
            <w:tcW w:w="986" w:type="dxa"/>
            <w:tcBorders>
              <w:left w:val="single" w:sz="4" w:space="0" w:color="auto"/>
            </w:tcBorders>
            <w:shd w:val="clear" w:color="auto" w:fill="auto"/>
            <w:noWrap/>
            <w:hideMark/>
          </w:tcPr>
          <w:p w14:paraId="22A83E8B" w14:textId="5277DF0A"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2924" w:author="tao huang" w:date="2017-09-13T16:18:00Z"/>
                <w:rFonts w:eastAsia="Times New Roman" w:cs="Times New Roman"/>
                <w:b/>
                <w:bCs/>
                <w:color w:val="0D0D0D" w:themeColor="text1" w:themeTint="F2"/>
                <w:sz w:val="22"/>
                <w:rPrChange w:id="12925" w:author="tao huang" w:date="2017-09-17T12:05:00Z">
                  <w:rPr>
                    <w:del w:id="12926" w:author="tao huang" w:date="2017-09-13T16:18:00Z"/>
                    <w:rFonts w:eastAsia="Times New Roman" w:cs="Times New Roman"/>
                    <w:b/>
                    <w:bCs/>
                    <w:color w:val="000000" w:themeColor="text1"/>
                    <w:sz w:val="22"/>
                  </w:rPr>
                </w:rPrChange>
              </w:rPr>
              <w:pPrChange w:id="12927"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2928" w:author="tao huang" w:date="2017-09-13T16:18:00Z">
              <w:r w:rsidRPr="00A60A57" w:rsidDel="00D373D5">
                <w:rPr>
                  <w:rFonts w:eastAsia="Times New Roman" w:cs="Times New Roman"/>
                  <w:b/>
                  <w:bCs/>
                  <w:color w:val="0D0D0D" w:themeColor="text1" w:themeTint="F2"/>
                  <w:sz w:val="22"/>
                  <w:rPrChange w:id="12929" w:author="tao huang" w:date="2017-09-17T12:05:00Z">
                    <w:rPr>
                      <w:rFonts w:eastAsia="Times New Roman" w:cs="Times New Roman"/>
                      <w:b/>
                      <w:bCs/>
                      <w:color w:val="000000" w:themeColor="text1"/>
                      <w:sz w:val="22"/>
                    </w:rPr>
                  </w:rPrChange>
                </w:rPr>
                <w:delText>0.007</w:delText>
              </w:r>
            </w:del>
          </w:p>
        </w:tc>
        <w:tc>
          <w:tcPr>
            <w:tcW w:w="999" w:type="dxa"/>
            <w:shd w:val="clear" w:color="auto" w:fill="auto"/>
            <w:noWrap/>
            <w:hideMark/>
          </w:tcPr>
          <w:p w14:paraId="2B74250D" w14:textId="5BB459C6"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2930" w:author="tao huang" w:date="2017-09-13T16:18:00Z"/>
                <w:rFonts w:eastAsia="Times New Roman" w:cs="Times New Roman"/>
                <w:b/>
                <w:bCs/>
                <w:color w:val="0D0D0D" w:themeColor="text1" w:themeTint="F2"/>
                <w:sz w:val="22"/>
                <w:rPrChange w:id="12931" w:author="tao huang" w:date="2017-09-17T12:05:00Z">
                  <w:rPr>
                    <w:del w:id="12932" w:author="tao huang" w:date="2017-09-13T16:18:00Z"/>
                    <w:rFonts w:eastAsia="Times New Roman" w:cs="Times New Roman"/>
                    <w:b/>
                    <w:bCs/>
                    <w:color w:val="000000" w:themeColor="text1"/>
                    <w:sz w:val="22"/>
                  </w:rPr>
                </w:rPrChange>
              </w:rPr>
              <w:pPrChange w:id="12933"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2934" w:author="tao huang" w:date="2017-09-13T16:18:00Z">
              <w:r w:rsidRPr="00A60A57" w:rsidDel="00D373D5">
                <w:rPr>
                  <w:rFonts w:eastAsia="Times New Roman" w:cs="Times New Roman"/>
                  <w:b/>
                  <w:bCs/>
                  <w:color w:val="0D0D0D" w:themeColor="text1" w:themeTint="F2"/>
                  <w:sz w:val="22"/>
                  <w:rPrChange w:id="12935" w:author="tao huang" w:date="2017-09-17T12:05:00Z">
                    <w:rPr>
                      <w:rFonts w:eastAsia="Times New Roman" w:cs="Times New Roman"/>
                      <w:b/>
                      <w:bCs/>
                      <w:color w:val="000000" w:themeColor="text1"/>
                      <w:sz w:val="22"/>
                    </w:rPr>
                  </w:rPrChange>
                </w:rPr>
                <w:delText>0.003</w:delText>
              </w:r>
            </w:del>
          </w:p>
        </w:tc>
      </w:tr>
      <w:tr w:rsidR="000A3EF8" w:rsidRPr="00A60A57" w:rsidDel="00D373D5" w14:paraId="210E259D" w14:textId="4BAFEC92" w:rsidTr="003508CB">
        <w:trPr>
          <w:trHeight w:val="20"/>
          <w:jc w:val="center"/>
          <w:del w:id="12936" w:author="tao huang" w:date="2017-09-13T16:18: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18C2C0B4" w14:textId="581698D0" w:rsidR="000A3EF8" w:rsidRPr="00A60A57" w:rsidDel="00D373D5" w:rsidRDefault="000A3EF8">
            <w:pPr>
              <w:rPr>
                <w:del w:id="12937" w:author="tao huang" w:date="2017-09-13T16:18:00Z"/>
                <w:rFonts w:eastAsia="Times New Roman" w:cs="Times New Roman"/>
                <w:b w:val="0"/>
                <w:i/>
                <w:color w:val="0D0D0D" w:themeColor="text1" w:themeTint="F2"/>
                <w:sz w:val="22"/>
                <w:rPrChange w:id="12938" w:author="tao huang" w:date="2017-09-17T12:05:00Z">
                  <w:rPr>
                    <w:del w:id="12939" w:author="tao huang" w:date="2017-09-13T16:18:00Z"/>
                    <w:rFonts w:eastAsia="Times New Roman" w:cs="Times New Roman"/>
                    <w:b w:val="0"/>
                    <w:i/>
                    <w:color w:val="000000" w:themeColor="text1"/>
                    <w:sz w:val="22"/>
                  </w:rPr>
                </w:rPrChange>
              </w:rPr>
              <w:pPrChange w:id="12940" w:author="tao huang" w:date="2017-09-16T12:50:00Z">
                <w:pPr>
                  <w:spacing w:after="0" w:line="240" w:lineRule="auto"/>
                </w:pPr>
              </w:pPrChange>
            </w:pPr>
            <w:del w:id="12941" w:author="tao huang" w:date="2017-09-13T16:18:00Z">
              <w:r w:rsidRPr="00A60A57" w:rsidDel="00D373D5">
                <w:rPr>
                  <w:rFonts w:eastAsia="Times New Roman" w:cs="Times New Roman"/>
                  <w:i/>
                  <w:color w:val="0D0D0D" w:themeColor="text1" w:themeTint="F2"/>
                  <w:sz w:val="22"/>
                  <w:rPrChange w:id="12942" w:author="tao huang" w:date="2017-09-17T12:05:00Z">
                    <w:rPr>
                      <w:rFonts w:eastAsia="Times New Roman" w:cs="Times New Roman"/>
                      <w:i/>
                      <w:color w:val="000000" w:themeColor="text1"/>
                      <w:sz w:val="22"/>
                    </w:rPr>
                  </w:rPrChange>
                </w:rPr>
                <w:delText>Intercept</w:delText>
              </w:r>
            </w:del>
          </w:p>
        </w:tc>
        <w:tc>
          <w:tcPr>
            <w:tcW w:w="986" w:type="dxa"/>
            <w:shd w:val="clear" w:color="auto" w:fill="auto"/>
            <w:noWrap/>
            <w:hideMark/>
          </w:tcPr>
          <w:p w14:paraId="026787EB" w14:textId="75F14AA9"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2943" w:author="tao huang" w:date="2017-09-13T16:18:00Z"/>
                <w:rFonts w:eastAsia="Times New Roman" w:cs="Times New Roman"/>
                <w:color w:val="0D0D0D" w:themeColor="text1" w:themeTint="F2"/>
                <w:sz w:val="22"/>
                <w:rPrChange w:id="12944" w:author="tao huang" w:date="2017-09-17T12:05:00Z">
                  <w:rPr>
                    <w:del w:id="12945" w:author="tao huang" w:date="2017-09-13T16:18:00Z"/>
                    <w:rFonts w:eastAsia="Times New Roman" w:cs="Times New Roman"/>
                    <w:color w:val="000000" w:themeColor="text1"/>
                    <w:sz w:val="22"/>
                  </w:rPr>
                </w:rPrChange>
              </w:rPr>
              <w:pPrChange w:id="12946"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2947" w:author="tao huang" w:date="2017-09-13T16:18:00Z">
              <w:r w:rsidRPr="00A60A57" w:rsidDel="00D373D5">
                <w:rPr>
                  <w:rFonts w:eastAsia="Times New Roman" w:cs="Times New Roman"/>
                  <w:color w:val="0D0D0D" w:themeColor="text1" w:themeTint="F2"/>
                  <w:sz w:val="22"/>
                  <w:rPrChange w:id="12948" w:author="tao huang" w:date="2017-09-17T12:05:00Z">
                    <w:rPr>
                      <w:rFonts w:eastAsia="Times New Roman" w:cs="Times New Roman"/>
                      <w:color w:val="000000" w:themeColor="text1"/>
                      <w:sz w:val="22"/>
                    </w:rPr>
                  </w:rPrChange>
                </w:rPr>
                <w:delText>0.003</w:delText>
              </w:r>
            </w:del>
          </w:p>
        </w:tc>
        <w:tc>
          <w:tcPr>
            <w:tcW w:w="998" w:type="dxa"/>
            <w:tcBorders>
              <w:right w:val="single" w:sz="4" w:space="0" w:color="auto"/>
            </w:tcBorders>
            <w:shd w:val="clear" w:color="auto" w:fill="auto"/>
            <w:noWrap/>
            <w:hideMark/>
          </w:tcPr>
          <w:p w14:paraId="58D603A2" w14:textId="44CA3333"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2949" w:author="tao huang" w:date="2017-09-13T16:18:00Z"/>
                <w:rFonts w:eastAsia="Times New Roman" w:cs="Times New Roman"/>
                <w:color w:val="0D0D0D" w:themeColor="text1" w:themeTint="F2"/>
                <w:sz w:val="22"/>
                <w:rPrChange w:id="12950" w:author="tao huang" w:date="2017-09-17T12:05:00Z">
                  <w:rPr>
                    <w:del w:id="12951" w:author="tao huang" w:date="2017-09-13T16:18:00Z"/>
                    <w:rFonts w:eastAsia="Times New Roman" w:cs="Times New Roman"/>
                    <w:color w:val="000000" w:themeColor="text1"/>
                    <w:sz w:val="22"/>
                  </w:rPr>
                </w:rPrChange>
              </w:rPr>
              <w:pPrChange w:id="12952"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2953" w:author="tao huang" w:date="2017-09-13T16:18:00Z">
              <w:r w:rsidRPr="00A60A57" w:rsidDel="00D373D5">
                <w:rPr>
                  <w:rFonts w:eastAsia="Times New Roman" w:cs="Times New Roman"/>
                  <w:color w:val="0D0D0D" w:themeColor="text1" w:themeTint="F2"/>
                  <w:sz w:val="22"/>
                  <w:rPrChange w:id="12954" w:author="tao huang" w:date="2017-09-17T12:05:00Z">
                    <w:rPr>
                      <w:rFonts w:eastAsia="Times New Roman" w:cs="Times New Roman"/>
                      <w:color w:val="000000" w:themeColor="text1"/>
                      <w:sz w:val="22"/>
                    </w:rPr>
                  </w:rPrChange>
                </w:rPr>
                <w:delText>0.001</w:delText>
              </w:r>
            </w:del>
          </w:p>
        </w:tc>
        <w:tc>
          <w:tcPr>
            <w:tcW w:w="986" w:type="dxa"/>
            <w:tcBorders>
              <w:left w:val="single" w:sz="4" w:space="0" w:color="auto"/>
            </w:tcBorders>
            <w:shd w:val="clear" w:color="auto" w:fill="auto"/>
            <w:noWrap/>
            <w:hideMark/>
          </w:tcPr>
          <w:p w14:paraId="25563FB6" w14:textId="1C1B0478"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2955" w:author="tao huang" w:date="2017-09-13T16:18:00Z"/>
                <w:rFonts w:eastAsia="Times New Roman" w:cs="Times New Roman"/>
                <w:color w:val="0D0D0D" w:themeColor="text1" w:themeTint="F2"/>
                <w:sz w:val="22"/>
                <w:rPrChange w:id="12956" w:author="tao huang" w:date="2017-09-17T12:05:00Z">
                  <w:rPr>
                    <w:del w:id="12957" w:author="tao huang" w:date="2017-09-13T16:18:00Z"/>
                    <w:rFonts w:eastAsia="Times New Roman" w:cs="Times New Roman"/>
                    <w:color w:val="000000" w:themeColor="text1"/>
                    <w:sz w:val="22"/>
                  </w:rPr>
                </w:rPrChange>
              </w:rPr>
              <w:pPrChange w:id="12958"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2959" w:author="tao huang" w:date="2017-09-13T16:18:00Z">
              <w:r w:rsidRPr="00A60A57" w:rsidDel="00D373D5">
                <w:rPr>
                  <w:rFonts w:eastAsia="Times New Roman" w:cs="Times New Roman"/>
                  <w:color w:val="0D0D0D" w:themeColor="text1" w:themeTint="F2"/>
                  <w:sz w:val="22"/>
                  <w:rPrChange w:id="12960" w:author="tao huang" w:date="2017-09-17T12:05:00Z">
                    <w:rPr>
                      <w:rFonts w:eastAsia="Times New Roman" w:cs="Times New Roman"/>
                      <w:color w:val="000000" w:themeColor="text1"/>
                      <w:sz w:val="22"/>
                    </w:rPr>
                  </w:rPrChange>
                </w:rPr>
                <w:delText>0.003</w:delText>
              </w:r>
            </w:del>
          </w:p>
        </w:tc>
        <w:tc>
          <w:tcPr>
            <w:tcW w:w="999" w:type="dxa"/>
            <w:tcBorders>
              <w:right w:val="single" w:sz="4" w:space="0" w:color="auto"/>
            </w:tcBorders>
            <w:shd w:val="clear" w:color="auto" w:fill="auto"/>
            <w:noWrap/>
            <w:hideMark/>
          </w:tcPr>
          <w:p w14:paraId="78D6FC22" w14:textId="53873A5F"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2961" w:author="tao huang" w:date="2017-09-13T16:18:00Z"/>
                <w:rFonts w:eastAsia="Times New Roman" w:cs="Times New Roman"/>
                <w:color w:val="0D0D0D" w:themeColor="text1" w:themeTint="F2"/>
                <w:sz w:val="22"/>
                <w:rPrChange w:id="12962" w:author="tao huang" w:date="2017-09-17T12:05:00Z">
                  <w:rPr>
                    <w:del w:id="12963" w:author="tao huang" w:date="2017-09-13T16:18:00Z"/>
                    <w:rFonts w:eastAsia="Times New Roman" w:cs="Times New Roman"/>
                    <w:color w:val="000000" w:themeColor="text1"/>
                    <w:sz w:val="22"/>
                  </w:rPr>
                </w:rPrChange>
              </w:rPr>
              <w:pPrChange w:id="12964"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2965" w:author="tao huang" w:date="2017-09-13T16:18:00Z">
              <w:r w:rsidRPr="00A60A57" w:rsidDel="00D373D5">
                <w:rPr>
                  <w:rFonts w:eastAsia="Times New Roman" w:cs="Times New Roman"/>
                  <w:color w:val="0D0D0D" w:themeColor="text1" w:themeTint="F2"/>
                  <w:sz w:val="22"/>
                  <w:rPrChange w:id="12966" w:author="tao huang" w:date="2017-09-17T12:05:00Z">
                    <w:rPr>
                      <w:rFonts w:eastAsia="Times New Roman" w:cs="Times New Roman"/>
                      <w:color w:val="000000" w:themeColor="text1"/>
                      <w:sz w:val="22"/>
                    </w:rPr>
                  </w:rPrChange>
                </w:rPr>
                <w:delText>0.001</w:delText>
              </w:r>
            </w:del>
          </w:p>
        </w:tc>
        <w:tc>
          <w:tcPr>
            <w:tcW w:w="986" w:type="dxa"/>
            <w:tcBorders>
              <w:left w:val="single" w:sz="4" w:space="0" w:color="auto"/>
            </w:tcBorders>
            <w:shd w:val="clear" w:color="auto" w:fill="auto"/>
            <w:noWrap/>
            <w:hideMark/>
          </w:tcPr>
          <w:p w14:paraId="6A93AE71" w14:textId="05D732FF"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2967" w:author="tao huang" w:date="2017-09-13T16:18:00Z"/>
                <w:rFonts w:eastAsia="Times New Roman" w:cs="Times New Roman"/>
                <w:color w:val="0D0D0D" w:themeColor="text1" w:themeTint="F2"/>
                <w:sz w:val="22"/>
                <w:rPrChange w:id="12968" w:author="tao huang" w:date="2017-09-17T12:05:00Z">
                  <w:rPr>
                    <w:del w:id="12969" w:author="tao huang" w:date="2017-09-13T16:18:00Z"/>
                    <w:rFonts w:eastAsia="Times New Roman" w:cs="Times New Roman"/>
                    <w:color w:val="000000" w:themeColor="text1"/>
                    <w:sz w:val="22"/>
                  </w:rPr>
                </w:rPrChange>
              </w:rPr>
              <w:pPrChange w:id="12970"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2971" w:author="tao huang" w:date="2017-09-13T16:18:00Z">
              <w:r w:rsidRPr="00A60A57" w:rsidDel="00D373D5">
                <w:rPr>
                  <w:rFonts w:eastAsia="Times New Roman" w:cs="Times New Roman"/>
                  <w:color w:val="0D0D0D" w:themeColor="text1" w:themeTint="F2"/>
                  <w:sz w:val="22"/>
                  <w:rPrChange w:id="12972" w:author="tao huang" w:date="2017-09-17T12:05:00Z">
                    <w:rPr>
                      <w:rFonts w:eastAsia="Times New Roman" w:cs="Times New Roman"/>
                      <w:color w:val="000000" w:themeColor="text1"/>
                      <w:sz w:val="22"/>
                    </w:rPr>
                  </w:rPrChange>
                </w:rPr>
                <w:delText>-0.002</w:delText>
              </w:r>
            </w:del>
          </w:p>
        </w:tc>
        <w:tc>
          <w:tcPr>
            <w:tcW w:w="1140" w:type="dxa"/>
            <w:tcBorders>
              <w:right w:val="single" w:sz="4" w:space="0" w:color="auto"/>
            </w:tcBorders>
            <w:shd w:val="clear" w:color="auto" w:fill="auto"/>
            <w:noWrap/>
            <w:hideMark/>
          </w:tcPr>
          <w:p w14:paraId="3E981C43" w14:textId="2BCC0401"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2973" w:author="tao huang" w:date="2017-09-13T16:18:00Z"/>
                <w:rFonts w:eastAsia="Times New Roman" w:cs="Times New Roman"/>
                <w:color w:val="0D0D0D" w:themeColor="text1" w:themeTint="F2"/>
                <w:sz w:val="22"/>
                <w:rPrChange w:id="12974" w:author="tao huang" w:date="2017-09-17T12:05:00Z">
                  <w:rPr>
                    <w:del w:id="12975" w:author="tao huang" w:date="2017-09-13T16:18:00Z"/>
                    <w:rFonts w:eastAsia="Times New Roman" w:cs="Times New Roman"/>
                    <w:color w:val="000000" w:themeColor="text1"/>
                    <w:sz w:val="22"/>
                  </w:rPr>
                </w:rPrChange>
              </w:rPr>
              <w:pPrChange w:id="12976"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2977" w:author="tao huang" w:date="2017-09-13T16:18:00Z">
              <w:r w:rsidRPr="00A60A57" w:rsidDel="00D373D5">
                <w:rPr>
                  <w:rFonts w:eastAsia="Times New Roman" w:cs="Times New Roman"/>
                  <w:color w:val="0D0D0D" w:themeColor="text1" w:themeTint="F2"/>
                  <w:sz w:val="22"/>
                  <w:rPrChange w:id="12978" w:author="tao huang" w:date="2017-09-17T12:05:00Z">
                    <w:rPr>
                      <w:rFonts w:eastAsia="Times New Roman" w:cs="Times New Roman"/>
                      <w:color w:val="000000" w:themeColor="text1"/>
                      <w:sz w:val="22"/>
                    </w:rPr>
                  </w:rPrChange>
                </w:rPr>
                <w:delText>0.234</w:delText>
              </w:r>
            </w:del>
          </w:p>
        </w:tc>
        <w:tc>
          <w:tcPr>
            <w:tcW w:w="986" w:type="dxa"/>
            <w:tcBorders>
              <w:left w:val="single" w:sz="4" w:space="0" w:color="auto"/>
            </w:tcBorders>
            <w:shd w:val="clear" w:color="auto" w:fill="auto"/>
            <w:noWrap/>
            <w:hideMark/>
          </w:tcPr>
          <w:p w14:paraId="6C810FCD" w14:textId="4CC26A03"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2979" w:author="tao huang" w:date="2017-09-13T16:18:00Z"/>
                <w:rFonts w:eastAsia="Times New Roman" w:cs="Times New Roman"/>
                <w:color w:val="0D0D0D" w:themeColor="text1" w:themeTint="F2"/>
                <w:sz w:val="22"/>
                <w:rPrChange w:id="12980" w:author="tao huang" w:date="2017-09-17T12:05:00Z">
                  <w:rPr>
                    <w:del w:id="12981" w:author="tao huang" w:date="2017-09-13T16:18:00Z"/>
                    <w:rFonts w:eastAsia="Times New Roman" w:cs="Times New Roman"/>
                    <w:color w:val="000000" w:themeColor="text1"/>
                    <w:sz w:val="22"/>
                  </w:rPr>
                </w:rPrChange>
              </w:rPr>
              <w:pPrChange w:id="12982"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2983" w:author="tao huang" w:date="2017-09-13T16:18:00Z">
              <w:r w:rsidRPr="00A60A57" w:rsidDel="00D373D5">
                <w:rPr>
                  <w:rFonts w:eastAsia="Times New Roman" w:cs="Times New Roman"/>
                  <w:color w:val="0D0D0D" w:themeColor="text1" w:themeTint="F2"/>
                  <w:sz w:val="22"/>
                  <w:rPrChange w:id="12984" w:author="tao huang" w:date="2017-09-17T12:05:00Z">
                    <w:rPr>
                      <w:rFonts w:eastAsia="Times New Roman" w:cs="Times New Roman"/>
                      <w:color w:val="000000" w:themeColor="text1"/>
                      <w:sz w:val="22"/>
                    </w:rPr>
                  </w:rPrChange>
                </w:rPr>
                <w:delText>-0.004</w:delText>
              </w:r>
            </w:del>
          </w:p>
        </w:tc>
        <w:tc>
          <w:tcPr>
            <w:tcW w:w="999" w:type="dxa"/>
            <w:shd w:val="clear" w:color="auto" w:fill="auto"/>
            <w:noWrap/>
            <w:hideMark/>
          </w:tcPr>
          <w:p w14:paraId="2E482708" w14:textId="5969D226"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2985" w:author="tao huang" w:date="2017-09-13T16:18:00Z"/>
                <w:rFonts w:eastAsia="Times New Roman" w:cs="Times New Roman"/>
                <w:color w:val="0D0D0D" w:themeColor="text1" w:themeTint="F2"/>
                <w:sz w:val="22"/>
                <w:rPrChange w:id="12986" w:author="tao huang" w:date="2017-09-17T12:05:00Z">
                  <w:rPr>
                    <w:del w:id="12987" w:author="tao huang" w:date="2017-09-13T16:18:00Z"/>
                    <w:rFonts w:eastAsia="Times New Roman" w:cs="Times New Roman"/>
                    <w:color w:val="000000" w:themeColor="text1"/>
                    <w:sz w:val="22"/>
                  </w:rPr>
                </w:rPrChange>
              </w:rPr>
              <w:pPrChange w:id="12988"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2989" w:author="tao huang" w:date="2017-09-13T16:18:00Z">
              <w:r w:rsidRPr="00A60A57" w:rsidDel="00D373D5">
                <w:rPr>
                  <w:rFonts w:eastAsia="Times New Roman" w:cs="Times New Roman"/>
                  <w:color w:val="0D0D0D" w:themeColor="text1" w:themeTint="F2"/>
                  <w:sz w:val="22"/>
                  <w:rPrChange w:id="12990" w:author="tao huang" w:date="2017-09-17T12:05:00Z">
                    <w:rPr>
                      <w:rFonts w:eastAsia="Times New Roman" w:cs="Times New Roman"/>
                      <w:color w:val="000000" w:themeColor="text1"/>
                      <w:sz w:val="22"/>
                    </w:rPr>
                  </w:rPrChange>
                </w:rPr>
                <w:delText>0.094</w:delText>
              </w:r>
            </w:del>
          </w:p>
        </w:tc>
      </w:tr>
      <w:tr w:rsidR="000A3EF8" w:rsidRPr="00A60A57" w:rsidDel="00D373D5" w14:paraId="5D173B4C" w14:textId="02E3AEF9" w:rsidTr="003508CB">
        <w:trPr>
          <w:cnfStyle w:val="000000100000" w:firstRow="0" w:lastRow="0" w:firstColumn="0" w:lastColumn="0" w:oddVBand="0" w:evenVBand="0" w:oddHBand="1" w:evenHBand="0" w:firstRowFirstColumn="0" w:firstRowLastColumn="0" w:lastRowFirstColumn="0" w:lastRowLastColumn="0"/>
          <w:trHeight w:val="20"/>
          <w:jc w:val="center"/>
          <w:del w:id="12991" w:author="tao huang" w:date="2017-09-13T16:18:00Z"/>
        </w:trPr>
        <w:tc>
          <w:tcPr>
            <w:cnfStyle w:val="001000000000" w:firstRow="0" w:lastRow="0" w:firstColumn="1" w:lastColumn="0" w:oddVBand="0" w:evenVBand="0" w:oddHBand="0" w:evenHBand="0" w:firstRowFirstColumn="0" w:firstRowLastColumn="0" w:lastRowFirstColumn="0" w:lastRowLastColumn="0"/>
            <w:tcW w:w="11199" w:type="dxa"/>
            <w:gridSpan w:val="9"/>
            <w:tcBorders>
              <w:bottom w:val="single" w:sz="4" w:space="0" w:color="auto"/>
            </w:tcBorders>
            <w:shd w:val="clear" w:color="auto" w:fill="auto"/>
            <w:noWrap/>
            <w:hideMark/>
          </w:tcPr>
          <w:p w14:paraId="36C5CB5B" w14:textId="3713850A" w:rsidR="000A3EF8" w:rsidRPr="00A60A57" w:rsidDel="00D373D5" w:rsidRDefault="000A3EF8">
            <w:pPr>
              <w:rPr>
                <w:del w:id="12992" w:author="tao huang" w:date="2017-09-13T16:18:00Z"/>
                <w:rFonts w:eastAsia="Times New Roman" w:cs="Times New Roman"/>
                <w:b w:val="0"/>
                <w:color w:val="0D0D0D" w:themeColor="text1" w:themeTint="F2"/>
                <w:sz w:val="22"/>
                <w:rPrChange w:id="12993" w:author="tao huang" w:date="2017-09-17T12:05:00Z">
                  <w:rPr>
                    <w:del w:id="12994" w:author="tao huang" w:date="2017-09-13T16:18:00Z"/>
                    <w:rFonts w:eastAsia="Times New Roman" w:cs="Times New Roman"/>
                    <w:b w:val="0"/>
                    <w:color w:val="000000" w:themeColor="text1"/>
                    <w:sz w:val="22"/>
                  </w:rPr>
                </w:rPrChange>
              </w:rPr>
              <w:pPrChange w:id="12995" w:author="tao huang" w:date="2017-09-16T12:50:00Z">
                <w:pPr>
                  <w:spacing w:after="0" w:line="240" w:lineRule="auto"/>
                  <w:jc w:val="center"/>
                </w:pPr>
              </w:pPrChange>
            </w:pPr>
            <w:del w:id="12996" w:author="tao huang" w:date="2017-09-13T16:18:00Z">
              <w:r w:rsidRPr="00A60A57" w:rsidDel="00D373D5">
                <w:rPr>
                  <w:rFonts w:eastAsia="Times New Roman" w:cs="Times New Roman"/>
                  <w:color w:val="0D0D0D" w:themeColor="text1" w:themeTint="F2"/>
                  <w:sz w:val="22"/>
                  <w:rPrChange w:id="12997" w:author="tao huang" w:date="2017-09-17T12:05:00Z">
                    <w:rPr>
                      <w:rFonts w:eastAsia="Times New Roman" w:cs="Times New Roman"/>
                      <w:color w:val="000000" w:themeColor="text1"/>
                      <w:sz w:val="22"/>
                    </w:rPr>
                  </w:rPrChange>
                </w:rPr>
                <w:delText>Model with 5 factors and category dummy variables</w:delText>
              </w:r>
            </w:del>
          </w:p>
        </w:tc>
      </w:tr>
      <w:tr w:rsidR="0042543C" w:rsidRPr="00A60A57" w:rsidDel="00D373D5" w14:paraId="319AC079" w14:textId="38CF3594" w:rsidTr="003508CB">
        <w:trPr>
          <w:trHeight w:val="20"/>
          <w:jc w:val="center"/>
          <w:del w:id="12998" w:author="tao huang" w:date="2017-09-13T16:18:00Z"/>
        </w:trPr>
        <w:tc>
          <w:tcPr>
            <w:cnfStyle w:val="001000000000" w:firstRow="0" w:lastRow="0" w:firstColumn="1" w:lastColumn="0" w:oddVBand="0" w:evenVBand="0" w:oddHBand="0" w:evenHBand="0" w:firstRowFirstColumn="0" w:firstRowLastColumn="0" w:lastRowFirstColumn="0" w:lastRowLastColumn="0"/>
            <w:tcW w:w="3119" w:type="dxa"/>
            <w:tcBorders>
              <w:top w:val="single" w:sz="4" w:space="0" w:color="auto"/>
            </w:tcBorders>
            <w:shd w:val="clear" w:color="auto" w:fill="auto"/>
            <w:noWrap/>
            <w:hideMark/>
          </w:tcPr>
          <w:p w14:paraId="5F4AB942" w14:textId="73BC2DDE" w:rsidR="000A3EF8" w:rsidRPr="00A60A57" w:rsidDel="00D373D5" w:rsidRDefault="000A3EF8">
            <w:pPr>
              <w:rPr>
                <w:del w:id="12999" w:author="tao huang" w:date="2017-09-13T16:18:00Z"/>
                <w:rFonts w:eastAsia="Times New Roman" w:cs="Times New Roman"/>
                <w:b w:val="0"/>
                <w:color w:val="0D0D0D" w:themeColor="text1" w:themeTint="F2"/>
                <w:sz w:val="22"/>
                <w:rPrChange w:id="13000" w:author="tao huang" w:date="2017-09-17T12:05:00Z">
                  <w:rPr>
                    <w:del w:id="13001" w:author="tao huang" w:date="2017-09-13T16:18:00Z"/>
                    <w:rFonts w:eastAsia="Times New Roman" w:cs="Times New Roman"/>
                    <w:b w:val="0"/>
                    <w:color w:val="000000" w:themeColor="text1"/>
                    <w:sz w:val="22"/>
                  </w:rPr>
                </w:rPrChange>
              </w:rPr>
              <w:pPrChange w:id="13002" w:author="tao huang" w:date="2017-09-16T12:50:00Z">
                <w:pPr>
                  <w:spacing w:after="0" w:line="240" w:lineRule="auto"/>
                  <w:jc w:val="center"/>
                </w:pPr>
              </w:pPrChange>
            </w:pPr>
            <w:del w:id="13003" w:author="tao huang" w:date="2017-09-13T16:18:00Z">
              <w:r w:rsidRPr="00A60A57" w:rsidDel="00D373D5">
                <w:rPr>
                  <w:rFonts w:eastAsia="Times New Roman" w:cs="Times New Roman"/>
                  <w:color w:val="0D0D0D" w:themeColor="text1" w:themeTint="F2"/>
                  <w:sz w:val="22"/>
                  <w:rPrChange w:id="13004" w:author="tao huang" w:date="2017-09-17T12:05:00Z">
                    <w:rPr>
                      <w:rFonts w:eastAsia="Times New Roman" w:cs="Times New Roman"/>
                      <w:color w:val="000000" w:themeColor="text1"/>
                      <w:sz w:val="22"/>
                    </w:rPr>
                  </w:rPrChange>
                </w:rPr>
                <w:delText>Horizon = 8</w:delText>
              </w:r>
            </w:del>
          </w:p>
        </w:tc>
        <w:tc>
          <w:tcPr>
            <w:tcW w:w="1984" w:type="dxa"/>
            <w:gridSpan w:val="2"/>
            <w:tcBorders>
              <w:top w:val="single" w:sz="4" w:space="0" w:color="auto"/>
              <w:right w:val="single" w:sz="4" w:space="0" w:color="auto"/>
            </w:tcBorders>
            <w:shd w:val="clear" w:color="auto" w:fill="auto"/>
            <w:noWrap/>
            <w:hideMark/>
          </w:tcPr>
          <w:p w14:paraId="50B21355" w14:textId="15388C53"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3005" w:author="tao huang" w:date="2017-09-13T16:18:00Z"/>
                <w:rFonts w:eastAsia="Times New Roman" w:cs="Times New Roman"/>
                <w:color w:val="0D0D0D" w:themeColor="text1" w:themeTint="F2"/>
                <w:sz w:val="22"/>
                <w:rPrChange w:id="13006" w:author="tao huang" w:date="2017-09-17T12:05:00Z">
                  <w:rPr>
                    <w:del w:id="13007" w:author="tao huang" w:date="2017-09-13T16:18:00Z"/>
                    <w:rFonts w:eastAsia="Times New Roman" w:cs="Times New Roman"/>
                    <w:color w:val="000000" w:themeColor="text1"/>
                    <w:sz w:val="22"/>
                  </w:rPr>
                </w:rPrChange>
              </w:rPr>
              <w:pPrChange w:id="13008"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009" w:author="tao huang" w:date="2017-09-13T16:18:00Z">
              <w:r w:rsidRPr="00A60A57" w:rsidDel="00D373D5">
                <w:rPr>
                  <w:rFonts w:eastAsia="Times New Roman" w:cs="Times New Roman"/>
                  <w:color w:val="0D0D0D" w:themeColor="text1" w:themeTint="F2"/>
                  <w:sz w:val="22"/>
                  <w:rPrChange w:id="13010" w:author="tao huang" w:date="2017-09-17T12:05:00Z">
                    <w:rPr>
                      <w:rFonts w:eastAsia="Times New Roman" w:cs="Times New Roman"/>
                      <w:color w:val="000000" w:themeColor="text1"/>
                      <w:sz w:val="22"/>
                    </w:rPr>
                  </w:rPrChange>
                </w:rPr>
                <w:delText>ADL-intra-EWC</w:delText>
              </w:r>
            </w:del>
          </w:p>
        </w:tc>
        <w:tc>
          <w:tcPr>
            <w:tcW w:w="1985" w:type="dxa"/>
            <w:gridSpan w:val="2"/>
            <w:tcBorders>
              <w:top w:val="single" w:sz="4" w:space="0" w:color="auto"/>
              <w:left w:val="single" w:sz="4" w:space="0" w:color="auto"/>
              <w:right w:val="single" w:sz="4" w:space="0" w:color="auto"/>
            </w:tcBorders>
            <w:shd w:val="clear" w:color="auto" w:fill="auto"/>
            <w:noWrap/>
            <w:hideMark/>
          </w:tcPr>
          <w:p w14:paraId="5A9C9578" w14:textId="356BFB22"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3011" w:author="tao huang" w:date="2017-09-13T16:18:00Z"/>
                <w:rFonts w:eastAsia="Times New Roman" w:cs="Times New Roman"/>
                <w:color w:val="0D0D0D" w:themeColor="text1" w:themeTint="F2"/>
                <w:sz w:val="22"/>
                <w:rPrChange w:id="13012" w:author="tao huang" w:date="2017-09-17T12:05:00Z">
                  <w:rPr>
                    <w:del w:id="13013" w:author="tao huang" w:date="2017-09-13T16:18:00Z"/>
                    <w:rFonts w:eastAsia="Times New Roman" w:cs="Times New Roman"/>
                    <w:color w:val="000000" w:themeColor="text1"/>
                    <w:sz w:val="22"/>
                  </w:rPr>
                </w:rPrChange>
              </w:rPr>
              <w:pPrChange w:id="13014"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015" w:author="tao huang" w:date="2017-09-13T16:18:00Z">
              <w:r w:rsidRPr="00A60A57" w:rsidDel="00D373D5">
                <w:rPr>
                  <w:rFonts w:eastAsia="Times New Roman" w:cs="Times New Roman"/>
                  <w:color w:val="0D0D0D" w:themeColor="text1" w:themeTint="F2"/>
                  <w:sz w:val="22"/>
                  <w:rPrChange w:id="13016" w:author="tao huang" w:date="2017-09-17T12:05:00Z">
                    <w:rPr>
                      <w:rFonts w:eastAsia="Times New Roman" w:cs="Times New Roman"/>
                      <w:color w:val="000000" w:themeColor="text1"/>
                      <w:sz w:val="22"/>
                    </w:rPr>
                  </w:rPrChange>
                </w:rPr>
                <w:delText>ADL-own-EWC</w:delText>
              </w:r>
            </w:del>
          </w:p>
        </w:tc>
        <w:tc>
          <w:tcPr>
            <w:tcW w:w="2126" w:type="dxa"/>
            <w:gridSpan w:val="2"/>
            <w:tcBorders>
              <w:top w:val="single" w:sz="4" w:space="0" w:color="auto"/>
              <w:left w:val="single" w:sz="4" w:space="0" w:color="auto"/>
              <w:right w:val="single" w:sz="4" w:space="0" w:color="auto"/>
            </w:tcBorders>
            <w:shd w:val="clear" w:color="auto" w:fill="auto"/>
            <w:noWrap/>
            <w:hideMark/>
          </w:tcPr>
          <w:p w14:paraId="441F0485" w14:textId="0A8E1CEC"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3017" w:author="tao huang" w:date="2017-09-13T16:18:00Z"/>
                <w:rFonts w:eastAsia="Times New Roman" w:cs="Times New Roman"/>
                <w:color w:val="0D0D0D" w:themeColor="text1" w:themeTint="F2"/>
                <w:sz w:val="22"/>
                <w:rPrChange w:id="13018" w:author="tao huang" w:date="2017-09-17T12:05:00Z">
                  <w:rPr>
                    <w:del w:id="13019" w:author="tao huang" w:date="2017-09-13T16:18:00Z"/>
                    <w:rFonts w:eastAsia="Times New Roman" w:cs="Times New Roman"/>
                    <w:color w:val="000000" w:themeColor="text1"/>
                    <w:sz w:val="22"/>
                  </w:rPr>
                </w:rPrChange>
              </w:rPr>
              <w:pPrChange w:id="13020"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021" w:author="tao huang" w:date="2017-09-13T16:18:00Z">
              <w:r w:rsidRPr="00A60A57" w:rsidDel="00D373D5">
                <w:rPr>
                  <w:rFonts w:eastAsia="Times New Roman" w:cs="Times New Roman"/>
                  <w:color w:val="0D0D0D" w:themeColor="text1" w:themeTint="F2"/>
                  <w:sz w:val="22"/>
                  <w:rPrChange w:id="13022" w:author="tao huang" w:date="2017-09-17T12:05:00Z">
                    <w:rPr>
                      <w:rFonts w:eastAsia="Times New Roman" w:cs="Times New Roman"/>
                      <w:color w:val="000000" w:themeColor="text1"/>
                      <w:sz w:val="22"/>
                    </w:rPr>
                  </w:rPrChange>
                </w:rPr>
                <w:delText>ADL-intra-IC</w:delText>
              </w:r>
            </w:del>
          </w:p>
        </w:tc>
        <w:tc>
          <w:tcPr>
            <w:tcW w:w="1985" w:type="dxa"/>
            <w:gridSpan w:val="2"/>
            <w:tcBorders>
              <w:top w:val="single" w:sz="4" w:space="0" w:color="auto"/>
              <w:left w:val="single" w:sz="4" w:space="0" w:color="auto"/>
            </w:tcBorders>
            <w:shd w:val="clear" w:color="auto" w:fill="auto"/>
            <w:noWrap/>
            <w:hideMark/>
          </w:tcPr>
          <w:p w14:paraId="74FD39AE" w14:textId="08F84DD9"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3023" w:author="tao huang" w:date="2017-09-13T16:18:00Z"/>
                <w:rFonts w:eastAsia="Times New Roman" w:cs="Times New Roman"/>
                <w:color w:val="0D0D0D" w:themeColor="text1" w:themeTint="F2"/>
                <w:sz w:val="22"/>
                <w:rPrChange w:id="13024" w:author="tao huang" w:date="2017-09-17T12:05:00Z">
                  <w:rPr>
                    <w:del w:id="13025" w:author="tao huang" w:date="2017-09-13T16:18:00Z"/>
                    <w:rFonts w:eastAsia="Times New Roman" w:cs="Times New Roman"/>
                    <w:color w:val="000000" w:themeColor="text1"/>
                    <w:sz w:val="22"/>
                  </w:rPr>
                </w:rPrChange>
              </w:rPr>
              <w:pPrChange w:id="13026"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027" w:author="tao huang" w:date="2017-09-13T16:18:00Z">
              <w:r w:rsidRPr="00A60A57" w:rsidDel="00D373D5">
                <w:rPr>
                  <w:rFonts w:eastAsia="Times New Roman" w:cs="Times New Roman"/>
                  <w:color w:val="0D0D0D" w:themeColor="text1" w:themeTint="F2"/>
                  <w:sz w:val="22"/>
                  <w:rPrChange w:id="13028" w:author="tao huang" w:date="2017-09-17T12:05:00Z">
                    <w:rPr>
                      <w:rFonts w:eastAsia="Times New Roman" w:cs="Times New Roman"/>
                      <w:color w:val="000000" w:themeColor="text1"/>
                      <w:sz w:val="22"/>
                    </w:rPr>
                  </w:rPrChange>
                </w:rPr>
                <w:delText>ADL-own-IC</w:delText>
              </w:r>
            </w:del>
          </w:p>
        </w:tc>
      </w:tr>
      <w:tr w:rsidR="000A3EF8" w:rsidRPr="00A60A57" w:rsidDel="00D373D5" w14:paraId="12601147" w14:textId="285872D0" w:rsidTr="00920256">
        <w:trPr>
          <w:cnfStyle w:val="000000100000" w:firstRow="0" w:lastRow="0" w:firstColumn="0" w:lastColumn="0" w:oddVBand="0" w:evenVBand="0" w:oddHBand="1" w:evenHBand="0" w:firstRowFirstColumn="0" w:firstRowLastColumn="0" w:lastRowFirstColumn="0" w:lastRowLastColumn="0"/>
          <w:trHeight w:val="20"/>
          <w:jc w:val="center"/>
          <w:del w:id="13029" w:author="tao huang" w:date="2017-09-13T16:18: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18D6A9F7" w14:textId="11825B9E" w:rsidR="000A3EF8" w:rsidRPr="00A60A57" w:rsidDel="00D373D5" w:rsidRDefault="000A3EF8">
            <w:pPr>
              <w:rPr>
                <w:del w:id="13030" w:author="tao huang" w:date="2017-09-13T16:18:00Z"/>
                <w:rFonts w:eastAsia="Times New Roman" w:cs="Times New Roman"/>
                <w:b w:val="0"/>
                <w:color w:val="0D0D0D" w:themeColor="text1" w:themeTint="F2"/>
                <w:sz w:val="22"/>
                <w:rPrChange w:id="13031" w:author="tao huang" w:date="2017-09-17T12:05:00Z">
                  <w:rPr>
                    <w:del w:id="13032" w:author="tao huang" w:date="2017-09-13T16:18:00Z"/>
                    <w:rFonts w:eastAsia="Times New Roman" w:cs="Times New Roman"/>
                    <w:b w:val="0"/>
                    <w:color w:val="000000" w:themeColor="text1"/>
                    <w:sz w:val="22"/>
                  </w:rPr>
                </w:rPrChange>
              </w:rPr>
              <w:pPrChange w:id="13033" w:author="tao huang" w:date="2017-09-16T12:50:00Z">
                <w:pPr>
                  <w:spacing w:after="0" w:line="240" w:lineRule="auto"/>
                  <w:jc w:val="center"/>
                </w:pPr>
              </w:pPrChange>
            </w:pPr>
            <w:del w:id="13034" w:author="tao huang" w:date="2017-09-13T16:18:00Z">
              <w:r w:rsidRPr="00A60A57" w:rsidDel="00D373D5">
                <w:rPr>
                  <w:rFonts w:eastAsia="Times New Roman" w:cs="Times New Roman"/>
                  <w:color w:val="0D0D0D" w:themeColor="text1" w:themeTint="F2"/>
                  <w:sz w:val="22"/>
                  <w:rPrChange w:id="13035" w:author="tao huang" w:date="2017-09-17T12:05:00Z">
                    <w:rPr>
                      <w:rFonts w:eastAsia="Times New Roman" w:cs="Times New Roman"/>
                      <w:color w:val="000000" w:themeColor="text1"/>
                      <w:sz w:val="22"/>
                    </w:rPr>
                  </w:rPrChange>
                </w:rPr>
                <w:delText>Parameter</w:delText>
              </w:r>
              <w:r w:rsidR="00140F4D" w:rsidRPr="00A60A57" w:rsidDel="00D373D5">
                <w:rPr>
                  <w:rFonts w:eastAsia="Times New Roman" w:cs="Times New Roman"/>
                  <w:color w:val="0D0D0D" w:themeColor="text1" w:themeTint="F2"/>
                  <w:sz w:val="22"/>
                  <w:rPrChange w:id="13036" w:author="tao huang" w:date="2017-09-17T12:05:00Z">
                    <w:rPr>
                      <w:rFonts w:eastAsia="Times New Roman" w:cs="Times New Roman"/>
                      <w:color w:val="000000" w:themeColor="text1"/>
                      <w:sz w:val="22"/>
                    </w:rPr>
                  </w:rPrChange>
                </w:rPr>
                <w:delText>/estimate and p-values</w:delText>
              </w:r>
            </w:del>
          </w:p>
        </w:tc>
        <w:tc>
          <w:tcPr>
            <w:tcW w:w="986" w:type="dxa"/>
            <w:shd w:val="clear" w:color="auto" w:fill="auto"/>
            <w:noWrap/>
            <w:hideMark/>
          </w:tcPr>
          <w:p w14:paraId="7E43318F" w14:textId="51016BFA"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3037" w:author="tao huang" w:date="2017-09-13T16:18:00Z"/>
                <w:rFonts w:eastAsia="Times New Roman" w:cs="Times New Roman"/>
                <w:color w:val="0D0D0D" w:themeColor="text1" w:themeTint="F2"/>
                <w:sz w:val="22"/>
                <w:rPrChange w:id="13038" w:author="tao huang" w:date="2017-09-17T12:05:00Z">
                  <w:rPr>
                    <w:del w:id="13039" w:author="tao huang" w:date="2017-09-13T16:18:00Z"/>
                    <w:rFonts w:eastAsia="Times New Roman" w:cs="Times New Roman"/>
                    <w:color w:val="000000" w:themeColor="text1"/>
                    <w:sz w:val="22"/>
                  </w:rPr>
                </w:rPrChange>
              </w:rPr>
              <w:pPrChange w:id="13040"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3041" w:author="tao huang" w:date="2017-09-13T16:18:00Z">
              <w:r w:rsidRPr="00A60A57" w:rsidDel="00D373D5">
                <w:rPr>
                  <w:rFonts w:eastAsia="Times New Roman" w:cs="Times New Roman"/>
                  <w:color w:val="0D0D0D" w:themeColor="text1" w:themeTint="F2"/>
                  <w:sz w:val="22"/>
                  <w:rPrChange w:id="13042" w:author="tao huang" w:date="2017-09-17T12:05:00Z">
                    <w:rPr>
                      <w:rFonts w:eastAsia="Times New Roman" w:cs="Times New Roman"/>
                      <w:color w:val="000000" w:themeColor="text1"/>
                      <w:sz w:val="22"/>
                    </w:rPr>
                  </w:rPrChange>
                </w:rPr>
                <w:delText>Estimate</w:delText>
              </w:r>
            </w:del>
          </w:p>
        </w:tc>
        <w:tc>
          <w:tcPr>
            <w:tcW w:w="998" w:type="dxa"/>
            <w:tcBorders>
              <w:right w:val="single" w:sz="4" w:space="0" w:color="auto"/>
            </w:tcBorders>
            <w:shd w:val="clear" w:color="auto" w:fill="auto"/>
            <w:noWrap/>
            <w:hideMark/>
          </w:tcPr>
          <w:p w14:paraId="72D12A11" w14:textId="3E983CC6"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3043" w:author="tao huang" w:date="2017-09-13T16:18:00Z"/>
                <w:rFonts w:eastAsia="Times New Roman" w:cs="Times New Roman"/>
                <w:color w:val="0D0D0D" w:themeColor="text1" w:themeTint="F2"/>
                <w:sz w:val="22"/>
                <w:rPrChange w:id="13044" w:author="tao huang" w:date="2017-09-17T12:05:00Z">
                  <w:rPr>
                    <w:del w:id="13045" w:author="tao huang" w:date="2017-09-13T16:18:00Z"/>
                    <w:rFonts w:eastAsia="Times New Roman" w:cs="Times New Roman"/>
                    <w:color w:val="000000" w:themeColor="text1"/>
                    <w:sz w:val="22"/>
                  </w:rPr>
                </w:rPrChange>
              </w:rPr>
              <w:pPrChange w:id="13046"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3047" w:author="tao huang" w:date="2017-09-13T16:18:00Z">
              <w:r w:rsidRPr="00A60A57" w:rsidDel="00D373D5">
                <w:rPr>
                  <w:rFonts w:eastAsia="Times New Roman" w:cs="Times New Roman"/>
                  <w:color w:val="0D0D0D" w:themeColor="text1" w:themeTint="F2"/>
                  <w:sz w:val="22"/>
                  <w:rPrChange w:id="13048" w:author="tao huang" w:date="2017-09-17T12:05:00Z">
                    <w:rPr>
                      <w:rFonts w:eastAsia="Times New Roman" w:cs="Times New Roman"/>
                      <w:color w:val="000000" w:themeColor="text1"/>
                      <w:sz w:val="22"/>
                    </w:rPr>
                  </w:rPrChange>
                </w:rPr>
                <w:delText>P-value</w:delText>
              </w:r>
            </w:del>
          </w:p>
        </w:tc>
        <w:tc>
          <w:tcPr>
            <w:tcW w:w="986" w:type="dxa"/>
            <w:tcBorders>
              <w:left w:val="single" w:sz="4" w:space="0" w:color="auto"/>
            </w:tcBorders>
            <w:shd w:val="clear" w:color="auto" w:fill="auto"/>
            <w:noWrap/>
            <w:hideMark/>
          </w:tcPr>
          <w:p w14:paraId="5D47B666" w14:textId="7160416F"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3049" w:author="tao huang" w:date="2017-09-13T16:18:00Z"/>
                <w:rFonts w:eastAsia="Times New Roman" w:cs="Times New Roman"/>
                <w:color w:val="0D0D0D" w:themeColor="text1" w:themeTint="F2"/>
                <w:sz w:val="22"/>
                <w:rPrChange w:id="13050" w:author="tao huang" w:date="2017-09-17T12:05:00Z">
                  <w:rPr>
                    <w:del w:id="13051" w:author="tao huang" w:date="2017-09-13T16:18:00Z"/>
                    <w:rFonts w:eastAsia="Times New Roman" w:cs="Times New Roman"/>
                    <w:color w:val="000000" w:themeColor="text1"/>
                    <w:sz w:val="22"/>
                  </w:rPr>
                </w:rPrChange>
              </w:rPr>
              <w:pPrChange w:id="13052"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3053" w:author="tao huang" w:date="2017-09-13T16:18:00Z">
              <w:r w:rsidRPr="00A60A57" w:rsidDel="00D373D5">
                <w:rPr>
                  <w:rFonts w:eastAsia="Times New Roman" w:cs="Times New Roman"/>
                  <w:color w:val="0D0D0D" w:themeColor="text1" w:themeTint="F2"/>
                  <w:sz w:val="22"/>
                  <w:rPrChange w:id="13054" w:author="tao huang" w:date="2017-09-17T12:05:00Z">
                    <w:rPr>
                      <w:rFonts w:eastAsia="Times New Roman" w:cs="Times New Roman"/>
                      <w:color w:val="000000" w:themeColor="text1"/>
                      <w:sz w:val="22"/>
                    </w:rPr>
                  </w:rPrChange>
                </w:rPr>
                <w:delText>Estimate</w:delText>
              </w:r>
            </w:del>
          </w:p>
        </w:tc>
        <w:tc>
          <w:tcPr>
            <w:tcW w:w="999" w:type="dxa"/>
            <w:tcBorders>
              <w:right w:val="single" w:sz="4" w:space="0" w:color="auto"/>
            </w:tcBorders>
            <w:shd w:val="clear" w:color="auto" w:fill="auto"/>
            <w:noWrap/>
            <w:hideMark/>
          </w:tcPr>
          <w:p w14:paraId="232D5A5F" w14:textId="14BB206F"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3055" w:author="tao huang" w:date="2017-09-13T16:18:00Z"/>
                <w:rFonts w:eastAsia="Times New Roman" w:cs="Times New Roman"/>
                <w:color w:val="0D0D0D" w:themeColor="text1" w:themeTint="F2"/>
                <w:sz w:val="22"/>
                <w:rPrChange w:id="13056" w:author="tao huang" w:date="2017-09-17T12:05:00Z">
                  <w:rPr>
                    <w:del w:id="13057" w:author="tao huang" w:date="2017-09-13T16:18:00Z"/>
                    <w:rFonts w:eastAsia="Times New Roman" w:cs="Times New Roman"/>
                    <w:color w:val="000000" w:themeColor="text1"/>
                    <w:sz w:val="22"/>
                  </w:rPr>
                </w:rPrChange>
              </w:rPr>
              <w:pPrChange w:id="13058"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3059" w:author="tao huang" w:date="2017-09-13T16:18:00Z">
              <w:r w:rsidRPr="00A60A57" w:rsidDel="00D373D5">
                <w:rPr>
                  <w:rFonts w:eastAsia="Times New Roman" w:cs="Times New Roman"/>
                  <w:color w:val="0D0D0D" w:themeColor="text1" w:themeTint="F2"/>
                  <w:sz w:val="22"/>
                  <w:rPrChange w:id="13060" w:author="tao huang" w:date="2017-09-17T12:05:00Z">
                    <w:rPr>
                      <w:rFonts w:eastAsia="Times New Roman" w:cs="Times New Roman"/>
                      <w:color w:val="000000" w:themeColor="text1"/>
                      <w:sz w:val="22"/>
                    </w:rPr>
                  </w:rPrChange>
                </w:rPr>
                <w:delText>P-value</w:delText>
              </w:r>
            </w:del>
          </w:p>
        </w:tc>
        <w:tc>
          <w:tcPr>
            <w:tcW w:w="986" w:type="dxa"/>
            <w:tcBorders>
              <w:left w:val="single" w:sz="4" w:space="0" w:color="auto"/>
            </w:tcBorders>
            <w:shd w:val="clear" w:color="auto" w:fill="auto"/>
            <w:noWrap/>
            <w:hideMark/>
          </w:tcPr>
          <w:p w14:paraId="1DF0B6E5" w14:textId="69D80562"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3061" w:author="tao huang" w:date="2017-09-13T16:18:00Z"/>
                <w:rFonts w:eastAsia="Times New Roman" w:cs="Times New Roman"/>
                <w:color w:val="0D0D0D" w:themeColor="text1" w:themeTint="F2"/>
                <w:sz w:val="22"/>
                <w:rPrChange w:id="13062" w:author="tao huang" w:date="2017-09-17T12:05:00Z">
                  <w:rPr>
                    <w:del w:id="13063" w:author="tao huang" w:date="2017-09-13T16:18:00Z"/>
                    <w:rFonts w:eastAsia="Times New Roman" w:cs="Times New Roman"/>
                    <w:color w:val="000000" w:themeColor="text1"/>
                    <w:sz w:val="22"/>
                  </w:rPr>
                </w:rPrChange>
              </w:rPr>
              <w:pPrChange w:id="13064"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3065" w:author="tao huang" w:date="2017-09-13T16:18:00Z">
              <w:r w:rsidRPr="00A60A57" w:rsidDel="00D373D5">
                <w:rPr>
                  <w:rFonts w:eastAsia="Times New Roman" w:cs="Times New Roman"/>
                  <w:color w:val="0D0D0D" w:themeColor="text1" w:themeTint="F2"/>
                  <w:sz w:val="22"/>
                  <w:rPrChange w:id="13066" w:author="tao huang" w:date="2017-09-17T12:05:00Z">
                    <w:rPr>
                      <w:rFonts w:eastAsia="Times New Roman" w:cs="Times New Roman"/>
                      <w:color w:val="000000" w:themeColor="text1"/>
                      <w:sz w:val="22"/>
                    </w:rPr>
                  </w:rPrChange>
                </w:rPr>
                <w:delText>Estimate</w:delText>
              </w:r>
            </w:del>
          </w:p>
        </w:tc>
        <w:tc>
          <w:tcPr>
            <w:tcW w:w="1140" w:type="dxa"/>
            <w:tcBorders>
              <w:right w:val="single" w:sz="4" w:space="0" w:color="auto"/>
            </w:tcBorders>
            <w:shd w:val="clear" w:color="auto" w:fill="auto"/>
            <w:noWrap/>
            <w:hideMark/>
          </w:tcPr>
          <w:p w14:paraId="36A53480" w14:textId="1F53703F"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3067" w:author="tao huang" w:date="2017-09-13T16:18:00Z"/>
                <w:rFonts w:eastAsia="Times New Roman" w:cs="Times New Roman"/>
                <w:color w:val="0D0D0D" w:themeColor="text1" w:themeTint="F2"/>
                <w:sz w:val="22"/>
                <w:rPrChange w:id="13068" w:author="tao huang" w:date="2017-09-17T12:05:00Z">
                  <w:rPr>
                    <w:del w:id="13069" w:author="tao huang" w:date="2017-09-13T16:18:00Z"/>
                    <w:rFonts w:eastAsia="Times New Roman" w:cs="Times New Roman"/>
                    <w:color w:val="000000" w:themeColor="text1"/>
                    <w:sz w:val="22"/>
                  </w:rPr>
                </w:rPrChange>
              </w:rPr>
              <w:pPrChange w:id="13070"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3071" w:author="tao huang" w:date="2017-09-13T16:18:00Z">
              <w:r w:rsidRPr="00A60A57" w:rsidDel="00D373D5">
                <w:rPr>
                  <w:rFonts w:eastAsia="Times New Roman" w:cs="Times New Roman"/>
                  <w:color w:val="0D0D0D" w:themeColor="text1" w:themeTint="F2"/>
                  <w:sz w:val="22"/>
                  <w:rPrChange w:id="13072" w:author="tao huang" w:date="2017-09-17T12:05:00Z">
                    <w:rPr>
                      <w:rFonts w:eastAsia="Times New Roman" w:cs="Times New Roman"/>
                      <w:color w:val="000000" w:themeColor="text1"/>
                      <w:sz w:val="22"/>
                    </w:rPr>
                  </w:rPrChange>
                </w:rPr>
                <w:delText>P-value</w:delText>
              </w:r>
            </w:del>
          </w:p>
        </w:tc>
        <w:tc>
          <w:tcPr>
            <w:tcW w:w="986" w:type="dxa"/>
            <w:tcBorders>
              <w:left w:val="single" w:sz="4" w:space="0" w:color="auto"/>
            </w:tcBorders>
            <w:shd w:val="clear" w:color="auto" w:fill="auto"/>
            <w:noWrap/>
            <w:hideMark/>
          </w:tcPr>
          <w:p w14:paraId="7ADBED03" w14:textId="5F05ED16"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3073" w:author="tao huang" w:date="2017-09-13T16:18:00Z"/>
                <w:rFonts w:eastAsia="Times New Roman" w:cs="Times New Roman"/>
                <w:color w:val="0D0D0D" w:themeColor="text1" w:themeTint="F2"/>
                <w:sz w:val="22"/>
                <w:rPrChange w:id="13074" w:author="tao huang" w:date="2017-09-17T12:05:00Z">
                  <w:rPr>
                    <w:del w:id="13075" w:author="tao huang" w:date="2017-09-13T16:18:00Z"/>
                    <w:rFonts w:eastAsia="Times New Roman" w:cs="Times New Roman"/>
                    <w:color w:val="000000" w:themeColor="text1"/>
                    <w:sz w:val="22"/>
                  </w:rPr>
                </w:rPrChange>
              </w:rPr>
              <w:pPrChange w:id="13076"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3077" w:author="tao huang" w:date="2017-09-13T16:18:00Z">
              <w:r w:rsidRPr="00A60A57" w:rsidDel="00D373D5">
                <w:rPr>
                  <w:rFonts w:eastAsia="Times New Roman" w:cs="Times New Roman"/>
                  <w:color w:val="0D0D0D" w:themeColor="text1" w:themeTint="F2"/>
                  <w:sz w:val="22"/>
                  <w:rPrChange w:id="13078" w:author="tao huang" w:date="2017-09-17T12:05:00Z">
                    <w:rPr>
                      <w:rFonts w:eastAsia="Times New Roman" w:cs="Times New Roman"/>
                      <w:color w:val="000000" w:themeColor="text1"/>
                      <w:sz w:val="22"/>
                    </w:rPr>
                  </w:rPrChange>
                </w:rPr>
                <w:delText>Estimate</w:delText>
              </w:r>
            </w:del>
          </w:p>
        </w:tc>
        <w:tc>
          <w:tcPr>
            <w:tcW w:w="999" w:type="dxa"/>
            <w:shd w:val="clear" w:color="auto" w:fill="auto"/>
            <w:noWrap/>
            <w:hideMark/>
          </w:tcPr>
          <w:p w14:paraId="6220761D" w14:textId="01655AC9"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3079" w:author="tao huang" w:date="2017-09-13T16:18:00Z"/>
                <w:rFonts w:eastAsia="Times New Roman" w:cs="Times New Roman"/>
                <w:color w:val="0D0D0D" w:themeColor="text1" w:themeTint="F2"/>
                <w:sz w:val="22"/>
                <w:rPrChange w:id="13080" w:author="tao huang" w:date="2017-09-17T12:05:00Z">
                  <w:rPr>
                    <w:del w:id="13081" w:author="tao huang" w:date="2017-09-13T16:18:00Z"/>
                    <w:rFonts w:eastAsia="Times New Roman" w:cs="Times New Roman"/>
                    <w:color w:val="000000" w:themeColor="text1"/>
                    <w:sz w:val="22"/>
                  </w:rPr>
                </w:rPrChange>
              </w:rPr>
              <w:pPrChange w:id="13082"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3083" w:author="tao huang" w:date="2017-09-13T16:18:00Z">
              <w:r w:rsidRPr="00A60A57" w:rsidDel="00D373D5">
                <w:rPr>
                  <w:rFonts w:eastAsia="Times New Roman" w:cs="Times New Roman"/>
                  <w:color w:val="0D0D0D" w:themeColor="text1" w:themeTint="F2"/>
                  <w:sz w:val="22"/>
                  <w:rPrChange w:id="13084" w:author="tao huang" w:date="2017-09-17T12:05:00Z">
                    <w:rPr>
                      <w:rFonts w:eastAsia="Times New Roman" w:cs="Times New Roman"/>
                      <w:color w:val="000000" w:themeColor="text1"/>
                      <w:sz w:val="22"/>
                    </w:rPr>
                  </w:rPrChange>
                </w:rPr>
                <w:delText>P-value</w:delText>
              </w:r>
            </w:del>
          </w:p>
        </w:tc>
      </w:tr>
      <w:tr w:rsidR="000A3EF8" w:rsidRPr="00A60A57" w:rsidDel="00D373D5" w14:paraId="44FD4E49" w14:textId="4103C2E8" w:rsidTr="00920256">
        <w:trPr>
          <w:trHeight w:val="20"/>
          <w:jc w:val="center"/>
          <w:del w:id="13085" w:author="tao huang" w:date="2017-09-13T16:18: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0A838300" w14:textId="64396C54" w:rsidR="000A3EF8" w:rsidRPr="00A60A57" w:rsidDel="00D373D5" w:rsidRDefault="000A3EF8">
            <w:pPr>
              <w:rPr>
                <w:del w:id="13086" w:author="tao huang" w:date="2017-09-13T16:18:00Z"/>
                <w:rFonts w:eastAsia="Times New Roman" w:cs="Times New Roman"/>
                <w:b w:val="0"/>
                <w:i/>
                <w:color w:val="0D0D0D" w:themeColor="text1" w:themeTint="F2"/>
                <w:sz w:val="22"/>
                <w:rPrChange w:id="13087" w:author="tao huang" w:date="2017-09-17T12:05:00Z">
                  <w:rPr>
                    <w:del w:id="13088" w:author="tao huang" w:date="2017-09-13T16:18:00Z"/>
                    <w:rFonts w:eastAsia="Times New Roman" w:cs="Times New Roman"/>
                    <w:b w:val="0"/>
                    <w:i/>
                    <w:color w:val="000000" w:themeColor="text1"/>
                    <w:sz w:val="22"/>
                  </w:rPr>
                </w:rPrChange>
              </w:rPr>
              <w:pPrChange w:id="13089" w:author="tao huang" w:date="2017-09-16T12:50:00Z">
                <w:pPr>
                  <w:spacing w:after="0" w:line="240" w:lineRule="auto"/>
                </w:pPr>
              </w:pPrChange>
            </w:pPr>
            <w:del w:id="13090" w:author="tao huang" w:date="2017-09-13T16:18:00Z">
              <w:r w:rsidRPr="00A60A57" w:rsidDel="00D373D5">
                <w:rPr>
                  <w:rFonts w:eastAsia="Times New Roman" w:cs="Times New Roman"/>
                  <w:i/>
                  <w:color w:val="0D0D0D" w:themeColor="text1" w:themeTint="F2"/>
                  <w:sz w:val="22"/>
                  <w:rPrChange w:id="13091" w:author="tao huang" w:date="2017-09-17T12:05:00Z">
                    <w:rPr>
                      <w:rFonts w:eastAsia="Times New Roman" w:cs="Times New Roman"/>
                      <w:i/>
                      <w:color w:val="000000" w:themeColor="text1"/>
                      <w:sz w:val="22"/>
                    </w:rPr>
                  </w:rPrChange>
                </w:rPr>
                <w:delText>Outliers and general variations</w:delText>
              </w:r>
            </w:del>
          </w:p>
        </w:tc>
        <w:tc>
          <w:tcPr>
            <w:tcW w:w="986" w:type="dxa"/>
            <w:shd w:val="clear" w:color="auto" w:fill="auto"/>
            <w:noWrap/>
            <w:hideMark/>
          </w:tcPr>
          <w:p w14:paraId="72453EEF" w14:textId="09FDC4E6"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3092" w:author="tao huang" w:date="2017-09-13T16:18:00Z"/>
                <w:rFonts w:eastAsia="Times New Roman" w:cs="Times New Roman"/>
                <w:color w:val="0D0D0D" w:themeColor="text1" w:themeTint="F2"/>
                <w:sz w:val="22"/>
                <w:rPrChange w:id="13093" w:author="tao huang" w:date="2017-09-17T12:05:00Z">
                  <w:rPr>
                    <w:del w:id="13094" w:author="tao huang" w:date="2017-09-13T16:18:00Z"/>
                    <w:rFonts w:eastAsia="Times New Roman" w:cs="Times New Roman"/>
                    <w:color w:val="000000" w:themeColor="text1"/>
                    <w:sz w:val="22"/>
                  </w:rPr>
                </w:rPrChange>
              </w:rPr>
              <w:pPrChange w:id="13095"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096" w:author="tao huang" w:date="2017-09-13T16:18:00Z">
              <w:r w:rsidRPr="00A60A57" w:rsidDel="00D373D5">
                <w:rPr>
                  <w:rFonts w:eastAsia="Times New Roman" w:cs="Times New Roman"/>
                  <w:color w:val="0D0D0D" w:themeColor="text1" w:themeTint="F2"/>
                  <w:sz w:val="22"/>
                  <w:rPrChange w:id="13097" w:author="tao huang" w:date="2017-09-17T12:05:00Z">
                    <w:rPr>
                      <w:rFonts w:eastAsia="Times New Roman" w:cs="Times New Roman"/>
                      <w:color w:val="000000" w:themeColor="text1"/>
                      <w:sz w:val="22"/>
                    </w:rPr>
                  </w:rPrChange>
                </w:rPr>
                <w:delText>0.002</w:delText>
              </w:r>
            </w:del>
          </w:p>
        </w:tc>
        <w:tc>
          <w:tcPr>
            <w:tcW w:w="998" w:type="dxa"/>
            <w:tcBorders>
              <w:right w:val="single" w:sz="4" w:space="0" w:color="auto"/>
            </w:tcBorders>
            <w:shd w:val="clear" w:color="auto" w:fill="auto"/>
            <w:noWrap/>
            <w:hideMark/>
          </w:tcPr>
          <w:p w14:paraId="658C4FE8" w14:textId="67775669"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3098" w:author="tao huang" w:date="2017-09-13T16:18:00Z"/>
                <w:rFonts w:eastAsia="Times New Roman" w:cs="Times New Roman"/>
                <w:color w:val="0D0D0D" w:themeColor="text1" w:themeTint="F2"/>
                <w:sz w:val="22"/>
                <w:rPrChange w:id="13099" w:author="tao huang" w:date="2017-09-17T12:05:00Z">
                  <w:rPr>
                    <w:del w:id="13100" w:author="tao huang" w:date="2017-09-13T16:18:00Z"/>
                    <w:rFonts w:eastAsia="Times New Roman" w:cs="Times New Roman"/>
                    <w:color w:val="000000" w:themeColor="text1"/>
                    <w:sz w:val="22"/>
                  </w:rPr>
                </w:rPrChange>
              </w:rPr>
              <w:pPrChange w:id="13101"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102" w:author="tao huang" w:date="2017-09-13T16:18:00Z">
              <w:r w:rsidRPr="00A60A57" w:rsidDel="00D373D5">
                <w:rPr>
                  <w:rFonts w:eastAsia="Times New Roman" w:cs="Times New Roman"/>
                  <w:color w:val="0D0D0D" w:themeColor="text1" w:themeTint="F2"/>
                  <w:sz w:val="22"/>
                  <w:rPrChange w:id="13103" w:author="tao huang" w:date="2017-09-17T12:05:00Z">
                    <w:rPr>
                      <w:rFonts w:eastAsia="Times New Roman" w:cs="Times New Roman"/>
                      <w:color w:val="000000" w:themeColor="text1"/>
                      <w:sz w:val="22"/>
                    </w:rPr>
                  </w:rPrChange>
                </w:rPr>
                <w:delText>0.085</w:delText>
              </w:r>
            </w:del>
          </w:p>
        </w:tc>
        <w:tc>
          <w:tcPr>
            <w:tcW w:w="986" w:type="dxa"/>
            <w:tcBorders>
              <w:left w:val="single" w:sz="4" w:space="0" w:color="auto"/>
            </w:tcBorders>
            <w:shd w:val="clear" w:color="auto" w:fill="auto"/>
            <w:noWrap/>
            <w:hideMark/>
          </w:tcPr>
          <w:p w14:paraId="52E26580" w14:textId="683AF673"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3104" w:author="tao huang" w:date="2017-09-13T16:18:00Z"/>
                <w:rFonts w:eastAsia="Times New Roman" w:cs="Times New Roman"/>
                <w:b/>
                <w:bCs/>
                <w:color w:val="0D0D0D" w:themeColor="text1" w:themeTint="F2"/>
                <w:sz w:val="22"/>
                <w:rPrChange w:id="13105" w:author="tao huang" w:date="2017-09-17T12:05:00Z">
                  <w:rPr>
                    <w:del w:id="13106" w:author="tao huang" w:date="2017-09-13T16:18:00Z"/>
                    <w:rFonts w:eastAsia="Times New Roman" w:cs="Times New Roman"/>
                    <w:b/>
                    <w:bCs/>
                    <w:color w:val="000000" w:themeColor="text1"/>
                    <w:sz w:val="22"/>
                  </w:rPr>
                </w:rPrChange>
              </w:rPr>
              <w:pPrChange w:id="13107"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108" w:author="tao huang" w:date="2017-09-13T16:18:00Z">
              <w:r w:rsidRPr="00A60A57" w:rsidDel="00D373D5">
                <w:rPr>
                  <w:rFonts w:eastAsia="Times New Roman" w:cs="Times New Roman"/>
                  <w:b/>
                  <w:bCs/>
                  <w:color w:val="0D0D0D" w:themeColor="text1" w:themeTint="F2"/>
                  <w:sz w:val="22"/>
                  <w:rPrChange w:id="13109" w:author="tao huang" w:date="2017-09-17T12:05:00Z">
                    <w:rPr>
                      <w:rFonts w:eastAsia="Times New Roman" w:cs="Times New Roman"/>
                      <w:b/>
                      <w:bCs/>
                      <w:color w:val="000000" w:themeColor="text1"/>
                      <w:sz w:val="22"/>
                    </w:rPr>
                  </w:rPrChange>
                </w:rPr>
                <w:delText>0.004</w:delText>
              </w:r>
            </w:del>
          </w:p>
        </w:tc>
        <w:tc>
          <w:tcPr>
            <w:tcW w:w="999" w:type="dxa"/>
            <w:tcBorders>
              <w:right w:val="single" w:sz="4" w:space="0" w:color="auto"/>
            </w:tcBorders>
            <w:shd w:val="clear" w:color="auto" w:fill="auto"/>
            <w:noWrap/>
            <w:hideMark/>
          </w:tcPr>
          <w:p w14:paraId="525CC0C2" w14:textId="390D80BB"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3110" w:author="tao huang" w:date="2017-09-13T16:18:00Z"/>
                <w:rFonts w:eastAsia="Times New Roman" w:cs="Times New Roman"/>
                <w:b/>
                <w:bCs/>
                <w:color w:val="0D0D0D" w:themeColor="text1" w:themeTint="F2"/>
                <w:sz w:val="22"/>
                <w:rPrChange w:id="13111" w:author="tao huang" w:date="2017-09-17T12:05:00Z">
                  <w:rPr>
                    <w:del w:id="13112" w:author="tao huang" w:date="2017-09-13T16:18:00Z"/>
                    <w:rFonts w:eastAsia="Times New Roman" w:cs="Times New Roman"/>
                    <w:b/>
                    <w:bCs/>
                    <w:color w:val="000000" w:themeColor="text1"/>
                    <w:sz w:val="22"/>
                  </w:rPr>
                </w:rPrChange>
              </w:rPr>
              <w:pPrChange w:id="13113"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114" w:author="tao huang" w:date="2017-09-13T16:18:00Z">
              <w:r w:rsidRPr="00A60A57" w:rsidDel="00D373D5">
                <w:rPr>
                  <w:rFonts w:eastAsia="Times New Roman" w:cs="Times New Roman"/>
                  <w:b/>
                  <w:bCs/>
                  <w:color w:val="0D0D0D" w:themeColor="text1" w:themeTint="F2"/>
                  <w:sz w:val="22"/>
                  <w:rPrChange w:id="13115" w:author="tao huang" w:date="2017-09-17T12:05:00Z">
                    <w:rPr>
                      <w:rFonts w:eastAsia="Times New Roman" w:cs="Times New Roman"/>
                      <w:b/>
                      <w:bCs/>
                      <w:color w:val="000000" w:themeColor="text1"/>
                      <w:sz w:val="22"/>
                    </w:rPr>
                  </w:rPrChange>
                </w:rPr>
                <w:delText>0.013</w:delText>
              </w:r>
            </w:del>
          </w:p>
        </w:tc>
        <w:tc>
          <w:tcPr>
            <w:tcW w:w="986" w:type="dxa"/>
            <w:tcBorders>
              <w:left w:val="single" w:sz="4" w:space="0" w:color="auto"/>
            </w:tcBorders>
            <w:shd w:val="clear" w:color="auto" w:fill="auto"/>
            <w:noWrap/>
            <w:hideMark/>
          </w:tcPr>
          <w:p w14:paraId="4B5BA379" w14:textId="56104F70"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3116" w:author="tao huang" w:date="2017-09-13T16:18:00Z"/>
                <w:rFonts w:eastAsia="Times New Roman" w:cs="Times New Roman"/>
                <w:color w:val="0D0D0D" w:themeColor="text1" w:themeTint="F2"/>
                <w:sz w:val="22"/>
                <w:rPrChange w:id="13117" w:author="tao huang" w:date="2017-09-17T12:05:00Z">
                  <w:rPr>
                    <w:del w:id="13118" w:author="tao huang" w:date="2017-09-13T16:18:00Z"/>
                    <w:rFonts w:eastAsia="Times New Roman" w:cs="Times New Roman"/>
                    <w:color w:val="000000" w:themeColor="text1"/>
                    <w:sz w:val="22"/>
                  </w:rPr>
                </w:rPrChange>
              </w:rPr>
              <w:pPrChange w:id="13119"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120" w:author="tao huang" w:date="2017-09-13T16:18:00Z">
              <w:r w:rsidRPr="00A60A57" w:rsidDel="00D373D5">
                <w:rPr>
                  <w:rFonts w:eastAsia="Times New Roman" w:cs="Times New Roman"/>
                  <w:color w:val="0D0D0D" w:themeColor="text1" w:themeTint="F2"/>
                  <w:sz w:val="22"/>
                  <w:rPrChange w:id="13121" w:author="tao huang" w:date="2017-09-17T12:05:00Z">
                    <w:rPr>
                      <w:rFonts w:eastAsia="Times New Roman" w:cs="Times New Roman"/>
                      <w:color w:val="000000" w:themeColor="text1"/>
                      <w:sz w:val="22"/>
                    </w:rPr>
                  </w:rPrChange>
                </w:rPr>
                <w:delText>-0.005</w:delText>
              </w:r>
            </w:del>
          </w:p>
        </w:tc>
        <w:tc>
          <w:tcPr>
            <w:tcW w:w="1140" w:type="dxa"/>
            <w:tcBorders>
              <w:right w:val="single" w:sz="4" w:space="0" w:color="auto"/>
            </w:tcBorders>
            <w:shd w:val="clear" w:color="auto" w:fill="auto"/>
            <w:noWrap/>
            <w:hideMark/>
          </w:tcPr>
          <w:p w14:paraId="159B405C" w14:textId="4AC45CCB"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3122" w:author="tao huang" w:date="2017-09-13T16:18:00Z"/>
                <w:rFonts w:eastAsia="Times New Roman" w:cs="Times New Roman"/>
                <w:color w:val="0D0D0D" w:themeColor="text1" w:themeTint="F2"/>
                <w:sz w:val="22"/>
                <w:rPrChange w:id="13123" w:author="tao huang" w:date="2017-09-17T12:05:00Z">
                  <w:rPr>
                    <w:del w:id="13124" w:author="tao huang" w:date="2017-09-13T16:18:00Z"/>
                    <w:rFonts w:eastAsia="Times New Roman" w:cs="Times New Roman"/>
                    <w:color w:val="000000" w:themeColor="text1"/>
                    <w:sz w:val="22"/>
                  </w:rPr>
                </w:rPrChange>
              </w:rPr>
              <w:pPrChange w:id="13125"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126" w:author="tao huang" w:date="2017-09-13T16:18:00Z">
              <w:r w:rsidRPr="00A60A57" w:rsidDel="00D373D5">
                <w:rPr>
                  <w:rFonts w:eastAsia="Times New Roman" w:cs="Times New Roman"/>
                  <w:color w:val="0D0D0D" w:themeColor="text1" w:themeTint="F2"/>
                  <w:sz w:val="22"/>
                  <w:rPrChange w:id="13127" w:author="tao huang" w:date="2017-09-17T12:05:00Z">
                    <w:rPr>
                      <w:rFonts w:eastAsia="Times New Roman" w:cs="Times New Roman"/>
                      <w:color w:val="000000" w:themeColor="text1"/>
                      <w:sz w:val="22"/>
                    </w:rPr>
                  </w:rPrChange>
                </w:rPr>
                <w:delText>0.155</w:delText>
              </w:r>
            </w:del>
          </w:p>
        </w:tc>
        <w:tc>
          <w:tcPr>
            <w:tcW w:w="986" w:type="dxa"/>
            <w:tcBorders>
              <w:left w:val="single" w:sz="4" w:space="0" w:color="auto"/>
            </w:tcBorders>
            <w:shd w:val="clear" w:color="auto" w:fill="auto"/>
            <w:noWrap/>
            <w:hideMark/>
          </w:tcPr>
          <w:p w14:paraId="0000D661" w14:textId="6A28C12B"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3128" w:author="tao huang" w:date="2017-09-13T16:18:00Z"/>
                <w:rFonts w:eastAsia="Times New Roman" w:cs="Times New Roman"/>
                <w:color w:val="0D0D0D" w:themeColor="text1" w:themeTint="F2"/>
                <w:sz w:val="22"/>
                <w:rPrChange w:id="13129" w:author="tao huang" w:date="2017-09-17T12:05:00Z">
                  <w:rPr>
                    <w:del w:id="13130" w:author="tao huang" w:date="2017-09-13T16:18:00Z"/>
                    <w:rFonts w:eastAsia="Times New Roman" w:cs="Times New Roman"/>
                    <w:color w:val="000000" w:themeColor="text1"/>
                    <w:sz w:val="22"/>
                  </w:rPr>
                </w:rPrChange>
              </w:rPr>
              <w:pPrChange w:id="13131"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132" w:author="tao huang" w:date="2017-09-13T16:18:00Z">
              <w:r w:rsidRPr="00A60A57" w:rsidDel="00D373D5">
                <w:rPr>
                  <w:rFonts w:eastAsia="Times New Roman" w:cs="Times New Roman"/>
                  <w:color w:val="0D0D0D" w:themeColor="text1" w:themeTint="F2"/>
                  <w:sz w:val="22"/>
                  <w:rPrChange w:id="13133" w:author="tao huang" w:date="2017-09-17T12:05:00Z">
                    <w:rPr>
                      <w:rFonts w:eastAsia="Times New Roman" w:cs="Times New Roman"/>
                      <w:color w:val="000000" w:themeColor="text1"/>
                      <w:sz w:val="22"/>
                    </w:rPr>
                  </w:rPrChange>
                </w:rPr>
                <w:delText>-0.007</w:delText>
              </w:r>
            </w:del>
          </w:p>
        </w:tc>
        <w:tc>
          <w:tcPr>
            <w:tcW w:w="999" w:type="dxa"/>
            <w:shd w:val="clear" w:color="auto" w:fill="auto"/>
            <w:noWrap/>
            <w:hideMark/>
          </w:tcPr>
          <w:p w14:paraId="3B2CE942" w14:textId="38877E44"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3134" w:author="tao huang" w:date="2017-09-13T16:18:00Z"/>
                <w:rFonts w:eastAsia="Times New Roman" w:cs="Times New Roman"/>
                <w:color w:val="0D0D0D" w:themeColor="text1" w:themeTint="F2"/>
                <w:sz w:val="22"/>
                <w:rPrChange w:id="13135" w:author="tao huang" w:date="2017-09-17T12:05:00Z">
                  <w:rPr>
                    <w:del w:id="13136" w:author="tao huang" w:date="2017-09-13T16:18:00Z"/>
                    <w:rFonts w:eastAsia="Times New Roman" w:cs="Times New Roman"/>
                    <w:color w:val="000000" w:themeColor="text1"/>
                    <w:sz w:val="22"/>
                  </w:rPr>
                </w:rPrChange>
              </w:rPr>
              <w:pPrChange w:id="13137"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138" w:author="tao huang" w:date="2017-09-13T16:18:00Z">
              <w:r w:rsidRPr="00A60A57" w:rsidDel="00D373D5">
                <w:rPr>
                  <w:rFonts w:eastAsia="Times New Roman" w:cs="Times New Roman"/>
                  <w:color w:val="0D0D0D" w:themeColor="text1" w:themeTint="F2"/>
                  <w:sz w:val="22"/>
                  <w:rPrChange w:id="13139" w:author="tao huang" w:date="2017-09-17T12:05:00Z">
                    <w:rPr>
                      <w:rFonts w:eastAsia="Times New Roman" w:cs="Times New Roman"/>
                      <w:color w:val="000000" w:themeColor="text1"/>
                      <w:sz w:val="22"/>
                    </w:rPr>
                  </w:rPrChange>
                </w:rPr>
                <w:delText>0.075</w:delText>
              </w:r>
            </w:del>
          </w:p>
        </w:tc>
      </w:tr>
      <w:tr w:rsidR="000A3EF8" w:rsidRPr="00A60A57" w:rsidDel="00D373D5" w14:paraId="6E07BD21" w14:textId="7A7ACDEE" w:rsidTr="00920256">
        <w:trPr>
          <w:cnfStyle w:val="000000100000" w:firstRow="0" w:lastRow="0" w:firstColumn="0" w:lastColumn="0" w:oddVBand="0" w:evenVBand="0" w:oddHBand="1" w:evenHBand="0" w:firstRowFirstColumn="0" w:firstRowLastColumn="0" w:lastRowFirstColumn="0" w:lastRowLastColumn="0"/>
          <w:trHeight w:val="20"/>
          <w:jc w:val="center"/>
          <w:del w:id="13140" w:author="tao huang" w:date="2017-09-13T16:18: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44B12ED2" w14:textId="48590DB4" w:rsidR="000A3EF8" w:rsidRPr="00A60A57" w:rsidDel="00D373D5" w:rsidRDefault="000A3EF8">
            <w:pPr>
              <w:rPr>
                <w:del w:id="13141" w:author="tao huang" w:date="2017-09-13T16:18:00Z"/>
                <w:rFonts w:eastAsia="Times New Roman" w:cs="Times New Roman"/>
                <w:b w:val="0"/>
                <w:i/>
                <w:color w:val="0D0D0D" w:themeColor="text1" w:themeTint="F2"/>
                <w:sz w:val="22"/>
                <w:rPrChange w:id="13142" w:author="tao huang" w:date="2017-09-17T12:05:00Z">
                  <w:rPr>
                    <w:del w:id="13143" w:author="tao huang" w:date="2017-09-13T16:18:00Z"/>
                    <w:rFonts w:eastAsia="Times New Roman" w:cs="Times New Roman"/>
                    <w:b w:val="0"/>
                    <w:i/>
                    <w:color w:val="000000" w:themeColor="text1"/>
                    <w:sz w:val="22"/>
                  </w:rPr>
                </w:rPrChange>
              </w:rPr>
              <w:pPrChange w:id="13144" w:author="tao huang" w:date="2017-09-16T12:50:00Z">
                <w:pPr>
                  <w:spacing w:after="0" w:line="240" w:lineRule="auto"/>
                </w:pPr>
              </w:pPrChange>
            </w:pPr>
            <w:del w:id="13145" w:author="tao huang" w:date="2017-09-13T16:18:00Z">
              <w:r w:rsidRPr="00A60A57" w:rsidDel="00D373D5">
                <w:rPr>
                  <w:rFonts w:eastAsia="Times New Roman" w:cs="Times New Roman"/>
                  <w:i/>
                  <w:color w:val="0D0D0D" w:themeColor="text1" w:themeTint="F2"/>
                  <w:sz w:val="22"/>
                  <w:rPrChange w:id="13146" w:author="tao huang" w:date="2017-09-17T12:05:00Z">
                    <w:rPr>
                      <w:rFonts w:eastAsia="Times New Roman" w:cs="Times New Roman"/>
                      <w:i/>
                      <w:color w:val="000000" w:themeColor="text1"/>
                      <w:sz w:val="22"/>
                    </w:rPr>
                  </w:rPrChange>
                </w:rPr>
                <w:delText>Sales level and variation</w:delText>
              </w:r>
            </w:del>
          </w:p>
        </w:tc>
        <w:tc>
          <w:tcPr>
            <w:tcW w:w="986" w:type="dxa"/>
            <w:shd w:val="clear" w:color="auto" w:fill="auto"/>
            <w:noWrap/>
            <w:hideMark/>
          </w:tcPr>
          <w:p w14:paraId="5C5E0222" w14:textId="1B6FA0EA"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3147" w:author="tao huang" w:date="2017-09-13T16:18:00Z"/>
                <w:rFonts w:eastAsia="Times New Roman" w:cs="Times New Roman"/>
                <w:color w:val="0D0D0D" w:themeColor="text1" w:themeTint="F2"/>
                <w:sz w:val="22"/>
                <w:rPrChange w:id="13148" w:author="tao huang" w:date="2017-09-17T12:05:00Z">
                  <w:rPr>
                    <w:del w:id="13149" w:author="tao huang" w:date="2017-09-13T16:18:00Z"/>
                    <w:rFonts w:eastAsia="Times New Roman" w:cs="Times New Roman"/>
                    <w:color w:val="000000" w:themeColor="text1"/>
                    <w:sz w:val="22"/>
                  </w:rPr>
                </w:rPrChange>
              </w:rPr>
              <w:pPrChange w:id="13150"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151" w:author="tao huang" w:date="2017-09-13T16:18:00Z">
              <w:r w:rsidRPr="00A60A57" w:rsidDel="00D373D5">
                <w:rPr>
                  <w:rFonts w:eastAsia="Times New Roman" w:cs="Times New Roman"/>
                  <w:color w:val="0D0D0D" w:themeColor="text1" w:themeTint="F2"/>
                  <w:sz w:val="22"/>
                  <w:rPrChange w:id="13152" w:author="tao huang" w:date="2017-09-17T12:05:00Z">
                    <w:rPr>
                      <w:rFonts w:eastAsia="Times New Roman" w:cs="Times New Roman"/>
                      <w:color w:val="000000" w:themeColor="text1"/>
                      <w:sz w:val="22"/>
                    </w:rPr>
                  </w:rPrChange>
                </w:rPr>
                <w:delText>0.001</w:delText>
              </w:r>
            </w:del>
          </w:p>
        </w:tc>
        <w:tc>
          <w:tcPr>
            <w:tcW w:w="998" w:type="dxa"/>
            <w:tcBorders>
              <w:right w:val="single" w:sz="4" w:space="0" w:color="auto"/>
            </w:tcBorders>
            <w:shd w:val="clear" w:color="auto" w:fill="auto"/>
            <w:noWrap/>
            <w:hideMark/>
          </w:tcPr>
          <w:p w14:paraId="1D84B602" w14:textId="247CE16A"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3153" w:author="tao huang" w:date="2017-09-13T16:18:00Z"/>
                <w:rFonts w:eastAsia="Times New Roman" w:cs="Times New Roman"/>
                <w:color w:val="0D0D0D" w:themeColor="text1" w:themeTint="F2"/>
                <w:sz w:val="22"/>
                <w:rPrChange w:id="13154" w:author="tao huang" w:date="2017-09-17T12:05:00Z">
                  <w:rPr>
                    <w:del w:id="13155" w:author="tao huang" w:date="2017-09-13T16:18:00Z"/>
                    <w:rFonts w:eastAsia="Times New Roman" w:cs="Times New Roman"/>
                    <w:color w:val="000000" w:themeColor="text1"/>
                    <w:sz w:val="22"/>
                  </w:rPr>
                </w:rPrChange>
              </w:rPr>
              <w:pPrChange w:id="13156"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157" w:author="tao huang" w:date="2017-09-13T16:18:00Z">
              <w:r w:rsidRPr="00A60A57" w:rsidDel="00D373D5">
                <w:rPr>
                  <w:rFonts w:eastAsia="Times New Roman" w:cs="Times New Roman"/>
                  <w:color w:val="0D0D0D" w:themeColor="text1" w:themeTint="F2"/>
                  <w:sz w:val="22"/>
                  <w:rPrChange w:id="13158" w:author="tao huang" w:date="2017-09-17T12:05:00Z">
                    <w:rPr>
                      <w:rFonts w:eastAsia="Times New Roman" w:cs="Times New Roman"/>
                      <w:color w:val="000000" w:themeColor="text1"/>
                      <w:sz w:val="22"/>
                    </w:rPr>
                  </w:rPrChange>
                </w:rPr>
                <w:delText>0.150</w:delText>
              </w:r>
            </w:del>
          </w:p>
        </w:tc>
        <w:tc>
          <w:tcPr>
            <w:tcW w:w="986" w:type="dxa"/>
            <w:tcBorders>
              <w:left w:val="single" w:sz="4" w:space="0" w:color="auto"/>
            </w:tcBorders>
            <w:shd w:val="clear" w:color="auto" w:fill="auto"/>
            <w:noWrap/>
            <w:hideMark/>
          </w:tcPr>
          <w:p w14:paraId="07473489" w14:textId="65E06005"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3159" w:author="tao huang" w:date="2017-09-13T16:18:00Z"/>
                <w:rFonts w:eastAsia="Times New Roman" w:cs="Times New Roman"/>
                <w:color w:val="0D0D0D" w:themeColor="text1" w:themeTint="F2"/>
                <w:sz w:val="22"/>
                <w:rPrChange w:id="13160" w:author="tao huang" w:date="2017-09-17T12:05:00Z">
                  <w:rPr>
                    <w:del w:id="13161" w:author="tao huang" w:date="2017-09-13T16:18:00Z"/>
                    <w:rFonts w:eastAsia="Times New Roman" w:cs="Times New Roman"/>
                    <w:color w:val="000000" w:themeColor="text1"/>
                    <w:sz w:val="22"/>
                  </w:rPr>
                </w:rPrChange>
              </w:rPr>
              <w:pPrChange w:id="13162"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163" w:author="tao huang" w:date="2017-09-13T16:18:00Z">
              <w:r w:rsidRPr="00A60A57" w:rsidDel="00D373D5">
                <w:rPr>
                  <w:rFonts w:eastAsia="Times New Roman" w:cs="Times New Roman"/>
                  <w:color w:val="0D0D0D" w:themeColor="text1" w:themeTint="F2"/>
                  <w:sz w:val="22"/>
                  <w:rPrChange w:id="13164" w:author="tao huang" w:date="2017-09-17T12:05:00Z">
                    <w:rPr>
                      <w:rFonts w:eastAsia="Times New Roman" w:cs="Times New Roman"/>
                      <w:color w:val="000000" w:themeColor="text1"/>
                      <w:sz w:val="22"/>
                    </w:rPr>
                  </w:rPrChange>
                </w:rPr>
                <w:delText>0.002</w:delText>
              </w:r>
            </w:del>
          </w:p>
        </w:tc>
        <w:tc>
          <w:tcPr>
            <w:tcW w:w="999" w:type="dxa"/>
            <w:tcBorders>
              <w:right w:val="single" w:sz="4" w:space="0" w:color="auto"/>
            </w:tcBorders>
            <w:shd w:val="clear" w:color="auto" w:fill="auto"/>
            <w:noWrap/>
            <w:hideMark/>
          </w:tcPr>
          <w:p w14:paraId="51B71C06" w14:textId="6BD088B7"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3165" w:author="tao huang" w:date="2017-09-13T16:18:00Z"/>
                <w:rFonts w:eastAsia="Times New Roman" w:cs="Times New Roman"/>
                <w:color w:val="0D0D0D" w:themeColor="text1" w:themeTint="F2"/>
                <w:sz w:val="22"/>
                <w:rPrChange w:id="13166" w:author="tao huang" w:date="2017-09-17T12:05:00Z">
                  <w:rPr>
                    <w:del w:id="13167" w:author="tao huang" w:date="2017-09-13T16:18:00Z"/>
                    <w:rFonts w:eastAsia="Times New Roman" w:cs="Times New Roman"/>
                    <w:color w:val="000000" w:themeColor="text1"/>
                    <w:sz w:val="22"/>
                  </w:rPr>
                </w:rPrChange>
              </w:rPr>
              <w:pPrChange w:id="13168"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169" w:author="tao huang" w:date="2017-09-13T16:18:00Z">
              <w:r w:rsidRPr="00A60A57" w:rsidDel="00D373D5">
                <w:rPr>
                  <w:rFonts w:eastAsia="Times New Roman" w:cs="Times New Roman"/>
                  <w:color w:val="0D0D0D" w:themeColor="text1" w:themeTint="F2"/>
                  <w:sz w:val="22"/>
                  <w:rPrChange w:id="13170" w:author="tao huang" w:date="2017-09-17T12:05:00Z">
                    <w:rPr>
                      <w:rFonts w:eastAsia="Times New Roman" w:cs="Times New Roman"/>
                      <w:color w:val="000000" w:themeColor="text1"/>
                      <w:sz w:val="22"/>
                    </w:rPr>
                  </w:rPrChange>
                </w:rPr>
                <w:delText>0.054</w:delText>
              </w:r>
            </w:del>
          </w:p>
        </w:tc>
        <w:tc>
          <w:tcPr>
            <w:tcW w:w="986" w:type="dxa"/>
            <w:tcBorders>
              <w:left w:val="single" w:sz="4" w:space="0" w:color="auto"/>
            </w:tcBorders>
            <w:shd w:val="clear" w:color="auto" w:fill="auto"/>
            <w:noWrap/>
            <w:hideMark/>
          </w:tcPr>
          <w:p w14:paraId="78BAEB1E" w14:textId="3A19B9B6"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3171" w:author="tao huang" w:date="2017-09-13T16:18:00Z"/>
                <w:rFonts w:eastAsia="Times New Roman" w:cs="Times New Roman"/>
                <w:color w:val="0D0D0D" w:themeColor="text1" w:themeTint="F2"/>
                <w:sz w:val="22"/>
                <w:rPrChange w:id="13172" w:author="tao huang" w:date="2017-09-17T12:05:00Z">
                  <w:rPr>
                    <w:del w:id="13173" w:author="tao huang" w:date="2017-09-13T16:18:00Z"/>
                    <w:rFonts w:eastAsia="Times New Roman" w:cs="Times New Roman"/>
                    <w:color w:val="000000" w:themeColor="text1"/>
                    <w:sz w:val="22"/>
                  </w:rPr>
                </w:rPrChange>
              </w:rPr>
              <w:pPrChange w:id="13174"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175" w:author="tao huang" w:date="2017-09-13T16:18:00Z">
              <w:r w:rsidRPr="00A60A57" w:rsidDel="00D373D5">
                <w:rPr>
                  <w:rFonts w:eastAsia="Times New Roman" w:cs="Times New Roman"/>
                  <w:color w:val="0D0D0D" w:themeColor="text1" w:themeTint="F2"/>
                  <w:sz w:val="22"/>
                  <w:rPrChange w:id="13176" w:author="tao huang" w:date="2017-09-17T12:05:00Z">
                    <w:rPr>
                      <w:rFonts w:eastAsia="Times New Roman" w:cs="Times New Roman"/>
                      <w:color w:val="000000" w:themeColor="text1"/>
                      <w:sz w:val="22"/>
                    </w:rPr>
                  </w:rPrChange>
                </w:rPr>
                <w:delText>-0.001</w:delText>
              </w:r>
            </w:del>
          </w:p>
        </w:tc>
        <w:tc>
          <w:tcPr>
            <w:tcW w:w="1140" w:type="dxa"/>
            <w:tcBorders>
              <w:right w:val="single" w:sz="4" w:space="0" w:color="auto"/>
            </w:tcBorders>
            <w:shd w:val="clear" w:color="auto" w:fill="auto"/>
            <w:noWrap/>
            <w:hideMark/>
          </w:tcPr>
          <w:p w14:paraId="35DACF0B" w14:textId="07F63DE2"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3177" w:author="tao huang" w:date="2017-09-13T16:18:00Z"/>
                <w:rFonts w:eastAsia="Times New Roman" w:cs="Times New Roman"/>
                <w:color w:val="0D0D0D" w:themeColor="text1" w:themeTint="F2"/>
                <w:sz w:val="22"/>
                <w:rPrChange w:id="13178" w:author="tao huang" w:date="2017-09-17T12:05:00Z">
                  <w:rPr>
                    <w:del w:id="13179" w:author="tao huang" w:date="2017-09-13T16:18:00Z"/>
                    <w:rFonts w:eastAsia="Times New Roman" w:cs="Times New Roman"/>
                    <w:color w:val="000000" w:themeColor="text1"/>
                    <w:sz w:val="22"/>
                  </w:rPr>
                </w:rPrChange>
              </w:rPr>
              <w:pPrChange w:id="13180"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181" w:author="tao huang" w:date="2017-09-13T16:18:00Z">
              <w:r w:rsidRPr="00A60A57" w:rsidDel="00D373D5">
                <w:rPr>
                  <w:rFonts w:eastAsia="Times New Roman" w:cs="Times New Roman"/>
                  <w:color w:val="0D0D0D" w:themeColor="text1" w:themeTint="F2"/>
                  <w:sz w:val="22"/>
                  <w:rPrChange w:id="13182" w:author="tao huang" w:date="2017-09-17T12:05:00Z">
                    <w:rPr>
                      <w:rFonts w:eastAsia="Times New Roman" w:cs="Times New Roman"/>
                      <w:color w:val="000000" w:themeColor="text1"/>
                      <w:sz w:val="22"/>
                    </w:rPr>
                  </w:rPrChange>
                </w:rPr>
                <w:delText>0.539</w:delText>
              </w:r>
            </w:del>
          </w:p>
        </w:tc>
        <w:tc>
          <w:tcPr>
            <w:tcW w:w="986" w:type="dxa"/>
            <w:tcBorders>
              <w:left w:val="single" w:sz="4" w:space="0" w:color="auto"/>
            </w:tcBorders>
            <w:shd w:val="clear" w:color="auto" w:fill="auto"/>
            <w:noWrap/>
            <w:hideMark/>
          </w:tcPr>
          <w:p w14:paraId="26459743" w14:textId="0CB0B483"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3183" w:author="tao huang" w:date="2017-09-13T16:18:00Z"/>
                <w:rFonts w:eastAsia="Times New Roman" w:cs="Times New Roman"/>
                <w:b/>
                <w:bCs/>
                <w:color w:val="0D0D0D" w:themeColor="text1" w:themeTint="F2"/>
                <w:sz w:val="22"/>
                <w:rPrChange w:id="13184" w:author="tao huang" w:date="2017-09-17T12:05:00Z">
                  <w:rPr>
                    <w:del w:id="13185" w:author="tao huang" w:date="2017-09-13T16:18:00Z"/>
                    <w:rFonts w:eastAsia="Times New Roman" w:cs="Times New Roman"/>
                    <w:b/>
                    <w:bCs/>
                    <w:color w:val="000000" w:themeColor="text1"/>
                    <w:sz w:val="22"/>
                  </w:rPr>
                </w:rPrChange>
              </w:rPr>
              <w:pPrChange w:id="13186"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187" w:author="tao huang" w:date="2017-09-13T16:18:00Z">
              <w:r w:rsidRPr="00A60A57" w:rsidDel="00D373D5">
                <w:rPr>
                  <w:rFonts w:eastAsia="Times New Roman" w:cs="Times New Roman"/>
                  <w:b/>
                  <w:bCs/>
                  <w:color w:val="0D0D0D" w:themeColor="text1" w:themeTint="F2"/>
                  <w:sz w:val="22"/>
                  <w:rPrChange w:id="13188" w:author="tao huang" w:date="2017-09-17T12:05:00Z">
                    <w:rPr>
                      <w:rFonts w:eastAsia="Times New Roman" w:cs="Times New Roman"/>
                      <w:b/>
                      <w:bCs/>
                      <w:color w:val="000000" w:themeColor="text1"/>
                      <w:sz w:val="22"/>
                    </w:rPr>
                  </w:rPrChange>
                </w:rPr>
                <w:delText>-0.009</w:delText>
              </w:r>
            </w:del>
          </w:p>
        </w:tc>
        <w:tc>
          <w:tcPr>
            <w:tcW w:w="999" w:type="dxa"/>
            <w:shd w:val="clear" w:color="auto" w:fill="auto"/>
            <w:noWrap/>
            <w:hideMark/>
          </w:tcPr>
          <w:p w14:paraId="56C8BD01" w14:textId="7209BBE9"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3189" w:author="tao huang" w:date="2017-09-13T16:18:00Z"/>
                <w:rFonts w:eastAsia="Times New Roman" w:cs="Times New Roman"/>
                <w:b/>
                <w:bCs/>
                <w:color w:val="0D0D0D" w:themeColor="text1" w:themeTint="F2"/>
                <w:sz w:val="22"/>
                <w:rPrChange w:id="13190" w:author="tao huang" w:date="2017-09-17T12:05:00Z">
                  <w:rPr>
                    <w:del w:id="13191" w:author="tao huang" w:date="2017-09-13T16:18:00Z"/>
                    <w:rFonts w:eastAsia="Times New Roman" w:cs="Times New Roman"/>
                    <w:b/>
                    <w:bCs/>
                    <w:color w:val="000000" w:themeColor="text1"/>
                    <w:sz w:val="22"/>
                  </w:rPr>
                </w:rPrChange>
              </w:rPr>
              <w:pPrChange w:id="13192"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193" w:author="tao huang" w:date="2017-09-13T16:18:00Z">
              <w:r w:rsidRPr="00A60A57" w:rsidDel="00D373D5">
                <w:rPr>
                  <w:rFonts w:eastAsia="Times New Roman" w:cs="Times New Roman"/>
                  <w:b/>
                  <w:bCs/>
                  <w:color w:val="0D0D0D" w:themeColor="text1" w:themeTint="F2"/>
                  <w:sz w:val="22"/>
                  <w:rPrChange w:id="13194" w:author="tao huang" w:date="2017-09-17T12:05:00Z">
                    <w:rPr>
                      <w:rFonts w:eastAsia="Times New Roman" w:cs="Times New Roman"/>
                      <w:b/>
                      <w:bCs/>
                      <w:color w:val="000000" w:themeColor="text1"/>
                      <w:sz w:val="22"/>
                    </w:rPr>
                  </w:rPrChange>
                </w:rPr>
                <w:delText>0.000</w:delText>
              </w:r>
            </w:del>
          </w:p>
        </w:tc>
      </w:tr>
      <w:tr w:rsidR="000A3EF8" w:rsidRPr="00A60A57" w:rsidDel="00D373D5" w14:paraId="219E88CD" w14:textId="72AF56C1" w:rsidTr="00920256">
        <w:trPr>
          <w:trHeight w:val="20"/>
          <w:jc w:val="center"/>
          <w:del w:id="13195" w:author="tao huang" w:date="2017-09-13T16:18: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39EF9F2A" w14:textId="2F5F80B8" w:rsidR="000A3EF8" w:rsidRPr="00A60A57" w:rsidDel="00D373D5" w:rsidRDefault="00B4441D">
            <w:pPr>
              <w:rPr>
                <w:del w:id="13196" w:author="tao huang" w:date="2017-09-13T16:18:00Z"/>
                <w:rFonts w:eastAsia="Times New Roman" w:cs="Times New Roman"/>
                <w:b w:val="0"/>
                <w:i/>
                <w:color w:val="0D0D0D" w:themeColor="text1" w:themeTint="F2"/>
                <w:sz w:val="22"/>
                <w:rPrChange w:id="13197" w:author="tao huang" w:date="2017-09-17T12:05:00Z">
                  <w:rPr>
                    <w:del w:id="13198" w:author="tao huang" w:date="2017-09-13T16:18:00Z"/>
                    <w:rFonts w:eastAsia="Times New Roman" w:cs="Times New Roman"/>
                    <w:b w:val="0"/>
                    <w:i/>
                    <w:color w:val="000000" w:themeColor="text1"/>
                    <w:sz w:val="22"/>
                  </w:rPr>
                </w:rPrChange>
              </w:rPr>
              <w:pPrChange w:id="13199" w:author="tao huang" w:date="2017-09-16T12:50:00Z">
                <w:pPr>
                  <w:spacing w:after="0" w:line="240" w:lineRule="auto"/>
                </w:pPr>
              </w:pPrChange>
            </w:pPr>
            <w:del w:id="13200" w:author="tao huang" w:date="2017-09-13T16:18:00Z">
              <w:r w:rsidRPr="00A60A57" w:rsidDel="00D373D5">
                <w:rPr>
                  <w:rFonts w:asciiTheme="minorEastAsia" w:hAnsiTheme="minorEastAsia" w:cs="Times New Roman"/>
                  <w:i/>
                  <w:color w:val="0D0D0D" w:themeColor="text1" w:themeTint="F2"/>
                  <w:sz w:val="22"/>
                  <w:rPrChange w:id="13201" w:author="tao huang" w:date="2017-09-17T12:05:00Z">
                    <w:rPr>
                      <w:rFonts w:asciiTheme="minorEastAsia" w:hAnsiTheme="minorEastAsia" w:cs="Times New Roman"/>
                      <w:i/>
                      <w:color w:val="000000" w:themeColor="text1"/>
                      <w:sz w:val="22"/>
                    </w:rPr>
                  </w:rPrChange>
                </w:rPr>
                <w:delText>Central</w:delText>
              </w:r>
              <w:r w:rsidRPr="00A60A57" w:rsidDel="00D373D5">
                <w:rPr>
                  <w:rFonts w:eastAsia="Times New Roman" w:cs="Times New Roman"/>
                  <w:i/>
                  <w:color w:val="0D0D0D" w:themeColor="text1" w:themeTint="F2"/>
                  <w:sz w:val="22"/>
                  <w:rPrChange w:id="13202" w:author="tao huang" w:date="2017-09-17T12:05:00Z">
                    <w:rPr>
                      <w:rFonts w:eastAsia="Times New Roman" w:cs="Times New Roman"/>
                      <w:i/>
                      <w:color w:val="000000" w:themeColor="text1"/>
                      <w:sz w:val="22"/>
                    </w:rPr>
                  </w:rPrChange>
                </w:rPr>
                <w:delText xml:space="preserve"> tendency of sales</w:delText>
              </w:r>
            </w:del>
          </w:p>
        </w:tc>
        <w:tc>
          <w:tcPr>
            <w:tcW w:w="986" w:type="dxa"/>
            <w:shd w:val="clear" w:color="auto" w:fill="auto"/>
            <w:noWrap/>
            <w:hideMark/>
          </w:tcPr>
          <w:p w14:paraId="38B9D19E" w14:textId="7DD9F106"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3203" w:author="tao huang" w:date="2017-09-13T16:18:00Z"/>
                <w:rFonts w:eastAsia="Times New Roman" w:cs="Times New Roman"/>
                <w:color w:val="0D0D0D" w:themeColor="text1" w:themeTint="F2"/>
                <w:sz w:val="22"/>
                <w:rPrChange w:id="13204" w:author="tao huang" w:date="2017-09-17T12:05:00Z">
                  <w:rPr>
                    <w:del w:id="13205" w:author="tao huang" w:date="2017-09-13T16:18:00Z"/>
                    <w:rFonts w:eastAsia="Times New Roman" w:cs="Times New Roman"/>
                    <w:color w:val="000000" w:themeColor="text1"/>
                    <w:sz w:val="22"/>
                  </w:rPr>
                </w:rPrChange>
              </w:rPr>
              <w:pPrChange w:id="13206"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207" w:author="tao huang" w:date="2017-09-13T16:18:00Z">
              <w:r w:rsidRPr="00A60A57" w:rsidDel="00D373D5">
                <w:rPr>
                  <w:rFonts w:eastAsia="Times New Roman" w:cs="Times New Roman"/>
                  <w:color w:val="0D0D0D" w:themeColor="text1" w:themeTint="F2"/>
                  <w:sz w:val="22"/>
                  <w:rPrChange w:id="13208" w:author="tao huang" w:date="2017-09-17T12:05:00Z">
                    <w:rPr>
                      <w:rFonts w:eastAsia="Times New Roman" w:cs="Times New Roman"/>
                      <w:color w:val="000000" w:themeColor="text1"/>
                      <w:sz w:val="22"/>
                    </w:rPr>
                  </w:rPrChange>
                </w:rPr>
                <w:delText>0.000</w:delText>
              </w:r>
            </w:del>
          </w:p>
        </w:tc>
        <w:tc>
          <w:tcPr>
            <w:tcW w:w="998" w:type="dxa"/>
            <w:tcBorders>
              <w:right w:val="single" w:sz="4" w:space="0" w:color="auto"/>
            </w:tcBorders>
            <w:shd w:val="clear" w:color="auto" w:fill="auto"/>
            <w:noWrap/>
            <w:hideMark/>
          </w:tcPr>
          <w:p w14:paraId="4BAB7F8D" w14:textId="2D007FBF"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3209" w:author="tao huang" w:date="2017-09-13T16:18:00Z"/>
                <w:rFonts w:eastAsia="Times New Roman" w:cs="Times New Roman"/>
                <w:color w:val="0D0D0D" w:themeColor="text1" w:themeTint="F2"/>
                <w:sz w:val="22"/>
                <w:rPrChange w:id="13210" w:author="tao huang" w:date="2017-09-17T12:05:00Z">
                  <w:rPr>
                    <w:del w:id="13211" w:author="tao huang" w:date="2017-09-13T16:18:00Z"/>
                    <w:rFonts w:eastAsia="Times New Roman" w:cs="Times New Roman"/>
                    <w:color w:val="000000" w:themeColor="text1"/>
                    <w:sz w:val="22"/>
                  </w:rPr>
                </w:rPrChange>
              </w:rPr>
              <w:pPrChange w:id="13212"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213" w:author="tao huang" w:date="2017-09-13T16:18:00Z">
              <w:r w:rsidRPr="00A60A57" w:rsidDel="00D373D5">
                <w:rPr>
                  <w:rFonts w:eastAsia="Times New Roman" w:cs="Times New Roman"/>
                  <w:color w:val="0D0D0D" w:themeColor="text1" w:themeTint="F2"/>
                  <w:sz w:val="22"/>
                  <w:rPrChange w:id="13214" w:author="tao huang" w:date="2017-09-17T12:05:00Z">
                    <w:rPr>
                      <w:rFonts w:eastAsia="Times New Roman" w:cs="Times New Roman"/>
                      <w:color w:val="000000" w:themeColor="text1"/>
                      <w:sz w:val="22"/>
                    </w:rPr>
                  </w:rPrChange>
                </w:rPr>
                <w:delText>0.679</w:delText>
              </w:r>
            </w:del>
          </w:p>
        </w:tc>
        <w:tc>
          <w:tcPr>
            <w:tcW w:w="986" w:type="dxa"/>
            <w:tcBorders>
              <w:left w:val="single" w:sz="4" w:space="0" w:color="auto"/>
            </w:tcBorders>
            <w:shd w:val="clear" w:color="auto" w:fill="auto"/>
            <w:noWrap/>
            <w:hideMark/>
          </w:tcPr>
          <w:p w14:paraId="0D49264F" w14:textId="073192F0"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3215" w:author="tao huang" w:date="2017-09-13T16:18:00Z"/>
                <w:rFonts w:eastAsia="Times New Roman" w:cs="Times New Roman"/>
                <w:color w:val="0D0D0D" w:themeColor="text1" w:themeTint="F2"/>
                <w:sz w:val="22"/>
                <w:rPrChange w:id="13216" w:author="tao huang" w:date="2017-09-17T12:05:00Z">
                  <w:rPr>
                    <w:del w:id="13217" w:author="tao huang" w:date="2017-09-13T16:18:00Z"/>
                    <w:rFonts w:eastAsia="Times New Roman" w:cs="Times New Roman"/>
                    <w:color w:val="000000" w:themeColor="text1"/>
                    <w:sz w:val="22"/>
                  </w:rPr>
                </w:rPrChange>
              </w:rPr>
              <w:pPrChange w:id="13218"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219" w:author="tao huang" w:date="2017-09-13T16:18:00Z">
              <w:r w:rsidRPr="00A60A57" w:rsidDel="00D373D5">
                <w:rPr>
                  <w:rFonts w:eastAsia="Times New Roman" w:cs="Times New Roman"/>
                  <w:color w:val="0D0D0D" w:themeColor="text1" w:themeTint="F2"/>
                  <w:sz w:val="22"/>
                  <w:rPrChange w:id="13220" w:author="tao huang" w:date="2017-09-17T12:05:00Z">
                    <w:rPr>
                      <w:rFonts w:eastAsia="Times New Roman" w:cs="Times New Roman"/>
                      <w:color w:val="000000" w:themeColor="text1"/>
                      <w:sz w:val="22"/>
                    </w:rPr>
                  </w:rPrChange>
                </w:rPr>
                <w:delText>0.000</w:delText>
              </w:r>
            </w:del>
          </w:p>
        </w:tc>
        <w:tc>
          <w:tcPr>
            <w:tcW w:w="999" w:type="dxa"/>
            <w:tcBorders>
              <w:right w:val="single" w:sz="4" w:space="0" w:color="auto"/>
            </w:tcBorders>
            <w:shd w:val="clear" w:color="auto" w:fill="auto"/>
            <w:noWrap/>
            <w:hideMark/>
          </w:tcPr>
          <w:p w14:paraId="4A4F4F42" w14:textId="13DEBEC8"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3221" w:author="tao huang" w:date="2017-09-13T16:18:00Z"/>
                <w:rFonts w:eastAsia="Times New Roman" w:cs="Times New Roman"/>
                <w:color w:val="0D0D0D" w:themeColor="text1" w:themeTint="F2"/>
                <w:sz w:val="22"/>
                <w:rPrChange w:id="13222" w:author="tao huang" w:date="2017-09-17T12:05:00Z">
                  <w:rPr>
                    <w:del w:id="13223" w:author="tao huang" w:date="2017-09-13T16:18:00Z"/>
                    <w:rFonts w:eastAsia="Times New Roman" w:cs="Times New Roman"/>
                    <w:color w:val="000000" w:themeColor="text1"/>
                    <w:sz w:val="22"/>
                  </w:rPr>
                </w:rPrChange>
              </w:rPr>
              <w:pPrChange w:id="13224"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225" w:author="tao huang" w:date="2017-09-13T16:18:00Z">
              <w:r w:rsidRPr="00A60A57" w:rsidDel="00D373D5">
                <w:rPr>
                  <w:rFonts w:eastAsia="Times New Roman" w:cs="Times New Roman"/>
                  <w:color w:val="0D0D0D" w:themeColor="text1" w:themeTint="F2"/>
                  <w:sz w:val="22"/>
                  <w:rPrChange w:id="13226" w:author="tao huang" w:date="2017-09-17T12:05:00Z">
                    <w:rPr>
                      <w:rFonts w:eastAsia="Times New Roman" w:cs="Times New Roman"/>
                      <w:color w:val="000000" w:themeColor="text1"/>
                      <w:sz w:val="22"/>
                    </w:rPr>
                  </w:rPrChange>
                </w:rPr>
                <w:delText>0.851</w:delText>
              </w:r>
            </w:del>
          </w:p>
        </w:tc>
        <w:tc>
          <w:tcPr>
            <w:tcW w:w="986" w:type="dxa"/>
            <w:tcBorders>
              <w:left w:val="single" w:sz="4" w:space="0" w:color="auto"/>
            </w:tcBorders>
            <w:shd w:val="clear" w:color="auto" w:fill="auto"/>
            <w:noWrap/>
            <w:hideMark/>
          </w:tcPr>
          <w:p w14:paraId="5FA07768" w14:textId="6349BDF8"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3227" w:author="tao huang" w:date="2017-09-13T16:18:00Z"/>
                <w:rFonts w:eastAsia="Times New Roman" w:cs="Times New Roman"/>
                <w:b/>
                <w:bCs/>
                <w:color w:val="0D0D0D" w:themeColor="text1" w:themeTint="F2"/>
                <w:sz w:val="22"/>
                <w:rPrChange w:id="13228" w:author="tao huang" w:date="2017-09-17T12:05:00Z">
                  <w:rPr>
                    <w:del w:id="13229" w:author="tao huang" w:date="2017-09-13T16:18:00Z"/>
                    <w:rFonts w:eastAsia="Times New Roman" w:cs="Times New Roman"/>
                    <w:b/>
                    <w:bCs/>
                    <w:color w:val="000000" w:themeColor="text1"/>
                    <w:sz w:val="22"/>
                  </w:rPr>
                </w:rPrChange>
              </w:rPr>
              <w:pPrChange w:id="13230"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231" w:author="tao huang" w:date="2017-09-13T16:18:00Z">
              <w:r w:rsidRPr="00A60A57" w:rsidDel="00D373D5">
                <w:rPr>
                  <w:rFonts w:eastAsia="Times New Roman" w:cs="Times New Roman"/>
                  <w:b/>
                  <w:bCs/>
                  <w:color w:val="0D0D0D" w:themeColor="text1" w:themeTint="F2"/>
                  <w:sz w:val="22"/>
                  <w:rPrChange w:id="13232" w:author="tao huang" w:date="2017-09-17T12:05:00Z">
                    <w:rPr>
                      <w:rFonts w:eastAsia="Times New Roman" w:cs="Times New Roman"/>
                      <w:b/>
                      <w:bCs/>
                      <w:color w:val="000000" w:themeColor="text1"/>
                      <w:sz w:val="22"/>
                    </w:rPr>
                  </w:rPrChange>
                </w:rPr>
                <w:delText>-0.005</w:delText>
              </w:r>
            </w:del>
          </w:p>
        </w:tc>
        <w:tc>
          <w:tcPr>
            <w:tcW w:w="1140" w:type="dxa"/>
            <w:tcBorders>
              <w:right w:val="single" w:sz="4" w:space="0" w:color="auto"/>
            </w:tcBorders>
            <w:shd w:val="clear" w:color="auto" w:fill="auto"/>
            <w:noWrap/>
            <w:hideMark/>
          </w:tcPr>
          <w:p w14:paraId="2A11C838" w14:textId="1F09BF98"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3233" w:author="tao huang" w:date="2017-09-13T16:18:00Z"/>
                <w:rFonts w:eastAsia="Times New Roman" w:cs="Times New Roman"/>
                <w:b/>
                <w:bCs/>
                <w:color w:val="0D0D0D" w:themeColor="text1" w:themeTint="F2"/>
                <w:sz w:val="22"/>
                <w:rPrChange w:id="13234" w:author="tao huang" w:date="2017-09-17T12:05:00Z">
                  <w:rPr>
                    <w:del w:id="13235" w:author="tao huang" w:date="2017-09-13T16:18:00Z"/>
                    <w:rFonts w:eastAsia="Times New Roman" w:cs="Times New Roman"/>
                    <w:b/>
                    <w:bCs/>
                    <w:color w:val="000000" w:themeColor="text1"/>
                    <w:sz w:val="22"/>
                  </w:rPr>
                </w:rPrChange>
              </w:rPr>
              <w:pPrChange w:id="13236"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237" w:author="tao huang" w:date="2017-09-13T16:18:00Z">
              <w:r w:rsidRPr="00A60A57" w:rsidDel="00D373D5">
                <w:rPr>
                  <w:rFonts w:eastAsia="Times New Roman" w:cs="Times New Roman"/>
                  <w:b/>
                  <w:bCs/>
                  <w:color w:val="0D0D0D" w:themeColor="text1" w:themeTint="F2"/>
                  <w:sz w:val="22"/>
                  <w:rPrChange w:id="13238" w:author="tao huang" w:date="2017-09-17T12:05:00Z">
                    <w:rPr>
                      <w:rFonts w:eastAsia="Times New Roman" w:cs="Times New Roman"/>
                      <w:b/>
                      <w:bCs/>
                      <w:color w:val="000000" w:themeColor="text1"/>
                      <w:sz w:val="22"/>
                    </w:rPr>
                  </w:rPrChange>
                </w:rPr>
                <w:delText>0.044</w:delText>
              </w:r>
            </w:del>
          </w:p>
        </w:tc>
        <w:tc>
          <w:tcPr>
            <w:tcW w:w="986" w:type="dxa"/>
            <w:tcBorders>
              <w:left w:val="single" w:sz="4" w:space="0" w:color="auto"/>
            </w:tcBorders>
            <w:shd w:val="clear" w:color="auto" w:fill="auto"/>
            <w:noWrap/>
            <w:hideMark/>
          </w:tcPr>
          <w:p w14:paraId="073AD45B" w14:textId="5407DE4B"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3239" w:author="tao huang" w:date="2017-09-13T16:18:00Z"/>
                <w:rFonts w:eastAsia="Times New Roman" w:cs="Times New Roman"/>
                <w:b/>
                <w:bCs/>
                <w:color w:val="0D0D0D" w:themeColor="text1" w:themeTint="F2"/>
                <w:sz w:val="22"/>
                <w:rPrChange w:id="13240" w:author="tao huang" w:date="2017-09-17T12:05:00Z">
                  <w:rPr>
                    <w:del w:id="13241" w:author="tao huang" w:date="2017-09-13T16:18:00Z"/>
                    <w:rFonts w:eastAsia="Times New Roman" w:cs="Times New Roman"/>
                    <w:b/>
                    <w:bCs/>
                    <w:color w:val="000000" w:themeColor="text1"/>
                    <w:sz w:val="22"/>
                  </w:rPr>
                </w:rPrChange>
              </w:rPr>
              <w:pPrChange w:id="13242"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243" w:author="tao huang" w:date="2017-09-13T16:18:00Z">
              <w:r w:rsidRPr="00A60A57" w:rsidDel="00D373D5">
                <w:rPr>
                  <w:rFonts w:eastAsia="Times New Roman" w:cs="Times New Roman"/>
                  <w:b/>
                  <w:bCs/>
                  <w:color w:val="0D0D0D" w:themeColor="text1" w:themeTint="F2"/>
                  <w:sz w:val="22"/>
                  <w:rPrChange w:id="13244" w:author="tao huang" w:date="2017-09-17T12:05:00Z">
                    <w:rPr>
                      <w:rFonts w:eastAsia="Times New Roman" w:cs="Times New Roman"/>
                      <w:b/>
                      <w:bCs/>
                      <w:color w:val="000000" w:themeColor="text1"/>
                      <w:sz w:val="22"/>
                    </w:rPr>
                  </w:rPrChange>
                </w:rPr>
                <w:delText>-0.005</w:delText>
              </w:r>
            </w:del>
          </w:p>
        </w:tc>
        <w:tc>
          <w:tcPr>
            <w:tcW w:w="999" w:type="dxa"/>
            <w:shd w:val="clear" w:color="auto" w:fill="auto"/>
            <w:noWrap/>
            <w:hideMark/>
          </w:tcPr>
          <w:p w14:paraId="76F14986" w14:textId="4CE7C64D"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3245" w:author="tao huang" w:date="2017-09-13T16:18:00Z"/>
                <w:rFonts w:eastAsia="Times New Roman" w:cs="Times New Roman"/>
                <w:b/>
                <w:bCs/>
                <w:color w:val="0D0D0D" w:themeColor="text1" w:themeTint="F2"/>
                <w:sz w:val="22"/>
                <w:rPrChange w:id="13246" w:author="tao huang" w:date="2017-09-17T12:05:00Z">
                  <w:rPr>
                    <w:del w:id="13247" w:author="tao huang" w:date="2017-09-13T16:18:00Z"/>
                    <w:rFonts w:eastAsia="Times New Roman" w:cs="Times New Roman"/>
                    <w:b/>
                    <w:bCs/>
                    <w:color w:val="000000" w:themeColor="text1"/>
                    <w:sz w:val="22"/>
                  </w:rPr>
                </w:rPrChange>
              </w:rPr>
              <w:pPrChange w:id="13248"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249" w:author="tao huang" w:date="2017-09-13T16:18:00Z">
              <w:r w:rsidRPr="00A60A57" w:rsidDel="00D373D5">
                <w:rPr>
                  <w:rFonts w:eastAsia="Times New Roman" w:cs="Times New Roman"/>
                  <w:b/>
                  <w:bCs/>
                  <w:color w:val="0D0D0D" w:themeColor="text1" w:themeTint="F2"/>
                  <w:sz w:val="22"/>
                  <w:rPrChange w:id="13250" w:author="tao huang" w:date="2017-09-17T12:05:00Z">
                    <w:rPr>
                      <w:rFonts w:eastAsia="Times New Roman" w:cs="Times New Roman"/>
                      <w:b/>
                      <w:bCs/>
                      <w:color w:val="000000" w:themeColor="text1"/>
                      <w:sz w:val="22"/>
                    </w:rPr>
                  </w:rPrChange>
                </w:rPr>
                <w:delText>0.047</w:delText>
              </w:r>
            </w:del>
          </w:p>
        </w:tc>
      </w:tr>
      <w:tr w:rsidR="000A3EF8" w:rsidRPr="00A60A57" w:rsidDel="00D373D5" w14:paraId="5FAB1603" w14:textId="2FF41B6D" w:rsidTr="00920256">
        <w:trPr>
          <w:cnfStyle w:val="000000100000" w:firstRow="0" w:lastRow="0" w:firstColumn="0" w:lastColumn="0" w:oddVBand="0" w:evenVBand="0" w:oddHBand="1" w:evenHBand="0" w:firstRowFirstColumn="0" w:firstRowLastColumn="0" w:lastRowFirstColumn="0" w:lastRowLastColumn="0"/>
          <w:trHeight w:val="20"/>
          <w:jc w:val="center"/>
          <w:del w:id="13251" w:author="tao huang" w:date="2017-09-13T16:18: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59F2E255" w14:textId="4BA021B3" w:rsidR="000A3EF8" w:rsidRPr="00A60A57" w:rsidDel="00D373D5" w:rsidRDefault="000A3EF8">
            <w:pPr>
              <w:rPr>
                <w:del w:id="13252" w:author="tao huang" w:date="2017-09-13T16:18:00Z"/>
                <w:rFonts w:eastAsia="Times New Roman" w:cs="Times New Roman"/>
                <w:b w:val="0"/>
                <w:i/>
                <w:color w:val="0D0D0D" w:themeColor="text1" w:themeTint="F2"/>
                <w:sz w:val="22"/>
                <w:rPrChange w:id="13253" w:author="tao huang" w:date="2017-09-17T12:05:00Z">
                  <w:rPr>
                    <w:del w:id="13254" w:author="tao huang" w:date="2017-09-13T16:18:00Z"/>
                    <w:rFonts w:eastAsia="Times New Roman" w:cs="Times New Roman"/>
                    <w:b w:val="0"/>
                    <w:i/>
                    <w:color w:val="000000" w:themeColor="text1"/>
                    <w:sz w:val="22"/>
                  </w:rPr>
                </w:rPrChange>
              </w:rPr>
              <w:pPrChange w:id="13255" w:author="tao huang" w:date="2017-09-16T12:50:00Z">
                <w:pPr>
                  <w:spacing w:after="0" w:line="240" w:lineRule="auto"/>
                </w:pPr>
              </w:pPrChange>
            </w:pPr>
            <w:del w:id="13256" w:author="tao huang" w:date="2017-09-13T16:18:00Z">
              <w:r w:rsidRPr="00A60A57" w:rsidDel="00D373D5">
                <w:rPr>
                  <w:rFonts w:eastAsia="Times New Roman" w:cs="Times New Roman"/>
                  <w:i/>
                  <w:color w:val="0D0D0D" w:themeColor="text1" w:themeTint="F2"/>
                  <w:sz w:val="22"/>
                  <w:rPrChange w:id="13257" w:author="tao huang" w:date="2017-09-17T12:05:00Z">
                    <w:rPr>
                      <w:rFonts w:eastAsia="Times New Roman" w:cs="Times New Roman"/>
                      <w:i/>
                      <w:color w:val="000000" w:themeColor="text1"/>
                      <w:sz w:val="22"/>
                    </w:rPr>
                  </w:rPrChange>
                </w:rPr>
                <w:delText>Price level and variation</w:delText>
              </w:r>
            </w:del>
          </w:p>
        </w:tc>
        <w:tc>
          <w:tcPr>
            <w:tcW w:w="986" w:type="dxa"/>
            <w:shd w:val="clear" w:color="auto" w:fill="auto"/>
            <w:noWrap/>
            <w:hideMark/>
          </w:tcPr>
          <w:p w14:paraId="55E1CA1E" w14:textId="5939A5F8"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3258" w:author="tao huang" w:date="2017-09-13T16:18:00Z"/>
                <w:rFonts w:eastAsia="Times New Roman" w:cs="Times New Roman"/>
                <w:color w:val="0D0D0D" w:themeColor="text1" w:themeTint="F2"/>
                <w:sz w:val="22"/>
                <w:rPrChange w:id="13259" w:author="tao huang" w:date="2017-09-17T12:05:00Z">
                  <w:rPr>
                    <w:del w:id="13260" w:author="tao huang" w:date="2017-09-13T16:18:00Z"/>
                    <w:rFonts w:eastAsia="Times New Roman" w:cs="Times New Roman"/>
                    <w:color w:val="000000" w:themeColor="text1"/>
                    <w:sz w:val="22"/>
                  </w:rPr>
                </w:rPrChange>
              </w:rPr>
              <w:pPrChange w:id="13261"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262" w:author="tao huang" w:date="2017-09-13T16:18:00Z">
              <w:r w:rsidRPr="00A60A57" w:rsidDel="00D373D5">
                <w:rPr>
                  <w:rFonts w:eastAsia="Times New Roman" w:cs="Times New Roman"/>
                  <w:color w:val="0D0D0D" w:themeColor="text1" w:themeTint="F2"/>
                  <w:sz w:val="22"/>
                  <w:rPrChange w:id="13263" w:author="tao huang" w:date="2017-09-17T12:05:00Z">
                    <w:rPr>
                      <w:rFonts w:eastAsia="Times New Roman" w:cs="Times New Roman"/>
                      <w:color w:val="000000" w:themeColor="text1"/>
                      <w:sz w:val="22"/>
                    </w:rPr>
                  </w:rPrChange>
                </w:rPr>
                <w:delText>-0.001</w:delText>
              </w:r>
            </w:del>
          </w:p>
        </w:tc>
        <w:tc>
          <w:tcPr>
            <w:tcW w:w="998" w:type="dxa"/>
            <w:tcBorders>
              <w:right w:val="single" w:sz="4" w:space="0" w:color="auto"/>
            </w:tcBorders>
            <w:shd w:val="clear" w:color="auto" w:fill="auto"/>
            <w:noWrap/>
            <w:hideMark/>
          </w:tcPr>
          <w:p w14:paraId="5213C8AC" w14:textId="13A1020C"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3264" w:author="tao huang" w:date="2017-09-13T16:18:00Z"/>
                <w:rFonts w:eastAsia="Times New Roman" w:cs="Times New Roman"/>
                <w:color w:val="0D0D0D" w:themeColor="text1" w:themeTint="F2"/>
                <w:sz w:val="22"/>
                <w:rPrChange w:id="13265" w:author="tao huang" w:date="2017-09-17T12:05:00Z">
                  <w:rPr>
                    <w:del w:id="13266" w:author="tao huang" w:date="2017-09-13T16:18:00Z"/>
                    <w:rFonts w:eastAsia="Times New Roman" w:cs="Times New Roman"/>
                    <w:color w:val="000000" w:themeColor="text1"/>
                    <w:sz w:val="22"/>
                  </w:rPr>
                </w:rPrChange>
              </w:rPr>
              <w:pPrChange w:id="13267"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268" w:author="tao huang" w:date="2017-09-13T16:18:00Z">
              <w:r w:rsidRPr="00A60A57" w:rsidDel="00D373D5">
                <w:rPr>
                  <w:rFonts w:eastAsia="Times New Roman" w:cs="Times New Roman"/>
                  <w:color w:val="0D0D0D" w:themeColor="text1" w:themeTint="F2"/>
                  <w:sz w:val="22"/>
                  <w:rPrChange w:id="13269" w:author="tao huang" w:date="2017-09-17T12:05:00Z">
                    <w:rPr>
                      <w:rFonts w:eastAsia="Times New Roman" w:cs="Times New Roman"/>
                      <w:color w:val="000000" w:themeColor="text1"/>
                      <w:sz w:val="22"/>
                    </w:rPr>
                  </w:rPrChange>
                </w:rPr>
                <w:delText>0.370</w:delText>
              </w:r>
            </w:del>
          </w:p>
        </w:tc>
        <w:tc>
          <w:tcPr>
            <w:tcW w:w="986" w:type="dxa"/>
            <w:tcBorders>
              <w:left w:val="single" w:sz="4" w:space="0" w:color="auto"/>
            </w:tcBorders>
            <w:shd w:val="clear" w:color="auto" w:fill="auto"/>
            <w:noWrap/>
            <w:hideMark/>
          </w:tcPr>
          <w:p w14:paraId="5C065E47" w14:textId="22D84FDE"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3270" w:author="tao huang" w:date="2017-09-13T16:18:00Z"/>
                <w:rFonts w:eastAsia="Times New Roman" w:cs="Times New Roman"/>
                <w:color w:val="0D0D0D" w:themeColor="text1" w:themeTint="F2"/>
                <w:sz w:val="22"/>
                <w:rPrChange w:id="13271" w:author="tao huang" w:date="2017-09-17T12:05:00Z">
                  <w:rPr>
                    <w:del w:id="13272" w:author="tao huang" w:date="2017-09-13T16:18:00Z"/>
                    <w:rFonts w:eastAsia="Times New Roman" w:cs="Times New Roman"/>
                    <w:color w:val="000000" w:themeColor="text1"/>
                    <w:sz w:val="22"/>
                  </w:rPr>
                </w:rPrChange>
              </w:rPr>
              <w:pPrChange w:id="13273"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274" w:author="tao huang" w:date="2017-09-13T16:18:00Z">
              <w:r w:rsidRPr="00A60A57" w:rsidDel="00D373D5">
                <w:rPr>
                  <w:rFonts w:eastAsia="Times New Roman" w:cs="Times New Roman"/>
                  <w:color w:val="0D0D0D" w:themeColor="text1" w:themeTint="F2"/>
                  <w:sz w:val="22"/>
                  <w:rPrChange w:id="13275" w:author="tao huang" w:date="2017-09-17T12:05:00Z">
                    <w:rPr>
                      <w:rFonts w:eastAsia="Times New Roman" w:cs="Times New Roman"/>
                      <w:color w:val="000000" w:themeColor="text1"/>
                      <w:sz w:val="22"/>
                    </w:rPr>
                  </w:rPrChange>
                </w:rPr>
                <w:delText>-0.003</w:delText>
              </w:r>
            </w:del>
          </w:p>
        </w:tc>
        <w:tc>
          <w:tcPr>
            <w:tcW w:w="999" w:type="dxa"/>
            <w:tcBorders>
              <w:right w:val="single" w:sz="4" w:space="0" w:color="auto"/>
            </w:tcBorders>
            <w:shd w:val="clear" w:color="auto" w:fill="auto"/>
            <w:noWrap/>
            <w:hideMark/>
          </w:tcPr>
          <w:p w14:paraId="7B5BA3EE" w14:textId="5F7CB264"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3276" w:author="tao huang" w:date="2017-09-13T16:18:00Z"/>
                <w:rFonts w:eastAsia="Times New Roman" w:cs="Times New Roman"/>
                <w:color w:val="0D0D0D" w:themeColor="text1" w:themeTint="F2"/>
                <w:sz w:val="22"/>
                <w:rPrChange w:id="13277" w:author="tao huang" w:date="2017-09-17T12:05:00Z">
                  <w:rPr>
                    <w:del w:id="13278" w:author="tao huang" w:date="2017-09-13T16:18:00Z"/>
                    <w:rFonts w:eastAsia="Times New Roman" w:cs="Times New Roman"/>
                    <w:color w:val="000000" w:themeColor="text1"/>
                    <w:sz w:val="22"/>
                  </w:rPr>
                </w:rPrChange>
              </w:rPr>
              <w:pPrChange w:id="13279"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280" w:author="tao huang" w:date="2017-09-13T16:18:00Z">
              <w:r w:rsidRPr="00A60A57" w:rsidDel="00D373D5">
                <w:rPr>
                  <w:rFonts w:eastAsia="Times New Roman" w:cs="Times New Roman"/>
                  <w:color w:val="0D0D0D" w:themeColor="text1" w:themeTint="F2"/>
                  <w:sz w:val="22"/>
                  <w:rPrChange w:id="13281" w:author="tao huang" w:date="2017-09-17T12:05:00Z">
                    <w:rPr>
                      <w:rFonts w:eastAsia="Times New Roman" w:cs="Times New Roman"/>
                      <w:color w:val="000000" w:themeColor="text1"/>
                      <w:sz w:val="22"/>
                    </w:rPr>
                  </w:rPrChange>
                </w:rPr>
                <w:delText>0.066</w:delText>
              </w:r>
            </w:del>
          </w:p>
        </w:tc>
        <w:tc>
          <w:tcPr>
            <w:tcW w:w="986" w:type="dxa"/>
            <w:tcBorders>
              <w:left w:val="single" w:sz="4" w:space="0" w:color="auto"/>
            </w:tcBorders>
            <w:shd w:val="clear" w:color="auto" w:fill="auto"/>
            <w:noWrap/>
            <w:hideMark/>
          </w:tcPr>
          <w:p w14:paraId="05ACCF03" w14:textId="4DD48FC0"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3282" w:author="tao huang" w:date="2017-09-13T16:18:00Z"/>
                <w:rFonts w:eastAsia="Times New Roman" w:cs="Times New Roman"/>
                <w:color w:val="0D0D0D" w:themeColor="text1" w:themeTint="F2"/>
                <w:sz w:val="22"/>
                <w:rPrChange w:id="13283" w:author="tao huang" w:date="2017-09-17T12:05:00Z">
                  <w:rPr>
                    <w:del w:id="13284" w:author="tao huang" w:date="2017-09-13T16:18:00Z"/>
                    <w:rFonts w:eastAsia="Times New Roman" w:cs="Times New Roman"/>
                    <w:color w:val="000000" w:themeColor="text1"/>
                    <w:sz w:val="22"/>
                  </w:rPr>
                </w:rPrChange>
              </w:rPr>
              <w:pPrChange w:id="13285"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286" w:author="tao huang" w:date="2017-09-13T16:18:00Z">
              <w:r w:rsidRPr="00A60A57" w:rsidDel="00D373D5">
                <w:rPr>
                  <w:rFonts w:eastAsia="Times New Roman" w:cs="Times New Roman"/>
                  <w:color w:val="0D0D0D" w:themeColor="text1" w:themeTint="F2"/>
                  <w:sz w:val="22"/>
                  <w:rPrChange w:id="13287" w:author="tao huang" w:date="2017-09-17T12:05:00Z">
                    <w:rPr>
                      <w:rFonts w:eastAsia="Times New Roman" w:cs="Times New Roman"/>
                      <w:color w:val="000000" w:themeColor="text1"/>
                      <w:sz w:val="22"/>
                    </w:rPr>
                  </w:rPrChange>
                </w:rPr>
                <w:delText>-0.001</w:delText>
              </w:r>
            </w:del>
          </w:p>
        </w:tc>
        <w:tc>
          <w:tcPr>
            <w:tcW w:w="1140" w:type="dxa"/>
            <w:tcBorders>
              <w:right w:val="single" w:sz="4" w:space="0" w:color="auto"/>
            </w:tcBorders>
            <w:shd w:val="clear" w:color="auto" w:fill="auto"/>
            <w:noWrap/>
            <w:hideMark/>
          </w:tcPr>
          <w:p w14:paraId="518E48C8" w14:textId="6E9BA864"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3288" w:author="tao huang" w:date="2017-09-13T16:18:00Z"/>
                <w:rFonts w:eastAsia="Times New Roman" w:cs="Times New Roman"/>
                <w:color w:val="0D0D0D" w:themeColor="text1" w:themeTint="F2"/>
                <w:sz w:val="22"/>
                <w:rPrChange w:id="13289" w:author="tao huang" w:date="2017-09-17T12:05:00Z">
                  <w:rPr>
                    <w:del w:id="13290" w:author="tao huang" w:date="2017-09-13T16:18:00Z"/>
                    <w:rFonts w:eastAsia="Times New Roman" w:cs="Times New Roman"/>
                    <w:color w:val="000000" w:themeColor="text1"/>
                    <w:sz w:val="22"/>
                  </w:rPr>
                </w:rPrChange>
              </w:rPr>
              <w:pPrChange w:id="13291"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292" w:author="tao huang" w:date="2017-09-13T16:18:00Z">
              <w:r w:rsidRPr="00A60A57" w:rsidDel="00D373D5">
                <w:rPr>
                  <w:rFonts w:eastAsia="Times New Roman" w:cs="Times New Roman"/>
                  <w:color w:val="0D0D0D" w:themeColor="text1" w:themeTint="F2"/>
                  <w:sz w:val="22"/>
                  <w:rPrChange w:id="13293" w:author="tao huang" w:date="2017-09-17T12:05:00Z">
                    <w:rPr>
                      <w:rFonts w:eastAsia="Times New Roman" w:cs="Times New Roman"/>
                      <w:color w:val="000000" w:themeColor="text1"/>
                      <w:sz w:val="22"/>
                    </w:rPr>
                  </w:rPrChange>
                </w:rPr>
                <w:delText>0.795</w:delText>
              </w:r>
            </w:del>
          </w:p>
        </w:tc>
        <w:tc>
          <w:tcPr>
            <w:tcW w:w="986" w:type="dxa"/>
            <w:tcBorders>
              <w:left w:val="single" w:sz="4" w:space="0" w:color="auto"/>
            </w:tcBorders>
            <w:shd w:val="clear" w:color="auto" w:fill="auto"/>
            <w:noWrap/>
            <w:hideMark/>
          </w:tcPr>
          <w:p w14:paraId="5A8AFE51" w14:textId="6497F6E4"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3294" w:author="tao huang" w:date="2017-09-13T16:18:00Z"/>
                <w:rFonts w:eastAsia="Times New Roman" w:cs="Times New Roman"/>
                <w:color w:val="0D0D0D" w:themeColor="text1" w:themeTint="F2"/>
                <w:sz w:val="22"/>
                <w:rPrChange w:id="13295" w:author="tao huang" w:date="2017-09-17T12:05:00Z">
                  <w:rPr>
                    <w:del w:id="13296" w:author="tao huang" w:date="2017-09-13T16:18:00Z"/>
                    <w:rFonts w:eastAsia="Times New Roman" w:cs="Times New Roman"/>
                    <w:color w:val="000000" w:themeColor="text1"/>
                    <w:sz w:val="22"/>
                  </w:rPr>
                </w:rPrChange>
              </w:rPr>
              <w:pPrChange w:id="13297"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298" w:author="tao huang" w:date="2017-09-13T16:18:00Z">
              <w:r w:rsidRPr="00A60A57" w:rsidDel="00D373D5">
                <w:rPr>
                  <w:rFonts w:eastAsia="Times New Roman" w:cs="Times New Roman"/>
                  <w:color w:val="0D0D0D" w:themeColor="text1" w:themeTint="F2"/>
                  <w:sz w:val="22"/>
                  <w:rPrChange w:id="13299" w:author="tao huang" w:date="2017-09-17T12:05:00Z">
                    <w:rPr>
                      <w:rFonts w:eastAsia="Times New Roman" w:cs="Times New Roman"/>
                      <w:color w:val="000000" w:themeColor="text1"/>
                      <w:sz w:val="22"/>
                    </w:rPr>
                  </w:rPrChange>
                </w:rPr>
                <w:delText>-0.003</w:delText>
              </w:r>
            </w:del>
          </w:p>
        </w:tc>
        <w:tc>
          <w:tcPr>
            <w:tcW w:w="999" w:type="dxa"/>
            <w:shd w:val="clear" w:color="auto" w:fill="auto"/>
            <w:noWrap/>
            <w:hideMark/>
          </w:tcPr>
          <w:p w14:paraId="214B4537" w14:textId="34E77EB1"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3300" w:author="tao huang" w:date="2017-09-13T16:18:00Z"/>
                <w:rFonts w:eastAsia="Times New Roman" w:cs="Times New Roman"/>
                <w:color w:val="0D0D0D" w:themeColor="text1" w:themeTint="F2"/>
                <w:sz w:val="22"/>
                <w:rPrChange w:id="13301" w:author="tao huang" w:date="2017-09-17T12:05:00Z">
                  <w:rPr>
                    <w:del w:id="13302" w:author="tao huang" w:date="2017-09-13T16:18:00Z"/>
                    <w:rFonts w:eastAsia="Times New Roman" w:cs="Times New Roman"/>
                    <w:color w:val="000000" w:themeColor="text1"/>
                    <w:sz w:val="22"/>
                  </w:rPr>
                </w:rPrChange>
              </w:rPr>
              <w:pPrChange w:id="13303"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304" w:author="tao huang" w:date="2017-09-13T16:18:00Z">
              <w:r w:rsidRPr="00A60A57" w:rsidDel="00D373D5">
                <w:rPr>
                  <w:rFonts w:eastAsia="Times New Roman" w:cs="Times New Roman"/>
                  <w:color w:val="0D0D0D" w:themeColor="text1" w:themeTint="F2"/>
                  <w:sz w:val="22"/>
                  <w:rPrChange w:id="13305" w:author="tao huang" w:date="2017-09-17T12:05:00Z">
                    <w:rPr>
                      <w:rFonts w:eastAsia="Times New Roman" w:cs="Times New Roman"/>
                      <w:color w:val="000000" w:themeColor="text1"/>
                      <w:sz w:val="22"/>
                    </w:rPr>
                  </w:rPrChange>
                </w:rPr>
                <w:delText>0.367</w:delText>
              </w:r>
            </w:del>
          </w:p>
        </w:tc>
      </w:tr>
      <w:tr w:rsidR="000A3EF8" w:rsidRPr="00A60A57" w:rsidDel="00D373D5" w14:paraId="6B376430" w14:textId="31F2CD9E" w:rsidTr="00920256">
        <w:trPr>
          <w:trHeight w:val="20"/>
          <w:jc w:val="center"/>
          <w:del w:id="13306" w:author="tao huang" w:date="2017-09-13T16:18: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4178526C" w14:textId="42CCF73E" w:rsidR="000A3EF8" w:rsidRPr="00A60A57" w:rsidDel="00D373D5" w:rsidRDefault="000A3EF8">
            <w:pPr>
              <w:rPr>
                <w:del w:id="13307" w:author="tao huang" w:date="2017-09-13T16:18:00Z"/>
                <w:rFonts w:eastAsia="Times New Roman" w:cs="Times New Roman"/>
                <w:b w:val="0"/>
                <w:i/>
                <w:color w:val="0D0D0D" w:themeColor="text1" w:themeTint="F2"/>
                <w:sz w:val="22"/>
                <w:rPrChange w:id="13308" w:author="tao huang" w:date="2017-09-17T12:05:00Z">
                  <w:rPr>
                    <w:del w:id="13309" w:author="tao huang" w:date="2017-09-13T16:18:00Z"/>
                    <w:rFonts w:eastAsia="Times New Roman" w:cs="Times New Roman"/>
                    <w:b w:val="0"/>
                    <w:i/>
                    <w:color w:val="000000" w:themeColor="text1"/>
                    <w:sz w:val="22"/>
                  </w:rPr>
                </w:rPrChange>
              </w:rPr>
              <w:pPrChange w:id="13310" w:author="tao huang" w:date="2017-09-16T12:50:00Z">
                <w:pPr>
                  <w:spacing w:after="0" w:line="240" w:lineRule="auto"/>
                </w:pPr>
              </w:pPrChange>
            </w:pPr>
            <w:del w:id="13311" w:author="tao huang" w:date="2017-09-13T16:18:00Z">
              <w:r w:rsidRPr="00A60A57" w:rsidDel="00D373D5">
                <w:rPr>
                  <w:rFonts w:eastAsia="Times New Roman" w:cs="Times New Roman"/>
                  <w:i/>
                  <w:color w:val="0D0D0D" w:themeColor="text1" w:themeTint="F2"/>
                  <w:sz w:val="22"/>
                  <w:rPrChange w:id="13312" w:author="tao huang" w:date="2017-09-17T12:05:00Z">
                    <w:rPr>
                      <w:rFonts w:eastAsia="Times New Roman" w:cs="Times New Roman"/>
                      <w:i/>
                      <w:color w:val="000000" w:themeColor="text1"/>
                      <w:sz w:val="22"/>
                    </w:rPr>
                  </w:rPrChange>
                </w:rPr>
                <w:delText>Randomness and growth</w:delText>
              </w:r>
            </w:del>
          </w:p>
        </w:tc>
        <w:tc>
          <w:tcPr>
            <w:tcW w:w="986" w:type="dxa"/>
            <w:shd w:val="clear" w:color="auto" w:fill="auto"/>
            <w:noWrap/>
            <w:hideMark/>
          </w:tcPr>
          <w:p w14:paraId="3FFED133" w14:textId="4C35ECC6"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3313" w:author="tao huang" w:date="2017-09-13T16:18:00Z"/>
                <w:rFonts w:eastAsia="Times New Roman" w:cs="Times New Roman"/>
                <w:b/>
                <w:bCs/>
                <w:color w:val="0D0D0D" w:themeColor="text1" w:themeTint="F2"/>
                <w:sz w:val="22"/>
                <w:rPrChange w:id="13314" w:author="tao huang" w:date="2017-09-17T12:05:00Z">
                  <w:rPr>
                    <w:del w:id="13315" w:author="tao huang" w:date="2017-09-13T16:18:00Z"/>
                    <w:rFonts w:eastAsia="Times New Roman" w:cs="Times New Roman"/>
                    <w:b/>
                    <w:bCs/>
                    <w:color w:val="000000" w:themeColor="text1"/>
                    <w:sz w:val="22"/>
                  </w:rPr>
                </w:rPrChange>
              </w:rPr>
              <w:pPrChange w:id="13316"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317" w:author="tao huang" w:date="2017-09-13T16:18:00Z">
              <w:r w:rsidRPr="00A60A57" w:rsidDel="00D373D5">
                <w:rPr>
                  <w:rFonts w:eastAsia="Times New Roman" w:cs="Times New Roman"/>
                  <w:b/>
                  <w:bCs/>
                  <w:color w:val="0D0D0D" w:themeColor="text1" w:themeTint="F2"/>
                  <w:sz w:val="22"/>
                  <w:rPrChange w:id="13318" w:author="tao huang" w:date="2017-09-17T12:05:00Z">
                    <w:rPr>
                      <w:rFonts w:eastAsia="Times New Roman" w:cs="Times New Roman"/>
                      <w:b/>
                      <w:bCs/>
                      <w:color w:val="000000" w:themeColor="text1"/>
                      <w:sz w:val="22"/>
                    </w:rPr>
                  </w:rPrChange>
                </w:rPr>
                <w:delText>0.003</w:delText>
              </w:r>
            </w:del>
          </w:p>
        </w:tc>
        <w:tc>
          <w:tcPr>
            <w:tcW w:w="998" w:type="dxa"/>
            <w:tcBorders>
              <w:right w:val="single" w:sz="4" w:space="0" w:color="auto"/>
            </w:tcBorders>
            <w:shd w:val="clear" w:color="auto" w:fill="auto"/>
            <w:noWrap/>
            <w:hideMark/>
          </w:tcPr>
          <w:p w14:paraId="2DAC74CF" w14:textId="4BC94D4F"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3319" w:author="tao huang" w:date="2017-09-13T16:18:00Z"/>
                <w:rFonts w:eastAsia="Times New Roman" w:cs="Times New Roman"/>
                <w:b/>
                <w:bCs/>
                <w:color w:val="0D0D0D" w:themeColor="text1" w:themeTint="F2"/>
                <w:sz w:val="22"/>
                <w:rPrChange w:id="13320" w:author="tao huang" w:date="2017-09-17T12:05:00Z">
                  <w:rPr>
                    <w:del w:id="13321" w:author="tao huang" w:date="2017-09-13T16:18:00Z"/>
                    <w:rFonts w:eastAsia="Times New Roman" w:cs="Times New Roman"/>
                    <w:b/>
                    <w:bCs/>
                    <w:color w:val="000000" w:themeColor="text1"/>
                    <w:sz w:val="22"/>
                  </w:rPr>
                </w:rPrChange>
              </w:rPr>
              <w:pPrChange w:id="13322"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323" w:author="tao huang" w:date="2017-09-13T16:18:00Z">
              <w:r w:rsidRPr="00A60A57" w:rsidDel="00D373D5">
                <w:rPr>
                  <w:rFonts w:eastAsia="Times New Roman" w:cs="Times New Roman"/>
                  <w:b/>
                  <w:bCs/>
                  <w:color w:val="0D0D0D" w:themeColor="text1" w:themeTint="F2"/>
                  <w:sz w:val="22"/>
                  <w:rPrChange w:id="13324" w:author="tao huang" w:date="2017-09-17T12:05:00Z">
                    <w:rPr>
                      <w:rFonts w:eastAsia="Times New Roman" w:cs="Times New Roman"/>
                      <w:b/>
                      <w:bCs/>
                      <w:color w:val="000000" w:themeColor="text1"/>
                      <w:sz w:val="22"/>
                    </w:rPr>
                  </w:rPrChange>
                </w:rPr>
                <w:delText>0.001</w:delText>
              </w:r>
            </w:del>
          </w:p>
        </w:tc>
        <w:tc>
          <w:tcPr>
            <w:tcW w:w="986" w:type="dxa"/>
            <w:tcBorders>
              <w:left w:val="single" w:sz="4" w:space="0" w:color="auto"/>
            </w:tcBorders>
            <w:shd w:val="clear" w:color="auto" w:fill="auto"/>
            <w:noWrap/>
            <w:hideMark/>
          </w:tcPr>
          <w:p w14:paraId="4C09F686" w14:textId="04A7A053"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3325" w:author="tao huang" w:date="2017-09-13T16:18:00Z"/>
                <w:rFonts w:eastAsia="Times New Roman" w:cs="Times New Roman"/>
                <w:b/>
                <w:bCs/>
                <w:color w:val="0D0D0D" w:themeColor="text1" w:themeTint="F2"/>
                <w:sz w:val="22"/>
                <w:rPrChange w:id="13326" w:author="tao huang" w:date="2017-09-17T12:05:00Z">
                  <w:rPr>
                    <w:del w:id="13327" w:author="tao huang" w:date="2017-09-13T16:18:00Z"/>
                    <w:rFonts w:eastAsia="Times New Roman" w:cs="Times New Roman"/>
                    <w:b/>
                    <w:bCs/>
                    <w:color w:val="000000" w:themeColor="text1"/>
                    <w:sz w:val="22"/>
                  </w:rPr>
                </w:rPrChange>
              </w:rPr>
              <w:pPrChange w:id="13328"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329" w:author="tao huang" w:date="2017-09-13T16:18:00Z">
              <w:r w:rsidRPr="00A60A57" w:rsidDel="00D373D5">
                <w:rPr>
                  <w:rFonts w:eastAsia="Times New Roman" w:cs="Times New Roman"/>
                  <w:b/>
                  <w:bCs/>
                  <w:color w:val="0D0D0D" w:themeColor="text1" w:themeTint="F2"/>
                  <w:sz w:val="22"/>
                  <w:rPrChange w:id="13330" w:author="tao huang" w:date="2017-09-17T12:05:00Z">
                    <w:rPr>
                      <w:rFonts w:eastAsia="Times New Roman" w:cs="Times New Roman"/>
                      <w:b/>
                      <w:bCs/>
                      <w:color w:val="000000" w:themeColor="text1"/>
                      <w:sz w:val="22"/>
                    </w:rPr>
                  </w:rPrChange>
                </w:rPr>
                <w:delText>0.004</w:delText>
              </w:r>
            </w:del>
          </w:p>
        </w:tc>
        <w:tc>
          <w:tcPr>
            <w:tcW w:w="999" w:type="dxa"/>
            <w:tcBorders>
              <w:right w:val="single" w:sz="4" w:space="0" w:color="auto"/>
            </w:tcBorders>
            <w:shd w:val="clear" w:color="auto" w:fill="auto"/>
            <w:noWrap/>
            <w:hideMark/>
          </w:tcPr>
          <w:p w14:paraId="35435DE7" w14:textId="2DBE54B7"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3331" w:author="tao huang" w:date="2017-09-13T16:18:00Z"/>
                <w:rFonts w:eastAsia="Times New Roman" w:cs="Times New Roman"/>
                <w:b/>
                <w:bCs/>
                <w:color w:val="0D0D0D" w:themeColor="text1" w:themeTint="F2"/>
                <w:sz w:val="22"/>
                <w:rPrChange w:id="13332" w:author="tao huang" w:date="2017-09-17T12:05:00Z">
                  <w:rPr>
                    <w:del w:id="13333" w:author="tao huang" w:date="2017-09-13T16:18:00Z"/>
                    <w:rFonts w:eastAsia="Times New Roman" w:cs="Times New Roman"/>
                    <w:b/>
                    <w:bCs/>
                    <w:color w:val="000000" w:themeColor="text1"/>
                    <w:sz w:val="22"/>
                  </w:rPr>
                </w:rPrChange>
              </w:rPr>
              <w:pPrChange w:id="13334"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335" w:author="tao huang" w:date="2017-09-13T16:18:00Z">
              <w:r w:rsidRPr="00A60A57" w:rsidDel="00D373D5">
                <w:rPr>
                  <w:rFonts w:eastAsia="Times New Roman" w:cs="Times New Roman"/>
                  <w:b/>
                  <w:bCs/>
                  <w:color w:val="0D0D0D" w:themeColor="text1" w:themeTint="F2"/>
                  <w:sz w:val="22"/>
                  <w:rPrChange w:id="13336" w:author="tao huang" w:date="2017-09-17T12:05:00Z">
                    <w:rPr>
                      <w:rFonts w:eastAsia="Times New Roman" w:cs="Times New Roman"/>
                      <w:b/>
                      <w:bCs/>
                      <w:color w:val="000000" w:themeColor="text1"/>
                      <w:sz w:val="22"/>
                    </w:rPr>
                  </w:rPrChange>
                </w:rPr>
                <w:delText>0.000</w:delText>
              </w:r>
            </w:del>
          </w:p>
        </w:tc>
        <w:tc>
          <w:tcPr>
            <w:tcW w:w="986" w:type="dxa"/>
            <w:tcBorders>
              <w:left w:val="single" w:sz="4" w:space="0" w:color="auto"/>
            </w:tcBorders>
            <w:shd w:val="clear" w:color="auto" w:fill="auto"/>
            <w:noWrap/>
            <w:hideMark/>
          </w:tcPr>
          <w:p w14:paraId="74763DFB" w14:textId="79C4ABAC"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3337" w:author="tao huang" w:date="2017-09-13T16:18:00Z"/>
                <w:rFonts w:eastAsia="Times New Roman" w:cs="Times New Roman"/>
                <w:color w:val="0D0D0D" w:themeColor="text1" w:themeTint="F2"/>
                <w:sz w:val="22"/>
                <w:rPrChange w:id="13338" w:author="tao huang" w:date="2017-09-17T12:05:00Z">
                  <w:rPr>
                    <w:del w:id="13339" w:author="tao huang" w:date="2017-09-13T16:18:00Z"/>
                    <w:rFonts w:eastAsia="Times New Roman" w:cs="Times New Roman"/>
                    <w:color w:val="000000" w:themeColor="text1"/>
                    <w:sz w:val="22"/>
                  </w:rPr>
                </w:rPrChange>
              </w:rPr>
              <w:pPrChange w:id="13340"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341" w:author="tao huang" w:date="2017-09-13T16:18:00Z">
              <w:r w:rsidRPr="00A60A57" w:rsidDel="00D373D5">
                <w:rPr>
                  <w:rFonts w:eastAsia="Times New Roman" w:cs="Times New Roman"/>
                  <w:color w:val="0D0D0D" w:themeColor="text1" w:themeTint="F2"/>
                  <w:sz w:val="22"/>
                  <w:rPrChange w:id="13342" w:author="tao huang" w:date="2017-09-17T12:05:00Z">
                    <w:rPr>
                      <w:rFonts w:eastAsia="Times New Roman" w:cs="Times New Roman"/>
                      <w:color w:val="000000" w:themeColor="text1"/>
                      <w:sz w:val="22"/>
                    </w:rPr>
                  </w:rPrChange>
                </w:rPr>
                <w:delText>0.004</w:delText>
              </w:r>
            </w:del>
          </w:p>
        </w:tc>
        <w:tc>
          <w:tcPr>
            <w:tcW w:w="1140" w:type="dxa"/>
            <w:tcBorders>
              <w:right w:val="single" w:sz="4" w:space="0" w:color="auto"/>
            </w:tcBorders>
            <w:shd w:val="clear" w:color="auto" w:fill="auto"/>
            <w:noWrap/>
            <w:hideMark/>
          </w:tcPr>
          <w:p w14:paraId="7734C8EE" w14:textId="08FAD25C"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3343" w:author="tao huang" w:date="2017-09-13T16:18:00Z"/>
                <w:rFonts w:eastAsia="Times New Roman" w:cs="Times New Roman"/>
                <w:color w:val="0D0D0D" w:themeColor="text1" w:themeTint="F2"/>
                <w:sz w:val="22"/>
                <w:rPrChange w:id="13344" w:author="tao huang" w:date="2017-09-17T12:05:00Z">
                  <w:rPr>
                    <w:del w:id="13345" w:author="tao huang" w:date="2017-09-13T16:18:00Z"/>
                    <w:rFonts w:eastAsia="Times New Roman" w:cs="Times New Roman"/>
                    <w:color w:val="000000" w:themeColor="text1"/>
                    <w:sz w:val="22"/>
                  </w:rPr>
                </w:rPrChange>
              </w:rPr>
              <w:pPrChange w:id="13346"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347" w:author="tao huang" w:date="2017-09-13T16:18:00Z">
              <w:r w:rsidRPr="00A60A57" w:rsidDel="00D373D5">
                <w:rPr>
                  <w:rFonts w:eastAsia="Times New Roman" w:cs="Times New Roman"/>
                  <w:color w:val="0D0D0D" w:themeColor="text1" w:themeTint="F2"/>
                  <w:sz w:val="22"/>
                  <w:rPrChange w:id="13348" w:author="tao huang" w:date="2017-09-17T12:05:00Z">
                    <w:rPr>
                      <w:rFonts w:eastAsia="Times New Roman" w:cs="Times New Roman"/>
                      <w:color w:val="000000" w:themeColor="text1"/>
                      <w:sz w:val="22"/>
                    </w:rPr>
                  </w:rPrChange>
                </w:rPr>
                <w:delText>0.053</w:delText>
              </w:r>
            </w:del>
          </w:p>
        </w:tc>
        <w:tc>
          <w:tcPr>
            <w:tcW w:w="986" w:type="dxa"/>
            <w:tcBorders>
              <w:left w:val="single" w:sz="4" w:space="0" w:color="auto"/>
            </w:tcBorders>
            <w:shd w:val="clear" w:color="auto" w:fill="auto"/>
            <w:noWrap/>
            <w:hideMark/>
          </w:tcPr>
          <w:p w14:paraId="3F0D5151" w14:textId="1964C40E"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3349" w:author="tao huang" w:date="2017-09-13T16:18:00Z"/>
                <w:rFonts w:eastAsia="Times New Roman" w:cs="Times New Roman"/>
                <w:color w:val="0D0D0D" w:themeColor="text1" w:themeTint="F2"/>
                <w:sz w:val="22"/>
                <w:rPrChange w:id="13350" w:author="tao huang" w:date="2017-09-17T12:05:00Z">
                  <w:rPr>
                    <w:del w:id="13351" w:author="tao huang" w:date="2017-09-13T16:18:00Z"/>
                    <w:rFonts w:eastAsia="Times New Roman" w:cs="Times New Roman"/>
                    <w:color w:val="000000" w:themeColor="text1"/>
                    <w:sz w:val="22"/>
                  </w:rPr>
                </w:rPrChange>
              </w:rPr>
              <w:pPrChange w:id="13352"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353" w:author="tao huang" w:date="2017-09-13T16:18:00Z">
              <w:r w:rsidRPr="00A60A57" w:rsidDel="00D373D5">
                <w:rPr>
                  <w:rFonts w:eastAsia="Times New Roman" w:cs="Times New Roman"/>
                  <w:color w:val="0D0D0D" w:themeColor="text1" w:themeTint="F2"/>
                  <w:sz w:val="22"/>
                  <w:rPrChange w:id="13354" w:author="tao huang" w:date="2017-09-17T12:05:00Z">
                    <w:rPr>
                      <w:rFonts w:eastAsia="Times New Roman" w:cs="Times New Roman"/>
                      <w:color w:val="000000" w:themeColor="text1"/>
                      <w:sz w:val="22"/>
                    </w:rPr>
                  </w:rPrChange>
                </w:rPr>
                <w:delText>0.005</w:delText>
              </w:r>
            </w:del>
          </w:p>
        </w:tc>
        <w:tc>
          <w:tcPr>
            <w:tcW w:w="999" w:type="dxa"/>
            <w:shd w:val="clear" w:color="auto" w:fill="auto"/>
            <w:noWrap/>
            <w:hideMark/>
          </w:tcPr>
          <w:p w14:paraId="7CF557D4" w14:textId="49C1FC24"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3355" w:author="tao huang" w:date="2017-09-13T16:18:00Z"/>
                <w:rFonts w:eastAsia="Times New Roman" w:cs="Times New Roman"/>
                <w:color w:val="0D0D0D" w:themeColor="text1" w:themeTint="F2"/>
                <w:sz w:val="22"/>
                <w:rPrChange w:id="13356" w:author="tao huang" w:date="2017-09-17T12:05:00Z">
                  <w:rPr>
                    <w:del w:id="13357" w:author="tao huang" w:date="2017-09-13T16:18:00Z"/>
                    <w:rFonts w:eastAsia="Times New Roman" w:cs="Times New Roman"/>
                    <w:color w:val="000000" w:themeColor="text1"/>
                    <w:sz w:val="22"/>
                  </w:rPr>
                </w:rPrChange>
              </w:rPr>
              <w:pPrChange w:id="13358"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3359" w:author="tao huang" w:date="2017-09-13T16:18:00Z">
              <w:r w:rsidRPr="00A60A57" w:rsidDel="00D373D5">
                <w:rPr>
                  <w:rFonts w:eastAsia="Times New Roman" w:cs="Times New Roman"/>
                  <w:color w:val="0D0D0D" w:themeColor="text1" w:themeTint="F2"/>
                  <w:sz w:val="22"/>
                  <w:rPrChange w:id="13360" w:author="tao huang" w:date="2017-09-17T12:05:00Z">
                    <w:rPr>
                      <w:rFonts w:eastAsia="Times New Roman" w:cs="Times New Roman"/>
                      <w:color w:val="000000" w:themeColor="text1"/>
                      <w:sz w:val="22"/>
                    </w:rPr>
                  </w:rPrChange>
                </w:rPr>
                <w:delText>0.055</w:delText>
              </w:r>
            </w:del>
          </w:p>
        </w:tc>
      </w:tr>
      <w:tr w:rsidR="000A3EF8" w:rsidRPr="00A60A57" w:rsidDel="00D373D5" w14:paraId="45ED3CEE" w14:textId="588157BD" w:rsidTr="00140F4D">
        <w:trPr>
          <w:cnfStyle w:val="000000100000" w:firstRow="0" w:lastRow="0" w:firstColumn="0" w:lastColumn="0" w:oddVBand="0" w:evenVBand="0" w:oddHBand="1" w:evenHBand="0" w:firstRowFirstColumn="0" w:firstRowLastColumn="0" w:lastRowFirstColumn="0" w:lastRowLastColumn="0"/>
          <w:trHeight w:val="80"/>
          <w:jc w:val="center"/>
          <w:del w:id="13361" w:author="tao huang" w:date="2017-09-13T16:18: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470B6F29" w14:textId="4AC6E663" w:rsidR="000A3EF8" w:rsidRPr="00A60A57" w:rsidDel="00D373D5" w:rsidRDefault="000A3EF8">
            <w:pPr>
              <w:rPr>
                <w:del w:id="13362" w:author="tao huang" w:date="2017-09-13T16:18:00Z"/>
                <w:rFonts w:eastAsia="Times New Roman" w:cs="Times New Roman"/>
                <w:b w:val="0"/>
                <w:i/>
                <w:color w:val="0D0D0D" w:themeColor="text1" w:themeTint="F2"/>
                <w:sz w:val="22"/>
                <w:rPrChange w:id="13363" w:author="tao huang" w:date="2017-09-17T12:05:00Z">
                  <w:rPr>
                    <w:del w:id="13364" w:author="tao huang" w:date="2017-09-13T16:18:00Z"/>
                    <w:rFonts w:eastAsia="Times New Roman" w:cs="Times New Roman"/>
                    <w:b w:val="0"/>
                    <w:i/>
                    <w:color w:val="000000" w:themeColor="text1"/>
                    <w:sz w:val="22"/>
                  </w:rPr>
                </w:rPrChange>
              </w:rPr>
              <w:pPrChange w:id="13365" w:author="tao huang" w:date="2017-09-16T12:50:00Z">
                <w:pPr>
                  <w:spacing w:after="0" w:line="240" w:lineRule="auto"/>
                </w:pPr>
              </w:pPrChange>
            </w:pPr>
            <w:del w:id="13366" w:author="tao huang" w:date="2017-09-13T16:18:00Z">
              <w:r w:rsidRPr="00A60A57" w:rsidDel="00D373D5">
                <w:rPr>
                  <w:rFonts w:eastAsia="Times New Roman" w:cs="Times New Roman"/>
                  <w:i/>
                  <w:color w:val="0D0D0D" w:themeColor="text1" w:themeTint="F2"/>
                  <w:sz w:val="22"/>
                  <w:rPrChange w:id="13367" w:author="tao huang" w:date="2017-09-17T12:05:00Z">
                    <w:rPr>
                      <w:rFonts w:eastAsia="Times New Roman" w:cs="Times New Roman"/>
                      <w:i/>
                      <w:color w:val="000000" w:themeColor="text1"/>
                      <w:sz w:val="22"/>
                    </w:rPr>
                  </w:rPrChange>
                </w:rPr>
                <w:delText>Intercept</w:delText>
              </w:r>
            </w:del>
          </w:p>
        </w:tc>
        <w:tc>
          <w:tcPr>
            <w:tcW w:w="986" w:type="dxa"/>
            <w:shd w:val="clear" w:color="auto" w:fill="auto"/>
            <w:noWrap/>
            <w:hideMark/>
          </w:tcPr>
          <w:p w14:paraId="1CB45D20" w14:textId="4B814273"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3368" w:author="tao huang" w:date="2017-09-13T16:18:00Z"/>
                <w:rFonts w:eastAsia="Times New Roman" w:cs="Times New Roman"/>
                <w:color w:val="0D0D0D" w:themeColor="text1" w:themeTint="F2"/>
                <w:sz w:val="22"/>
                <w:rPrChange w:id="13369" w:author="tao huang" w:date="2017-09-17T12:05:00Z">
                  <w:rPr>
                    <w:del w:id="13370" w:author="tao huang" w:date="2017-09-13T16:18:00Z"/>
                    <w:rFonts w:eastAsia="Times New Roman" w:cs="Times New Roman"/>
                    <w:color w:val="000000" w:themeColor="text1"/>
                    <w:sz w:val="22"/>
                  </w:rPr>
                </w:rPrChange>
              </w:rPr>
              <w:pPrChange w:id="13371"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372" w:author="tao huang" w:date="2017-09-13T16:18:00Z">
              <w:r w:rsidRPr="00A60A57" w:rsidDel="00D373D5">
                <w:rPr>
                  <w:rFonts w:eastAsia="Times New Roman" w:cs="Times New Roman"/>
                  <w:color w:val="0D0D0D" w:themeColor="text1" w:themeTint="F2"/>
                  <w:sz w:val="22"/>
                  <w:rPrChange w:id="13373" w:author="tao huang" w:date="2017-09-17T12:05:00Z">
                    <w:rPr>
                      <w:rFonts w:eastAsia="Times New Roman" w:cs="Times New Roman"/>
                      <w:color w:val="000000" w:themeColor="text1"/>
                      <w:sz w:val="22"/>
                    </w:rPr>
                  </w:rPrChange>
                </w:rPr>
                <w:delText>0.015</w:delText>
              </w:r>
            </w:del>
          </w:p>
        </w:tc>
        <w:tc>
          <w:tcPr>
            <w:tcW w:w="998" w:type="dxa"/>
            <w:tcBorders>
              <w:right w:val="single" w:sz="4" w:space="0" w:color="auto"/>
            </w:tcBorders>
            <w:shd w:val="clear" w:color="auto" w:fill="auto"/>
            <w:noWrap/>
            <w:hideMark/>
          </w:tcPr>
          <w:p w14:paraId="4E655750" w14:textId="38DF117E"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3374" w:author="tao huang" w:date="2017-09-13T16:18:00Z"/>
                <w:rFonts w:eastAsia="Times New Roman" w:cs="Times New Roman"/>
                <w:color w:val="0D0D0D" w:themeColor="text1" w:themeTint="F2"/>
                <w:sz w:val="22"/>
                <w:rPrChange w:id="13375" w:author="tao huang" w:date="2017-09-17T12:05:00Z">
                  <w:rPr>
                    <w:del w:id="13376" w:author="tao huang" w:date="2017-09-13T16:18:00Z"/>
                    <w:rFonts w:eastAsia="Times New Roman" w:cs="Times New Roman"/>
                    <w:color w:val="000000" w:themeColor="text1"/>
                    <w:sz w:val="22"/>
                  </w:rPr>
                </w:rPrChange>
              </w:rPr>
              <w:pPrChange w:id="13377"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378" w:author="tao huang" w:date="2017-09-13T16:18:00Z">
              <w:r w:rsidRPr="00A60A57" w:rsidDel="00D373D5">
                <w:rPr>
                  <w:rFonts w:eastAsia="Times New Roman" w:cs="Times New Roman"/>
                  <w:color w:val="0D0D0D" w:themeColor="text1" w:themeTint="F2"/>
                  <w:sz w:val="22"/>
                  <w:rPrChange w:id="13379" w:author="tao huang" w:date="2017-09-17T12:05:00Z">
                    <w:rPr>
                      <w:rFonts w:eastAsia="Times New Roman" w:cs="Times New Roman"/>
                      <w:color w:val="000000" w:themeColor="text1"/>
                      <w:sz w:val="22"/>
                    </w:rPr>
                  </w:rPrChange>
                </w:rPr>
                <w:delText>0.001</w:delText>
              </w:r>
            </w:del>
          </w:p>
        </w:tc>
        <w:tc>
          <w:tcPr>
            <w:tcW w:w="986" w:type="dxa"/>
            <w:tcBorders>
              <w:left w:val="single" w:sz="4" w:space="0" w:color="auto"/>
            </w:tcBorders>
            <w:shd w:val="clear" w:color="auto" w:fill="auto"/>
            <w:noWrap/>
            <w:hideMark/>
          </w:tcPr>
          <w:p w14:paraId="20D364DE" w14:textId="60AECED6"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3380" w:author="tao huang" w:date="2017-09-13T16:18:00Z"/>
                <w:rFonts w:eastAsia="Times New Roman" w:cs="Times New Roman"/>
                <w:color w:val="0D0D0D" w:themeColor="text1" w:themeTint="F2"/>
                <w:sz w:val="22"/>
                <w:rPrChange w:id="13381" w:author="tao huang" w:date="2017-09-17T12:05:00Z">
                  <w:rPr>
                    <w:del w:id="13382" w:author="tao huang" w:date="2017-09-13T16:18:00Z"/>
                    <w:rFonts w:eastAsia="Times New Roman" w:cs="Times New Roman"/>
                    <w:color w:val="000000" w:themeColor="text1"/>
                    <w:sz w:val="22"/>
                  </w:rPr>
                </w:rPrChange>
              </w:rPr>
              <w:pPrChange w:id="13383"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384" w:author="tao huang" w:date="2017-09-13T16:18:00Z">
              <w:r w:rsidRPr="00A60A57" w:rsidDel="00D373D5">
                <w:rPr>
                  <w:rFonts w:eastAsia="Times New Roman" w:cs="Times New Roman"/>
                  <w:color w:val="0D0D0D" w:themeColor="text1" w:themeTint="F2"/>
                  <w:sz w:val="22"/>
                  <w:rPrChange w:id="13385" w:author="tao huang" w:date="2017-09-17T12:05:00Z">
                    <w:rPr>
                      <w:rFonts w:eastAsia="Times New Roman" w:cs="Times New Roman"/>
                      <w:color w:val="000000" w:themeColor="text1"/>
                      <w:sz w:val="22"/>
                    </w:rPr>
                  </w:rPrChange>
                </w:rPr>
                <w:delText>0.016</w:delText>
              </w:r>
            </w:del>
          </w:p>
        </w:tc>
        <w:tc>
          <w:tcPr>
            <w:tcW w:w="999" w:type="dxa"/>
            <w:tcBorders>
              <w:right w:val="single" w:sz="4" w:space="0" w:color="auto"/>
            </w:tcBorders>
            <w:shd w:val="clear" w:color="auto" w:fill="auto"/>
            <w:noWrap/>
            <w:hideMark/>
          </w:tcPr>
          <w:p w14:paraId="68D15317" w14:textId="2D41CD32"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3386" w:author="tao huang" w:date="2017-09-13T16:18:00Z"/>
                <w:rFonts w:eastAsia="Times New Roman" w:cs="Times New Roman"/>
                <w:color w:val="0D0D0D" w:themeColor="text1" w:themeTint="F2"/>
                <w:sz w:val="22"/>
                <w:rPrChange w:id="13387" w:author="tao huang" w:date="2017-09-17T12:05:00Z">
                  <w:rPr>
                    <w:del w:id="13388" w:author="tao huang" w:date="2017-09-13T16:18:00Z"/>
                    <w:rFonts w:eastAsia="Times New Roman" w:cs="Times New Roman"/>
                    <w:color w:val="000000" w:themeColor="text1"/>
                    <w:sz w:val="22"/>
                  </w:rPr>
                </w:rPrChange>
              </w:rPr>
              <w:pPrChange w:id="13389"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390" w:author="tao huang" w:date="2017-09-13T16:18:00Z">
              <w:r w:rsidRPr="00A60A57" w:rsidDel="00D373D5">
                <w:rPr>
                  <w:rFonts w:eastAsia="Times New Roman" w:cs="Times New Roman"/>
                  <w:color w:val="0D0D0D" w:themeColor="text1" w:themeTint="F2"/>
                  <w:sz w:val="22"/>
                  <w:rPrChange w:id="13391" w:author="tao huang" w:date="2017-09-17T12:05:00Z">
                    <w:rPr>
                      <w:rFonts w:eastAsia="Times New Roman" w:cs="Times New Roman"/>
                      <w:color w:val="000000" w:themeColor="text1"/>
                      <w:sz w:val="22"/>
                    </w:rPr>
                  </w:rPrChange>
                </w:rPr>
                <w:delText>0.001</w:delText>
              </w:r>
            </w:del>
          </w:p>
        </w:tc>
        <w:tc>
          <w:tcPr>
            <w:tcW w:w="986" w:type="dxa"/>
            <w:tcBorders>
              <w:left w:val="single" w:sz="4" w:space="0" w:color="auto"/>
            </w:tcBorders>
            <w:shd w:val="clear" w:color="auto" w:fill="auto"/>
            <w:noWrap/>
            <w:hideMark/>
          </w:tcPr>
          <w:p w14:paraId="416D8D45" w14:textId="062DA8EB"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3392" w:author="tao huang" w:date="2017-09-13T16:18:00Z"/>
                <w:rFonts w:eastAsia="Times New Roman" w:cs="Times New Roman"/>
                <w:color w:val="0D0D0D" w:themeColor="text1" w:themeTint="F2"/>
                <w:sz w:val="22"/>
                <w:rPrChange w:id="13393" w:author="tao huang" w:date="2017-09-17T12:05:00Z">
                  <w:rPr>
                    <w:del w:id="13394" w:author="tao huang" w:date="2017-09-13T16:18:00Z"/>
                    <w:rFonts w:eastAsia="Times New Roman" w:cs="Times New Roman"/>
                    <w:color w:val="000000" w:themeColor="text1"/>
                    <w:sz w:val="22"/>
                  </w:rPr>
                </w:rPrChange>
              </w:rPr>
              <w:pPrChange w:id="13395"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396" w:author="tao huang" w:date="2017-09-13T16:18:00Z">
              <w:r w:rsidRPr="00A60A57" w:rsidDel="00D373D5">
                <w:rPr>
                  <w:rFonts w:eastAsia="Times New Roman" w:cs="Times New Roman"/>
                  <w:color w:val="0D0D0D" w:themeColor="text1" w:themeTint="F2"/>
                  <w:sz w:val="22"/>
                  <w:rPrChange w:id="13397" w:author="tao huang" w:date="2017-09-17T12:05:00Z">
                    <w:rPr>
                      <w:rFonts w:eastAsia="Times New Roman" w:cs="Times New Roman"/>
                      <w:color w:val="000000" w:themeColor="text1"/>
                      <w:sz w:val="22"/>
                    </w:rPr>
                  </w:rPrChange>
                </w:rPr>
                <w:delText>0.026</w:delText>
              </w:r>
            </w:del>
          </w:p>
        </w:tc>
        <w:tc>
          <w:tcPr>
            <w:tcW w:w="1140" w:type="dxa"/>
            <w:tcBorders>
              <w:right w:val="single" w:sz="4" w:space="0" w:color="auto"/>
            </w:tcBorders>
            <w:shd w:val="clear" w:color="auto" w:fill="auto"/>
            <w:noWrap/>
            <w:hideMark/>
          </w:tcPr>
          <w:p w14:paraId="22D169D5" w14:textId="20B5FAF1"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3398" w:author="tao huang" w:date="2017-09-13T16:18:00Z"/>
                <w:rFonts w:eastAsia="Times New Roman" w:cs="Times New Roman"/>
                <w:color w:val="0D0D0D" w:themeColor="text1" w:themeTint="F2"/>
                <w:sz w:val="22"/>
                <w:rPrChange w:id="13399" w:author="tao huang" w:date="2017-09-17T12:05:00Z">
                  <w:rPr>
                    <w:del w:id="13400" w:author="tao huang" w:date="2017-09-13T16:18:00Z"/>
                    <w:rFonts w:eastAsia="Times New Roman" w:cs="Times New Roman"/>
                    <w:color w:val="000000" w:themeColor="text1"/>
                    <w:sz w:val="22"/>
                  </w:rPr>
                </w:rPrChange>
              </w:rPr>
              <w:pPrChange w:id="13401"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402" w:author="tao huang" w:date="2017-09-13T16:18:00Z">
              <w:r w:rsidRPr="00A60A57" w:rsidDel="00D373D5">
                <w:rPr>
                  <w:rFonts w:eastAsia="Times New Roman" w:cs="Times New Roman"/>
                  <w:color w:val="0D0D0D" w:themeColor="text1" w:themeTint="F2"/>
                  <w:sz w:val="22"/>
                  <w:rPrChange w:id="13403" w:author="tao huang" w:date="2017-09-17T12:05:00Z">
                    <w:rPr>
                      <w:rFonts w:eastAsia="Times New Roman" w:cs="Times New Roman"/>
                      <w:color w:val="000000" w:themeColor="text1"/>
                      <w:sz w:val="22"/>
                    </w:rPr>
                  </w:rPrChange>
                </w:rPr>
                <w:delText>0.015</w:delText>
              </w:r>
            </w:del>
          </w:p>
        </w:tc>
        <w:tc>
          <w:tcPr>
            <w:tcW w:w="986" w:type="dxa"/>
            <w:tcBorders>
              <w:left w:val="single" w:sz="4" w:space="0" w:color="auto"/>
            </w:tcBorders>
            <w:shd w:val="clear" w:color="auto" w:fill="auto"/>
            <w:noWrap/>
            <w:hideMark/>
          </w:tcPr>
          <w:p w14:paraId="56D5DB15" w14:textId="0068B28A"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3404" w:author="tao huang" w:date="2017-09-13T16:18:00Z"/>
                <w:rFonts w:eastAsia="Times New Roman" w:cs="Times New Roman"/>
                <w:color w:val="0D0D0D" w:themeColor="text1" w:themeTint="F2"/>
                <w:sz w:val="22"/>
                <w:rPrChange w:id="13405" w:author="tao huang" w:date="2017-09-17T12:05:00Z">
                  <w:rPr>
                    <w:del w:id="13406" w:author="tao huang" w:date="2017-09-13T16:18:00Z"/>
                    <w:rFonts w:eastAsia="Times New Roman" w:cs="Times New Roman"/>
                    <w:color w:val="000000" w:themeColor="text1"/>
                    <w:sz w:val="22"/>
                  </w:rPr>
                </w:rPrChange>
              </w:rPr>
              <w:pPrChange w:id="13407"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408" w:author="tao huang" w:date="2017-09-13T16:18:00Z">
              <w:r w:rsidRPr="00A60A57" w:rsidDel="00D373D5">
                <w:rPr>
                  <w:rFonts w:eastAsia="Times New Roman" w:cs="Times New Roman"/>
                  <w:color w:val="0D0D0D" w:themeColor="text1" w:themeTint="F2"/>
                  <w:sz w:val="22"/>
                  <w:rPrChange w:id="13409" w:author="tao huang" w:date="2017-09-17T12:05:00Z">
                    <w:rPr>
                      <w:rFonts w:eastAsia="Times New Roman" w:cs="Times New Roman"/>
                      <w:color w:val="000000" w:themeColor="text1"/>
                      <w:sz w:val="22"/>
                    </w:rPr>
                  </w:rPrChange>
                </w:rPr>
                <w:delText>0.042</w:delText>
              </w:r>
            </w:del>
          </w:p>
        </w:tc>
        <w:tc>
          <w:tcPr>
            <w:tcW w:w="999" w:type="dxa"/>
            <w:shd w:val="clear" w:color="auto" w:fill="auto"/>
            <w:noWrap/>
            <w:hideMark/>
          </w:tcPr>
          <w:p w14:paraId="65429223" w14:textId="4B961A72"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3410" w:author="tao huang" w:date="2017-09-13T16:18:00Z"/>
                <w:rFonts w:eastAsia="Times New Roman" w:cs="Times New Roman"/>
                <w:color w:val="0D0D0D" w:themeColor="text1" w:themeTint="F2"/>
                <w:sz w:val="22"/>
                <w:rPrChange w:id="13411" w:author="tao huang" w:date="2017-09-17T12:05:00Z">
                  <w:rPr>
                    <w:del w:id="13412" w:author="tao huang" w:date="2017-09-13T16:18:00Z"/>
                    <w:rFonts w:eastAsia="Times New Roman" w:cs="Times New Roman"/>
                    <w:color w:val="000000" w:themeColor="text1"/>
                    <w:sz w:val="22"/>
                  </w:rPr>
                </w:rPrChange>
              </w:rPr>
              <w:pPrChange w:id="13413"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414" w:author="tao huang" w:date="2017-09-13T16:18:00Z">
              <w:r w:rsidRPr="00A60A57" w:rsidDel="00D373D5">
                <w:rPr>
                  <w:rFonts w:eastAsia="Times New Roman" w:cs="Times New Roman"/>
                  <w:color w:val="0D0D0D" w:themeColor="text1" w:themeTint="F2"/>
                  <w:sz w:val="22"/>
                  <w:rPrChange w:id="13415" w:author="tao huang" w:date="2017-09-17T12:05:00Z">
                    <w:rPr>
                      <w:rFonts w:eastAsia="Times New Roman" w:cs="Times New Roman"/>
                      <w:color w:val="000000" w:themeColor="text1"/>
                      <w:sz w:val="22"/>
                    </w:rPr>
                  </w:rPrChange>
                </w:rPr>
                <w:delText>0.001</w:delText>
              </w:r>
            </w:del>
          </w:p>
        </w:tc>
      </w:tr>
    </w:tbl>
    <w:p w14:paraId="394745BC" w14:textId="750FCB18" w:rsidR="000A3EF8" w:rsidRPr="00A60A57" w:rsidDel="00D373D5" w:rsidRDefault="000A3EF8">
      <w:pPr>
        <w:rPr>
          <w:del w:id="13416" w:author="tao huang" w:date="2017-09-13T16:18:00Z"/>
          <w:rFonts w:cs="Times New Roman"/>
          <w:color w:val="0D0D0D" w:themeColor="text1" w:themeTint="F2"/>
          <w:sz w:val="22"/>
          <w:rPrChange w:id="13417" w:author="tao huang" w:date="2017-09-17T12:05:00Z">
            <w:rPr>
              <w:del w:id="13418" w:author="tao huang" w:date="2017-09-13T16:18:00Z"/>
              <w:rFonts w:cs="Times New Roman"/>
              <w:color w:val="000000" w:themeColor="text1"/>
              <w:szCs w:val="24"/>
            </w:rPr>
          </w:rPrChange>
        </w:rPr>
        <w:pPrChange w:id="13419" w:author="tao huang" w:date="2017-09-16T12:50:00Z">
          <w:pPr>
            <w:pStyle w:val="ListParagraph"/>
            <w:spacing w:after="0" w:line="360" w:lineRule="auto"/>
            <w:ind w:left="0"/>
          </w:pPr>
        </w:pPrChange>
      </w:pPr>
    </w:p>
    <w:p w14:paraId="7E4B1DE0" w14:textId="79EF44F6" w:rsidR="000A3EF8" w:rsidRPr="00A60A57" w:rsidDel="00D373D5" w:rsidRDefault="000A3EF8">
      <w:pPr>
        <w:rPr>
          <w:del w:id="13420" w:author="tao huang" w:date="2017-09-13T16:18:00Z"/>
          <w:rFonts w:cs="Times New Roman"/>
          <w:color w:val="0D0D0D" w:themeColor="text1" w:themeTint="F2"/>
          <w:sz w:val="22"/>
          <w:rPrChange w:id="13421" w:author="tao huang" w:date="2017-09-17T12:05:00Z">
            <w:rPr>
              <w:del w:id="13422" w:author="tao huang" w:date="2017-09-13T16:18:00Z"/>
              <w:rFonts w:cs="Times New Roman"/>
              <w:color w:val="000000" w:themeColor="text1"/>
              <w:szCs w:val="24"/>
            </w:rPr>
          </w:rPrChange>
        </w:rPr>
        <w:pPrChange w:id="13423" w:author="tao huang" w:date="2017-09-16T12:50:00Z">
          <w:pPr>
            <w:pStyle w:val="ListParagraph"/>
            <w:spacing w:after="0" w:line="360" w:lineRule="auto"/>
            <w:ind w:left="0"/>
          </w:pPr>
        </w:pPrChange>
      </w:pPr>
    </w:p>
    <w:p w14:paraId="22C61FC0" w14:textId="6B358B46" w:rsidR="000A3EF8" w:rsidRPr="00A60A57" w:rsidDel="00D373D5" w:rsidRDefault="000A3EF8">
      <w:pPr>
        <w:rPr>
          <w:del w:id="13424" w:author="tao huang" w:date="2017-09-13T16:18:00Z"/>
          <w:rFonts w:cs="Times New Roman"/>
          <w:color w:val="0D0D0D" w:themeColor="text1" w:themeTint="F2"/>
          <w:sz w:val="22"/>
          <w:rPrChange w:id="13425" w:author="tao huang" w:date="2017-09-17T12:05:00Z">
            <w:rPr>
              <w:del w:id="13426" w:author="tao huang" w:date="2017-09-13T16:18:00Z"/>
              <w:rFonts w:cs="Times New Roman"/>
              <w:color w:val="000000" w:themeColor="text1"/>
              <w:szCs w:val="24"/>
            </w:rPr>
          </w:rPrChange>
        </w:rPr>
        <w:pPrChange w:id="13427" w:author="tao huang" w:date="2017-09-16T12:50:00Z">
          <w:pPr>
            <w:pStyle w:val="ListParagraph"/>
            <w:spacing w:after="0" w:line="360" w:lineRule="auto"/>
            <w:ind w:left="0"/>
          </w:pPr>
        </w:pPrChange>
      </w:pPr>
    </w:p>
    <w:p w14:paraId="25BCC884" w14:textId="002CEAA7" w:rsidR="00F65496" w:rsidRPr="00A60A57" w:rsidRDefault="00F65496">
      <w:pPr>
        <w:rPr>
          <w:del w:id="13428" w:author="tao huang" w:date="2017-09-13T16:18:00Z"/>
          <w:rFonts w:cs="Times New Roman"/>
          <w:color w:val="0D0D0D" w:themeColor="text1" w:themeTint="F2"/>
          <w:sz w:val="22"/>
          <w:rPrChange w:id="13429" w:author="tao huang" w:date="2017-09-17T12:05:00Z">
            <w:rPr>
              <w:del w:id="13430" w:author="tao huang" w:date="2017-09-13T16:18:00Z"/>
              <w:rFonts w:cs="Times New Roman"/>
              <w:color w:val="000000" w:themeColor="text1"/>
              <w:szCs w:val="24"/>
            </w:rPr>
          </w:rPrChange>
        </w:rPr>
        <w:sectPr w:rsidR="00F65496" w:rsidRPr="00A60A57" w:rsidSect="000A3EF8">
          <w:pgSz w:w="16838" w:h="11906" w:orient="landscape"/>
          <w:pgMar w:top="1440" w:right="1440" w:bottom="1440" w:left="1440" w:header="708" w:footer="708" w:gutter="0"/>
          <w:cols w:space="708"/>
          <w:docGrid w:linePitch="360"/>
        </w:sectPr>
        <w:pPrChange w:id="13431" w:author="tao huang" w:date="2017-09-16T12:50:00Z">
          <w:pPr>
            <w:pStyle w:val="ListParagraph"/>
            <w:spacing w:after="0" w:line="360" w:lineRule="auto"/>
            <w:ind w:left="0"/>
          </w:pPr>
        </w:pPrChange>
      </w:pPr>
    </w:p>
    <w:p w14:paraId="56653988" w14:textId="5632C3A3" w:rsidR="000A3EF8" w:rsidRPr="00A60A57" w:rsidDel="00D373D5" w:rsidRDefault="000A3EF8">
      <w:pPr>
        <w:rPr>
          <w:del w:id="13432" w:author="tao huang" w:date="2017-09-13T16:18:00Z"/>
          <w:rFonts w:cs="Times New Roman"/>
          <w:color w:val="0D0D0D" w:themeColor="text1" w:themeTint="F2"/>
          <w:sz w:val="22"/>
          <w:rPrChange w:id="13433" w:author="tao huang" w:date="2017-09-17T12:05:00Z">
            <w:rPr>
              <w:del w:id="13434" w:author="tao huang" w:date="2017-09-13T16:18:00Z"/>
              <w:rFonts w:cs="Times New Roman"/>
              <w:color w:val="000000" w:themeColor="text1"/>
              <w:szCs w:val="24"/>
            </w:rPr>
          </w:rPrChange>
        </w:rPr>
        <w:pPrChange w:id="13435" w:author="tao huang" w:date="2017-09-16T12:50:00Z">
          <w:pPr>
            <w:pStyle w:val="ListParagraph"/>
            <w:spacing w:after="0" w:line="360" w:lineRule="auto"/>
            <w:ind w:left="0"/>
          </w:pPr>
        </w:pPrChange>
      </w:pPr>
    </w:p>
    <w:p w14:paraId="045CFE7C" w14:textId="74881C2E" w:rsidR="000A3EF8" w:rsidRPr="00A60A57" w:rsidDel="00D373D5" w:rsidRDefault="000A3EF8">
      <w:pPr>
        <w:rPr>
          <w:del w:id="13436" w:author="tao huang" w:date="2017-09-13T16:18:00Z"/>
          <w:rFonts w:cs="Times New Roman"/>
          <w:color w:val="0D0D0D" w:themeColor="text1" w:themeTint="F2"/>
          <w:sz w:val="22"/>
          <w:rPrChange w:id="13437" w:author="tao huang" w:date="2017-09-17T12:05:00Z">
            <w:rPr>
              <w:del w:id="13438" w:author="tao huang" w:date="2017-09-13T16:18:00Z"/>
              <w:rFonts w:cs="Times New Roman"/>
              <w:color w:val="000000" w:themeColor="text1"/>
              <w:szCs w:val="24"/>
            </w:rPr>
          </w:rPrChange>
        </w:rPr>
        <w:pPrChange w:id="13439" w:author="tao huang" w:date="2017-09-16T12:50:00Z">
          <w:pPr>
            <w:pStyle w:val="ListParagraph"/>
            <w:spacing w:after="0" w:line="360" w:lineRule="auto"/>
            <w:ind w:left="0"/>
          </w:pPr>
        </w:pPrChange>
      </w:pPr>
    </w:p>
    <w:p w14:paraId="7E9B99FC" w14:textId="24AE0261" w:rsidR="000A3EF8" w:rsidRPr="00A60A57" w:rsidDel="00D373D5" w:rsidRDefault="000A3EF8">
      <w:pPr>
        <w:rPr>
          <w:del w:id="13440" w:author="tao huang" w:date="2017-09-13T16:18:00Z"/>
          <w:rFonts w:cs="Times New Roman"/>
          <w:color w:val="0D0D0D" w:themeColor="text1" w:themeTint="F2"/>
          <w:sz w:val="22"/>
          <w:rPrChange w:id="13441" w:author="tao huang" w:date="2017-09-17T12:05:00Z">
            <w:rPr>
              <w:del w:id="13442" w:author="tao huang" w:date="2017-09-13T16:18:00Z"/>
              <w:rFonts w:cs="Times New Roman"/>
              <w:color w:val="000000" w:themeColor="text1"/>
              <w:szCs w:val="24"/>
            </w:rPr>
          </w:rPrChange>
        </w:rPr>
        <w:pPrChange w:id="13443" w:author="tao huang" w:date="2017-09-16T12:50:00Z">
          <w:pPr>
            <w:pStyle w:val="ListParagraph"/>
            <w:spacing w:after="0" w:line="360" w:lineRule="auto"/>
            <w:ind w:left="0"/>
          </w:pPr>
        </w:pPrChange>
      </w:pPr>
    </w:p>
    <w:p w14:paraId="326F4891" w14:textId="3714E4E3" w:rsidR="00515F20" w:rsidRPr="00A60A57" w:rsidDel="00D373D5" w:rsidRDefault="007E2085">
      <w:pPr>
        <w:rPr>
          <w:del w:id="13444" w:author="tao huang" w:date="2017-09-13T16:18:00Z"/>
          <w:rFonts w:cs="Times New Roman"/>
          <w:color w:val="0D0D0D" w:themeColor="text1" w:themeTint="F2"/>
          <w:sz w:val="22"/>
          <w:rPrChange w:id="13445" w:author="tao huang" w:date="2017-09-17T12:05:00Z">
            <w:rPr>
              <w:del w:id="13446" w:author="tao huang" w:date="2017-09-13T16:18:00Z"/>
              <w:rFonts w:cs="Times New Roman"/>
              <w:color w:val="000000" w:themeColor="text1"/>
              <w:szCs w:val="24"/>
            </w:rPr>
          </w:rPrChange>
        </w:rPr>
        <w:pPrChange w:id="13447" w:author="tao huang" w:date="2017-09-16T12:50:00Z">
          <w:pPr>
            <w:pStyle w:val="ListParagraph"/>
            <w:spacing w:after="0" w:line="360" w:lineRule="auto"/>
            <w:ind w:left="0"/>
          </w:pPr>
        </w:pPrChange>
      </w:pPr>
      <w:del w:id="13448" w:author="tao huang" w:date="2017-09-13T16:18:00Z">
        <w:r w:rsidRPr="00A60A57" w:rsidDel="00D373D5">
          <w:rPr>
            <w:rFonts w:cs="Times New Roman"/>
            <w:color w:val="0D0D0D" w:themeColor="text1" w:themeTint="F2"/>
            <w:sz w:val="22"/>
            <w:rPrChange w:id="13449" w:author="tao huang" w:date="2017-09-17T12:05:00Z">
              <w:rPr>
                <w:rFonts w:cs="Times New Roman"/>
                <w:color w:val="000000" w:themeColor="text1"/>
                <w:szCs w:val="24"/>
              </w:rPr>
            </w:rPrChange>
          </w:rPr>
          <w:delText>Table 8</w:delText>
        </w:r>
        <w:r w:rsidR="006D7972" w:rsidRPr="00A60A57" w:rsidDel="00D373D5">
          <w:rPr>
            <w:rFonts w:cs="Times New Roman"/>
            <w:color w:val="0D0D0D" w:themeColor="text1" w:themeTint="F2"/>
            <w:sz w:val="22"/>
            <w:rPrChange w:id="13450" w:author="tao huang" w:date="2017-09-17T12:05:00Z">
              <w:rPr>
                <w:rFonts w:cs="Times New Roman"/>
                <w:color w:val="000000" w:themeColor="text1"/>
                <w:szCs w:val="24"/>
              </w:rPr>
            </w:rPrChange>
          </w:rPr>
          <w:delText xml:space="preserve"> </w:delText>
        </w:r>
        <w:r w:rsidR="00E41243" w:rsidRPr="00A60A57" w:rsidDel="00D373D5">
          <w:rPr>
            <w:rFonts w:cs="Times New Roman"/>
            <w:color w:val="0D0D0D" w:themeColor="text1" w:themeTint="F2"/>
            <w:sz w:val="22"/>
            <w:rPrChange w:id="13451" w:author="tao huang" w:date="2017-09-17T12:05:00Z">
              <w:rPr>
                <w:rFonts w:cs="Times New Roman"/>
                <w:color w:val="000000" w:themeColor="text1"/>
                <w:szCs w:val="24"/>
              </w:rPr>
            </w:rPrChange>
          </w:rPr>
          <w:delText>report</w:delText>
        </w:r>
        <w:r w:rsidR="006D7972" w:rsidRPr="00A60A57" w:rsidDel="00D373D5">
          <w:rPr>
            <w:rFonts w:cs="Times New Roman"/>
            <w:color w:val="0D0D0D" w:themeColor="text1" w:themeTint="F2"/>
            <w:sz w:val="22"/>
            <w:rPrChange w:id="13452" w:author="tao huang" w:date="2017-09-17T12:05:00Z">
              <w:rPr>
                <w:rFonts w:cs="Times New Roman"/>
                <w:color w:val="000000" w:themeColor="text1"/>
                <w:szCs w:val="24"/>
              </w:rPr>
            </w:rPrChange>
          </w:rPr>
          <w:delText>s</w:delText>
        </w:r>
        <w:r w:rsidR="00E41243" w:rsidRPr="00A60A57" w:rsidDel="00D373D5">
          <w:rPr>
            <w:rFonts w:cs="Times New Roman"/>
            <w:color w:val="0D0D0D" w:themeColor="text1" w:themeTint="F2"/>
            <w:sz w:val="22"/>
            <w:rPrChange w:id="13453" w:author="tao huang" w:date="2017-09-17T12:05:00Z">
              <w:rPr>
                <w:rFonts w:cs="Times New Roman"/>
                <w:color w:val="000000" w:themeColor="text1"/>
                <w:szCs w:val="24"/>
              </w:rPr>
            </w:rPrChange>
          </w:rPr>
          <w:delText xml:space="preserve"> the estimated parameters </w:delText>
        </w:r>
        <w:r w:rsidR="006D7972" w:rsidRPr="00A60A57" w:rsidDel="00D373D5">
          <w:rPr>
            <w:rFonts w:cs="Times New Roman"/>
            <w:color w:val="0D0D0D" w:themeColor="text1" w:themeTint="F2"/>
            <w:sz w:val="22"/>
            <w:rPrChange w:id="13454" w:author="tao huang" w:date="2017-09-17T12:05:00Z">
              <w:rPr>
                <w:rFonts w:cs="Times New Roman"/>
                <w:color w:val="000000" w:themeColor="text1"/>
                <w:szCs w:val="24"/>
              </w:rPr>
            </w:rPrChange>
          </w:rPr>
          <w:delText>of</w:delText>
        </w:r>
        <w:r w:rsidR="00E41243" w:rsidRPr="00A60A57" w:rsidDel="00D373D5">
          <w:rPr>
            <w:rFonts w:cs="Times New Roman"/>
            <w:color w:val="0D0D0D" w:themeColor="text1" w:themeTint="F2"/>
            <w:sz w:val="22"/>
            <w:rPrChange w:id="13455" w:author="tao huang" w:date="2017-09-17T12:05:00Z">
              <w:rPr>
                <w:rFonts w:cs="Times New Roman"/>
                <w:color w:val="000000" w:themeColor="text1"/>
                <w:szCs w:val="24"/>
              </w:rPr>
            </w:rPrChange>
          </w:rPr>
          <w:delText xml:space="preserve"> </w:delText>
        </w:r>
        <w:r w:rsidR="008471F5" w:rsidRPr="00A60A57" w:rsidDel="00D373D5">
          <w:rPr>
            <w:rFonts w:cs="Times New Roman"/>
            <w:color w:val="0D0D0D" w:themeColor="text1" w:themeTint="F2"/>
            <w:sz w:val="22"/>
            <w:rPrChange w:id="13456" w:author="tao huang" w:date="2017-09-17T12:05:00Z">
              <w:rPr>
                <w:rFonts w:cs="Times New Roman"/>
                <w:color w:val="000000" w:themeColor="text1"/>
                <w:szCs w:val="24"/>
              </w:rPr>
            </w:rPrChange>
          </w:rPr>
          <w:delText>the</w:delText>
        </w:r>
        <w:r w:rsidR="00D15EB6" w:rsidRPr="00A60A57" w:rsidDel="00D373D5">
          <w:rPr>
            <w:rFonts w:cs="Times New Roman"/>
            <w:color w:val="0D0D0D" w:themeColor="text1" w:themeTint="F2"/>
            <w:sz w:val="22"/>
            <w:rPrChange w:id="13457" w:author="tao huang" w:date="2017-09-17T12:05:00Z">
              <w:rPr>
                <w:rFonts w:cs="Times New Roman"/>
                <w:color w:val="000000" w:themeColor="text1"/>
                <w:szCs w:val="24"/>
              </w:rPr>
            </w:rPrChange>
          </w:rPr>
          <w:delText xml:space="preserve"> models</w:delText>
        </w:r>
        <w:r w:rsidR="008471F5" w:rsidRPr="00A60A57" w:rsidDel="00D373D5">
          <w:rPr>
            <w:rFonts w:cs="Times New Roman"/>
            <w:color w:val="0D0D0D" w:themeColor="text1" w:themeTint="F2"/>
            <w:sz w:val="22"/>
            <w:rPrChange w:id="13458" w:author="tao huang" w:date="2017-09-17T12:05:00Z">
              <w:rPr>
                <w:rFonts w:cs="Times New Roman"/>
                <w:color w:val="000000" w:themeColor="text1"/>
                <w:szCs w:val="24"/>
              </w:rPr>
            </w:rPrChange>
          </w:rPr>
          <w:delText xml:space="preserve"> with different dependent variables</w:delText>
        </w:r>
        <w:r w:rsidR="006D7972" w:rsidRPr="00A60A57" w:rsidDel="00D373D5">
          <w:rPr>
            <w:rFonts w:cs="Times New Roman"/>
            <w:color w:val="0D0D0D" w:themeColor="text1" w:themeTint="F2"/>
            <w:sz w:val="22"/>
            <w:rPrChange w:id="13459" w:author="tao huang" w:date="2017-09-17T12:05:00Z">
              <w:rPr>
                <w:rFonts w:cs="Times New Roman"/>
                <w:color w:val="000000" w:themeColor="text1"/>
                <w:szCs w:val="24"/>
              </w:rPr>
            </w:rPrChange>
          </w:rPr>
          <w:delText xml:space="preserve">. We construct the models with and without category dummy variables. For example, we regress the percentage improvement </w:delText>
        </w:r>
        <w:r w:rsidR="00834FD6" w:rsidRPr="00A60A57" w:rsidDel="00D373D5">
          <w:rPr>
            <w:rFonts w:cs="Times New Roman"/>
            <w:color w:val="0D0D0D" w:themeColor="text1" w:themeTint="F2"/>
            <w:sz w:val="22"/>
            <w:rPrChange w:id="13460" w:author="tao huang" w:date="2017-09-17T12:05:00Z">
              <w:rPr>
                <w:rFonts w:cs="Times New Roman"/>
                <w:color w:val="000000" w:themeColor="text1"/>
                <w:szCs w:val="24"/>
              </w:rPr>
            </w:rPrChange>
          </w:rPr>
          <w:delText xml:space="preserve">(MASE) </w:delText>
        </w:r>
        <w:r w:rsidR="006D7972" w:rsidRPr="00A60A57" w:rsidDel="00D373D5">
          <w:rPr>
            <w:rFonts w:cs="Times New Roman"/>
            <w:color w:val="0D0D0D" w:themeColor="text1" w:themeTint="F2"/>
            <w:sz w:val="22"/>
            <w:rPrChange w:id="13461" w:author="tao huang" w:date="2017-09-17T12:05:00Z">
              <w:rPr>
                <w:rFonts w:cs="Times New Roman"/>
                <w:color w:val="000000" w:themeColor="text1"/>
                <w:szCs w:val="24"/>
              </w:rPr>
            </w:rPrChange>
          </w:rPr>
          <w:delText>by the ADL-intra-EWC model over the ADL-intra model on the five factors</w:delText>
        </w:r>
        <w:r w:rsidR="00834FD6" w:rsidRPr="00A60A57" w:rsidDel="00D373D5">
          <w:rPr>
            <w:rFonts w:cs="Times New Roman"/>
            <w:color w:val="0D0D0D" w:themeColor="text1" w:themeTint="F2"/>
            <w:sz w:val="22"/>
            <w:rPrChange w:id="13462" w:author="tao huang" w:date="2017-09-17T12:05:00Z">
              <w:rPr>
                <w:rFonts w:cs="Times New Roman"/>
                <w:color w:val="000000" w:themeColor="text1"/>
                <w:szCs w:val="24"/>
              </w:rPr>
            </w:rPrChange>
          </w:rPr>
          <w:delText>. The estimate of the parameter “Randomness and growth” is positive (e.g., 0.004) and it is statistical significant (e.g., p-value&lt;0.000). We regress the same dependent variable on the five factors with category dummy variables and we find that the estimate for “Randomness and growth” is also positive (e.g., 0.003) and again statistical significant (e.g., p-value= 0.001). We also explore the determinants of the percentage improvement (MASE) by the ADL-own-EWC model (compared to the ADL-own model), the ADL-intra-IC model (compared to the ADL-intra model), and the ADL-own-IC model (compared to the ADL-own model)</w:delText>
        </w:r>
        <w:r w:rsidR="005475F6" w:rsidRPr="00A60A57" w:rsidDel="00D373D5">
          <w:rPr>
            <w:rFonts w:cs="Times New Roman"/>
            <w:color w:val="0D0D0D" w:themeColor="text1" w:themeTint="F2"/>
            <w:sz w:val="22"/>
            <w:rPrChange w:id="13463" w:author="tao huang" w:date="2017-09-17T12:05:00Z">
              <w:rPr>
                <w:rFonts w:cs="Times New Roman"/>
                <w:color w:val="000000" w:themeColor="text1"/>
                <w:szCs w:val="24"/>
              </w:rPr>
            </w:rPrChange>
          </w:rPr>
          <w:delText xml:space="preserve">. </w:delText>
        </w:r>
      </w:del>
    </w:p>
    <w:p w14:paraId="723FAB6E" w14:textId="379DB6A7" w:rsidR="00515F20" w:rsidRPr="00A60A57" w:rsidDel="00D373D5" w:rsidRDefault="00515F20">
      <w:pPr>
        <w:rPr>
          <w:del w:id="13464" w:author="tao huang" w:date="2017-09-13T16:18:00Z"/>
          <w:rFonts w:cs="Times New Roman"/>
          <w:color w:val="0D0D0D" w:themeColor="text1" w:themeTint="F2"/>
          <w:sz w:val="22"/>
          <w:rPrChange w:id="13465" w:author="tao huang" w:date="2017-09-17T12:05:00Z">
            <w:rPr>
              <w:del w:id="13466" w:author="tao huang" w:date="2017-09-13T16:18:00Z"/>
              <w:rFonts w:cs="Times New Roman"/>
              <w:color w:val="000000" w:themeColor="text1"/>
              <w:szCs w:val="24"/>
            </w:rPr>
          </w:rPrChange>
        </w:rPr>
        <w:pPrChange w:id="13467" w:author="tao huang" w:date="2017-09-16T12:50:00Z">
          <w:pPr>
            <w:pStyle w:val="ListParagraph"/>
            <w:spacing w:after="0" w:line="360" w:lineRule="auto"/>
            <w:ind w:left="0"/>
          </w:pPr>
        </w:pPrChange>
      </w:pPr>
    </w:p>
    <w:p w14:paraId="0FA0831D" w14:textId="5E3E3723" w:rsidR="00D15EB6" w:rsidRPr="00A60A57" w:rsidDel="00D373D5" w:rsidRDefault="005475F6">
      <w:pPr>
        <w:rPr>
          <w:del w:id="13468" w:author="tao huang" w:date="2017-09-13T16:18:00Z"/>
          <w:rFonts w:cs="Times New Roman"/>
          <w:color w:val="0D0D0D" w:themeColor="text1" w:themeTint="F2"/>
          <w:sz w:val="22"/>
          <w:rPrChange w:id="13469" w:author="tao huang" w:date="2017-09-17T12:05:00Z">
            <w:rPr>
              <w:del w:id="13470" w:author="tao huang" w:date="2017-09-13T16:18:00Z"/>
              <w:rFonts w:cs="Times New Roman"/>
              <w:color w:val="000000" w:themeColor="text1"/>
              <w:szCs w:val="24"/>
            </w:rPr>
          </w:rPrChange>
        </w:rPr>
        <w:pPrChange w:id="13471" w:author="tao huang" w:date="2017-09-16T12:50:00Z">
          <w:pPr>
            <w:pStyle w:val="ListParagraph"/>
            <w:spacing w:after="0" w:line="360" w:lineRule="auto"/>
            <w:ind w:left="0"/>
          </w:pPr>
        </w:pPrChange>
      </w:pPr>
      <w:del w:id="13472" w:author="tao huang" w:date="2017-09-13T16:18:00Z">
        <w:r w:rsidRPr="00A60A57" w:rsidDel="00D373D5">
          <w:rPr>
            <w:rFonts w:cs="Times New Roman"/>
            <w:color w:val="0D0D0D" w:themeColor="text1" w:themeTint="F2"/>
            <w:sz w:val="22"/>
            <w:rPrChange w:id="13473" w:author="tao huang" w:date="2017-09-17T12:05:00Z">
              <w:rPr>
                <w:rFonts w:cs="Times New Roman"/>
                <w:color w:val="000000" w:themeColor="text1"/>
                <w:szCs w:val="24"/>
              </w:rPr>
            </w:rPrChange>
          </w:rPr>
          <w:delText>W</w:delText>
        </w:r>
        <w:r w:rsidR="008471F5" w:rsidRPr="00A60A57" w:rsidDel="00D373D5">
          <w:rPr>
            <w:rFonts w:cs="Times New Roman"/>
            <w:color w:val="0D0D0D" w:themeColor="text1" w:themeTint="F2"/>
            <w:sz w:val="22"/>
            <w:rPrChange w:id="13474" w:author="tao huang" w:date="2017-09-17T12:05:00Z">
              <w:rPr>
                <w:rFonts w:cs="Times New Roman"/>
                <w:color w:val="000000" w:themeColor="text1"/>
                <w:szCs w:val="24"/>
              </w:rPr>
            </w:rPrChange>
          </w:rPr>
          <w:delText xml:space="preserve">e </w:delText>
        </w:r>
        <w:r w:rsidR="00010177" w:rsidRPr="00A60A57" w:rsidDel="00D373D5">
          <w:rPr>
            <w:rFonts w:cs="Times New Roman"/>
            <w:color w:val="0D0D0D" w:themeColor="text1" w:themeTint="F2"/>
            <w:sz w:val="22"/>
            <w:rPrChange w:id="13475" w:author="tao huang" w:date="2017-09-17T12:05:00Z">
              <w:rPr>
                <w:rFonts w:cs="Times New Roman"/>
                <w:color w:val="000000" w:themeColor="text1"/>
                <w:szCs w:val="24"/>
              </w:rPr>
            </w:rPrChange>
          </w:rPr>
          <w:delText>have the following findings</w:delText>
        </w:r>
        <w:r w:rsidR="008471F5" w:rsidRPr="00A60A57" w:rsidDel="00D373D5">
          <w:rPr>
            <w:rFonts w:cs="Times New Roman"/>
            <w:color w:val="0D0D0D" w:themeColor="text1" w:themeTint="F2"/>
            <w:sz w:val="22"/>
            <w:rPrChange w:id="13476" w:author="tao huang" w:date="2017-09-17T12:05:00Z">
              <w:rPr>
                <w:rFonts w:cs="Times New Roman"/>
                <w:color w:val="000000" w:themeColor="text1"/>
                <w:szCs w:val="24"/>
              </w:rPr>
            </w:rPrChange>
          </w:rPr>
          <w:delText>: 1)</w:delText>
        </w:r>
        <w:r w:rsidR="00D15EB6" w:rsidRPr="00A60A57" w:rsidDel="00D373D5">
          <w:rPr>
            <w:rFonts w:cs="Times New Roman"/>
            <w:color w:val="0D0D0D" w:themeColor="text1" w:themeTint="F2"/>
            <w:sz w:val="22"/>
            <w:rPrChange w:id="13477" w:author="tao huang" w:date="2017-09-17T12:05:00Z">
              <w:rPr>
                <w:rFonts w:cs="Times New Roman"/>
                <w:color w:val="000000" w:themeColor="text1"/>
                <w:szCs w:val="24"/>
              </w:rPr>
            </w:rPrChange>
          </w:rPr>
          <w:delText xml:space="preserve"> </w:delText>
        </w:r>
        <w:r w:rsidR="00515F20" w:rsidRPr="00A60A57" w:rsidDel="00D373D5">
          <w:rPr>
            <w:rFonts w:cs="Times New Roman"/>
            <w:color w:val="0D0D0D" w:themeColor="text1" w:themeTint="F2"/>
            <w:sz w:val="22"/>
            <w:rPrChange w:id="13478" w:author="tao huang" w:date="2017-09-17T12:05:00Z">
              <w:rPr>
                <w:rFonts w:cs="Times New Roman"/>
                <w:color w:val="000000" w:themeColor="text1"/>
                <w:szCs w:val="24"/>
              </w:rPr>
            </w:rPrChange>
          </w:rPr>
          <w:delText xml:space="preserve">the estimates for the factor “Randomness and growth” are always positive and statistically significant, though very occasionally the p-values are slightly higher than 5%. </w:delText>
        </w:r>
        <w:r w:rsidR="00691E2B" w:rsidRPr="00A60A57" w:rsidDel="00D373D5">
          <w:rPr>
            <w:rFonts w:cs="Times New Roman"/>
            <w:color w:val="0D0D0D" w:themeColor="text1" w:themeTint="F2"/>
            <w:sz w:val="22"/>
            <w:rPrChange w:id="13479" w:author="tao huang" w:date="2017-09-17T12:05:00Z">
              <w:rPr>
                <w:rFonts w:cs="Times New Roman"/>
                <w:color w:val="000000" w:themeColor="text1"/>
                <w:szCs w:val="24"/>
              </w:rPr>
            </w:rPrChange>
          </w:rPr>
          <w:delText xml:space="preserve">This suggests that our </w:delText>
        </w:r>
        <w:r w:rsidR="00010177" w:rsidRPr="00A60A57" w:rsidDel="00D373D5">
          <w:rPr>
            <w:rFonts w:cs="Times New Roman"/>
            <w:color w:val="0D0D0D" w:themeColor="text1" w:themeTint="F2"/>
            <w:sz w:val="22"/>
            <w:rPrChange w:id="13480" w:author="tao huang" w:date="2017-09-17T12:05:00Z">
              <w:rPr>
                <w:rFonts w:cs="Times New Roman"/>
                <w:color w:val="000000" w:themeColor="text1"/>
                <w:szCs w:val="24"/>
              </w:rPr>
            </w:rPrChange>
          </w:rPr>
          <w:delText xml:space="preserve">proposed </w:delText>
        </w:r>
        <w:r w:rsidR="00691E2B" w:rsidRPr="00A60A57" w:rsidDel="00D373D5">
          <w:rPr>
            <w:rFonts w:cs="Times New Roman"/>
            <w:color w:val="0D0D0D" w:themeColor="text1" w:themeTint="F2"/>
            <w:sz w:val="22"/>
            <w:rPrChange w:id="13481" w:author="tao huang" w:date="2017-09-17T12:05:00Z">
              <w:rPr>
                <w:rFonts w:cs="Times New Roman"/>
                <w:color w:val="000000" w:themeColor="text1"/>
                <w:szCs w:val="24"/>
              </w:rPr>
            </w:rPrChange>
          </w:rPr>
          <w:delText>models tend to be more advantageous for the SKU’s which are difficult to forecast</w:delText>
        </w:r>
        <w:r w:rsidR="00010177" w:rsidRPr="00A60A57" w:rsidDel="00D373D5">
          <w:rPr>
            <w:rFonts w:cs="Times New Roman"/>
            <w:color w:val="0D0D0D" w:themeColor="text1" w:themeTint="F2"/>
            <w:sz w:val="22"/>
            <w:rPrChange w:id="13482" w:author="tao huang" w:date="2017-09-17T12:05:00Z">
              <w:rPr>
                <w:rFonts w:cs="Times New Roman"/>
                <w:color w:val="000000" w:themeColor="text1"/>
                <w:szCs w:val="24"/>
              </w:rPr>
            </w:rPrChange>
          </w:rPr>
          <w:delText xml:space="preserve"> and exhibit trend</w:delText>
        </w:r>
        <w:r w:rsidR="00691E2B" w:rsidRPr="00A60A57" w:rsidDel="00D373D5">
          <w:rPr>
            <w:rFonts w:cs="Times New Roman"/>
            <w:color w:val="0D0D0D" w:themeColor="text1" w:themeTint="F2"/>
            <w:sz w:val="22"/>
            <w:rPrChange w:id="13483" w:author="tao huang" w:date="2017-09-17T12:05:00Z">
              <w:rPr>
                <w:rFonts w:cs="Times New Roman"/>
                <w:color w:val="000000" w:themeColor="text1"/>
                <w:szCs w:val="24"/>
              </w:rPr>
            </w:rPrChange>
          </w:rPr>
          <w:delText xml:space="preserve">. 2) The ADL-intra-IC and the ADL-own-IC model tend to </w:delText>
        </w:r>
        <w:r w:rsidR="00A12484" w:rsidRPr="00A60A57" w:rsidDel="00D373D5">
          <w:rPr>
            <w:rFonts w:cs="Times New Roman"/>
            <w:color w:val="0D0D0D" w:themeColor="text1" w:themeTint="F2"/>
            <w:sz w:val="22"/>
            <w:rPrChange w:id="13484" w:author="tao huang" w:date="2017-09-17T12:05:00Z">
              <w:rPr>
                <w:rFonts w:cs="Times New Roman"/>
                <w:color w:val="000000" w:themeColor="text1"/>
                <w:szCs w:val="24"/>
              </w:rPr>
            </w:rPrChange>
          </w:rPr>
          <w:delText xml:space="preserve">have disadvantages for the SKU’s with high proportion of outliers and high level of general variations and </w:delText>
        </w:r>
        <w:r w:rsidR="00B56D37" w:rsidRPr="00A60A57" w:rsidDel="00D373D5">
          <w:rPr>
            <w:rFonts w:cs="Times New Roman"/>
            <w:color w:val="0D0D0D" w:themeColor="text1" w:themeTint="F2"/>
            <w:sz w:val="22"/>
            <w:rPrChange w:id="13485" w:author="tao huang" w:date="2017-09-17T12:05:00Z">
              <w:rPr>
                <w:rFonts w:cs="Times New Roman"/>
                <w:color w:val="000000" w:themeColor="text1"/>
                <w:szCs w:val="24"/>
              </w:rPr>
            </w:rPrChange>
          </w:rPr>
          <w:delText xml:space="preserve">for </w:delText>
        </w:r>
        <w:r w:rsidR="00A12484" w:rsidRPr="00A60A57" w:rsidDel="00D373D5">
          <w:rPr>
            <w:rFonts w:cs="Times New Roman"/>
            <w:color w:val="0D0D0D" w:themeColor="text1" w:themeTint="F2"/>
            <w:sz w:val="22"/>
            <w:rPrChange w:id="13486" w:author="tao huang" w:date="2017-09-17T12:05:00Z">
              <w:rPr>
                <w:rFonts w:cs="Times New Roman"/>
                <w:color w:val="000000" w:themeColor="text1"/>
                <w:szCs w:val="24"/>
              </w:rPr>
            </w:rPrChange>
          </w:rPr>
          <w:delText xml:space="preserve">the SKU’s with high </w:delText>
        </w:r>
        <w:r w:rsidR="00B56D37" w:rsidRPr="00A60A57" w:rsidDel="00D373D5">
          <w:rPr>
            <w:rFonts w:cs="Times New Roman"/>
            <w:color w:val="0D0D0D" w:themeColor="text1" w:themeTint="F2"/>
            <w:sz w:val="22"/>
            <w:rPrChange w:id="13487" w:author="tao huang" w:date="2017-09-17T12:05:00Z">
              <w:rPr>
                <w:rFonts w:cs="Times New Roman"/>
                <w:color w:val="000000" w:themeColor="text1"/>
                <w:szCs w:val="24"/>
              </w:rPr>
            </w:rPrChange>
          </w:rPr>
          <w:delText>central tendency of sales</w:delText>
        </w:r>
        <w:r w:rsidR="00A12484" w:rsidRPr="00A60A57" w:rsidDel="00D373D5">
          <w:rPr>
            <w:rFonts w:cs="Times New Roman"/>
            <w:color w:val="0D0D0D" w:themeColor="text1" w:themeTint="F2"/>
            <w:sz w:val="22"/>
            <w:rPrChange w:id="13488" w:author="tao huang" w:date="2017-09-17T12:05:00Z">
              <w:rPr>
                <w:rFonts w:cs="Times New Roman"/>
                <w:color w:val="000000" w:themeColor="text1"/>
                <w:szCs w:val="24"/>
              </w:rPr>
            </w:rPrChange>
          </w:rPr>
          <w:delText>.</w:delText>
        </w:r>
        <w:r w:rsidR="00A80385" w:rsidRPr="00A60A57" w:rsidDel="00D373D5">
          <w:rPr>
            <w:rFonts w:cs="Times New Roman"/>
            <w:color w:val="0D0D0D" w:themeColor="text1" w:themeTint="F2"/>
            <w:sz w:val="22"/>
            <w:rPrChange w:id="13489" w:author="tao huang" w:date="2017-09-17T12:05:00Z">
              <w:rPr>
                <w:rFonts w:cs="Times New Roman"/>
                <w:color w:val="000000" w:themeColor="text1"/>
                <w:szCs w:val="24"/>
              </w:rPr>
            </w:rPrChange>
          </w:rPr>
          <w:delText xml:space="preserve"> </w:delText>
        </w:r>
        <w:r w:rsidR="00691E2B" w:rsidRPr="00A60A57" w:rsidDel="00D373D5">
          <w:rPr>
            <w:rFonts w:cs="Times New Roman"/>
            <w:color w:val="0D0D0D" w:themeColor="text1" w:themeTint="F2"/>
            <w:sz w:val="22"/>
            <w:rPrChange w:id="13490" w:author="tao huang" w:date="2017-09-17T12:05:00Z">
              <w:rPr>
                <w:rFonts w:cs="Times New Roman"/>
                <w:color w:val="000000" w:themeColor="text1"/>
                <w:szCs w:val="24"/>
              </w:rPr>
            </w:rPrChange>
          </w:rPr>
          <w:delText xml:space="preserve">This may indicate that the ‘correction’ by the methods may be submerged by high sales pikes which are usually ‘outliers’ and caused by promotions. </w:delText>
        </w:r>
        <w:r w:rsidR="00A80385" w:rsidRPr="00A60A57" w:rsidDel="00D373D5">
          <w:rPr>
            <w:rFonts w:cs="Times New Roman"/>
            <w:color w:val="0D0D0D" w:themeColor="text1" w:themeTint="F2"/>
            <w:sz w:val="22"/>
            <w:rPrChange w:id="13491" w:author="tao huang" w:date="2017-09-17T12:05:00Z">
              <w:rPr>
                <w:rFonts w:cs="Times New Roman"/>
                <w:color w:val="000000" w:themeColor="text1"/>
                <w:szCs w:val="24"/>
              </w:rPr>
            </w:rPrChange>
          </w:rPr>
          <w:delText>For simplicity, we only show the results for the MASE and when the horizon is one to eight weeks ahead. The results are consistent across all the error measures and all the forecast horizons.</w:delText>
        </w:r>
        <w:r w:rsidR="00691E2B" w:rsidRPr="00A60A57" w:rsidDel="00D373D5">
          <w:rPr>
            <w:rFonts w:cs="Times New Roman"/>
            <w:color w:val="0D0D0D" w:themeColor="text1" w:themeTint="F2"/>
            <w:sz w:val="22"/>
            <w:rPrChange w:id="13492" w:author="tao huang" w:date="2017-09-17T12:05:00Z">
              <w:rPr>
                <w:rFonts w:cs="Times New Roman"/>
                <w:color w:val="000000" w:themeColor="text1"/>
                <w:szCs w:val="24"/>
              </w:rPr>
            </w:rPrChange>
          </w:rPr>
          <w:delText xml:space="preserve"> </w:delText>
        </w:r>
        <w:r w:rsidR="00EF2C54" w:rsidRPr="00A60A57" w:rsidDel="00D373D5">
          <w:rPr>
            <w:rFonts w:cs="Times New Roman"/>
            <w:color w:val="0D0D0D" w:themeColor="text1" w:themeTint="F2"/>
            <w:sz w:val="22"/>
            <w:rPrChange w:id="13493" w:author="tao huang" w:date="2017-09-17T12:05:00Z">
              <w:rPr>
                <w:rFonts w:cs="Times New Roman"/>
                <w:color w:val="000000" w:themeColor="text1"/>
                <w:szCs w:val="24"/>
              </w:rPr>
            </w:rPrChange>
          </w:rPr>
          <w:delText>This indicate</w:delText>
        </w:r>
        <w:r w:rsidR="00643960" w:rsidRPr="00A60A57" w:rsidDel="00D373D5">
          <w:rPr>
            <w:rFonts w:cs="Times New Roman"/>
            <w:color w:val="0D0D0D" w:themeColor="text1" w:themeTint="F2"/>
            <w:sz w:val="22"/>
            <w:rPrChange w:id="13494" w:author="tao huang" w:date="2017-09-17T12:05:00Z">
              <w:rPr>
                <w:rFonts w:cs="Times New Roman"/>
                <w:color w:val="000000" w:themeColor="text1"/>
                <w:szCs w:val="24"/>
              </w:rPr>
            </w:rPrChange>
          </w:rPr>
          <w:delText>s</w:delText>
        </w:r>
        <w:r w:rsidR="00EF2C54" w:rsidRPr="00A60A57" w:rsidDel="00D373D5">
          <w:rPr>
            <w:rFonts w:cs="Times New Roman"/>
            <w:color w:val="0D0D0D" w:themeColor="text1" w:themeTint="F2"/>
            <w:sz w:val="22"/>
            <w:rPrChange w:id="13495" w:author="tao huang" w:date="2017-09-17T12:05:00Z">
              <w:rPr>
                <w:rFonts w:cs="Times New Roman"/>
                <w:color w:val="000000" w:themeColor="text1"/>
                <w:szCs w:val="24"/>
              </w:rPr>
            </w:rPrChange>
          </w:rPr>
          <w:delText xml:space="preserve"> that we may pre-test these feature</w:delText>
        </w:r>
        <w:r w:rsidR="00643960" w:rsidRPr="00A60A57" w:rsidDel="00D373D5">
          <w:rPr>
            <w:rFonts w:cs="Times New Roman"/>
            <w:color w:val="0D0D0D" w:themeColor="text1" w:themeTint="F2"/>
            <w:sz w:val="22"/>
            <w:rPrChange w:id="13496" w:author="tao huang" w:date="2017-09-17T12:05:00Z">
              <w:rPr>
                <w:rFonts w:cs="Times New Roman"/>
                <w:color w:val="000000" w:themeColor="text1"/>
                <w:szCs w:val="24"/>
              </w:rPr>
            </w:rPrChange>
          </w:rPr>
          <w:delText>s</w:delText>
        </w:r>
        <w:r w:rsidR="00EF2C54" w:rsidRPr="00A60A57" w:rsidDel="00D373D5">
          <w:rPr>
            <w:rFonts w:cs="Times New Roman"/>
            <w:color w:val="0D0D0D" w:themeColor="text1" w:themeTint="F2"/>
            <w:sz w:val="22"/>
            <w:rPrChange w:id="13497" w:author="tao huang" w:date="2017-09-17T12:05:00Z">
              <w:rPr>
                <w:rFonts w:cs="Times New Roman"/>
                <w:color w:val="000000" w:themeColor="text1"/>
                <w:szCs w:val="24"/>
              </w:rPr>
            </w:rPrChange>
          </w:rPr>
          <w:delText xml:space="preserve"> of the SKU and then determine the optimal sales forecasting method</w:delText>
        </w:r>
        <w:r w:rsidR="00643960" w:rsidRPr="00A60A57" w:rsidDel="00D373D5">
          <w:rPr>
            <w:rFonts w:cs="Times New Roman"/>
            <w:color w:val="0D0D0D" w:themeColor="text1" w:themeTint="F2"/>
            <w:sz w:val="22"/>
            <w:rPrChange w:id="13498" w:author="tao huang" w:date="2017-09-17T12:05:00Z">
              <w:rPr>
                <w:rFonts w:cs="Times New Roman"/>
                <w:color w:val="000000" w:themeColor="text1"/>
                <w:szCs w:val="24"/>
              </w:rPr>
            </w:rPrChange>
          </w:rPr>
          <w:delText xml:space="preserve"> specifically for that SKU</w:delText>
        </w:r>
        <w:r w:rsidR="00EF2C54" w:rsidRPr="00A60A57" w:rsidDel="00D373D5">
          <w:rPr>
            <w:rFonts w:cs="Times New Roman"/>
            <w:color w:val="0D0D0D" w:themeColor="text1" w:themeTint="F2"/>
            <w:sz w:val="22"/>
            <w:rPrChange w:id="13499" w:author="tao huang" w:date="2017-09-17T12:05:00Z">
              <w:rPr>
                <w:rFonts w:cs="Times New Roman"/>
                <w:color w:val="000000" w:themeColor="text1"/>
                <w:szCs w:val="24"/>
              </w:rPr>
            </w:rPrChange>
          </w:rPr>
          <w:delText>.</w:delText>
        </w:r>
        <w:r w:rsidR="00643960" w:rsidRPr="00A60A57" w:rsidDel="00D373D5">
          <w:rPr>
            <w:rFonts w:cs="Times New Roman"/>
            <w:color w:val="0D0D0D" w:themeColor="text1" w:themeTint="F2"/>
            <w:sz w:val="22"/>
            <w:rPrChange w:id="13500" w:author="tao huang" w:date="2017-09-17T12:05:00Z">
              <w:rPr>
                <w:rFonts w:cs="Times New Roman"/>
                <w:color w:val="000000" w:themeColor="text1"/>
                <w:szCs w:val="24"/>
              </w:rPr>
            </w:rPrChange>
          </w:rPr>
          <w:delText xml:space="preserve"> We leave it for future research.</w:delText>
        </w:r>
      </w:del>
    </w:p>
    <w:p w14:paraId="1BD2B598" w14:textId="06A176C9" w:rsidR="00E41243" w:rsidRPr="00A60A57" w:rsidDel="005E7776" w:rsidRDefault="00A12484">
      <w:pPr>
        <w:rPr>
          <w:del w:id="13501" w:author="tao huang" w:date="2017-09-16T12:51:00Z"/>
          <w:rFonts w:cs="Times New Roman"/>
          <w:color w:val="0D0D0D" w:themeColor="text1" w:themeTint="F2"/>
          <w:sz w:val="22"/>
          <w:rPrChange w:id="13502" w:author="tao huang" w:date="2017-09-17T12:05:00Z">
            <w:rPr>
              <w:del w:id="13503" w:author="tao huang" w:date="2017-09-16T12:51:00Z"/>
              <w:rFonts w:cs="Times New Roman"/>
              <w:color w:val="000000" w:themeColor="text1"/>
              <w:szCs w:val="24"/>
            </w:rPr>
          </w:rPrChange>
        </w:rPr>
        <w:pPrChange w:id="13504" w:author="tao huang" w:date="2017-09-16T12:50:00Z">
          <w:pPr>
            <w:pStyle w:val="ListParagraph"/>
            <w:spacing w:after="0" w:line="360" w:lineRule="auto"/>
            <w:ind w:left="0"/>
          </w:pPr>
        </w:pPrChange>
      </w:pPr>
      <w:del w:id="13505" w:author="tao huang" w:date="2017-09-13T16:18:00Z">
        <w:r w:rsidRPr="00A60A57" w:rsidDel="00D373D5">
          <w:rPr>
            <w:rFonts w:cs="Times New Roman"/>
            <w:color w:val="0D0D0D" w:themeColor="text1" w:themeTint="F2"/>
            <w:sz w:val="22"/>
            <w:rPrChange w:id="13506" w:author="tao huang" w:date="2017-09-17T12:05:00Z">
              <w:rPr>
                <w:rFonts w:cs="Times New Roman"/>
                <w:color w:val="000000" w:themeColor="text1"/>
                <w:szCs w:val="24"/>
              </w:rPr>
            </w:rPrChange>
          </w:rPr>
          <w:delText xml:space="preserve"> </w:delText>
        </w:r>
        <w:r w:rsidR="008471F5" w:rsidRPr="00A60A57" w:rsidDel="00D373D5">
          <w:rPr>
            <w:rFonts w:cs="Times New Roman"/>
            <w:color w:val="0D0D0D" w:themeColor="text1" w:themeTint="F2"/>
            <w:sz w:val="22"/>
            <w:rPrChange w:id="13507" w:author="tao huang" w:date="2017-09-17T12:05:00Z">
              <w:rPr>
                <w:rFonts w:cs="Times New Roman"/>
                <w:color w:val="000000" w:themeColor="text1"/>
                <w:szCs w:val="24"/>
              </w:rPr>
            </w:rPrChange>
          </w:rPr>
          <w:delText xml:space="preserve"> </w:delText>
        </w:r>
      </w:del>
    </w:p>
    <w:p w14:paraId="7D8D5BAF" w14:textId="77777777" w:rsidR="00E41243" w:rsidRPr="00A60A57" w:rsidRDefault="00E41243">
      <w:pPr>
        <w:rPr>
          <w:rFonts w:cs="Times New Roman"/>
          <w:b/>
          <w:color w:val="0D0D0D" w:themeColor="text1" w:themeTint="F2"/>
          <w:sz w:val="22"/>
          <w:rPrChange w:id="13508" w:author="tao huang" w:date="2017-09-17T12:05:00Z">
            <w:rPr>
              <w:rFonts w:cs="Times New Roman"/>
              <w:b/>
              <w:color w:val="000000" w:themeColor="text1"/>
              <w:szCs w:val="24"/>
            </w:rPr>
          </w:rPrChange>
        </w:rPr>
        <w:pPrChange w:id="13509" w:author="tao huang" w:date="2017-09-16T12:51:00Z">
          <w:pPr>
            <w:spacing w:after="0" w:line="360" w:lineRule="auto"/>
            <w:ind w:left="360"/>
          </w:pPr>
        </w:pPrChange>
      </w:pPr>
    </w:p>
    <w:p w14:paraId="014A5DBD" w14:textId="71889B60" w:rsidR="00B417BD" w:rsidRPr="00A60A57" w:rsidRDefault="00B417BD">
      <w:pPr>
        <w:pStyle w:val="ListParagraph"/>
        <w:numPr>
          <w:ilvl w:val="0"/>
          <w:numId w:val="45"/>
        </w:numPr>
        <w:spacing w:after="0" w:line="360" w:lineRule="auto"/>
        <w:rPr>
          <w:ins w:id="13510" w:author="tao huang" w:date="2017-09-16T13:01:00Z"/>
          <w:rFonts w:cs="Times New Roman"/>
          <w:b/>
          <w:color w:val="0D0D0D" w:themeColor="text1" w:themeTint="F2"/>
          <w:sz w:val="22"/>
          <w:rPrChange w:id="13511" w:author="tao huang" w:date="2017-09-17T12:05:00Z">
            <w:rPr>
              <w:ins w:id="13512" w:author="tao huang" w:date="2017-09-16T13:01:00Z"/>
              <w:rFonts w:cs="Times New Roman"/>
              <w:b/>
              <w:color w:val="000000" w:themeColor="text1"/>
              <w:szCs w:val="24"/>
            </w:rPr>
          </w:rPrChange>
        </w:rPr>
        <w:pPrChange w:id="13513" w:author="tao huang" w:date="2017-09-16T13:05:00Z">
          <w:pPr>
            <w:pStyle w:val="ListParagraph"/>
            <w:numPr>
              <w:numId w:val="44"/>
            </w:numPr>
            <w:spacing w:after="0" w:line="360" w:lineRule="auto"/>
            <w:ind w:hanging="360"/>
          </w:pPr>
        </w:pPrChange>
      </w:pPr>
      <w:ins w:id="13514" w:author="tao huang" w:date="2017-09-16T13:01:00Z">
        <w:r w:rsidRPr="00A60A57">
          <w:rPr>
            <w:rFonts w:cs="Times New Roman"/>
            <w:b/>
            <w:color w:val="0D0D0D" w:themeColor="text1" w:themeTint="F2"/>
            <w:sz w:val="22"/>
            <w:rPrChange w:id="13515" w:author="tao huang" w:date="2017-09-17T12:05:00Z">
              <w:rPr>
                <w:rFonts w:cs="Times New Roman"/>
                <w:b/>
                <w:color w:val="000000" w:themeColor="text1"/>
                <w:szCs w:val="24"/>
              </w:rPr>
            </w:rPrChange>
          </w:rPr>
          <w:t>Exploring the determinants of the forecasting improvement</w:t>
        </w:r>
      </w:ins>
    </w:p>
    <w:p w14:paraId="5E285508" w14:textId="433FC389" w:rsidR="00B417BD" w:rsidRPr="00A60A57" w:rsidRDefault="00B417BD">
      <w:pPr>
        <w:spacing w:after="0" w:line="360" w:lineRule="auto"/>
        <w:ind w:left="360"/>
        <w:rPr>
          <w:ins w:id="13516" w:author="tao huang" w:date="2017-09-16T13:01:00Z"/>
          <w:rFonts w:cs="Times New Roman"/>
          <w:b/>
          <w:color w:val="0D0D0D" w:themeColor="text1" w:themeTint="F2"/>
          <w:sz w:val="22"/>
          <w:rPrChange w:id="13517" w:author="tao huang" w:date="2017-09-17T12:05:00Z">
            <w:rPr>
              <w:ins w:id="13518" w:author="tao huang" w:date="2017-09-16T13:01:00Z"/>
              <w:rFonts w:cs="Times New Roman"/>
              <w:b/>
              <w:color w:val="000000" w:themeColor="text1"/>
              <w:szCs w:val="24"/>
            </w:rPr>
          </w:rPrChange>
        </w:rPr>
      </w:pPr>
      <w:ins w:id="13519" w:author="tao huang" w:date="2017-09-16T13:01:00Z">
        <w:r w:rsidRPr="00A60A57">
          <w:rPr>
            <w:rFonts w:cs="Times New Roman"/>
            <w:b/>
            <w:color w:val="0D0D0D" w:themeColor="text1" w:themeTint="F2"/>
            <w:sz w:val="22"/>
            <w:rPrChange w:id="13520" w:author="tao huang" w:date="2017-09-17T12:05:00Z">
              <w:rPr>
                <w:rFonts w:cs="Times New Roman"/>
                <w:b/>
                <w:color w:val="000000" w:themeColor="text1"/>
                <w:szCs w:val="24"/>
              </w:rPr>
            </w:rPrChange>
          </w:rPr>
          <w:t xml:space="preserve"> </w:t>
        </w:r>
      </w:ins>
    </w:p>
    <w:p w14:paraId="4C52FBB8" w14:textId="4509C13C" w:rsidR="00B417BD" w:rsidRPr="00A60A57" w:rsidRDefault="00B417BD" w:rsidP="00B417BD">
      <w:pPr>
        <w:pStyle w:val="ListParagraph"/>
        <w:spacing w:after="0" w:line="360" w:lineRule="auto"/>
        <w:ind w:left="0"/>
        <w:rPr>
          <w:ins w:id="13521" w:author="tao huang" w:date="2017-09-16T13:01:00Z"/>
          <w:rFonts w:cs="Times New Roman"/>
          <w:color w:val="0D0D0D" w:themeColor="text1" w:themeTint="F2"/>
          <w:sz w:val="22"/>
          <w:rPrChange w:id="13522" w:author="tao huang" w:date="2017-09-17T12:05:00Z">
            <w:rPr>
              <w:ins w:id="13523" w:author="tao huang" w:date="2017-09-16T13:01:00Z"/>
              <w:rFonts w:cs="Times New Roman"/>
              <w:color w:val="000000" w:themeColor="text1"/>
              <w:szCs w:val="24"/>
            </w:rPr>
          </w:rPrChange>
        </w:rPr>
      </w:pPr>
      <w:ins w:id="13524" w:author="tao huang" w:date="2017-09-16T13:01:00Z">
        <w:r w:rsidRPr="00A60A57">
          <w:rPr>
            <w:rFonts w:cs="Times New Roman"/>
            <w:color w:val="0D0D0D" w:themeColor="text1" w:themeTint="F2"/>
            <w:sz w:val="22"/>
            <w:rPrChange w:id="13525" w:author="tao huang" w:date="2017-09-17T12:05:00Z">
              <w:rPr>
                <w:rFonts w:cs="Times New Roman"/>
                <w:color w:val="000000" w:themeColor="text1"/>
                <w:szCs w:val="24"/>
              </w:rPr>
            </w:rPrChange>
          </w:rPr>
          <w:t xml:space="preserve">The results show that </w:t>
        </w:r>
      </w:ins>
      <w:ins w:id="13526" w:author="tao huang" w:date="2017-09-16T17:19:00Z">
        <w:r w:rsidR="00D83DC4" w:rsidRPr="00A60A57">
          <w:rPr>
            <w:rFonts w:cs="Times New Roman"/>
            <w:color w:val="0D0D0D" w:themeColor="text1" w:themeTint="F2"/>
            <w:sz w:val="22"/>
            <w:rPrChange w:id="13527" w:author="tao huang" w:date="2017-09-17T12:05:00Z">
              <w:rPr>
                <w:rFonts w:cs="Times New Roman"/>
                <w:color w:val="000000" w:themeColor="text1"/>
                <w:szCs w:val="24"/>
              </w:rPr>
            </w:rPrChange>
          </w:rPr>
          <w:t>our</w:t>
        </w:r>
      </w:ins>
      <w:ins w:id="13528" w:author="tao huang" w:date="2017-09-16T13:01:00Z">
        <w:r w:rsidRPr="00A60A57">
          <w:rPr>
            <w:rFonts w:cs="Times New Roman"/>
            <w:color w:val="0D0D0D" w:themeColor="text1" w:themeTint="F2"/>
            <w:sz w:val="22"/>
            <w:rPrChange w:id="13529" w:author="tao huang" w:date="2017-09-17T12:05:00Z">
              <w:rPr>
                <w:rFonts w:cs="Times New Roman"/>
                <w:color w:val="000000" w:themeColor="text1"/>
                <w:szCs w:val="24"/>
              </w:rPr>
            </w:rPrChange>
          </w:rPr>
          <w:t xml:space="preserve"> proposed models generate more accurate forecasts </w:t>
        </w:r>
      </w:ins>
      <w:ins w:id="13530" w:author="tao huang" w:date="2017-09-16T17:19:00Z">
        <w:r w:rsidR="00D83DC4" w:rsidRPr="00A60A57">
          <w:rPr>
            <w:rFonts w:cs="Times New Roman"/>
            <w:color w:val="0D0D0D" w:themeColor="text1" w:themeTint="F2"/>
            <w:sz w:val="22"/>
            <w:rPrChange w:id="13531" w:author="tao huang" w:date="2017-09-17T12:05:00Z">
              <w:rPr>
                <w:rFonts w:cs="Times New Roman"/>
                <w:color w:val="000000" w:themeColor="text1"/>
                <w:szCs w:val="24"/>
              </w:rPr>
            </w:rPrChange>
          </w:rPr>
          <w:t xml:space="preserve">especially </w:t>
        </w:r>
      </w:ins>
      <w:ins w:id="13532" w:author="tao huang" w:date="2017-09-16T13:01:00Z">
        <w:r w:rsidRPr="00A60A57">
          <w:rPr>
            <w:rFonts w:cs="Times New Roman"/>
            <w:color w:val="0D0D0D" w:themeColor="text1" w:themeTint="F2"/>
            <w:sz w:val="22"/>
            <w:rPrChange w:id="13533" w:author="tao huang" w:date="2017-09-17T12:05:00Z">
              <w:rPr>
                <w:rFonts w:cs="Times New Roman"/>
                <w:color w:val="000000" w:themeColor="text1"/>
                <w:szCs w:val="24"/>
              </w:rPr>
            </w:rPrChange>
          </w:rPr>
          <w:t>for some product categories (e.g., Yog</w:t>
        </w:r>
        <w:r w:rsidR="006C6CCB" w:rsidRPr="00A60A57">
          <w:rPr>
            <w:rFonts w:cs="Times New Roman"/>
            <w:color w:val="0D0D0D" w:themeColor="text1" w:themeTint="F2"/>
            <w:sz w:val="22"/>
            <w:rPrChange w:id="13534" w:author="tao huang" w:date="2017-09-17T12:05:00Z">
              <w:rPr>
                <w:rFonts w:cs="Times New Roman"/>
                <w:color w:val="000000" w:themeColor="text1"/>
                <w:szCs w:val="24"/>
              </w:rPr>
            </w:rPrChange>
          </w:rPr>
          <w:t>urt, Milk, Toilet Tissue etc.).</w:t>
        </w:r>
      </w:ins>
      <w:ins w:id="13535" w:author="tao huang" w:date="2017-09-16T17:20:00Z">
        <w:r w:rsidR="006C6CCB" w:rsidRPr="00A60A57">
          <w:rPr>
            <w:rFonts w:cs="Times New Roman"/>
            <w:color w:val="0D0D0D" w:themeColor="text1" w:themeTint="F2"/>
            <w:sz w:val="22"/>
            <w:rPrChange w:id="13536" w:author="tao huang" w:date="2017-09-17T12:05:00Z">
              <w:rPr>
                <w:rFonts w:cs="Times New Roman"/>
                <w:color w:val="000000" w:themeColor="text1"/>
                <w:szCs w:val="24"/>
              </w:rPr>
            </w:rPrChange>
          </w:rPr>
          <w:t xml:space="preserve"> </w:t>
        </w:r>
      </w:ins>
      <w:ins w:id="13537" w:author="tao huang" w:date="2017-09-16T13:01:00Z">
        <w:r w:rsidRPr="00A60A57">
          <w:rPr>
            <w:rFonts w:cs="Times New Roman"/>
            <w:color w:val="0D0D0D" w:themeColor="text1" w:themeTint="F2"/>
            <w:sz w:val="22"/>
            <w:rPrChange w:id="13538" w:author="tao huang" w:date="2017-09-17T12:05:00Z">
              <w:rPr>
                <w:rFonts w:cs="Times New Roman"/>
                <w:color w:val="000000" w:themeColor="text1"/>
                <w:szCs w:val="24"/>
              </w:rPr>
            </w:rPrChange>
          </w:rPr>
          <w:t xml:space="preserve">We further explore the determinants of the improvement of the forecasting performance </w:t>
        </w:r>
      </w:ins>
      <w:ins w:id="13539" w:author="tao huang" w:date="2017-09-17T12:17:00Z">
        <w:r w:rsidR="000A110D">
          <w:rPr>
            <w:rFonts w:cs="Times New Roman"/>
            <w:noProof/>
            <w:color w:val="0D0D0D" w:themeColor="text1" w:themeTint="F2"/>
            <w:sz w:val="22"/>
          </w:rPr>
          <w:t>of</w:t>
        </w:r>
      </w:ins>
      <w:ins w:id="13540" w:author="tao huang" w:date="2017-09-16T13:01:00Z">
        <w:r w:rsidRPr="00A60A57">
          <w:rPr>
            <w:rFonts w:cs="Times New Roman"/>
            <w:color w:val="0D0D0D" w:themeColor="text1" w:themeTint="F2"/>
            <w:sz w:val="22"/>
            <w:rPrChange w:id="13541" w:author="tao huang" w:date="2017-09-17T12:05:00Z">
              <w:rPr>
                <w:rFonts w:cs="Times New Roman"/>
                <w:color w:val="000000" w:themeColor="text1"/>
                <w:szCs w:val="24"/>
              </w:rPr>
            </w:rPrChange>
          </w:rPr>
          <w:t xml:space="preserve"> our proposed models at SKU level. This provides us the implication of what types of product SKUs may benefit most from the proposed models. We consider the following types of potential determinants: 1) basic statistical measures for both the prices and sales including the average, standard deviation, skewness, range, kurtosis, and coefficient of variation; 2) the frequency of the feature and display promotions for each SKU. 3) more advanced statistical measures which capture the characteristics of the data series designed by </w:t>
        </w:r>
      </w:ins>
      <w:r w:rsidR="00F75C33">
        <w:rPr>
          <w:rFonts w:cs="Times New Roman"/>
          <w:color w:val="0D0D0D" w:themeColor="text1" w:themeTint="F2"/>
          <w:sz w:val="22"/>
        </w:rPr>
        <w:fldChar w:fldCharType="begin"/>
      </w:r>
      <w:r w:rsidR="00F75C33">
        <w:rPr>
          <w:rFonts w:cs="Times New Roman"/>
          <w:color w:val="0D0D0D" w:themeColor="text1" w:themeTint="F2"/>
          <w:sz w:val="22"/>
        </w:rPr>
        <w:instrText xml:space="preserve"> HYPERLINK \l "_ENREF_31" \o "Fildes, 1992 #198" </w:instrText>
      </w:r>
      <w:r w:rsidR="00F75C33">
        <w:rPr>
          <w:rFonts w:cs="Times New Roman"/>
          <w:color w:val="0D0D0D" w:themeColor="text1" w:themeTint="F2"/>
          <w:sz w:val="22"/>
        </w:rPr>
      </w:r>
      <w:r w:rsidR="00F75C33">
        <w:rPr>
          <w:rFonts w:cs="Times New Roman"/>
          <w:color w:val="0D0D0D" w:themeColor="text1" w:themeTint="F2"/>
          <w:sz w:val="22"/>
        </w:rPr>
        <w:fldChar w:fldCharType="separate"/>
      </w:r>
      <w:ins w:id="13542" w:author="tao huang" w:date="2017-09-16T13:01:00Z">
        <w:r w:rsidR="00F75C33" w:rsidRPr="00A60A57">
          <w:rPr>
            <w:rFonts w:cs="Times New Roman"/>
            <w:color w:val="0D0D0D" w:themeColor="text1" w:themeTint="F2"/>
            <w:sz w:val="22"/>
            <w:rPrChange w:id="13543" w:author="tao huang" w:date="2017-09-17T12:05:00Z">
              <w:rPr>
                <w:rFonts w:cs="Times New Roman"/>
                <w:color w:val="000000" w:themeColor="text1"/>
                <w:szCs w:val="24"/>
              </w:rPr>
            </w:rPrChange>
          </w:rPr>
          <w:fldChar w:fldCharType="begin"/>
        </w:r>
      </w:ins>
      <w:r w:rsidR="00F75C33">
        <w:rPr>
          <w:rFonts w:cs="Times New Roman"/>
          <w:color w:val="0D0D0D" w:themeColor="text1" w:themeTint="F2"/>
          <w:sz w:val="22"/>
        </w:rPr>
        <w:instrText xml:space="preserve"> ADDIN EN.CITE &lt;EndNote&gt;&lt;Cite AuthorYear="1"&gt;&lt;Author&gt;Fildes&lt;/Author&gt;&lt;Year&gt;1992&lt;/Year&gt;&lt;RecNum&gt;198&lt;/RecNum&gt;&lt;DisplayText&gt;Robert Fildes (1992)&lt;/DisplayText&gt;&lt;record&gt;&lt;rec-number&gt;198&lt;/rec-number&gt;&lt;foreign-keys&gt;&lt;key app="EN" db-id="fwzpfdt205x9v6eprsvv25dpxftedxv0z0a9" timestamp="0"&gt;198&lt;/key&gt;&lt;/foreign-keys&gt;&lt;ref-type name="Journal Article"&gt;17&lt;/ref-type&gt;&lt;contributors&gt;&lt;authors&gt;&lt;author&gt;Robert Fildes&lt;/author&gt;&lt;/authors&gt;&lt;/contributors&gt;&lt;titles&gt;&lt;title&gt;The evaluation of extrapolative forecasting methods&lt;/title&gt;&lt;secondary-title&gt;International Journal of Forecasting&lt;/secondary-title&gt;&lt;/titles&gt;&lt;periodical&gt;&lt;full-title&gt;International Journal of Forecasting&lt;/full-title&gt;&lt;/periodical&gt;&lt;pages&gt;81-98&lt;/pages&gt;&lt;volume&gt;8&lt;/volume&gt;&lt;dates&gt;&lt;year&gt;1992&lt;/year&gt;&lt;/dates&gt;&lt;urls&gt;&lt;/urls&gt;&lt;/record&gt;&lt;/Cite&gt;&lt;/EndNote&gt;</w:instrText>
      </w:r>
      <w:ins w:id="13544" w:author="tao huang" w:date="2017-09-16T13:01:00Z">
        <w:r w:rsidR="00F75C33" w:rsidRPr="00A60A57">
          <w:rPr>
            <w:rFonts w:cs="Times New Roman"/>
            <w:color w:val="0D0D0D" w:themeColor="text1" w:themeTint="F2"/>
            <w:sz w:val="22"/>
            <w:rPrChange w:id="13545" w:author="tao huang" w:date="2017-09-17T12:05:00Z">
              <w:rPr>
                <w:rFonts w:cs="Times New Roman"/>
                <w:color w:val="000000" w:themeColor="text1"/>
                <w:szCs w:val="24"/>
              </w:rPr>
            </w:rPrChange>
          </w:rPr>
          <w:fldChar w:fldCharType="separate"/>
        </w:r>
      </w:ins>
      <w:r w:rsidR="00F75C33">
        <w:rPr>
          <w:rFonts w:cs="Times New Roman"/>
          <w:noProof/>
          <w:color w:val="0D0D0D" w:themeColor="text1" w:themeTint="F2"/>
          <w:sz w:val="22"/>
        </w:rPr>
        <w:t>Robert Fildes (1992)</w:t>
      </w:r>
      <w:ins w:id="13546" w:author="tao huang" w:date="2017-09-16T13:01:00Z">
        <w:r w:rsidR="00F75C33" w:rsidRPr="00A60A57">
          <w:rPr>
            <w:rFonts w:cs="Times New Roman"/>
            <w:color w:val="0D0D0D" w:themeColor="text1" w:themeTint="F2"/>
            <w:sz w:val="22"/>
            <w:rPrChange w:id="13547" w:author="tao huang" w:date="2017-09-17T12:05:00Z">
              <w:rPr>
                <w:rFonts w:cs="Times New Roman"/>
                <w:color w:val="000000" w:themeColor="text1"/>
                <w:szCs w:val="24"/>
              </w:rPr>
            </w:rPrChange>
          </w:rPr>
          <w:fldChar w:fldCharType="end"/>
        </w:r>
      </w:ins>
      <w:r w:rsidR="00F75C33">
        <w:rPr>
          <w:rFonts w:cs="Times New Roman"/>
          <w:color w:val="0D0D0D" w:themeColor="text1" w:themeTint="F2"/>
          <w:sz w:val="22"/>
        </w:rPr>
        <w:fldChar w:fldCharType="end"/>
      </w:r>
      <w:ins w:id="13548" w:author="tao huang" w:date="2017-09-16T13:01:00Z">
        <w:r w:rsidRPr="00A60A57">
          <w:rPr>
            <w:rFonts w:cs="Times New Roman"/>
            <w:color w:val="0D0D0D" w:themeColor="text1" w:themeTint="F2"/>
            <w:sz w:val="22"/>
            <w:rPrChange w:id="13549" w:author="tao huang" w:date="2017-09-17T12:05:00Z">
              <w:rPr>
                <w:rFonts w:cs="Times New Roman"/>
                <w:color w:val="000000" w:themeColor="text1"/>
                <w:szCs w:val="24"/>
              </w:rPr>
            </w:rPrChange>
          </w:rPr>
          <w:t xml:space="preserve">. For example, we measure the proportion of outliers for the sales of the SKU. The value of the sales for product </w:t>
        </w:r>
        <w:r w:rsidRPr="000A110D">
          <w:rPr>
            <w:rFonts w:cs="Times New Roman"/>
            <w:i/>
            <w:noProof/>
            <w:color w:val="0D0D0D" w:themeColor="text1" w:themeTint="F2"/>
            <w:sz w:val="22"/>
            <w:rPrChange w:id="13550" w:author="tao huang" w:date="2017-09-17T12:17:00Z">
              <w:rPr>
                <w:rFonts w:cs="Times New Roman"/>
                <w:i/>
                <w:noProof/>
                <w:color w:val="000000" w:themeColor="text1"/>
                <w:szCs w:val="24"/>
              </w:rPr>
            </w:rPrChange>
          </w:rPr>
          <w:t>i</w:t>
        </w:r>
        <w:r w:rsidRPr="00A60A57">
          <w:rPr>
            <w:rFonts w:cs="Times New Roman"/>
            <w:color w:val="0D0D0D" w:themeColor="text1" w:themeTint="F2"/>
            <w:sz w:val="22"/>
            <w:rPrChange w:id="13551" w:author="tao huang" w:date="2017-09-17T12:05:00Z">
              <w:rPr>
                <w:rFonts w:cs="Times New Roman"/>
                <w:color w:val="000000" w:themeColor="text1"/>
                <w:szCs w:val="24"/>
              </w:rPr>
            </w:rPrChange>
          </w:rPr>
          <w:t xml:space="preserve"> will be identified as an outlier if </w:t>
        </w:r>
        <m:oMath>
          <m:r>
            <w:rPr>
              <w:rFonts w:ascii="Cambria Math" w:hAnsi="Cambria Math" w:cs="Times New Roman"/>
              <w:color w:val="0D0D0D" w:themeColor="text1" w:themeTint="F2"/>
              <w:sz w:val="22"/>
              <w:rPrChange w:id="13552" w:author="tao huang" w:date="2017-09-17T12:05:00Z">
                <w:rPr>
                  <w:rFonts w:ascii="Cambria Math" w:hAnsi="Cambria Math" w:cs="Times New Roman"/>
                  <w:color w:val="000000" w:themeColor="text1"/>
                  <w:szCs w:val="24"/>
                </w:rPr>
              </w:rPrChange>
            </w:rPr>
            <m:t>∆</m:t>
          </m:r>
          <m:sSub>
            <m:sSubPr>
              <m:ctrlPr>
                <w:rPr>
                  <w:rFonts w:ascii="Cambria Math" w:hAnsi="Cambria Math"/>
                  <w:i/>
                  <w:color w:val="0D0D0D" w:themeColor="text1" w:themeTint="F2"/>
                  <w:sz w:val="22"/>
                  <w:rPrChange w:id="13553" w:author="tao huang" w:date="2017-09-17T12:05:00Z">
                    <w:rPr>
                      <w:rFonts w:ascii="Cambria Math" w:hAnsi="Cambria Math"/>
                      <w:i/>
                      <w:color w:val="000000" w:themeColor="text1"/>
                      <w:szCs w:val="24"/>
                    </w:rPr>
                  </w:rPrChange>
                </w:rPr>
              </m:ctrlPr>
            </m:sSubPr>
            <m:e>
              <m:r>
                <w:rPr>
                  <w:rFonts w:ascii="Cambria Math" w:hAnsi="Cambria Math"/>
                  <w:color w:val="0D0D0D" w:themeColor="text1" w:themeTint="F2"/>
                  <w:sz w:val="22"/>
                  <w:rPrChange w:id="13554" w:author="tao huang" w:date="2017-09-17T12:05:00Z">
                    <w:rPr>
                      <w:rFonts w:ascii="Cambria Math" w:hAnsi="Cambria Math"/>
                      <w:color w:val="000000" w:themeColor="text1"/>
                      <w:szCs w:val="24"/>
                    </w:rPr>
                  </w:rPrChange>
                </w:rPr>
                <m:t>y</m:t>
              </m:r>
            </m:e>
            <m:sub>
              <m:r>
                <w:rPr>
                  <w:rFonts w:ascii="Cambria Math" w:hAnsi="Cambria Math"/>
                  <w:color w:val="0D0D0D" w:themeColor="text1" w:themeTint="F2"/>
                  <w:sz w:val="22"/>
                  <w:rPrChange w:id="13555" w:author="tao huang" w:date="2017-09-17T12:05:00Z">
                    <w:rPr>
                      <w:rFonts w:ascii="Cambria Math" w:hAnsi="Cambria Math"/>
                      <w:color w:val="000000" w:themeColor="text1"/>
                      <w:szCs w:val="24"/>
                    </w:rPr>
                  </w:rPrChange>
                </w:rPr>
                <m:t>i</m:t>
              </m:r>
            </m:sub>
          </m:sSub>
          <m:r>
            <w:rPr>
              <w:rFonts w:ascii="Cambria Math" w:hAnsi="Cambria Math"/>
              <w:color w:val="0D0D0D" w:themeColor="text1" w:themeTint="F2"/>
              <w:sz w:val="22"/>
              <w:rPrChange w:id="13556" w:author="tao huang" w:date="2017-09-17T12:05:00Z">
                <w:rPr>
                  <w:rFonts w:ascii="Cambria Math" w:hAnsi="Cambria Math"/>
                  <w:color w:val="000000" w:themeColor="text1"/>
                  <w:szCs w:val="24"/>
                </w:rPr>
              </w:rPrChange>
            </w:rPr>
            <m:t>&lt;</m:t>
          </m:r>
          <m:sSub>
            <m:sSubPr>
              <m:ctrlPr>
                <w:rPr>
                  <w:rFonts w:ascii="Cambria Math" w:hAnsi="Cambria Math" w:cs="Times New Roman"/>
                  <w:i/>
                  <w:color w:val="0D0D0D" w:themeColor="text1" w:themeTint="F2"/>
                  <w:sz w:val="22"/>
                  <w:rPrChange w:id="13557" w:author="tao huang" w:date="2017-09-17T12:05:00Z">
                    <w:rPr>
                      <w:rFonts w:ascii="Cambria Math" w:hAnsi="Cambria Math" w:cs="Times New Roman"/>
                      <w:i/>
                      <w:color w:val="000000" w:themeColor="text1"/>
                      <w:szCs w:val="24"/>
                    </w:rPr>
                  </w:rPrChange>
                </w:rPr>
              </m:ctrlPr>
            </m:sSubPr>
            <m:e>
              <m:r>
                <w:rPr>
                  <w:rFonts w:ascii="Cambria Math" w:hAnsi="Cambria Math" w:cs="Times New Roman"/>
                  <w:color w:val="0D0D0D" w:themeColor="text1" w:themeTint="F2"/>
                  <w:sz w:val="22"/>
                  <w:rPrChange w:id="13558" w:author="tao huang" w:date="2017-09-17T12:05:00Z">
                    <w:rPr>
                      <w:rFonts w:ascii="Cambria Math" w:hAnsi="Cambria Math" w:cs="Times New Roman"/>
                      <w:color w:val="000000" w:themeColor="text1"/>
                      <w:szCs w:val="24"/>
                    </w:rPr>
                  </w:rPrChange>
                </w:rPr>
                <m:t>Q</m:t>
              </m:r>
            </m:e>
            <m:sub>
              <m:r>
                <w:rPr>
                  <w:rFonts w:ascii="Cambria Math" w:hAnsi="Cambria Math" w:cs="Times New Roman"/>
                  <w:color w:val="0D0D0D" w:themeColor="text1" w:themeTint="F2"/>
                  <w:sz w:val="22"/>
                  <w:rPrChange w:id="13559" w:author="tao huang" w:date="2017-09-17T12:05:00Z">
                    <w:rPr>
                      <w:rFonts w:ascii="Cambria Math" w:hAnsi="Cambria Math" w:cs="Times New Roman"/>
                      <w:color w:val="000000" w:themeColor="text1"/>
                      <w:szCs w:val="24"/>
                    </w:rPr>
                  </w:rPrChange>
                </w:rPr>
                <m:t>1</m:t>
              </m:r>
            </m:sub>
          </m:sSub>
          <m:r>
            <w:rPr>
              <w:rFonts w:ascii="Cambria Math" w:hAnsi="Cambria Math" w:cs="Times New Roman"/>
              <w:color w:val="0D0D0D" w:themeColor="text1" w:themeTint="F2"/>
              <w:sz w:val="22"/>
              <w:rPrChange w:id="13560" w:author="tao huang" w:date="2017-09-17T12:05:00Z">
                <w:rPr>
                  <w:rFonts w:ascii="Cambria Math" w:hAnsi="Cambria Math" w:cs="Times New Roman"/>
                  <w:color w:val="000000" w:themeColor="text1"/>
                  <w:szCs w:val="24"/>
                </w:rPr>
              </w:rPrChange>
            </w:rPr>
            <m:t>-1.5*(</m:t>
          </m:r>
          <m:sSub>
            <m:sSubPr>
              <m:ctrlPr>
                <w:rPr>
                  <w:rFonts w:ascii="Cambria Math" w:hAnsi="Cambria Math" w:cs="Times New Roman"/>
                  <w:i/>
                  <w:color w:val="0D0D0D" w:themeColor="text1" w:themeTint="F2"/>
                  <w:sz w:val="22"/>
                  <w:rPrChange w:id="13561" w:author="tao huang" w:date="2017-09-17T12:05:00Z">
                    <w:rPr>
                      <w:rFonts w:ascii="Cambria Math" w:hAnsi="Cambria Math" w:cs="Times New Roman"/>
                      <w:i/>
                      <w:color w:val="000000" w:themeColor="text1"/>
                      <w:szCs w:val="24"/>
                    </w:rPr>
                  </w:rPrChange>
                </w:rPr>
              </m:ctrlPr>
            </m:sSubPr>
            <m:e>
              <m:r>
                <w:rPr>
                  <w:rFonts w:ascii="Cambria Math" w:hAnsi="Cambria Math" w:cs="Times New Roman"/>
                  <w:color w:val="0D0D0D" w:themeColor="text1" w:themeTint="F2"/>
                  <w:sz w:val="22"/>
                  <w:rPrChange w:id="13562" w:author="tao huang" w:date="2017-09-17T12:05:00Z">
                    <w:rPr>
                      <w:rFonts w:ascii="Cambria Math" w:hAnsi="Cambria Math" w:cs="Times New Roman"/>
                      <w:color w:val="000000" w:themeColor="text1"/>
                      <w:szCs w:val="24"/>
                    </w:rPr>
                  </w:rPrChange>
                </w:rPr>
                <m:t>Q</m:t>
              </m:r>
            </m:e>
            <m:sub>
              <m:r>
                <w:rPr>
                  <w:rFonts w:ascii="Cambria Math" w:hAnsi="Cambria Math" w:cs="Times New Roman"/>
                  <w:color w:val="0D0D0D" w:themeColor="text1" w:themeTint="F2"/>
                  <w:sz w:val="22"/>
                  <w:rPrChange w:id="13563" w:author="tao huang" w:date="2017-09-17T12:05:00Z">
                    <w:rPr>
                      <w:rFonts w:ascii="Cambria Math" w:hAnsi="Cambria Math" w:cs="Times New Roman"/>
                      <w:color w:val="000000" w:themeColor="text1"/>
                      <w:szCs w:val="24"/>
                    </w:rPr>
                  </w:rPrChange>
                </w:rPr>
                <m:t>3</m:t>
              </m:r>
            </m:sub>
          </m:sSub>
          <m:r>
            <w:rPr>
              <w:rFonts w:ascii="Cambria Math" w:hAnsi="Cambria Math" w:cs="Times New Roman"/>
              <w:color w:val="0D0D0D" w:themeColor="text1" w:themeTint="F2"/>
              <w:sz w:val="22"/>
              <w:rPrChange w:id="13564" w:author="tao huang" w:date="2017-09-17T12:05:00Z">
                <w:rPr>
                  <w:rFonts w:ascii="Cambria Math" w:hAnsi="Cambria Math" w:cs="Times New Roman"/>
                  <w:color w:val="000000" w:themeColor="text1"/>
                  <w:szCs w:val="24"/>
                </w:rPr>
              </w:rPrChange>
            </w:rPr>
            <m:t>-</m:t>
          </m:r>
          <m:sSub>
            <m:sSubPr>
              <m:ctrlPr>
                <w:rPr>
                  <w:rFonts w:ascii="Cambria Math" w:hAnsi="Cambria Math" w:cs="Times New Roman"/>
                  <w:i/>
                  <w:color w:val="0D0D0D" w:themeColor="text1" w:themeTint="F2"/>
                  <w:sz w:val="22"/>
                  <w:rPrChange w:id="13565" w:author="tao huang" w:date="2017-09-17T12:05:00Z">
                    <w:rPr>
                      <w:rFonts w:ascii="Cambria Math" w:hAnsi="Cambria Math" w:cs="Times New Roman"/>
                      <w:i/>
                      <w:color w:val="000000" w:themeColor="text1"/>
                      <w:szCs w:val="24"/>
                    </w:rPr>
                  </w:rPrChange>
                </w:rPr>
              </m:ctrlPr>
            </m:sSubPr>
            <m:e>
              <m:r>
                <w:rPr>
                  <w:rFonts w:ascii="Cambria Math" w:hAnsi="Cambria Math" w:cs="Times New Roman"/>
                  <w:color w:val="0D0D0D" w:themeColor="text1" w:themeTint="F2"/>
                  <w:sz w:val="22"/>
                  <w:rPrChange w:id="13566" w:author="tao huang" w:date="2017-09-17T12:05:00Z">
                    <w:rPr>
                      <w:rFonts w:ascii="Cambria Math" w:hAnsi="Cambria Math" w:cs="Times New Roman"/>
                      <w:color w:val="000000" w:themeColor="text1"/>
                      <w:szCs w:val="24"/>
                    </w:rPr>
                  </w:rPrChange>
                </w:rPr>
                <m:t>Q</m:t>
              </m:r>
            </m:e>
            <m:sub>
              <m:r>
                <w:rPr>
                  <w:rFonts w:ascii="Cambria Math" w:hAnsi="Cambria Math" w:cs="Times New Roman"/>
                  <w:color w:val="0D0D0D" w:themeColor="text1" w:themeTint="F2"/>
                  <w:sz w:val="22"/>
                  <w:rPrChange w:id="13567" w:author="tao huang" w:date="2017-09-17T12:05:00Z">
                    <w:rPr>
                      <w:rFonts w:ascii="Cambria Math" w:hAnsi="Cambria Math" w:cs="Times New Roman"/>
                      <w:color w:val="000000" w:themeColor="text1"/>
                      <w:szCs w:val="24"/>
                    </w:rPr>
                  </w:rPrChange>
                </w:rPr>
                <m:t>1</m:t>
              </m:r>
            </m:sub>
          </m:sSub>
          <m:r>
            <w:rPr>
              <w:rFonts w:ascii="Cambria Math" w:hAnsi="Cambria Math" w:cs="Times New Roman"/>
              <w:color w:val="0D0D0D" w:themeColor="text1" w:themeTint="F2"/>
              <w:sz w:val="22"/>
              <w:rPrChange w:id="13568" w:author="tao huang" w:date="2017-09-17T12:05:00Z">
                <w:rPr>
                  <w:rFonts w:ascii="Cambria Math" w:hAnsi="Cambria Math" w:cs="Times New Roman"/>
                  <w:color w:val="000000" w:themeColor="text1"/>
                  <w:szCs w:val="24"/>
                </w:rPr>
              </w:rPrChange>
            </w:rPr>
            <m:t>)</m:t>
          </m:r>
        </m:oMath>
        <w:r w:rsidRPr="00A60A57">
          <w:rPr>
            <w:rFonts w:cs="Times New Roman"/>
            <w:color w:val="0D0D0D" w:themeColor="text1" w:themeTint="F2"/>
            <w:sz w:val="22"/>
            <w:rPrChange w:id="13569" w:author="tao huang" w:date="2017-09-17T12:05:00Z">
              <w:rPr>
                <w:rFonts w:cs="Times New Roman"/>
                <w:color w:val="000000" w:themeColor="text1"/>
                <w:szCs w:val="24"/>
              </w:rPr>
            </w:rPrChange>
          </w:rPr>
          <w:t xml:space="preserve"> or </w:t>
        </w:r>
        <m:oMath>
          <m:r>
            <w:rPr>
              <w:rFonts w:ascii="Cambria Math" w:hAnsi="Cambria Math" w:cs="Times New Roman"/>
              <w:color w:val="0D0D0D" w:themeColor="text1" w:themeTint="F2"/>
              <w:sz w:val="22"/>
              <w:rPrChange w:id="13570" w:author="tao huang" w:date="2017-09-17T12:05:00Z">
                <w:rPr>
                  <w:rFonts w:ascii="Cambria Math" w:hAnsi="Cambria Math" w:cs="Times New Roman"/>
                  <w:color w:val="000000" w:themeColor="text1"/>
                  <w:szCs w:val="24"/>
                </w:rPr>
              </w:rPrChange>
            </w:rPr>
            <m:t>∆</m:t>
          </m:r>
          <m:sSub>
            <m:sSubPr>
              <m:ctrlPr>
                <w:rPr>
                  <w:rFonts w:ascii="Cambria Math" w:hAnsi="Cambria Math"/>
                  <w:i/>
                  <w:color w:val="0D0D0D" w:themeColor="text1" w:themeTint="F2"/>
                  <w:sz w:val="22"/>
                  <w:rPrChange w:id="13571" w:author="tao huang" w:date="2017-09-17T12:05:00Z">
                    <w:rPr>
                      <w:rFonts w:ascii="Cambria Math" w:hAnsi="Cambria Math"/>
                      <w:i/>
                      <w:color w:val="000000" w:themeColor="text1"/>
                      <w:szCs w:val="24"/>
                    </w:rPr>
                  </w:rPrChange>
                </w:rPr>
              </m:ctrlPr>
            </m:sSubPr>
            <m:e>
              <m:r>
                <w:rPr>
                  <w:rFonts w:ascii="Cambria Math" w:hAnsi="Cambria Math"/>
                  <w:color w:val="0D0D0D" w:themeColor="text1" w:themeTint="F2"/>
                  <w:sz w:val="22"/>
                  <w:rPrChange w:id="13572" w:author="tao huang" w:date="2017-09-17T12:05:00Z">
                    <w:rPr>
                      <w:rFonts w:ascii="Cambria Math" w:hAnsi="Cambria Math"/>
                      <w:color w:val="000000" w:themeColor="text1"/>
                      <w:szCs w:val="24"/>
                    </w:rPr>
                  </w:rPrChange>
                </w:rPr>
                <m:t>y</m:t>
              </m:r>
            </m:e>
            <m:sub>
              <m:r>
                <w:rPr>
                  <w:rFonts w:ascii="Cambria Math" w:hAnsi="Cambria Math"/>
                  <w:color w:val="0D0D0D" w:themeColor="text1" w:themeTint="F2"/>
                  <w:sz w:val="22"/>
                  <w:rPrChange w:id="13573" w:author="tao huang" w:date="2017-09-17T12:05:00Z">
                    <w:rPr>
                      <w:rFonts w:ascii="Cambria Math" w:hAnsi="Cambria Math"/>
                      <w:color w:val="000000" w:themeColor="text1"/>
                      <w:szCs w:val="24"/>
                    </w:rPr>
                  </w:rPrChange>
                </w:rPr>
                <m:t>i</m:t>
              </m:r>
            </m:sub>
          </m:sSub>
          <m:r>
            <w:rPr>
              <w:rFonts w:ascii="Cambria Math" w:hAnsi="Cambria Math"/>
              <w:color w:val="0D0D0D" w:themeColor="text1" w:themeTint="F2"/>
              <w:sz w:val="22"/>
              <w:rPrChange w:id="13574" w:author="tao huang" w:date="2017-09-17T12:05:00Z">
                <w:rPr>
                  <w:rFonts w:ascii="Cambria Math" w:hAnsi="Cambria Math"/>
                  <w:color w:val="000000" w:themeColor="text1"/>
                  <w:szCs w:val="24"/>
                </w:rPr>
              </w:rPrChange>
            </w:rPr>
            <m:t>&gt;</m:t>
          </m:r>
          <m:sSub>
            <m:sSubPr>
              <m:ctrlPr>
                <w:rPr>
                  <w:rFonts w:ascii="Cambria Math" w:hAnsi="Cambria Math" w:cs="Times New Roman"/>
                  <w:i/>
                  <w:color w:val="0D0D0D" w:themeColor="text1" w:themeTint="F2"/>
                  <w:sz w:val="22"/>
                  <w:rPrChange w:id="13575" w:author="tao huang" w:date="2017-09-17T12:05:00Z">
                    <w:rPr>
                      <w:rFonts w:ascii="Cambria Math" w:hAnsi="Cambria Math" w:cs="Times New Roman"/>
                      <w:i/>
                      <w:color w:val="000000" w:themeColor="text1"/>
                      <w:szCs w:val="24"/>
                    </w:rPr>
                  </w:rPrChange>
                </w:rPr>
              </m:ctrlPr>
            </m:sSubPr>
            <m:e>
              <m:r>
                <w:rPr>
                  <w:rFonts w:ascii="Cambria Math" w:hAnsi="Cambria Math" w:cs="Times New Roman"/>
                  <w:color w:val="0D0D0D" w:themeColor="text1" w:themeTint="F2"/>
                  <w:sz w:val="22"/>
                  <w:rPrChange w:id="13576" w:author="tao huang" w:date="2017-09-17T12:05:00Z">
                    <w:rPr>
                      <w:rFonts w:ascii="Cambria Math" w:hAnsi="Cambria Math" w:cs="Times New Roman"/>
                      <w:color w:val="000000" w:themeColor="text1"/>
                      <w:szCs w:val="24"/>
                    </w:rPr>
                  </w:rPrChange>
                </w:rPr>
                <m:t>Q</m:t>
              </m:r>
            </m:e>
            <m:sub>
              <m:r>
                <w:rPr>
                  <w:rFonts w:ascii="Cambria Math" w:hAnsi="Cambria Math" w:cs="Times New Roman"/>
                  <w:color w:val="0D0D0D" w:themeColor="text1" w:themeTint="F2"/>
                  <w:sz w:val="22"/>
                  <w:rPrChange w:id="13577" w:author="tao huang" w:date="2017-09-17T12:05:00Z">
                    <w:rPr>
                      <w:rFonts w:ascii="Cambria Math" w:hAnsi="Cambria Math" w:cs="Times New Roman"/>
                      <w:color w:val="000000" w:themeColor="text1"/>
                      <w:szCs w:val="24"/>
                    </w:rPr>
                  </w:rPrChange>
                </w:rPr>
                <m:t>3</m:t>
              </m:r>
            </m:sub>
          </m:sSub>
          <m:r>
            <w:rPr>
              <w:rFonts w:ascii="Cambria Math" w:hAnsi="Cambria Math" w:cs="Times New Roman"/>
              <w:color w:val="0D0D0D" w:themeColor="text1" w:themeTint="F2"/>
              <w:sz w:val="22"/>
              <w:rPrChange w:id="13578" w:author="tao huang" w:date="2017-09-17T12:05:00Z">
                <w:rPr>
                  <w:rFonts w:ascii="Cambria Math" w:hAnsi="Cambria Math" w:cs="Times New Roman"/>
                  <w:color w:val="000000" w:themeColor="text1"/>
                  <w:szCs w:val="24"/>
                </w:rPr>
              </w:rPrChange>
            </w:rPr>
            <m:t>+1.5*(</m:t>
          </m:r>
          <m:sSub>
            <m:sSubPr>
              <m:ctrlPr>
                <w:rPr>
                  <w:rFonts w:ascii="Cambria Math" w:hAnsi="Cambria Math" w:cs="Times New Roman"/>
                  <w:i/>
                  <w:color w:val="0D0D0D" w:themeColor="text1" w:themeTint="F2"/>
                  <w:sz w:val="22"/>
                  <w:rPrChange w:id="13579" w:author="tao huang" w:date="2017-09-17T12:05:00Z">
                    <w:rPr>
                      <w:rFonts w:ascii="Cambria Math" w:hAnsi="Cambria Math" w:cs="Times New Roman"/>
                      <w:i/>
                      <w:color w:val="000000" w:themeColor="text1"/>
                      <w:szCs w:val="24"/>
                    </w:rPr>
                  </w:rPrChange>
                </w:rPr>
              </m:ctrlPr>
            </m:sSubPr>
            <m:e>
              <m:r>
                <w:rPr>
                  <w:rFonts w:ascii="Cambria Math" w:hAnsi="Cambria Math" w:cs="Times New Roman"/>
                  <w:color w:val="0D0D0D" w:themeColor="text1" w:themeTint="F2"/>
                  <w:sz w:val="22"/>
                  <w:rPrChange w:id="13580" w:author="tao huang" w:date="2017-09-17T12:05:00Z">
                    <w:rPr>
                      <w:rFonts w:ascii="Cambria Math" w:hAnsi="Cambria Math" w:cs="Times New Roman"/>
                      <w:color w:val="000000" w:themeColor="text1"/>
                      <w:szCs w:val="24"/>
                    </w:rPr>
                  </w:rPrChange>
                </w:rPr>
                <m:t>Q</m:t>
              </m:r>
            </m:e>
            <m:sub>
              <m:r>
                <w:rPr>
                  <w:rFonts w:ascii="Cambria Math" w:hAnsi="Cambria Math" w:cs="Times New Roman"/>
                  <w:color w:val="0D0D0D" w:themeColor="text1" w:themeTint="F2"/>
                  <w:sz w:val="22"/>
                  <w:rPrChange w:id="13581" w:author="tao huang" w:date="2017-09-17T12:05:00Z">
                    <w:rPr>
                      <w:rFonts w:ascii="Cambria Math" w:hAnsi="Cambria Math" w:cs="Times New Roman"/>
                      <w:color w:val="000000" w:themeColor="text1"/>
                      <w:szCs w:val="24"/>
                    </w:rPr>
                  </w:rPrChange>
                </w:rPr>
                <m:t>3</m:t>
              </m:r>
            </m:sub>
          </m:sSub>
          <m:r>
            <w:rPr>
              <w:rFonts w:ascii="Cambria Math" w:hAnsi="Cambria Math" w:cs="Times New Roman"/>
              <w:color w:val="0D0D0D" w:themeColor="text1" w:themeTint="F2"/>
              <w:sz w:val="22"/>
              <w:rPrChange w:id="13582" w:author="tao huang" w:date="2017-09-17T12:05:00Z">
                <w:rPr>
                  <w:rFonts w:ascii="Cambria Math" w:hAnsi="Cambria Math" w:cs="Times New Roman"/>
                  <w:color w:val="000000" w:themeColor="text1"/>
                  <w:szCs w:val="24"/>
                </w:rPr>
              </w:rPrChange>
            </w:rPr>
            <m:t>-</m:t>
          </m:r>
          <m:sSub>
            <m:sSubPr>
              <m:ctrlPr>
                <w:rPr>
                  <w:rFonts w:ascii="Cambria Math" w:hAnsi="Cambria Math" w:cs="Times New Roman"/>
                  <w:i/>
                  <w:color w:val="0D0D0D" w:themeColor="text1" w:themeTint="F2"/>
                  <w:sz w:val="22"/>
                  <w:rPrChange w:id="13583" w:author="tao huang" w:date="2017-09-17T12:05:00Z">
                    <w:rPr>
                      <w:rFonts w:ascii="Cambria Math" w:hAnsi="Cambria Math" w:cs="Times New Roman"/>
                      <w:i/>
                      <w:color w:val="000000" w:themeColor="text1"/>
                      <w:szCs w:val="24"/>
                    </w:rPr>
                  </w:rPrChange>
                </w:rPr>
              </m:ctrlPr>
            </m:sSubPr>
            <m:e>
              <m:r>
                <w:rPr>
                  <w:rFonts w:ascii="Cambria Math" w:hAnsi="Cambria Math" w:cs="Times New Roman"/>
                  <w:color w:val="0D0D0D" w:themeColor="text1" w:themeTint="F2"/>
                  <w:sz w:val="22"/>
                  <w:rPrChange w:id="13584" w:author="tao huang" w:date="2017-09-17T12:05:00Z">
                    <w:rPr>
                      <w:rFonts w:ascii="Cambria Math" w:hAnsi="Cambria Math" w:cs="Times New Roman"/>
                      <w:color w:val="000000" w:themeColor="text1"/>
                      <w:szCs w:val="24"/>
                    </w:rPr>
                  </w:rPrChange>
                </w:rPr>
                <m:t>Q</m:t>
              </m:r>
            </m:e>
            <m:sub>
              <m:r>
                <w:rPr>
                  <w:rFonts w:ascii="Cambria Math" w:hAnsi="Cambria Math" w:cs="Times New Roman"/>
                  <w:color w:val="0D0D0D" w:themeColor="text1" w:themeTint="F2"/>
                  <w:sz w:val="22"/>
                  <w:rPrChange w:id="13585" w:author="tao huang" w:date="2017-09-17T12:05:00Z">
                    <w:rPr>
                      <w:rFonts w:ascii="Cambria Math" w:hAnsi="Cambria Math" w:cs="Times New Roman"/>
                      <w:color w:val="000000" w:themeColor="text1"/>
                      <w:szCs w:val="24"/>
                    </w:rPr>
                  </w:rPrChange>
                </w:rPr>
                <m:t>1</m:t>
              </m:r>
            </m:sub>
          </m:sSub>
          <m:r>
            <w:rPr>
              <w:rFonts w:ascii="Cambria Math" w:hAnsi="Cambria Math" w:cs="Times New Roman"/>
              <w:color w:val="0D0D0D" w:themeColor="text1" w:themeTint="F2"/>
              <w:sz w:val="22"/>
              <w:rPrChange w:id="13586" w:author="tao huang" w:date="2017-09-17T12:05:00Z">
                <w:rPr>
                  <w:rFonts w:ascii="Cambria Math" w:hAnsi="Cambria Math" w:cs="Times New Roman"/>
                  <w:color w:val="000000" w:themeColor="text1"/>
                  <w:szCs w:val="24"/>
                </w:rPr>
              </w:rPrChange>
            </w:rPr>
            <m:t>)</m:t>
          </m:r>
        </m:oMath>
        <w:r w:rsidRPr="00A60A57">
          <w:rPr>
            <w:rFonts w:cs="Times New Roman"/>
            <w:color w:val="0D0D0D" w:themeColor="text1" w:themeTint="F2"/>
            <w:sz w:val="22"/>
            <w:rPrChange w:id="13587" w:author="tao huang" w:date="2017-09-17T12:05:00Z">
              <w:rPr>
                <w:rFonts w:cs="Times New Roman"/>
                <w:color w:val="000000" w:themeColor="text1"/>
                <w:szCs w:val="24"/>
              </w:rPr>
            </w:rPrChange>
          </w:rPr>
          <w:t xml:space="preserve">, where </w:t>
        </w:r>
        <m:oMath>
          <m:r>
            <w:rPr>
              <w:rFonts w:ascii="Cambria Math" w:hAnsi="Cambria Math" w:cs="Times New Roman"/>
              <w:color w:val="0D0D0D" w:themeColor="text1" w:themeTint="F2"/>
              <w:sz w:val="22"/>
              <w:rPrChange w:id="13588" w:author="tao huang" w:date="2017-09-17T12:05:00Z">
                <w:rPr>
                  <w:rFonts w:ascii="Cambria Math" w:hAnsi="Cambria Math" w:cs="Times New Roman"/>
                  <w:color w:val="000000" w:themeColor="text1"/>
                  <w:szCs w:val="24"/>
                </w:rPr>
              </w:rPrChange>
            </w:rPr>
            <m:t>∆</m:t>
          </m:r>
          <m:sSub>
            <m:sSubPr>
              <m:ctrlPr>
                <w:rPr>
                  <w:rFonts w:ascii="Cambria Math" w:hAnsi="Cambria Math"/>
                  <w:i/>
                  <w:color w:val="0D0D0D" w:themeColor="text1" w:themeTint="F2"/>
                  <w:sz w:val="22"/>
                  <w:rPrChange w:id="13589" w:author="tao huang" w:date="2017-09-17T12:05:00Z">
                    <w:rPr>
                      <w:rFonts w:ascii="Cambria Math" w:hAnsi="Cambria Math"/>
                      <w:i/>
                      <w:color w:val="000000" w:themeColor="text1"/>
                      <w:szCs w:val="24"/>
                    </w:rPr>
                  </w:rPrChange>
                </w:rPr>
              </m:ctrlPr>
            </m:sSubPr>
            <m:e>
              <m:r>
                <w:rPr>
                  <w:rFonts w:ascii="Cambria Math" w:hAnsi="Cambria Math"/>
                  <w:color w:val="0D0D0D" w:themeColor="text1" w:themeTint="F2"/>
                  <w:sz w:val="22"/>
                  <w:rPrChange w:id="13590" w:author="tao huang" w:date="2017-09-17T12:05:00Z">
                    <w:rPr>
                      <w:rFonts w:ascii="Cambria Math" w:hAnsi="Cambria Math"/>
                      <w:color w:val="000000" w:themeColor="text1"/>
                      <w:szCs w:val="24"/>
                    </w:rPr>
                  </w:rPrChange>
                </w:rPr>
                <m:t>y</m:t>
              </m:r>
            </m:e>
            <m:sub>
              <m:r>
                <w:rPr>
                  <w:rFonts w:ascii="Cambria Math" w:hAnsi="Cambria Math"/>
                  <w:color w:val="0D0D0D" w:themeColor="text1" w:themeTint="F2"/>
                  <w:sz w:val="22"/>
                  <w:rPrChange w:id="13591" w:author="tao huang" w:date="2017-09-17T12:05:00Z">
                    <w:rPr>
                      <w:rFonts w:ascii="Cambria Math" w:hAnsi="Cambria Math"/>
                      <w:color w:val="000000" w:themeColor="text1"/>
                      <w:szCs w:val="24"/>
                    </w:rPr>
                  </w:rPrChange>
                </w:rPr>
                <m:t>i</m:t>
              </m:r>
            </m:sub>
          </m:sSub>
        </m:oMath>
        <w:r w:rsidRPr="00A60A57">
          <w:rPr>
            <w:rFonts w:cs="Times New Roman"/>
            <w:color w:val="0D0D0D" w:themeColor="text1" w:themeTint="F2"/>
            <w:sz w:val="22"/>
            <w:rPrChange w:id="13592" w:author="tao huang" w:date="2017-09-17T12:05:00Z">
              <w:rPr>
                <w:rFonts w:cs="Times New Roman"/>
                <w:color w:val="000000" w:themeColor="text1"/>
                <w:szCs w:val="24"/>
              </w:rPr>
            </w:rPrChange>
          </w:rPr>
          <w:t xml:space="preserve"> is the differenced value of the sales for product </w:t>
        </w:r>
        <w:r w:rsidRPr="00A60A57">
          <w:rPr>
            <w:rFonts w:cs="Times New Roman"/>
            <w:i/>
            <w:color w:val="0D0D0D" w:themeColor="text1" w:themeTint="F2"/>
            <w:sz w:val="22"/>
            <w:rPrChange w:id="13593" w:author="tao huang" w:date="2017-09-17T12:05:00Z">
              <w:rPr>
                <w:rFonts w:cs="Times New Roman"/>
                <w:i/>
                <w:color w:val="000000" w:themeColor="text1"/>
                <w:szCs w:val="24"/>
              </w:rPr>
            </w:rPrChange>
          </w:rPr>
          <w:t>i</w:t>
        </w:r>
        <w:r w:rsidRPr="00A60A57">
          <w:rPr>
            <w:rFonts w:cs="Times New Roman"/>
            <w:color w:val="0D0D0D" w:themeColor="text1" w:themeTint="F2"/>
            <w:sz w:val="22"/>
            <w:rPrChange w:id="13594" w:author="tao huang" w:date="2017-09-17T12:05:00Z">
              <w:rPr>
                <w:rFonts w:cs="Times New Roman"/>
                <w:color w:val="000000" w:themeColor="text1"/>
                <w:szCs w:val="24"/>
              </w:rPr>
            </w:rPrChange>
          </w:rPr>
          <w:t xml:space="preserve">. </w:t>
        </w:r>
        <m:oMath>
          <m:sSub>
            <m:sSubPr>
              <m:ctrlPr>
                <w:rPr>
                  <w:rFonts w:ascii="Cambria Math" w:hAnsi="Cambria Math" w:cs="Times New Roman"/>
                  <w:i/>
                  <w:color w:val="0D0D0D" w:themeColor="text1" w:themeTint="F2"/>
                  <w:sz w:val="22"/>
                  <w:rPrChange w:id="13595" w:author="tao huang" w:date="2017-09-17T12:05:00Z">
                    <w:rPr>
                      <w:rFonts w:ascii="Cambria Math" w:hAnsi="Cambria Math" w:cs="Times New Roman"/>
                      <w:i/>
                      <w:color w:val="000000" w:themeColor="text1"/>
                      <w:szCs w:val="24"/>
                    </w:rPr>
                  </w:rPrChange>
                </w:rPr>
              </m:ctrlPr>
            </m:sSubPr>
            <m:e>
              <m:r>
                <w:rPr>
                  <w:rFonts w:ascii="Cambria Math" w:hAnsi="Cambria Math" w:cs="Times New Roman"/>
                  <w:color w:val="0D0D0D" w:themeColor="text1" w:themeTint="F2"/>
                  <w:sz w:val="22"/>
                  <w:rPrChange w:id="13596" w:author="tao huang" w:date="2017-09-17T12:05:00Z">
                    <w:rPr>
                      <w:rFonts w:ascii="Cambria Math" w:hAnsi="Cambria Math" w:cs="Times New Roman"/>
                      <w:color w:val="000000" w:themeColor="text1"/>
                      <w:szCs w:val="24"/>
                    </w:rPr>
                  </w:rPrChange>
                </w:rPr>
                <m:t>Q</m:t>
              </m:r>
            </m:e>
            <m:sub>
              <m:r>
                <w:rPr>
                  <w:rFonts w:ascii="Cambria Math" w:hAnsi="Cambria Math" w:cs="Times New Roman"/>
                  <w:color w:val="0D0D0D" w:themeColor="text1" w:themeTint="F2"/>
                  <w:sz w:val="22"/>
                  <w:rPrChange w:id="13597" w:author="tao huang" w:date="2017-09-17T12:05:00Z">
                    <w:rPr>
                      <w:rFonts w:ascii="Cambria Math" w:hAnsi="Cambria Math" w:cs="Times New Roman"/>
                      <w:color w:val="000000" w:themeColor="text1"/>
                      <w:szCs w:val="24"/>
                    </w:rPr>
                  </w:rPrChange>
                </w:rPr>
                <m:t>1</m:t>
              </m:r>
            </m:sub>
          </m:sSub>
        </m:oMath>
        <w:r w:rsidRPr="00A60A57">
          <w:rPr>
            <w:rFonts w:cs="Times New Roman"/>
            <w:color w:val="0D0D0D" w:themeColor="text1" w:themeTint="F2"/>
            <w:sz w:val="22"/>
            <w:rPrChange w:id="13598" w:author="tao huang" w:date="2017-09-17T12:05:00Z">
              <w:rPr>
                <w:rFonts w:cs="Times New Roman"/>
                <w:color w:val="000000" w:themeColor="text1"/>
                <w:szCs w:val="24"/>
              </w:rPr>
            </w:rPrChange>
          </w:rPr>
          <w:t xml:space="preserve"> and </w:t>
        </w:r>
        <m:oMath>
          <m:sSub>
            <m:sSubPr>
              <m:ctrlPr>
                <w:rPr>
                  <w:rFonts w:ascii="Cambria Math" w:hAnsi="Cambria Math" w:cs="Times New Roman"/>
                  <w:i/>
                  <w:color w:val="0D0D0D" w:themeColor="text1" w:themeTint="F2"/>
                  <w:sz w:val="22"/>
                  <w:rPrChange w:id="13599" w:author="tao huang" w:date="2017-09-17T12:05:00Z">
                    <w:rPr>
                      <w:rFonts w:ascii="Cambria Math" w:hAnsi="Cambria Math" w:cs="Times New Roman"/>
                      <w:i/>
                      <w:color w:val="000000" w:themeColor="text1"/>
                      <w:szCs w:val="24"/>
                    </w:rPr>
                  </w:rPrChange>
                </w:rPr>
              </m:ctrlPr>
            </m:sSubPr>
            <m:e>
              <m:r>
                <w:rPr>
                  <w:rFonts w:ascii="Cambria Math" w:hAnsi="Cambria Math" w:cs="Times New Roman"/>
                  <w:color w:val="0D0D0D" w:themeColor="text1" w:themeTint="F2"/>
                  <w:sz w:val="22"/>
                  <w:rPrChange w:id="13600" w:author="tao huang" w:date="2017-09-17T12:05:00Z">
                    <w:rPr>
                      <w:rFonts w:ascii="Cambria Math" w:hAnsi="Cambria Math" w:cs="Times New Roman"/>
                      <w:color w:val="000000" w:themeColor="text1"/>
                      <w:szCs w:val="24"/>
                    </w:rPr>
                  </w:rPrChange>
                </w:rPr>
                <m:t>Q</m:t>
              </m:r>
            </m:e>
            <m:sub>
              <m:r>
                <w:rPr>
                  <w:rFonts w:ascii="Cambria Math" w:hAnsi="Cambria Math" w:cs="Times New Roman"/>
                  <w:color w:val="0D0D0D" w:themeColor="text1" w:themeTint="F2"/>
                  <w:sz w:val="22"/>
                  <w:rPrChange w:id="13601" w:author="tao huang" w:date="2017-09-17T12:05:00Z">
                    <w:rPr>
                      <w:rFonts w:ascii="Cambria Math" w:hAnsi="Cambria Math" w:cs="Times New Roman"/>
                      <w:color w:val="000000" w:themeColor="text1"/>
                      <w:szCs w:val="24"/>
                    </w:rPr>
                  </w:rPrChange>
                </w:rPr>
                <m:t>3</m:t>
              </m:r>
            </m:sub>
          </m:sSub>
        </m:oMath>
        <w:r w:rsidRPr="00A60A57">
          <w:rPr>
            <w:rFonts w:cs="Times New Roman"/>
            <w:color w:val="0D0D0D" w:themeColor="text1" w:themeTint="F2"/>
            <w:sz w:val="22"/>
            <w:rPrChange w:id="13602" w:author="tao huang" w:date="2017-09-17T12:05:00Z">
              <w:rPr>
                <w:rFonts w:cs="Times New Roman"/>
                <w:color w:val="000000" w:themeColor="text1"/>
                <w:szCs w:val="24"/>
              </w:rPr>
            </w:rPrChange>
          </w:rPr>
          <w:t xml:space="preserve"> are the first and third quantiles of </w:t>
        </w:r>
        <m:oMath>
          <m:r>
            <w:rPr>
              <w:rFonts w:ascii="Cambria Math" w:hAnsi="Cambria Math" w:cs="Times New Roman"/>
              <w:color w:val="0D0D0D" w:themeColor="text1" w:themeTint="F2"/>
              <w:sz w:val="22"/>
              <w:rPrChange w:id="13603" w:author="tao huang" w:date="2017-09-17T12:05:00Z">
                <w:rPr>
                  <w:rFonts w:ascii="Cambria Math" w:hAnsi="Cambria Math" w:cs="Times New Roman"/>
                  <w:color w:val="000000" w:themeColor="text1"/>
                  <w:szCs w:val="24"/>
                </w:rPr>
              </w:rPrChange>
            </w:rPr>
            <m:t>∆</m:t>
          </m:r>
          <m:sSub>
            <m:sSubPr>
              <m:ctrlPr>
                <w:rPr>
                  <w:rFonts w:ascii="Cambria Math" w:hAnsi="Cambria Math"/>
                  <w:i/>
                  <w:color w:val="0D0D0D" w:themeColor="text1" w:themeTint="F2"/>
                  <w:sz w:val="22"/>
                  <w:rPrChange w:id="13604" w:author="tao huang" w:date="2017-09-17T12:05:00Z">
                    <w:rPr>
                      <w:rFonts w:ascii="Cambria Math" w:hAnsi="Cambria Math"/>
                      <w:i/>
                      <w:color w:val="000000" w:themeColor="text1"/>
                      <w:szCs w:val="24"/>
                    </w:rPr>
                  </w:rPrChange>
                </w:rPr>
              </m:ctrlPr>
            </m:sSubPr>
            <m:e>
              <m:r>
                <w:rPr>
                  <w:rFonts w:ascii="Cambria Math" w:hAnsi="Cambria Math"/>
                  <w:color w:val="0D0D0D" w:themeColor="text1" w:themeTint="F2"/>
                  <w:sz w:val="22"/>
                  <w:rPrChange w:id="13605" w:author="tao huang" w:date="2017-09-17T12:05:00Z">
                    <w:rPr>
                      <w:rFonts w:ascii="Cambria Math" w:hAnsi="Cambria Math"/>
                      <w:color w:val="000000" w:themeColor="text1"/>
                      <w:szCs w:val="24"/>
                    </w:rPr>
                  </w:rPrChange>
                </w:rPr>
                <m:t>y</m:t>
              </m:r>
            </m:e>
            <m:sub>
              <m:r>
                <w:rPr>
                  <w:rFonts w:ascii="Cambria Math" w:hAnsi="Cambria Math"/>
                  <w:color w:val="0D0D0D" w:themeColor="text1" w:themeTint="F2"/>
                  <w:sz w:val="22"/>
                  <w:rPrChange w:id="13606" w:author="tao huang" w:date="2017-09-17T12:05:00Z">
                    <w:rPr>
                      <w:rFonts w:ascii="Cambria Math" w:hAnsi="Cambria Math"/>
                      <w:color w:val="000000" w:themeColor="text1"/>
                      <w:szCs w:val="24"/>
                    </w:rPr>
                  </w:rPrChange>
                </w:rPr>
                <m:t>i</m:t>
              </m:r>
            </m:sub>
          </m:sSub>
        </m:oMath>
        <w:r w:rsidRPr="00A60A57">
          <w:rPr>
            <w:rFonts w:cs="Times New Roman"/>
            <w:color w:val="0D0D0D" w:themeColor="text1" w:themeTint="F2"/>
            <w:sz w:val="22"/>
            <w:rPrChange w:id="13607" w:author="tao huang" w:date="2017-09-17T12:05:00Z">
              <w:rPr>
                <w:rFonts w:cs="Times New Roman"/>
                <w:color w:val="000000" w:themeColor="text1"/>
                <w:szCs w:val="24"/>
              </w:rPr>
            </w:rPrChange>
          </w:rPr>
          <w:t xml:space="preserve">. This measure may indicate the difficulty to dispersion of the product sales. We measure the randomness by regressing </w:t>
        </w:r>
        <m:oMath>
          <m:sSubSup>
            <m:sSubSupPr>
              <m:ctrlPr>
                <w:rPr>
                  <w:rFonts w:ascii="Cambria Math" w:hAnsi="Cambria Math"/>
                  <w:i/>
                  <w:color w:val="0D0D0D" w:themeColor="text1" w:themeTint="F2"/>
                  <w:sz w:val="22"/>
                  <w:rPrChange w:id="13608" w:author="tao huang" w:date="2017-09-17T12:05:00Z">
                    <w:rPr>
                      <w:rFonts w:ascii="Cambria Math" w:hAnsi="Cambria Math"/>
                      <w:i/>
                      <w:color w:val="000000" w:themeColor="text1"/>
                      <w:szCs w:val="24"/>
                    </w:rPr>
                  </w:rPrChange>
                </w:rPr>
              </m:ctrlPr>
            </m:sSubSupPr>
            <m:e>
              <m:r>
                <w:rPr>
                  <w:rFonts w:ascii="Cambria Math" w:hAnsi="Cambria Math"/>
                  <w:color w:val="0D0D0D" w:themeColor="text1" w:themeTint="F2"/>
                  <w:sz w:val="22"/>
                  <w:rPrChange w:id="13609" w:author="tao huang" w:date="2017-09-17T12:05:00Z">
                    <w:rPr>
                      <w:rFonts w:ascii="Cambria Math" w:hAnsi="Cambria Math"/>
                      <w:color w:val="000000" w:themeColor="text1"/>
                      <w:szCs w:val="24"/>
                    </w:rPr>
                  </w:rPrChange>
                </w:rPr>
                <m:t>y</m:t>
              </m:r>
            </m:e>
            <m:sub>
              <m:r>
                <w:rPr>
                  <w:rFonts w:ascii="Cambria Math" w:hAnsi="Cambria Math"/>
                  <w:color w:val="0D0D0D" w:themeColor="text1" w:themeTint="F2"/>
                  <w:sz w:val="22"/>
                  <w:rPrChange w:id="13610" w:author="tao huang" w:date="2017-09-17T12:05:00Z">
                    <w:rPr>
                      <w:rFonts w:ascii="Cambria Math" w:hAnsi="Cambria Math"/>
                      <w:color w:val="000000" w:themeColor="text1"/>
                      <w:szCs w:val="24"/>
                    </w:rPr>
                  </w:rPrChange>
                </w:rPr>
                <m:t>i,t</m:t>
              </m:r>
            </m:sub>
            <m:sup>
              <m:r>
                <w:rPr>
                  <w:rFonts w:ascii="Cambria Math" w:hAnsi="Cambria Math"/>
                  <w:color w:val="0D0D0D" w:themeColor="text1" w:themeTint="F2"/>
                  <w:sz w:val="22"/>
                  <w:rPrChange w:id="13611" w:author="tao huang" w:date="2017-09-17T12:05:00Z">
                    <w:rPr>
                      <w:rFonts w:ascii="Cambria Math" w:hAnsi="Cambria Math"/>
                      <w:color w:val="000000" w:themeColor="text1"/>
                      <w:szCs w:val="24"/>
                    </w:rPr>
                  </w:rPrChange>
                </w:rPr>
                <m:t>'</m:t>
              </m:r>
            </m:sup>
          </m:sSubSup>
        </m:oMath>
        <w:r w:rsidRPr="00A60A57">
          <w:rPr>
            <w:rFonts w:cs="Times New Roman"/>
            <w:color w:val="0D0D0D" w:themeColor="text1" w:themeTint="F2"/>
            <w:sz w:val="22"/>
            <w:rPrChange w:id="13612" w:author="tao huang" w:date="2017-09-17T12:05:00Z">
              <w:rPr>
                <w:rFonts w:cs="Times New Roman"/>
                <w:color w:val="000000" w:themeColor="text1"/>
                <w:szCs w:val="24"/>
              </w:rPr>
            </w:rPrChange>
          </w:rPr>
          <w:t xml:space="preserve"> on </w:t>
        </w:r>
        <m:oMath>
          <m:r>
            <w:rPr>
              <w:rFonts w:ascii="Cambria Math" w:hAnsi="Cambria Math" w:cs="Times New Roman"/>
              <w:color w:val="0D0D0D" w:themeColor="text1" w:themeTint="F2"/>
              <w:sz w:val="22"/>
              <w:rPrChange w:id="13613" w:author="tao huang" w:date="2017-09-17T12:05:00Z">
                <w:rPr>
                  <w:rFonts w:ascii="Cambria Math" w:hAnsi="Cambria Math" w:cs="Times New Roman"/>
                  <w:color w:val="000000" w:themeColor="text1"/>
                  <w:szCs w:val="24"/>
                </w:rPr>
              </w:rPrChange>
            </w:rPr>
            <m:t xml:space="preserve">T, </m:t>
          </m:r>
          <m:sSubSup>
            <m:sSubSupPr>
              <m:ctrlPr>
                <w:rPr>
                  <w:rFonts w:ascii="Cambria Math" w:hAnsi="Cambria Math"/>
                  <w:i/>
                  <w:color w:val="0D0D0D" w:themeColor="text1" w:themeTint="F2"/>
                  <w:sz w:val="22"/>
                  <w:rPrChange w:id="13614" w:author="tao huang" w:date="2017-09-17T12:05:00Z">
                    <w:rPr>
                      <w:rFonts w:ascii="Cambria Math" w:hAnsi="Cambria Math"/>
                      <w:i/>
                      <w:color w:val="000000" w:themeColor="text1"/>
                      <w:szCs w:val="24"/>
                    </w:rPr>
                  </w:rPrChange>
                </w:rPr>
              </m:ctrlPr>
            </m:sSubSupPr>
            <m:e>
              <m:r>
                <w:rPr>
                  <w:rFonts w:ascii="Cambria Math" w:hAnsi="Cambria Math"/>
                  <w:color w:val="0D0D0D" w:themeColor="text1" w:themeTint="F2"/>
                  <w:sz w:val="22"/>
                  <w:rPrChange w:id="13615" w:author="tao huang" w:date="2017-09-17T12:05:00Z">
                    <w:rPr>
                      <w:rFonts w:ascii="Cambria Math" w:hAnsi="Cambria Math"/>
                      <w:color w:val="000000" w:themeColor="text1"/>
                      <w:szCs w:val="24"/>
                    </w:rPr>
                  </w:rPrChange>
                </w:rPr>
                <m:t>y</m:t>
              </m:r>
            </m:e>
            <m:sub>
              <m:r>
                <w:rPr>
                  <w:rFonts w:ascii="Cambria Math" w:hAnsi="Cambria Math"/>
                  <w:color w:val="0D0D0D" w:themeColor="text1" w:themeTint="F2"/>
                  <w:sz w:val="22"/>
                  <w:rPrChange w:id="13616" w:author="tao huang" w:date="2017-09-17T12:05:00Z">
                    <w:rPr>
                      <w:rFonts w:ascii="Cambria Math" w:hAnsi="Cambria Math"/>
                      <w:color w:val="000000" w:themeColor="text1"/>
                      <w:szCs w:val="24"/>
                    </w:rPr>
                  </w:rPrChange>
                </w:rPr>
                <m:t>i,t-1</m:t>
              </m:r>
            </m:sub>
            <m:sup>
              <m:r>
                <w:rPr>
                  <w:rFonts w:ascii="Cambria Math" w:hAnsi="Cambria Math"/>
                  <w:color w:val="0D0D0D" w:themeColor="text1" w:themeTint="F2"/>
                  <w:sz w:val="22"/>
                  <w:rPrChange w:id="13617" w:author="tao huang" w:date="2017-09-17T12:05:00Z">
                    <w:rPr>
                      <w:rFonts w:ascii="Cambria Math" w:hAnsi="Cambria Math"/>
                      <w:color w:val="000000" w:themeColor="text1"/>
                      <w:szCs w:val="24"/>
                    </w:rPr>
                  </w:rPrChange>
                </w:rPr>
                <m:t>'</m:t>
              </m:r>
            </m:sup>
          </m:sSubSup>
          <m:r>
            <w:rPr>
              <w:rFonts w:ascii="Cambria Math" w:hAnsi="Cambria Math" w:cs="Times New Roman"/>
              <w:color w:val="0D0D0D" w:themeColor="text1" w:themeTint="F2"/>
              <w:sz w:val="22"/>
              <w:rPrChange w:id="13618" w:author="tao huang" w:date="2017-09-17T12:05:00Z">
                <w:rPr>
                  <w:rFonts w:ascii="Cambria Math" w:hAnsi="Cambria Math" w:cs="Times New Roman"/>
                  <w:color w:val="000000" w:themeColor="text1"/>
                  <w:szCs w:val="24"/>
                </w:rPr>
              </w:rPrChange>
            </w:rPr>
            <m:t>,</m:t>
          </m:r>
          <m:sSubSup>
            <m:sSubSupPr>
              <m:ctrlPr>
                <w:rPr>
                  <w:rFonts w:ascii="Cambria Math" w:hAnsi="Cambria Math"/>
                  <w:i/>
                  <w:color w:val="0D0D0D" w:themeColor="text1" w:themeTint="F2"/>
                  <w:sz w:val="22"/>
                  <w:rPrChange w:id="13619" w:author="tao huang" w:date="2017-09-17T12:05:00Z">
                    <w:rPr>
                      <w:rFonts w:ascii="Cambria Math" w:hAnsi="Cambria Math"/>
                      <w:i/>
                      <w:color w:val="000000" w:themeColor="text1"/>
                      <w:szCs w:val="24"/>
                    </w:rPr>
                  </w:rPrChange>
                </w:rPr>
              </m:ctrlPr>
            </m:sSubSupPr>
            <m:e>
              <m:r>
                <w:rPr>
                  <w:rFonts w:ascii="Cambria Math" w:hAnsi="Cambria Math"/>
                  <w:color w:val="0D0D0D" w:themeColor="text1" w:themeTint="F2"/>
                  <w:sz w:val="22"/>
                  <w:rPrChange w:id="13620" w:author="tao huang" w:date="2017-09-17T12:05:00Z">
                    <w:rPr>
                      <w:rFonts w:ascii="Cambria Math" w:hAnsi="Cambria Math"/>
                      <w:color w:val="000000" w:themeColor="text1"/>
                      <w:szCs w:val="24"/>
                    </w:rPr>
                  </w:rPrChange>
                </w:rPr>
                <m:t>y</m:t>
              </m:r>
            </m:e>
            <m:sub>
              <m:r>
                <w:rPr>
                  <w:rFonts w:ascii="Cambria Math" w:hAnsi="Cambria Math"/>
                  <w:color w:val="0D0D0D" w:themeColor="text1" w:themeTint="F2"/>
                  <w:sz w:val="22"/>
                  <w:rPrChange w:id="13621" w:author="tao huang" w:date="2017-09-17T12:05:00Z">
                    <w:rPr>
                      <w:rFonts w:ascii="Cambria Math" w:hAnsi="Cambria Math"/>
                      <w:color w:val="000000" w:themeColor="text1"/>
                      <w:szCs w:val="24"/>
                    </w:rPr>
                  </w:rPrChange>
                </w:rPr>
                <m:t>i,t-2</m:t>
              </m:r>
            </m:sub>
            <m:sup>
              <m:r>
                <w:rPr>
                  <w:rFonts w:ascii="Cambria Math" w:hAnsi="Cambria Math"/>
                  <w:color w:val="0D0D0D" w:themeColor="text1" w:themeTint="F2"/>
                  <w:sz w:val="22"/>
                  <w:rPrChange w:id="13622" w:author="tao huang" w:date="2017-09-17T12:05:00Z">
                    <w:rPr>
                      <w:rFonts w:ascii="Cambria Math" w:hAnsi="Cambria Math"/>
                      <w:color w:val="000000" w:themeColor="text1"/>
                      <w:szCs w:val="24"/>
                    </w:rPr>
                  </w:rPrChange>
                </w:rPr>
                <m:t>'</m:t>
              </m:r>
            </m:sup>
          </m:sSubSup>
          <m:r>
            <w:rPr>
              <w:rFonts w:ascii="Cambria Math" w:hAnsi="Cambria Math"/>
              <w:color w:val="0D0D0D" w:themeColor="text1" w:themeTint="F2"/>
              <w:sz w:val="22"/>
              <w:rPrChange w:id="13623" w:author="tao huang" w:date="2017-09-17T12:05:00Z">
                <w:rPr>
                  <w:rFonts w:ascii="Cambria Math" w:hAnsi="Cambria Math"/>
                  <w:color w:val="000000" w:themeColor="text1"/>
                  <w:szCs w:val="24"/>
                </w:rPr>
              </w:rPrChange>
            </w:rPr>
            <m:t xml:space="preserve">, and </m:t>
          </m:r>
          <m:sSubSup>
            <m:sSubSupPr>
              <m:ctrlPr>
                <w:rPr>
                  <w:rFonts w:ascii="Cambria Math" w:hAnsi="Cambria Math"/>
                  <w:i/>
                  <w:color w:val="0D0D0D" w:themeColor="text1" w:themeTint="F2"/>
                  <w:sz w:val="22"/>
                  <w:rPrChange w:id="13624" w:author="tao huang" w:date="2017-09-17T12:05:00Z">
                    <w:rPr>
                      <w:rFonts w:ascii="Cambria Math" w:hAnsi="Cambria Math"/>
                      <w:i/>
                      <w:color w:val="000000" w:themeColor="text1"/>
                      <w:szCs w:val="24"/>
                    </w:rPr>
                  </w:rPrChange>
                </w:rPr>
              </m:ctrlPr>
            </m:sSubSupPr>
            <m:e>
              <m:r>
                <w:rPr>
                  <w:rFonts w:ascii="Cambria Math" w:hAnsi="Cambria Math"/>
                  <w:color w:val="0D0D0D" w:themeColor="text1" w:themeTint="F2"/>
                  <w:sz w:val="22"/>
                  <w:rPrChange w:id="13625" w:author="tao huang" w:date="2017-09-17T12:05:00Z">
                    <w:rPr>
                      <w:rFonts w:ascii="Cambria Math" w:hAnsi="Cambria Math"/>
                      <w:color w:val="000000" w:themeColor="text1"/>
                      <w:szCs w:val="24"/>
                    </w:rPr>
                  </w:rPrChange>
                </w:rPr>
                <m:t>y</m:t>
              </m:r>
            </m:e>
            <m:sub>
              <m:r>
                <w:rPr>
                  <w:rFonts w:ascii="Cambria Math" w:hAnsi="Cambria Math"/>
                  <w:color w:val="0D0D0D" w:themeColor="text1" w:themeTint="F2"/>
                  <w:sz w:val="22"/>
                  <w:rPrChange w:id="13626" w:author="tao huang" w:date="2017-09-17T12:05:00Z">
                    <w:rPr>
                      <w:rFonts w:ascii="Cambria Math" w:hAnsi="Cambria Math"/>
                      <w:color w:val="000000" w:themeColor="text1"/>
                      <w:szCs w:val="24"/>
                    </w:rPr>
                  </w:rPrChange>
                </w:rPr>
                <m:t>i,t-3</m:t>
              </m:r>
            </m:sub>
            <m:sup>
              <m:r>
                <w:rPr>
                  <w:rFonts w:ascii="Cambria Math" w:hAnsi="Cambria Math"/>
                  <w:color w:val="0D0D0D" w:themeColor="text1" w:themeTint="F2"/>
                  <w:sz w:val="22"/>
                  <w:rPrChange w:id="13627" w:author="tao huang" w:date="2017-09-17T12:05:00Z">
                    <w:rPr>
                      <w:rFonts w:ascii="Cambria Math" w:hAnsi="Cambria Math"/>
                      <w:color w:val="000000" w:themeColor="text1"/>
                      <w:szCs w:val="24"/>
                    </w:rPr>
                  </w:rPrChange>
                </w:rPr>
                <m:t>'</m:t>
              </m:r>
            </m:sup>
          </m:sSubSup>
        </m:oMath>
        <w:r w:rsidRPr="00A60A57">
          <w:rPr>
            <w:rFonts w:cs="Times New Roman"/>
            <w:color w:val="0D0D0D" w:themeColor="text1" w:themeTint="F2"/>
            <w:sz w:val="22"/>
            <w:rPrChange w:id="13628" w:author="tao huang" w:date="2017-09-17T12:05:00Z">
              <w:rPr>
                <w:rFonts w:cs="Times New Roman"/>
                <w:color w:val="000000" w:themeColor="text1"/>
                <w:szCs w:val="24"/>
              </w:rPr>
            </w:rPrChange>
          </w:rPr>
          <w:t xml:space="preserve">, where </w:t>
        </w:r>
        <m:oMath>
          <m:sSubSup>
            <m:sSubSupPr>
              <m:ctrlPr>
                <w:rPr>
                  <w:rFonts w:ascii="Cambria Math" w:hAnsi="Cambria Math"/>
                  <w:i/>
                  <w:color w:val="0D0D0D" w:themeColor="text1" w:themeTint="F2"/>
                  <w:sz w:val="22"/>
                  <w:rPrChange w:id="13629" w:author="tao huang" w:date="2017-09-17T12:05:00Z">
                    <w:rPr>
                      <w:rFonts w:ascii="Cambria Math" w:hAnsi="Cambria Math"/>
                      <w:i/>
                      <w:color w:val="000000" w:themeColor="text1"/>
                      <w:szCs w:val="24"/>
                    </w:rPr>
                  </w:rPrChange>
                </w:rPr>
              </m:ctrlPr>
            </m:sSubSupPr>
            <m:e>
              <m:r>
                <w:rPr>
                  <w:rFonts w:ascii="Cambria Math" w:hAnsi="Cambria Math"/>
                  <w:color w:val="0D0D0D" w:themeColor="text1" w:themeTint="F2"/>
                  <w:sz w:val="22"/>
                  <w:rPrChange w:id="13630" w:author="tao huang" w:date="2017-09-17T12:05:00Z">
                    <w:rPr>
                      <w:rFonts w:ascii="Cambria Math" w:hAnsi="Cambria Math"/>
                      <w:color w:val="000000" w:themeColor="text1"/>
                      <w:szCs w:val="24"/>
                    </w:rPr>
                  </w:rPrChange>
                </w:rPr>
                <m:t>y</m:t>
              </m:r>
            </m:e>
            <m:sub>
              <m:r>
                <w:rPr>
                  <w:rFonts w:ascii="Cambria Math" w:hAnsi="Cambria Math"/>
                  <w:color w:val="0D0D0D" w:themeColor="text1" w:themeTint="F2"/>
                  <w:sz w:val="22"/>
                  <w:rPrChange w:id="13631" w:author="tao huang" w:date="2017-09-17T12:05:00Z">
                    <w:rPr>
                      <w:rFonts w:ascii="Cambria Math" w:hAnsi="Cambria Math"/>
                      <w:color w:val="000000" w:themeColor="text1"/>
                      <w:szCs w:val="24"/>
                    </w:rPr>
                  </w:rPrChange>
                </w:rPr>
                <m:t>i,t</m:t>
              </m:r>
            </m:sub>
            <m:sup>
              <m:r>
                <w:rPr>
                  <w:rFonts w:ascii="Cambria Math" w:hAnsi="Cambria Math"/>
                  <w:color w:val="0D0D0D" w:themeColor="text1" w:themeTint="F2"/>
                  <w:sz w:val="22"/>
                  <w:rPrChange w:id="13632" w:author="tao huang" w:date="2017-09-17T12:05:00Z">
                    <w:rPr>
                      <w:rFonts w:ascii="Cambria Math" w:hAnsi="Cambria Math"/>
                      <w:color w:val="000000" w:themeColor="text1"/>
                      <w:szCs w:val="24"/>
                    </w:rPr>
                  </w:rPrChange>
                </w:rPr>
                <m:t>'</m:t>
              </m:r>
            </m:sup>
          </m:sSubSup>
        </m:oMath>
        <w:r w:rsidRPr="00A60A57">
          <w:rPr>
            <w:rFonts w:cs="Times New Roman"/>
            <w:color w:val="0D0D0D" w:themeColor="text1" w:themeTint="F2"/>
            <w:sz w:val="22"/>
            <w:rPrChange w:id="13633" w:author="tao huang" w:date="2017-09-17T12:05:00Z">
              <w:rPr>
                <w:rFonts w:cs="Times New Roman"/>
                <w:color w:val="000000" w:themeColor="text1"/>
                <w:szCs w:val="24"/>
              </w:rPr>
            </w:rPrChange>
          </w:rPr>
          <w:t xml:space="preserve"> is the sales value for product </w:t>
        </w:r>
        <w:r w:rsidRPr="00A60A57">
          <w:rPr>
            <w:rFonts w:cs="Times New Roman"/>
            <w:i/>
            <w:color w:val="0D0D0D" w:themeColor="text1" w:themeTint="F2"/>
            <w:sz w:val="22"/>
            <w:rPrChange w:id="13634" w:author="tao huang" w:date="2017-09-17T12:05:00Z">
              <w:rPr>
                <w:rFonts w:cs="Times New Roman"/>
                <w:i/>
                <w:color w:val="000000" w:themeColor="text1"/>
                <w:szCs w:val="24"/>
              </w:rPr>
            </w:rPrChange>
          </w:rPr>
          <w:t>i</w:t>
        </w:r>
        <w:r w:rsidRPr="00A60A57">
          <w:rPr>
            <w:rFonts w:cs="Times New Roman"/>
            <w:color w:val="0D0D0D" w:themeColor="text1" w:themeTint="F2"/>
            <w:sz w:val="22"/>
            <w:rPrChange w:id="13635" w:author="tao huang" w:date="2017-09-17T12:05:00Z">
              <w:rPr>
                <w:rFonts w:cs="Times New Roman"/>
                <w:color w:val="000000" w:themeColor="text1"/>
                <w:szCs w:val="24"/>
              </w:rPr>
            </w:rPrChange>
          </w:rPr>
          <w:t xml:space="preserve"> at week </w:t>
        </w:r>
        <w:r w:rsidRPr="00A60A57">
          <w:rPr>
            <w:rFonts w:cs="Times New Roman"/>
            <w:i/>
            <w:color w:val="0D0D0D" w:themeColor="text1" w:themeTint="F2"/>
            <w:sz w:val="22"/>
            <w:rPrChange w:id="13636" w:author="tao huang" w:date="2017-09-17T12:05:00Z">
              <w:rPr>
                <w:rFonts w:cs="Times New Roman"/>
                <w:i/>
                <w:color w:val="000000" w:themeColor="text1"/>
                <w:szCs w:val="24"/>
              </w:rPr>
            </w:rPrChange>
          </w:rPr>
          <w:t>t</w:t>
        </w:r>
        <w:r w:rsidRPr="00A60A57">
          <w:rPr>
            <w:rFonts w:cs="Times New Roman"/>
            <w:color w:val="0D0D0D" w:themeColor="text1" w:themeTint="F2"/>
            <w:sz w:val="22"/>
            <w:rPrChange w:id="13637" w:author="tao huang" w:date="2017-09-17T12:05:00Z">
              <w:rPr>
                <w:rFonts w:cs="Times New Roman"/>
                <w:color w:val="000000" w:themeColor="text1"/>
                <w:szCs w:val="24"/>
              </w:rPr>
            </w:rPrChange>
          </w:rPr>
          <w:t xml:space="preserve"> and </w:t>
        </w:r>
        <w:r w:rsidRPr="00A60A57">
          <w:rPr>
            <w:rFonts w:cs="Times New Roman"/>
            <w:i/>
            <w:color w:val="0D0D0D" w:themeColor="text1" w:themeTint="F2"/>
            <w:sz w:val="22"/>
            <w:rPrChange w:id="13638" w:author="tao huang" w:date="2017-09-17T12:05:00Z">
              <w:rPr>
                <w:rFonts w:cs="Times New Roman"/>
                <w:i/>
                <w:color w:val="000000" w:themeColor="text1"/>
                <w:szCs w:val="24"/>
              </w:rPr>
            </w:rPrChange>
          </w:rPr>
          <w:t>T</w:t>
        </w:r>
        <w:r w:rsidRPr="00A60A57">
          <w:rPr>
            <w:rFonts w:cs="Times New Roman"/>
            <w:color w:val="0D0D0D" w:themeColor="text1" w:themeTint="F2"/>
            <w:sz w:val="22"/>
            <w:rPrChange w:id="13639" w:author="tao huang" w:date="2017-09-17T12:05:00Z">
              <w:rPr>
                <w:rFonts w:cs="Times New Roman"/>
                <w:color w:val="000000" w:themeColor="text1"/>
                <w:szCs w:val="24"/>
              </w:rPr>
            </w:rPrChange>
          </w:rPr>
          <w:t xml:space="preserve"> is the time trend. The fitness of this autoregressive model (e.g., the R square) tries to approximate the systematic variation in the sales data series which may be captured by </w:t>
        </w:r>
        <w:r w:rsidRPr="00A60A57">
          <w:rPr>
            <w:rFonts w:cs="Times New Roman"/>
            <w:color w:val="0D0D0D" w:themeColor="text1" w:themeTint="F2"/>
            <w:sz w:val="22"/>
            <w:rPrChange w:id="13640" w:author="tao huang" w:date="2017-09-17T12:05:00Z">
              <w:rPr>
                <w:rFonts w:cs="Times New Roman"/>
                <w:color w:val="000000" w:themeColor="text1"/>
                <w:szCs w:val="24"/>
              </w:rPr>
            </w:rPrChange>
          </w:rPr>
          <w:lastRenderedPageBreak/>
          <w:t xml:space="preserve">simple models. Lastly, we measure the linear trend for the sales of the SKU as the absolute correlation between </w:t>
        </w:r>
        <m:oMath>
          <m:sSubSup>
            <m:sSubSupPr>
              <m:ctrlPr>
                <w:rPr>
                  <w:rFonts w:ascii="Cambria Math" w:hAnsi="Cambria Math"/>
                  <w:i/>
                  <w:color w:val="0D0D0D" w:themeColor="text1" w:themeTint="F2"/>
                  <w:sz w:val="22"/>
                  <w:rPrChange w:id="13641" w:author="tao huang" w:date="2017-09-17T12:05:00Z">
                    <w:rPr>
                      <w:rFonts w:ascii="Cambria Math" w:hAnsi="Cambria Math"/>
                      <w:i/>
                      <w:color w:val="000000" w:themeColor="text1"/>
                      <w:szCs w:val="24"/>
                    </w:rPr>
                  </w:rPrChange>
                </w:rPr>
              </m:ctrlPr>
            </m:sSubSupPr>
            <m:e>
              <m:r>
                <w:rPr>
                  <w:rFonts w:ascii="Cambria Math" w:hAnsi="Cambria Math"/>
                  <w:color w:val="0D0D0D" w:themeColor="text1" w:themeTint="F2"/>
                  <w:sz w:val="22"/>
                  <w:rPrChange w:id="13642" w:author="tao huang" w:date="2017-09-17T12:05:00Z">
                    <w:rPr>
                      <w:rFonts w:ascii="Cambria Math" w:hAnsi="Cambria Math"/>
                      <w:color w:val="000000" w:themeColor="text1"/>
                      <w:szCs w:val="24"/>
                    </w:rPr>
                  </w:rPrChange>
                </w:rPr>
                <m:t>y</m:t>
              </m:r>
            </m:e>
            <m:sub>
              <m:r>
                <w:rPr>
                  <w:rFonts w:ascii="Cambria Math" w:hAnsi="Cambria Math"/>
                  <w:color w:val="0D0D0D" w:themeColor="text1" w:themeTint="F2"/>
                  <w:sz w:val="22"/>
                  <w:rPrChange w:id="13643" w:author="tao huang" w:date="2017-09-17T12:05:00Z">
                    <w:rPr>
                      <w:rFonts w:ascii="Cambria Math" w:hAnsi="Cambria Math"/>
                      <w:color w:val="000000" w:themeColor="text1"/>
                      <w:szCs w:val="24"/>
                    </w:rPr>
                  </w:rPrChange>
                </w:rPr>
                <m:t>i,t</m:t>
              </m:r>
            </m:sub>
            <m:sup>
              <m:r>
                <w:rPr>
                  <w:rFonts w:ascii="Cambria Math" w:hAnsi="Cambria Math"/>
                  <w:color w:val="0D0D0D" w:themeColor="text1" w:themeTint="F2"/>
                  <w:sz w:val="22"/>
                  <w:rPrChange w:id="13644" w:author="tao huang" w:date="2017-09-17T12:05:00Z">
                    <w:rPr>
                      <w:rFonts w:ascii="Cambria Math" w:hAnsi="Cambria Math"/>
                      <w:color w:val="000000" w:themeColor="text1"/>
                      <w:szCs w:val="24"/>
                    </w:rPr>
                  </w:rPrChange>
                </w:rPr>
                <m:t>'</m:t>
              </m:r>
            </m:sup>
          </m:sSubSup>
        </m:oMath>
        <w:r w:rsidRPr="00A60A57">
          <w:rPr>
            <w:rFonts w:cs="Times New Roman"/>
            <w:color w:val="0D0D0D" w:themeColor="text1" w:themeTint="F2"/>
            <w:sz w:val="22"/>
            <w:rPrChange w:id="13645" w:author="tao huang" w:date="2017-09-17T12:05:00Z">
              <w:rPr>
                <w:rFonts w:cs="Times New Roman"/>
                <w:color w:val="000000" w:themeColor="text1"/>
                <w:szCs w:val="24"/>
              </w:rPr>
            </w:rPrChange>
          </w:rPr>
          <w:t xml:space="preserve"> and the time trend. </w:t>
        </w:r>
      </w:ins>
    </w:p>
    <w:p w14:paraId="268FA1E7" w14:textId="77777777" w:rsidR="00B417BD" w:rsidRPr="00A60A57" w:rsidRDefault="00B417BD" w:rsidP="00B417BD">
      <w:pPr>
        <w:pStyle w:val="ListParagraph"/>
        <w:spacing w:after="0" w:line="360" w:lineRule="auto"/>
        <w:ind w:left="0"/>
        <w:rPr>
          <w:ins w:id="13646" w:author="tao huang" w:date="2017-09-16T13:01:00Z"/>
          <w:rFonts w:cs="Times New Roman"/>
          <w:color w:val="0D0D0D" w:themeColor="text1" w:themeTint="F2"/>
          <w:sz w:val="22"/>
          <w:rPrChange w:id="13647" w:author="tao huang" w:date="2017-09-17T12:05:00Z">
            <w:rPr>
              <w:ins w:id="13648" w:author="tao huang" w:date="2017-09-16T13:01:00Z"/>
              <w:rFonts w:cs="Times New Roman"/>
              <w:color w:val="000000" w:themeColor="text1"/>
              <w:szCs w:val="24"/>
            </w:rPr>
          </w:rPrChange>
        </w:rPr>
      </w:pPr>
    </w:p>
    <w:p w14:paraId="6F42EF82" w14:textId="64F181CD" w:rsidR="00B417BD" w:rsidRPr="00A60A57" w:rsidRDefault="006C6CCB" w:rsidP="00B417BD">
      <w:pPr>
        <w:pStyle w:val="ListParagraph"/>
        <w:spacing w:after="0" w:line="360" w:lineRule="auto"/>
        <w:ind w:left="0"/>
        <w:rPr>
          <w:ins w:id="13649" w:author="tao huang" w:date="2017-09-16T13:01:00Z"/>
          <w:rFonts w:cs="Times New Roman"/>
          <w:color w:val="0D0D0D" w:themeColor="text1" w:themeTint="F2"/>
          <w:sz w:val="22"/>
          <w:rPrChange w:id="13650" w:author="tao huang" w:date="2017-09-17T12:05:00Z">
            <w:rPr>
              <w:ins w:id="13651" w:author="tao huang" w:date="2017-09-16T13:01:00Z"/>
              <w:rFonts w:cs="Times New Roman"/>
              <w:color w:val="000000" w:themeColor="text1"/>
              <w:szCs w:val="24"/>
            </w:rPr>
          </w:rPrChange>
        </w:rPr>
      </w:pPr>
      <w:ins w:id="13652" w:author="tao huang" w:date="2017-09-16T13:01:00Z">
        <w:r w:rsidRPr="00A60A57">
          <w:rPr>
            <w:rFonts w:cs="Times New Roman"/>
            <w:color w:val="0D0D0D" w:themeColor="text1" w:themeTint="F2"/>
            <w:sz w:val="22"/>
            <w:rPrChange w:id="13653" w:author="tao huang" w:date="2017-09-17T12:05:00Z">
              <w:rPr>
                <w:rFonts w:cs="Times New Roman"/>
                <w:color w:val="000000" w:themeColor="text1"/>
                <w:szCs w:val="24"/>
              </w:rPr>
            </w:rPrChange>
          </w:rPr>
          <w:t xml:space="preserve">We construct </w:t>
        </w:r>
      </w:ins>
      <w:ins w:id="13654" w:author="tao huang" w:date="2017-09-16T17:20:00Z">
        <w:r w:rsidRPr="00A60A57">
          <w:rPr>
            <w:rFonts w:cs="Times New Roman"/>
            <w:color w:val="0D0D0D" w:themeColor="text1" w:themeTint="F2"/>
            <w:sz w:val="22"/>
            <w:rPrChange w:id="13655" w:author="tao huang" w:date="2017-09-17T12:05:00Z">
              <w:rPr>
                <w:rFonts w:cs="Times New Roman"/>
                <w:color w:val="000000" w:themeColor="text1"/>
                <w:szCs w:val="24"/>
              </w:rPr>
            </w:rPrChange>
          </w:rPr>
          <w:t>five</w:t>
        </w:r>
      </w:ins>
      <w:ins w:id="13656" w:author="tao huang" w:date="2017-09-16T13:01:00Z">
        <w:r w:rsidR="00B417BD" w:rsidRPr="00A60A57">
          <w:rPr>
            <w:rFonts w:cs="Times New Roman"/>
            <w:color w:val="0D0D0D" w:themeColor="text1" w:themeTint="F2"/>
            <w:sz w:val="22"/>
            <w:rPrChange w:id="13657" w:author="tao huang" w:date="2017-09-17T12:05:00Z">
              <w:rPr>
                <w:rFonts w:cs="Times New Roman"/>
                <w:color w:val="000000" w:themeColor="text1"/>
                <w:szCs w:val="24"/>
              </w:rPr>
            </w:rPrChange>
          </w:rPr>
          <w:t xml:space="preserve"> orthogonal factors out of the </w:t>
        </w:r>
      </w:ins>
      <w:ins w:id="13658" w:author="tao huang" w:date="2017-09-16T17:21:00Z">
        <w:r w:rsidRPr="00A60A57">
          <w:rPr>
            <w:rFonts w:cs="Times New Roman"/>
            <w:color w:val="0D0D0D" w:themeColor="text1" w:themeTint="F2"/>
            <w:sz w:val="22"/>
            <w:rPrChange w:id="13659" w:author="tao huang" w:date="2017-09-17T12:05:00Z">
              <w:rPr>
                <w:rFonts w:cs="Times New Roman"/>
                <w:color w:val="000000" w:themeColor="text1"/>
                <w:szCs w:val="24"/>
              </w:rPr>
            </w:rPrChange>
          </w:rPr>
          <w:t>fourteen</w:t>
        </w:r>
      </w:ins>
      <w:ins w:id="13660" w:author="tao huang" w:date="2017-09-16T13:01:00Z">
        <w:r w:rsidR="00B417BD" w:rsidRPr="00A60A57">
          <w:rPr>
            <w:rFonts w:cs="Times New Roman"/>
            <w:color w:val="0D0D0D" w:themeColor="text1" w:themeTint="F2"/>
            <w:sz w:val="22"/>
            <w:rPrChange w:id="13661" w:author="tao huang" w:date="2017-09-17T12:05:00Z">
              <w:rPr>
                <w:rFonts w:cs="Times New Roman"/>
                <w:color w:val="000000" w:themeColor="text1"/>
                <w:szCs w:val="24"/>
              </w:rPr>
            </w:rPrChange>
          </w:rPr>
          <w:t xml:space="preserve"> explanatory variables to mitigate the issue of multicollinearity</w:t>
        </w:r>
        <w:r w:rsidR="00B417BD" w:rsidRPr="00A60A57">
          <w:rPr>
            <w:rStyle w:val="FootnoteReference"/>
            <w:rFonts w:cs="Times New Roman"/>
            <w:color w:val="0D0D0D" w:themeColor="text1" w:themeTint="F2"/>
            <w:sz w:val="22"/>
            <w:rPrChange w:id="13662" w:author="tao huang" w:date="2017-09-17T12:05:00Z">
              <w:rPr>
                <w:rStyle w:val="FootnoteReference"/>
                <w:rFonts w:cs="Times New Roman"/>
                <w:color w:val="000000" w:themeColor="text1"/>
                <w:szCs w:val="24"/>
              </w:rPr>
            </w:rPrChange>
          </w:rPr>
          <w:footnoteReference w:id="17"/>
        </w:r>
        <w:r w:rsidR="00B417BD" w:rsidRPr="00A60A57">
          <w:rPr>
            <w:rFonts w:cs="Times New Roman"/>
            <w:color w:val="0D0D0D" w:themeColor="text1" w:themeTint="F2"/>
            <w:sz w:val="22"/>
            <w:rPrChange w:id="13665" w:author="tao huang" w:date="2017-09-17T12:05:00Z">
              <w:rPr>
                <w:rFonts w:cs="Times New Roman"/>
                <w:color w:val="000000" w:themeColor="text1"/>
                <w:szCs w:val="24"/>
              </w:rPr>
            </w:rPrChange>
          </w:rPr>
          <w:t xml:space="preserve">. Table </w:t>
        </w:r>
      </w:ins>
      <w:ins w:id="13666" w:author="tao huang" w:date="2017-09-17T11:55:00Z">
        <w:r w:rsidR="008879A0" w:rsidRPr="00A60A57">
          <w:rPr>
            <w:rFonts w:cs="Times New Roman"/>
            <w:color w:val="0D0D0D" w:themeColor="text1" w:themeTint="F2"/>
            <w:sz w:val="22"/>
            <w:rPrChange w:id="13667" w:author="tao huang" w:date="2017-09-17T12:05:00Z">
              <w:rPr>
                <w:rFonts w:cs="Times New Roman"/>
                <w:color w:val="000000" w:themeColor="text1"/>
                <w:szCs w:val="24"/>
              </w:rPr>
            </w:rPrChange>
          </w:rPr>
          <w:t>6</w:t>
        </w:r>
      </w:ins>
      <w:ins w:id="13668" w:author="tao huang" w:date="2017-09-16T13:01:00Z">
        <w:r w:rsidR="00B417BD" w:rsidRPr="00A60A57">
          <w:rPr>
            <w:rFonts w:cs="Times New Roman"/>
            <w:color w:val="0D0D0D" w:themeColor="text1" w:themeTint="F2"/>
            <w:sz w:val="22"/>
            <w:rPrChange w:id="13669" w:author="tao huang" w:date="2017-09-17T12:05:00Z">
              <w:rPr>
                <w:rFonts w:cs="Times New Roman"/>
                <w:color w:val="000000" w:themeColor="text1"/>
                <w:szCs w:val="24"/>
              </w:rPr>
            </w:rPrChange>
          </w:rPr>
          <w:t xml:space="preserve"> shows the correlation between the original </w:t>
        </w:r>
      </w:ins>
      <w:ins w:id="13670" w:author="tao huang" w:date="2017-09-16T17:21:00Z">
        <w:r w:rsidRPr="00A60A57">
          <w:rPr>
            <w:rFonts w:cs="Times New Roman"/>
            <w:color w:val="0D0D0D" w:themeColor="text1" w:themeTint="F2"/>
            <w:sz w:val="22"/>
            <w:rPrChange w:id="13671" w:author="tao huang" w:date="2017-09-17T12:05:00Z">
              <w:rPr>
                <w:rFonts w:cs="Times New Roman"/>
                <w:color w:val="000000" w:themeColor="text1"/>
                <w:szCs w:val="24"/>
              </w:rPr>
            </w:rPrChange>
          </w:rPr>
          <w:t xml:space="preserve">fourteen </w:t>
        </w:r>
      </w:ins>
      <w:ins w:id="13672" w:author="tao huang" w:date="2017-09-16T13:01:00Z">
        <w:r w:rsidR="00B417BD" w:rsidRPr="00A60A57">
          <w:rPr>
            <w:rFonts w:cs="Times New Roman"/>
            <w:color w:val="0D0D0D" w:themeColor="text1" w:themeTint="F2"/>
            <w:sz w:val="22"/>
            <w:rPrChange w:id="13673" w:author="tao huang" w:date="2017-09-17T12:05:00Z">
              <w:rPr>
                <w:rFonts w:cs="Times New Roman"/>
                <w:color w:val="000000" w:themeColor="text1"/>
                <w:szCs w:val="24"/>
              </w:rPr>
            </w:rPrChange>
          </w:rPr>
          <w:t>explanatory variables and the construct factors</w:t>
        </w:r>
        <w:r w:rsidR="00B417BD" w:rsidRPr="00A60A57">
          <w:rPr>
            <w:rStyle w:val="FootnoteReference"/>
            <w:rFonts w:cs="Times New Roman"/>
            <w:color w:val="0D0D0D" w:themeColor="text1" w:themeTint="F2"/>
            <w:sz w:val="22"/>
            <w:rPrChange w:id="13674" w:author="tao huang" w:date="2017-09-17T12:05:00Z">
              <w:rPr>
                <w:rStyle w:val="FootnoteReference"/>
                <w:rFonts w:cs="Times New Roman"/>
                <w:color w:val="000000" w:themeColor="text1"/>
                <w:szCs w:val="24"/>
              </w:rPr>
            </w:rPrChange>
          </w:rPr>
          <w:footnoteReference w:id="18"/>
        </w:r>
        <w:r w:rsidR="00B417BD" w:rsidRPr="00A60A57">
          <w:rPr>
            <w:rFonts w:cs="Times New Roman"/>
            <w:color w:val="0D0D0D" w:themeColor="text1" w:themeTint="F2"/>
            <w:sz w:val="22"/>
            <w:rPrChange w:id="13681" w:author="tao huang" w:date="2017-09-17T12:05:00Z">
              <w:rPr>
                <w:rFonts w:cs="Times New Roman"/>
                <w:color w:val="000000" w:themeColor="text1"/>
                <w:szCs w:val="24"/>
              </w:rPr>
            </w:rPrChange>
          </w:rPr>
          <w:t>. We interpret factor 1 as “Outliers and general variations”, factor 2 as “Sales level and variation”, factor 3 as “Central tendency of sales”, factor 4 as “Price level and variation”, and factor 5 as “</w:t>
        </w:r>
        <w:r w:rsidR="00B417BD" w:rsidRPr="00A60A57">
          <w:rPr>
            <w:rFonts w:eastAsia="Times New Roman" w:cs="Times New Roman"/>
            <w:color w:val="0D0D0D" w:themeColor="text1" w:themeTint="F2"/>
            <w:sz w:val="22"/>
            <w:rPrChange w:id="13682" w:author="tao huang" w:date="2017-09-17T12:05:00Z">
              <w:rPr>
                <w:rFonts w:eastAsia="Times New Roman" w:cs="Times New Roman"/>
                <w:color w:val="000000" w:themeColor="text1"/>
                <w:sz w:val="22"/>
              </w:rPr>
            </w:rPrChange>
          </w:rPr>
          <w:t>Randomness and growth</w:t>
        </w:r>
        <w:r w:rsidR="00B417BD" w:rsidRPr="00A60A57">
          <w:rPr>
            <w:rFonts w:cs="Times New Roman"/>
            <w:color w:val="0D0D0D" w:themeColor="text1" w:themeTint="F2"/>
            <w:sz w:val="22"/>
            <w:rPrChange w:id="13683" w:author="tao huang" w:date="2017-09-17T12:05:00Z">
              <w:rPr>
                <w:rFonts w:cs="Times New Roman"/>
                <w:color w:val="000000" w:themeColor="text1"/>
                <w:szCs w:val="24"/>
              </w:rPr>
            </w:rPrChange>
          </w:rPr>
          <w:t xml:space="preserve">”. We then regress the percentage improvement by the models based </w:t>
        </w:r>
        <w:r w:rsidR="00B417BD" w:rsidRPr="000A110D">
          <w:rPr>
            <w:rFonts w:cs="Times New Roman"/>
            <w:noProof/>
            <w:color w:val="0D0D0D" w:themeColor="text1" w:themeTint="F2"/>
            <w:sz w:val="22"/>
            <w:rPrChange w:id="13684" w:author="tao huang" w:date="2017-09-17T12:17:00Z">
              <w:rPr>
                <w:rFonts w:cs="Times New Roman"/>
                <w:color w:val="000000" w:themeColor="text1"/>
                <w:szCs w:val="24"/>
              </w:rPr>
            </w:rPrChange>
          </w:rPr>
          <w:t>on</w:t>
        </w:r>
        <w:r w:rsidR="00B417BD" w:rsidRPr="00A60A57">
          <w:rPr>
            <w:rFonts w:cs="Times New Roman"/>
            <w:color w:val="0D0D0D" w:themeColor="text1" w:themeTint="F2"/>
            <w:sz w:val="22"/>
            <w:rPrChange w:id="13685" w:author="tao huang" w:date="2017-09-17T12:05:00Z">
              <w:rPr>
                <w:rFonts w:cs="Times New Roman"/>
                <w:color w:val="000000" w:themeColor="text1"/>
                <w:szCs w:val="24"/>
              </w:rPr>
            </w:rPrChange>
          </w:rPr>
          <w:t xml:space="preserve"> these 5 factors. For robustness, we construct the model with and without dummy variables for product categories.</w:t>
        </w:r>
      </w:ins>
    </w:p>
    <w:p w14:paraId="75EB5133" w14:textId="77777777" w:rsidR="00B417BD" w:rsidRPr="00A60A57" w:rsidRDefault="00B417BD" w:rsidP="00B417BD">
      <w:pPr>
        <w:pStyle w:val="ListParagraph"/>
        <w:spacing w:after="0" w:line="360" w:lineRule="auto"/>
        <w:ind w:left="0"/>
        <w:rPr>
          <w:ins w:id="13686" w:author="tao huang" w:date="2017-09-16T13:01:00Z"/>
          <w:rFonts w:cs="Times New Roman"/>
          <w:color w:val="0D0D0D" w:themeColor="text1" w:themeTint="F2"/>
          <w:sz w:val="22"/>
          <w:rPrChange w:id="13687" w:author="tao huang" w:date="2017-09-17T12:05:00Z">
            <w:rPr>
              <w:ins w:id="13688" w:author="tao huang" w:date="2017-09-16T13:01:00Z"/>
              <w:rFonts w:cs="Times New Roman"/>
              <w:color w:val="000000" w:themeColor="text1"/>
              <w:szCs w:val="24"/>
            </w:rPr>
          </w:rPrChange>
        </w:rPr>
      </w:pPr>
    </w:p>
    <w:p w14:paraId="5F96FED9" w14:textId="172A30B1" w:rsidR="00B417BD" w:rsidRPr="00A60A57" w:rsidRDefault="00B417BD" w:rsidP="00B417BD">
      <w:pPr>
        <w:pStyle w:val="ListParagraph"/>
        <w:spacing w:after="0" w:line="360" w:lineRule="auto"/>
        <w:ind w:left="0"/>
        <w:jc w:val="center"/>
        <w:rPr>
          <w:ins w:id="13689" w:author="tao huang" w:date="2017-09-16T13:01:00Z"/>
          <w:rFonts w:cs="Times New Roman"/>
          <w:color w:val="0D0D0D" w:themeColor="text1" w:themeTint="F2"/>
          <w:sz w:val="22"/>
          <w:rPrChange w:id="13690" w:author="tao huang" w:date="2017-09-17T12:05:00Z">
            <w:rPr>
              <w:ins w:id="13691" w:author="tao huang" w:date="2017-09-16T13:01:00Z"/>
              <w:rFonts w:cs="Times New Roman"/>
              <w:color w:val="000000" w:themeColor="text1"/>
              <w:szCs w:val="24"/>
            </w:rPr>
          </w:rPrChange>
        </w:rPr>
      </w:pPr>
      <w:ins w:id="13692" w:author="tao huang" w:date="2017-09-16T13:01:00Z">
        <w:r w:rsidRPr="00A60A57">
          <w:rPr>
            <w:rFonts w:cs="Times New Roman"/>
            <w:color w:val="0D0D0D" w:themeColor="text1" w:themeTint="F2"/>
            <w:sz w:val="22"/>
            <w:rPrChange w:id="13693" w:author="tao huang" w:date="2017-09-17T12:05:00Z">
              <w:rPr>
                <w:rFonts w:cs="Times New Roman"/>
                <w:color w:val="000000" w:themeColor="text1"/>
                <w:szCs w:val="24"/>
              </w:rPr>
            </w:rPrChange>
          </w:rPr>
          <w:t xml:space="preserve">Table </w:t>
        </w:r>
      </w:ins>
      <w:ins w:id="13694" w:author="tao huang" w:date="2017-09-17T11:55:00Z">
        <w:r w:rsidR="008879A0" w:rsidRPr="00A60A57">
          <w:rPr>
            <w:rFonts w:cs="Times New Roman"/>
            <w:color w:val="0D0D0D" w:themeColor="text1" w:themeTint="F2"/>
            <w:sz w:val="22"/>
            <w:rPrChange w:id="13695" w:author="tao huang" w:date="2017-09-17T12:05:00Z">
              <w:rPr>
                <w:rFonts w:cs="Times New Roman"/>
                <w:color w:val="000000" w:themeColor="text1"/>
                <w:szCs w:val="24"/>
              </w:rPr>
            </w:rPrChange>
          </w:rPr>
          <w:t>6</w:t>
        </w:r>
      </w:ins>
      <w:ins w:id="13696" w:author="tao huang" w:date="2017-09-16T13:01:00Z">
        <w:r w:rsidRPr="00A60A57">
          <w:rPr>
            <w:rFonts w:cs="Times New Roman"/>
            <w:color w:val="0D0D0D" w:themeColor="text1" w:themeTint="F2"/>
            <w:sz w:val="22"/>
            <w:rPrChange w:id="13697" w:author="tao huang" w:date="2017-09-17T12:05:00Z">
              <w:rPr>
                <w:rFonts w:cs="Times New Roman"/>
                <w:color w:val="000000" w:themeColor="text1"/>
                <w:szCs w:val="24"/>
              </w:rPr>
            </w:rPrChange>
          </w:rPr>
          <w:t>.</w:t>
        </w:r>
        <w:r w:rsidRPr="00A60A57">
          <w:rPr>
            <w:rFonts w:cs="Times New Roman"/>
            <w:color w:val="0D0D0D" w:themeColor="text1" w:themeTint="F2"/>
            <w:sz w:val="22"/>
            <w:rPrChange w:id="13698" w:author="tao huang" w:date="2017-09-17T12:05:00Z">
              <w:rPr>
                <w:rFonts w:cs="Times New Roman"/>
                <w:color w:val="000000" w:themeColor="text1"/>
                <w:szCs w:val="24"/>
              </w:rPr>
            </w:rPrChange>
          </w:rPr>
          <w:tab/>
          <w:t xml:space="preserve">The pattern of the factors </w:t>
        </w:r>
      </w:ins>
    </w:p>
    <w:tbl>
      <w:tblPr>
        <w:tblStyle w:val="ListTable1Light1"/>
        <w:tblW w:w="7477" w:type="dxa"/>
        <w:jc w:val="center"/>
        <w:tblLook w:val="04A0" w:firstRow="1" w:lastRow="0" w:firstColumn="1" w:lastColumn="0" w:noHBand="0" w:noVBand="1"/>
        <w:tblDescription w:val="Page Layout"/>
      </w:tblPr>
      <w:tblGrid>
        <w:gridCol w:w="2977"/>
        <w:gridCol w:w="900"/>
        <w:gridCol w:w="900"/>
        <w:gridCol w:w="900"/>
        <w:gridCol w:w="900"/>
        <w:gridCol w:w="900"/>
      </w:tblGrid>
      <w:tr w:rsidR="00B417BD" w:rsidRPr="00A60A57" w14:paraId="37F3DE47" w14:textId="77777777" w:rsidTr="00EB5809">
        <w:trPr>
          <w:cnfStyle w:val="100000000000" w:firstRow="1" w:lastRow="0" w:firstColumn="0" w:lastColumn="0" w:oddVBand="0" w:evenVBand="0" w:oddHBand="0" w:evenHBand="0" w:firstRowFirstColumn="0" w:firstRowLastColumn="0" w:lastRowFirstColumn="0" w:lastRowLastColumn="0"/>
          <w:trHeight w:val="20"/>
          <w:jc w:val="center"/>
          <w:ins w:id="13699" w:author="tao huang" w:date="2017-09-16T13:01: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3EBBA545" w14:textId="77777777" w:rsidR="00B417BD" w:rsidRPr="00A60A57" w:rsidRDefault="00B417BD" w:rsidP="00EB5809">
            <w:pPr>
              <w:spacing w:after="0" w:line="240" w:lineRule="auto"/>
              <w:jc w:val="center"/>
              <w:rPr>
                <w:ins w:id="13700" w:author="tao huang" w:date="2017-09-16T13:01:00Z"/>
                <w:rFonts w:eastAsia="Times New Roman" w:cs="Times New Roman"/>
                <w:b w:val="0"/>
                <w:color w:val="0D0D0D" w:themeColor="text1" w:themeTint="F2"/>
                <w:sz w:val="22"/>
                <w:rPrChange w:id="13701" w:author="tao huang" w:date="2017-09-17T12:05:00Z">
                  <w:rPr>
                    <w:ins w:id="13702" w:author="tao huang" w:date="2017-09-16T13:01:00Z"/>
                    <w:rFonts w:eastAsia="Times New Roman" w:cs="Times New Roman"/>
                    <w:b w:val="0"/>
                    <w:color w:val="000000" w:themeColor="text1"/>
                    <w:sz w:val="22"/>
                  </w:rPr>
                </w:rPrChange>
              </w:rPr>
            </w:pPr>
            <w:ins w:id="13703" w:author="tao huang" w:date="2017-09-16T13:01:00Z">
              <w:r w:rsidRPr="00A60A57">
                <w:rPr>
                  <w:rFonts w:eastAsia="Times New Roman" w:cs="Times New Roman"/>
                  <w:b w:val="0"/>
                  <w:color w:val="0D0D0D" w:themeColor="text1" w:themeTint="F2"/>
                  <w:sz w:val="22"/>
                  <w:rPrChange w:id="13704" w:author="tao huang" w:date="2017-09-17T12:05:00Z">
                    <w:rPr>
                      <w:rFonts w:eastAsia="Times New Roman" w:cs="Times New Roman"/>
                      <w:b w:val="0"/>
                      <w:color w:val="000000" w:themeColor="text1"/>
                      <w:sz w:val="22"/>
                    </w:rPr>
                  </w:rPrChange>
                </w:rPr>
                <w:t>Variable</w:t>
              </w:r>
            </w:ins>
          </w:p>
        </w:tc>
        <w:tc>
          <w:tcPr>
            <w:tcW w:w="900" w:type="dxa"/>
            <w:shd w:val="clear" w:color="auto" w:fill="auto"/>
            <w:hideMark/>
          </w:tcPr>
          <w:p w14:paraId="3FC02B1F" w14:textId="77777777" w:rsidR="00B417BD" w:rsidRPr="00A60A57" w:rsidRDefault="00B417BD" w:rsidP="00EB5809">
            <w:pPr>
              <w:spacing w:after="0" w:line="240" w:lineRule="auto"/>
              <w:jc w:val="center"/>
              <w:cnfStyle w:val="100000000000" w:firstRow="1" w:lastRow="0" w:firstColumn="0" w:lastColumn="0" w:oddVBand="0" w:evenVBand="0" w:oddHBand="0" w:evenHBand="0" w:firstRowFirstColumn="0" w:firstRowLastColumn="0" w:lastRowFirstColumn="0" w:lastRowLastColumn="0"/>
              <w:rPr>
                <w:ins w:id="13705" w:author="tao huang" w:date="2017-09-16T13:01:00Z"/>
                <w:rFonts w:eastAsia="Times New Roman" w:cs="Times New Roman"/>
                <w:b w:val="0"/>
                <w:color w:val="0D0D0D" w:themeColor="text1" w:themeTint="F2"/>
                <w:sz w:val="22"/>
                <w:rPrChange w:id="13706" w:author="tao huang" w:date="2017-09-17T12:05:00Z">
                  <w:rPr>
                    <w:ins w:id="13707" w:author="tao huang" w:date="2017-09-16T13:01:00Z"/>
                    <w:rFonts w:eastAsia="Times New Roman" w:cs="Times New Roman"/>
                    <w:b w:val="0"/>
                    <w:color w:val="000000" w:themeColor="text1"/>
                    <w:sz w:val="22"/>
                  </w:rPr>
                </w:rPrChange>
              </w:rPr>
            </w:pPr>
            <w:ins w:id="13708" w:author="tao huang" w:date="2017-09-16T13:01:00Z">
              <w:r w:rsidRPr="00A60A57">
                <w:rPr>
                  <w:rFonts w:eastAsia="Times New Roman" w:cs="Times New Roman"/>
                  <w:b w:val="0"/>
                  <w:color w:val="0D0D0D" w:themeColor="text1" w:themeTint="F2"/>
                  <w:sz w:val="22"/>
                  <w:rPrChange w:id="13709" w:author="tao huang" w:date="2017-09-17T12:05:00Z">
                    <w:rPr>
                      <w:rFonts w:eastAsia="Times New Roman" w:cs="Times New Roman"/>
                      <w:b w:val="0"/>
                      <w:color w:val="000000" w:themeColor="text1"/>
                      <w:sz w:val="22"/>
                    </w:rPr>
                  </w:rPrChange>
                </w:rPr>
                <w:t>Factor1</w:t>
              </w:r>
            </w:ins>
          </w:p>
        </w:tc>
        <w:tc>
          <w:tcPr>
            <w:tcW w:w="900" w:type="dxa"/>
            <w:shd w:val="clear" w:color="auto" w:fill="auto"/>
            <w:hideMark/>
          </w:tcPr>
          <w:p w14:paraId="4A43230C" w14:textId="77777777" w:rsidR="00B417BD" w:rsidRPr="00A60A57" w:rsidRDefault="00B417BD" w:rsidP="00EB5809">
            <w:pPr>
              <w:spacing w:after="0" w:line="240" w:lineRule="auto"/>
              <w:jc w:val="center"/>
              <w:cnfStyle w:val="100000000000" w:firstRow="1" w:lastRow="0" w:firstColumn="0" w:lastColumn="0" w:oddVBand="0" w:evenVBand="0" w:oddHBand="0" w:evenHBand="0" w:firstRowFirstColumn="0" w:firstRowLastColumn="0" w:lastRowFirstColumn="0" w:lastRowLastColumn="0"/>
              <w:rPr>
                <w:ins w:id="13710" w:author="tao huang" w:date="2017-09-16T13:01:00Z"/>
                <w:rFonts w:eastAsia="Times New Roman" w:cs="Times New Roman"/>
                <w:b w:val="0"/>
                <w:color w:val="0D0D0D" w:themeColor="text1" w:themeTint="F2"/>
                <w:sz w:val="22"/>
                <w:rPrChange w:id="13711" w:author="tao huang" w:date="2017-09-17T12:05:00Z">
                  <w:rPr>
                    <w:ins w:id="13712" w:author="tao huang" w:date="2017-09-16T13:01:00Z"/>
                    <w:rFonts w:eastAsia="Times New Roman" w:cs="Times New Roman"/>
                    <w:b w:val="0"/>
                    <w:color w:val="000000" w:themeColor="text1"/>
                    <w:sz w:val="22"/>
                  </w:rPr>
                </w:rPrChange>
              </w:rPr>
            </w:pPr>
            <w:ins w:id="13713" w:author="tao huang" w:date="2017-09-16T13:01:00Z">
              <w:r w:rsidRPr="00A60A57">
                <w:rPr>
                  <w:rFonts w:eastAsia="Times New Roman" w:cs="Times New Roman"/>
                  <w:b w:val="0"/>
                  <w:color w:val="0D0D0D" w:themeColor="text1" w:themeTint="F2"/>
                  <w:sz w:val="22"/>
                  <w:rPrChange w:id="13714" w:author="tao huang" w:date="2017-09-17T12:05:00Z">
                    <w:rPr>
                      <w:rFonts w:eastAsia="Times New Roman" w:cs="Times New Roman"/>
                      <w:b w:val="0"/>
                      <w:color w:val="000000" w:themeColor="text1"/>
                      <w:sz w:val="22"/>
                    </w:rPr>
                  </w:rPrChange>
                </w:rPr>
                <w:t>Factor2</w:t>
              </w:r>
            </w:ins>
          </w:p>
        </w:tc>
        <w:tc>
          <w:tcPr>
            <w:tcW w:w="900" w:type="dxa"/>
            <w:shd w:val="clear" w:color="auto" w:fill="auto"/>
            <w:hideMark/>
          </w:tcPr>
          <w:p w14:paraId="0CA45496" w14:textId="77777777" w:rsidR="00B417BD" w:rsidRPr="00A60A57" w:rsidRDefault="00B417BD" w:rsidP="00EB5809">
            <w:pPr>
              <w:spacing w:after="0" w:line="240" w:lineRule="auto"/>
              <w:jc w:val="center"/>
              <w:cnfStyle w:val="100000000000" w:firstRow="1" w:lastRow="0" w:firstColumn="0" w:lastColumn="0" w:oddVBand="0" w:evenVBand="0" w:oddHBand="0" w:evenHBand="0" w:firstRowFirstColumn="0" w:firstRowLastColumn="0" w:lastRowFirstColumn="0" w:lastRowLastColumn="0"/>
              <w:rPr>
                <w:ins w:id="13715" w:author="tao huang" w:date="2017-09-16T13:01:00Z"/>
                <w:rFonts w:eastAsia="Times New Roman" w:cs="Times New Roman"/>
                <w:b w:val="0"/>
                <w:color w:val="0D0D0D" w:themeColor="text1" w:themeTint="F2"/>
                <w:sz w:val="22"/>
                <w:rPrChange w:id="13716" w:author="tao huang" w:date="2017-09-17T12:05:00Z">
                  <w:rPr>
                    <w:ins w:id="13717" w:author="tao huang" w:date="2017-09-16T13:01:00Z"/>
                    <w:rFonts w:eastAsia="Times New Roman" w:cs="Times New Roman"/>
                    <w:b w:val="0"/>
                    <w:color w:val="000000" w:themeColor="text1"/>
                    <w:sz w:val="22"/>
                  </w:rPr>
                </w:rPrChange>
              </w:rPr>
            </w:pPr>
            <w:ins w:id="13718" w:author="tao huang" w:date="2017-09-16T13:01:00Z">
              <w:r w:rsidRPr="00A60A57">
                <w:rPr>
                  <w:rFonts w:eastAsia="Times New Roman" w:cs="Times New Roman"/>
                  <w:b w:val="0"/>
                  <w:color w:val="0D0D0D" w:themeColor="text1" w:themeTint="F2"/>
                  <w:sz w:val="22"/>
                  <w:rPrChange w:id="13719" w:author="tao huang" w:date="2017-09-17T12:05:00Z">
                    <w:rPr>
                      <w:rFonts w:eastAsia="Times New Roman" w:cs="Times New Roman"/>
                      <w:b w:val="0"/>
                      <w:color w:val="000000" w:themeColor="text1"/>
                      <w:sz w:val="22"/>
                    </w:rPr>
                  </w:rPrChange>
                </w:rPr>
                <w:t>Factor3</w:t>
              </w:r>
            </w:ins>
          </w:p>
        </w:tc>
        <w:tc>
          <w:tcPr>
            <w:tcW w:w="900" w:type="dxa"/>
            <w:shd w:val="clear" w:color="auto" w:fill="auto"/>
            <w:hideMark/>
          </w:tcPr>
          <w:p w14:paraId="174DAE13" w14:textId="77777777" w:rsidR="00B417BD" w:rsidRPr="00A60A57" w:rsidRDefault="00B417BD" w:rsidP="00EB5809">
            <w:pPr>
              <w:spacing w:after="0" w:line="240" w:lineRule="auto"/>
              <w:jc w:val="center"/>
              <w:cnfStyle w:val="100000000000" w:firstRow="1" w:lastRow="0" w:firstColumn="0" w:lastColumn="0" w:oddVBand="0" w:evenVBand="0" w:oddHBand="0" w:evenHBand="0" w:firstRowFirstColumn="0" w:firstRowLastColumn="0" w:lastRowFirstColumn="0" w:lastRowLastColumn="0"/>
              <w:rPr>
                <w:ins w:id="13720" w:author="tao huang" w:date="2017-09-16T13:01:00Z"/>
                <w:rFonts w:eastAsia="Times New Roman" w:cs="Times New Roman"/>
                <w:b w:val="0"/>
                <w:color w:val="0D0D0D" w:themeColor="text1" w:themeTint="F2"/>
                <w:sz w:val="22"/>
                <w:rPrChange w:id="13721" w:author="tao huang" w:date="2017-09-17T12:05:00Z">
                  <w:rPr>
                    <w:ins w:id="13722" w:author="tao huang" w:date="2017-09-16T13:01:00Z"/>
                    <w:rFonts w:eastAsia="Times New Roman" w:cs="Times New Roman"/>
                    <w:b w:val="0"/>
                    <w:color w:val="000000" w:themeColor="text1"/>
                    <w:sz w:val="22"/>
                  </w:rPr>
                </w:rPrChange>
              </w:rPr>
            </w:pPr>
            <w:ins w:id="13723" w:author="tao huang" w:date="2017-09-16T13:01:00Z">
              <w:r w:rsidRPr="00A60A57">
                <w:rPr>
                  <w:rFonts w:eastAsia="Times New Roman" w:cs="Times New Roman"/>
                  <w:b w:val="0"/>
                  <w:color w:val="0D0D0D" w:themeColor="text1" w:themeTint="F2"/>
                  <w:sz w:val="22"/>
                  <w:rPrChange w:id="13724" w:author="tao huang" w:date="2017-09-17T12:05:00Z">
                    <w:rPr>
                      <w:rFonts w:eastAsia="Times New Roman" w:cs="Times New Roman"/>
                      <w:b w:val="0"/>
                      <w:color w:val="000000" w:themeColor="text1"/>
                      <w:sz w:val="22"/>
                    </w:rPr>
                  </w:rPrChange>
                </w:rPr>
                <w:t>Factor4</w:t>
              </w:r>
            </w:ins>
          </w:p>
        </w:tc>
        <w:tc>
          <w:tcPr>
            <w:tcW w:w="900" w:type="dxa"/>
            <w:shd w:val="clear" w:color="auto" w:fill="auto"/>
            <w:hideMark/>
          </w:tcPr>
          <w:p w14:paraId="1A1BCF7E" w14:textId="77777777" w:rsidR="00B417BD" w:rsidRPr="00A60A57" w:rsidRDefault="00B417BD" w:rsidP="00EB5809">
            <w:pPr>
              <w:spacing w:after="0" w:line="240" w:lineRule="auto"/>
              <w:jc w:val="center"/>
              <w:cnfStyle w:val="100000000000" w:firstRow="1" w:lastRow="0" w:firstColumn="0" w:lastColumn="0" w:oddVBand="0" w:evenVBand="0" w:oddHBand="0" w:evenHBand="0" w:firstRowFirstColumn="0" w:firstRowLastColumn="0" w:lastRowFirstColumn="0" w:lastRowLastColumn="0"/>
              <w:rPr>
                <w:ins w:id="13725" w:author="tao huang" w:date="2017-09-16T13:01:00Z"/>
                <w:rFonts w:eastAsia="Times New Roman" w:cs="Times New Roman"/>
                <w:b w:val="0"/>
                <w:color w:val="0D0D0D" w:themeColor="text1" w:themeTint="F2"/>
                <w:sz w:val="22"/>
                <w:rPrChange w:id="13726" w:author="tao huang" w:date="2017-09-17T12:05:00Z">
                  <w:rPr>
                    <w:ins w:id="13727" w:author="tao huang" w:date="2017-09-16T13:01:00Z"/>
                    <w:rFonts w:eastAsia="Times New Roman" w:cs="Times New Roman"/>
                    <w:b w:val="0"/>
                    <w:color w:val="000000" w:themeColor="text1"/>
                    <w:sz w:val="22"/>
                  </w:rPr>
                </w:rPrChange>
              </w:rPr>
            </w:pPr>
            <w:ins w:id="13728" w:author="tao huang" w:date="2017-09-16T13:01:00Z">
              <w:r w:rsidRPr="00A60A57">
                <w:rPr>
                  <w:rFonts w:eastAsia="Times New Roman" w:cs="Times New Roman"/>
                  <w:b w:val="0"/>
                  <w:color w:val="0D0D0D" w:themeColor="text1" w:themeTint="F2"/>
                  <w:sz w:val="22"/>
                  <w:rPrChange w:id="13729" w:author="tao huang" w:date="2017-09-17T12:05:00Z">
                    <w:rPr>
                      <w:rFonts w:eastAsia="Times New Roman" w:cs="Times New Roman"/>
                      <w:b w:val="0"/>
                      <w:color w:val="000000" w:themeColor="text1"/>
                      <w:sz w:val="22"/>
                    </w:rPr>
                  </w:rPrChange>
                </w:rPr>
                <w:t>Factor5</w:t>
              </w:r>
            </w:ins>
          </w:p>
        </w:tc>
      </w:tr>
      <w:tr w:rsidR="00B417BD" w:rsidRPr="00A60A57" w14:paraId="3FBBF20C" w14:textId="77777777" w:rsidTr="00EB5809">
        <w:trPr>
          <w:cnfStyle w:val="000000100000" w:firstRow="0" w:lastRow="0" w:firstColumn="0" w:lastColumn="0" w:oddVBand="0" w:evenVBand="0" w:oddHBand="1" w:evenHBand="0" w:firstRowFirstColumn="0" w:firstRowLastColumn="0" w:lastRowFirstColumn="0" w:lastRowLastColumn="0"/>
          <w:trHeight w:val="20"/>
          <w:jc w:val="center"/>
          <w:ins w:id="13730" w:author="tao huang" w:date="2017-09-16T13:01: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21A32AE7" w14:textId="77777777" w:rsidR="00B417BD" w:rsidRPr="00A60A57" w:rsidRDefault="00B417BD" w:rsidP="00EB5809">
            <w:pPr>
              <w:spacing w:after="0" w:line="240" w:lineRule="auto"/>
              <w:rPr>
                <w:ins w:id="13731" w:author="tao huang" w:date="2017-09-16T13:01:00Z"/>
                <w:rFonts w:eastAsia="Times New Roman" w:cs="Times New Roman"/>
                <w:b w:val="0"/>
                <w:color w:val="0D0D0D" w:themeColor="text1" w:themeTint="F2"/>
                <w:sz w:val="22"/>
                <w:rPrChange w:id="13732" w:author="tao huang" w:date="2017-09-17T12:05:00Z">
                  <w:rPr>
                    <w:ins w:id="13733" w:author="tao huang" w:date="2017-09-16T13:01:00Z"/>
                    <w:rFonts w:eastAsia="Times New Roman" w:cs="Times New Roman"/>
                    <w:b w:val="0"/>
                    <w:color w:val="000000" w:themeColor="text1"/>
                    <w:sz w:val="22"/>
                  </w:rPr>
                </w:rPrChange>
              </w:rPr>
            </w:pPr>
            <w:ins w:id="13734" w:author="tao huang" w:date="2017-09-16T13:01:00Z">
              <w:r w:rsidRPr="00A60A57">
                <w:rPr>
                  <w:rFonts w:eastAsia="Times New Roman" w:cs="Times New Roman"/>
                  <w:b w:val="0"/>
                  <w:color w:val="0D0D0D" w:themeColor="text1" w:themeTint="F2"/>
                  <w:sz w:val="22"/>
                  <w:rPrChange w:id="13735" w:author="tao huang" w:date="2017-09-17T12:05:00Z">
                    <w:rPr>
                      <w:rFonts w:eastAsia="Times New Roman" w:cs="Times New Roman"/>
                      <w:b w:val="0"/>
                      <w:color w:val="000000" w:themeColor="text1"/>
                      <w:sz w:val="22"/>
                    </w:rPr>
                  </w:rPrChange>
                </w:rPr>
                <w:t>Proportion of outliers</w:t>
              </w:r>
            </w:ins>
          </w:p>
        </w:tc>
        <w:tc>
          <w:tcPr>
            <w:tcW w:w="900" w:type="dxa"/>
            <w:shd w:val="clear" w:color="auto" w:fill="auto"/>
            <w:hideMark/>
          </w:tcPr>
          <w:p w14:paraId="0BB1A2FB" w14:textId="77777777" w:rsidR="00B417BD" w:rsidRPr="00A60A57" w:rsidRDefault="00B417BD" w:rsidP="00EB5809">
            <w:pPr>
              <w:spacing w:after="0" w:line="240" w:lineRule="auto"/>
              <w:jc w:val="right"/>
              <w:cnfStyle w:val="000000100000" w:firstRow="0" w:lastRow="0" w:firstColumn="0" w:lastColumn="0" w:oddVBand="0" w:evenVBand="0" w:oddHBand="1" w:evenHBand="0" w:firstRowFirstColumn="0" w:firstRowLastColumn="0" w:lastRowFirstColumn="0" w:lastRowLastColumn="0"/>
              <w:rPr>
                <w:ins w:id="13736" w:author="tao huang" w:date="2017-09-16T13:01:00Z"/>
                <w:rFonts w:eastAsia="Times New Roman" w:cs="Times New Roman"/>
                <w:color w:val="0D0D0D" w:themeColor="text1" w:themeTint="F2"/>
                <w:sz w:val="22"/>
                <w:rPrChange w:id="13737" w:author="tao huang" w:date="2017-09-17T12:05:00Z">
                  <w:rPr>
                    <w:ins w:id="13738" w:author="tao huang" w:date="2017-09-16T13:01:00Z"/>
                    <w:rFonts w:eastAsia="Times New Roman" w:cs="Times New Roman"/>
                    <w:color w:val="000000" w:themeColor="text1"/>
                    <w:sz w:val="22"/>
                  </w:rPr>
                </w:rPrChange>
              </w:rPr>
            </w:pPr>
            <w:ins w:id="13739" w:author="tao huang" w:date="2017-09-16T13:01:00Z">
              <w:r w:rsidRPr="00A60A57">
                <w:rPr>
                  <w:rFonts w:eastAsia="Times New Roman" w:cs="Times New Roman"/>
                  <w:color w:val="0D0D0D" w:themeColor="text1" w:themeTint="F2"/>
                  <w:sz w:val="22"/>
                  <w:rPrChange w:id="13740" w:author="tao huang" w:date="2017-09-17T12:05:00Z">
                    <w:rPr>
                      <w:rFonts w:eastAsia="Times New Roman" w:cs="Times New Roman"/>
                      <w:color w:val="000000" w:themeColor="text1"/>
                      <w:sz w:val="22"/>
                    </w:rPr>
                  </w:rPrChange>
                </w:rPr>
                <w:t>0.855</w:t>
              </w:r>
            </w:ins>
          </w:p>
        </w:tc>
        <w:tc>
          <w:tcPr>
            <w:tcW w:w="900" w:type="dxa"/>
            <w:shd w:val="clear" w:color="auto" w:fill="auto"/>
            <w:hideMark/>
          </w:tcPr>
          <w:p w14:paraId="38C64077"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3741" w:author="tao huang" w:date="2017-09-16T13:01:00Z"/>
                <w:rFonts w:eastAsia="Times New Roman" w:cs="Times New Roman"/>
                <w:color w:val="0D0D0D" w:themeColor="text1" w:themeTint="F2"/>
                <w:sz w:val="22"/>
                <w:rPrChange w:id="13742" w:author="tao huang" w:date="2017-09-17T12:05:00Z">
                  <w:rPr>
                    <w:ins w:id="13743" w:author="tao huang" w:date="2017-09-16T13:01:00Z"/>
                    <w:rFonts w:eastAsia="Times New Roman" w:cs="Times New Roman"/>
                    <w:color w:val="000000" w:themeColor="text1"/>
                    <w:sz w:val="22"/>
                  </w:rPr>
                </w:rPrChange>
              </w:rPr>
            </w:pPr>
            <w:ins w:id="13744" w:author="tao huang" w:date="2017-09-16T13:01:00Z">
              <w:r w:rsidRPr="00A60A57">
                <w:rPr>
                  <w:rFonts w:eastAsia="Times New Roman" w:cs="Times New Roman"/>
                  <w:color w:val="0D0D0D" w:themeColor="text1" w:themeTint="F2"/>
                  <w:sz w:val="22"/>
                  <w:rPrChange w:id="13745" w:author="tao huang" w:date="2017-09-17T12:05:00Z">
                    <w:rPr>
                      <w:rFonts w:eastAsia="Times New Roman" w:cs="Times New Roman"/>
                      <w:color w:val="000000" w:themeColor="text1"/>
                      <w:sz w:val="22"/>
                    </w:rPr>
                  </w:rPrChange>
                </w:rPr>
                <w:t> </w:t>
              </w:r>
            </w:ins>
          </w:p>
        </w:tc>
        <w:tc>
          <w:tcPr>
            <w:tcW w:w="900" w:type="dxa"/>
            <w:shd w:val="clear" w:color="auto" w:fill="auto"/>
            <w:hideMark/>
          </w:tcPr>
          <w:p w14:paraId="28A3E16F"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3746" w:author="tao huang" w:date="2017-09-16T13:01:00Z"/>
                <w:rFonts w:eastAsia="Times New Roman" w:cs="Times New Roman"/>
                <w:color w:val="0D0D0D" w:themeColor="text1" w:themeTint="F2"/>
                <w:sz w:val="22"/>
                <w:rPrChange w:id="13747" w:author="tao huang" w:date="2017-09-17T12:05:00Z">
                  <w:rPr>
                    <w:ins w:id="13748" w:author="tao huang" w:date="2017-09-16T13:01:00Z"/>
                    <w:rFonts w:eastAsia="Times New Roman" w:cs="Times New Roman"/>
                    <w:color w:val="000000" w:themeColor="text1"/>
                    <w:sz w:val="22"/>
                  </w:rPr>
                </w:rPrChange>
              </w:rPr>
            </w:pPr>
            <w:ins w:id="13749" w:author="tao huang" w:date="2017-09-16T13:01:00Z">
              <w:r w:rsidRPr="00A60A57">
                <w:rPr>
                  <w:rFonts w:eastAsia="Times New Roman" w:cs="Times New Roman"/>
                  <w:color w:val="0D0D0D" w:themeColor="text1" w:themeTint="F2"/>
                  <w:sz w:val="22"/>
                  <w:rPrChange w:id="13750" w:author="tao huang" w:date="2017-09-17T12:05:00Z">
                    <w:rPr>
                      <w:rFonts w:eastAsia="Times New Roman" w:cs="Times New Roman"/>
                      <w:color w:val="000000" w:themeColor="text1"/>
                      <w:sz w:val="22"/>
                    </w:rPr>
                  </w:rPrChange>
                </w:rPr>
                <w:t> </w:t>
              </w:r>
            </w:ins>
          </w:p>
        </w:tc>
        <w:tc>
          <w:tcPr>
            <w:tcW w:w="900" w:type="dxa"/>
            <w:shd w:val="clear" w:color="auto" w:fill="auto"/>
            <w:noWrap/>
            <w:hideMark/>
          </w:tcPr>
          <w:p w14:paraId="320C2EC0"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3751" w:author="tao huang" w:date="2017-09-16T13:01:00Z"/>
                <w:rFonts w:eastAsia="Times New Roman" w:cs="Times New Roman"/>
                <w:color w:val="0D0D0D" w:themeColor="text1" w:themeTint="F2"/>
                <w:sz w:val="22"/>
                <w:rPrChange w:id="13752" w:author="tao huang" w:date="2017-09-17T12:05:00Z">
                  <w:rPr>
                    <w:ins w:id="13753" w:author="tao huang" w:date="2017-09-16T13:01:00Z"/>
                    <w:rFonts w:eastAsia="Times New Roman" w:cs="Times New Roman"/>
                    <w:color w:val="000000" w:themeColor="text1"/>
                    <w:sz w:val="22"/>
                  </w:rPr>
                </w:rPrChange>
              </w:rPr>
            </w:pPr>
            <w:ins w:id="13754" w:author="tao huang" w:date="2017-09-16T13:01:00Z">
              <w:r w:rsidRPr="00A60A57">
                <w:rPr>
                  <w:rFonts w:eastAsia="Times New Roman" w:cs="Times New Roman"/>
                  <w:color w:val="0D0D0D" w:themeColor="text1" w:themeTint="F2"/>
                  <w:sz w:val="22"/>
                  <w:rPrChange w:id="13755" w:author="tao huang" w:date="2017-09-17T12:05:00Z">
                    <w:rPr>
                      <w:rFonts w:eastAsia="Times New Roman" w:cs="Times New Roman"/>
                      <w:color w:val="000000" w:themeColor="text1"/>
                      <w:sz w:val="22"/>
                    </w:rPr>
                  </w:rPrChange>
                </w:rPr>
                <w:t> </w:t>
              </w:r>
            </w:ins>
          </w:p>
        </w:tc>
        <w:tc>
          <w:tcPr>
            <w:tcW w:w="900" w:type="dxa"/>
            <w:shd w:val="clear" w:color="auto" w:fill="auto"/>
            <w:noWrap/>
            <w:hideMark/>
          </w:tcPr>
          <w:p w14:paraId="186A43E9"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3756" w:author="tao huang" w:date="2017-09-16T13:01:00Z"/>
                <w:rFonts w:eastAsia="Times New Roman" w:cs="Times New Roman"/>
                <w:color w:val="0D0D0D" w:themeColor="text1" w:themeTint="F2"/>
                <w:sz w:val="22"/>
                <w:rPrChange w:id="13757" w:author="tao huang" w:date="2017-09-17T12:05:00Z">
                  <w:rPr>
                    <w:ins w:id="13758" w:author="tao huang" w:date="2017-09-16T13:01:00Z"/>
                    <w:rFonts w:eastAsia="Times New Roman" w:cs="Times New Roman"/>
                    <w:color w:val="000000" w:themeColor="text1"/>
                    <w:sz w:val="22"/>
                  </w:rPr>
                </w:rPrChange>
              </w:rPr>
            </w:pPr>
            <w:ins w:id="13759" w:author="tao huang" w:date="2017-09-16T13:01:00Z">
              <w:r w:rsidRPr="00A60A57">
                <w:rPr>
                  <w:rFonts w:eastAsia="Times New Roman" w:cs="Times New Roman"/>
                  <w:color w:val="0D0D0D" w:themeColor="text1" w:themeTint="F2"/>
                  <w:sz w:val="22"/>
                  <w:rPrChange w:id="13760" w:author="tao huang" w:date="2017-09-17T12:05:00Z">
                    <w:rPr>
                      <w:rFonts w:eastAsia="Times New Roman" w:cs="Times New Roman"/>
                      <w:color w:val="000000" w:themeColor="text1"/>
                      <w:sz w:val="22"/>
                    </w:rPr>
                  </w:rPrChange>
                </w:rPr>
                <w:t> </w:t>
              </w:r>
            </w:ins>
          </w:p>
        </w:tc>
      </w:tr>
      <w:tr w:rsidR="00B417BD" w:rsidRPr="00A60A57" w14:paraId="1949784F" w14:textId="77777777" w:rsidTr="00EB5809">
        <w:trPr>
          <w:trHeight w:val="20"/>
          <w:jc w:val="center"/>
          <w:ins w:id="13761" w:author="tao huang" w:date="2017-09-16T13:01: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28419D3D" w14:textId="77777777" w:rsidR="00B417BD" w:rsidRPr="00A60A57" w:rsidRDefault="00B417BD" w:rsidP="00EB5809">
            <w:pPr>
              <w:spacing w:after="0" w:line="240" w:lineRule="auto"/>
              <w:rPr>
                <w:ins w:id="13762" w:author="tao huang" w:date="2017-09-16T13:01:00Z"/>
                <w:rFonts w:eastAsia="Times New Roman" w:cs="Times New Roman"/>
                <w:b w:val="0"/>
                <w:color w:val="0D0D0D" w:themeColor="text1" w:themeTint="F2"/>
                <w:sz w:val="22"/>
                <w:rPrChange w:id="13763" w:author="tao huang" w:date="2017-09-17T12:05:00Z">
                  <w:rPr>
                    <w:ins w:id="13764" w:author="tao huang" w:date="2017-09-16T13:01:00Z"/>
                    <w:rFonts w:eastAsia="Times New Roman" w:cs="Times New Roman"/>
                    <w:b w:val="0"/>
                    <w:color w:val="000000" w:themeColor="text1"/>
                    <w:sz w:val="22"/>
                  </w:rPr>
                </w:rPrChange>
              </w:rPr>
            </w:pPr>
            <w:ins w:id="13765" w:author="tao huang" w:date="2017-09-16T13:01:00Z">
              <w:r w:rsidRPr="00A60A57">
                <w:rPr>
                  <w:rFonts w:eastAsia="Times New Roman" w:cs="Times New Roman"/>
                  <w:b w:val="0"/>
                  <w:color w:val="0D0D0D" w:themeColor="text1" w:themeTint="F2"/>
                  <w:sz w:val="22"/>
                  <w:rPrChange w:id="13766" w:author="tao huang" w:date="2017-09-17T12:05:00Z">
                    <w:rPr>
                      <w:rFonts w:eastAsia="Times New Roman" w:cs="Times New Roman"/>
                      <w:b w:val="0"/>
                      <w:color w:val="000000" w:themeColor="text1"/>
                      <w:sz w:val="22"/>
                    </w:rPr>
                  </w:rPrChange>
                </w:rPr>
                <w:t>Coefficient of variation (price)</w:t>
              </w:r>
            </w:ins>
          </w:p>
        </w:tc>
        <w:tc>
          <w:tcPr>
            <w:tcW w:w="900" w:type="dxa"/>
            <w:shd w:val="clear" w:color="auto" w:fill="auto"/>
            <w:hideMark/>
          </w:tcPr>
          <w:p w14:paraId="7839EFB2" w14:textId="77777777" w:rsidR="00B417BD" w:rsidRPr="00A60A57" w:rsidRDefault="00B417BD" w:rsidP="00EB5809">
            <w:pPr>
              <w:spacing w:after="0" w:line="240" w:lineRule="auto"/>
              <w:jc w:val="right"/>
              <w:cnfStyle w:val="000000000000" w:firstRow="0" w:lastRow="0" w:firstColumn="0" w:lastColumn="0" w:oddVBand="0" w:evenVBand="0" w:oddHBand="0" w:evenHBand="0" w:firstRowFirstColumn="0" w:firstRowLastColumn="0" w:lastRowFirstColumn="0" w:lastRowLastColumn="0"/>
              <w:rPr>
                <w:ins w:id="13767" w:author="tao huang" w:date="2017-09-16T13:01:00Z"/>
                <w:rFonts w:eastAsia="Times New Roman" w:cs="Times New Roman"/>
                <w:color w:val="0D0D0D" w:themeColor="text1" w:themeTint="F2"/>
                <w:sz w:val="22"/>
                <w:rPrChange w:id="13768" w:author="tao huang" w:date="2017-09-17T12:05:00Z">
                  <w:rPr>
                    <w:ins w:id="13769" w:author="tao huang" w:date="2017-09-16T13:01:00Z"/>
                    <w:rFonts w:eastAsia="Times New Roman" w:cs="Times New Roman"/>
                    <w:color w:val="000000" w:themeColor="text1"/>
                    <w:sz w:val="22"/>
                  </w:rPr>
                </w:rPrChange>
              </w:rPr>
            </w:pPr>
            <w:ins w:id="13770" w:author="tao huang" w:date="2017-09-16T13:01:00Z">
              <w:r w:rsidRPr="00A60A57">
                <w:rPr>
                  <w:rFonts w:eastAsia="Times New Roman" w:cs="Times New Roman"/>
                  <w:color w:val="0D0D0D" w:themeColor="text1" w:themeTint="F2"/>
                  <w:sz w:val="22"/>
                  <w:rPrChange w:id="13771" w:author="tao huang" w:date="2017-09-17T12:05:00Z">
                    <w:rPr>
                      <w:rFonts w:eastAsia="Times New Roman" w:cs="Times New Roman"/>
                      <w:color w:val="000000" w:themeColor="text1"/>
                      <w:sz w:val="22"/>
                    </w:rPr>
                  </w:rPrChange>
                </w:rPr>
                <w:t>0.759</w:t>
              </w:r>
            </w:ins>
          </w:p>
        </w:tc>
        <w:tc>
          <w:tcPr>
            <w:tcW w:w="900" w:type="dxa"/>
            <w:shd w:val="clear" w:color="auto" w:fill="auto"/>
            <w:hideMark/>
          </w:tcPr>
          <w:p w14:paraId="61AD64E4"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3772" w:author="tao huang" w:date="2017-09-16T13:01:00Z"/>
                <w:rFonts w:eastAsia="Times New Roman" w:cs="Times New Roman"/>
                <w:color w:val="0D0D0D" w:themeColor="text1" w:themeTint="F2"/>
                <w:sz w:val="22"/>
                <w:rPrChange w:id="13773" w:author="tao huang" w:date="2017-09-17T12:05:00Z">
                  <w:rPr>
                    <w:ins w:id="13774" w:author="tao huang" w:date="2017-09-16T13:01:00Z"/>
                    <w:rFonts w:eastAsia="Times New Roman" w:cs="Times New Roman"/>
                    <w:color w:val="000000" w:themeColor="text1"/>
                    <w:sz w:val="22"/>
                  </w:rPr>
                </w:rPrChange>
              </w:rPr>
            </w:pPr>
            <w:ins w:id="13775" w:author="tao huang" w:date="2017-09-16T13:01:00Z">
              <w:r w:rsidRPr="00A60A57">
                <w:rPr>
                  <w:rFonts w:eastAsia="Times New Roman" w:cs="Times New Roman"/>
                  <w:color w:val="0D0D0D" w:themeColor="text1" w:themeTint="F2"/>
                  <w:sz w:val="22"/>
                  <w:rPrChange w:id="13776" w:author="tao huang" w:date="2017-09-17T12:05:00Z">
                    <w:rPr>
                      <w:rFonts w:eastAsia="Times New Roman" w:cs="Times New Roman"/>
                      <w:color w:val="000000" w:themeColor="text1"/>
                      <w:sz w:val="22"/>
                    </w:rPr>
                  </w:rPrChange>
                </w:rPr>
                <w:t> </w:t>
              </w:r>
            </w:ins>
          </w:p>
        </w:tc>
        <w:tc>
          <w:tcPr>
            <w:tcW w:w="900" w:type="dxa"/>
            <w:shd w:val="clear" w:color="auto" w:fill="auto"/>
            <w:hideMark/>
          </w:tcPr>
          <w:p w14:paraId="540467F4"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3777" w:author="tao huang" w:date="2017-09-16T13:01:00Z"/>
                <w:rFonts w:eastAsia="Times New Roman" w:cs="Times New Roman"/>
                <w:color w:val="0D0D0D" w:themeColor="text1" w:themeTint="F2"/>
                <w:sz w:val="22"/>
                <w:rPrChange w:id="13778" w:author="tao huang" w:date="2017-09-17T12:05:00Z">
                  <w:rPr>
                    <w:ins w:id="13779" w:author="tao huang" w:date="2017-09-16T13:01:00Z"/>
                    <w:rFonts w:eastAsia="Times New Roman" w:cs="Times New Roman"/>
                    <w:color w:val="000000" w:themeColor="text1"/>
                    <w:sz w:val="22"/>
                  </w:rPr>
                </w:rPrChange>
              </w:rPr>
            </w:pPr>
            <w:ins w:id="13780" w:author="tao huang" w:date="2017-09-16T13:01:00Z">
              <w:r w:rsidRPr="00A60A57">
                <w:rPr>
                  <w:rFonts w:eastAsia="Times New Roman" w:cs="Times New Roman"/>
                  <w:color w:val="0D0D0D" w:themeColor="text1" w:themeTint="F2"/>
                  <w:sz w:val="22"/>
                  <w:rPrChange w:id="13781" w:author="tao huang" w:date="2017-09-17T12:05:00Z">
                    <w:rPr>
                      <w:rFonts w:eastAsia="Times New Roman" w:cs="Times New Roman"/>
                      <w:color w:val="000000" w:themeColor="text1"/>
                      <w:sz w:val="22"/>
                    </w:rPr>
                  </w:rPrChange>
                </w:rPr>
                <w:t> </w:t>
              </w:r>
            </w:ins>
          </w:p>
        </w:tc>
        <w:tc>
          <w:tcPr>
            <w:tcW w:w="900" w:type="dxa"/>
            <w:shd w:val="clear" w:color="auto" w:fill="auto"/>
            <w:hideMark/>
          </w:tcPr>
          <w:p w14:paraId="4814CF69"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3782" w:author="tao huang" w:date="2017-09-16T13:01:00Z"/>
                <w:rFonts w:eastAsia="Times New Roman" w:cs="Times New Roman"/>
                <w:color w:val="0D0D0D" w:themeColor="text1" w:themeTint="F2"/>
                <w:sz w:val="22"/>
                <w:rPrChange w:id="13783" w:author="tao huang" w:date="2017-09-17T12:05:00Z">
                  <w:rPr>
                    <w:ins w:id="13784" w:author="tao huang" w:date="2017-09-16T13:01:00Z"/>
                    <w:rFonts w:eastAsia="Times New Roman" w:cs="Times New Roman"/>
                    <w:color w:val="000000" w:themeColor="text1"/>
                    <w:sz w:val="22"/>
                  </w:rPr>
                </w:rPrChange>
              </w:rPr>
            </w:pPr>
            <w:ins w:id="13785" w:author="tao huang" w:date="2017-09-16T13:01:00Z">
              <w:r w:rsidRPr="00A60A57">
                <w:rPr>
                  <w:rFonts w:eastAsia="Times New Roman" w:cs="Times New Roman"/>
                  <w:color w:val="0D0D0D" w:themeColor="text1" w:themeTint="F2"/>
                  <w:sz w:val="22"/>
                  <w:rPrChange w:id="13786" w:author="tao huang" w:date="2017-09-17T12:05:00Z">
                    <w:rPr>
                      <w:rFonts w:eastAsia="Times New Roman" w:cs="Times New Roman"/>
                      <w:color w:val="000000" w:themeColor="text1"/>
                      <w:sz w:val="22"/>
                    </w:rPr>
                  </w:rPrChange>
                </w:rPr>
                <w:t> </w:t>
              </w:r>
            </w:ins>
          </w:p>
        </w:tc>
        <w:tc>
          <w:tcPr>
            <w:tcW w:w="900" w:type="dxa"/>
            <w:shd w:val="clear" w:color="auto" w:fill="auto"/>
            <w:hideMark/>
          </w:tcPr>
          <w:p w14:paraId="6165CBD4"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3787" w:author="tao huang" w:date="2017-09-16T13:01:00Z"/>
                <w:rFonts w:eastAsia="Times New Roman" w:cs="Times New Roman"/>
                <w:color w:val="0D0D0D" w:themeColor="text1" w:themeTint="F2"/>
                <w:sz w:val="22"/>
                <w:rPrChange w:id="13788" w:author="tao huang" w:date="2017-09-17T12:05:00Z">
                  <w:rPr>
                    <w:ins w:id="13789" w:author="tao huang" w:date="2017-09-16T13:01:00Z"/>
                    <w:rFonts w:eastAsia="Times New Roman" w:cs="Times New Roman"/>
                    <w:color w:val="000000" w:themeColor="text1"/>
                    <w:sz w:val="22"/>
                  </w:rPr>
                </w:rPrChange>
              </w:rPr>
            </w:pPr>
            <w:ins w:id="13790" w:author="tao huang" w:date="2017-09-16T13:01:00Z">
              <w:r w:rsidRPr="00A60A57">
                <w:rPr>
                  <w:rFonts w:eastAsia="Times New Roman" w:cs="Times New Roman"/>
                  <w:color w:val="0D0D0D" w:themeColor="text1" w:themeTint="F2"/>
                  <w:sz w:val="22"/>
                  <w:rPrChange w:id="13791" w:author="tao huang" w:date="2017-09-17T12:05:00Z">
                    <w:rPr>
                      <w:rFonts w:eastAsia="Times New Roman" w:cs="Times New Roman"/>
                      <w:color w:val="000000" w:themeColor="text1"/>
                      <w:sz w:val="22"/>
                    </w:rPr>
                  </w:rPrChange>
                </w:rPr>
                <w:t> </w:t>
              </w:r>
            </w:ins>
          </w:p>
        </w:tc>
      </w:tr>
      <w:tr w:rsidR="00B417BD" w:rsidRPr="00A60A57" w14:paraId="1208E73B" w14:textId="77777777" w:rsidTr="00EB5809">
        <w:trPr>
          <w:cnfStyle w:val="000000100000" w:firstRow="0" w:lastRow="0" w:firstColumn="0" w:lastColumn="0" w:oddVBand="0" w:evenVBand="0" w:oddHBand="1" w:evenHBand="0" w:firstRowFirstColumn="0" w:firstRowLastColumn="0" w:lastRowFirstColumn="0" w:lastRowLastColumn="0"/>
          <w:trHeight w:val="20"/>
          <w:jc w:val="center"/>
          <w:ins w:id="13792" w:author="tao huang" w:date="2017-09-16T13:01: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32991E94" w14:textId="77777777" w:rsidR="00B417BD" w:rsidRPr="00A60A57" w:rsidRDefault="00B417BD" w:rsidP="00EB5809">
            <w:pPr>
              <w:spacing w:after="0" w:line="240" w:lineRule="auto"/>
              <w:rPr>
                <w:ins w:id="13793" w:author="tao huang" w:date="2017-09-16T13:01:00Z"/>
                <w:rFonts w:eastAsia="Times New Roman" w:cs="Times New Roman"/>
                <w:b w:val="0"/>
                <w:color w:val="0D0D0D" w:themeColor="text1" w:themeTint="F2"/>
                <w:sz w:val="22"/>
                <w:rPrChange w:id="13794" w:author="tao huang" w:date="2017-09-17T12:05:00Z">
                  <w:rPr>
                    <w:ins w:id="13795" w:author="tao huang" w:date="2017-09-16T13:01:00Z"/>
                    <w:rFonts w:eastAsia="Times New Roman" w:cs="Times New Roman"/>
                    <w:b w:val="0"/>
                    <w:color w:val="000000" w:themeColor="text1"/>
                    <w:sz w:val="22"/>
                  </w:rPr>
                </w:rPrChange>
              </w:rPr>
            </w:pPr>
            <w:ins w:id="13796" w:author="tao huang" w:date="2017-09-16T13:01:00Z">
              <w:r w:rsidRPr="00A60A57">
                <w:rPr>
                  <w:rFonts w:eastAsia="Times New Roman" w:cs="Times New Roman"/>
                  <w:b w:val="0"/>
                  <w:color w:val="0D0D0D" w:themeColor="text1" w:themeTint="F2"/>
                  <w:sz w:val="22"/>
                  <w:rPrChange w:id="13797" w:author="tao huang" w:date="2017-09-17T12:05:00Z">
                    <w:rPr>
                      <w:rFonts w:eastAsia="Times New Roman" w:cs="Times New Roman"/>
                      <w:b w:val="0"/>
                      <w:color w:val="000000" w:themeColor="text1"/>
                      <w:sz w:val="22"/>
                    </w:rPr>
                  </w:rPrChange>
                </w:rPr>
                <w:t>Coefficient of variation (sales)</w:t>
              </w:r>
            </w:ins>
          </w:p>
        </w:tc>
        <w:tc>
          <w:tcPr>
            <w:tcW w:w="900" w:type="dxa"/>
            <w:shd w:val="clear" w:color="auto" w:fill="auto"/>
            <w:hideMark/>
          </w:tcPr>
          <w:p w14:paraId="3736F03A" w14:textId="77777777" w:rsidR="00B417BD" w:rsidRPr="00A60A57" w:rsidRDefault="00B417BD" w:rsidP="00EB5809">
            <w:pPr>
              <w:spacing w:after="0" w:line="240" w:lineRule="auto"/>
              <w:jc w:val="right"/>
              <w:cnfStyle w:val="000000100000" w:firstRow="0" w:lastRow="0" w:firstColumn="0" w:lastColumn="0" w:oddVBand="0" w:evenVBand="0" w:oddHBand="1" w:evenHBand="0" w:firstRowFirstColumn="0" w:firstRowLastColumn="0" w:lastRowFirstColumn="0" w:lastRowLastColumn="0"/>
              <w:rPr>
                <w:ins w:id="13798" w:author="tao huang" w:date="2017-09-16T13:01:00Z"/>
                <w:rFonts w:eastAsia="Times New Roman" w:cs="Times New Roman"/>
                <w:color w:val="0D0D0D" w:themeColor="text1" w:themeTint="F2"/>
                <w:sz w:val="22"/>
                <w:rPrChange w:id="13799" w:author="tao huang" w:date="2017-09-17T12:05:00Z">
                  <w:rPr>
                    <w:ins w:id="13800" w:author="tao huang" w:date="2017-09-16T13:01:00Z"/>
                    <w:rFonts w:eastAsia="Times New Roman" w:cs="Times New Roman"/>
                    <w:color w:val="000000" w:themeColor="text1"/>
                    <w:sz w:val="22"/>
                  </w:rPr>
                </w:rPrChange>
              </w:rPr>
            </w:pPr>
            <w:ins w:id="13801" w:author="tao huang" w:date="2017-09-16T13:01:00Z">
              <w:r w:rsidRPr="00A60A57">
                <w:rPr>
                  <w:rFonts w:eastAsia="Times New Roman" w:cs="Times New Roman"/>
                  <w:color w:val="0D0D0D" w:themeColor="text1" w:themeTint="F2"/>
                  <w:sz w:val="22"/>
                  <w:rPrChange w:id="13802" w:author="tao huang" w:date="2017-09-17T12:05:00Z">
                    <w:rPr>
                      <w:rFonts w:eastAsia="Times New Roman" w:cs="Times New Roman"/>
                      <w:color w:val="000000" w:themeColor="text1"/>
                      <w:sz w:val="22"/>
                    </w:rPr>
                  </w:rPrChange>
                </w:rPr>
                <w:t>0.714</w:t>
              </w:r>
            </w:ins>
          </w:p>
        </w:tc>
        <w:tc>
          <w:tcPr>
            <w:tcW w:w="900" w:type="dxa"/>
            <w:shd w:val="clear" w:color="auto" w:fill="auto"/>
            <w:hideMark/>
          </w:tcPr>
          <w:p w14:paraId="51AAC074"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3803" w:author="tao huang" w:date="2017-09-16T13:01:00Z"/>
                <w:rFonts w:eastAsia="Times New Roman" w:cs="Times New Roman"/>
                <w:color w:val="0D0D0D" w:themeColor="text1" w:themeTint="F2"/>
                <w:sz w:val="22"/>
                <w:rPrChange w:id="13804" w:author="tao huang" w:date="2017-09-17T12:05:00Z">
                  <w:rPr>
                    <w:ins w:id="13805" w:author="tao huang" w:date="2017-09-16T13:01:00Z"/>
                    <w:rFonts w:eastAsia="Times New Roman" w:cs="Times New Roman"/>
                    <w:color w:val="000000" w:themeColor="text1"/>
                    <w:sz w:val="22"/>
                  </w:rPr>
                </w:rPrChange>
              </w:rPr>
            </w:pPr>
            <w:ins w:id="13806" w:author="tao huang" w:date="2017-09-16T13:01:00Z">
              <w:r w:rsidRPr="00A60A57">
                <w:rPr>
                  <w:rFonts w:eastAsia="Times New Roman" w:cs="Times New Roman"/>
                  <w:color w:val="0D0D0D" w:themeColor="text1" w:themeTint="F2"/>
                  <w:sz w:val="22"/>
                  <w:rPrChange w:id="13807" w:author="tao huang" w:date="2017-09-17T12:05:00Z">
                    <w:rPr>
                      <w:rFonts w:eastAsia="Times New Roman" w:cs="Times New Roman"/>
                      <w:color w:val="000000" w:themeColor="text1"/>
                      <w:sz w:val="22"/>
                    </w:rPr>
                  </w:rPrChange>
                </w:rPr>
                <w:t> </w:t>
              </w:r>
            </w:ins>
          </w:p>
        </w:tc>
        <w:tc>
          <w:tcPr>
            <w:tcW w:w="900" w:type="dxa"/>
            <w:shd w:val="clear" w:color="auto" w:fill="auto"/>
            <w:hideMark/>
          </w:tcPr>
          <w:p w14:paraId="1EA604C0"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3808" w:author="tao huang" w:date="2017-09-16T13:01:00Z"/>
                <w:rFonts w:eastAsia="Times New Roman" w:cs="Times New Roman"/>
                <w:color w:val="0D0D0D" w:themeColor="text1" w:themeTint="F2"/>
                <w:sz w:val="22"/>
                <w:rPrChange w:id="13809" w:author="tao huang" w:date="2017-09-17T12:05:00Z">
                  <w:rPr>
                    <w:ins w:id="13810" w:author="tao huang" w:date="2017-09-16T13:01:00Z"/>
                    <w:rFonts w:eastAsia="Times New Roman" w:cs="Times New Roman"/>
                    <w:color w:val="000000" w:themeColor="text1"/>
                    <w:sz w:val="22"/>
                  </w:rPr>
                </w:rPrChange>
              </w:rPr>
            </w:pPr>
            <w:ins w:id="13811" w:author="tao huang" w:date="2017-09-16T13:01:00Z">
              <w:r w:rsidRPr="00A60A57">
                <w:rPr>
                  <w:rFonts w:eastAsia="Times New Roman" w:cs="Times New Roman"/>
                  <w:color w:val="0D0D0D" w:themeColor="text1" w:themeTint="F2"/>
                  <w:sz w:val="22"/>
                  <w:rPrChange w:id="13812" w:author="tao huang" w:date="2017-09-17T12:05:00Z">
                    <w:rPr>
                      <w:rFonts w:eastAsia="Times New Roman" w:cs="Times New Roman"/>
                      <w:color w:val="000000" w:themeColor="text1"/>
                      <w:sz w:val="22"/>
                    </w:rPr>
                  </w:rPrChange>
                </w:rPr>
                <w:t> </w:t>
              </w:r>
            </w:ins>
          </w:p>
        </w:tc>
        <w:tc>
          <w:tcPr>
            <w:tcW w:w="900" w:type="dxa"/>
            <w:shd w:val="clear" w:color="auto" w:fill="auto"/>
            <w:noWrap/>
            <w:hideMark/>
          </w:tcPr>
          <w:p w14:paraId="6210EEB9"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3813" w:author="tao huang" w:date="2017-09-16T13:01:00Z"/>
                <w:rFonts w:eastAsia="Times New Roman" w:cs="Times New Roman"/>
                <w:color w:val="0D0D0D" w:themeColor="text1" w:themeTint="F2"/>
                <w:sz w:val="22"/>
                <w:rPrChange w:id="13814" w:author="tao huang" w:date="2017-09-17T12:05:00Z">
                  <w:rPr>
                    <w:ins w:id="13815" w:author="tao huang" w:date="2017-09-16T13:01:00Z"/>
                    <w:rFonts w:eastAsia="Times New Roman" w:cs="Times New Roman"/>
                    <w:color w:val="000000" w:themeColor="text1"/>
                    <w:sz w:val="22"/>
                  </w:rPr>
                </w:rPrChange>
              </w:rPr>
            </w:pPr>
            <w:ins w:id="13816" w:author="tao huang" w:date="2017-09-16T13:01:00Z">
              <w:r w:rsidRPr="00A60A57">
                <w:rPr>
                  <w:rFonts w:eastAsia="Times New Roman" w:cs="Times New Roman"/>
                  <w:color w:val="0D0D0D" w:themeColor="text1" w:themeTint="F2"/>
                  <w:sz w:val="22"/>
                  <w:rPrChange w:id="13817" w:author="tao huang" w:date="2017-09-17T12:05:00Z">
                    <w:rPr>
                      <w:rFonts w:eastAsia="Times New Roman" w:cs="Times New Roman"/>
                      <w:color w:val="000000" w:themeColor="text1"/>
                      <w:sz w:val="22"/>
                    </w:rPr>
                  </w:rPrChange>
                </w:rPr>
                <w:t> </w:t>
              </w:r>
            </w:ins>
          </w:p>
        </w:tc>
        <w:tc>
          <w:tcPr>
            <w:tcW w:w="900" w:type="dxa"/>
            <w:shd w:val="clear" w:color="auto" w:fill="auto"/>
            <w:noWrap/>
            <w:hideMark/>
          </w:tcPr>
          <w:p w14:paraId="3EA31928"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3818" w:author="tao huang" w:date="2017-09-16T13:01:00Z"/>
                <w:rFonts w:eastAsia="Times New Roman" w:cs="Times New Roman"/>
                <w:color w:val="0D0D0D" w:themeColor="text1" w:themeTint="F2"/>
                <w:sz w:val="22"/>
                <w:rPrChange w:id="13819" w:author="tao huang" w:date="2017-09-17T12:05:00Z">
                  <w:rPr>
                    <w:ins w:id="13820" w:author="tao huang" w:date="2017-09-16T13:01:00Z"/>
                    <w:rFonts w:eastAsia="Times New Roman" w:cs="Times New Roman"/>
                    <w:color w:val="000000" w:themeColor="text1"/>
                    <w:sz w:val="22"/>
                  </w:rPr>
                </w:rPrChange>
              </w:rPr>
            </w:pPr>
            <w:ins w:id="13821" w:author="tao huang" w:date="2017-09-16T13:01:00Z">
              <w:r w:rsidRPr="00A60A57">
                <w:rPr>
                  <w:rFonts w:eastAsia="Times New Roman" w:cs="Times New Roman"/>
                  <w:color w:val="0D0D0D" w:themeColor="text1" w:themeTint="F2"/>
                  <w:sz w:val="22"/>
                  <w:rPrChange w:id="13822" w:author="tao huang" w:date="2017-09-17T12:05:00Z">
                    <w:rPr>
                      <w:rFonts w:eastAsia="Times New Roman" w:cs="Times New Roman"/>
                      <w:color w:val="000000" w:themeColor="text1"/>
                      <w:sz w:val="22"/>
                    </w:rPr>
                  </w:rPrChange>
                </w:rPr>
                <w:t> </w:t>
              </w:r>
            </w:ins>
          </w:p>
        </w:tc>
      </w:tr>
      <w:tr w:rsidR="00B417BD" w:rsidRPr="00A60A57" w14:paraId="78076ADF" w14:textId="77777777" w:rsidTr="00EB5809">
        <w:trPr>
          <w:trHeight w:val="20"/>
          <w:jc w:val="center"/>
          <w:ins w:id="13823" w:author="tao huang" w:date="2017-09-16T13:01: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7A9B71C9" w14:textId="77777777" w:rsidR="00B417BD" w:rsidRPr="00A60A57" w:rsidRDefault="00B417BD" w:rsidP="00EB5809">
            <w:pPr>
              <w:spacing w:after="0" w:line="240" w:lineRule="auto"/>
              <w:rPr>
                <w:ins w:id="13824" w:author="tao huang" w:date="2017-09-16T13:01:00Z"/>
                <w:rFonts w:eastAsia="Times New Roman" w:cs="Times New Roman"/>
                <w:b w:val="0"/>
                <w:color w:val="0D0D0D" w:themeColor="text1" w:themeTint="F2"/>
                <w:sz w:val="22"/>
                <w:rPrChange w:id="13825" w:author="tao huang" w:date="2017-09-17T12:05:00Z">
                  <w:rPr>
                    <w:ins w:id="13826" w:author="tao huang" w:date="2017-09-16T13:01:00Z"/>
                    <w:rFonts w:eastAsia="Times New Roman" w:cs="Times New Roman"/>
                    <w:b w:val="0"/>
                    <w:color w:val="000000" w:themeColor="text1"/>
                    <w:sz w:val="22"/>
                  </w:rPr>
                </w:rPrChange>
              </w:rPr>
            </w:pPr>
            <w:ins w:id="13827" w:author="tao huang" w:date="2017-09-16T13:01:00Z">
              <w:r w:rsidRPr="00A60A57">
                <w:rPr>
                  <w:rFonts w:eastAsia="Times New Roman" w:cs="Times New Roman"/>
                  <w:b w:val="0"/>
                  <w:color w:val="0D0D0D" w:themeColor="text1" w:themeTint="F2"/>
                  <w:sz w:val="22"/>
                  <w:rPrChange w:id="13828" w:author="tao huang" w:date="2017-09-17T12:05:00Z">
                    <w:rPr>
                      <w:rFonts w:eastAsia="Times New Roman" w:cs="Times New Roman"/>
                      <w:b w:val="0"/>
                      <w:color w:val="000000" w:themeColor="text1"/>
                      <w:sz w:val="22"/>
                    </w:rPr>
                  </w:rPrChange>
                </w:rPr>
                <w:t>Frequency of Feature</w:t>
              </w:r>
            </w:ins>
          </w:p>
        </w:tc>
        <w:tc>
          <w:tcPr>
            <w:tcW w:w="900" w:type="dxa"/>
            <w:shd w:val="clear" w:color="auto" w:fill="auto"/>
            <w:hideMark/>
          </w:tcPr>
          <w:p w14:paraId="3869246E" w14:textId="77777777" w:rsidR="00B417BD" w:rsidRPr="00A60A57" w:rsidRDefault="00B417BD" w:rsidP="00EB5809">
            <w:pPr>
              <w:spacing w:after="0" w:line="240" w:lineRule="auto"/>
              <w:jc w:val="right"/>
              <w:cnfStyle w:val="000000000000" w:firstRow="0" w:lastRow="0" w:firstColumn="0" w:lastColumn="0" w:oddVBand="0" w:evenVBand="0" w:oddHBand="0" w:evenHBand="0" w:firstRowFirstColumn="0" w:firstRowLastColumn="0" w:lastRowFirstColumn="0" w:lastRowLastColumn="0"/>
              <w:rPr>
                <w:ins w:id="13829" w:author="tao huang" w:date="2017-09-16T13:01:00Z"/>
                <w:rFonts w:eastAsia="Times New Roman" w:cs="Times New Roman"/>
                <w:color w:val="0D0D0D" w:themeColor="text1" w:themeTint="F2"/>
                <w:sz w:val="22"/>
                <w:rPrChange w:id="13830" w:author="tao huang" w:date="2017-09-17T12:05:00Z">
                  <w:rPr>
                    <w:ins w:id="13831" w:author="tao huang" w:date="2017-09-16T13:01:00Z"/>
                    <w:rFonts w:eastAsia="Times New Roman" w:cs="Times New Roman"/>
                    <w:color w:val="000000" w:themeColor="text1"/>
                    <w:sz w:val="22"/>
                  </w:rPr>
                </w:rPrChange>
              </w:rPr>
            </w:pPr>
            <w:ins w:id="13832" w:author="tao huang" w:date="2017-09-16T13:01:00Z">
              <w:r w:rsidRPr="00A60A57">
                <w:rPr>
                  <w:rFonts w:eastAsia="Times New Roman" w:cs="Times New Roman"/>
                  <w:color w:val="0D0D0D" w:themeColor="text1" w:themeTint="F2"/>
                  <w:sz w:val="22"/>
                  <w:rPrChange w:id="13833" w:author="tao huang" w:date="2017-09-17T12:05:00Z">
                    <w:rPr>
                      <w:rFonts w:eastAsia="Times New Roman" w:cs="Times New Roman"/>
                      <w:color w:val="000000" w:themeColor="text1"/>
                      <w:sz w:val="22"/>
                    </w:rPr>
                  </w:rPrChange>
                </w:rPr>
                <w:t>0.703</w:t>
              </w:r>
            </w:ins>
          </w:p>
        </w:tc>
        <w:tc>
          <w:tcPr>
            <w:tcW w:w="900" w:type="dxa"/>
            <w:shd w:val="clear" w:color="auto" w:fill="auto"/>
            <w:hideMark/>
          </w:tcPr>
          <w:p w14:paraId="34A765E8"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3834" w:author="tao huang" w:date="2017-09-16T13:01:00Z"/>
                <w:rFonts w:eastAsia="Times New Roman" w:cs="Times New Roman"/>
                <w:color w:val="0D0D0D" w:themeColor="text1" w:themeTint="F2"/>
                <w:sz w:val="22"/>
                <w:rPrChange w:id="13835" w:author="tao huang" w:date="2017-09-17T12:05:00Z">
                  <w:rPr>
                    <w:ins w:id="13836" w:author="tao huang" w:date="2017-09-16T13:01:00Z"/>
                    <w:rFonts w:eastAsia="Times New Roman" w:cs="Times New Roman"/>
                    <w:color w:val="000000" w:themeColor="text1"/>
                    <w:sz w:val="22"/>
                  </w:rPr>
                </w:rPrChange>
              </w:rPr>
            </w:pPr>
            <w:ins w:id="13837" w:author="tao huang" w:date="2017-09-16T13:01:00Z">
              <w:r w:rsidRPr="00A60A57">
                <w:rPr>
                  <w:rFonts w:eastAsia="Times New Roman" w:cs="Times New Roman"/>
                  <w:color w:val="0D0D0D" w:themeColor="text1" w:themeTint="F2"/>
                  <w:sz w:val="22"/>
                  <w:rPrChange w:id="13838" w:author="tao huang" w:date="2017-09-17T12:05:00Z">
                    <w:rPr>
                      <w:rFonts w:eastAsia="Times New Roman" w:cs="Times New Roman"/>
                      <w:color w:val="000000" w:themeColor="text1"/>
                      <w:sz w:val="22"/>
                    </w:rPr>
                  </w:rPrChange>
                </w:rPr>
                <w:t> </w:t>
              </w:r>
            </w:ins>
          </w:p>
        </w:tc>
        <w:tc>
          <w:tcPr>
            <w:tcW w:w="900" w:type="dxa"/>
            <w:shd w:val="clear" w:color="auto" w:fill="auto"/>
            <w:hideMark/>
          </w:tcPr>
          <w:p w14:paraId="14FD35DF"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3839" w:author="tao huang" w:date="2017-09-16T13:01:00Z"/>
                <w:rFonts w:eastAsia="Times New Roman" w:cs="Times New Roman"/>
                <w:color w:val="0D0D0D" w:themeColor="text1" w:themeTint="F2"/>
                <w:sz w:val="22"/>
                <w:rPrChange w:id="13840" w:author="tao huang" w:date="2017-09-17T12:05:00Z">
                  <w:rPr>
                    <w:ins w:id="13841" w:author="tao huang" w:date="2017-09-16T13:01:00Z"/>
                    <w:rFonts w:eastAsia="Times New Roman" w:cs="Times New Roman"/>
                    <w:color w:val="000000" w:themeColor="text1"/>
                    <w:sz w:val="22"/>
                  </w:rPr>
                </w:rPrChange>
              </w:rPr>
            </w:pPr>
            <w:ins w:id="13842" w:author="tao huang" w:date="2017-09-16T13:01:00Z">
              <w:r w:rsidRPr="00A60A57">
                <w:rPr>
                  <w:rFonts w:eastAsia="Times New Roman" w:cs="Times New Roman"/>
                  <w:color w:val="0D0D0D" w:themeColor="text1" w:themeTint="F2"/>
                  <w:sz w:val="22"/>
                  <w:rPrChange w:id="13843" w:author="tao huang" w:date="2017-09-17T12:05:00Z">
                    <w:rPr>
                      <w:rFonts w:eastAsia="Times New Roman" w:cs="Times New Roman"/>
                      <w:color w:val="000000" w:themeColor="text1"/>
                      <w:sz w:val="22"/>
                    </w:rPr>
                  </w:rPrChange>
                </w:rPr>
                <w:t> </w:t>
              </w:r>
            </w:ins>
          </w:p>
        </w:tc>
        <w:tc>
          <w:tcPr>
            <w:tcW w:w="900" w:type="dxa"/>
            <w:shd w:val="clear" w:color="auto" w:fill="auto"/>
            <w:noWrap/>
            <w:hideMark/>
          </w:tcPr>
          <w:p w14:paraId="51087584"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3844" w:author="tao huang" w:date="2017-09-16T13:01:00Z"/>
                <w:rFonts w:eastAsia="Times New Roman" w:cs="Times New Roman"/>
                <w:color w:val="0D0D0D" w:themeColor="text1" w:themeTint="F2"/>
                <w:sz w:val="22"/>
                <w:rPrChange w:id="13845" w:author="tao huang" w:date="2017-09-17T12:05:00Z">
                  <w:rPr>
                    <w:ins w:id="13846" w:author="tao huang" w:date="2017-09-16T13:01:00Z"/>
                    <w:rFonts w:eastAsia="Times New Roman" w:cs="Times New Roman"/>
                    <w:color w:val="000000" w:themeColor="text1"/>
                    <w:sz w:val="22"/>
                  </w:rPr>
                </w:rPrChange>
              </w:rPr>
            </w:pPr>
            <w:ins w:id="13847" w:author="tao huang" w:date="2017-09-16T13:01:00Z">
              <w:r w:rsidRPr="00A60A57">
                <w:rPr>
                  <w:rFonts w:eastAsia="Times New Roman" w:cs="Times New Roman"/>
                  <w:color w:val="0D0D0D" w:themeColor="text1" w:themeTint="F2"/>
                  <w:sz w:val="22"/>
                  <w:rPrChange w:id="13848" w:author="tao huang" w:date="2017-09-17T12:05:00Z">
                    <w:rPr>
                      <w:rFonts w:eastAsia="Times New Roman" w:cs="Times New Roman"/>
                      <w:color w:val="000000" w:themeColor="text1"/>
                      <w:sz w:val="22"/>
                    </w:rPr>
                  </w:rPrChange>
                </w:rPr>
                <w:t> </w:t>
              </w:r>
            </w:ins>
          </w:p>
        </w:tc>
        <w:tc>
          <w:tcPr>
            <w:tcW w:w="900" w:type="dxa"/>
            <w:shd w:val="clear" w:color="auto" w:fill="auto"/>
            <w:noWrap/>
            <w:hideMark/>
          </w:tcPr>
          <w:p w14:paraId="4C912A0F"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3849" w:author="tao huang" w:date="2017-09-16T13:01:00Z"/>
                <w:rFonts w:eastAsia="Times New Roman" w:cs="Times New Roman"/>
                <w:color w:val="0D0D0D" w:themeColor="text1" w:themeTint="F2"/>
                <w:sz w:val="22"/>
                <w:rPrChange w:id="13850" w:author="tao huang" w:date="2017-09-17T12:05:00Z">
                  <w:rPr>
                    <w:ins w:id="13851" w:author="tao huang" w:date="2017-09-16T13:01:00Z"/>
                    <w:rFonts w:eastAsia="Times New Roman" w:cs="Times New Roman"/>
                    <w:color w:val="000000" w:themeColor="text1"/>
                    <w:sz w:val="22"/>
                  </w:rPr>
                </w:rPrChange>
              </w:rPr>
            </w:pPr>
            <w:ins w:id="13852" w:author="tao huang" w:date="2017-09-16T13:01:00Z">
              <w:r w:rsidRPr="00A60A57">
                <w:rPr>
                  <w:rFonts w:eastAsia="Times New Roman" w:cs="Times New Roman"/>
                  <w:color w:val="0D0D0D" w:themeColor="text1" w:themeTint="F2"/>
                  <w:sz w:val="22"/>
                  <w:rPrChange w:id="13853" w:author="tao huang" w:date="2017-09-17T12:05:00Z">
                    <w:rPr>
                      <w:rFonts w:eastAsia="Times New Roman" w:cs="Times New Roman"/>
                      <w:color w:val="000000" w:themeColor="text1"/>
                      <w:sz w:val="22"/>
                    </w:rPr>
                  </w:rPrChange>
                </w:rPr>
                <w:t> </w:t>
              </w:r>
            </w:ins>
          </w:p>
        </w:tc>
      </w:tr>
      <w:tr w:rsidR="00B417BD" w:rsidRPr="00A60A57" w14:paraId="043F864C" w14:textId="77777777" w:rsidTr="00EB5809">
        <w:trPr>
          <w:cnfStyle w:val="000000100000" w:firstRow="0" w:lastRow="0" w:firstColumn="0" w:lastColumn="0" w:oddVBand="0" w:evenVBand="0" w:oddHBand="1" w:evenHBand="0" w:firstRowFirstColumn="0" w:firstRowLastColumn="0" w:lastRowFirstColumn="0" w:lastRowLastColumn="0"/>
          <w:trHeight w:val="20"/>
          <w:jc w:val="center"/>
          <w:ins w:id="13854" w:author="tao huang" w:date="2017-09-16T13:01: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4F9BDCA7" w14:textId="77777777" w:rsidR="00B417BD" w:rsidRPr="00A60A57" w:rsidRDefault="00B417BD" w:rsidP="00EB5809">
            <w:pPr>
              <w:spacing w:after="0" w:line="240" w:lineRule="auto"/>
              <w:rPr>
                <w:ins w:id="13855" w:author="tao huang" w:date="2017-09-16T13:01:00Z"/>
                <w:rFonts w:eastAsia="Times New Roman" w:cs="Times New Roman"/>
                <w:b w:val="0"/>
                <w:color w:val="0D0D0D" w:themeColor="text1" w:themeTint="F2"/>
                <w:sz w:val="22"/>
                <w:rPrChange w:id="13856" w:author="tao huang" w:date="2017-09-17T12:05:00Z">
                  <w:rPr>
                    <w:ins w:id="13857" w:author="tao huang" w:date="2017-09-16T13:01:00Z"/>
                    <w:rFonts w:eastAsia="Times New Roman" w:cs="Times New Roman"/>
                    <w:b w:val="0"/>
                    <w:color w:val="000000" w:themeColor="text1"/>
                    <w:sz w:val="22"/>
                  </w:rPr>
                </w:rPrChange>
              </w:rPr>
            </w:pPr>
            <w:ins w:id="13858" w:author="tao huang" w:date="2017-09-16T13:01:00Z">
              <w:r w:rsidRPr="00A60A57">
                <w:rPr>
                  <w:rFonts w:eastAsia="Times New Roman" w:cs="Times New Roman"/>
                  <w:b w:val="0"/>
                  <w:color w:val="0D0D0D" w:themeColor="text1" w:themeTint="F2"/>
                  <w:sz w:val="22"/>
                  <w:rPrChange w:id="13859" w:author="tao huang" w:date="2017-09-17T12:05:00Z">
                    <w:rPr>
                      <w:rFonts w:eastAsia="Times New Roman" w:cs="Times New Roman"/>
                      <w:b w:val="0"/>
                      <w:color w:val="000000" w:themeColor="text1"/>
                      <w:sz w:val="22"/>
                    </w:rPr>
                  </w:rPrChange>
                </w:rPr>
                <w:t>Standard deviation of sales</w:t>
              </w:r>
            </w:ins>
          </w:p>
        </w:tc>
        <w:tc>
          <w:tcPr>
            <w:tcW w:w="900" w:type="dxa"/>
            <w:shd w:val="clear" w:color="auto" w:fill="auto"/>
            <w:hideMark/>
          </w:tcPr>
          <w:p w14:paraId="296CE563"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3860" w:author="tao huang" w:date="2017-09-16T13:01:00Z"/>
                <w:rFonts w:eastAsia="Times New Roman" w:cs="Times New Roman"/>
                <w:color w:val="0D0D0D" w:themeColor="text1" w:themeTint="F2"/>
                <w:sz w:val="22"/>
                <w:rPrChange w:id="13861" w:author="tao huang" w:date="2017-09-17T12:05:00Z">
                  <w:rPr>
                    <w:ins w:id="13862" w:author="tao huang" w:date="2017-09-16T13:01:00Z"/>
                    <w:rFonts w:eastAsia="Times New Roman" w:cs="Times New Roman"/>
                    <w:color w:val="000000" w:themeColor="text1"/>
                    <w:sz w:val="22"/>
                  </w:rPr>
                </w:rPrChange>
              </w:rPr>
            </w:pPr>
            <w:ins w:id="13863" w:author="tao huang" w:date="2017-09-16T13:01:00Z">
              <w:r w:rsidRPr="00A60A57">
                <w:rPr>
                  <w:rFonts w:eastAsia="Times New Roman" w:cs="Times New Roman"/>
                  <w:color w:val="0D0D0D" w:themeColor="text1" w:themeTint="F2"/>
                  <w:sz w:val="22"/>
                  <w:rPrChange w:id="13864" w:author="tao huang" w:date="2017-09-17T12:05:00Z">
                    <w:rPr>
                      <w:rFonts w:eastAsia="Times New Roman" w:cs="Times New Roman"/>
                      <w:color w:val="000000" w:themeColor="text1"/>
                      <w:sz w:val="22"/>
                    </w:rPr>
                  </w:rPrChange>
                </w:rPr>
                <w:t> </w:t>
              </w:r>
            </w:ins>
          </w:p>
        </w:tc>
        <w:tc>
          <w:tcPr>
            <w:tcW w:w="900" w:type="dxa"/>
            <w:shd w:val="clear" w:color="auto" w:fill="auto"/>
            <w:hideMark/>
          </w:tcPr>
          <w:p w14:paraId="51A8BDF6" w14:textId="77777777" w:rsidR="00B417BD" w:rsidRPr="00A60A57" w:rsidRDefault="00B417BD" w:rsidP="00EB5809">
            <w:pPr>
              <w:spacing w:after="0" w:line="240" w:lineRule="auto"/>
              <w:jc w:val="right"/>
              <w:cnfStyle w:val="000000100000" w:firstRow="0" w:lastRow="0" w:firstColumn="0" w:lastColumn="0" w:oddVBand="0" w:evenVBand="0" w:oddHBand="1" w:evenHBand="0" w:firstRowFirstColumn="0" w:firstRowLastColumn="0" w:lastRowFirstColumn="0" w:lastRowLastColumn="0"/>
              <w:rPr>
                <w:ins w:id="13865" w:author="tao huang" w:date="2017-09-16T13:01:00Z"/>
                <w:rFonts w:eastAsia="Times New Roman" w:cs="Times New Roman"/>
                <w:color w:val="0D0D0D" w:themeColor="text1" w:themeTint="F2"/>
                <w:sz w:val="22"/>
                <w:rPrChange w:id="13866" w:author="tao huang" w:date="2017-09-17T12:05:00Z">
                  <w:rPr>
                    <w:ins w:id="13867" w:author="tao huang" w:date="2017-09-16T13:01:00Z"/>
                    <w:rFonts w:eastAsia="Times New Roman" w:cs="Times New Roman"/>
                    <w:color w:val="000000" w:themeColor="text1"/>
                    <w:sz w:val="22"/>
                  </w:rPr>
                </w:rPrChange>
              </w:rPr>
            </w:pPr>
            <w:ins w:id="13868" w:author="tao huang" w:date="2017-09-16T13:01:00Z">
              <w:r w:rsidRPr="00A60A57">
                <w:rPr>
                  <w:rFonts w:eastAsia="Times New Roman" w:cs="Times New Roman"/>
                  <w:color w:val="0D0D0D" w:themeColor="text1" w:themeTint="F2"/>
                  <w:sz w:val="22"/>
                  <w:rPrChange w:id="13869" w:author="tao huang" w:date="2017-09-17T12:05:00Z">
                    <w:rPr>
                      <w:rFonts w:eastAsia="Times New Roman" w:cs="Times New Roman"/>
                      <w:color w:val="000000" w:themeColor="text1"/>
                      <w:sz w:val="22"/>
                    </w:rPr>
                  </w:rPrChange>
                </w:rPr>
                <w:t>0.964</w:t>
              </w:r>
            </w:ins>
          </w:p>
        </w:tc>
        <w:tc>
          <w:tcPr>
            <w:tcW w:w="900" w:type="dxa"/>
            <w:shd w:val="clear" w:color="auto" w:fill="auto"/>
            <w:hideMark/>
          </w:tcPr>
          <w:p w14:paraId="518C6CA5"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3870" w:author="tao huang" w:date="2017-09-16T13:01:00Z"/>
                <w:rFonts w:eastAsia="Times New Roman" w:cs="Times New Roman"/>
                <w:color w:val="0D0D0D" w:themeColor="text1" w:themeTint="F2"/>
                <w:sz w:val="22"/>
                <w:rPrChange w:id="13871" w:author="tao huang" w:date="2017-09-17T12:05:00Z">
                  <w:rPr>
                    <w:ins w:id="13872" w:author="tao huang" w:date="2017-09-16T13:01:00Z"/>
                    <w:rFonts w:eastAsia="Times New Roman" w:cs="Times New Roman"/>
                    <w:color w:val="000000" w:themeColor="text1"/>
                    <w:sz w:val="22"/>
                  </w:rPr>
                </w:rPrChange>
              </w:rPr>
            </w:pPr>
            <w:ins w:id="13873" w:author="tao huang" w:date="2017-09-16T13:01:00Z">
              <w:r w:rsidRPr="00A60A57">
                <w:rPr>
                  <w:rFonts w:eastAsia="Times New Roman" w:cs="Times New Roman"/>
                  <w:color w:val="0D0D0D" w:themeColor="text1" w:themeTint="F2"/>
                  <w:sz w:val="22"/>
                  <w:rPrChange w:id="13874" w:author="tao huang" w:date="2017-09-17T12:05:00Z">
                    <w:rPr>
                      <w:rFonts w:eastAsia="Times New Roman" w:cs="Times New Roman"/>
                      <w:color w:val="000000" w:themeColor="text1"/>
                      <w:sz w:val="22"/>
                    </w:rPr>
                  </w:rPrChange>
                </w:rPr>
                <w:t> </w:t>
              </w:r>
            </w:ins>
          </w:p>
        </w:tc>
        <w:tc>
          <w:tcPr>
            <w:tcW w:w="900" w:type="dxa"/>
            <w:shd w:val="clear" w:color="auto" w:fill="auto"/>
            <w:noWrap/>
            <w:hideMark/>
          </w:tcPr>
          <w:p w14:paraId="1330CD76"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3875" w:author="tao huang" w:date="2017-09-16T13:01:00Z"/>
                <w:rFonts w:eastAsia="Times New Roman" w:cs="Times New Roman"/>
                <w:color w:val="0D0D0D" w:themeColor="text1" w:themeTint="F2"/>
                <w:sz w:val="22"/>
                <w:rPrChange w:id="13876" w:author="tao huang" w:date="2017-09-17T12:05:00Z">
                  <w:rPr>
                    <w:ins w:id="13877" w:author="tao huang" w:date="2017-09-16T13:01:00Z"/>
                    <w:rFonts w:eastAsia="Times New Roman" w:cs="Times New Roman"/>
                    <w:color w:val="000000" w:themeColor="text1"/>
                    <w:sz w:val="22"/>
                  </w:rPr>
                </w:rPrChange>
              </w:rPr>
            </w:pPr>
            <w:ins w:id="13878" w:author="tao huang" w:date="2017-09-16T13:01:00Z">
              <w:r w:rsidRPr="00A60A57">
                <w:rPr>
                  <w:rFonts w:eastAsia="Times New Roman" w:cs="Times New Roman"/>
                  <w:color w:val="0D0D0D" w:themeColor="text1" w:themeTint="F2"/>
                  <w:sz w:val="22"/>
                  <w:rPrChange w:id="13879" w:author="tao huang" w:date="2017-09-17T12:05:00Z">
                    <w:rPr>
                      <w:rFonts w:eastAsia="Times New Roman" w:cs="Times New Roman"/>
                      <w:color w:val="000000" w:themeColor="text1"/>
                      <w:sz w:val="22"/>
                    </w:rPr>
                  </w:rPrChange>
                </w:rPr>
                <w:t> </w:t>
              </w:r>
            </w:ins>
          </w:p>
        </w:tc>
        <w:tc>
          <w:tcPr>
            <w:tcW w:w="900" w:type="dxa"/>
            <w:shd w:val="clear" w:color="auto" w:fill="auto"/>
            <w:hideMark/>
          </w:tcPr>
          <w:p w14:paraId="5246E156"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3880" w:author="tao huang" w:date="2017-09-16T13:01:00Z"/>
                <w:rFonts w:eastAsia="Times New Roman" w:cs="Times New Roman"/>
                <w:color w:val="0D0D0D" w:themeColor="text1" w:themeTint="F2"/>
                <w:sz w:val="22"/>
                <w:rPrChange w:id="13881" w:author="tao huang" w:date="2017-09-17T12:05:00Z">
                  <w:rPr>
                    <w:ins w:id="13882" w:author="tao huang" w:date="2017-09-16T13:01:00Z"/>
                    <w:rFonts w:eastAsia="Times New Roman" w:cs="Times New Roman"/>
                    <w:color w:val="000000" w:themeColor="text1"/>
                    <w:sz w:val="22"/>
                  </w:rPr>
                </w:rPrChange>
              </w:rPr>
            </w:pPr>
            <w:ins w:id="13883" w:author="tao huang" w:date="2017-09-16T13:01:00Z">
              <w:r w:rsidRPr="00A60A57">
                <w:rPr>
                  <w:rFonts w:eastAsia="Times New Roman" w:cs="Times New Roman"/>
                  <w:color w:val="0D0D0D" w:themeColor="text1" w:themeTint="F2"/>
                  <w:sz w:val="22"/>
                  <w:rPrChange w:id="13884" w:author="tao huang" w:date="2017-09-17T12:05:00Z">
                    <w:rPr>
                      <w:rFonts w:eastAsia="Times New Roman" w:cs="Times New Roman"/>
                      <w:color w:val="000000" w:themeColor="text1"/>
                      <w:sz w:val="22"/>
                    </w:rPr>
                  </w:rPrChange>
                </w:rPr>
                <w:t> </w:t>
              </w:r>
            </w:ins>
          </w:p>
        </w:tc>
      </w:tr>
      <w:tr w:rsidR="00B417BD" w:rsidRPr="00A60A57" w14:paraId="7C4CC697" w14:textId="77777777" w:rsidTr="00EB5809">
        <w:trPr>
          <w:trHeight w:val="20"/>
          <w:jc w:val="center"/>
          <w:ins w:id="13885" w:author="tao huang" w:date="2017-09-16T13:01: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140FD439" w14:textId="77777777" w:rsidR="00B417BD" w:rsidRPr="00A60A57" w:rsidRDefault="00B417BD" w:rsidP="00EB5809">
            <w:pPr>
              <w:spacing w:after="0" w:line="240" w:lineRule="auto"/>
              <w:rPr>
                <w:ins w:id="13886" w:author="tao huang" w:date="2017-09-16T13:01:00Z"/>
                <w:rFonts w:eastAsia="Times New Roman" w:cs="Times New Roman"/>
                <w:b w:val="0"/>
                <w:color w:val="0D0D0D" w:themeColor="text1" w:themeTint="F2"/>
                <w:sz w:val="22"/>
                <w:rPrChange w:id="13887" w:author="tao huang" w:date="2017-09-17T12:05:00Z">
                  <w:rPr>
                    <w:ins w:id="13888" w:author="tao huang" w:date="2017-09-16T13:01:00Z"/>
                    <w:rFonts w:eastAsia="Times New Roman" w:cs="Times New Roman"/>
                    <w:b w:val="0"/>
                    <w:color w:val="000000" w:themeColor="text1"/>
                    <w:sz w:val="22"/>
                  </w:rPr>
                </w:rPrChange>
              </w:rPr>
            </w:pPr>
            <w:ins w:id="13889" w:author="tao huang" w:date="2017-09-16T13:01:00Z">
              <w:r w:rsidRPr="00A60A57">
                <w:rPr>
                  <w:rFonts w:eastAsia="Times New Roman" w:cs="Times New Roman"/>
                  <w:b w:val="0"/>
                  <w:color w:val="0D0D0D" w:themeColor="text1" w:themeTint="F2"/>
                  <w:sz w:val="22"/>
                  <w:rPrChange w:id="13890" w:author="tao huang" w:date="2017-09-17T12:05:00Z">
                    <w:rPr>
                      <w:rFonts w:eastAsia="Times New Roman" w:cs="Times New Roman"/>
                      <w:b w:val="0"/>
                      <w:color w:val="000000" w:themeColor="text1"/>
                      <w:sz w:val="22"/>
                    </w:rPr>
                  </w:rPrChange>
                </w:rPr>
                <w:t>Range of sales</w:t>
              </w:r>
            </w:ins>
          </w:p>
        </w:tc>
        <w:tc>
          <w:tcPr>
            <w:tcW w:w="900" w:type="dxa"/>
            <w:shd w:val="clear" w:color="auto" w:fill="auto"/>
            <w:hideMark/>
          </w:tcPr>
          <w:p w14:paraId="3E4D548A"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3891" w:author="tao huang" w:date="2017-09-16T13:01:00Z"/>
                <w:rFonts w:eastAsia="Times New Roman" w:cs="Times New Roman"/>
                <w:color w:val="0D0D0D" w:themeColor="text1" w:themeTint="F2"/>
                <w:sz w:val="22"/>
                <w:rPrChange w:id="13892" w:author="tao huang" w:date="2017-09-17T12:05:00Z">
                  <w:rPr>
                    <w:ins w:id="13893" w:author="tao huang" w:date="2017-09-16T13:01:00Z"/>
                    <w:rFonts w:eastAsia="Times New Roman" w:cs="Times New Roman"/>
                    <w:color w:val="000000" w:themeColor="text1"/>
                    <w:sz w:val="22"/>
                  </w:rPr>
                </w:rPrChange>
              </w:rPr>
            </w:pPr>
            <w:ins w:id="13894" w:author="tao huang" w:date="2017-09-16T13:01:00Z">
              <w:r w:rsidRPr="00A60A57">
                <w:rPr>
                  <w:rFonts w:eastAsia="Times New Roman" w:cs="Times New Roman"/>
                  <w:color w:val="0D0D0D" w:themeColor="text1" w:themeTint="F2"/>
                  <w:sz w:val="22"/>
                  <w:rPrChange w:id="13895" w:author="tao huang" w:date="2017-09-17T12:05:00Z">
                    <w:rPr>
                      <w:rFonts w:eastAsia="Times New Roman" w:cs="Times New Roman"/>
                      <w:color w:val="000000" w:themeColor="text1"/>
                      <w:sz w:val="22"/>
                    </w:rPr>
                  </w:rPrChange>
                </w:rPr>
                <w:t> </w:t>
              </w:r>
            </w:ins>
          </w:p>
        </w:tc>
        <w:tc>
          <w:tcPr>
            <w:tcW w:w="900" w:type="dxa"/>
            <w:shd w:val="clear" w:color="auto" w:fill="auto"/>
            <w:hideMark/>
          </w:tcPr>
          <w:p w14:paraId="37B11710" w14:textId="77777777" w:rsidR="00B417BD" w:rsidRPr="00A60A57" w:rsidRDefault="00B417BD" w:rsidP="00EB5809">
            <w:pPr>
              <w:spacing w:after="0" w:line="240" w:lineRule="auto"/>
              <w:jc w:val="right"/>
              <w:cnfStyle w:val="000000000000" w:firstRow="0" w:lastRow="0" w:firstColumn="0" w:lastColumn="0" w:oddVBand="0" w:evenVBand="0" w:oddHBand="0" w:evenHBand="0" w:firstRowFirstColumn="0" w:firstRowLastColumn="0" w:lastRowFirstColumn="0" w:lastRowLastColumn="0"/>
              <w:rPr>
                <w:ins w:id="13896" w:author="tao huang" w:date="2017-09-16T13:01:00Z"/>
                <w:rFonts w:eastAsia="Times New Roman" w:cs="Times New Roman"/>
                <w:color w:val="0D0D0D" w:themeColor="text1" w:themeTint="F2"/>
                <w:sz w:val="22"/>
                <w:rPrChange w:id="13897" w:author="tao huang" w:date="2017-09-17T12:05:00Z">
                  <w:rPr>
                    <w:ins w:id="13898" w:author="tao huang" w:date="2017-09-16T13:01:00Z"/>
                    <w:rFonts w:eastAsia="Times New Roman" w:cs="Times New Roman"/>
                    <w:color w:val="000000" w:themeColor="text1"/>
                    <w:sz w:val="22"/>
                  </w:rPr>
                </w:rPrChange>
              </w:rPr>
            </w:pPr>
            <w:ins w:id="13899" w:author="tao huang" w:date="2017-09-16T13:01:00Z">
              <w:r w:rsidRPr="00A60A57">
                <w:rPr>
                  <w:rFonts w:eastAsia="Times New Roman" w:cs="Times New Roman"/>
                  <w:color w:val="0D0D0D" w:themeColor="text1" w:themeTint="F2"/>
                  <w:sz w:val="22"/>
                  <w:rPrChange w:id="13900" w:author="tao huang" w:date="2017-09-17T12:05:00Z">
                    <w:rPr>
                      <w:rFonts w:eastAsia="Times New Roman" w:cs="Times New Roman"/>
                      <w:color w:val="000000" w:themeColor="text1"/>
                      <w:sz w:val="22"/>
                    </w:rPr>
                  </w:rPrChange>
                </w:rPr>
                <w:t>0.929</w:t>
              </w:r>
            </w:ins>
          </w:p>
        </w:tc>
        <w:tc>
          <w:tcPr>
            <w:tcW w:w="900" w:type="dxa"/>
            <w:shd w:val="clear" w:color="auto" w:fill="auto"/>
            <w:hideMark/>
          </w:tcPr>
          <w:p w14:paraId="1FCE8DFE"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3901" w:author="tao huang" w:date="2017-09-16T13:01:00Z"/>
                <w:rFonts w:eastAsia="Times New Roman" w:cs="Times New Roman"/>
                <w:color w:val="0D0D0D" w:themeColor="text1" w:themeTint="F2"/>
                <w:sz w:val="22"/>
                <w:rPrChange w:id="13902" w:author="tao huang" w:date="2017-09-17T12:05:00Z">
                  <w:rPr>
                    <w:ins w:id="13903" w:author="tao huang" w:date="2017-09-16T13:01:00Z"/>
                    <w:rFonts w:eastAsia="Times New Roman" w:cs="Times New Roman"/>
                    <w:color w:val="000000" w:themeColor="text1"/>
                    <w:sz w:val="22"/>
                  </w:rPr>
                </w:rPrChange>
              </w:rPr>
            </w:pPr>
            <w:ins w:id="13904" w:author="tao huang" w:date="2017-09-16T13:01:00Z">
              <w:r w:rsidRPr="00A60A57">
                <w:rPr>
                  <w:rFonts w:eastAsia="Times New Roman" w:cs="Times New Roman"/>
                  <w:color w:val="0D0D0D" w:themeColor="text1" w:themeTint="F2"/>
                  <w:sz w:val="22"/>
                  <w:rPrChange w:id="13905" w:author="tao huang" w:date="2017-09-17T12:05:00Z">
                    <w:rPr>
                      <w:rFonts w:eastAsia="Times New Roman" w:cs="Times New Roman"/>
                      <w:color w:val="000000" w:themeColor="text1"/>
                      <w:sz w:val="22"/>
                    </w:rPr>
                  </w:rPrChange>
                </w:rPr>
                <w:t> </w:t>
              </w:r>
            </w:ins>
          </w:p>
        </w:tc>
        <w:tc>
          <w:tcPr>
            <w:tcW w:w="900" w:type="dxa"/>
            <w:shd w:val="clear" w:color="auto" w:fill="auto"/>
            <w:noWrap/>
            <w:hideMark/>
          </w:tcPr>
          <w:p w14:paraId="522A0032"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3906" w:author="tao huang" w:date="2017-09-16T13:01:00Z"/>
                <w:rFonts w:eastAsia="Times New Roman" w:cs="Times New Roman"/>
                <w:color w:val="0D0D0D" w:themeColor="text1" w:themeTint="F2"/>
                <w:sz w:val="22"/>
                <w:rPrChange w:id="13907" w:author="tao huang" w:date="2017-09-17T12:05:00Z">
                  <w:rPr>
                    <w:ins w:id="13908" w:author="tao huang" w:date="2017-09-16T13:01:00Z"/>
                    <w:rFonts w:eastAsia="Times New Roman" w:cs="Times New Roman"/>
                    <w:color w:val="000000" w:themeColor="text1"/>
                    <w:sz w:val="22"/>
                  </w:rPr>
                </w:rPrChange>
              </w:rPr>
            </w:pPr>
            <w:ins w:id="13909" w:author="tao huang" w:date="2017-09-16T13:01:00Z">
              <w:r w:rsidRPr="00A60A57">
                <w:rPr>
                  <w:rFonts w:eastAsia="Times New Roman" w:cs="Times New Roman"/>
                  <w:color w:val="0D0D0D" w:themeColor="text1" w:themeTint="F2"/>
                  <w:sz w:val="22"/>
                  <w:rPrChange w:id="13910" w:author="tao huang" w:date="2017-09-17T12:05:00Z">
                    <w:rPr>
                      <w:rFonts w:eastAsia="Times New Roman" w:cs="Times New Roman"/>
                      <w:color w:val="000000" w:themeColor="text1"/>
                      <w:sz w:val="22"/>
                    </w:rPr>
                  </w:rPrChange>
                </w:rPr>
                <w:t> </w:t>
              </w:r>
            </w:ins>
          </w:p>
        </w:tc>
        <w:tc>
          <w:tcPr>
            <w:tcW w:w="900" w:type="dxa"/>
            <w:shd w:val="clear" w:color="auto" w:fill="auto"/>
            <w:noWrap/>
            <w:hideMark/>
          </w:tcPr>
          <w:p w14:paraId="30565D79"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3911" w:author="tao huang" w:date="2017-09-16T13:01:00Z"/>
                <w:rFonts w:eastAsia="Times New Roman" w:cs="Times New Roman"/>
                <w:color w:val="0D0D0D" w:themeColor="text1" w:themeTint="F2"/>
                <w:sz w:val="22"/>
                <w:rPrChange w:id="13912" w:author="tao huang" w:date="2017-09-17T12:05:00Z">
                  <w:rPr>
                    <w:ins w:id="13913" w:author="tao huang" w:date="2017-09-16T13:01:00Z"/>
                    <w:rFonts w:eastAsia="Times New Roman" w:cs="Times New Roman"/>
                    <w:color w:val="000000" w:themeColor="text1"/>
                    <w:sz w:val="22"/>
                  </w:rPr>
                </w:rPrChange>
              </w:rPr>
            </w:pPr>
            <w:ins w:id="13914" w:author="tao huang" w:date="2017-09-16T13:01:00Z">
              <w:r w:rsidRPr="00A60A57">
                <w:rPr>
                  <w:rFonts w:eastAsia="Times New Roman" w:cs="Times New Roman"/>
                  <w:color w:val="0D0D0D" w:themeColor="text1" w:themeTint="F2"/>
                  <w:sz w:val="22"/>
                  <w:rPrChange w:id="13915" w:author="tao huang" w:date="2017-09-17T12:05:00Z">
                    <w:rPr>
                      <w:rFonts w:eastAsia="Times New Roman" w:cs="Times New Roman"/>
                      <w:color w:val="000000" w:themeColor="text1"/>
                      <w:sz w:val="22"/>
                    </w:rPr>
                  </w:rPrChange>
                </w:rPr>
                <w:t> </w:t>
              </w:r>
            </w:ins>
          </w:p>
        </w:tc>
      </w:tr>
      <w:tr w:rsidR="00B417BD" w:rsidRPr="00A60A57" w14:paraId="693C021B" w14:textId="77777777" w:rsidTr="00EB5809">
        <w:trPr>
          <w:cnfStyle w:val="000000100000" w:firstRow="0" w:lastRow="0" w:firstColumn="0" w:lastColumn="0" w:oddVBand="0" w:evenVBand="0" w:oddHBand="1" w:evenHBand="0" w:firstRowFirstColumn="0" w:firstRowLastColumn="0" w:lastRowFirstColumn="0" w:lastRowLastColumn="0"/>
          <w:trHeight w:val="20"/>
          <w:jc w:val="center"/>
          <w:ins w:id="13916" w:author="tao huang" w:date="2017-09-16T13:01: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286B94AE" w14:textId="77777777" w:rsidR="00B417BD" w:rsidRPr="00A60A57" w:rsidRDefault="00B417BD" w:rsidP="00EB5809">
            <w:pPr>
              <w:spacing w:after="0" w:line="240" w:lineRule="auto"/>
              <w:rPr>
                <w:ins w:id="13917" w:author="tao huang" w:date="2017-09-16T13:01:00Z"/>
                <w:rFonts w:eastAsia="Times New Roman" w:cs="Times New Roman"/>
                <w:b w:val="0"/>
                <w:color w:val="0D0D0D" w:themeColor="text1" w:themeTint="F2"/>
                <w:sz w:val="22"/>
                <w:rPrChange w:id="13918" w:author="tao huang" w:date="2017-09-17T12:05:00Z">
                  <w:rPr>
                    <w:ins w:id="13919" w:author="tao huang" w:date="2017-09-16T13:01:00Z"/>
                    <w:rFonts w:eastAsia="Times New Roman" w:cs="Times New Roman"/>
                    <w:b w:val="0"/>
                    <w:color w:val="000000" w:themeColor="text1"/>
                    <w:sz w:val="22"/>
                  </w:rPr>
                </w:rPrChange>
              </w:rPr>
            </w:pPr>
            <w:ins w:id="13920" w:author="tao huang" w:date="2017-09-16T13:01:00Z">
              <w:r w:rsidRPr="00A60A57">
                <w:rPr>
                  <w:rFonts w:eastAsia="Times New Roman" w:cs="Times New Roman"/>
                  <w:b w:val="0"/>
                  <w:color w:val="0D0D0D" w:themeColor="text1" w:themeTint="F2"/>
                  <w:sz w:val="22"/>
                  <w:rPrChange w:id="13921" w:author="tao huang" w:date="2017-09-17T12:05:00Z">
                    <w:rPr>
                      <w:rFonts w:eastAsia="Times New Roman" w:cs="Times New Roman"/>
                      <w:b w:val="0"/>
                      <w:color w:val="000000" w:themeColor="text1"/>
                      <w:sz w:val="22"/>
                    </w:rPr>
                  </w:rPrChange>
                </w:rPr>
                <w:t>Average sales</w:t>
              </w:r>
            </w:ins>
          </w:p>
        </w:tc>
        <w:tc>
          <w:tcPr>
            <w:tcW w:w="900" w:type="dxa"/>
            <w:shd w:val="clear" w:color="auto" w:fill="auto"/>
            <w:hideMark/>
          </w:tcPr>
          <w:p w14:paraId="42339A92"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3922" w:author="tao huang" w:date="2017-09-16T13:01:00Z"/>
                <w:rFonts w:eastAsia="Times New Roman" w:cs="Times New Roman"/>
                <w:color w:val="0D0D0D" w:themeColor="text1" w:themeTint="F2"/>
                <w:sz w:val="22"/>
                <w:rPrChange w:id="13923" w:author="tao huang" w:date="2017-09-17T12:05:00Z">
                  <w:rPr>
                    <w:ins w:id="13924" w:author="tao huang" w:date="2017-09-16T13:01:00Z"/>
                    <w:rFonts w:eastAsia="Times New Roman" w:cs="Times New Roman"/>
                    <w:color w:val="000000" w:themeColor="text1"/>
                    <w:sz w:val="22"/>
                  </w:rPr>
                </w:rPrChange>
              </w:rPr>
            </w:pPr>
            <w:ins w:id="13925" w:author="tao huang" w:date="2017-09-16T13:01:00Z">
              <w:r w:rsidRPr="00A60A57">
                <w:rPr>
                  <w:rFonts w:eastAsia="Times New Roman" w:cs="Times New Roman"/>
                  <w:color w:val="0D0D0D" w:themeColor="text1" w:themeTint="F2"/>
                  <w:sz w:val="22"/>
                  <w:rPrChange w:id="13926" w:author="tao huang" w:date="2017-09-17T12:05:00Z">
                    <w:rPr>
                      <w:rFonts w:eastAsia="Times New Roman" w:cs="Times New Roman"/>
                      <w:color w:val="000000" w:themeColor="text1"/>
                      <w:sz w:val="22"/>
                    </w:rPr>
                  </w:rPrChange>
                </w:rPr>
                <w:t> </w:t>
              </w:r>
            </w:ins>
          </w:p>
        </w:tc>
        <w:tc>
          <w:tcPr>
            <w:tcW w:w="900" w:type="dxa"/>
            <w:shd w:val="clear" w:color="auto" w:fill="auto"/>
            <w:hideMark/>
          </w:tcPr>
          <w:p w14:paraId="50BDB831" w14:textId="77777777" w:rsidR="00B417BD" w:rsidRPr="00A60A57" w:rsidRDefault="00B417BD" w:rsidP="00EB5809">
            <w:pPr>
              <w:spacing w:after="0" w:line="240" w:lineRule="auto"/>
              <w:jc w:val="right"/>
              <w:cnfStyle w:val="000000100000" w:firstRow="0" w:lastRow="0" w:firstColumn="0" w:lastColumn="0" w:oddVBand="0" w:evenVBand="0" w:oddHBand="1" w:evenHBand="0" w:firstRowFirstColumn="0" w:firstRowLastColumn="0" w:lastRowFirstColumn="0" w:lastRowLastColumn="0"/>
              <w:rPr>
                <w:ins w:id="13927" w:author="tao huang" w:date="2017-09-16T13:01:00Z"/>
                <w:rFonts w:eastAsia="Times New Roman" w:cs="Times New Roman"/>
                <w:color w:val="0D0D0D" w:themeColor="text1" w:themeTint="F2"/>
                <w:sz w:val="22"/>
                <w:rPrChange w:id="13928" w:author="tao huang" w:date="2017-09-17T12:05:00Z">
                  <w:rPr>
                    <w:ins w:id="13929" w:author="tao huang" w:date="2017-09-16T13:01:00Z"/>
                    <w:rFonts w:eastAsia="Times New Roman" w:cs="Times New Roman"/>
                    <w:color w:val="000000" w:themeColor="text1"/>
                    <w:sz w:val="22"/>
                  </w:rPr>
                </w:rPrChange>
              </w:rPr>
            </w:pPr>
            <w:ins w:id="13930" w:author="tao huang" w:date="2017-09-16T13:01:00Z">
              <w:r w:rsidRPr="00A60A57">
                <w:rPr>
                  <w:rFonts w:eastAsia="Times New Roman" w:cs="Times New Roman"/>
                  <w:color w:val="0D0D0D" w:themeColor="text1" w:themeTint="F2"/>
                  <w:sz w:val="22"/>
                  <w:rPrChange w:id="13931" w:author="tao huang" w:date="2017-09-17T12:05:00Z">
                    <w:rPr>
                      <w:rFonts w:eastAsia="Times New Roman" w:cs="Times New Roman"/>
                      <w:color w:val="000000" w:themeColor="text1"/>
                      <w:sz w:val="22"/>
                    </w:rPr>
                  </w:rPrChange>
                </w:rPr>
                <w:t>0.807</w:t>
              </w:r>
            </w:ins>
          </w:p>
        </w:tc>
        <w:tc>
          <w:tcPr>
            <w:tcW w:w="900" w:type="dxa"/>
            <w:shd w:val="clear" w:color="auto" w:fill="auto"/>
            <w:noWrap/>
            <w:hideMark/>
          </w:tcPr>
          <w:p w14:paraId="195011E2"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3932" w:author="tao huang" w:date="2017-09-16T13:01:00Z"/>
                <w:rFonts w:eastAsia="Times New Roman" w:cs="Times New Roman"/>
                <w:color w:val="0D0D0D" w:themeColor="text1" w:themeTint="F2"/>
                <w:sz w:val="22"/>
                <w:rPrChange w:id="13933" w:author="tao huang" w:date="2017-09-17T12:05:00Z">
                  <w:rPr>
                    <w:ins w:id="13934" w:author="tao huang" w:date="2017-09-16T13:01:00Z"/>
                    <w:rFonts w:eastAsia="Times New Roman" w:cs="Times New Roman"/>
                    <w:color w:val="000000" w:themeColor="text1"/>
                    <w:sz w:val="22"/>
                  </w:rPr>
                </w:rPrChange>
              </w:rPr>
            </w:pPr>
            <w:ins w:id="13935" w:author="tao huang" w:date="2017-09-16T13:01:00Z">
              <w:r w:rsidRPr="00A60A57">
                <w:rPr>
                  <w:rFonts w:eastAsia="Times New Roman" w:cs="Times New Roman"/>
                  <w:color w:val="0D0D0D" w:themeColor="text1" w:themeTint="F2"/>
                  <w:sz w:val="22"/>
                  <w:rPrChange w:id="13936" w:author="tao huang" w:date="2017-09-17T12:05:00Z">
                    <w:rPr>
                      <w:rFonts w:eastAsia="Times New Roman" w:cs="Times New Roman"/>
                      <w:color w:val="000000" w:themeColor="text1"/>
                      <w:sz w:val="22"/>
                    </w:rPr>
                  </w:rPrChange>
                </w:rPr>
                <w:t> </w:t>
              </w:r>
            </w:ins>
          </w:p>
        </w:tc>
        <w:tc>
          <w:tcPr>
            <w:tcW w:w="900" w:type="dxa"/>
            <w:shd w:val="clear" w:color="auto" w:fill="auto"/>
            <w:noWrap/>
            <w:hideMark/>
          </w:tcPr>
          <w:p w14:paraId="2FCADC07"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3937" w:author="tao huang" w:date="2017-09-16T13:01:00Z"/>
                <w:rFonts w:eastAsia="Times New Roman" w:cs="Times New Roman"/>
                <w:color w:val="0D0D0D" w:themeColor="text1" w:themeTint="F2"/>
                <w:sz w:val="22"/>
                <w:rPrChange w:id="13938" w:author="tao huang" w:date="2017-09-17T12:05:00Z">
                  <w:rPr>
                    <w:ins w:id="13939" w:author="tao huang" w:date="2017-09-16T13:01:00Z"/>
                    <w:rFonts w:eastAsia="Times New Roman" w:cs="Times New Roman"/>
                    <w:color w:val="000000" w:themeColor="text1"/>
                    <w:sz w:val="22"/>
                  </w:rPr>
                </w:rPrChange>
              </w:rPr>
            </w:pPr>
            <w:ins w:id="13940" w:author="tao huang" w:date="2017-09-16T13:01:00Z">
              <w:r w:rsidRPr="00A60A57">
                <w:rPr>
                  <w:rFonts w:eastAsia="Times New Roman" w:cs="Times New Roman"/>
                  <w:color w:val="0D0D0D" w:themeColor="text1" w:themeTint="F2"/>
                  <w:sz w:val="22"/>
                  <w:rPrChange w:id="13941" w:author="tao huang" w:date="2017-09-17T12:05:00Z">
                    <w:rPr>
                      <w:rFonts w:eastAsia="Times New Roman" w:cs="Times New Roman"/>
                      <w:color w:val="000000" w:themeColor="text1"/>
                      <w:sz w:val="22"/>
                    </w:rPr>
                  </w:rPrChange>
                </w:rPr>
                <w:t> </w:t>
              </w:r>
            </w:ins>
          </w:p>
        </w:tc>
        <w:tc>
          <w:tcPr>
            <w:tcW w:w="900" w:type="dxa"/>
            <w:shd w:val="clear" w:color="auto" w:fill="auto"/>
            <w:hideMark/>
          </w:tcPr>
          <w:p w14:paraId="1467B29E"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3942" w:author="tao huang" w:date="2017-09-16T13:01:00Z"/>
                <w:rFonts w:eastAsia="Times New Roman" w:cs="Times New Roman"/>
                <w:color w:val="0D0D0D" w:themeColor="text1" w:themeTint="F2"/>
                <w:sz w:val="22"/>
                <w:rPrChange w:id="13943" w:author="tao huang" w:date="2017-09-17T12:05:00Z">
                  <w:rPr>
                    <w:ins w:id="13944" w:author="tao huang" w:date="2017-09-16T13:01:00Z"/>
                    <w:rFonts w:eastAsia="Times New Roman" w:cs="Times New Roman"/>
                    <w:color w:val="000000" w:themeColor="text1"/>
                    <w:sz w:val="22"/>
                  </w:rPr>
                </w:rPrChange>
              </w:rPr>
            </w:pPr>
            <w:ins w:id="13945" w:author="tao huang" w:date="2017-09-16T13:01:00Z">
              <w:r w:rsidRPr="00A60A57">
                <w:rPr>
                  <w:rFonts w:eastAsia="Times New Roman" w:cs="Times New Roman"/>
                  <w:color w:val="0D0D0D" w:themeColor="text1" w:themeTint="F2"/>
                  <w:sz w:val="22"/>
                  <w:rPrChange w:id="13946" w:author="tao huang" w:date="2017-09-17T12:05:00Z">
                    <w:rPr>
                      <w:rFonts w:eastAsia="Times New Roman" w:cs="Times New Roman"/>
                      <w:color w:val="000000" w:themeColor="text1"/>
                      <w:sz w:val="22"/>
                    </w:rPr>
                  </w:rPrChange>
                </w:rPr>
                <w:t> </w:t>
              </w:r>
            </w:ins>
          </w:p>
        </w:tc>
      </w:tr>
      <w:tr w:rsidR="00B417BD" w:rsidRPr="00A60A57" w14:paraId="051109A7" w14:textId="77777777" w:rsidTr="00EB5809">
        <w:trPr>
          <w:trHeight w:val="20"/>
          <w:jc w:val="center"/>
          <w:ins w:id="13947" w:author="tao huang" w:date="2017-09-16T13:01: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3E29B42E" w14:textId="77777777" w:rsidR="00B417BD" w:rsidRPr="00A60A57" w:rsidRDefault="00B417BD" w:rsidP="00EB5809">
            <w:pPr>
              <w:spacing w:after="0" w:line="240" w:lineRule="auto"/>
              <w:rPr>
                <w:ins w:id="13948" w:author="tao huang" w:date="2017-09-16T13:01:00Z"/>
                <w:rFonts w:eastAsia="Times New Roman" w:cs="Times New Roman"/>
                <w:b w:val="0"/>
                <w:color w:val="0D0D0D" w:themeColor="text1" w:themeTint="F2"/>
                <w:sz w:val="22"/>
                <w:rPrChange w:id="13949" w:author="tao huang" w:date="2017-09-17T12:05:00Z">
                  <w:rPr>
                    <w:ins w:id="13950" w:author="tao huang" w:date="2017-09-16T13:01:00Z"/>
                    <w:rFonts w:eastAsia="Times New Roman" w:cs="Times New Roman"/>
                    <w:b w:val="0"/>
                    <w:color w:val="000000" w:themeColor="text1"/>
                    <w:sz w:val="22"/>
                  </w:rPr>
                </w:rPrChange>
              </w:rPr>
            </w:pPr>
            <w:ins w:id="13951" w:author="tao huang" w:date="2017-09-16T13:01:00Z">
              <w:r w:rsidRPr="00A60A57">
                <w:rPr>
                  <w:rFonts w:eastAsia="Times New Roman" w:cs="Times New Roman"/>
                  <w:b w:val="0"/>
                  <w:color w:val="0D0D0D" w:themeColor="text1" w:themeTint="F2"/>
                  <w:sz w:val="22"/>
                  <w:rPrChange w:id="13952" w:author="tao huang" w:date="2017-09-17T12:05:00Z">
                    <w:rPr>
                      <w:rFonts w:eastAsia="Times New Roman" w:cs="Times New Roman"/>
                      <w:b w:val="0"/>
                      <w:color w:val="000000" w:themeColor="text1"/>
                      <w:sz w:val="22"/>
                    </w:rPr>
                  </w:rPrChange>
                </w:rPr>
                <w:t>Frequency of Display</w:t>
              </w:r>
            </w:ins>
          </w:p>
        </w:tc>
        <w:tc>
          <w:tcPr>
            <w:tcW w:w="900" w:type="dxa"/>
            <w:shd w:val="clear" w:color="auto" w:fill="auto"/>
            <w:hideMark/>
          </w:tcPr>
          <w:p w14:paraId="60F2118A"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3953" w:author="tao huang" w:date="2017-09-16T13:01:00Z"/>
                <w:rFonts w:eastAsia="Times New Roman" w:cs="Times New Roman"/>
                <w:color w:val="0D0D0D" w:themeColor="text1" w:themeTint="F2"/>
                <w:sz w:val="22"/>
                <w:rPrChange w:id="13954" w:author="tao huang" w:date="2017-09-17T12:05:00Z">
                  <w:rPr>
                    <w:ins w:id="13955" w:author="tao huang" w:date="2017-09-16T13:01:00Z"/>
                    <w:rFonts w:eastAsia="Times New Roman" w:cs="Times New Roman"/>
                    <w:color w:val="000000" w:themeColor="text1"/>
                    <w:sz w:val="22"/>
                  </w:rPr>
                </w:rPrChange>
              </w:rPr>
            </w:pPr>
            <w:ins w:id="13956" w:author="tao huang" w:date="2017-09-16T13:01:00Z">
              <w:r w:rsidRPr="00A60A57">
                <w:rPr>
                  <w:rFonts w:eastAsia="Times New Roman" w:cs="Times New Roman"/>
                  <w:color w:val="0D0D0D" w:themeColor="text1" w:themeTint="F2"/>
                  <w:sz w:val="22"/>
                  <w:rPrChange w:id="13957" w:author="tao huang" w:date="2017-09-17T12:05:00Z">
                    <w:rPr>
                      <w:rFonts w:eastAsia="Times New Roman" w:cs="Times New Roman"/>
                      <w:color w:val="000000" w:themeColor="text1"/>
                      <w:sz w:val="22"/>
                    </w:rPr>
                  </w:rPrChange>
                </w:rPr>
                <w:t> </w:t>
              </w:r>
            </w:ins>
          </w:p>
        </w:tc>
        <w:tc>
          <w:tcPr>
            <w:tcW w:w="900" w:type="dxa"/>
            <w:shd w:val="clear" w:color="auto" w:fill="auto"/>
            <w:hideMark/>
          </w:tcPr>
          <w:p w14:paraId="4197CA40" w14:textId="77777777" w:rsidR="00B417BD" w:rsidRPr="00A60A57" w:rsidRDefault="00B417BD" w:rsidP="00EB5809">
            <w:pPr>
              <w:spacing w:after="0" w:line="240" w:lineRule="auto"/>
              <w:jc w:val="right"/>
              <w:cnfStyle w:val="000000000000" w:firstRow="0" w:lastRow="0" w:firstColumn="0" w:lastColumn="0" w:oddVBand="0" w:evenVBand="0" w:oddHBand="0" w:evenHBand="0" w:firstRowFirstColumn="0" w:firstRowLastColumn="0" w:lastRowFirstColumn="0" w:lastRowLastColumn="0"/>
              <w:rPr>
                <w:ins w:id="13958" w:author="tao huang" w:date="2017-09-16T13:01:00Z"/>
                <w:rFonts w:eastAsia="Times New Roman" w:cs="Times New Roman"/>
                <w:color w:val="0D0D0D" w:themeColor="text1" w:themeTint="F2"/>
                <w:sz w:val="22"/>
                <w:rPrChange w:id="13959" w:author="tao huang" w:date="2017-09-17T12:05:00Z">
                  <w:rPr>
                    <w:ins w:id="13960" w:author="tao huang" w:date="2017-09-16T13:01:00Z"/>
                    <w:rFonts w:eastAsia="Times New Roman" w:cs="Times New Roman"/>
                    <w:color w:val="000000" w:themeColor="text1"/>
                    <w:sz w:val="22"/>
                  </w:rPr>
                </w:rPrChange>
              </w:rPr>
            </w:pPr>
            <w:ins w:id="13961" w:author="tao huang" w:date="2017-09-16T13:01:00Z">
              <w:r w:rsidRPr="00A60A57">
                <w:rPr>
                  <w:rFonts w:eastAsia="Times New Roman" w:cs="Times New Roman"/>
                  <w:color w:val="0D0D0D" w:themeColor="text1" w:themeTint="F2"/>
                  <w:sz w:val="22"/>
                  <w:rPrChange w:id="13962" w:author="tao huang" w:date="2017-09-17T12:05:00Z">
                    <w:rPr>
                      <w:rFonts w:eastAsia="Times New Roman" w:cs="Times New Roman"/>
                      <w:color w:val="000000" w:themeColor="text1"/>
                      <w:sz w:val="22"/>
                    </w:rPr>
                  </w:rPrChange>
                </w:rPr>
                <w:t>0.281</w:t>
              </w:r>
            </w:ins>
          </w:p>
        </w:tc>
        <w:tc>
          <w:tcPr>
            <w:tcW w:w="900" w:type="dxa"/>
            <w:shd w:val="clear" w:color="auto" w:fill="auto"/>
            <w:hideMark/>
          </w:tcPr>
          <w:p w14:paraId="7736E166"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3963" w:author="tao huang" w:date="2017-09-16T13:01:00Z"/>
                <w:rFonts w:eastAsia="Times New Roman" w:cs="Times New Roman"/>
                <w:color w:val="0D0D0D" w:themeColor="text1" w:themeTint="F2"/>
                <w:sz w:val="22"/>
                <w:rPrChange w:id="13964" w:author="tao huang" w:date="2017-09-17T12:05:00Z">
                  <w:rPr>
                    <w:ins w:id="13965" w:author="tao huang" w:date="2017-09-16T13:01:00Z"/>
                    <w:rFonts w:eastAsia="Times New Roman" w:cs="Times New Roman"/>
                    <w:color w:val="000000" w:themeColor="text1"/>
                    <w:sz w:val="22"/>
                  </w:rPr>
                </w:rPrChange>
              </w:rPr>
            </w:pPr>
            <w:ins w:id="13966" w:author="tao huang" w:date="2017-09-16T13:01:00Z">
              <w:r w:rsidRPr="00A60A57">
                <w:rPr>
                  <w:rFonts w:eastAsia="Times New Roman" w:cs="Times New Roman"/>
                  <w:color w:val="0D0D0D" w:themeColor="text1" w:themeTint="F2"/>
                  <w:sz w:val="22"/>
                  <w:rPrChange w:id="13967" w:author="tao huang" w:date="2017-09-17T12:05:00Z">
                    <w:rPr>
                      <w:rFonts w:eastAsia="Times New Roman" w:cs="Times New Roman"/>
                      <w:color w:val="000000" w:themeColor="text1"/>
                      <w:sz w:val="22"/>
                    </w:rPr>
                  </w:rPrChange>
                </w:rPr>
                <w:t> </w:t>
              </w:r>
            </w:ins>
          </w:p>
        </w:tc>
        <w:tc>
          <w:tcPr>
            <w:tcW w:w="900" w:type="dxa"/>
            <w:shd w:val="clear" w:color="auto" w:fill="auto"/>
            <w:noWrap/>
            <w:hideMark/>
          </w:tcPr>
          <w:p w14:paraId="0F71F254"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3968" w:author="tao huang" w:date="2017-09-16T13:01:00Z"/>
                <w:rFonts w:eastAsia="Times New Roman" w:cs="Times New Roman"/>
                <w:color w:val="0D0D0D" w:themeColor="text1" w:themeTint="F2"/>
                <w:sz w:val="22"/>
                <w:rPrChange w:id="13969" w:author="tao huang" w:date="2017-09-17T12:05:00Z">
                  <w:rPr>
                    <w:ins w:id="13970" w:author="tao huang" w:date="2017-09-16T13:01:00Z"/>
                    <w:rFonts w:eastAsia="Times New Roman" w:cs="Times New Roman"/>
                    <w:color w:val="000000" w:themeColor="text1"/>
                    <w:sz w:val="22"/>
                  </w:rPr>
                </w:rPrChange>
              </w:rPr>
            </w:pPr>
            <w:ins w:id="13971" w:author="tao huang" w:date="2017-09-16T13:01:00Z">
              <w:r w:rsidRPr="00A60A57">
                <w:rPr>
                  <w:rFonts w:eastAsia="Times New Roman" w:cs="Times New Roman"/>
                  <w:color w:val="0D0D0D" w:themeColor="text1" w:themeTint="F2"/>
                  <w:sz w:val="22"/>
                  <w:rPrChange w:id="13972" w:author="tao huang" w:date="2017-09-17T12:05:00Z">
                    <w:rPr>
                      <w:rFonts w:eastAsia="Times New Roman" w:cs="Times New Roman"/>
                      <w:color w:val="000000" w:themeColor="text1"/>
                      <w:sz w:val="22"/>
                    </w:rPr>
                  </w:rPrChange>
                </w:rPr>
                <w:t> </w:t>
              </w:r>
            </w:ins>
          </w:p>
        </w:tc>
        <w:tc>
          <w:tcPr>
            <w:tcW w:w="900" w:type="dxa"/>
            <w:shd w:val="clear" w:color="auto" w:fill="auto"/>
            <w:noWrap/>
            <w:hideMark/>
          </w:tcPr>
          <w:p w14:paraId="216A4620"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3973" w:author="tao huang" w:date="2017-09-16T13:01:00Z"/>
                <w:rFonts w:eastAsia="Times New Roman" w:cs="Times New Roman"/>
                <w:color w:val="0D0D0D" w:themeColor="text1" w:themeTint="F2"/>
                <w:sz w:val="22"/>
                <w:rPrChange w:id="13974" w:author="tao huang" w:date="2017-09-17T12:05:00Z">
                  <w:rPr>
                    <w:ins w:id="13975" w:author="tao huang" w:date="2017-09-16T13:01:00Z"/>
                    <w:rFonts w:eastAsia="Times New Roman" w:cs="Times New Roman"/>
                    <w:color w:val="000000" w:themeColor="text1"/>
                    <w:sz w:val="22"/>
                  </w:rPr>
                </w:rPrChange>
              </w:rPr>
            </w:pPr>
            <w:ins w:id="13976" w:author="tao huang" w:date="2017-09-16T13:01:00Z">
              <w:r w:rsidRPr="00A60A57">
                <w:rPr>
                  <w:rFonts w:eastAsia="Times New Roman" w:cs="Times New Roman"/>
                  <w:color w:val="0D0D0D" w:themeColor="text1" w:themeTint="F2"/>
                  <w:sz w:val="22"/>
                  <w:rPrChange w:id="13977" w:author="tao huang" w:date="2017-09-17T12:05:00Z">
                    <w:rPr>
                      <w:rFonts w:eastAsia="Times New Roman" w:cs="Times New Roman"/>
                      <w:color w:val="000000" w:themeColor="text1"/>
                      <w:sz w:val="22"/>
                    </w:rPr>
                  </w:rPrChange>
                </w:rPr>
                <w:t> </w:t>
              </w:r>
            </w:ins>
          </w:p>
        </w:tc>
      </w:tr>
      <w:tr w:rsidR="00B417BD" w:rsidRPr="00A60A57" w14:paraId="7814B0FA" w14:textId="77777777" w:rsidTr="00EB5809">
        <w:trPr>
          <w:cnfStyle w:val="000000100000" w:firstRow="0" w:lastRow="0" w:firstColumn="0" w:lastColumn="0" w:oddVBand="0" w:evenVBand="0" w:oddHBand="1" w:evenHBand="0" w:firstRowFirstColumn="0" w:firstRowLastColumn="0" w:lastRowFirstColumn="0" w:lastRowLastColumn="0"/>
          <w:trHeight w:val="20"/>
          <w:jc w:val="center"/>
          <w:ins w:id="13978" w:author="tao huang" w:date="2017-09-16T13:01: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79ABFED7" w14:textId="77777777" w:rsidR="00B417BD" w:rsidRPr="00A60A57" w:rsidRDefault="00B417BD" w:rsidP="00EB5809">
            <w:pPr>
              <w:spacing w:after="0" w:line="240" w:lineRule="auto"/>
              <w:rPr>
                <w:ins w:id="13979" w:author="tao huang" w:date="2017-09-16T13:01:00Z"/>
                <w:rFonts w:eastAsia="Times New Roman" w:cs="Times New Roman"/>
                <w:b w:val="0"/>
                <w:color w:val="0D0D0D" w:themeColor="text1" w:themeTint="F2"/>
                <w:sz w:val="22"/>
                <w:rPrChange w:id="13980" w:author="tao huang" w:date="2017-09-17T12:05:00Z">
                  <w:rPr>
                    <w:ins w:id="13981" w:author="tao huang" w:date="2017-09-16T13:01:00Z"/>
                    <w:rFonts w:eastAsia="Times New Roman" w:cs="Times New Roman"/>
                    <w:b w:val="0"/>
                    <w:color w:val="000000" w:themeColor="text1"/>
                    <w:sz w:val="22"/>
                  </w:rPr>
                </w:rPrChange>
              </w:rPr>
            </w:pPr>
            <w:ins w:id="13982" w:author="tao huang" w:date="2017-09-16T13:01:00Z">
              <w:r w:rsidRPr="00A60A57">
                <w:rPr>
                  <w:rFonts w:eastAsia="Times New Roman" w:cs="Times New Roman"/>
                  <w:b w:val="0"/>
                  <w:color w:val="0D0D0D" w:themeColor="text1" w:themeTint="F2"/>
                  <w:sz w:val="22"/>
                  <w:rPrChange w:id="13983" w:author="tao huang" w:date="2017-09-17T12:05:00Z">
                    <w:rPr>
                      <w:rFonts w:eastAsia="Times New Roman" w:cs="Times New Roman"/>
                      <w:b w:val="0"/>
                      <w:color w:val="000000" w:themeColor="text1"/>
                      <w:sz w:val="22"/>
                    </w:rPr>
                  </w:rPrChange>
                </w:rPr>
                <w:t>Kurtosis of sales</w:t>
              </w:r>
            </w:ins>
          </w:p>
        </w:tc>
        <w:tc>
          <w:tcPr>
            <w:tcW w:w="900" w:type="dxa"/>
            <w:shd w:val="clear" w:color="auto" w:fill="auto"/>
            <w:hideMark/>
          </w:tcPr>
          <w:p w14:paraId="565C80A1"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3984" w:author="tao huang" w:date="2017-09-16T13:01:00Z"/>
                <w:rFonts w:eastAsia="Times New Roman" w:cs="Times New Roman"/>
                <w:color w:val="0D0D0D" w:themeColor="text1" w:themeTint="F2"/>
                <w:sz w:val="22"/>
                <w:rPrChange w:id="13985" w:author="tao huang" w:date="2017-09-17T12:05:00Z">
                  <w:rPr>
                    <w:ins w:id="13986" w:author="tao huang" w:date="2017-09-16T13:01:00Z"/>
                    <w:rFonts w:eastAsia="Times New Roman" w:cs="Times New Roman"/>
                    <w:color w:val="000000" w:themeColor="text1"/>
                    <w:sz w:val="22"/>
                  </w:rPr>
                </w:rPrChange>
              </w:rPr>
            </w:pPr>
            <w:ins w:id="13987" w:author="tao huang" w:date="2017-09-16T13:01:00Z">
              <w:r w:rsidRPr="00A60A57">
                <w:rPr>
                  <w:rFonts w:eastAsia="Times New Roman" w:cs="Times New Roman"/>
                  <w:color w:val="0D0D0D" w:themeColor="text1" w:themeTint="F2"/>
                  <w:sz w:val="22"/>
                  <w:rPrChange w:id="13988" w:author="tao huang" w:date="2017-09-17T12:05:00Z">
                    <w:rPr>
                      <w:rFonts w:eastAsia="Times New Roman" w:cs="Times New Roman"/>
                      <w:color w:val="000000" w:themeColor="text1"/>
                      <w:sz w:val="22"/>
                    </w:rPr>
                  </w:rPrChange>
                </w:rPr>
                <w:t> </w:t>
              </w:r>
            </w:ins>
          </w:p>
        </w:tc>
        <w:tc>
          <w:tcPr>
            <w:tcW w:w="900" w:type="dxa"/>
            <w:shd w:val="clear" w:color="auto" w:fill="auto"/>
            <w:hideMark/>
          </w:tcPr>
          <w:p w14:paraId="35BF8A83"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3989" w:author="tao huang" w:date="2017-09-16T13:01:00Z"/>
                <w:rFonts w:eastAsia="Times New Roman" w:cs="Times New Roman"/>
                <w:color w:val="0D0D0D" w:themeColor="text1" w:themeTint="F2"/>
                <w:sz w:val="22"/>
                <w:rPrChange w:id="13990" w:author="tao huang" w:date="2017-09-17T12:05:00Z">
                  <w:rPr>
                    <w:ins w:id="13991" w:author="tao huang" w:date="2017-09-16T13:01:00Z"/>
                    <w:rFonts w:eastAsia="Times New Roman" w:cs="Times New Roman"/>
                    <w:color w:val="000000" w:themeColor="text1"/>
                    <w:sz w:val="22"/>
                  </w:rPr>
                </w:rPrChange>
              </w:rPr>
            </w:pPr>
            <w:ins w:id="13992" w:author="tao huang" w:date="2017-09-16T13:01:00Z">
              <w:r w:rsidRPr="00A60A57">
                <w:rPr>
                  <w:rFonts w:eastAsia="Times New Roman" w:cs="Times New Roman"/>
                  <w:color w:val="0D0D0D" w:themeColor="text1" w:themeTint="F2"/>
                  <w:sz w:val="22"/>
                  <w:rPrChange w:id="13993" w:author="tao huang" w:date="2017-09-17T12:05:00Z">
                    <w:rPr>
                      <w:rFonts w:eastAsia="Times New Roman" w:cs="Times New Roman"/>
                      <w:color w:val="000000" w:themeColor="text1"/>
                      <w:sz w:val="22"/>
                    </w:rPr>
                  </w:rPrChange>
                </w:rPr>
                <w:t> </w:t>
              </w:r>
            </w:ins>
          </w:p>
        </w:tc>
        <w:tc>
          <w:tcPr>
            <w:tcW w:w="900" w:type="dxa"/>
            <w:shd w:val="clear" w:color="auto" w:fill="auto"/>
            <w:hideMark/>
          </w:tcPr>
          <w:p w14:paraId="10319E42" w14:textId="77777777" w:rsidR="00B417BD" w:rsidRPr="00A60A57" w:rsidRDefault="00B417BD" w:rsidP="00EB5809">
            <w:pPr>
              <w:spacing w:after="0" w:line="240" w:lineRule="auto"/>
              <w:jc w:val="right"/>
              <w:cnfStyle w:val="000000100000" w:firstRow="0" w:lastRow="0" w:firstColumn="0" w:lastColumn="0" w:oddVBand="0" w:evenVBand="0" w:oddHBand="1" w:evenHBand="0" w:firstRowFirstColumn="0" w:firstRowLastColumn="0" w:lastRowFirstColumn="0" w:lastRowLastColumn="0"/>
              <w:rPr>
                <w:ins w:id="13994" w:author="tao huang" w:date="2017-09-16T13:01:00Z"/>
                <w:rFonts w:eastAsia="Times New Roman" w:cs="Times New Roman"/>
                <w:color w:val="0D0D0D" w:themeColor="text1" w:themeTint="F2"/>
                <w:sz w:val="22"/>
                <w:rPrChange w:id="13995" w:author="tao huang" w:date="2017-09-17T12:05:00Z">
                  <w:rPr>
                    <w:ins w:id="13996" w:author="tao huang" w:date="2017-09-16T13:01:00Z"/>
                    <w:rFonts w:eastAsia="Times New Roman" w:cs="Times New Roman"/>
                    <w:color w:val="000000" w:themeColor="text1"/>
                    <w:sz w:val="22"/>
                  </w:rPr>
                </w:rPrChange>
              </w:rPr>
            </w:pPr>
            <w:ins w:id="13997" w:author="tao huang" w:date="2017-09-16T13:01:00Z">
              <w:r w:rsidRPr="00A60A57">
                <w:rPr>
                  <w:rFonts w:eastAsia="Times New Roman" w:cs="Times New Roman"/>
                  <w:color w:val="0D0D0D" w:themeColor="text1" w:themeTint="F2"/>
                  <w:sz w:val="22"/>
                  <w:rPrChange w:id="13998" w:author="tao huang" w:date="2017-09-17T12:05:00Z">
                    <w:rPr>
                      <w:rFonts w:eastAsia="Times New Roman" w:cs="Times New Roman"/>
                      <w:color w:val="000000" w:themeColor="text1"/>
                      <w:sz w:val="22"/>
                    </w:rPr>
                  </w:rPrChange>
                </w:rPr>
                <w:t>0.973</w:t>
              </w:r>
            </w:ins>
          </w:p>
        </w:tc>
        <w:tc>
          <w:tcPr>
            <w:tcW w:w="900" w:type="dxa"/>
            <w:shd w:val="clear" w:color="auto" w:fill="auto"/>
            <w:noWrap/>
            <w:hideMark/>
          </w:tcPr>
          <w:p w14:paraId="5A90F535"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3999" w:author="tao huang" w:date="2017-09-16T13:01:00Z"/>
                <w:rFonts w:eastAsia="Times New Roman" w:cs="Times New Roman"/>
                <w:color w:val="0D0D0D" w:themeColor="text1" w:themeTint="F2"/>
                <w:sz w:val="22"/>
                <w:rPrChange w:id="14000" w:author="tao huang" w:date="2017-09-17T12:05:00Z">
                  <w:rPr>
                    <w:ins w:id="14001" w:author="tao huang" w:date="2017-09-16T13:01:00Z"/>
                    <w:rFonts w:eastAsia="Times New Roman" w:cs="Times New Roman"/>
                    <w:color w:val="000000" w:themeColor="text1"/>
                    <w:sz w:val="22"/>
                  </w:rPr>
                </w:rPrChange>
              </w:rPr>
            </w:pPr>
            <w:ins w:id="14002" w:author="tao huang" w:date="2017-09-16T13:01:00Z">
              <w:r w:rsidRPr="00A60A57">
                <w:rPr>
                  <w:rFonts w:eastAsia="Times New Roman" w:cs="Times New Roman"/>
                  <w:color w:val="0D0D0D" w:themeColor="text1" w:themeTint="F2"/>
                  <w:sz w:val="22"/>
                  <w:rPrChange w:id="14003" w:author="tao huang" w:date="2017-09-17T12:05:00Z">
                    <w:rPr>
                      <w:rFonts w:eastAsia="Times New Roman" w:cs="Times New Roman"/>
                      <w:color w:val="000000" w:themeColor="text1"/>
                      <w:sz w:val="22"/>
                    </w:rPr>
                  </w:rPrChange>
                </w:rPr>
                <w:t> </w:t>
              </w:r>
            </w:ins>
          </w:p>
        </w:tc>
        <w:tc>
          <w:tcPr>
            <w:tcW w:w="900" w:type="dxa"/>
            <w:shd w:val="clear" w:color="auto" w:fill="auto"/>
            <w:noWrap/>
            <w:hideMark/>
          </w:tcPr>
          <w:p w14:paraId="061BEB0B"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4004" w:author="tao huang" w:date="2017-09-16T13:01:00Z"/>
                <w:rFonts w:eastAsia="Times New Roman" w:cs="Times New Roman"/>
                <w:color w:val="0D0D0D" w:themeColor="text1" w:themeTint="F2"/>
                <w:sz w:val="22"/>
                <w:rPrChange w:id="14005" w:author="tao huang" w:date="2017-09-17T12:05:00Z">
                  <w:rPr>
                    <w:ins w:id="14006" w:author="tao huang" w:date="2017-09-16T13:01:00Z"/>
                    <w:rFonts w:eastAsia="Times New Roman" w:cs="Times New Roman"/>
                    <w:color w:val="000000" w:themeColor="text1"/>
                    <w:sz w:val="22"/>
                  </w:rPr>
                </w:rPrChange>
              </w:rPr>
            </w:pPr>
            <w:ins w:id="14007" w:author="tao huang" w:date="2017-09-16T13:01:00Z">
              <w:r w:rsidRPr="00A60A57">
                <w:rPr>
                  <w:rFonts w:eastAsia="Times New Roman" w:cs="Times New Roman"/>
                  <w:color w:val="0D0D0D" w:themeColor="text1" w:themeTint="F2"/>
                  <w:sz w:val="22"/>
                  <w:rPrChange w:id="14008" w:author="tao huang" w:date="2017-09-17T12:05:00Z">
                    <w:rPr>
                      <w:rFonts w:eastAsia="Times New Roman" w:cs="Times New Roman"/>
                      <w:color w:val="000000" w:themeColor="text1"/>
                      <w:sz w:val="22"/>
                    </w:rPr>
                  </w:rPrChange>
                </w:rPr>
                <w:t> </w:t>
              </w:r>
            </w:ins>
          </w:p>
        </w:tc>
      </w:tr>
      <w:tr w:rsidR="00B417BD" w:rsidRPr="00A60A57" w14:paraId="74BD9FD5" w14:textId="77777777" w:rsidTr="00EB5809">
        <w:trPr>
          <w:trHeight w:val="20"/>
          <w:jc w:val="center"/>
          <w:ins w:id="14009" w:author="tao huang" w:date="2017-09-16T13:01: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4CD65890" w14:textId="77777777" w:rsidR="00B417BD" w:rsidRPr="00A60A57" w:rsidRDefault="00B417BD" w:rsidP="00EB5809">
            <w:pPr>
              <w:spacing w:after="0" w:line="240" w:lineRule="auto"/>
              <w:rPr>
                <w:ins w:id="14010" w:author="tao huang" w:date="2017-09-16T13:01:00Z"/>
                <w:rFonts w:eastAsia="Times New Roman" w:cs="Times New Roman"/>
                <w:b w:val="0"/>
                <w:color w:val="0D0D0D" w:themeColor="text1" w:themeTint="F2"/>
                <w:sz w:val="22"/>
                <w:rPrChange w:id="14011" w:author="tao huang" w:date="2017-09-17T12:05:00Z">
                  <w:rPr>
                    <w:ins w:id="14012" w:author="tao huang" w:date="2017-09-16T13:01:00Z"/>
                    <w:rFonts w:eastAsia="Times New Roman" w:cs="Times New Roman"/>
                    <w:b w:val="0"/>
                    <w:color w:val="000000" w:themeColor="text1"/>
                    <w:sz w:val="22"/>
                  </w:rPr>
                </w:rPrChange>
              </w:rPr>
            </w:pPr>
            <w:ins w:id="14013" w:author="tao huang" w:date="2017-09-16T13:01:00Z">
              <w:r w:rsidRPr="00A60A57">
                <w:rPr>
                  <w:rFonts w:eastAsia="Times New Roman" w:cs="Times New Roman"/>
                  <w:b w:val="0"/>
                  <w:color w:val="0D0D0D" w:themeColor="text1" w:themeTint="F2"/>
                  <w:sz w:val="22"/>
                  <w:rPrChange w:id="14014" w:author="tao huang" w:date="2017-09-17T12:05:00Z">
                    <w:rPr>
                      <w:rFonts w:eastAsia="Times New Roman" w:cs="Times New Roman"/>
                      <w:b w:val="0"/>
                      <w:color w:val="000000" w:themeColor="text1"/>
                      <w:sz w:val="22"/>
                    </w:rPr>
                  </w:rPrChange>
                </w:rPr>
                <w:t>Skewness of sales</w:t>
              </w:r>
            </w:ins>
          </w:p>
        </w:tc>
        <w:tc>
          <w:tcPr>
            <w:tcW w:w="900" w:type="dxa"/>
            <w:shd w:val="clear" w:color="auto" w:fill="auto"/>
            <w:hideMark/>
          </w:tcPr>
          <w:p w14:paraId="56105BF6"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015" w:author="tao huang" w:date="2017-09-16T13:01:00Z"/>
                <w:rFonts w:eastAsia="Times New Roman" w:cs="Times New Roman"/>
                <w:color w:val="0D0D0D" w:themeColor="text1" w:themeTint="F2"/>
                <w:sz w:val="22"/>
                <w:rPrChange w:id="14016" w:author="tao huang" w:date="2017-09-17T12:05:00Z">
                  <w:rPr>
                    <w:ins w:id="14017" w:author="tao huang" w:date="2017-09-16T13:01:00Z"/>
                    <w:rFonts w:eastAsia="Times New Roman" w:cs="Times New Roman"/>
                    <w:color w:val="000000" w:themeColor="text1"/>
                    <w:sz w:val="22"/>
                  </w:rPr>
                </w:rPrChange>
              </w:rPr>
            </w:pPr>
            <w:ins w:id="14018" w:author="tao huang" w:date="2017-09-16T13:01:00Z">
              <w:r w:rsidRPr="00A60A57">
                <w:rPr>
                  <w:rFonts w:eastAsia="Times New Roman" w:cs="Times New Roman"/>
                  <w:color w:val="0D0D0D" w:themeColor="text1" w:themeTint="F2"/>
                  <w:sz w:val="22"/>
                  <w:rPrChange w:id="14019" w:author="tao huang" w:date="2017-09-17T12:05:00Z">
                    <w:rPr>
                      <w:rFonts w:eastAsia="Times New Roman" w:cs="Times New Roman"/>
                      <w:color w:val="000000" w:themeColor="text1"/>
                      <w:sz w:val="22"/>
                    </w:rPr>
                  </w:rPrChange>
                </w:rPr>
                <w:t> </w:t>
              </w:r>
            </w:ins>
          </w:p>
        </w:tc>
        <w:tc>
          <w:tcPr>
            <w:tcW w:w="900" w:type="dxa"/>
            <w:shd w:val="clear" w:color="auto" w:fill="auto"/>
            <w:hideMark/>
          </w:tcPr>
          <w:p w14:paraId="4CA4C96D"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020" w:author="tao huang" w:date="2017-09-16T13:01:00Z"/>
                <w:rFonts w:eastAsia="Times New Roman" w:cs="Times New Roman"/>
                <w:color w:val="0D0D0D" w:themeColor="text1" w:themeTint="F2"/>
                <w:sz w:val="22"/>
                <w:rPrChange w:id="14021" w:author="tao huang" w:date="2017-09-17T12:05:00Z">
                  <w:rPr>
                    <w:ins w:id="14022" w:author="tao huang" w:date="2017-09-16T13:01:00Z"/>
                    <w:rFonts w:eastAsia="Times New Roman" w:cs="Times New Roman"/>
                    <w:color w:val="000000" w:themeColor="text1"/>
                    <w:sz w:val="22"/>
                  </w:rPr>
                </w:rPrChange>
              </w:rPr>
            </w:pPr>
            <w:ins w:id="14023" w:author="tao huang" w:date="2017-09-16T13:01:00Z">
              <w:r w:rsidRPr="00A60A57">
                <w:rPr>
                  <w:rFonts w:eastAsia="Times New Roman" w:cs="Times New Roman"/>
                  <w:color w:val="0D0D0D" w:themeColor="text1" w:themeTint="F2"/>
                  <w:sz w:val="22"/>
                  <w:rPrChange w:id="14024" w:author="tao huang" w:date="2017-09-17T12:05:00Z">
                    <w:rPr>
                      <w:rFonts w:eastAsia="Times New Roman" w:cs="Times New Roman"/>
                      <w:color w:val="000000" w:themeColor="text1"/>
                      <w:sz w:val="22"/>
                    </w:rPr>
                  </w:rPrChange>
                </w:rPr>
                <w:t> </w:t>
              </w:r>
            </w:ins>
          </w:p>
        </w:tc>
        <w:tc>
          <w:tcPr>
            <w:tcW w:w="900" w:type="dxa"/>
            <w:shd w:val="clear" w:color="auto" w:fill="auto"/>
            <w:hideMark/>
          </w:tcPr>
          <w:p w14:paraId="68D04B5D" w14:textId="77777777" w:rsidR="00B417BD" w:rsidRPr="00A60A57" w:rsidRDefault="00B417BD" w:rsidP="00EB5809">
            <w:pPr>
              <w:spacing w:after="0" w:line="240" w:lineRule="auto"/>
              <w:jc w:val="right"/>
              <w:cnfStyle w:val="000000000000" w:firstRow="0" w:lastRow="0" w:firstColumn="0" w:lastColumn="0" w:oddVBand="0" w:evenVBand="0" w:oddHBand="0" w:evenHBand="0" w:firstRowFirstColumn="0" w:firstRowLastColumn="0" w:lastRowFirstColumn="0" w:lastRowLastColumn="0"/>
              <w:rPr>
                <w:ins w:id="14025" w:author="tao huang" w:date="2017-09-16T13:01:00Z"/>
                <w:rFonts w:eastAsia="Times New Roman" w:cs="Times New Roman"/>
                <w:color w:val="0D0D0D" w:themeColor="text1" w:themeTint="F2"/>
                <w:sz w:val="22"/>
                <w:rPrChange w:id="14026" w:author="tao huang" w:date="2017-09-17T12:05:00Z">
                  <w:rPr>
                    <w:ins w:id="14027" w:author="tao huang" w:date="2017-09-16T13:01:00Z"/>
                    <w:rFonts w:eastAsia="Times New Roman" w:cs="Times New Roman"/>
                    <w:color w:val="000000" w:themeColor="text1"/>
                    <w:sz w:val="22"/>
                  </w:rPr>
                </w:rPrChange>
              </w:rPr>
            </w:pPr>
            <w:ins w:id="14028" w:author="tao huang" w:date="2017-09-16T13:01:00Z">
              <w:r w:rsidRPr="00A60A57">
                <w:rPr>
                  <w:rFonts w:eastAsia="Times New Roman" w:cs="Times New Roman"/>
                  <w:color w:val="0D0D0D" w:themeColor="text1" w:themeTint="F2"/>
                  <w:sz w:val="22"/>
                  <w:rPrChange w:id="14029" w:author="tao huang" w:date="2017-09-17T12:05:00Z">
                    <w:rPr>
                      <w:rFonts w:eastAsia="Times New Roman" w:cs="Times New Roman"/>
                      <w:color w:val="000000" w:themeColor="text1"/>
                      <w:sz w:val="22"/>
                    </w:rPr>
                  </w:rPrChange>
                </w:rPr>
                <w:t>0.881</w:t>
              </w:r>
            </w:ins>
          </w:p>
        </w:tc>
        <w:tc>
          <w:tcPr>
            <w:tcW w:w="900" w:type="dxa"/>
            <w:shd w:val="clear" w:color="auto" w:fill="auto"/>
            <w:noWrap/>
            <w:hideMark/>
          </w:tcPr>
          <w:p w14:paraId="19E816CA"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030" w:author="tao huang" w:date="2017-09-16T13:01:00Z"/>
                <w:rFonts w:eastAsia="Times New Roman" w:cs="Times New Roman"/>
                <w:color w:val="0D0D0D" w:themeColor="text1" w:themeTint="F2"/>
                <w:sz w:val="22"/>
                <w:rPrChange w:id="14031" w:author="tao huang" w:date="2017-09-17T12:05:00Z">
                  <w:rPr>
                    <w:ins w:id="14032" w:author="tao huang" w:date="2017-09-16T13:01:00Z"/>
                    <w:rFonts w:eastAsia="Times New Roman" w:cs="Times New Roman"/>
                    <w:color w:val="000000" w:themeColor="text1"/>
                    <w:sz w:val="22"/>
                  </w:rPr>
                </w:rPrChange>
              </w:rPr>
            </w:pPr>
            <w:ins w:id="14033" w:author="tao huang" w:date="2017-09-16T13:01:00Z">
              <w:r w:rsidRPr="00A60A57">
                <w:rPr>
                  <w:rFonts w:eastAsia="Times New Roman" w:cs="Times New Roman"/>
                  <w:color w:val="0D0D0D" w:themeColor="text1" w:themeTint="F2"/>
                  <w:sz w:val="22"/>
                  <w:rPrChange w:id="14034" w:author="tao huang" w:date="2017-09-17T12:05:00Z">
                    <w:rPr>
                      <w:rFonts w:eastAsia="Times New Roman" w:cs="Times New Roman"/>
                      <w:color w:val="000000" w:themeColor="text1"/>
                      <w:sz w:val="22"/>
                    </w:rPr>
                  </w:rPrChange>
                </w:rPr>
                <w:t> </w:t>
              </w:r>
            </w:ins>
          </w:p>
        </w:tc>
        <w:tc>
          <w:tcPr>
            <w:tcW w:w="900" w:type="dxa"/>
            <w:shd w:val="clear" w:color="auto" w:fill="auto"/>
            <w:noWrap/>
            <w:hideMark/>
          </w:tcPr>
          <w:p w14:paraId="77BEFB5A"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035" w:author="tao huang" w:date="2017-09-16T13:01:00Z"/>
                <w:rFonts w:eastAsia="Times New Roman" w:cs="Times New Roman"/>
                <w:color w:val="0D0D0D" w:themeColor="text1" w:themeTint="F2"/>
                <w:sz w:val="22"/>
                <w:rPrChange w:id="14036" w:author="tao huang" w:date="2017-09-17T12:05:00Z">
                  <w:rPr>
                    <w:ins w:id="14037" w:author="tao huang" w:date="2017-09-16T13:01:00Z"/>
                    <w:rFonts w:eastAsia="Times New Roman" w:cs="Times New Roman"/>
                    <w:color w:val="000000" w:themeColor="text1"/>
                    <w:sz w:val="22"/>
                  </w:rPr>
                </w:rPrChange>
              </w:rPr>
            </w:pPr>
            <w:ins w:id="14038" w:author="tao huang" w:date="2017-09-16T13:01:00Z">
              <w:r w:rsidRPr="00A60A57">
                <w:rPr>
                  <w:rFonts w:eastAsia="Times New Roman" w:cs="Times New Roman"/>
                  <w:color w:val="0D0D0D" w:themeColor="text1" w:themeTint="F2"/>
                  <w:sz w:val="22"/>
                  <w:rPrChange w:id="14039" w:author="tao huang" w:date="2017-09-17T12:05:00Z">
                    <w:rPr>
                      <w:rFonts w:eastAsia="Times New Roman" w:cs="Times New Roman"/>
                      <w:color w:val="000000" w:themeColor="text1"/>
                      <w:sz w:val="22"/>
                    </w:rPr>
                  </w:rPrChange>
                </w:rPr>
                <w:t> </w:t>
              </w:r>
            </w:ins>
          </w:p>
        </w:tc>
      </w:tr>
      <w:tr w:rsidR="00B417BD" w:rsidRPr="00A60A57" w14:paraId="4ED7E459" w14:textId="77777777" w:rsidTr="00EB5809">
        <w:trPr>
          <w:cnfStyle w:val="000000100000" w:firstRow="0" w:lastRow="0" w:firstColumn="0" w:lastColumn="0" w:oddVBand="0" w:evenVBand="0" w:oddHBand="1" w:evenHBand="0" w:firstRowFirstColumn="0" w:firstRowLastColumn="0" w:lastRowFirstColumn="0" w:lastRowLastColumn="0"/>
          <w:trHeight w:val="20"/>
          <w:jc w:val="center"/>
          <w:ins w:id="14040" w:author="tao huang" w:date="2017-09-16T13:01: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29A99D33" w14:textId="77777777" w:rsidR="00B417BD" w:rsidRPr="00A60A57" w:rsidRDefault="00B417BD" w:rsidP="00EB5809">
            <w:pPr>
              <w:spacing w:after="0" w:line="240" w:lineRule="auto"/>
              <w:rPr>
                <w:ins w:id="14041" w:author="tao huang" w:date="2017-09-16T13:01:00Z"/>
                <w:rFonts w:eastAsia="Times New Roman" w:cs="Times New Roman"/>
                <w:b w:val="0"/>
                <w:color w:val="0D0D0D" w:themeColor="text1" w:themeTint="F2"/>
                <w:sz w:val="22"/>
                <w:rPrChange w:id="14042" w:author="tao huang" w:date="2017-09-17T12:05:00Z">
                  <w:rPr>
                    <w:ins w:id="14043" w:author="tao huang" w:date="2017-09-16T13:01:00Z"/>
                    <w:rFonts w:eastAsia="Times New Roman" w:cs="Times New Roman"/>
                    <w:b w:val="0"/>
                    <w:color w:val="000000" w:themeColor="text1"/>
                    <w:sz w:val="22"/>
                  </w:rPr>
                </w:rPrChange>
              </w:rPr>
            </w:pPr>
            <w:ins w:id="14044" w:author="tao huang" w:date="2017-09-16T13:01:00Z">
              <w:r w:rsidRPr="00A60A57">
                <w:rPr>
                  <w:rFonts w:eastAsia="Times New Roman" w:cs="Times New Roman"/>
                  <w:b w:val="0"/>
                  <w:color w:val="0D0D0D" w:themeColor="text1" w:themeTint="F2"/>
                  <w:sz w:val="22"/>
                  <w:rPrChange w:id="14045" w:author="tao huang" w:date="2017-09-17T12:05:00Z">
                    <w:rPr>
                      <w:rFonts w:eastAsia="Times New Roman" w:cs="Times New Roman"/>
                      <w:b w:val="0"/>
                      <w:color w:val="000000" w:themeColor="text1"/>
                      <w:sz w:val="22"/>
                    </w:rPr>
                  </w:rPrChange>
                </w:rPr>
                <w:t>Standard deviation of price</w:t>
              </w:r>
            </w:ins>
          </w:p>
        </w:tc>
        <w:tc>
          <w:tcPr>
            <w:tcW w:w="900" w:type="dxa"/>
            <w:shd w:val="clear" w:color="auto" w:fill="auto"/>
            <w:hideMark/>
          </w:tcPr>
          <w:p w14:paraId="6B0079E1"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4046" w:author="tao huang" w:date="2017-09-16T13:01:00Z"/>
                <w:rFonts w:eastAsia="Times New Roman" w:cs="Times New Roman"/>
                <w:color w:val="0D0D0D" w:themeColor="text1" w:themeTint="F2"/>
                <w:sz w:val="22"/>
                <w:rPrChange w:id="14047" w:author="tao huang" w:date="2017-09-17T12:05:00Z">
                  <w:rPr>
                    <w:ins w:id="14048" w:author="tao huang" w:date="2017-09-16T13:01:00Z"/>
                    <w:rFonts w:eastAsia="Times New Roman" w:cs="Times New Roman"/>
                    <w:color w:val="000000" w:themeColor="text1"/>
                    <w:sz w:val="22"/>
                  </w:rPr>
                </w:rPrChange>
              </w:rPr>
            </w:pPr>
            <w:ins w:id="14049" w:author="tao huang" w:date="2017-09-16T13:01:00Z">
              <w:r w:rsidRPr="00A60A57">
                <w:rPr>
                  <w:rFonts w:eastAsia="Times New Roman" w:cs="Times New Roman"/>
                  <w:color w:val="0D0D0D" w:themeColor="text1" w:themeTint="F2"/>
                  <w:sz w:val="22"/>
                  <w:rPrChange w:id="14050" w:author="tao huang" w:date="2017-09-17T12:05:00Z">
                    <w:rPr>
                      <w:rFonts w:eastAsia="Times New Roman" w:cs="Times New Roman"/>
                      <w:color w:val="000000" w:themeColor="text1"/>
                      <w:sz w:val="22"/>
                    </w:rPr>
                  </w:rPrChange>
                </w:rPr>
                <w:t> </w:t>
              </w:r>
            </w:ins>
          </w:p>
        </w:tc>
        <w:tc>
          <w:tcPr>
            <w:tcW w:w="900" w:type="dxa"/>
            <w:shd w:val="clear" w:color="auto" w:fill="auto"/>
            <w:hideMark/>
          </w:tcPr>
          <w:p w14:paraId="0C508A1A"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4051" w:author="tao huang" w:date="2017-09-16T13:01:00Z"/>
                <w:rFonts w:eastAsia="Times New Roman" w:cs="Times New Roman"/>
                <w:color w:val="0D0D0D" w:themeColor="text1" w:themeTint="F2"/>
                <w:sz w:val="22"/>
                <w:rPrChange w:id="14052" w:author="tao huang" w:date="2017-09-17T12:05:00Z">
                  <w:rPr>
                    <w:ins w:id="14053" w:author="tao huang" w:date="2017-09-16T13:01:00Z"/>
                    <w:rFonts w:eastAsia="Times New Roman" w:cs="Times New Roman"/>
                    <w:color w:val="000000" w:themeColor="text1"/>
                    <w:sz w:val="22"/>
                  </w:rPr>
                </w:rPrChange>
              </w:rPr>
            </w:pPr>
            <w:ins w:id="14054" w:author="tao huang" w:date="2017-09-16T13:01:00Z">
              <w:r w:rsidRPr="00A60A57">
                <w:rPr>
                  <w:rFonts w:eastAsia="Times New Roman" w:cs="Times New Roman"/>
                  <w:color w:val="0D0D0D" w:themeColor="text1" w:themeTint="F2"/>
                  <w:sz w:val="22"/>
                  <w:rPrChange w:id="14055" w:author="tao huang" w:date="2017-09-17T12:05:00Z">
                    <w:rPr>
                      <w:rFonts w:eastAsia="Times New Roman" w:cs="Times New Roman"/>
                      <w:color w:val="000000" w:themeColor="text1"/>
                      <w:sz w:val="22"/>
                    </w:rPr>
                  </w:rPrChange>
                </w:rPr>
                <w:t> </w:t>
              </w:r>
            </w:ins>
          </w:p>
        </w:tc>
        <w:tc>
          <w:tcPr>
            <w:tcW w:w="900" w:type="dxa"/>
            <w:shd w:val="clear" w:color="auto" w:fill="auto"/>
            <w:noWrap/>
            <w:hideMark/>
          </w:tcPr>
          <w:p w14:paraId="08CEC783"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4056" w:author="tao huang" w:date="2017-09-16T13:01:00Z"/>
                <w:rFonts w:eastAsia="Times New Roman" w:cs="Times New Roman"/>
                <w:color w:val="0D0D0D" w:themeColor="text1" w:themeTint="F2"/>
                <w:sz w:val="22"/>
                <w:rPrChange w:id="14057" w:author="tao huang" w:date="2017-09-17T12:05:00Z">
                  <w:rPr>
                    <w:ins w:id="14058" w:author="tao huang" w:date="2017-09-16T13:01:00Z"/>
                    <w:rFonts w:eastAsia="Times New Roman" w:cs="Times New Roman"/>
                    <w:color w:val="000000" w:themeColor="text1"/>
                    <w:sz w:val="22"/>
                  </w:rPr>
                </w:rPrChange>
              </w:rPr>
            </w:pPr>
            <w:ins w:id="14059" w:author="tao huang" w:date="2017-09-16T13:01:00Z">
              <w:r w:rsidRPr="00A60A57">
                <w:rPr>
                  <w:rFonts w:eastAsia="Times New Roman" w:cs="Times New Roman"/>
                  <w:color w:val="0D0D0D" w:themeColor="text1" w:themeTint="F2"/>
                  <w:sz w:val="22"/>
                  <w:rPrChange w:id="14060" w:author="tao huang" w:date="2017-09-17T12:05:00Z">
                    <w:rPr>
                      <w:rFonts w:eastAsia="Times New Roman" w:cs="Times New Roman"/>
                      <w:color w:val="000000" w:themeColor="text1"/>
                      <w:sz w:val="22"/>
                    </w:rPr>
                  </w:rPrChange>
                </w:rPr>
                <w:t> </w:t>
              </w:r>
            </w:ins>
          </w:p>
        </w:tc>
        <w:tc>
          <w:tcPr>
            <w:tcW w:w="900" w:type="dxa"/>
            <w:shd w:val="clear" w:color="auto" w:fill="auto"/>
            <w:hideMark/>
          </w:tcPr>
          <w:p w14:paraId="7FC8ABAD" w14:textId="77777777" w:rsidR="00B417BD" w:rsidRPr="00A60A57" w:rsidRDefault="00B417BD" w:rsidP="00EB5809">
            <w:pPr>
              <w:spacing w:after="0" w:line="240" w:lineRule="auto"/>
              <w:jc w:val="right"/>
              <w:cnfStyle w:val="000000100000" w:firstRow="0" w:lastRow="0" w:firstColumn="0" w:lastColumn="0" w:oddVBand="0" w:evenVBand="0" w:oddHBand="1" w:evenHBand="0" w:firstRowFirstColumn="0" w:firstRowLastColumn="0" w:lastRowFirstColumn="0" w:lastRowLastColumn="0"/>
              <w:rPr>
                <w:ins w:id="14061" w:author="tao huang" w:date="2017-09-16T13:01:00Z"/>
                <w:rFonts w:eastAsia="Times New Roman" w:cs="Times New Roman"/>
                <w:color w:val="0D0D0D" w:themeColor="text1" w:themeTint="F2"/>
                <w:sz w:val="22"/>
                <w:rPrChange w:id="14062" w:author="tao huang" w:date="2017-09-17T12:05:00Z">
                  <w:rPr>
                    <w:ins w:id="14063" w:author="tao huang" w:date="2017-09-16T13:01:00Z"/>
                    <w:rFonts w:eastAsia="Times New Roman" w:cs="Times New Roman"/>
                    <w:color w:val="000000" w:themeColor="text1"/>
                    <w:sz w:val="22"/>
                  </w:rPr>
                </w:rPrChange>
              </w:rPr>
            </w:pPr>
            <w:ins w:id="14064" w:author="tao huang" w:date="2017-09-16T13:01:00Z">
              <w:r w:rsidRPr="00A60A57">
                <w:rPr>
                  <w:rFonts w:eastAsia="Times New Roman" w:cs="Times New Roman"/>
                  <w:color w:val="0D0D0D" w:themeColor="text1" w:themeTint="F2"/>
                  <w:sz w:val="22"/>
                  <w:rPrChange w:id="14065" w:author="tao huang" w:date="2017-09-17T12:05:00Z">
                    <w:rPr>
                      <w:rFonts w:eastAsia="Times New Roman" w:cs="Times New Roman"/>
                      <w:color w:val="000000" w:themeColor="text1"/>
                      <w:sz w:val="22"/>
                    </w:rPr>
                  </w:rPrChange>
                </w:rPr>
                <w:t>0.987</w:t>
              </w:r>
            </w:ins>
          </w:p>
        </w:tc>
        <w:tc>
          <w:tcPr>
            <w:tcW w:w="900" w:type="dxa"/>
            <w:shd w:val="clear" w:color="auto" w:fill="auto"/>
            <w:hideMark/>
          </w:tcPr>
          <w:p w14:paraId="506F09CD"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4066" w:author="tao huang" w:date="2017-09-16T13:01:00Z"/>
                <w:rFonts w:eastAsia="Times New Roman" w:cs="Times New Roman"/>
                <w:color w:val="0D0D0D" w:themeColor="text1" w:themeTint="F2"/>
                <w:sz w:val="22"/>
                <w:rPrChange w:id="14067" w:author="tao huang" w:date="2017-09-17T12:05:00Z">
                  <w:rPr>
                    <w:ins w:id="14068" w:author="tao huang" w:date="2017-09-16T13:01:00Z"/>
                    <w:rFonts w:eastAsia="Times New Roman" w:cs="Times New Roman"/>
                    <w:color w:val="000000" w:themeColor="text1"/>
                    <w:sz w:val="22"/>
                  </w:rPr>
                </w:rPrChange>
              </w:rPr>
            </w:pPr>
            <w:ins w:id="14069" w:author="tao huang" w:date="2017-09-16T13:01:00Z">
              <w:r w:rsidRPr="00A60A57">
                <w:rPr>
                  <w:rFonts w:eastAsia="Times New Roman" w:cs="Times New Roman"/>
                  <w:color w:val="0D0D0D" w:themeColor="text1" w:themeTint="F2"/>
                  <w:sz w:val="22"/>
                  <w:rPrChange w:id="14070" w:author="tao huang" w:date="2017-09-17T12:05:00Z">
                    <w:rPr>
                      <w:rFonts w:eastAsia="Times New Roman" w:cs="Times New Roman"/>
                      <w:color w:val="000000" w:themeColor="text1"/>
                      <w:sz w:val="22"/>
                    </w:rPr>
                  </w:rPrChange>
                </w:rPr>
                <w:t> </w:t>
              </w:r>
            </w:ins>
          </w:p>
        </w:tc>
      </w:tr>
      <w:tr w:rsidR="00B417BD" w:rsidRPr="00A60A57" w14:paraId="5804797A" w14:textId="77777777" w:rsidTr="00EB5809">
        <w:trPr>
          <w:trHeight w:val="20"/>
          <w:jc w:val="center"/>
          <w:ins w:id="14071" w:author="tao huang" w:date="2017-09-16T13:01: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4B60133B" w14:textId="77777777" w:rsidR="00B417BD" w:rsidRPr="00A60A57" w:rsidRDefault="00B417BD" w:rsidP="00EB5809">
            <w:pPr>
              <w:spacing w:after="0" w:line="240" w:lineRule="auto"/>
              <w:rPr>
                <w:ins w:id="14072" w:author="tao huang" w:date="2017-09-16T13:01:00Z"/>
                <w:rFonts w:eastAsia="Times New Roman" w:cs="Times New Roman"/>
                <w:b w:val="0"/>
                <w:color w:val="0D0D0D" w:themeColor="text1" w:themeTint="F2"/>
                <w:sz w:val="22"/>
                <w:rPrChange w:id="14073" w:author="tao huang" w:date="2017-09-17T12:05:00Z">
                  <w:rPr>
                    <w:ins w:id="14074" w:author="tao huang" w:date="2017-09-16T13:01:00Z"/>
                    <w:rFonts w:eastAsia="Times New Roman" w:cs="Times New Roman"/>
                    <w:b w:val="0"/>
                    <w:color w:val="000000" w:themeColor="text1"/>
                    <w:sz w:val="22"/>
                  </w:rPr>
                </w:rPrChange>
              </w:rPr>
            </w:pPr>
            <w:ins w:id="14075" w:author="tao huang" w:date="2017-09-16T13:01:00Z">
              <w:r w:rsidRPr="00A60A57">
                <w:rPr>
                  <w:rFonts w:eastAsia="Times New Roman" w:cs="Times New Roman"/>
                  <w:b w:val="0"/>
                  <w:color w:val="0D0D0D" w:themeColor="text1" w:themeTint="F2"/>
                  <w:sz w:val="22"/>
                  <w:rPrChange w:id="14076" w:author="tao huang" w:date="2017-09-17T12:05:00Z">
                    <w:rPr>
                      <w:rFonts w:eastAsia="Times New Roman" w:cs="Times New Roman"/>
                      <w:b w:val="0"/>
                      <w:color w:val="000000" w:themeColor="text1"/>
                      <w:sz w:val="22"/>
                    </w:rPr>
                  </w:rPrChange>
                </w:rPr>
                <w:t>Average price</w:t>
              </w:r>
            </w:ins>
          </w:p>
        </w:tc>
        <w:tc>
          <w:tcPr>
            <w:tcW w:w="900" w:type="dxa"/>
            <w:shd w:val="clear" w:color="auto" w:fill="auto"/>
            <w:noWrap/>
            <w:hideMark/>
          </w:tcPr>
          <w:p w14:paraId="3FCEA3A9"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077" w:author="tao huang" w:date="2017-09-16T13:01:00Z"/>
                <w:rFonts w:eastAsia="Times New Roman" w:cs="Times New Roman"/>
                <w:color w:val="0D0D0D" w:themeColor="text1" w:themeTint="F2"/>
                <w:sz w:val="22"/>
                <w:rPrChange w:id="14078" w:author="tao huang" w:date="2017-09-17T12:05:00Z">
                  <w:rPr>
                    <w:ins w:id="14079" w:author="tao huang" w:date="2017-09-16T13:01:00Z"/>
                    <w:rFonts w:eastAsia="Times New Roman" w:cs="Times New Roman"/>
                    <w:color w:val="000000" w:themeColor="text1"/>
                    <w:sz w:val="22"/>
                  </w:rPr>
                </w:rPrChange>
              </w:rPr>
            </w:pPr>
            <w:ins w:id="14080" w:author="tao huang" w:date="2017-09-16T13:01:00Z">
              <w:r w:rsidRPr="00A60A57">
                <w:rPr>
                  <w:rFonts w:eastAsia="Times New Roman" w:cs="Times New Roman"/>
                  <w:color w:val="0D0D0D" w:themeColor="text1" w:themeTint="F2"/>
                  <w:sz w:val="22"/>
                  <w:rPrChange w:id="14081" w:author="tao huang" w:date="2017-09-17T12:05:00Z">
                    <w:rPr>
                      <w:rFonts w:eastAsia="Times New Roman" w:cs="Times New Roman"/>
                      <w:color w:val="000000" w:themeColor="text1"/>
                      <w:sz w:val="22"/>
                    </w:rPr>
                  </w:rPrChange>
                </w:rPr>
                <w:t> </w:t>
              </w:r>
            </w:ins>
          </w:p>
        </w:tc>
        <w:tc>
          <w:tcPr>
            <w:tcW w:w="900" w:type="dxa"/>
            <w:shd w:val="clear" w:color="auto" w:fill="auto"/>
            <w:noWrap/>
            <w:hideMark/>
          </w:tcPr>
          <w:p w14:paraId="75697371"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082" w:author="tao huang" w:date="2017-09-16T13:01:00Z"/>
                <w:rFonts w:eastAsia="Times New Roman" w:cs="Times New Roman"/>
                <w:color w:val="0D0D0D" w:themeColor="text1" w:themeTint="F2"/>
                <w:sz w:val="22"/>
                <w:rPrChange w:id="14083" w:author="tao huang" w:date="2017-09-17T12:05:00Z">
                  <w:rPr>
                    <w:ins w:id="14084" w:author="tao huang" w:date="2017-09-16T13:01:00Z"/>
                    <w:rFonts w:eastAsia="Times New Roman" w:cs="Times New Roman"/>
                    <w:color w:val="000000" w:themeColor="text1"/>
                    <w:sz w:val="22"/>
                  </w:rPr>
                </w:rPrChange>
              </w:rPr>
            </w:pPr>
            <w:ins w:id="14085" w:author="tao huang" w:date="2017-09-16T13:01:00Z">
              <w:r w:rsidRPr="00A60A57">
                <w:rPr>
                  <w:rFonts w:eastAsia="Times New Roman" w:cs="Times New Roman"/>
                  <w:color w:val="0D0D0D" w:themeColor="text1" w:themeTint="F2"/>
                  <w:sz w:val="22"/>
                  <w:rPrChange w:id="14086" w:author="tao huang" w:date="2017-09-17T12:05:00Z">
                    <w:rPr>
                      <w:rFonts w:eastAsia="Times New Roman" w:cs="Times New Roman"/>
                      <w:color w:val="000000" w:themeColor="text1"/>
                      <w:sz w:val="22"/>
                    </w:rPr>
                  </w:rPrChange>
                </w:rPr>
                <w:t> </w:t>
              </w:r>
            </w:ins>
          </w:p>
        </w:tc>
        <w:tc>
          <w:tcPr>
            <w:tcW w:w="900" w:type="dxa"/>
            <w:shd w:val="clear" w:color="auto" w:fill="auto"/>
            <w:noWrap/>
            <w:hideMark/>
          </w:tcPr>
          <w:p w14:paraId="697EA937"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087" w:author="tao huang" w:date="2017-09-16T13:01:00Z"/>
                <w:rFonts w:eastAsia="Times New Roman" w:cs="Times New Roman"/>
                <w:color w:val="0D0D0D" w:themeColor="text1" w:themeTint="F2"/>
                <w:sz w:val="22"/>
                <w:rPrChange w:id="14088" w:author="tao huang" w:date="2017-09-17T12:05:00Z">
                  <w:rPr>
                    <w:ins w:id="14089" w:author="tao huang" w:date="2017-09-16T13:01:00Z"/>
                    <w:rFonts w:eastAsia="Times New Roman" w:cs="Times New Roman"/>
                    <w:color w:val="000000" w:themeColor="text1"/>
                    <w:sz w:val="22"/>
                  </w:rPr>
                </w:rPrChange>
              </w:rPr>
            </w:pPr>
            <w:ins w:id="14090" w:author="tao huang" w:date="2017-09-16T13:01:00Z">
              <w:r w:rsidRPr="00A60A57">
                <w:rPr>
                  <w:rFonts w:eastAsia="Times New Roman" w:cs="Times New Roman"/>
                  <w:color w:val="0D0D0D" w:themeColor="text1" w:themeTint="F2"/>
                  <w:sz w:val="22"/>
                  <w:rPrChange w:id="14091" w:author="tao huang" w:date="2017-09-17T12:05:00Z">
                    <w:rPr>
                      <w:rFonts w:eastAsia="Times New Roman" w:cs="Times New Roman"/>
                      <w:color w:val="000000" w:themeColor="text1"/>
                      <w:sz w:val="22"/>
                    </w:rPr>
                  </w:rPrChange>
                </w:rPr>
                <w:t> </w:t>
              </w:r>
            </w:ins>
          </w:p>
        </w:tc>
        <w:tc>
          <w:tcPr>
            <w:tcW w:w="900" w:type="dxa"/>
            <w:shd w:val="clear" w:color="auto" w:fill="auto"/>
            <w:hideMark/>
          </w:tcPr>
          <w:p w14:paraId="3B2E83DD" w14:textId="77777777" w:rsidR="00B417BD" w:rsidRPr="00A60A57" w:rsidRDefault="00B417BD" w:rsidP="00EB5809">
            <w:pPr>
              <w:spacing w:after="0" w:line="240" w:lineRule="auto"/>
              <w:jc w:val="right"/>
              <w:cnfStyle w:val="000000000000" w:firstRow="0" w:lastRow="0" w:firstColumn="0" w:lastColumn="0" w:oddVBand="0" w:evenVBand="0" w:oddHBand="0" w:evenHBand="0" w:firstRowFirstColumn="0" w:firstRowLastColumn="0" w:lastRowFirstColumn="0" w:lastRowLastColumn="0"/>
              <w:rPr>
                <w:ins w:id="14092" w:author="tao huang" w:date="2017-09-16T13:01:00Z"/>
                <w:rFonts w:eastAsia="Times New Roman" w:cs="Times New Roman"/>
                <w:color w:val="0D0D0D" w:themeColor="text1" w:themeTint="F2"/>
                <w:sz w:val="22"/>
                <w:rPrChange w:id="14093" w:author="tao huang" w:date="2017-09-17T12:05:00Z">
                  <w:rPr>
                    <w:ins w:id="14094" w:author="tao huang" w:date="2017-09-16T13:01:00Z"/>
                    <w:rFonts w:eastAsia="Times New Roman" w:cs="Times New Roman"/>
                    <w:color w:val="000000" w:themeColor="text1"/>
                    <w:sz w:val="22"/>
                  </w:rPr>
                </w:rPrChange>
              </w:rPr>
            </w:pPr>
            <w:ins w:id="14095" w:author="tao huang" w:date="2017-09-16T13:01:00Z">
              <w:r w:rsidRPr="00A60A57">
                <w:rPr>
                  <w:rFonts w:eastAsia="Times New Roman" w:cs="Times New Roman"/>
                  <w:color w:val="0D0D0D" w:themeColor="text1" w:themeTint="F2"/>
                  <w:sz w:val="22"/>
                  <w:rPrChange w:id="14096" w:author="tao huang" w:date="2017-09-17T12:05:00Z">
                    <w:rPr>
                      <w:rFonts w:eastAsia="Times New Roman" w:cs="Times New Roman"/>
                      <w:color w:val="000000" w:themeColor="text1"/>
                      <w:sz w:val="22"/>
                    </w:rPr>
                  </w:rPrChange>
                </w:rPr>
                <w:t>0.831</w:t>
              </w:r>
            </w:ins>
          </w:p>
        </w:tc>
        <w:tc>
          <w:tcPr>
            <w:tcW w:w="900" w:type="dxa"/>
            <w:shd w:val="clear" w:color="auto" w:fill="auto"/>
            <w:hideMark/>
          </w:tcPr>
          <w:p w14:paraId="028589CF"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097" w:author="tao huang" w:date="2017-09-16T13:01:00Z"/>
                <w:rFonts w:eastAsia="Times New Roman" w:cs="Times New Roman"/>
                <w:color w:val="0D0D0D" w:themeColor="text1" w:themeTint="F2"/>
                <w:sz w:val="22"/>
                <w:rPrChange w:id="14098" w:author="tao huang" w:date="2017-09-17T12:05:00Z">
                  <w:rPr>
                    <w:ins w:id="14099" w:author="tao huang" w:date="2017-09-16T13:01:00Z"/>
                    <w:rFonts w:eastAsia="Times New Roman" w:cs="Times New Roman"/>
                    <w:color w:val="000000" w:themeColor="text1"/>
                    <w:sz w:val="22"/>
                  </w:rPr>
                </w:rPrChange>
              </w:rPr>
            </w:pPr>
            <w:ins w:id="14100" w:author="tao huang" w:date="2017-09-16T13:01:00Z">
              <w:r w:rsidRPr="00A60A57">
                <w:rPr>
                  <w:rFonts w:eastAsia="Times New Roman" w:cs="Times New Roman"/>
                  <w:color w:val="0D0D0D" w:themeColor="text1" w:themeTint="F2"/>
                  <w:sz w:val="22"/>
                  <w:rPrChange w:id="14101" w:author="tao huang" w:date="2017-09-17T12:05:00Z">
                    <w:rPr>
                      <w:rFonts w:eastAsia="Times New Roman" w:cs="Times New Roman"/>
                      <w:color w:val="000000" w:themeColor="text1"/>
                      <w:sz w:val="22"/>
                    </w:rPr>
                  </w:rPrChange>
                </w:rPr>
                <w:t> </w:t>
              </w:r>
            </w:ins>
          </w:p>
        </w:tc>
      </w:tr>
      <w:tr w:rsidR="00B417BD" w:rsidRPr="00A60A57" w14:paraId="67CB482E" w14:textId="77777777" w:rsidTr="00EB5809">
        <w:trPr>
          <w:cnfStyle w:val="000000100000" w:firstRow="0" w:lastRow="0" w:firstColumn="0" w:lastColumn="0" w:oddVBand="0" w:evenVBand="0" w:oddHBand="1" w:evenHBand="0" w:firstRowFirstColumn="0" w:firstRowLastColumn="0" w:lastRowFirstColumn="0" w:lastRowLastColumn="0"/>
          <w:trHeight w:val="20"/>
          <w:jc w:val="center"/>
          <w:ins w:id="14102" w:author="tao huang" w:date="2017-09-16T13:01: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3EB52EC4" w14:textId="77777777" w:rsidR="00B417BD" w:rsidRPr="00A60A57" w:rsidRDefault="00B417BD" w:rsidP="00EB5809">
            <w:pPr>
              <w:spacing w:after="0" w:line="240" w:lineRule="auto"/>
              <w:rPr>
                <w:ins w:id="14103" w:author="tao huang" w:date="2017-09-16T13:01:00Z"/>
                <w:rFonts w:eastAsia="Times New Roman" w:cs="Times New Roman"/>
                <w:b w:val="0"/>
                <w:color w:val="0D0D0D" w:themeColor="text1" w:themeTint="F2"/>
                <w:sz w:val="22"/>
                <w:rPrChange w:id="14104" w:author="tao huang" w:date="2017-09-17T12:05:00Z">
                  <w:rPr>
                    <w:ins w:id="14105" w:author="tao huang" w:date="2017-09-16T13:01:00Z"/>
                    <w:rFonts w:eastAsia="Times New Roman" w:cs="Times New Roman"/>
                    <w:b w:val="0"/>
                    <w:color w:val="000000" w:themeColor="text1"/>
                    <w:sz w:val="22"/>
                  </w:rPr>
                </w:rPrChange>
              </w:rPr>
            </w:pPr>
            <w:ins w:id="14106" w:author="tao huang" w:date="2017-09-16T13:01:00Z">
              <w:r w:rsidRPr="00A60A57">
                <w:rPr>
                  <w:rFonts w:eastAsia="Times New Roman" w:cs="Times New Roman"/>
                  <w:b w:val="0"/>
                  <w:color w:val="0D0D0D" w:themeColor="text1" w:themeTint="F2"/>
                  <w:sz w:val="22"/>
                  <w:rPrChange w:id="14107" w:author="tao huang" w:date="2017-09-17T12:05:00Z">
                    <w:rPr>
                      <w:rFonts w:eastAsia="Times New Roman" w:cs="Times New Roman"/>
                      <w:b w:val="0"/>
                      <w:color w:val="000000" w:themeColor="text1"/>
                      <w:sz w:val="22"/>
                    </w:rPr>
                  </w:rPrChange>
                </w:rPr>
                <w:t>Randomness</w:t>
              </w:r>
            </w:ins>
          </w:p>
        </w:tc>
        <w:tc>
          <w:tcPr>
            <w:tcW w:w="900" w:type="dxa"/>
            <w:shd w:val="clear" w:color="auto" w:fill="auto"/>
            <w:noWrap/>
            <w:hideMark/>
          </w:tcPr>
          <w:p w14:paraId="47CFDFD5"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4108" w:author="tao huang" w:date="2017-09-16T13:01:00Z"/>
                <w:rFonts w:eastAsia="Times New Roman" w:cs="Times New Roman"/>
                <w:color w:val="0D0D0D" w:themeColor="text1" w:themeTint="F2"/>
                <w:sz w:val="22"/>
                <w:rPrChange w:id="14109" w:author="tao huang" w:date="2017-09-17T12:05:00Z">
                  <w:rPr>
                    <w:ins w:id="14110" w:author="tao huang" w:date="2017-09-16T13:01:00Z"/>
                    <w:rFonts w:eastAsia="Times New Roman" w:cs="Times New Roman"/>
                    <w:color w:val="000000" w:themeColor="text1"/>
                    <w:sz w:val="22"/>
                  </w:rPr>
                </w:rPrChange>
              </w:rPr>
            </w:pPr>
            <w:ins w:id="14111" w:author="tao huang" w:date="2017-09-16T13:01:00Z">
              <w:r w:rsidRPr="00A60A57">
                <w:rPr>
                  <w:rFonts w:eastAsia="Times New Roman" w:cs="Times New Roman"/>
                  <w:color w:val="0D0D0D" w:themeColor="text1" w:themeTint="F2"/>
                  <w:sz w:val="22"/>
                  <w:rPrChange w:id="14112" w:author="tao huang" w:date="2017-09-17T12:05:00Z">
                    <w:rPr>
                      <w:rFonts w:eastAsia="Times New Roman" w:cs="Times New Roman"/>
                      <w:color w:val="000000" w:themeColor="text1"/>
                      <w:sz w:val="22"/>
                    </w:rPr>
                  </w:rPrChange>
                </w:rPr>
                <w:t> </w:t>
              </w:r>
            </w:ins>
          </w:p>
        </w:tc>
        <w:tc>
          <w:tcPr>
            <w:tcW w:w="900" w:type="dxa"/>
            <w:shd w:val="clear" w:color="auto" w:fill="auto"/>
            <w:hideMark/>
          </w:tcPr>
          <w:p w14:paraId="0CCAC4ED"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4113" w:author="tao huang" w:date="2017-09-16T13:01:00Z"/>
                <w:rFonts w:eastAsia="Times New Roman" w:cs="Times New Roman"/>
                <w:color w:val="0D0D0D" w:themeColor="text1" w:themeTint="F2"/>
                <w:sz w:val="22"/>
                <w:rPrChange w:id="14114" w:author="tao huang" w:date="2017-09-17T12:05:00Z">
                  <w:rPr>
                    <w:ins w:id="14115" w:author="tao huang" w:date="2017-09-16T13:01:00Z"/>
                    <w:rFonts w:eastAsia="Times New Roman" w:cs="Times New Roman"/>
                    <w:color w:val="000000" w:themeColor="text1"/>
                    <w:sz w:val="22"/>
                  </w:rPr>
                </w:rPrChange>
              </w:rPr>
            </w:pPr>
            <w:ins w:id="14116" w:author="tao huang" w:date="2017-09-16T13:01:00Z">
              <w:r w:rsidRPr="00A60A57">
                <w:rPr>
                  <w:rFonts w:eastAsia="Times New Roman" w:cs="Times New Roman"/>
                  <w:color w:val="0D0D0D" w:themeColor="text1" w:themeTint="F2"/>
                  <w:sz w:val="22"/>
                  <w:rPrChange w:id="14117" w:author="tao huang" w:date="2017-09-17T12:05:00Z">
                    <w:rPr>
                      <w:rFonts w:eastAsia="Times New Roman" w:cs="Times New Roman"/>
                      <w:color w:val="000000" w:themeColor="text1"/>
                      <w:sz w:val="22"/>
                    </w:rPr>
                  </w:rPrChange>
                </w:rPr>
                <w:t> </w:t>
              </w:r>
            </w:ins>
          </w:p>
        </w:tc>
        <w:tc>
          <w:tcPr>
            <w:tcW w:w="900" w:type="dxa"/>
            <w:shd w:val="clear" w:color="auto" w:fill="auto"/>
            <w:noWrap/>
            <w:hideMark/>
          </w:tcPr>
          <w:p w14:paraId="59F163B4"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4118" w:author="tao huang" w:date="2017-09-16T13:01:00Z"/>
                <w:rFonts w:eastAsia="Times New Roman" w:cs="Times New Roman"/>
                <w:color w:val="0D0D0D" w:themeColor="text1" w:themeTint="F2"/>
                <w:sz w:val="22"/>
                <w:rPrChange w:id="14119" w:author="tao huang" w:date="2017-09-17T12:05:00Z">
                  <w:rPr>
                    <w:ins w:id="14120" w:author="tao huang" w:date="2017-09-16T13:01:00Z"/>
                    <w:rFonts w:eastAsia="Times New Roman" w:cs="Times New Roman"/>
                    <w:color w:val="000000" w:themeColor="text1"/>
                    <w:sz w:val="22"/>
                  </w:rPr>
                </w:rPrChange>
              </w:rPr>
            </w:pPr>
            <w:ins w:id="14121" w:author="tao huang" w:date="2017-09-16T13:01:00Z">
              <w:r w:rsidRPr="00A60A57">
                <w:rPr>
                  <w:rFonts w:eastAsia="Times New Roman" w:cs="Times New Roman"/>
                  <w:color w:val="0D0D0D" w:themeColor="text1" w:themeTint="F2"/>
                  <w:sz w:val="22"/>
                  <w:rPrChange w:id="14122" w:author="tao huang" w:date="2017-09-17T12:05:00Z">
                    <w:rPr>
                      <w:rFonts w:eastAsia="Times New Roman" w:cs="Times New Roman"/>
                      <w:color w:val="000000" w:themeColor="text1"/>
                      <w:sz w:val="22"/>
                    </w:rPr>
                  </w:rPrChange>
                </w:rPr>
                <w:t> </w:t>
              </w:r>
            </w:ins>
          </w:p>
        </w:tc>
        <w:tc>
          <w:tcPr>
            <w:tcW w:w="900" w:type="dxa"/>
            <w:shd w:val="clear" w:color="auto" w:fill="auto"/>
            <w:hideMark/>
          </w:tcPr>
          <w:p w14:paraId="1C8AE5A8"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4123" w:author="tao huang" w:date="2017-09-16T13:01:00Z"/>
                <w:rFonts w:eastAsia="Times New Roman" w:cs="Times New Roman"/>
                <w:color w:val="0D0D0D" w:themeColor="text1" w:themeTint="F2"/>
                <w:sz w:val="22"/>
                <w:rPrChange w:id="14124" w:author="tao huang" w:date="2017-09-17T12:05:00Z">
                  <w:rPr>
                    <w:ins w:id="14125" w:author="tao huang" w:date="2017-09-16T13:01:00Z"/>
                    <w:rFonts w:eastAsia="Times New Roman" w:cs="Times New Roman"/>
                    <w:color w:val="000000" w:themeColor="text1"/>
                    <w:sz w:val="22"/>
                  </w:rPr>
                </w:rPrChange>
              </w:rPr>
            </w:pPr>
            <w:ins w:id="14126" w:author="tao huang" w:date="2017-09-16T13:01:00Z">
              <w:r w:rsidRPr="00A60A57">
                <w:rPr>
                  <w:rFonts w:eastAsia="Times New Roman" w:cs="Times New Roman"/>
                  <w:color w:val="0D0D0D" w:themeColor="text1" w:themeTint="F2"/>
                  <w:sz w:val="22"/>
                  <w:rPrChange w:id="14127" w:author="tao huang" w:date="2017-09-17T12:05:00Z">
                    <w:rPr>
                      <w:rFonts w:eastAsia="Times New Roman" w:cs="Times New Roman"/>
                      <w:color w:val="000000" w:themeColor="text1"/>
                      <w:sz w:val="22"/>
                    </w:rPr>
                  </w:rPrChange>
                </w:rPr>
                <w:t> </w:t>
              </w:r>
            </w:ins>
          </w:p>
        </w:tc>
        <w:tc>
          <w:tcPr>
            <w:tcW w:w="900" w:type="dxa"/>
            <w:shd w:val="clear" w:color="auto" w:fill="auto"/>
            <w:hideMark/>
          </w:tcPr>
          <w:p w14:paraId="17991BC6" w14:textId="77777777" w:rsidR="00B417BD" w:rsidRPr="00A60A57" w:rsidRDefault="00B417BD" w:rsidP="00EB5809">
            <w:pPr>
              <w:spacing w:after="0" w:line="240" w:lineRule="auto"/>
              <w:jc w:val="right"/>
              <w:cnfStyle w:val="000000100000" w:firstRow="0" w:lastRow="0" w:firstColumn="0" w:lastColumn="0" w:oddVBand="0" w:evenVBand="0" w:oddHBand="1" w:evenHBand="0" w:firstRowFirstColumn="0" w:firstRowLastColumn="0" w:lastRowFirstColumn="0" w:lastRowLastColumn="0"/>
              <w:rPr>
                <w:ins w:id="14128" w:author="tao huang" w:date="2017-09-16T13:01:00Z"/>
                <w:rFonts w:eastAsia="Times New Roman" w:cs="Times New Roman"/>
                <w:color w:val="0D0D0D" w:themeColor="text1" w:themeTint="F2"/>
                <w:sz w:val="22"/>
                <w:rPrChange w:id="14129" w:author="tao huang" w:date="2017-09-17T12:05:00Z">
                  <w:rPr>
                    <w:ins w:id="14130" w:author="tao huang" w:date="2017-09-16T13:01:00Z"/>
                    <w:rFonts w:eastAsia="Times New Roman" w:cs="Times New Roman"/>
                    <w:color w:val="000000" w:themeColor="text1"/>
                    <w:sz w:val="22"/>
                  </w:rPr>
                </w:rPrChange>
              </w:rPr>
            </w:pPr>
            <w:ins w:id="14131" w:author="tao huang" w:date="2017-09-16T13:01:00Z">
              <w:r w:rsidRPr="00A60A57">
                <w:rPr>
                  <w:rFonts w:eastAsia="Times New Roman" w:cs="Times New Roman"/>
                  <w:color w:val="0D0D0D" w:themeColor="text1" w:themeTint="F2"/>
                  <w:sz w:val="22"/>
                  <w:rPrChange w:id="14132" w:author="tao huang" w:date="2017-09-17T12:05:00Z">
                    <w:rPr>
                      <w:rFonts w:eastAsia="Times New Roman" w:cs="Times New Roman"/>
                      <w:color w:val="000000" w:themeColor="text1"/>
                      <w:sz w:val="22"/>
                    </w:rPr>
                  </w:rPrChange>
                </w:rPr>
                <w:t>0.992</w:t>
              </w:r>
            </w:ins>
          </w:p>
        </w:tc>
      </w:tr>
      <w:tr w:rsidR="00B417BD" w:rsidRPr="00A60A57" w14:paraId="509E48DA" w14:textId="77777777" w:rsidTr="00EB5809">
        <w:trPr>
          <w:trHeight w:val="20"/>
          <w:jc w:val="center"/>
          <w:ins w:id="14133" w:author="tao huang" w:date="2017-09-16T13:01: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7C9CF0F6" w14:textId="77777777" w:rsidR="00B417BD" w:rsidRPr="00A60A57" w:rsidRDefault="00B417BD" w:rsidP="00EB5809">
            <w:pPr>
              <w:spacing w:after="0" w:line="240" w:lineRule="auto"/>
              <w:rPr>
                <w:ins w:id="14134" w:author="tao huang" w:date="2017-09-16T13:01:00Z"/>
                <w:rFonts w:eastAsia="Times New Roman" w:cs="Times New Roman"/>
                <w:b w:val="0"/>
                <w:color w:val="0D0D0D" w:themeColor="text1" w:themeTint="F2"/>
                <w:sz w:val="22"/>
                <w:rPrChange w:id="14135" w:author="tao huang" w:date="2017-09-17T12:05:00Z">
                  <w:rPr>
                    <w:ins w:id="14136" w:author="tao huang" w:date="2017-09-16T13:01:00Z"/>
                    <w:rFonts w:eastAsia="Times New Roman" w:cs="Times New Roman"/>
                    <w:b w:val="0"/>
                    <w:color w:val="000000" w:themeColor="text1"/>
                    <w:sz w:val="22"/>
                  </w:rPr>
                </w:rPrChange>
              </w:rPr>
            </w:pPr>
            <w:ins w:id="14137" w:author="tao huang" w:date="2017-09-16T13:01:00Z">
              <w:r w:rsidRPr="00A60A57">
                <w:rPr>
                  <w:rFonts w:eastAsia="Times New Roman" w:cs="Times New Roman"/>
                  <w:b w:val="0"/>
                  <w:color w:val="0D0D0D" w:themeColor="text1" w:themeTint="F2"/>
                  <w:sz w:val="22"/>
                  <w:rPrChange w:id="14138" w:author="tao huang" w:date="2017-09-17T12:05:00Z">
                    <w:rPr>
                      <w:rFonts w:eastAsia="Times New Roman" w:cs="Times New Roman"/>
                      <w:b w:val="0"/>
                      <w:color w:val="000000" w:themeColor="text1"/>
                      <w:sz w:val="22"/>
                    </w:rPr>
                  </w:rPrChange>
                </w:rPr>
                <w:t>Trend</w:t>
              </w:r>
            </w:ins>
          </w:p>
        </w:tc>
        <w:tc>
          <w:tcPr>
            <w:tcW w:w="900" w:type="dxa"/>
            <w:shd w:val="clear" w:color="auto" w:fill="auto"/>
            <w:noWrap/>
            <w:hideMark/>
          </w:tcPr>
          <w:p w14:paraId="2BD50EEB"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139" w:author="tao huang" w:date="2017-09-16T13:01:00Z"/>
                <w:rFonts w:eastAsia="Times New Roman" w:cs="Times New Roman"/>
                <w:color w:val="0D0D0D" w:themeColor="text1" w:themeTint="F2"/>
                <w:sz w:val="22"/>
                <w:rPrChange w:id="14140" w:author="tao huang" w:date="2017-09-17T12:05:00Z">
                  <w:rPr>
                    <w:ins w:id="14141" w:author="tao huang" w:date="2017-09-16T13:01:00Z"/>
                    <w:rFonts w:eastAsia="Times New Roman" w:cs="Times New Roman"/>
                    <w:color w:val="000000" w:themeColor="text1"/>
                    <w:sz w:val="22"/>
                  </w:rPr>
                </w:rPrChange>
              </w:rPr>
            </w:pPr>
            <w:ins w:id="14142" w:author="tao huang" w:date="2017-09-16T13:01:00Z">
              <w:r w:rsidRPr="00A60A57">
                <w:rPr>
                  <w:rFonts w:eastAsia="Times New Roman" w:cs="Times New Roman"/>
                  <w:color w:val="0D0D0D" w:themeColor="text1" w:themeTint="F2"/>
                  <w:sz w:val="22"/>
                  <w:rPrChange w:id="14143" w:author="tao huang" w:date="2017-09-17T12:05:00Z">
                    <w:rPr>
                      <w:rFonts w:eastAsia="Times New Roman" w:cs="Times New Roman"/>
                      <w:color w:val="000000" w:themeColor="text1"/>
                      <w:sz w:val="22"/>
                    </w:rPr>
                  </w:rPrChange>
                </w:rPr>
                <w:t> </w:t>
              </w:r>
            </w:ins>
          </w:p>
        </w:tc>
        <w:tc>
          <w:tcPr>
            <w:tcW w:w="900" w:type="dxa"/>
            <w:shd w:val="clear" w:color="auto" w:fill="auto"/>
            <w:hideMark/>
          </w:tcPr>
          <w:p w14:paraId="27AA2976"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144" w:author="tao huang" w:date="2017-09-16T13:01:00Z"/>
                <w:rFonts w:eastAsia="Times New Roman" w:cs="Times New Roman"/>
                <w:color w:val="0D0D0D" w:themeColor="text1" w:themeTint="F2"/>
                <w:sz w:val="22"/>
                <w:rPrChange w:id="14145" w:author="tao huang" w:date="2017-09-17T12:05:00Z">
                  <w:rPr>
                    <w:ins w:id="14146" w:author="tao huang" w:date="2017-09-16T13:01:00Z"/>
                    <w:rFonts w:eastAsia="Times New Roman" w:cs="Times New Roman"/>
                    <w:color w:val="000000" w:themeColor="text1"/>
                    <w:sz w:val="22"/>
                  </w:rPr>
                </w:rPrChange>
              </w:rPr>
            </w:pPr>
            <w:ins w:id="14147" w:author="tao huang" w:date="2017-09-16T13:01:00Z">
              <w:r w:rsidRPr="00A60A57">
                <w:rPr>
                  <w:rFonts w:eastAsia="Times New Roman" w:cs="Times New Roman"/>
                  <w:color w:val="0D0D0D" w:themeColor="text1" w:themeTint="F2"/>
                  <w:sz w:val="22"/>
                  <w:rPrChange w:id="14148" w:author="tao huang" w:date="2017-09-17T12:05:00Z">
                    <w:rPr>
                      <w:rFonts w:eastAsia="Times New Roman" w:cs="Times New Roman"/>
                      <w:color w:val="000000" w:themeColor="text1"/>
                      <w:sz w:val="22"/>
                    </w:rPr>
                  </w:rPrChange>
                </w:rPr>
                <w:t> </w:t>
              </w:r>
            </w:ins>
          </w:p>
        </w:tc>
        <w:tc>
          <w:tcPr>
            <w:tcW w:w="900" w:type="dxa"/>
            <w:shd w:val="clear" w:color="auto" w:fill="auto"/>
            <w:noWrap/>
            <w:hideMark/>
          </w:tcPr>
          <w:p w14:paraId="46055069"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149" w:author="tao huang" w:date="2017-09-16T13:01:00Z"/>
                <w:rFonts w:eastAsia="Times New Roman" w:cs="Times New Roman"/>
                <w:color w:val="0D0D0D" w:themeColor="text1" w:themeTint="F2"/>
                <w:sz w:val="22"/>
                <w:rPrChange w:id="14150" w:author="tao huang" w:date="2017-09-17T12:05:00Z">
                  <w:rPr>
                    <w:ins w:id="14151" w:author="tao huang" w:date="2017-09-16T13:01:00Z"/>
                    <w:rFonts w:eastAsia="Times New Roman" w:cs="Times New Roman"/>
                    <w:color w:val="000000" w:themeColor="text1"/>
                    <w:sz w:val="22"/>
                  </w:rPr>
                </w:rPrChange>
              </w:rPr>
            </w:pPr>
            <w:ins w:id="14152" w:author="tao huang" w:date="2017-09-16T13:01:00Z">
              <w:r w:rsidRPr="00A60A57">
                <w:rPr>
                  <w:rFonts w:eastAsia="Times New Roman" w:cs="Times New Roman"/>
                  <w:color w:val="0D0D0D" w:themeColor="text1" w:themeTint="F2"/>
                  <w:sz w:val="22"/>
                  <w:rPrChange w:id="14153" w:author="tao huang" w:date="2017-09-17T12:05:00Z">
                    <w:rPr>
                      <w:rFonts w:eastAsia="Times New Roman" w:cs="Times New Roman"/>
                      <w:color w:val="000000" w:themeColor="text1"/>
                      <w:sz w:val="22"/>
                    </w:rPr>
                  </w:rPrChange>
                </w:rPr>
                <w:t> </w:t>
              </w:r>
            </w:ins>
          </w:p>
        </w:tc>
        <w:tc>
          <w:tcPr>
            <w:tcW w:w="900" w:type="dxa"/>
            <w:shd w:val="clear" w:color="auto" w:fill="auto"/>
            <w:hideMark/>
          </w:tcPr>
          <w:p w14:paraId="54EA9CFE"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154" w:author="tao huang" w:date="2017-09-16T13:01:00Z"/>
                <w:rFonts w:eastAsia="Times New Roman" w:cs="Times New Roman"/>
                <w:color w:val="0D0D0D" w:themeColor="text1" w:themeTint="F2"/>
                <w:sz w:val="22"/>
                <w:rPrChange w:id="14155" w:author="tao huang" w:date="2017-09-17T12:05:00Z">
                  <w:rPr>
                    <w:ins w:id="14156" w:author="tao huang" w:date="2017-09-16T13:01:00Z"/>
                    <w:rFonts w:eastAsia="Times New Roman" w:cs="Times New Roman"/>
                    <w:color w:val="000000" w:themeColor="text1"/>
                    <w:sz w:val="22"/>
                  </w:rPr>
                </w:rPrChange>
              </w:rPr>
            </w:pPr>
            <w:ins w:id="14157" w:author="tao huang" w:date="2017-09-16T13:01:00Z">
              <w:r w:rsidRPr="00A60A57">
                <w:rPr>
                  <w:rFonts w:eastAsia="Times New Roman" w:cs="Times New Roman"/>
                  <w:color w:val="0D0D0D" w:themeColor="text1" w:themeTint="F2"/>
                  <w:sz w:val="22"/>
                  <w:rPrChange w:id="14158" w:author="tao huang" w:date="2017-09-17T12:05:00Z">
                    <w:rPr>
                      <w:rFonts w:eastAsia="Times New Roman" w:cs="Times New Roman"/>
                      <w:color w:val="000000" w:themeColor="text1"/>
                      <w:sz w:val="22"/>
                    </w:rPr>
                  </w:rPrChange>
                </w:rPr>
                <w:t> </w:t>
              </w:r>
            </w:ins>
          </w:p>
        </w:tc>
        <w:tc>
          <w:tcPr>
            <w:tcW w:w="900" w:type="dxa"/>
            <w:shd w:val="clear" w:color="auto" w:fill="auto"/>
            <w:hideMark/>
          </w:tcPr>
          <w:p w14:paraId="479595BD" w14:textId="77777777" w:rsidR="00B417BD" w:rsidRPr="00A60A57" w:rsidRDefault="00B417BD" w:rsidP="00EB5809">
            <w:pPr>
              <w:spacing w:after="0" w:line="240" w:lineRule="auto"/>
              <w:jc w:val="right"/>
              <w:cnfStyle w:val="000000000000" w:firstRow="0" w:lastRow="0" w:firstColumn="0" w:lastColumn="0" w:oddVBand="0" w:evenVBand="0" w:oddHBand="0" w:evenHBand="0" w:firstRowFirstColumn="0" w:firstRowLastColumn="0" w:lastRowFirstColumn="0" w:lastRowLastColumn="0"/>
              <w:rPr>
                <w:ins w:id="14159" w:author="tao huang" w:date="2017-09-16T13:01:00Z"/>
                <w:rFonts w:eastAsia="Times New Roman" w:cs="Times New Roman"/>
                <w:color w:val="0D0D0D" w:themeColor="text1" w:themeTint="F2"/>
                <w:sz w:val="22"/>
                <w:rPrChange w:id="14160" w:author="tao huang" w:date="2017-09-17T12:05:00Z">
                  <w:rPr>
                    <w:ins w:id="14161" w:author="tao huang" w:date="2017-09-16T13:01:00Z"/>
                    <w:rFonts w:eastAsia="Times New Roman" w:cs="Times New Roman"/>
                    <w:color w:val="000000" w:themeColor="text1"/>
                    <w:sz w:val="22"/>
                  </w:rPr>
                </w:rPrChange>
              </w:rPr>
            </w:pPr>
            <w:ins w:id="14162" w:author="tao huang" w:date="2017-09-16T13:01:00Z">
              <w:r w:rsidRPr="00A60A57">
                <w:rPr>
                  <w:rFonts w:eastAsia="Times New Roman" w:cs="Times New Roman"/>
                  <w:color w:val="0D0D0D" w:themeColor="text1" w:themeTint="F2"/>
                  <w:sz w:val="22"/>
                  <w:rPrChange w:id="14163" w:author="tao huang" w:date="2017-09-17T12:05:00Z">
                    <w:rPr>
                      <w:rFonts w:eastAsia="Times New Roman" w:cs="Times New Roman"/>
                      <w:color w:val="000000" w:themeColor="text1"/>
                      <w:sz w:val="22"/>
                    </w:rPr>
                  </w:rPrChange>
                </w:rPr>
                <w:t>0.703</w:t>
              </w:r>
            </w:ins>
          </w:p>
        </w:tc>
      </w:tr>
    </w:tbl>
    <w:p w14:paraId="635DC130" w14:textId="77777777" w:rsidR="00B417BD" w:rsidRPr="00A60A57" w:rsidRDefault="00B417BD" w:rsidP="00B417BD">
      <w:pPr>
        <w:pStyle w:val="ListParagraph"/>
        <w:spacing w:after="0" w:line="360" w:lineRule="auto"/>
        <w:ind w:left="0"/>
        <w:rPr>
          <w:ins w:id="14164" w:author="tao huang" w:date="2017-09-16T13:01:00Z"/>
          <w:rFonts w:cs="Times New Roman"/>
          <w:color w:val="0D0D0D" w:themeColor="text1" w:themeTint="F2"/>
          <w:sz w:val="22"/>
          <w:rPrChange w:id="14165" w:author="tao huang" w:date="2017-09-17T12:05:00Z">
            <w:rPr>
              <w:ins w:id="14166" w:author="tao huang" w:date="2017-09-16T13:01:00Z"/>
              <w:rFonts w:cs="Times New Roman"/>
              <w:color w:val="000000" w:themeColor="text1"/>
              <w:szCs w:val="24"/>
            </w:rPr>
          </w:rPrChange>
        </w:rPr>
      </w:pPr>
    </w:p>
    <w:p w14:paraId="1EC94128" w14:textId="77777777" w:rsidR="00B417BD" w:rsidRPr="00A60A57" w:rsidRDefault="00B417BD" w:rsidP="00B417BD">
      <w:pPr>
        <w:pStyle w:val="ListParagraph"/>
        <w:spacing w:after="0" w:line="360" w:lineRule="auto"/>
        <w:ind w:left="0"/>
        <w:rPr>
          <w:ins w:id="14167" w:author="tao huang" w:date="2017-09-16T13:01:00Z"/>
          <w:rFonts w:cs="Times New Roman"/>
          <w:color w:val="0D0D0D" w:themeColor="text1" w:themeTint="F2"/>
          <w:sz w:val="22"/>
          <w:rPrChange w:id="14168" w:author="tao huang" w:date="2017-09-17T12:05:00Z">
            <w:rPr>
              <w:ins w:id="14169" w:author="tao huang" w:date="2017-09-16T13:01:00Z"/>
              <w:rFonts w:cs="Times New Roman"/>
              <w:color w:val="000000" w:themeColor="text1"/>
              <w:szCs w:val="24"/>
            </w:rPr>
          </w:rPrChange>
        </w:rPr>
      </w:pPr>
    </w:p>
    <w:p w14:paraId="29D55288" w14:textId="77777777" w:rsidR="00B417BD" w:rsidRPr="00A60A57" w:rsidRDefault="00B417BD" w:rsidP="00B417BD">
      <w:pPr>
        <w:pStyle w:val="ListParagraph"/>
        <w:spacing w:after="0" w:line="360" w:lineRule="auto"/>
        <w:ind w:left="0"/>
        <w:rPr>
          <w:ins w:id="14170" w:author="tao huang" w:date="2017-09-16T13:01:00Z"/>
          <w:rFonts w:cs="Times New Roman"/>
          <w:color w:val="0D0D0D" w:themeColor="text1" w:themeTint="F2"/>
          <w:sz w:val="22"/>
          <w:rPrChange w:id="14171" w:author="tao huang" w:date="2017-09-17T12:05:00Z">
            <w:rPr>
              <w:ins w:id="14172" w:author="tao huang" w:date="2017-09-16T13:01:00Z"/>
              <w:rFonts w:cs="Times New Roman"/>
              <w:color w:val="000000" w:themeColor="text1"/>
              <w:szCs w:val="24"/>
            </w:rPr>
          </w:rPrChange>
        </w:rPr>
      </w:pPr>
      <w:ins w:id="14173" w:author="tao huang" w:date="2017-09-16T13:01:00Z">
        <w:r w:rsidRPr="00A60A57">
          <w:rPr>
            <w:rFonts w:cs="Times New Roman"/>
            <w:color w:val="0D0D0D" w:themeColor="text1" w:themeTint="F2"/>
            <w:sz w:val="22"/>
            <w:rPrChange w:id="14174" w:author="tao huang" w:date="2017-09-17T12:05:00Z">
              <w:rPr>
                <w:rFonts w:cs="Times New Roman"/>
                <w:color w:val="000000" w:themeColor="text1"/>
                <w:szCs w:val="24"/>
              </w:rPr>
            </w:rPrChange>
          </w:rPr>
          <w:t xml:space="preserve"> </w:t>
        </w:r>
      </w:ins>
    </w:p>
    <w:p w14:paraId="77CBEB51" w14:textId="77777777" w:rsidR="00B417BD" w:rsidRPr="00A60A57" w:rsidRDefault="00B417BD" w:rsidP="00B417BD">
      <w:pPr>
        <w:pStyle w:val="ListParagraph"/>
        <w:spacing w:after="0" w:line="360" w:lineRule="auto"/>
        <w:ind w:left="0"/>
        <w:rPr>
          <w:ins w:id="14175" w:author="tao huang" w:date="2017-09-16T13:01:00Z"/>
          <w:rFonts w:cs="Times New Roman"/>
          <w:color w:val="0D0D0D" w:themeColor="text1" w:themeTint="F2"/>
          <w:szCs w:val="24"/>
          <w:rPrChange w:id="14176" w:author="tao huang" w:date="2017-09-17T12:05:00Z">
            <w:rPr>
              <w:ins w:id="14177" w:author="tao huang" w:date="2017-09-16T13:01:00Z"/>
              <w:rFonts w:cs="Times New Roman"/>
              <w:color w:val="000000" w:themeColor="text1"/>
              <w:szCs w:val="24"/>
            </w:rPr>
          </w:rPrChange>
        </w:rPr>
      </w:pPr>
    </w:p>
    <w:p w14:paraId="650F804E" w14:textId="77777777" w:rsidR="00B417BD" w:rsidRPr="00A60A57" w:rsidRDefault="00B417BD" w:rsidP="00B417BD">
      <w:pPr>
        <w:pStyle w:val="ListParagraph"/>
        <w:spacing w:after="0" w:line="360" w:lineRule="auto"/>
        <w:ind w:left="0"/>
        <w:rPr>
          <w:ins w:id="14178" w:author="tao huang" w:date="2017-09-16T13:01:00Z"/>
          <w:rFonts w:cs="Times New Roman"/>
          <w:color w:val="0D0D0D" w:themeColor="text1" w:themeTint="F2"/>
          <w:szCs w:val="24"/>
          <w:rPrChange w:id="14179" w:author="tao huang" w:date="2017-09-17T12:05:00Z">
            <w:rPr>
              <w:ins w:id="14180" w:author="tao huang" w:date="2017-09-16T13:01:00Z"/>
              <w:rFonts w:cs="Times New Roman"/>
              <w:color w:val="000000" w:themeColor="text1"/>
              <w:szCs w:val="24"/>
            </w:rPr>
          </w:rPrChange>
        </w:rPr>
      </w:pPr>
    </w:p>
    <w:p w14:paraId="1EBA102C" w14:textId="77777777" w:rsidR="00B417BD" w:rsidRPr="00A60A57" w:rsidRDefault="00B417BD" w:rsidP="00B417BD">
      <w:pPr>
        <w:pStyle w:val="ListParagraph"/>
        <w:spacing w:after="0" w:line="360" w:lineRule="auto"/>
        <w:ind w:left="0"/>
        <w:rPr>
          <w:ins w:id="14181" w:author="tao huang" w:date="2017-09-16T13:01:00Z"/>
          <w:rFonts w:cs="Times New Roman"/>
          <w:color w:val="0D0D0D" w:themeColor="text1" w:themeTint="F2"/>
          <w:szCs w:val="24"/>
          <w:rPrChange w:id="14182" w:author="tao huang" w:date="2017-09-17T12:05:00Z">
            <w:rPr>
              <w:ins w:id="14183" w:author="tao huang" w:date="2017-09-16T13:01:00Z"/>
              <w:rFonts w:cs="Times New Roman"/>
              <w:color w:val="000000" w:themeColor="text1"/>
              <w:szCs w:val="24"/>
            </w:rPr>
          </w:rPrChange>
        </w:rPr>
        <w:sectPr w:rsidR="00B417BD" w:rsidRPr="00A60A57" w:rsidSect="005E0E0C">
          <w:pgSz w:w="11906" w:h="16838"/>
          <w:pgMar w:top="1440" w:right="1440" w:bottom="1440" w:left="1440" w:header="708" w:footer="708" w:gutter="0"/>
          <w:cols w:space="708"/>
          <w:docGrid w:linePitch="360"/>
        </w:sectPr>
      </w:pPr>
    </w:p>
    <w:p w14:paraId="630B27AC" w14:textId="77777777" w:rsidR="00B417BD" w:rsidRPr="00A60A57" w:rsidRDefault="00B417BD" w:rsidP="00B417BD">
      <w:pPr>
        <w:pStyle w:val="ListParagraph"/>
        <w:spacing w:after="0" w:line="360" w:lineRule="auto"/>
        <w:ind w:left="0"/>
        <w:jc w:val="center"/>
        <w:rPr>
          <w:ins w:id="14184" w:author="tao huang" w:date="2017-09-16T13:01:00Z"/>
          <w:rFonts w:cs="Times New Roman"/>
          <w:color w:val="0D0D0D" w:themeColor="text1" w:themeTint="F2"/>
          <w:szCs w:val="24"/>
          <w:rPrChange w:id="14185" w:author="tao huang" w:date="2017-09-17T12:05:00Z">
            <w:rPr>
              <w:ins w:id="14186" w:author="tao huang" w:date="2017-09-16T13:01:00Z"/>
              <w:rFonts w:cs="Times New Roman"/>
              <w:color w:val="000000" w:themeColor="text1"/>
              <w:szCs w:val="24"/>
            </w:rPr>
          </w:rPrChange>
        </w:rPr>
      </w:pPr>
    </w:p>
    <w:p w14:paraId="3DFDDA76" w14:textId="1900D775" w:rsidR="00B417BD" w:rsidRPr="00A60A57" w:rsidRDefault="00B417BD" w:rsidP="00B417BD">
      <w:pPr>
        <w:pStyle w:val="ListParagraph"/>
        <w:spacing w:after="0" w:line="360" w:lineRule="auto"/>
        <w:ind w:left="0"/>
        <w:jc w:val="center"/>
        <w:rPr>
          <w:ins w:id="14187" w:author="tao huang" w:date="2017-09-16T13:01:00Z"/>
          <w:rFonts w:cs="Times New Roman"/>
          <w:color w:val="0D0D0D" w:themeColor="text1" w:themeTint="F2"/>
          <w:sz w:val="22"/>
          <w:rPrChange w:id="14188" w:author="tao huang" w:date="2017-09-17T12:05:00Z">
            <w:rPr>
              <w:ins w:id="14189" w:author="tao huang" w:date="2017-09-16T13:01:00Z"/>
              <w:rFonts w:cs="Times New Roman"/>
              <w:color w:val="000000" w:themeColor="text1"/>
              <w:szCs w:val="24"/>
            </w:rPr>
          </w:rPrChange>
        </w:rPr>
      </w:pPr>
      <w:ins w:id="14190" w:author="tao huang" w:date="2017-09-16T13:01:00Z">
        <w:r w:rsidRPr="00A60A57">
          <w:rPr>
            <w:rFonts w:cs="Times New Roman"/>
            <w:color w:val="0D0D0D" w:themeColor="text1" w:themeTint="F2"/>
            <w:sz w:val="22"/>
            <w:rPrChange w:id="14191" w:author="tao huang" w:date="2017-09-17T12:05:00Z">
              <w:rPr>
                <w:rFonts w:cs="Times New Roman"/>
                <w:color w:val="000000" w:themeColor="text1"/>
                <w:szCs w:val="24"/>
              </w:rPr>
            </w:rPrChange>
          </w:rPr>
          <w:t xml:space="preserve">Table </w:t>
        </w:r>
      </w:ins>
      <w:ins w:id="14192" w:author="tao huang" w:date="2017-09-17T11:55:00Z">
        <w:r w:rsidR="008879A0" w:rsidRPr="00A60A57">
          <w:rPr>
            <w:rFonts w:cs="Times New Roman"/>
            <w:color w:val="0D0D0D" w:themeColor="text1" w:themeTint="F2"/>
            <w:sz w:val="22"/>
            <w:rPrChange w:id="14193" w:author="tao huang" w:date="2017-09-17T12:05:00Z">
              <w:rPr>
                <w:rFonts w:cs="Times New Roman"/>
                <w:color w:val="000000" w:themeColor="text1"/>
                <w:szCs w:val="24"/>
              </w:rPr>
            </w:rPrChange>
          </w:rPr>
          <w:t>7</w:t>
        </w:r>
      </w:ins>
      <w:ins w:id="14194" w:author="tao huang" w:date="2017-09-16T13:01:00Z">
        <w:r w:rsidRPr="00A60A57">
          <w:rPr>
            <w:rFonts w:cs="Times New Roman"/>
            <w:color w:val="0D0D0D" w:themeColor="text1" w:themeTint="F2"/>
            <w:sz w:val="22"/>
            <w:rPrChange w:id="14195" w:author="tao huang" w:date="2017-09-17T12:05:00Z">
              <w:rPr>
                <w:rFonts w:cs="Times New Roman"/>
                <w:color w:val="000000" w:themeColor="text1"/>
                <w:szCs w:val="24"/>
              </w:rPr>
            </w:rPrChange>
          </w:rPr>
          <w:tab/>
          <w:t>The determinants of improvement (MASE)</w:t>
        </w:r>
      </w:ins>
    </w:p>
    <w:p w14:paraId="4EB2A6B3" w14:textId="77777777" w:rsidR="00B417BD" w:rsidRPr="00A60A57" w:rsidRDefault="00B417BD" w:rsidP="00B417BD">
      <w:pPr>
        <w:pStyle w:val="ListParagraph"/>
        <w:spacing w:after="0" w:line="360" w:lineRule="auto"/>
        <w:ind w:left="0"/>
        <w:jc w:val="center"/>
        <w:rPr>
          <w:ins w:id="14196" w:author="tao huang" w:date="2017-09-16T13:01:00Z"/>
          <w:rFonts w:cs="Times New Roman"/>
          <w:color w:val="0D0D0D" w:themeColor="text1" w:themeTint="F2"/>
          <w:sz w:val="22"/>
          <w:rPrChange w:id="14197" w:author="tao huang" w:date="2017-09-17T12:05:00Z">
            <w:rPr>
              <w:ins w:id="14198" w:author="tao huang" w:date="2017-09-16T13:01:00Z"/>
              <w:rFonts w:cs="Times New Roman"/>
              <w:color w:val="000000" w:themeColor="text1"/>
              <w:szCs w:val="24"/>
            </w:rPr>
          </w:rPrChange>
        </w:rPr>
      </w:pPr>
    </w:p>
    <w:tbl>
      <w:tblPr>
        <w:tblStyle w:val="ListTable1Light1"/>
        <w:tblW w:w="11199" w:type="dxa"/>
        <w:jc w:val="center"/>
        <w:tblLook w:val="04A0" w:firstRow="1" w:lastRow="0" w:firstColumn="1" w:lastColumn="0" w:noHBand="0" w:noVBand="1"/>
      </w:tblPr>
      <w:tblGrid>
        <w:gridCol w:w="3119"/>
        <w:gridCol w:w="986"/>
        <w:gridCol w:w="998"/>
        <w:gridCol w:w="986"/>
        <w:gridCol w:w="999"/>
        <w:gridCol w:w="986"/>
        <w:gridCol w:w="1140"/>
        <w:gridCol w:w="986"/>
        <w:gridCol w:w="999"/>
      </w:tblGrid>
      <w:tr w:rsidR="00B417BD" w:rsidRPr="00A60A57" w14:paraId="669B552E" w14:textId="77777777" w:rsidTr="00EB5809">
        <w:trPr>
          <w:cnfStyle w:val="100000000000" w:firstRow="1" w:lastRow="0" w:firstColumn="0" w:lastColumn="0" w:oddVBand="0" w:evenVBand="0" w:oddHBand="0" w:evenHBand="0" w:firstRowFirstColumn="0" w:firstRowLastColumn="0" w:lastRowFirstColumn="0" w:lastRowLastColumn="0"/>
          <w:trHeight w:val="20"/>
          <w:jc w:val="center"/>
          <w:ins w:id="14199" w:author="tao huang" w:date="2017-09-16T13:01:00Z"/>
        </w:trPr>
        <w:tc>
          <w:tcPr>
            <w:cnfStyle w:val="001000000000" w:firstRow="0" w:lastRow="0" w:firstColumn="1" w:lastColumn="0" w:oddVBand="0" w:evenVBand="0" w:oddHBand="0" w:evenHBand="0" w:firstRowFirstColumn="0" w:firstRowLastColumn="0" w:lastRowFirstColumn="0" w:lastRowLastColumn="0"/>
            <w:tcW w:w="11199" w:type="dxa"/>
            <w:gridSpan w:val="9"/>
            <w:shd w:val="clear" w:color="auto" w:fill="auto"/>
            <w:noWrap/>
            <w:hideMark/>
          </w:tcPr>
          <w:p w14:paraId="36B205F5" w14:textId="77777777" w:rsidR="00B417BD" w:rsidRPr="00A60A57" w:rsidRDefault="00B417BD" w:rsidP="00EB5809">
            <w:pPr>
              <w:spacing w:after="0" w:line="240" w:lineRule="auto"/>
              <w:jc w:val="center"/>
              <w:rPr>
                <w:ins w:id="14200" w:author="tao huang" w:date="2017-09-16T13:01:00Z"/>
                <w:rFonts w:eastAsia="Times New Roman" w:cs="Times New Roman"/>
                <w:b w:val="0"/>
                <w:color w:val="0D0D0D" w:themeColor="text1" w:themeTint="F2"/>
                <w:sz w:val="22"/>
                <w:rPrChange w:id="14201" w:author="tao huang" w:date="2017-09-17T12:05:00Z">
                  <w:rPr>
                    <w:ins w:id="14202" w:author="tao huang" w:date="2017-09-16T13:01:00Z"/>
                    <w:rFonts w:eastAsia="Times New Roman" w:cs="Times New Roman"/>
                    <w:b w:val="0"/>
                    <w:color w:val="000000" w:themeColor="text1"/>
                    <w:sz w:val="22"/>
                  </w:rPr>
                </w:rPrChange>
              </w:rPr>
            </w:pPr>
            <w:ins w:id="14203" w:author="tao huang" w:date="2017-09-16T13:01:00Z">
              <w:r w:rsidRPr="00A60A57">
                <w:rPr>
                  <w:rFonts w:eastAsia="Times New Roman" w:cs="Times New Roman"/>
                  <w:b w:val="0"/>
                  <w:color w:val="0D0D0D" w:themeColor="text1" w:themeTint="F2"/>
                  <w:sz w:val="22"/>
                  <w:rPrChange w:id="14204" w:author="tao huang" w:date="2017-09-17T12:05:00Z">
                    <w:rPr>
                      <w:rFonts w:eastAsia="Times New Roman" w:cs="Times New Roman"/>
                      <w:b w:val="0"/>
                      <w:color w:val="000000" w:themeColor="text1"/>
                      <w:sz w:val="22"/>
                    </w:rPr>
                  </w:rPrChange>
                </w:rPr>
                <w:t>Model with 5 factors</w:t>
              </w:r>
            </w:ins>
          </w:p>
        </w:tc>
      </w:tr>
      <w:tr w:rsidR="00B417BD" w:rsidRPr="00A60A57" w14:paraId="25043C50" w14:textId="77777777" w:rsidTr="00EB5809">
        <w:trPr>
          <w:cnfStyle w:val="000000100000" w:firstRow="0" w:lastRow="0" w:firstColumn="0" w:lastColumn="0" w:oddVBand="0" w:evenVBand="0" w:oddHBand="1" w:evenHBand="0" w:firstRowFirstColumn="0" w:firstRowLastColumn="0" w:lastRowFirstColumn="0" w:lastRowLastColumn="0"/>
          <w:trHeight w:val="20"/>
          <w:jc w:val="center"/>
          <w:ins w:id="14205" w:author="tao huang" w:date="2017-09-16T13:01: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701FA2FE" w14:textId="77777777" w:rsidR="00B417BD" w:rsidRPr="00A60A57" w:rsidRDefault="00B417BD" w:rsidP="00EB5809">
            <w:pPr>
              <w:spacing w:after="0" w:line="240" w:lineRule="auto"/>
              <w:jc w:val="center"/>
              <w:rPr>
                <w:ins w:id="14206" w:author="tao huang" w:date="2017-09-16T13:01:00Z"/>
                <w:rFonts w:eastAsia="Times New Roman" w:cs="Times New Roman"/>
                <w:b w:val="0"/>
                <w:color w:val="0D0D0D" w:themeColor="text1" w:themeTint="F2"/>
                <w:sz w:val="22"/>
                <w:rPrChange w:id="14207" w:author="tao huang" w:date="2017-09-17T12:05:00Z">
                  <w:rPr>
                    <w:ins w:id="14208" w:author="tao huang" w:date="2017-09-16T13:01:00Z"/>
                    <w:rFonts w:eastAsia="Times New Roman" w:cs="Times New Roman"/>
                    <w:b w:val="0"/>
                    <w:color w:val="000000" w:themeColor="text1"/>
                    <w:sz w:val="22"/>
                  </w:rPr>
                </w:rPrChange>
              </w:rPr>
            </w:pPr>
            <w:ins w:id="14209" w:author="tao huang" w:date="2017-09-16T13:01:00Z">
              <w:r w:rsidRPr="00A60A57">
                <w:rPr>
                  <w:rFonts w:eastAsia="Times New Roman" w:cs="Times New Roman"/>
                  <w:b w:val="0"/>
                  <w:color w:val="0D0D0D" w:themeColor="text1" w:themeTint="F2"/>
                  <w:sz w:val="22"/>
                  <w:rPrChange w:id="14210" w:author="tao huang" w:date="2017-09-17T12:05:00Z">
                    <w:rPr>
                      <w:rFonts w:eastAsia="Times New Roman" w:cs="Times New Roman"/>
                      <w:b w:val="0"/>
                      <w:color w:val="000000" w:themeColor="text1"/>
                      <w:sz w:val="22"/>
                    </w:rPr>
                  </w:rPrChange>
                </w:rPr>
                <w:t>Horizon = 8</w:t>
              </w:r>
            </w:ins>
          </w:p>
        </w:tc>
        <w:tc>
          <w:tcPr>
            <w:tcW w:w="1984" w:type="dxa"/>
            <w:gridSpan w:val="2"/>
            <w:tcBorders>
              <w:right w:val="single" w:sz="4" w:space="0" w:color="auto"/>
            </w:tcBorders>
            <w:shd w:val="clear" w:color="auto" w:fill="auto"/>
            <w:noWrap/>
            <w:hideMark/>
          </w:tcPr>
          <w:p w14:paraId="08BCEFF3"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211" w:author="tao huang" w:date="2017-09-16T13:01:00Z"/>
                <w:rFonts w:eastAsia="Times New Roman" w:cs="Times New Roman"/>
                <w:color w:val="0D0D0D" w:themeColor="text1" w:themeTint="F2"/>
                <w:sz w:val="22"/>
                <w:rPrChange w:id="14212" w:author="tao huang" w:date="2017-09-17T12:05:00Z">
                  <w:rPr>
                    <w:ins w:id="14213" w:author="tao huang" w:date="2017-09-16T13:01:00Z"/>
                    <w:rFonts w:eastAsia="Times New Roman" w:cs="Times New Roman"/>
                    <w:color w:val="000000" w:themeColor="text1"/>
                    <w:sz w:val="22"/>
                  </w:rPr>
                </w:rPrChange>
              </w:rPr>
            </w:pPr>
            <w:ins w:id="14214" w:author="tao huang" w:date="2017-09-16T13:01:00Z">
              <w:r w:rsidRPr="00A60A57">
                <w:rPr>
                  <w:rFonts w:eastAsia="Times New Roman" w:cs="Times New Roman"/>
                  <w:color w:val="0D0D0D" w:themeColor="text1" w:themeTint="F2"/>
                  <w:sz w:val="22"/>
                  <w:rPrChange w:id="14215" w:author="tao huang" w:date="2017-09-17T12:05:00Z">
                    <w:rPr>
                      <w:rFonts w:eastAsia="Times New Roman" w:cs="Times New Roman"/>
                      <w:color w:val="000000" w:themeColor="text1"/>
                      <w:sz w:val="22"/>
                    </w:rPr>
                  </w:rPrChange>
                </w:rPr>
                <w:t>ADL-intra-EWC</w:t>
              </w:r>
            </w:ins>
          </w:p>
        </w:tc>
        <w:tc>
          <w:tcPr>
            <w:tcW w:w="1985" w:type="dxa"/>
            <w:gridSpan w:val="2"/>
            <w:tcBorders>
              <w:left w:val="single" w:sz="4" w:space="0" w:color="auto"/>
              <w:right w:val="single" w:sz="4" w:space="0" w:color="auto"/>
            </w:tcBorders>
            <w:shd w:val="clear" w:color="auto" w:fill="auto"/>
            <w:noWrap/>
            <w:hideMark/>
          </w:tcPr>
          <w:p w14:paraId="534DF28D"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216" w:author="tao huang" w:date="2017-09-16T13:01:00Z"/>
                <w:rFonts w:eastAsia="Times New Roman" w:cs="Times New Roman"/>
                <w:color w:val="0D0D0D" w:themeColor="text1" w:themeTint="F2"/>
                <w:sz w:val="22"/>
                <w:rPrChange w:id="14217" w:author="tao huang" w:date="2017-09-17T12:05:00Z">
                  <w:rPr>
                    <w:ins w:id="14218" w:author="tao huang" w:date="2017-09-16T13:01:00Z"/>
                    <w:rFonts w:eastAsia="Times New Roman" w:cs="Times New Roman"/>
                    <w:color w:val="000000" w:themeColor="text1"/>
                    <w:sz w:val="22"/>
                  </w:rPr>
                </w:rPrChange>
              </w:rPr>
            </w:pPr>
            <w:ins w:id="14219" w:author="tao huang" w:date="2017-09-16T13:01:00Z">
              <w:r w:rsidRPr="00A60A57">
                <w:rPr>
                  <w:rFonts w:eastAsia="Times New Roman" w:cs="Times New Roman"/>
                  <w:color w:val="0D0D0D" w:themeColor="text1" w:themeTint="F2"/>
                  <w:sz w:val="22"/>
                  <w:rPrChange w:id="14220" w:author="tao huang" w:date="2017-09-17T12:05:00Z">
                    <w:rPr>
                      <w:rFonts w:eastAsia="Times New Roman" w:cs="Times New Roman"/>
                      <w:color w:val="000000" w:themeColor="text1"/>
                      <w:sz w:val="22"/>
                    </w:rPr>
                  </w:rPrChange>
                </w:rPr>
                <w:t>ADL-own-EWC</w:t>
              </w:r>
            </w:ins>
          </w:p>
        </w:tc>
        <w:tc>
          <w:tcPr>
            <w:tcW w:w="2126" w:type="dxa"/>
            <w:gridSpan w:val="2"/>
            <w:tcBorders>
              <w:left w:val="single" w:sz="4" w:space="0" w:color="auto"/>
              <w:right w:val="single" w:sz="4" w:space="0" w:color="auto"/>
            </w:tcBorders>
            <w:shd w:val="clear" w:color="auto" w:fill="auto"/>
            <w:noWrap/>
            <w:hideMark/>
          </w:tcPr>
          <w:p w14:paraId="705EEAAE"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221" w:author="tao huang" w:date="2017-09-16T13:01:00Z"/>
                <w:rFonts w:eastAsia="Times New Roman" w:cs="Times New Roman"/>
                <w:color w:val="0D0D0D" w:themeColor="text1" w:themeTint="F2"/>
                <w:sz w:val="22"/>
                <w:rPrChange w:id="14222" w:author="tao huang" w:date="2017-09-17T12:05:00Z">
                  <w:rPr>
                    <w:ins w:id="14223" w:author="tao huang" w:date="2017-09-16T13:01:00Z"/>
                    <w:rFonts w:eastAsia="Times New Roman" w:cs="Times New Roman"/>
                    <w:color w:val="000000" w:themeColor="text1"/>
                    <w:sz w:val="22"/>
                  </w:rPr>
                </w:rPrChange>
              </w:rPr>
            </w:pPr>
            <w:ins w:id="14224" w:author="tao huang" w:date="2017-09-16T13:01:00Z">
              <w:r w:rsidRPr="00A60A57">
                <w:rPr>
                  <w:rFonts w:eastAsia="Times New Roman" w:cs="Times New Roman"/>
                  <w:color w:val="0D0D0D" w:themeColor="text1" w:themeTint="F2"/>
                  <w:sz w:val="22"/>
                  <w:rPrChange w:id="14225" w:author="tao huang" w:date="2017-09-17T12:05:00Z">
                    <w:rPr>
                      <w:rFonts w:eastAsia="Times New Roman" w:cs="Times New Roman"/>
                      <w:color w:val="000000" w:themeColor="text1"/>
                      <w:sz w:val="22"/>
                    </w:rPr>
                  </w:rPrChange>
                </w:rPr>
                <w:t>ADL-intra-IC</w:t>
              </w:r>
            </w:ins>
          </w:p>
        </w:tc>
        <w:tc>
          <w:tcPr>
            <w:tcW w:w="1985" w:type="dxa"/>
            <w:gridSpan w:val="2"/>
            <w:tcBorders>
              <w:left w:val="single" w:sz="4" w:space="0" w:color="auto"/>
            </w:tcBorders>
            <w:shd w:val="clear" w:color="auto" w:fill="auto"/>
            <w:noWrap/>
            <w:hideMark/>
          </w:tcPr>
          <w:p w14:paraId="045DFECA"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226" w:author="tao huang" w:date="2017-09-16T13:01:00Z"/>
                <w:rFonts w:eastAsia="Times New Roman" w:cs="Times New Roman"/>
                <w:color w:val="0D0D0D" w:themeColor="text1" w:themeTint="F2"/>
                <w:sz w:val="22"/>
                <w:rPrChange w:id="14227" w:author="tao huang" w:date="2017-09-17T12:05:00Z">
                  <w:rPr>
                    <w:ins w:id="14228" w:author="tao huang" w:date="2017-09-16T13:01:00Z"/>
                    <w:rFonts w:eastAsia="Times New Roman" w:cs="Times New Roman"/>
                    <w:color w:val="000000" w:themeColor="text1"/>
                    <w:sz w:val="22"/>
                  </w:rPr>
                </w:rPrChange>
              </w:rPr>
            </w:pPr>
            <w:ins w:id="14229" w:author="tao huang" w:date="2017-09-16T13:01:00Z">
              <w:r w:rsidRPr="00A60A57">
                <w:rPr>
                  <w:rFonts w:eastAsia="Times New Roman" w:cs="Times New Roman"/>
                  <w:color w:val="0D0D0D" w:themeColor="text1" w:themeTint="F2"/>
                  <w:sz w:val="22"/>
                  <w:rPrChange w:id="14230" w:author="tao huang" w:date="2017-09-17T12:05:00Z">
                    <w:rPr>
                      <w:rFonts w:eastAsia="Times New Roman" w:cs="Times New Roman"/>
                      <w:color w:val="000000" w:themeColor="text1"/>
                      <w:sz w:val="22"/>
                    </w:rPr>
                  </w:rPrChange>
                </w:rPr>
                <w:t>ADL-own-IC</w:t>
              </w:r>
            </w:ins>
          </w:p>
        </w:tc>
      </w:tr>
      <w:tr w:rsidR="00B417BD" w:rsidRPr="00A60A57" w14:paraId="74DA14DC" w14:textId="77777777" w:rsidTr="00EB5809">
        <w:trPr>
          <w:trHeight w:val="20"/>
          <w:jc w:val="center"/>
          <w:ins w:id="14231" w:author="tao huang" w:date="2017-09-16T13:01: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2E8A93FE" w14:textId="77777777" w:rsidR="00B417BD" w:rsidRPr="00A60A57" w:rsidRDefault="00B417BD" w:rsidP="00EB5809">
            <w:pPr>
              <w:spacing w:after="0" w:line="240" w:lineRule="auto"/>
              <w:jc w:val="center"/>
              <w:rPr>
                <w:ins w:id="14232" w:author="tao huang" w:date="2017-09-16T13:01:00Z"/>
                <w:rFonts w:eastAsia="Times New Roman" w:cs="Times New Roman"/>
                <w:b w:val="0"/>
                <w:color w:val="0D0D0D" w:themeColor="text1" w:themeTint="F2"/>
                <w:sz w:val="22"/>
                <w:rPrChange w:id="14233" w:author="tao huang" w:date="2017-09-17T12:05:00Z">
                  <w:rPr>
                    <w:ins w:id="14234" w:author="tao huang" w:date="2017-09-16T13:01:00Z"/>
                    <w:rFonts w:eastAsia="Times New Roman" w:cs="Times New Roman"/>
                    <w:b w:val="0"/>
                    <w:color w:val="000000" w:themeColor="text1"/>
                    <w:sz w:val="22"/>
                  </w:rPr>
                </w:rPrChange>
              </w:rPr>
            </w:pPr>
            <w:ins w:id="14235" w:author="tao huang" w:date="2017-09-16T13:01:00Z">
              <w:r w:rsidRPr="00A60A57">
                <w:rPr>
                  <w:rFonts w:eastAsia="Times New Roman" w:cs="Times New Roman"/>
                  <w:b w:val="0"/>
                  <w:color w:val="0D0D0D" w:themeColor="text1" w:themeTint="F2"/>
                  <w:sz w:val="22"/>
                  <w:rPrChange w:id="14236" w:author="tao huang" w:date="2017-09-17T12:05:00Z">
                    <w:rPr>
                      <w:rFonts w:eastAsia="Times New Roman" w:cs="Times New Roman"/>
                      <w:b w:val="0"/>
                      <w:color w:val="000000" w:themeColor="text1"/>
                      <w:sz w:val="22"/>
                    </w:rPr>
                  </w:rPrChange>
                </w:rPr>
                <w:t>Parameter/estimate and p-values</w:t>
              </w:r>
            </w:ins>
          </w:p>
        </w:tc>
        <w:tc>
          <w:tcPr>
            <w:tcW w:w="986" w:type="dxa"/>
            <w:shd w:val="clear" w:color="auto" w:fill="auto"/>
            <w:noWrap/>
            <w:hideMark/>
          </w:tcPr>
          <w:p w14:paraId="155C4354"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237" w:author="tao huang" w:date="2017-09-16T13:01:00Z"/>
                <w:rFonts w:eastAsia="Times New Roman" w:cs="Times New Roman"/>
                <w:color w:val="0D0D0D" w:themeColor="text1" w:themeTint="F2"/>
                <w:sz w:val="22"/>
                <w:rPrChange w:id="14238" w:author="tao huang" w:date="2017-09-17T12:05:00Z">
                  <w:rPr>
                    <w:ins w:id="14239" w:author="tao huang" w:date="2017-09-16T13:01:00Z"/>
                    <w:rFonts w:eastAsia="Times New Roman" w:cs="Times New Roman"/>
                    <w:color w:val="000000" w:themeColor="text1"/>
                    <w:sz w:val="22"/>
                  </w:rPr>
                </w:rPrChange>
              </w:rPr>
            </w:pPr>
            <w:ins w:id="14240" w:author="tao huang" w:date="2017-09-16T13:01:00Z">
              <w:r w:rsidRPr="00A60A57">
                <w:rPr>
                  <w:rFonts w:eastAsia="Times New Roman" w:cs="Times New Roman"/>
                  <w:color w:val="0D0D0D" w:themeColor="text1" w:themeTint="F2"/>
                  <w:sz w:val="22"/>
                  <w:rPrChange w:id="14241" w:author="tao huang" w:date="2017-09-17T12:05:00Z">
                    <w:rPr>
                      <w:rFonts w:eastAsia="Times New Roman" w:cs="Times New Roman"/>
                      <w:color w:val="000000" w:themeColor="text1"/>
                      <w:sz w:val="22"/>
                    </w:rPr>
                  </w:rPrChange>
                </w:rPr>
                <w:t>Estimate</w:t>
              </w:r>
            </w:ins>
          </w:p>
        </w:tc>
        <w:tc>
          <w:tcPr>
            <w:tcW w:w="998" w:type="dxa"/>
            <w:tcBorders>
              <w:right w:val="single" w:sz="4" w:space="0" w:color="auto"/>
            </w:tcBorders>
            <w:shd w:val="clear" w:color="auto" w:fill="auto"/>
            <w:noWrap/>
            <w:hideMark/>
          </w:tcPr>
          <w:p w14:paraId="0F8FAF02"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242" w:author="tao huang" w:date="2017-09-16T13:01:00Z"/>
                <w:rFonts w:eastAsia="Times New Roman" w:cs="Times New Roman"/>
                <w:color w:val="0D0D0D" w:themeColor="text1" w:themeTint="F2"/>
                <w:sz w:val="22"/>
                <w:rPrChange w:id="14243" w:author="tao huang" w:date="2017-09-17T12:05:00Z">
                  <w:rPr>
                    <w:ins w:id="14244" w:author="tao huang" w:date="2017-09-16T13:01:00Z"/>
                    <w:rFonts w:eastAsia="Times New Roman" w:cs="Times New Roman"/>
                    <w:color w:val="000000" w:themeColor="text1"/>
                    <w:sz w:val="22"/>
                  </w:rPr>
                </w:rPrChange>
              </w:rPr>
            </w:pPr>
            <w:ins w:id="14245" w:author="tao huang" w:date="2017-09-16T13:01:00Z">
              <w:r w:rsidRPr="00A60A57">
                <w:rPr>
                  <w:rFonts w:eastAsia="Times New Roman" w:cs="Times New Roman"/>
                  <w:color w:val="0D0D0D" w:themeColor="text1" w:themeTint="F2"/>
                  <w:sz w:val="22"/>
                  <w:rPrChange w:id="14246" w:author="tao huang" w:date="2017-09-17T12:05:00Z">
                    <w:rPr>
                      <w:rFonts w:eastAsia="Times New Roman" w:cs="Times New Roman"/>
                      <w:color w:val="000000" w:themeColor="text1"/>
                      <w:sz w:val="22"/>
                    </w:rPr>
                  </w:rPrChange>
                </w:rPr>
                <w:t>P-value</w:t>
              </w:r>
            </w:ins>
          </w:p>
        </w:tc>
        <w:tc>
          <w:tcPr>
            <w:tcW w:w="986" w:type="dxa"/>
            <w:tcBorders>
              <w:left w:val="single" w:sz="4" w:space="0" w:color="auto"/>
            </w:tcBorders>
            <w:shd w:val="clear" w:color="auto" w:fill="auto"/>
            <w:noWrap/>
            <w:hideMark/>
          </w:tcPr>
          <w:p w14:paraId="163989C4"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247" w:author="tao huang" w:date="2017-09-16T13:01:00Z"/>
                <w:rFonts w:eastAsia="Times New Roman" w:cs="Times New Roman"/>
                <w:color w:val="0D0D0D" w:themeColor="text1" w:themeTint="F2"/>
                <w:sz w:val="22"/>
                <w:rPrChange w:id="14248" w:author="tao huang" w:date="2017-09-17T12:05:00Z">
                  <w:rPr>
                    <w:ins w:id="14249" w:author="tao huang" w:date="2017-09-16T13:01:00Z"/>
                    <w:rFonts w:eastAsia="Times New Roman" w:cs="Times New Roman"/>
                    <w:color w:val="000000" w:themeColor="text1"/>
                    <w:sz w:val="22"/>
                  </w:rPr>
                </w:rPrChange>
              </w:rPr>
            </w:pPr>
            <w:ins w:id="14250" w:author="tao huang" w:date="2017-09-16T13:01:00Z">
              <w:r w:rsidRPr="00A60A57">
                <w:rPr>
                  <w:rFonts w:eastAsia="Times New Roman" w:cs="Times New Roman"/>
                  <w:color w:val="0D0D0D" w:themeColor="text1" w:themeTint="F2"/>
                  <w:sz w:val="22"/>
                  <w:rPrChange w:id="14251" w:author="tao huang" w:date="2017-09-17T12:05:00Z">
                    <w:rPr>
                      <w:rFonts w:eastAsia="Times New Roman" w:cs="Times New Roman"/>
                      <w:color w:val="000000" w:themeColor="text1"/>
                      <w:sz w:val="22"/>
                    </w:rPr>
                  </w:rPrChange>
                </w:rPr>
                <w:t>Estimate</w:t>
              </w:r>
            </w:ins>
          </w:p>
        </w:tc>
        <w:tc>
          <w:tcPr>
            <w:tcW w:w="999" w:type="dxa"/>
            <w:tcBorders>
              <w:right w:val="single" w:sz="4" w:space="0" w:color="auto"/>
            </w:tcBorders>
            <w:shd w:val="clear" w:color="auto" w:fill="auto"/>
            <w:noWrap/>
            <w:hideMark/>
          </w:tcPr>
          <w:p w14:paraId="3866D3DC"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252" w:author="tao huang" w:date="2017-09-16T13:01:00Z"/>
                <w:rFonts w:eastAsia="Times New Roman" w:cs="Times New Roman"/>
                <w:color w:val="0D0D0D" w:themeColor="text1" w:themeTint="F2"/>
                <w:sz w:val="22"/>
                <w:rPrChange w:id="14253" w:author="tao huang" w:date="2017-09-17T12:05:00Z">
                  <w:rPr>
                    <w:ins w:id="14254" w:author="tao huang" w:date="2017-09-16T13:01:00Z"/>
                    <w:rFonts w:eastAsia="Times New Roman" w:cs="Times New Roman"/>
                    <w:color w:val="000000" w:themeColor="text1"/>
                    <w:sz w:val="22"/>
                  </w:rPr>
                </w:rPrChange>
              </w:rPr>
            </w:pPr>
            <w:ins w:id="14255" w:author="tao huang" w:date="2017-09-16T13:01:00Z">
              <w:r w:rsidRPr="00A60A57">
                <w:rPr>
                  <w:rFonts w:eastAsia="Times New Roman" w:cs="Times New Roman"/>
                  <w:color w:val="0D0D0D" w:themeColor="text1" w:themeTint="F2"/>
                  <w:sz w:val="22"/>
                  <w:rPrChange w:id="14256" w:author="tao huang" w:date="2017-09-17T12:05:00Z">
                    <w:rPr>
                      <w:rFonts w:eastAsia="Times New Roman" w:cs="Times New Roman"/>
                      <w:color w:val="000000" w:themeColor="text1"/>
                      <w:sz w:val="22"/>
                    </w:rPr>
                  </w:rPrChange>
                </w:rPr>
                <w:t>P-value</w:t>
              </w:r>
            </w:ins>
          </w:p>
        </w:tc>
        <w:tc>
          <w:tcPr>
            <w:tcW w:w="986" w:type="dxa"/>
            <w:tcBorders>
              <w:left w:val="single" w:sz="4" w:space="0" w:color="auto"/>
            </w:tcBorders>
            <w:shd w:val="clear" w:color="auto" w:fill="auto"/>
            <w:noWrap/>
            <w:hideMark/>
          </w:tcPr>
          <w:p w14:paraId="5BDA667A"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257" w:author="tao huang" w:date="2017-09-16T13:01:00Z"/>
                <w:rFonts w:eastAsia="Times New Roman" w:cs="Times New Roman"/>
                <w:color w:val="0D0D0D" w:themeColor="text1" w:themeTint="F2"/>
                <w:sz w:val="22"/>
                <w:rPrChange w:id="14258" w:author="tao huang" w:date="2017-09-17T12:05:00Z">
                  <w:rPr>
                    <w:ins w:id="14259" w:author="tao huang" w:date="2017-09-16T13:01:00Z"/>
                    <w:rFonts w:eastAsia="Times New Roman" w:cs="Times New Roman"/>
                    <w:color w:val="000000" w:themeColor="text1"/>
                    <w:sz w:val="22"/>
                  </w:rPr>
                </w:rPrChange>
              </w:rPr>
            </w:pPr>
            <w:ins w:id="14260" w:author="tao huang" w:date="2017-09-16T13:01:00Z">
              <w:r w:rsidRPr="00A60A57">
                <w:rPr>
                  <w:rFonts w:eastAsia="Times New Roman" w:cs="Times New Roman"/>
                  <w:color w:val="0D0D0D" w:themeColor="text1" w:themeTint="F2"/>
                  <w:sz w:val="22"/>
                  <w:rPrChange w:id="14261" w:author="tao huang" w:date="2017-09-17T12:05:00Z">
                    <w:rPr>
                      <w:rFonts w:eastAsia="Times New Roman" w:cs="Times New Roman"/>
                      <w:color w:val="000000" w:themeColor="text1"/>
                      <w:sz w:val="22"/>
                    </w:rPr>
                  </w:rPrChange>
                </w:rPr>
                <w:t>Estimate</w:t>
              </w:r>
            </w:ins>
          </w:p>
        </w:tc>
        <w:tc>
          <w:tcPr>
            <w:tcW w:w="1140" w:type="dxa"/>
            <w:tcBorders>
              <w:right w:val="single" w:sz="4" w:space="0" w:color="auto"/>
            </w:tcBorders>
            <w:shd w:val="clear" w:color="auto" w:fill="auto"/>
            <w:noWrap/>
            <w:hideMark/>
          </w:tcPr>
          <w:p w14:paraId="649A4211"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262" w:author="tao huang" w:date="2017-09-16T13:01:00Z"/>
                <w:rFonts w:eastAsia="Times New Roman" w:cs="Times New Roman"/>
                <w:color w:val="0D0D0D" w:themeColor="text1" w:themeTint="F2"/>
                <w:sz w:val="22"/>
                <w:rPrChange w:id="14263" w:author="tao huang" w:date="2017-09-17T12:05:00Z">
                  <w:rPr>
                    <w:ins w:id="14264" w:author="tao huang" w:date="2017-09-16T13:01:00Z"/>
                    <w:rFonts w:eastAsia="Times New Roman" w:cs="Times New Roman"/>
                    <w:color w:val="000000" w:themeColor="text1"/>
                    <w:sz w:val="22"/>
                  </w:rPr>
                </w:rPrChange>
              </w:rPr>
            </w:pPr>
            <w:ins w:id="14265" w:author="tao huang" w:date="2017-09-16T13:01:00Z">
              <w:r w:rsidRPr="00A60A57">
                <w:rPr>
                  <w:rFonts w:eastAsia="Times New Roman" w:cs="Times New Roman"/>
                  <w:color w:val="0D0D0D" w:themeColor="text1" w:themeTint="F2"/>
                  <w:sz w:val="22"/>
                  <w:rPrChange w:id="14266" w:author="tao huang" w:date="2017-09-17T12:05:00Z">
                    <w:rPr>
                      <w:rFonts w:eastAsia="Times New Roman" w:cs="Times New Roman"/>
                      <w:color w:val="000000" w:themeColor="text1"/>
                      <w:sz w:val="22"/>
                    </w:rPr>
                  </w:rPrChange>
                </w:rPr>
                <w:t>P-value</w:t>
              </w:r>
            </w:ins>
          </w:p>
        </w:tc>
        <w:tc>
          <w:tcPr>
            <w:tcW w:w="986" w:type="dxa"/>
            <w:tcBorders>
              <w:left w:val="single" w:sz="4" w:space="0" w:color="auto"/>
            </w:tcBorders>
            <w:shd w:val="clear" w:color="auto" w:fill="auto"/>
            <w:noWrap/>
            <w:hideMark/>
          </w:tcPr>
          <w:p w14:paraId="0CE567A9"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267" w:author="tao huang" w:date="2017-09-16T13:01:00Z"/>
                <w:rFonts w:eastAsia="Times New Roman" w:cs="Times New Roman"/>
                <w:color w:val="0D0D0D" w:themeColor="text1" w:themeTint="F2"/>
                <w:sz w:val="22"/>
                <w:rPrChange w:id="14268" w:author="tao huang" w:date="2017-09-17T12:05:00Z">
                  <w:rPr>
                    <w:ins w:id="14269" w:author="tao huang" w:date="2017-09-16T13:01:00Z"/>
                    <w:rFonts w:eastAsia="Times New Roman" w:cs="Times New Roman"/>
                    <w:color w:val="000000" w:themeColor="text1"/>
                    <w:sz w:val="22"/>
                  </w:rPr>
                </w:rPrChange>
              </w:rPr>
            </w:pPr>
            <w:ins w:id="14270" w:author="tao huang" w:date="2017-09-16T13:01:00Z">
              <w:r w:rsidRPr="00A60A57">
                <w:rPr>
                  <w:rFonts w:eastAsia="Times New Roman" w:cs="Times New Roman"/>
                  <w:color w:val="0D0D0D" w:themeColor="text1" w:themeTint="F2"/>
                  <w:sz w:val="22"/>
                  <w:rPrChange w:id="14271" w:author="tao huang" w:date="2017-09-17T12:05:00Z">
                    <w:rPr>
                      <w:rFonts w:eastAsia="Times New Roman" w:cs="Times New Roman"/>
                      <w:color w:val="000000" w:themeColor="text1"/>
                      <w:sz w:val="22"/>
                    </w:rPr>
                  </w:rPrChange>
                </w:rPr>
                <w:t>Estimate</w:t>
              </w:r>
            </w:ins>
          </w:p>
        </w:tc>
        <w:tc>
          <w:tcPr>
            <w:tcW w:w="999" w:type="dxa"/>
            <w:shd w:val="clear" w:color="auto" w:fill="auto"/>
            <w:noWrap/>
            <w:hideMark/>
          </w:tcPr>
          <w:p w14:paraId="57C67DEF"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4272" w:author="tao huang" w:date="2017-09-16T13:01:00Z"/>
                <w:rFonts w:eastAsia="Times New Roman" w:cs="Times New Roman"/>
                <w:color w:val="0D0D0D" w:themeColor="text1" w:themeTint="F2"/>
                <w:sz w:val="22"/>
                <w:rPrChange w:id="14273" w:author="tao huang" w:date="2017-09-17T12:05:00Z">
                  <w:rPr>
                    <w:ins w:id="14274" w:author="tao huang" w:date="2017-09-16T13:01:00Z"/>
                    <w:rFonts w:eastAsia="Times New Roman" w:cs="Times New Roman"/>
                    <w:color w:val="000000" w:themeColor="text1"/>
                    <w:sz w:val="22"/>
                  </w:rPr>
                </w:rPrChange>
              </w:rPr>
            </w:pPr>
            <w:ins w:id="14275" w:author="tao huang" w:date="2017-09-16T13:01:00Z">
              <w:r w:rsidRPr="00A60A57">
                <w:rPr>
                  <w:rFonts w:eastAsia="Times New Roman" w:cs="Times New Roman"/>
                  <w:color w:val="0D0D0D" w:themeColor="text1" w:themeTint="F2"/>
                  <w:sz w:val="22"/>
                  <w:rPrChange w:id="14276" w:author="tao huang" w:date="2017-09-17T12:05:00Z">
                    <w:rPr>
                      <w:rFonts w:eastAsia="Times New Roman" w:cs="Times New Roman"/>
                      <w:color w:val="000000" w:themeColor="text1"/>
                      <w:sz w:val="22"/>
                    </w:rPr>
                  </w:rPrChange>
                </w:rPr>
                <w:t>P-value</w:t>
              </w:r>
            </w:ins>
          </w:p>
        </w:tc>
      </w:tr>
      <w:tr w:rsidR="00B417BD" w:rsidRPr="00A60A57" w14:paraId="67C38255" w14:textId="77777777" w:rsidTr="00EB5809">
        <w:trPr>
          <w:cnfStyle w:val="000000100000" w:firstRow="0" w:lastRow="0" w:firstColumn="0" w:lastColumn="0" w:oddVBand="0" w:evenVBand="0" w:oddHBand="1" w:evenHBand="0" w:firstRowFirstColumn="0" w:firstRowLastColumn="0" w:lastRowFirstColumn="0" w:lastRowLastColumn="0"/>
          <w:trHeight w:val="20"/>
          <w:jc w:val="center"/>
          <w:ins w:id="14277" w:author="tao huang" w:date="2017-09-16T13:01: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6D5F305C" w14:textId="77777777" w:rsidR="00B417BD" w:rsidRPr="00A60A57" w:rsidRDefault="00B417BD" w:rsidP="00EB5809">
            <w:pPr>
              <w:spacing w:after="0" w:line="240" w:lineRule="auto"/>
              <w:rPr>
                <w:ins w:id="14278" w:author="tao huang" w:date="2017-09-16T13:01:00Z"/>
                <w:rFonts w:eastAsia="Times New Roman" w:cs="Times New Roman"/>
                <w:b w:val="0"/>
                <w:i/>
                <w:color w:val="0D0D0D" w:themeColor="text1" w:themeTint="F2"/>
                <w:sz w:val="22"/>
                <w:rPrChange w:id="14279" w:author="tao huang" w:date="2017-09-17T12:05:00Z">
                  <w:rPr>
                    <w:ins w:id="14280" w:author="tao huang" w:date="2017-09-16T13:01:00Z"/>
                    <w:rFonts w:eastAsia="Times New Roman" w:cs="Times New Roman"/>
                    <w:b w:val="0"/>
                    <w:i/>
                    <w:color w:val="000000" w:themeColor="text1"/>
                    <w:sz w:val="22"/>
                  </w:rPr>
                </w:rPrChange>
              </w:rPr>
            </w:pPr>
            <w:ins w:id="14281" w:author="tao huang" w:date="2017-09-16T13:01:00Z">
              <w:r w:rsidRPr="00A60A57">
                <w:rPr>
                  <w:rFonts w:eastAsia="Times New Roman" w:cs="Times New Roman"/>
                  <w:b w:val="0"/>
                  <w:i/>
                  <w:color w:val="0D0D0D" w:themeColor="text1" w:themeTint="F2"/>
                  <w:sz w:val="22"/>
                  <w:rPrChange w:id="14282" w:author="tao huang" w:date="2017-09-17T12:05:00Z">
                    <w:rPr>
                      <w:rFonts w:eastAsia="Times New Roman" w:cs="Times New Roman"/>
                      <w:b w:val="0"/>
                      <w:i/>
                      <w:color w:val="000000" w:themeColor="text1"/>
                      <w:sz w:val="22"/>
                    </w:rPr>
                  </w:rPrChange>
                </w:rPr>
                <w:t>Outliers and general variations</w:t>
              </w:r>
            </w:ins>
          </w:p>
        </w:tc>
        <w:tc>
          <w:tcPr>
            <w:tcW w:w="986" w:type="dxa"/>
            <w:shd w:val="clear" w:color="auto" w:fill="auto"/>
            <w:noWrap/>
            <w:hideMark/>
          </w:tcPr>
          <w:p w14:paraId="77CF1DBF"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283" w:author="tao huang" w:date="2017-09-16T13:01:00Z"/>
                <w:rFonts w:eastAsia="Times New Roman" w:cs="Times New Roman"/>
                <w:color w:val="0D0D0D" w:themeColor="text1" w:themeTint="F2"/>
                <w:sz w:val="22"/>
                <w:rPrChange w:id="14284" w:author="tao huang" w:date="2017-09-17T12:05:00Z">
                  <w:rPr>
                    <w:ins w:id="14285" w:author="tao huang" w:date="2017-09-16T13:01:00Z"/>
                    <w:rFonts w:eastAsia="Times New Roman" w:cs="Times New Roman"/>
                    <w:color w:val="000000" w:themeColor="text1"/>
                    <w:sz w:val="22"/>
                  </w:rPr>
                </w:rPrChange>
              </w:rPr>
            </w:pPr>
            <w:ins w:id="14286" w:author="tao huang" w:date="2017-09-16T13:01:00Z">
              <w:r w:rsidRPr="00A60A57">
                <w:rPr>
                  <w:rFonts w:eastAsia="Times New Roman" w:cs="Times New Roman"/>
                  <w:color w:val="0D0D0D" w:themeColor="text1" w:themeTint="F2"/>
                  <w:sz w:val="22"/>
                  <w:rPrChange w:id="14287" w:author="tao huang" w:date="2017-09-17T12:05:00Z">
                    <w:rPr>
                      <w:rFonts w:eastAsia="Times New Roman" w:cs="Times New Roman"/>
                      <w:color w:val="000000" w:themeColor="text1"/>
                      <w:sz w:val="22"/>
                    </w:rPr>
                  </w:rPrChange>
                </w:rPr>
                <w:t>0.001</w:t>
              </w:r>
            </w:ins>
          </w:p>
        </w:tc>
        <w:tc>
          <w:tcPr>
            <w:tcW w:w="998" w:type="dxa"/>
            <w:tcBorders>
              <w:right w:val="single" w:sz="4" w:space="0" w:color="auto"/>
            </w:tcBorders>
            <w:shd w:val="clear" w:color="auto" w:fill="auto"/>
            <w:noWrap/>
            <w:hideMark/>
          </w:tcPr>
          <w:p w14:paraId="5FB530FB"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288" w:author="tao huang" w:date="2017-09-16T13:01:00Z"/>
                <w:rFonts w:eastAsia="Times New Roman" w:cs="Times New Roman"/>
                <w:color w:val="0D0D0D" w:themeColor="text1" w:themeTint="F2"/>
                <w:sz w:val="22"/>
                <w:rPrChange w:id="14289" w:author="tao huang" w:date="2017-09-17T12:05:00Z">
                  <w:rPr>
                    <w:ins w:id="14290" w:author="tao huang" w:date="2017-09-16T13:01:00Z"/>
                    <w:rFonts w:eastAsia="Times New Roman" w:cs="Times New Roman"/>
                    <w:color w:val="000000" w:themeColor="text1"/>
                    <w:sz w:val="22"/>
                  </w:rPr>
                </w:rPrChange>
              </w:rPr>
            </w:pPr>
            <w:ins w:id="14291" w:author="tao huang" w:date="2017-09-16T13:01:00Z">
              <w:r w:rsidRPr="00A60A57">
                <w:rPr>
                  <w:rFonts w:eastAsia="Times New Roman" w:cs="Times New Roman"/>
                  <w:color w:val="0D0D0D" w:themeColor="text1" w:themeTint="F2"/>
                  <w:sz w:val="22"/>
                  <w:rPrChange w:id="14292" w:author="tao huang" w:date="2017-09-17T12:05:00Z">
                    <w:rPr>
                      <w:rFonts w:eastAsia="Times New Roman" w:cs="Times New Roman"/>
                      <w:color w:val="000000" w:themeColor="text1"/>
                      <w:sz w:val="22"/>
                    </w:rPr>
                  </w:rPrChange>
                </w:rPr>
                <w:t>0.319</w:t>
              </w:r>
            </w:ins>
          </w:p>
        </w:tc>
        <w:tc>
          <w:tcPr>
            <w:tcW w:w="986" w:type="dxa"/>
            <w:tcBorders>
              <w:left w:val="single" w:sz="4" w:space="0" w:color="auto"/>
            </w:tcBorders>
            <w:shd w:val="clear" w:color="auto" w:fill="auto"/>
            <w:noWrap/>
            <w:hideMark/>
          </w:tcPr>
          <w:p w14:paraId="4524EC1E"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293" w:author="tao huang" w:date="2017-09-16T13:01:00Z"/>
                <w:rFonts w:eastAsia="Times New Roman" w:cs="Times New Roman"/>
                <w:color w:val="0D0D0D" w:themeColor="text1" w:themeTint="F2"/>
                <w:sz w:val="22"/>
                <w:rPrChange w:id="14294" w:author="tao huang" w:date="2017-09-17T12:05:00Z">
                  <w:rPr>
                    <w:ins w:id="14295" w:author="tao huang" w:date="2017-09-16T13:01:00Z"/>
                    <w:rFonts w:eastAsia="Times New Roman" w:cs="Times New Roman"/>
                    <w:color w:val="000000" w:themeColor="text1"/>
                    <w:sz w:val="22"/>
                  </w:rPr>
                </w:rPrChange>
              </w:rPr>
            </w:pPr>
            <w:ins w:id="14296" w:author="tao huang" w:date="2017-09-16T13:01:00Z">
              <w:r w:rsidRPr="00A60A57">
                <w:rPr>
                  <w:rFonts w:eastAsia="Times New Roman" w:cs="Times New Roman"/>
                  <w:color w:val="0D0D0D" w:themeColor="text1" w:themeTint="F2"/>
                  <w:sz w:val="22"/>
                  <w:rPrChange w:id="14297" w:author="tao huang" w:date="2017-09-17T12:05:00Z">
                    <w:rPr>
                      <w:rFonts w:eastAsia="Times New Roman" w:cs="Times New Roman"/>
                      <w:color w:val="000000" w:themeColor="text1"/>
                      <w:sz w:val="22"/>
                    </w:rPr>
                  </w:rPrChange>
                </w:rPr>
                <w:t>0.001</w:t>
              </w:r>
            </w:ins>
          </w:p>
        </w:tc>
        <w:tc>
          <w:tcPr>
            <w:tcW w:w="999" w:type="dxa"/>
            <w:tcBorders>
              <w:right w:val="single" w:sz="4" w:space="0" w:color="auto"/>
            </w:tcBorders>
            <w:shd w:val="clear" w:color="auto" w:fill="auto"/>
            <w:noWrap/>
            <w:hideMark/>
          </w:tcPr>
          <w:p w14:paraId="34831A0F"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298" w:author="tao huang" w:date="2017-09-16T13:01:00Z"/>
                <w:rFonts w:eastAsia="Times New Roman" w:cs="Times New Roman"/>
                <w:color w:val="0D0D0D" w:themeColor="text1" w:themeTint="F2"/>
                <w:sz w:val="22"/>
                <w:rPrChange w:id="14299" w:author="tao huang" w:date="2017-09-17T12:05:00Z">
                  <w:rPr>
                    <w:ins w:id="14300" w:author="tao huang" w:date="2017-09-16T13:01:00Z"/>
                    <w:rFonts w:eastAsia="Times New Roman" w:cs="Times New Roman"/>
                    <w:color w:val="000000" w:themeColor="text1"/>
                    <w:sz w:val="22"/>
                  </w:rPr>
                </w:rPrChange>
              </w:rPr>
            </w:pPr>
            <w:ins w:id="14301" w:author="tao huang" w:date="2017-09-16T13:01:00Z">
              <w:r w:rsidRPr="00A60A57">
                <w:rPr>
                  <w:rFonts w:eastAsia="Times New Roman" w:cs="Times New Roman"/>
                  <w:color w:val="0D0D0D" w:themeColor="text1" w:themeTint="F2"/>
                  <w:sz w:val="22"/>
                  <w:rPrChange w:id="14302" w:author="tao huang" w:date="2017-09-17T12:05:00Z">
                    <w:rPr>
                      <w:rFonts w:eastAsia="Times New Roman" w:cs="Times New Roman"/>
                      <w:color w:val="000000" w:themeColor="text1"/>
                      <w:sz w:val="22"/>
                    </w:rPr>
                  </w:rPrChange>
                </w:rPr>
                <w:t>0.321</w:t>
              </w:r>
            </w:ins>
          </w:p>
        </w:tc>
        <w:tc>
          <w:tcPr>
            <w:tcW w:w="986" w:type="dxa"/>
            <w:tcBorders>
              <w:left w:val="single" w:sz="4" w:space="0" w:color="auto"/>
            </w:tcBorders>
            <w:shd w:val="clear" w:color="auto" w:fill="auto"/>
            <w:noWrap/>
            <w:hideMark/>
          </w:tcPr>
          <w:p w14:paraId="248B7F27"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303" w:author="tao huang" w:date="2017-09-16T13:01:00Z"/>
                <w:rFonts w:eastAsia="Times New Roman" w:cs="Times New Roman"/>
                <w:b/>
                <w:bCs/>
                <w:color w:val="0D0D0D" w:themeColor="text1" w:themeTint="F2"/>
                <w:sz w:val="22"/>
                <w:rPrChange w:id="14304" w:author="tao huang" w:date="2017-09-17T12:05:00Z">
                  <w:rPr>
                    <w:ins w:id="14305" w:author="tao huang" w:date="2017-09-16T13:01:00Z"/>
                    <w:rFonts w:eastAsia="Times New Roman" w:cs="Times New Roman"/>
                    <w:b/>
                    <w:bCs/>
                    <w:color w:val="000000" w:themeColor="text1"/>
                    <w:sz w:val="22"/>
                  </w:rPr>
                </w:rPrChange>
              </w:rPr>
            </w:pPr>
            <w:ins w:id="14306" w:author="tao huang" w:date="2017-09-16T13:01:00Z">
              <w:r w:rsidRPr="00A60A57">
                <w:rPr>
                  <w:rFonts w:eastAsia="Times New Roman" w:cs="Times New Roman"/>
                  <w:b/>
                  <w:bCs/>
                  <w:color w:val="0D0D0D" w:themeColor="text1" w:themeTint="F2"/>
                  <w:sz w:val="22"/>
                  <w:rPrChange w:id="14307" w:author="tao huang" w:date="2017-09-17T12:05:00Z">
                    <w:rPr>
                      <w:rFonts w:eastAsia="Times New Roman" w:cs="Times New Roman"/>
                      <w:b/>
                      <w:bCs/>
                      <w:color w:val="000000" w:themeColor="text1"/>
                      <w:sz w:val="22"/>
                    </w:rPr>
                  </w:rPrChange>
                </w:rPr>
                <w:t>-0.010</w:t>
              </w:r>
            </w:ins>
          </w:p>
        </w:tc>
        <w:tc>
          <w:tcPr>
            <w:tcW w:w="1140" w:type="dxa"/>
            <w:tcBorders>
              <w:right w:val="single" w:sz="4" w:space="0" w:color="auto"/>
            </w:tcBorders>
            <w:shd w:val="clear" w:color="auto" w:fill="auto"/>
            <w:noWrap/>
            <w:hideMark/>
          </w:tcPr>
          <w:p w14:paraId="1699BC82"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308" w:author="tao huang" w:date="2017-09-16T13:01:00Z"/>
                <w:rFonts w:eastAsia="Times New Roman" w:cs="Times New Roman"/>
                <w:b/>
                <w:bCs/>
                <w:color w:val="0D0D0D" w:themeColor="text1" w:themeTint="F2"/>
                <w:sz w:val="22"/>
                <w:rPrChange w:id="14309" w:author="tao huang" w:date="2017-09-17T12:05:00Z">
                  <w:rPr>
                    <w:ins w:id="14310" w:author="tao huang" w:date="2017-09-16T13:01:00Z"/>
                    <w:rFonts w:eastAsia="Times New Roman" w:cs="Times New Roman"/>
                    <w:b/>
                    <w:bCs/>
                    <w:color w:val="000000" w:themeColor="text1"/>
                    <w:sz w:val="22"/>
                  </w:rPr>
                </w:rPrChange>
              </w:rPr>
            </w:pPr>
            <w:ins w:id="14311" w:author="tao huang" w:date="2017-09-16T13:01:00Z">
              <w:r w:rsidRPr="00A60A57">
                <w:rPr>
                  <w:rFonts w:eastAsia="Times New Roman" w:cs="Times New Roman"/>
                  <w:b/>
                  <w:bCs/>
                  <w:color w:val="0D0D0D" w:themeColor="text1" w:themeTint="F2"/>
                  <w:sz w:val="22"/>
                  <w:rPrChange w:id="14312" w:author="tao huang" w:date="2017-09-17T12:05:00Z">
                    <w:rPr>
                      <w:rFonts w:eastAsia="Times New Roman" w:cs="Times New Roman"/>
                      <w:b/>
                      <w:bCs/>
                      <w:color w:val="000000" w:themeColor="text1"/>
                      <w:sz w:val="22"/>
                    </w:rPr>
                  </w:rPrChange>
                </w:rPr>
                <w:t>0.000</w:t>
              </w:r>
            </w:ins>
          </w:p>
        </w:tc>
        <w:tc>
          <w:tcPr>
            <w:tcW w:w="986" w:type="dxa"/>
            <w:tcBorders>
              <w:left w:val="single" w:sz="4" w:space="0" w:color="auto"/>
            </w:tcBorders>
            <w:shd w:val="clear" w:color="auto" w:fill="auto"/>
            <w:noWrap/>
            <w:hideMark/>
          </w:tcPr>
          <w:p w14:paraId="22E189B1"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313" w:author="tao huang" w:date="2017-09-16T13:01:00Z"/>
                <w:rFonts w:eastAsia="Times New Roman" w:cs="Times New Roman"/>
                <w:b/>
                <w:bCs/>
                <w:color w:val="0D0D0D" w:themeColor="text1" w:themeTint="F2"/>
                <w:sz w:val="22"/>
                <w:rPrChange w:id="14314" w:author="tao huang" w:date="2017-09-17T12:05:00Z">
                  <w:rPr>
                    <w:ins w:id="14315" w:author="tao huang" w:date="2017-09-16T13:01:00Z"/>
                    <w:rFonts w:eastAsia="Times New Roman" w:cs="Times New Roman"/>
                    <w:b/>
                    <w:bCs/>
                    <w:color w:val="000000" w:themeColor="text1"/>
                    <w:sz w:val="22"/>
                  </w:rPr>
                </w:rPrChange>
              </w:rPr>
            </w:pPr>
            <w:ins w:id="14316" w:author="tao huang" w:date="2017-09-16T13:01:00Z">
              <w:r w:rsidRPr="00A60A57">
                <w:rPr>
                  <w:rFonts w:eastAsia="Times New Roman" w:cs="Times New Roman"/>
                  <w:b/>
                  <w:bCs/>
                  <w:color w:val="0D0D0D" w:themeColor="text1" w:themeTint="F2"/>
                  <w:sz w:val="22"/>
                  <w:rPrChange w:id="14317" w:author="tao huang" w:date="2017-09-17T12:05:00Z">
                    <w:rPr>
                      <w:rFonts w:eastAsia="Times New Roman" w:cs="Times New Roman"/>
                      <w:b/>
                      <w:bCs/>
                      <w:color w:val="000000" w:themeColor="text1"/>
                      <w:sz w:val="22"/>
                    </w:rPr>
                  </w:rPrChange>
                </w:rPr>
                <w:t>-0.014</w:t>
              </w:r>
            </w:ins>
          </w:p>
        </w:tc>
        <w:tc>
          <w:tcPr>
            <w:tcW w:w="999" w:type="dxa"/>
            <w:shd w:val="clear" w:color="auto" w:fill="auto"/>
            <w:noWrap/>
            <w:hideMark/>
          </w:tcPr>
          <w:p w14:paraId="416C0333"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318" w:author="tao huang" w:date="2017-09-16T13:01:00Z"/>
                <w:rFonts w:eastAsia="Times New Roman" w:cs="Times New Roman"/>
                <w:b/>
                <w:bCs/>
                <w:color w:val="0D0D0D" w:themeColor="text1" w:themeTint="F2"/>
                <w:sz w:val="22"/>
                <w:rPrChange w:id="14319" w:author="tao huang" w:date="2017-09-17T12:05:00Z">
                  <w:rPr>
                    <w:ins w:id="14320" w:author="tao huang" w:date="2017-09-16T13:01:00Z"/>
                    <w:rFonts w:eastAsia="Times New Roman" w:cs="Times New Roman"/>
                    <w:b/>
                    <w:bCs/>
                    <w:color w:val="000000" w:themeColor="text1"/>
                    <w:sz w:val="22"/>
                  </w:rPr>
                </w:rPrChange>
              </w:rPr>
            </w:pPr>
            <w:ins w:id="14321" w:author="tao huang" w:date="2017-09-16T13:01:00Z">
              <w:r w:rsidRPr="00A60A57">
                <w:rPr>
                  <w:rFonts w:eastAsia="Times New Roman" w:cs="Times New Roman"/>
                  <w:b/>
                  <w:bCs/>
                  <w:color w:val="0D0D0D" w:themeColor="text1" w:themeTint="F2"/>
                  <w:sz w:val="22"/>
                  <w:rPrChange w:id="14322" w:author="tao huang" w:date="2017-09-17T12:05:00Z">
                    <w:rPr>
                      <w:rFonts w:eastAsia="Times New Roman" w:cs="Times New Roman"/>
                      <w:b/>
                      <w:bCs/>
                      <w:color w:val="000000" w:themeColor="text1"/>
                      <w:sz w:val="22"/>
                    </w:rPr>
                  </w:rPrChange>
                </w:rPr>
                <w:t>0.000</w:t>
              </w:r>
            </w:ins>
          </w:p>
        </w:tc>
      </w:tr>
      <w:tr w:rsidR="00B417BD" w:rsidRPr="00A60A57" w14:paraId="0F8458B5" w14:textId="77777777" w:rsidTr="00EB5809">
        <w:trPr>
          <w:trHeight w:val="20"/>
          <w:jc w:val="center"/>
          <w:ins w:id="14323" w:author="tao huang" w:date="2017-09-16T13:01: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526BE9AB" w14:textId="77777777" w:rsidR="00B417BD" w:rsidRPr="00A60A57" w:rsidRDefault="00B417BD" w:rsidP="00EB5809">
            <w:pPr>
              <w:spacing w:after="0" w:line="240" w:lineRule="auto"/>
              <w:rPr>
                <w:ins w:id="14324" w:author="tao huang" w:date="2017-09-16T13:01:00Z"/>
                <w:rFonts w:eastAsia="Times New Roman" w:cs="Times New Roman"/>
                <w:b w:val="0"/>
                <w:i/>
                <w:color w:val="0D0D0D" w:themeColor="text1" w:themeTint="F2"/>
                <w:sz w:val="22"/>
                <w:rPrChange w:id="14325" w:author="tao huang" w:date="2017-09-17T12:05:00Z">
                  <w:rPr>
                    <w:ins w:id="14326" w:author="tao huang" w:date="2017-09-16T13:01:00Z"/>
                    <w:rFonts w:eastAsia="Times New Roman" w:cs="Times New Roman"/>
                    <w:b w:val="0"/>
                    <w:i/>
                    <w:color w:val="000000" w:themeColor="text1"/>
                    <w:sz w:val="22"/>
                  </w:rPr>
                </w:rPrChange>
              </w:rPr>
            </w:pPr>
            <w:ins w:id="14327" w:author="tao huang" w:date="2017-09-16T13:01:00Z">
              <w:r w:rsidRPr="00A60A57">
                <w:rPr>
                  <w:rFonts w:eastAsia="Times New Roman" w:cs="Times New Roman"/>
                  <w:b w:val="0"/>
                  <w:i/>
                  <w:color w:val="0D0D0D" w:themeColor="text1" w:themeTint="F2"/>
                  <w:sz w:val="22"/>
                  <w:rPrChange w:id="14328" w:author="tao huang" w:date="2017-09-17T12:05:00Z">
                    <w:rPr>
                      <w:rFonts w:eastAsia="Times New Roman" w:cs="Times New Roman"/>
                      <w:b w:val="0"/>
                      <w:i/>
                      <w:color w:val="000000" w:themeColor="text1"/>
                      <w:sz w:val="22"/>
                    </w:rPr>
                  </w:rPrChange>
                </w:rPr>
                <w:t>Sales level and variation</w:t>
              </w:r>
            </w:ins>
          </w:p>
        </w:tc>
        <w:tc>
          <w:tcPr>
            <w:tcW w:w="986" w:type="dxa"/>
            <w:shd w:val="clear" w:color="auto" w:fill="auto"/>
            <w:noWrap/>
            <w:hideMark/>
          </w:tcPr>
          <w:p w14:paraId="10F02974"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4329" w:author="tao huang" w:date="2017-09-16T13:01:00Z"/>
                <w:rFonts w:eastAsia="Times New Roman" w:cs="Times New Roman"/>
                <w:color w:val="0D0D0D" w:themeColor="text1" w:themeTint="F2"/>
                <w:sz w:val="22"/>
                <w:rPrChange w:id="14330" w:author="tao huang" w:date="2017-09-17T12:05:00Z">
                  <w:rPr>
                    <w:ins w:id="14331" w:author="tao huang" w:date="2017-09-16T13:01:00Z"/>
                    <w:rFonts w:eastAsia="Times New Roman" w:cs="Times New Roman"/>
                    <w:color w:val="000000" w:themeColor="text1"/>
                    <w:sz w:val="22"/>
                  </w:rPr>
                </w:rPrChange>
              </w:rPr>
            </w:pPr>
            <w:ins w:id="14332" w:author="tao huang" w:date="2017-09-16T13:01:00Z">
              <w:r w:rsidRPr="00A60A57">
                <w:rPr>
                  <w:rFonts w:eastAsia="Times New Roman" w:cs="Times New Roman"/>
                  <w:color w:val="0D0D0D" w:themeColor="text1" w:themeTint="F2"/>
                  <w:sz w:val="22"/>
                  <w:rPrChange w:id="14333" w:author="tao huang" w:date="2017-09-17T12:05:00Z">
                    <w:rPr>
                      <w:rFonts w:eastAsia="Times New Roman" w:cs="Times New Roman"/>
                      <w:color w:val="000000" w:themeColor="text1"/>
                      <w:sz w:val="22"/>
                    </w:rPr>
                  </w:rPrChange>
                </w:rPr>
                <w:t>0.001</w:t>
              </w:r>
            </w:ins>
          </w:p>
        </w:tc>
        <w:tc>
          <w:tcPr>
            <w:tcW w:w="998" w:type="dxa"/>
            <w:tcBorders>
              <w:right w:val="single" w:sz="4" w:space="0" w:color="auto"/>
            </w:tcBorders>
            <w:shd w:val="clear" w:color="auto" w:fill="auto"/>
            <w:noWrap/>
            <w:hideMark/>
          </w:tcPr>
          <w:p w14:paraId="687302EE"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4334" w:author="tao huang" w:date="2017-09-16T13:01:00Z"/>
                <w:rFonts w:eastAsia="Times New Roman" w:cs="Times New Roman"/>
                <w:color w:val="0D0D0D" w:themeColor="text1" w:themeTint="F2"/>
                <w:sz w:val="22"/>
                <w:rPrChange w:id="14335" w:author="tao huang" w:date="2017-09-17T12:05:00Z">
                  <w:rPr>
                    <w:ins w:id="14336" w:author="tao huang" w:date="2017-09-16T13:01:00Z"/>
                    <w:rFonts w:eastAsia="Times New Roman" w:cs="Times New Roman"/>
                    <w:color w:val="000000" w:themeColor="text1"/>
                    <w:sz w:val="22"/>
                  </w:rPr>
                </w:rPrChange>
              </w:rPr>
            </w:pPr>
            <w:ins w:id="14337" w:author="tao huang" w:date="2017-09-16T13:01:00Z">
              <w:r w:rsidRPr="00A60A57">
                <w:rPr>
                  <w:rFonts w:eastAsia="Times New Roman" w:cs="Times New Roman"/>
                  <w:color w:val="0D0D0D" w:themeColor="text1" w:themeTint="F2"/>
                  <w:sz w:val="22"/>
                  <w:rPrChange w:id="14338" w:author="tao huang" w:date="2017-09-17T12:05:00Z">
                    <w:rPr>
                      <w:rFonts w:eastAsia="Times New Roman" w:cs="Times New Roman"/>
                      <w:color w:val="000000" w:themeColor="text1"/>
                      <w:sz w:val="22"/>
                    </w:rPr>
                  </w:rPrChange>
                </w:rPr>
                <w:t>0.134</w:t>
              </w:r>
            </w:ins>
          </w:p>
        </w:tc>
        <w:tc>
          <w:tcPr>
            <w:tcW w:w="986" w:type="dxa"/>
            <w:tcBorders>
              <w:left w:val="single" w:sz="4" w:space="0" w:color="auto"/>
            </w:tcBorders>
            <w:shd w:val="clear" w:color="auto" w:fill="auto"/>
            <w:noWrap/>
            <w:hideMark/>
          </w:tcPr>
          <w:p w14:paraId="1F4462B8"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4339" w:author="tao huang" w:date="2017-09-16T13:01:00Z"/>
                <w:rFonts w:eastAsia="Times New Roman" w:cs="Times New Roman"/>
                <w:color w:val="0D0D0D" w:themeColor="text1" w:themeTint="F2"/>
                <w:sz w:val="22"/>
                <w:rPrChange w:id="14340" w:author="tao huang" w:date="2017-09-17T12:05:00Z">
                  <w:rPr>
                    <w:ins w:id="14341" w:author="tao huang" w:date="2017-09-16T13:01:00Z"/>
                    <w:rFonts w:eastAsia="Times New Roman" w:cs="Times New Roman"/>
                    <w:color w:val="000000" w:themeColor="text1"/>
                    <w:sz w:val="22"/>
                  </w:rPr>
                </w:rPrChange>
              </w:rPr>
            </w:pPr>
            <w:ins w:id="14342" w:author="tao huang" w:date="2017-09-16T13:01:00Z">
              <w:r w:rsidRPr="00A60A57">
                <w:rPr>
                  <w:rFonts w:eastAsia="Times New Roman" w:cs="Times New Roman"/>
                  <w:color w:val="0D0D0D" w:themeColor="text1" w:themeTint="F2"/>
                  <w:sz w:val="22"/>
                  <w:rPrChange w:id="14343" w:author="tao huang" w:date="2017-09-17T12:05:00Z">
                    <w:rPr>
                      <w:rFonts w:eastAsia="Times New Roman" w:cs="Times New Roman"/>
                      <w:color w:val="000000" w:themeColor="text1"/>
                      <w:sz w:val="22"/>
                    </w:rPr>
                  </w:rPrChange>
                </w:rPr>
                <w:t>0.002</w:t>
              </w:r>
            </w:ins>
          </w:p>
        </w:tc>
        <w:tc>
          <w:tcPr>
            <w:tcW w:w="999" w:type="dxa"/>
            <w:tcBorders>
              <w:right w:val="single" w:sz="4" w:space="0" w:color="auto"/>
            </w:tcBorders>
            <w:shd w:val="clear" w:color="auto" w:fill="auto"/>
            <w:noWrap/>
            <w:hideMark/>
          </w:tcPr>
          <w:p w14:paraId="1D8BE2CB"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4344" w:author="tao huang" w:date="2017-09-16T13:01:00Z"/>
                <w:rFonts w:eastAsia="Times New Roman" w:cs="Times New Roman"/>
                <w:color w:val="0D0D0D" w:themeColor="text1" w:themeTint="F2"/>
                <w:sz w:val="22"/>
                <w:rPrChange w:id="14345" w:author="tao huang" w:date="2017-09-17T12:05:00Z">
                  <w:rPr>
                    <w:ins w:id="14346" w:author="tao huang" w:date="2017-09-16T13:01:00Z"/>
                    <w:rFonts w:eastAsia="Times New Roman" w:cs="Times New Roman"/>
                    <w:color w:val="000000" w:themeColor="text1"/>
                    <w:sz w:val="22"/>
                  </w:rPr>
                </w:rPrChange>
              </w:rPr>
            </w:pPr>
            <w:ins w:id="14347" w:author="tao huang" w:date="2017-09-16T13:01:00Z">
              <w:r w:rsidRPr="00A60A57">
                <w:rPr>
                  <w:rFonts w:eastAsia="Times New Roman" w:cs="Times New Roman"/>
                  <w:color w:val="0D0D0D" w:themeColor="text1" w:themeTint="F2"/>
                  <w:sz w:val="22"/>
                  <w:rPrChange w:id="14348" w:author="tao huang" w:date="2017-09-17T12:05:00Z">
                    <w:rPr>
                      <w:rFonts w:eastAsia="Times New Roman" w:cs="Times New Roman"/>
                      <w:color w:val="000000" w:themeColor="text1"/>
                      <w:sz w:val="22"/>
                    </w:rPr>
                  </w:rPrChange>
                </w:rPr>
                <w:t>0.085</w:t>
              </w:r>
            </w:ins>
          </w:p>
        </w:tc>
        <w:tc>
          <w:tcPr>
            <w:tcW w:w="986" w:type="dxa"/>
            <w:tcBorders>
              <w:left w:val="single" w:sz="4" w:space="0" w:color="auto"/>
            </w:tcBorders>
            <w:shd w:val="clear" w:color="auto" w:fill="auto"/>
            <w:noWrap/>
            <w:hideMark/>
          </w:tcPr>
          <w:p w14:paraId="1A885732"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4349" w:author="tao huang" w:date="2017-09-16T13:01:00Z"/>
                <w:rFonts w:eastAsia="Times New Roman" w:cs="Times New Roman"/>
                <w:color w:val="0D0D0D" w:themeColor="text1" w:themeTint="F2"/>
                <w:sz w:val="22"/>
                <w:rPrChange w:id="14350" w:author="tao huang" w:date="2017-09-17T12:05:00Z">
                  <w:rPr>
                    <w:ins w:id="14351" w:author="tao huang" w:date="2017-09-16T13:01:00Z"/>
                    <w:rFonts w:eastAsia="Times New Roman" w:cs="Times New Roman"/>
                    <w:color w:val="000000" w:themeColor="text1"/>
                    <w:sz w:val="22"/>
                  </w:rPr>
                </w:rPrChange>
              </w:rPr>
            </w:pPr>
            <w:ins w:id="14352" w:author="tao huang" w:date="2017-09-16T13:01:00Z">
              <w:r w:rsidRPr="00A60A57">
                <w:rPr>
                  <w:rFonts w:eastAsia="Times New Roman" w:cs="Times New Roman"/>
                  <w:color w:val="0D0D0D" w:themeColor="text1" w:themeTint="F2"/>
                  <w:sz w:val="22"/>
                  <w:rPrChange w:id="14353" w:author="tao huang" w:date="2017-09-17T12:05:00Z">
                    <w:rPr>
                      <w:rFonts w:eastAsia="Times New Roman" w:cs="Times New Roman"/>
                      <w:color w:val="000000" w:themeColor="text1"/>
                      <w:sz w:val="22"/>
                    </w:rPr>
                  </w:rPrChange>
                </w:rPr>
                <w:t>-0.002</w:t>
              </w:r>
            </w:ins>
          </w:p>
        </w:tc>
        <w:tc>
          <w:tcPr>
            <w:tcW w:w="1140" w:type="dxa"/>
            <w:tcBorders>
              <w:right w:val="single" w:sz="4" w:space="0" w:color="auto"/>
            </w:tcBorders>
            <w:shd w:val="clear" w:color="auto" w:fill="auto"/>
            <w:noWrap/>
            <w:hideMark/>
          </w:tcPr>
          <w:p w14:paraId="7B85DDA5"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4354" w:author="tao huang" w:date="2017-09-16T13:01:00Z"/>
                <w:rFonts w:eastAsia="Times New Roman" w:cs="Times New Roman"/>
                <w:color w:val="0D0D0D" w:themeColor="text1" w:themeTint="F2"/>
                <w:sz w:val="22"/>
                <w:rPrChange w:id="14355" w:author="tao huang" w:date="2017-09-17T12:05:00Z">
                  <w:rPr>
                    <w:ins w:id="14356" w:author="tao huang" w:date="2017-09-16T13:01:00Z"/>
                    <w:rFonts w:eastAsia="Times New Roman" w:cs="Times New Roman"/>
                    <w:color w:val="000000" w:themeColor="text1"/>
                    <w:sz w:val="22"/>
                  </w:rPr>
                </w:rPrChange>
              </w:rPr>
            </w:pPr>
            <w:ins w:id="14357" w:author="tao huang" w:date="2017-09-16T13:01:00Z">
              <w:r w:rsidRPr="00A60A57">
                <w:rPr>
                  <w:rFonts w:eastAsia="Times New Roman" w:cs="Times New Roman"/>
                  <w:color w:val="0D0D0D" w:themeColor="text1" w:themeTint="F2"/>
                  <w:sz w:val="22"/>
                  <w:rPrChange w:id="14358" w:author="tao huang" w:date="2017-09-17T12:05:00Z">
                    <w:rPr>
                      <w:rFonts w:eastAsia="Times New Roman" w:cs="Times New Roman"/>
                      <w:color w:val="000000" w:themeColor="text1"/>
                      <w:sz w:val="22"/>
                    </w:rPr>
                  </w:rPrChange>
                </w:rPr>
                <w:t>0.277</w:t>
              </w:r>
            </w:ins>
          </w:p>
        </w:tc>
        <w:tc>
          <w:tcPr>
            <w:tcW w:w="986" w:type="dxa"/>
            <w:tcBorders>
              <w:left w:val="single" w:sz="4" w:space="0" w:color="auto"/>
            </w:tcBorders>
            <w:shd w:val="clear" w:color="auto" w:fill="auto"/>
            <w:noWrap/>
            <w:hideMark/>
          </w:tcPr>
          <w:p w14:paraId="599503E4"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4359" w:author="tao huang" w:date="2017-09-16T13:01:00Z"/>
                <w:rFonts w:eastAsia="Times New Roman" w:cs="Times New Roman"/>
                <w:color w:val="0D0D0D" w:themeColor="text1" w:themeTint="F2"/>
                <w:sz w:val="22"/>
                <w:rPrChange w:id="14360" w:author="tao huang" w:date="2017-09-17T12:05:00Z">
                  <w:rPr>
                    <w:ins w:id="14361" w:author="tao huang" w:date="2017-09-16T13:01:00Z"/>
                    <w:rFonts w:eastAsia="Times New Roman" w:cs="Times New Roman"/>
                    <w:color w:val="000000" w:themeColor="text1"/>
                    <w:sz w:val="22"/>
                  </w:rPr>
                </w:rPrChange>
              </w:rPr>
            </w:pPr>
            <w:ins w:id="14362" w:author="tao huang" w:date="2017-09-16T13:01:00Z">
              <w:r w:rsidRPr="00A60A57">
                <w:rPr>
                  <w:rFonts w:eastAsia="Times New Roman" w:cs="Times New Roman"/>
                  <w:color w:val="0D0D0D" w:themeColor="text1" w:themeTint="F2"/>
                  <w:sz w:val="22"/>
                  <w:rPrChange w:id="14363" w:author="tao huang" w:date="2017-09-17T12:05:00Z">
                    <w:rPr>
                      <w:rFonts w:eastAsia="Times New Roman" w:cs="Times New Roman"/>
                      <w:color w:val="000000" w:themeColor="text1"/>
                      <w:sz w:val="22"/>
                    </w:rPr>
                  </w:rPrChange>
                </w:rPr>
                <w:t>-0.010</w:t>
              </w:r>
            </w:ins>
          </w:p>
        </w:tc>
        <w:tc>
          <w:tcPr>
            <w:tcW w:w="999" w:type="dxa"/>
            <w:shd w:val="clear" w:color="auto" w:fill="auto"/>
            <w:noWrap/>
            <w:hideMark/>
          </w:tcPr>
          <w:p w14:paraId="44C332E5"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4364" w:author="tao huang" w:date="2017-09-16T13:01:00Z"/>
                <w:rFonts w:eastAsia="Times New Roman" w:cs="Times New Roman"/>
                <w:color w:val="0D0D0D" w:themeColor="text1" w:themeTint="F2"/>
                <w:sz w:val="22"/>
                <w:rPrChange w:id="14365" w:author="tao huang" w:date="2017-09-17T12:05:00Z">
                  <w:rPr>
                    <w:ins w:id="14366" w:author="tao huang" w:date="2017-09-16T13:01:00Z"/>
                    <w:rFonts w:eastAsia="Times New Roman" w:cs="Times New Roman"/>
                    <w:color w:val="000000" w:themeColor="text1"/>
                    <w:sz w:val="22"/>
                  </w:rPr>
                </w:rPrChange>
              </w:rPr>
            </w:pPr>
            <w:ins w:id="14367" w:author="tao huang" w:date="2017-09-16T13:01:00Z">
              <w:r w:rsidRPr="00A60A57">
                <w:rPr>
                  <w:rFonts w:eastAsia="Times New Roman" w:cs="Times New Roman"/>
                  <w:color w:val="0D0D0D" w:themeColor="text1" w:themeTint="F2"/>
                  <w:sz w:val="22"/>
                  <w:rPrChange w:id="14368" w:author="tao huang" w:date="2017-09-17T12:05:00Z">
                    <w:rPr>
                      <w:rFonts w:eastAsia="Times New Roman" w:cs="Times New Roman"/>
                      <w:color w:val="000000" w:themeColor="text1"/>
                      <w:sz w:val="22"/>
                    </w:rPr>
                  </w:rPrChange>
                </w:rPr>
                <w:t>0.000</w:t>
              </w:r>
            </w:ins>
          </w:p>
        </w:tc>
      </w:tr>
      <w:tr w:rsidR="00B417BD" w:rsidRPr="00A60A57" w14:paraId="07498C94" w14:textId="77777777" w:rsidTr="00EB5809">
        <w:trPr>
          <w:cnfStyle w:val="000000100000" w:firstRow="0" w:lastRow="0" w:firstColumn="0" w:lastColumn="0" w:oddVBand="0" w:evenVBand="0" w:oddHBand="1" w:evenHBand="0" w:firstRowFirstColumn="0" w:firstRowLastColumn="0" w:lastRowFirstColumn="0" w:lastRowLastColumn="0"/>
          <w:trHeight w:val="20"/>
          <w:jc w:val="center"/>
          <w:ins w:id="14369" w:author="tao huang" w:date="2017-09-16T13:01: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634BBF3D" w14:textId="77777777" w:rsidR="00B417BD" w:rsidRPr="00A60A57" w:rsidRDefault="00B417BD" w:rsidP="00EB5809">
            <w:pPr>
              <w:spacing w:after="0" w:line="240" w:lineRule="auto"/>
              <w:rPr>
                <w:ins w:id="14370" w:author="tao huang" w:date="2017-09-16T13:01:00Z"/>
                <w:rFonts w:eastAsia="Times New Roman" w:cs="Times New Roman"/>
                <w:b w:val="0"/>
                <w:i/>
                <w:color w:val="0D0D0D" w:themeColor="text1" w:themeTint="F2"/>
                <w:sz w:val="22"/>
                <w:rPrChange w:id="14371" w:author="tao huang" w:date="2017-09-17T12:05:00Z">
                  <w:rPr>
                    <w:ins w:id="14372" w:author="tao huang" w:date="2017-09-16T13:01:00Z"/>
                    <w:rFonts w:eastAsia="Times New Roman" w:cs="Times New Roman"/>
                    <w:b w:val="0"/>
                    <w:i/>
                    <w:color w:val="000000" w:themeColor="text1"/>
                    <w:sz w:val="22"/>
                  </w:rPr>
                </w:rPrChange>
              </w:rPr>
            </w:pPr>
            <w:ins w:id="14373" w:author="tao huang" w:date="2017-09-16T13:01:00Z">
              <w:r w:rsidRPr="00A60A57">
                <w:rPr>
                  <w:rFonts w:asciiTheme="minorEastAsia" w:hAnsiTheme="minorEastAsia" w:cs="Times New Roman"/>
                  <w:b w:val="0"/>
                  <w:i/>
                  <w:color w:val="0D0D0D" w:themeColor="text1" w:themeTint="F2"/>
                  <w:sz w:val="22"/>
                  <w:rPrChange w:id="14374" w:author="tao huang" w:date="2017-09-17T12:05:00Z">
                    <w:rPr>
                      <w:rFonts w:asciiTheme="minorEastAsia" w:hAnsiTheme="minorEastAsia" w:cs="Times New Roman"/>
                      <w:b w:val="0"/>
                      <w:i/>
                      <w:color w:val="000000" w:themeColor="text1"/>
                      <w:sz w:val="22"/>
                    </w:rPr>
                  </w:rPrChange>
                </w:rPr>
                <w:t>C</w:t>
              </w:r>
              <w:r w:rsidRPr="00A60A57">
                <w:rPr>
                  <w:rFonts w:asciiTheme="minorEastAsia" w:hAnsiTheme="minorEastAsia" w:cs="Times New Roman" w:hint="eastAsia"/>
                  <w:b w:val="0"/>
                  <w:i/>
                  <w:color w:val="0D0D0D" w:themeColor="text1" w:themeTint="F2"/>
                  <w:sz w:val="22"/>
                  <w:rPrChange w:id="14375" w:author="tao huang" w:date="2017-09-17T12:05:00Z">
                    <w:rPr>
                      <w:rFonts w:asciiTheme="minorEastAsia" w:hAnsiTheme="minorEastAsia" w:cs="Times New Roman" w:hint="eastAsia"/>
                      <w:b w:val="0"/>
                      <w:i/>
                      <w:color w:val="000000" w:themeColor="text1"/>
                      <w:sz w:val="22"/>
                    </w:rPr>
                  </w:rPrChange>
                </w:rPr>
                <w:t>entral</w:t>
              </w:r>
              <w:r w:rsidRPr="00A60A57">
                <w:rPr>
                  <w:rFonts w:eastAsia="Times New Roman" w:cs="Times New Roman"/>
                  <w:b w:val="0"/>
                  <w:i/>
                  <w:color w:val="0D0D0D" w:themeColor="text1" w:themeTint="F2"/>
                  <w:sz w:val="22"/>
                  <w:rPrChange w:id="14376" w:author="tao huang" w:date="2017-09-17T12:05:00Z">
                    <w:rPr>
                      <w:rFonts w:eastAsia="Times New Roman" w:cs="Times New Roman"/>
                      <w:b w:val="0"/>
                      <w:i/>
                      <w:color w:val="000000" w:themeColor="text1"/>
                      <w:sz w:val="22"/>
                    </w:rPr>
                  </w:rPrChange>
                </w:rPr>
                <w:t xml:space="preserve"> tendency of sales</w:t>
              </w:r>
            </w:ins>
          </w:p>
        </w:tc>
        <w:tc>
          <w:tcPr>
            <w:tcW w:w="986" w:type="dxa"/>
            <w:shd w:val="clear" w:color="auto" w:fill="auto"/>
            <w:noWrap/>
            <w:hideMark/>
          </w:tcPr>
          <w:p w14:paraId="6BF47CCC"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377" w:author="tao huang" w:date="2017-09-16T13:01:00Z"/>
                <w:rFonts w:eastAsia="Times New Roman" w:cs="Times New Roman"/>
                <w:color w:val="0D0D0D" w:themeColor="text1" w:themeTint="F2"/>
                <w:sz w:val="22"/>
                <w:rPrChange w:id="14378" w:author="tao huang" w:date="2017-09-17T12:05:00Z">
                  <w:rPr>
                    <w:ins w:id="14379" w:author="tao huang" w:date="2017-09-16T13:01:00Z"/>
                    <w:rFonts w:eastAsia="Times New Roman" w:cs="Times New Roman"/>
                    <w:color w:val="000000" w:themeColor="text1"/>
                    <w:sz w:val="22"/>
                  </w:rPr>
                </w:rPrChange>
              </w:rPr>
            </w:pPr>
            <w:ins w:id="14380" w:author="tao huang" w:date="2017-09-16T13:01:00Z">
              <w:r w:rsidRPr="00A60A57">
                <w:rPr>
                  <w:rFonts w:eastAsia="Times New Roman" w:cs="Times New Roman"/>
                  <w:color w:val="0D0D0D" w:themeColor="text1" w:themeTint="F2"/>
                  <w:sz w:val="22"/>
                  <w:rPrChange w:id="14381" w:author="tao huang" w:date="2017-09-17T12:05:00Z">
                    <w:rPr>
                      <w:rFonts w:eastAsia="Times New Roman" w:cs="Times New Roman"/>
                      <w:color w:val="000000" w:themeColor="text1"/>
                      <w:sz w:val="22"/>
                    </w:rPr>
                  </w:rPrChange>
                </w:rPr>
                <w:t>-0.001</w:t>
              </w:r>
            </w:ins>
          </w:p>
        </w:tc>
        <w:tc>
          <w:tcPr>
            <w:tcW w:w="998" w:type="dxa"/>
            <w:tcBorders>
              <w:right w:val="single" w:sz="4" w:space="0" w:color="auto"/>
            </w:tcBorders>
            <w:shd w:val="clear" w:color="auto" w:fill="auto"/>
            <w:noWrap/>
            <w:hideMark/>
          </w:tcPr>
          <w:p w14:paraId="1D647EB2"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382" w:author="tao huang" w:date="2017-09-16T13:01:00Z"/>
                <w:rFonts w:eastAsia="Times New Roman" w:cs="Times New Roman"/>
                <w:color w:val="0D0D0D" w:themeColor="text1" w:themeTint="F2"/>
                <w:sz w:val="22"/>
                <w:rPrChange w:id="14383" w:author="tao huang" w:date="2017-09-17T12:05:00Z">
                  <w:rPr>
                    <w:ins w:id="14384" w:author="tao huang" w:date="2017-09-16T13:01:00Z"/>
                    <w:rFonts w:eastAsia="Times New Roman" w:cs="Times New Roman"/>
                    <w:color w:val="000000" w:themeColor="text1"/>
                    <w:sz w:val="22"/>
                  </w:rPr>
                </w:rPrChange>
              </w:rPr>
            </w:pPr>
            <w:ins w:id="14385" w:author="tao huang" w:date="2017-09-16T13:01:00Z">
              <w:r w:rsidRPr="00A60A57">
                <w:rPr>
                  <w:rFonts w:eastAsia="Times New Roman" w:cs="Times New Roman"/>
                  <w:color w:val="0D0D0D" w:themeColor="text1" w:themeTint="F2"/>
                  <w:sz w:val="22"/>
                  <w:rPrChange w:id="14386" w:author="tao huang" w:date="2017-09-17T12:05:00Z">
                    <w:rPr>
                      <w:rFonts w:eastAsia="Times New Roman" w:cs="Times New Roman"/>
                      <w:color w:val="000000" w:themeColor="text1"/>
                      <w:sz w:val="22"/>
                    </w:rPr>
                  </w:rPrChange>
                </w:rPr>
                <w:t>0.508</w:t>
              </w:r>
            </w:ins>
          </w:p>
        </w:tc>
        <w:tc>
          <w:tcPr>
            <w:tcW w:w="986" w:type="dxa"/>
            <w:tcBorders>
              <w:left w:val="single" w:sz="4" w:space="0" w:color="auto"/>
            </w:tcBorders>
            <w:shd w:val="clear" w:color="auto" w:fill="auto"/>
            <w:noWrap/>
            <w:hideMark/>
          </w:tcPr>
          <w:p w14:paraId="335D2B63"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387" w:author="tao huang" w:date="2017-09-16T13:01:00Z"/>
                <w:rFonts w:eastAsia="Times New Roman" w:cs="Times New Roman"/>
                <w:color w:val="0D0D0D" w:themeColor="text1" w:themeTint="F2"/>
                <w:sz w:val="22"/>
                <w:rPrChange w:id="14388" w:author="tao huang" w:date="2017-09-17T12:05:00Z">
                  <w:rPr>
                    <w:ins w:id="14389" w:author="tao huang" w:date="2017-09-16T13:01:00Z"/>
                    <w:rFonts w:eastAsia="Times New Roman" w:cs="Times New Roman"/>
                    <w:color w:val="000000" w:themeColor="text1"/>
                    <w:sz w:val="22"/>
                  </w:rPr>
                </w:rPrChange>
              </w:rPr>
            </w:pPr>
            <w:ins w:id="14390" w:author="tao huang" w:date="2017-09-16T13:01:00Z">
              <w:r w:rsidRPr="00A60A57">
                <w:rPr>
                  <w:rFonts w:eastAsia="Times New Roman" w:cs="Times New Roman"/>
                  <w:color w:val="0D0D0D" w:themeColor="text1" w:themeTint="F2"/>
                  <w:sz w:val="22"/>
                  <w:rPrChange w:id="14391" w:author="tao huang" w:date="2017-09-17T12:05:00Z">
                    <w:rPr>
                      <w:rFonts w:eastAsia="Times New Roman" w:cs="Times New Roman"/>
                      <w:color w:val="000000" w:themeColor="text1"/>
                      <w:sz w:val="22"/>
                    </w:rPr>
                  </w:rPrChange>
                </w:rPr>
                <w:t>-0.001</w:t>
              </w:r>
            </w:ins>
          </w:p>
        </w:tc>
        <w:tc>
          <w:tcPr>
            <w:tcW w:w="999" w:type="dxa"/>
            <w:tcBorders>
              <w:right w:val="single" w:sz="4" w:space="0" w:color="auto"/>
            </w:tcBorders>
            <w:shd w:val="clear" w:color="auto" w:fill="auto"/>
            <w:noWrap/>
            <w:hideMark/>
          </w:tcPr>
          <w:p w14:paraId="18563BB3"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392" w:author="tao huang" w:date="2017-09-16T13:01:00Z"/>
                <w:rFonts w:eastAsia="Times New Roman" w:cs="Times New Roman"/>
                <w:color w:val="0D0D0D" w:themeColor="text1" w:themeTint="F2"/>
                <w:sz w:val="22"/>
                <w:rPrChange w:id="14393" w:author="tao huang" w:date="2017-09-17T12:05:00Z">
                  <w:rPr>
                    <w:ins w:id="14394" w:author="tao huang" w:date="2017-09-16T13:01:00Z"/>
                    <w:rFonts w:eastAsia="Times New Roman" w:cs="Times New Roman"/>
                    <w:color w:val="000000" w:themeColor="text1"/>
                    <w:sz w:val="22"/>
                  </w:rPr>
                </w:rPrChange>
              </w:rPr>
            </w:pPr>
            <w:ins w:id="14395" w:author="tao huang" w:date="2017-09-16T13:01:00Z">
              <w:r w:rsidRPr="00A60A57">
                <w:rPr>
                  <w:rFonts w:eastAsia="Times New Roman" w:cs="Times New Roman"/>
                  <w:color w:val="0D0D0D" w:themeColor="text1" w:themeTint="F2"/>
                  <w:sz w:val="22"/>
                  <w:rPrChange w:id="14396" w:author="tao huang" w:date="2017-09-17T12:05:00Z">
                    <w:rPr>
                      <w:rFonts w:eastAsia="Times New Roman" w:cs="Times New Roman"/>
                      <w:color w:val="000000" w:themeColor="text1"/>
                      <w:sz w:val="22"/>
                    </w:rPr>
                  </w:rPrChange>
                </w:rPr>
                <w:t>0.530</w:t>
              </w:r>
            </w:ins>
          </w:p>
        </w:tc>
        <w:tc>
          <w:tcPr>
            <w:tcW w:w="986" w:type="dxa"/>
            <w:tcBorders>
              <w:left w:val="single" w:sz="4" w:space="0" w:color="auto"/>
            </w:tcBorders>
            <w:shd w:val="clear" w:color="auto" w:fill="auto"/>
            <w:noWrap/>
            <w:hideMark/>
          </w:tcPr>
          <w:p w14:paraId="3F3D077C"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397" w:author="tao huang" w:date="2017-09-16T13:01:00Z"/>
                <w:rFonts w:eastAsia="Times New Roman" w:cs="Times New Roman"/>
                <w:b/>
                <w:bCs/>
                <w:color w:val="0D0D0D" w:themeColor="text1" w:themeTint="F2"/>
                <w:sz w:val="22"/>
                <w:rPrChange w:id="14398" w:author="tao huang" w:date="2017-09-17T12:05:00Z">
                  <w:rPr>
                    <w:ins w:id="14399" w:author="tao huang" w:date="2017-09-16T13:01:00Z"/>
                    <w:rFonts w:eastAsia="Times New Roman" w:cs="Times New Roman"/>
                    <w:b/>
                    <w:bCs/>
                    <w:color w:val="000000" w:themeColor="text1"/>
                    <w:sz w:val="22"/>
                  </w:rPr>
                </w:rPrChange>
              </w:rPr>
            </w:pPr>
            <w:ins w:id="14400" w:author="tao huang" w:date="2017-09-16T13:01:00Z">
              <w:r w:rsidRPr="00A60A57">
                <w:rPr>
                  <w:rFonts w:eastAsia="Times New Roman" w:cs="Times New Roman"/>
                  <w:b/>
                  <w:bCs/>
                  <w:color w:val="0D0D0D" w:themeColor="text1" w:themeTint="F2"/>
                  <w:sz w:val="22"/>
                  <w:rPrChange w:id="14401" w:author="tao huang" w:date="2017-09-17T12:05:00Z">
                    <w:rPr>
                      <w:rFonts w:eastAsia="Times New Roman" w:cs="Times New Roman"/>
                      <w:b/>
                      <w:bCs/>
                      <w:color w:val="000000" w:themeColor="text1"/>
                      <w:sz w:val="22"/>
                    </w:rPr>
                  </w:rPrChange>
                </w:rPr>
                <w:t>-0.007</w:t>
              </w:r>
            </w:ins>
          </w:p>
        </w:tc>
        <w:tc>
          <w:tcPr>
            <w:tcW w:w="1140" w:type="dxa"/>
            <w:tcBorders>
              <w:right w:val="single" w:sz="4" w:space="0" w:color="auto"/>
            </w:tcBorders>
            <w:shd w:val="clear" w:color="auto" w:fill="auto"/>
            <w:noWrap/>
            <w:hideMark/>
          </w:tcPr>
          <w:p w14:paraId="23550880"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402" w:author="tao huang" w:date="2017-09-16T13:01:00Z"/>
                <w:rFonts w:eastAsia="Times New Roman" w:cs="Times New Roman"/>
                <w:b/>
                <w:bCs/>
                <w:color w:val="0D0D0D" w:themeColor="text1" w:themeTint="F2"/>
                <w:sz w:val="22"/>
                <w:rPrChange w:id="14403" w:author="tao huang" w:date="2017-09-17T12:05:00Z">
                  <w:rPr>
                    <w:ins w:id="14404" w:author="tao huang" w:date="2017-09-16T13:01:00Z"/>
                    <w:rFonts w:eastAsia="Times New Roman" w:cs="Times New Roman"/>
                    <w:b/>
                    <w:bCs/>
                    <w:color w:val="000000" w:themeColor="text1"/>
                    <w:sz w:val="22"/>
                  </w:rPr>
                </w:rPrChange>
              </w:rPr>
            </w:pPr>
            <w:ins w:id="14405" w:author="tao huang" w:date="2017-09-16T13:01:00Z">
              <w:r w:rsidRPr="00A60A57">
                <w:rPr>
                  <w:rFonts w:eastAsia="Times New Roman" w:cs="Times New Roman"/>
                  <w:b/>
                  <w:bCs/>
                  <w:color w:val="0D0D0D" w:themeColor="text1" w:themeTint="F2"/>
                  <w:sz w:val="22"/>
                  <w:rPrChange w:id="14406" w:author="tao huang" w:date="2017-09-17T12:05:00Z">
                    <w:rPr>
                      <w:rFonts w:eastAsia="Times New Roman" w:cs="Times New Roman"/>
                      <w:b/>
                      <w:bCs/>
                      <w:color w:val="000000" w:themeColor="text1"/>
                      <w:sz w:val="22"/>
                    </w:rPr>
                  </w:rPrChange>
                </w:rPr>
                <w:t>0.001</w:t>
              </w:r>
            </w:ins>
          </w:p>
        </w:tc>
        <w:tc>
          <w:tcPr>
            <w:tcW w:w="986" w:type="dxa"/>
            <w:tcBorders>
              <w:left w:val="single" w:sz="4" w:space="0" w:color="auto"/>
            </w:tcBorders>
            <w:shd w:val="clear" w:color="auto" w:fill="auto"/>
            <w:noWrap/>
            <w:hideMark/>
          </w:tcPr>
          <w:p w14:paraId="1033D1EC"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407" w:author="tao huang" w:date="2017-09-16T13:01:00Z"/>
                <w:rFonts w:eastAsia="Times New Roman" w:cs="Times New Roman"/>
                <w:b/>
                <w:bCs/>
                <w:color w:val="0D0D0D" w:themeColor="text1" w:themeTint="F2"/>
                <w:sz w:val="22"/>
                <w:rPrChange w:id="14408" w:author="tao huang" w:date="2017-09-17T12:05:00Z">
                  <w:rPr>
                    <w:ins w:id="14409" w:author="tao huang" w:date="2017-09-16T13:01:00Z"/>
                    <w:rFonts w:eastAsia="Times New Roman" w:cs="Times New Roman"/>
                    <w:b/>
                    <w:bCs/>
                    <w:color w:val="000000" w:themeColor="text1"/>
                    <w:sz w:val="22"/>
                  </w:rPr>
                </w:rPrChange>
              </w:rPr>
            </w:pPr>
            <w:ins w:id="14410" w:author="tao huang" w:date="2017-09-16T13:01:00Z">
              <w:r w:rsidRPr="00A60A57">
                <w:rPr>
                  <w:rFonts w:eastAsia="Times New Roman" w:cs="Times New Roman"/>
                  <w:b/>
                  <w:bCs/>
                  <w:color w:val="0D0D0D" w:themeColor="text1" w:themeTint="F2"/>
                  <w:sz w:val="22"/>
                  <w:rPrChange w:id="14411" w:author="tao huang" w:date="2017-09-17T12:05:00Z">
                    <w:rPr>
                      <w:rFonts w:eastAsia="Times New Roman" w:cs="Times New Roman"/>
                      <w:b/>
                      <w:bCs/>
                      <w:color w:val="000000" w:themeColor="text1"/>
                      <w:sz w:val="22"/>
                    </w:rPr>
                  </w:rPrChange>
                </w:rPr>
                <w:t>-0.008</w:t>
              </w:r>
            </w:ins>
          </w:p>
        </w:tc>
        <w:tc>
          <w:tcPr>
            <w:tcW w:w="999" w:type="dxa"/>
            <w:shd w:val="clear" w:color="auto" w:fill="auto"/>
            <w:noWrap/>
            <w:hideMark/>
          </w:tcPr>
          <w:p w14:paraId="2F08FFC9"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412" w:author="tao huang" w:date="2017-09-16T13:01:00Z"/>
                <w:rFonts w:eastAsia="Times New Roman" w:cs="Times New Roman"/>
                <w:b/>
                <w:bCs/>
                <w:color w:val="0D0D0D" w:themeColor="text1" w:themeTint="F2"/>
                <w:sz w:val="22"/>
                <w:rPrChange w:id="14413" w:author="tao huang" w:date="2017-09-17T12:05:00Z">
                  <w:rPr>
                    <w:ins w:id="14414" w:author="tao huang" w:date="2017-09-16T13:01:00Z"/>
                    <w:rFonts w:eastAsia="Times New Roman" w:cs="Times New Roman"/>
                    <w:b/>
                    <w:bCs/>
                    <w:color w:val="000000" w:themeColor="text1"/>
                    <w:sz w:val="22"/>
                  </w:rPr>
                </w:rPrChange>
              </w:rPr>
            </w:pPr>
            <w:ins w:id="14415" w:author="tao huang" w:date="2017-09-16T13:01:00Z">
              <w:r w:rsidRPr="00A60A57">
                <w:rPr>
                  <w:rFonts w:eastAsia="Times New Roman" w:cs="Times New Roman"/>
                  <w:b/>
                  <w:bCs/>
                  <w:color w:val="0D0D0D" w:themeColor="text1" w:themeTint="F2"/>
                  <w:sz w:val="22"/>
                  <w:rPrChange w:id="14416" w:author="tao huang" w:date="2017-09-17T12:05:00Z">
                    <w:rPr>
                      <w:rFonts w:eastAsia="Times New Roman" w:cs="Times New Roman"/>
                      <w:b/>
                      <w:bCs/>
                      <w:color w:val="000000" w:themeColor="text1"/>
                      <w:sz w:val="22"/>
                    </w:rPr>
                  </w:rPrChange>
                </w:rPr>
                <w:t>0.001</w:t>
              </w:r>
            </w:ins>
          </w:p>
        </w:tc>
      </w:tr>
      <w:tr w:rsidR="00B417BD" w:rsidRPr="00A60A57" w14:paraId="57BCCD8E" w14:textId="77777777" w:rsidTr="00EB5809">
        <w:trPr>
          <w:trHeight w:val="20"/>
          <w:jc w:val="center"/>
          <w:ins w:id="14417" w:author="tao huang" w:date="2017-09-16T13:01: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2BA2B2FA" w14:textId="77777777" w:rsidR="00B417BD" w:rsidRPr="00A60A57" w:rsidRDefault="00B417BD" w:rsidP="00EB5809">
            <w:pPr>
              <w:spacing w:after="0" w:line="240" w:lineRule="auto"/>
              <w:rPr>
                <w:ins w:id="14418" w:author="tao huang" w:date="2017-09-16T13:01:00Z"/>
                <w:rFonts w:eastAsia="Times New Roman" w:cs="Times New Roman"/>
                <w:b w:val="0"/>
                <w:i/>
                <w:color w:val="0D0D0D" w:themeColor="text1" w:themeTint="F2"/>
                <w:sz w:val="22"/>
                <w:rPrChange w:id="14419" w:author="tao huang" w:date="2017-09-17T12:05:00Z">
                  <w:rPr>
                    <w:ins w:id="14420" w:author="tao huang" w:date="2017-09-16T13:01:00Z"/>
                    <w:rFonts w:eastAsia="Times New Roman" w:cs="Times New Roman"/>
                    <w:b w:val="0"/>
                    <w:i/>
                    <w:color w:val="000000" w:themeColor="text1"/>
                    <w:sz w:val="22"/>
                  </w:rPr>
                </w:rPrChange>
              </w:rPr>
            </w:pPr>
            <w:ins w:id="14421" w:author="tao huang" w:date="2017-09-16T13:01:00Z">
              <w:r w:rsidRPr="00A60A57">
                <w:rPr>
                  <w:rFonts w:eastAsia="Times New Roman" w:cs="Times New Roman"/>
                  <w:b w:val="0"/>
                  <w:i/>
                  <w:color w:val="0D0D0D" w:themeColor="text1" w:themeTint="F2"/>
                  <w:sz w:val="22"/>
                  <w:rPrChange w:id="14422" w:author="tao huang" w:date="2017-09-17T12:05:00Z">
                    <w:rPr>
                      <w:rFonts w:eastAsia="Times New Roman" w:cs="Times New Roman"/>
                      <w:b w:val="0"/>
                      <w:i/>
                      <w:color w:val="000000" w:themeColor="text1"/>
                      <w:sz w:val="22"/>
                    </w:rPr>
                  </w:rPrChange>
                </w:rPr>
                <w:t>Price level and variation</w:t>
              </w:r>
            </w:ins>
          </w:p>
        </w:tc>
        <w:tc>
          <w:tcPr>
            <w:tcW w:w="986" w:type="dxa"/>
            <w:shd w:val="clear" w:color="auto" w:fill="auto"/>
            <w:noWrap/>
            <w:hideMark/>
          </w:tcPr>
          <w:p w14:paraId="1BB8F6EA"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4423" w:author="tao huang" w:date="2017-09-16T13:01:00Z"/>
                <w:rFonts w:eastAsia="Times New Roman" w:cs="Times New Roman"/>
                <w:color w:val="0D0D0D" w:themeColor="text1" w:themeTint="F2"/>
                <w:sz w:val="22"/>
                <w:rPrChange w:id="14424" w:author="tao huang" w:date="2017-09-17T12:05:00Z">
                  <w:rPr>
                    <w:ins w:id="14425" w:author="tao huang" w:date="2017-09-16T13:01:00Z"/>
                    <w:rFonts w:eastAsia="Times New Roman" w:cs="Times New Roman"/>
                    <w:color w:val="000000" w:themeColor="text1"/>
                    <w:sz w:val="22"/>
                  </w:rPr>
                </w:rPrChange>
              </w:rPr>
            </w:pPr>
            <w:ins w:id="14426" w:author="tao huang" w:date="2017-09-16T13:01:00Z">
              <w:r w:rsidRPr="00A60A57">
                <w:rPr>
                  <w:rFonts w:eastAsia="Times New Roman" w:cs="Times New Roman"/>
                  <w:color w:val="0D0D0D" w:themeColor="text1" w:themeTint="F2"/>
                  <w:sz w:val="22"/>
                  <w:rPrChange w:id="14427" w:author="tao huang" w:date="2017-09-17T12:05:00Z">
                    <w:rPr>
                      <w:rFonts w:eastAsia="Times New Roman" w:cs="Times New Roman"/>
                      <w:color w:val="000000" w:themeColor="text1"/>
                      <w:sz w:val="22"/>
                    </w:rPr>
                  </w:rPrChange>
                </w:rPr>
                <w:t>-0.001</w:t>
              </w:r>
            </w:ins>
          </w:p>
        </w:tc>
        <w:tc>
          <w:tcPr>
            <w:tcW w:w="998" w:type="dxa"/>
            <w:tcBorders>
              <w:right w:val="single" w:sz="4" w:space="0" w:color="auto"/>
            </w:tcBorders>
            <w:shd w:val="clear" w:color="auto" w:fill="auto"/>
            <w:noWrap/>
            <w:hideMark/>
          </w:tcPr>
          <w:p w14:paraId="21E53D89"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4428" w:author="tao huang" w:date="2017-09-16T13:01:00Z"/>
                <w:rFonts w:eastAsia="Times New Roman" w:cs="Times New Roman"/>
                <w:color w:val="0D0D0D" w:themeColor="text1" w:themeTint="F2"/>
                <w:sz w:val="22"/>
                <w:rPrChange w:id="14429" w:author="tao huang" w:date="2017-09-17T12:05:00Z">
                  <w:rPr>
                    <w:ins w:id="14430" w:author="tao huang" w:date="2017-09-16T13:01:00Z"/>
                    <w:rFonts w:eastAsia="Times New Roman" w:cs="Times New Roman"/>
                    <w:color w:val="000000" w:themeColor="text1"/>
                    <w:sz w:val="22"/>
                  </w:rPr>
                </w:rPrChange>
              </w:rPr>
            </w:pPr>
            <w:ins w:id="14431" w:author="tao huang" w:date="2017-09-16T13:01:00Z">
              <w:r w:rsidRPr="00A60A57">
                <w:rPr>
                  <w:rFonts w:eastAsia="Times New Roman" w:cs="Times New Roman"/>
                  <w:color w:val="0D0D0D" w:themeColor="text1" w:themeTint="F2"/>
                  <w:sz w:val="22"/>
                  <w:rPrChange w:id="14432" w:author="tao huang" w:date="2017-09-17T12:05:00Z">
                    <w:rPr>
                      <w:rFonts w:eastAsia="Times New Roman" w:cs="Times New Roman"/>
                      <w:color w:val="000000" w:themeColor="text1"/>
                      <w:sz w:val="22"/>
                    </w:rPr>
                  </w:rPrChange>
                </w:rPr>
                <w:t>0.170</w:t>
              </w:r>
            </w:ins>
          </w:p>
        </w:tc>
        <w:tc>
          <w:tcPr>
            <w:tcW w:w="986" w:type="dxa"/>
            <w:tcBorders>
              <w:left w:val="single" w:sz="4" w:space="0" w:color="auto"/>
            </w:tcBorders>
            <w:shd w:val="clear" w:color="auto" w:fill="auto"/>
            <w:noWrap/>
            <w:hideMark/>
          </w:tcPr>
          <w:p w14:paraId="72767208"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4433" w:author="tao huang" w:date="2017-09-16T13:01:00Z"/>
                <w:rFonts w:eastAsia="Times New Roman" w:cs="Times New Roman"/>
                <w:color w:val="0D0D0D" w:themeColor="text1" w:themeTint="F2"/>
                <w:sz w:val="22"/>
                <w:rPrChange w:id="14434" w:author="tao huang" w:date="2017-09-17T12:05:00Z">
                  <w:rPr>
                    <w:ins w:id="14435" w:author="tao huang" w:date="2017-09-16T13:01:00Z"/>
                    <w:rFonts w:eastAsia="Times New Roman" w:cs="Times New Roman"/>
                    <w:color w:val="000000" w:themeColor="text1"/>
                    <w:sz w:val="22"/>
                  </w:rPr>
                </w:rPrChange>
              </w:rPr>
            </w:pPr>
            <w:ins w:id="14436" w:author="tao huang" w:date="2017-09-16T13:01:00Z">
              <w:r w:rsidRPr="00A60A57">
                <w:rPr>
                  <w:rFonts w:eastAsia="Times New Roman" w:cs="Times New Roman"/>
                  <w:color w:val="0D0D0D" w:themeColor="text1" w:themeTint="F2"/>
                  <w:sz w:val="22"/>
                  <w:rPrChange w:id="14437" w:author="tao huang" w:date="2017-09-17T12:05:00Z">
                    <w:rPr>
                      <w:rFonts w:eastAsia="Times New Roman" w:cs="Times New Roman"/>
                      <w:color w:val="000000" w:themeColor="text1"/>
                      <w:sz w:val="22"/>
                    </w:rPr>
                  </w:rPrChange>
                </w:rPr>
                <w:t>-0.002</w:t>
              </w:r>
            </w:ins>
          </w:p>
        </w:tc>
        <w:tc>
          <w:tcPr>
            <w:tcW w:w="999" w:type="dxa"/>
            <w:tcBorders>
              <w:right w:val="single" w:sz="4" w:space="0" w:color="auto"/>
            </w:tcBorders>
            <w:shd w:val="clear" w:color="auto" w:fill="auto"/>
            <w:noWrap/>
            <w:hideMark/>
          </w:tcPr>
          <w:p w14:paraId="45017EC3"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4438" w:author="tao huang" w:date="2017-09-16T13:01:00Z"/>
                <w:rFonts w:eastAsia="Times New Roman" w:cs="Times New Roman"/>
                <w:color w:val="0D0D0D" w:themeColor="text1" w:themeTint="F2"/>
                <w:sz w:val="22"/>
                <w:rPrChange w:id="14439" w:author="tao huang" w:date="2017-09-17T12:05:00Z">
                  <w:rPr>
                    <w:ins w:id="14440" w:author="tao huang" w:date="2017-09-16T13:01:00Z"/>
                    <w:rFonts w:eastAsia="Times New Roman" w:cs="Times New Roman"/>
                    <w:color w:val="000000" w:themeColor="text1"/>
                    <w:sz w:val="22"/>
                  </w:rPr>
                </w:rPrChange>
              </w:rPr>
            </w:pPr>
            <w:ins w:id="14441" w:author="tao huang" w:date="2017-09-16T13:01:00Z">
              <w:r w:rsidRPr="00A60A57">
                <w:rPr>
                  <w:rFonts w:eastAsia="Times New Roman" w:cs="Times New Roman"/>
                  <w:color w:val="0D0D0D" w:themeColor="text1" w:themeTint="F2"/>
                  <w:sz w:val="22"/>
                  <w:rPrChange w:id="14442" w:author="tao huang" w:date="2017-09-17T12:05:00Z">
                    <w:rPr>
                      <w:rFonts w:eastAsia="Times New Roman" w:cs="Times New Roman"/>
                      <w:color w:val="000000" w:themeColor="text1"/>
                      <w:sz w:val="22"/>
                    </w:rPr>
                  </w:rPrChange>
                </w:rPr>
                <w:t>0.121</w:t>
              </w:r>
            </w:ins>
          </w:p>
        </w:tc>
        <w:tc>
          <w:tcPr>
            <w:tcW w:w="986" w:type="dxa"/>
            <w:tcBorders>
              <w:left w:val="single" w:sz="4" w:space="0" w:color="auto"/>
            </w:tcBorders>
            <w:shd w:val="clear" w:color="auto" w:fill="auto"/>
            <w:noWrap/>
            <w:hideMark/>
          </w:tcPr>
          <w:p w14:paraId="6568E15E"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4443" w:author="tao huang" w:date="2017-09-16T13:01:00Z"/>
                <w:rFonts w:eastAsia="Times New Roman" w:cs="Times New Roman"/>
                <w:color w:val="0D0D0D" w:themeColor="text1" w:themeTint="F2"/>
                <w:sz w:val="22"/>
                <w:rPrChange w:id="14444" w:author="tao huang" w:date="2017-09-17T12:05:00Z">
                  <w:rPr>
                    <w:ins w:id="14445" w:author="tao huang" w:date="2017-09-16T13:01:00Z"/>
                    <w:rFonts w:eastAsia="Times New Roman" w:cs="Times New Roman"/>
                    <w:color w:val="000000" w:themeColor="text1"/>
                    <w:sz w:val="22"/>
                  </w:rPr>
                </w:rPrChange>
              </w:rPr>
            </w:pPr>
            <w:ins w:id="14446" w:author="tao huang" w:date="2017-09-16T13:01:00Z">
              <w:r w:rsidRPr="00A60A57">
                <w:rPr>
                  <w:rFonts w:eastAsia="Times New Roman" w:cs="Times New Roman"/>
                  <w:color w:val="0D0D0D" w:themeColor="text1" w:themeTint="F2"/>
                  <w:sz w:val="22"/>
                  <w:rPrChange w:id="14447" w:author="tao huang" w:date="2017-09-17T12:05:00Z">
                    <w:rPr>
                      <w:rFonts w:eastAsia="Times New Roman" w:cs="Times New Roman"/>
                      <w:color w:val="000000" w:themeColor="text1"/>
                      <w:sz w:val="22"/>
                    </w:rPr>
                  </w:rPrChange>
                </w:rPr>
                <w:t>0.000</w:t>
              </w:r>
            </w:ins>
          </w:p>
        </w:tc>
        <w:tc>
          <w:tcPr>
            <w:tcW w:w="1140" w:type="dxa"/>
            <w:tcBorders>
              <w:right w:val="single" w:sz="4" w:space="0" w:color="auto"/>
            </w:tcBorders>
            <w:shd w:val="clear" w:color="auto" w:fill="auto"/>
            <w:noWrap/>
            <w:hideMark/>
          </w:tcPr>
          <w:p w14:paraId="039ACDE3"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4448" w:author="tao huang" w:date="2017-09-16T13:01:00Z"/>
                <w:rFonts w:eastAsia="Times New Roman" w:cs="Times New Roman"/>
                <w:color w:val="0D0D0D" w:themeColor="text1" w:themeTint="F2"/>
                <w:sz w:val="22"/>
                <w:rPrChange w:id="14449" w:author="tao huang" w:date="2017-09-17T12:05:00Z">
                  <w:rPr>
                    <w:ins w:id="14450" w:author="tao huang" w:date="2017-09-16T13:01:00Z"/>
                    <w:rFonts w:eastAsia="Times New Roman" w:cs="Times New Roman"/>
                    <w:color w:val="000000" w:themeColor="text1"/>
                    <w:sz w:val="22"/>
                  </w:rPr>
                </w:rPrChange>
              </w:rPr>
            </w:pPr>
            <w:ins w:id="14451" w:author="tao huang" w:date="2017-09-16T13:01:00Z">
              <w:r w:rsidRPr="00A60A57">
                <w:rPr>
                  <w:rFonts w:eastAsia="Times New Roman" w:cs="Times New Roman"/>
                  <w:color w:val="0D0D0D" w:themeColor="text1" w:themeTint="F2"/>
                  <w:sz w:val="22"/>
                  <w:rPrChange w:id="14452" w:author="tao huang" w:date="2017-09-17T12:05:00Z">
                    <w:rPr>
                      <w:rFonts w:eastAsia="Times New Roman" w:cs="Times New Roman"/>
                      <w:color w:val="000000" w:themeColor="text1"/>
                      <w:sz w:val="22"/>
                    </w:rPr>
                  </w:rPrChange>
                </w:rPr>
                <w:t>0.824</w:t>
              </w:r>
            </w:ins>
          </w:p>
        </w:tc>
        <w:tc>
          <w:tcPr>
            <w:tcW w:w="986" w:type="dxa"/>
            <w:tcBorders>
              <w:left w:val="single" w:sz="4" w:space="0" w:color="auto"/>
            </w:tcBorders>
            <w:shd w:val="clear" w:color="auto" w:fill="auto"/>
            <w:noWrap/>
            <w:hideMark/>
          </w:tcPr>
          <w:p w14:paraId="64D91ECE"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4453" w:author="tao huang" w:date="2017-09-16T13:01:00Z"/>
                <w:rFonts w:eastAsia="Times New Roman" w:cs="Times New Roman"/>
                <w:color w:val="0D0D0D" w:themeColor="text1" w:themeTint="F2"/>
                <w:sz w:val="22"/>
                <w:rPrChange w:id="14454" w:author="tao huang" w:date="2017-09-17T12:05:00Z">
                  <w:rPr>
                    <w:ins w:id="14455" w:author="tao huang" w:date="2017-09-16T13:01:00Z"/>
                    <w:rFonts w:eastAsia="Times New Roman" w:cs="Times New Roman"/>
                    <w:color w:val="000000" w:themeColor="text1"/>
                    <w:sz w:val="22"/>
                  </w:rPr>
                </w:rPrChange>
              </w:rPr>
            </w:pPr>
            <w:ins w:id="14456" w:author="tao huang" w:date="2017-09-16T13:01:00Z">
              <w:r w:rsidRPr="00A60A57">
                <w:rPr>
                  <w:rFonts w:eastAsia="Times New Roman" w:cs="Times New Roman"/>
                  <w:color w:val="0D0D0D" w:themeColor="text1" w:themeTint="F2"/>
                  <w:sz w:val="22"/>
                  <w:rPrChange w:id="14457" w:author="tao huang" w:date="2017-09-17T12:05:00Z">
                    <w:rPr>
                      <w:rFonts w:eastAsia="Times New Roman" w:cs="Times New Roman"/>
                      <w:color w:val="000000" w:themeColor="text1"/>
                      <w:sz w:val="22"/>
                    </w:rPr>
                  </w:rPrChange>
                </w:rPr>
                <w:t>-0.001</w:t>
              </w:r>
            </w:ins>
          </w:p>
        </w:tc>
        <w:tc>
          <w:tcPr>
            <w:tcW w:w="999" w:type="dxa"/>
            <w:shd w:val="clear" w:color="auto" w:fill="auto"/>
            <w:noWrap/>
            <w:hideMark/>
          </w:tcPr>
          <w:p w14:paraId="787FBE84"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4458" w:author="tao huang" w:date="2017-09-16T13:01:00Z"/>
                <w:rFonts w:eastAsia="Times New Roman" w:cs="Times New Roman"/>
                <w:color w:val="0D0D0D" w:themeColor="text1" w:themeTint="F2"/>
                <w:sz w:val="22"/>
                <w:rPrChange w:id="14459" w:author="tao huang" w:date="2017-09-17T12:05:00Z">
                  <w:rPr>
                    <w:ins w:id="14460" w:author="tao huang" w:date="2017-09-16T13:01:00Z"/>
                    <w:rFonts w:eastAsia="Times New Roman" w:cs="Times New Roman"/>
                    <w:color w:val="000000" w:themeColor="text1"/>
                    <w:sz w:val="22"/>
                  </w:rPr>
                </w:rPrChange>
              </w:rPr>
            </w:pPr>
            <w:ins w:id="14461" w:author="tao huang" w:date="2017-09-16T13:01:00Z">
              <w:r w:rsidRPr="00A60A57">
                <w:rPr>
                  <w:rFonts w:eastAsia="Times New Roman" w:cs="Times New Roman"/>
                  <w:color w:val="0D0D0D" w:themeColor="text1" w:themeTint="F2"/>
                  <w:sz w:val="22"/>
                  <w:rPrChange w:id="14462" w:author="tao huang" w:date="2017-09-17T12:05:00Z">
                    <w:rPr>
                      <w:rFonts w:eastAsia="Times New Roman" w:cs="Times New Roman"/>
                      <w:color w:val="000000" w:themeColor="text1"/>
                      <w:sz w:val="22"/>
                    </w:rPr>
                  </w:rPrChange>
                </w:rPr>
                <w:t>0.761</w:t>
              </w:r>
            </w:ins>
          </w:p>
        </w:tc>
      </w:tr>
      <w:tr w:rsidR="00B417BD" w:rsidRPr="00A60A57" w14:paraId="66B8813B" w14:textId="77777777" w:rsidTr="00EB5809">
        <w:trPr>
          <w:cnfStyle w:val="000000100000" w:firstRow="0" w:lastRow="0" w:firstColumn="0" w:lastColumn="0" w:oddVBand="0" w:evenVBand="0" w:oddHBand="1" w:evenHBand="0" w:firstRowFirstColumn="0" w:firstRowLastColumn="0" w:lastRowFirstColumn="0" w:lastRowLastColumn="0"/>
          <w:trHeight w:val="20"/>
          <w:jc w:val="center"/>
          <w:ins w:id="14463" w:author="tao huang" w:date="2017-09-16T13:01: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0126A751" w14:textId="77777777" w:rsidR="00B417BD" w:rsidRPr="00A60A57" w:rsidRDefault="00B417BD" w:rsidP="00EB5809">
            <w:pPr>
              <w:spacing w:after="0" w:line="240" w:lineRule="auto"/>
              <w:rPr>
                <w:ins w:id="14464" w:author="tao huang" w:date="2017-09-16T13:01:00Z"/>
                <w:rFonts w:eastAsia="Times New Roman" w:cs="Times New Roman"/>
                <w:b w:val="0"/>
                <w:i/>
                <w:color w:val="0D0D0D" w:themeColor="text1" w:themeTint="F2"/>
                <w:sz w:val="22"/>
                <w:rPrChange w:id="14465" w:author="tao huang" w:date="2017-09-17T12:05:00Z">
                  <w:rPr>
                    <w:ins w:id="14466" w:author="tao huang" w:date="2017-09-16T13:01:00Z"/>
                    <w:rFonts w:eastAsia="Times New Roman" w:cs="Times New Roman"/>
                    <w:b w:val="0"/>
                    <w:i/>
                    <w:color w:val="000000" w:themeColor="text1"/>
                    <w:sz w:val="22"/>
                  </w:rPr>
                </w:rPrChange>
              </w:rPr>
            </w:pPr>
            <w:ins w:id="14467" w:author="tao huang" w:date="2017-09-16T13:01:00Z">
              <w:r w:rsidRPr="00A60A57">
                <w:rPr>
                  <w:rFonts w:eastAsia="Times New Roman" w:cs="Times New Roman"/>
                  <w:b w:val="0"/>
                  <w:i/>
                  <w:color w:val="0D0D0D" w:themeColor="text1" w:themeTint="F2"/>
                  <w:sz w:val="22"/>
                  <w:rPrChange w:id="14468" w:author="tao huang" w:date="2017-09-17T12:05:00Z">
                    <w:rPr>
                      <w:rFonts w:eastAsia="Times New Roman" w:cs="Times New Roman"/>
                      <w:b w:val="0"/>
                      <w:i/>
                      <w:color w:val="000000" w:themeColor="text1"/>
                      <w:sz w:val="22"/>
                    </w:rPr>
                  </w:rPrChange>
                </w:rPr>
                <w:t>Randomness and growth</w:t>
              </w:r>
            </w:ins>
          </w:p>
        </w:tc>
        <w:tc>
          <w:tcPr>
            <w:tcW w:w="986" w:type="dxa"/>
            <w:shd w:val="clear" w:color="auto" w:fill="auto"/>
            <w:noWrap/>
            <w:hideMark/>
          </w:tcPr>
          <w:p w14:paraId="42ED8307"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469" w:author="tao huang" w:date="2017-09-16T13:01:00Z"/>
                <w:rFonts w:eastAsia="Times New Roman" w:cs="Times New Roman"/>
                <w:b/>
                <w:bCs/>
                <w:color w:val="0D0D0D" w:themeColor="text1" w:themeTint="F2"/>
                <w:sz w:val="22"/>
                <w:rPrChange w:id="14470" w:author="tao huang" w:date="2017-09-17T12:05:00Z">
                  <w:rPr>
                    <w:ins w:id="14471" w:author="tao huang" w:date="2017-09-16T13:01:00Z"/>
                    <w:rFonts w:eastAsia="Times New Roman" w:cs="Times New Roman"/>
                    <w:b/>
                    <w:bCs/>
                    <w:color w:val="000000" w:themeColor="text1"/>
                    <w:sz w:val="22"/>
                  </w:rPr>
                </w:rPrChange>
              </w:rPr>
            </w:pPr>
            <w:ins w:id="14472" w:author="tao huang" w:date="2017-09-16T13:01:00Z">
              <w:r w:rsidRPr="00A60A57">
                <w:rPr>
                  <w:rFonts w:eastAsia="Times New Roman" w:cs="Times New Roman"/>
                  <w:b/>
                  <w:bCs/>
                  <w:color w:val="0D0D0D" w:themeColor="text1" w:themeTint="F2"/>
                  <w:sz w:val="22"/>
                  <w:rPrChange w:id="14473" w:author="tao huang" w:date="2017-09-17T12:05:00Z">
                    <w:rPr>
                      <w:rFonts w:eastAsia="Times New Roman" w:cs="Times New Roman"/>
                      <w:b/>
                      <w:bCs/>
                      <w:color w:val="000000" w:themeColor="text1"/>
                      <w:sz w:val="22"/>
                    </w:rPr>
                  </w:rPrChange>
                </w:rPr>
                <w:t>0.004</w:t>
              </w:r>
            </w:ins>
          </w:p>
        </w:tc>
        <w:tc>
          <w:tcPr>
            <w:tcW w:w="998" w:type="dxa"/>
            <w:tcBorders>
              <w:right w:val="single" w:sz="4" w:space="0" w:color="auto"/>
            </w:tcBorders>
            <w:shd w:val="clear" w:color="auto" w:fill="auto"/>
            <w:noWrap/>
            <w:hideMark/>
          </w:tcPr>
          <w:p w14:paraId="2CC86AA7"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474" w:author="tao huang" w:date="2017-09-16T13:01:00Z"/>
                <w:rFonts w:eastAsia="Times New Roman" w:cs="Times New Roman"/>
                <w:b/>
                <w:bCs/>
                <w:color w:val="0D0D0D" w:themeColor="text1" w:themeTint="F2"/>
                <w:sz w:val="22"/>
                <w:rPrChange w:id="14475" w:author="tao huang" w:date="2017-09-17T12:05:00Z">
                  <w:rPr>
                    <w:ins w:id="14476" w:author="tao huang" w:date="2017-09-16T13:01:00Z"/>
                    <w:rFonts w:eastAsia="Times New Roman" w:cs="Times New Roman"/>
                    <w:b/>
                    <w:bCs/>
                    <w:color w:val="000000" w:themeColor="text1"/>
                    <w:sz w:val="22"/>
                  </w:rPr>
                </w:rPrChange>
              </w:rPr>
            </w:pPr>
            <w:ins w:id="14477" w:author="tao huang" w:date="2017-09-16T13:01:00Z">
              <w:r w:rsidRPr="00A60A57">
                <w:rPr>
                  <w:rFonts w:eastAsia="Times New Roman" w:cs="Times New Roman"/>
                  <w:b/>
                  <w:bCs/>
                  <w:color w:val="0D0D0D" w:themeColor="text1" w:themeTint="F2"/>
                  <w:sz w:val="22"/>
                  <w:rPrChange w:id="14478" w:author="tao huang" w:date="2017-09-17T12:05:00Z">
                    <w:rPr>
                      <w:rFonts w:eastAsia="Times New Roman" w:cs="Times New Roman"/>
                      <w:b/>
                      <w:bCs/>
                      <w:color w:val="000000" w:themeColor="text1"/>
                      <w:sz w:val="22"/>
                    </w:rPr>
                  </w:rPrChange>
                </w:rPr>
                <w:t>0.000</w:t>
              </w:r>
            </w:ins>
          </w:p>
        </w:tc>
        <w:tc>
          <w:tcPr>
            <w:tcW w:w="986" w:type="dxa"/>
            <w:tcBorders>
              <w:left w:val="single" w:sz="4" w:space="0" w:color="auto"/>
            </w:tcBorders>
            <w:shd w:val="clear" w:color="auto" w:fill="auto"/>
            <w:noWrap/>
            <w:hideMark/>
          </w:tcPr>
          <w:p w14:paraId="1FB05612"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479" w:author="tao huang" w:date="2017-09-16T13:01:00Z"/>
                <w:rFonts w:eastAsia="Times New Roman" w:cs="Times New Roman"/>
                <w:b/>
                <w:bCs/>
                <w:color w:val="0D0D0D" w:themeColor="text1" w:themeTint="F2"/>
                <w:sz w:val="22"/>
                <w:rPrChange w:id="14480" w:author="tao huang" w:date="2017-09-17T12:05:00Z">
                  <w:rPr>
                    <w:ins w:id="14481" w:author="tao huang" w:date="2017-09-16T13:01:00Z"/>
                    <w:rFonts w:eastAsia="Times New Roman" w:cs="Times New Roman"/>
                    <w:b/>
                    <w:bCs/>
                    <w:color w:val="000000" w:themeColor="text1"/>
                    <w:sz w:val="22"/>
                  </w:rPr>
                </w:rPrChange>
              </w:rPr>
            </w:pPr>
            <w:ins w:id="14482" w:author="tao huang" w:date="2017-09-16T13:01:00Z">
              <w:r w:rsidRPr="00A60A57">
                <w:rPr>
                  <w:rFonts w:eastAsia="Times New Roman" w:cs="Times New Roman"/>
                  <w:b/>
                  <w:bCs/>
                  <w:color w:val="0D0D0D" w:themeColor="text1" w:themeTint="F2"/>
                  <w:sz w:val="22"/>
                  <w:rPrChange w:id="14483" w:author="tao huang" w:date="2017-09-17T12:05:00Z">
                    <w:rPr>
                      <w:rFonts w:eastAsia="Times New Roman" w:cs="Times New Roman"/>
                      <w:b/>
                      <w:bCs/>
                      <w:color w:val="000000" w:themeColor="text1"/>
                      <w:sz w:val="22"/>
                    </w:rPr>
                  </w:rPrChange>
                </w:rPr>
                <w:t>0.004</w:t>
              </w:r>
            </w:ins>
          </w:p>
        </w:tc>
        <w:tc>
          <w:tcPr>
            <w:tcW w:w="999" w:type="dxa"/>
            <w:tcBorders>
              <w:right w:val="single" w:sz="4" w:space="0" w:color="auto"/>
            </w:tcBorders>
            <w:shd w:val="clear" w:color="auto" w:fill="auto"/>
            <w:noWrap/>
            <w:hideMark/>
          </w:tcPr>
          <w:p w14:paraId="4AE2BC5E"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484" w:author="tao huang" w:date="2017-09-16T13:01:00Z"/>
                <w:rFonts w:eastAsia="Times New Roman" w:cs="Times New Roman"/>
                <w:b/>
                <w:bCs/>
                <w:color w:val="0D0D0D" w:themeColor="text1" w:themeTint="F2"/>
                <w:sz w:val="22"/>
                <w:rPrChange w:id="14485" w:author="tao huang" w:date="2017-09-17T12:05:00Z">
                  <w:rPr>
                    <w:ins w:id="14486" w:author="tao huang" w:date="2017-09-16T13:01:00Z"/>
                    <w:rFonts w:eastAsia="Times New Roman" w:cs="Times New Roman"/>
                    <w:b/>
                    <w:bCs/>
                    <w:color w:val="000000" w:themeColor="text1"/>
                    <w:sz w:val="22"/>
                  </w:rPr>
                </w:rPrChange>
              </w:rPr>
            </w:pPr>
            <w:ins w:id="14487" w:author="tao huang" w:date="2017-09-16T13:01:00Z">
              <w:r w:rsidRPr="00A60A57">
                <w:rPr>
                  <w:rFonts w:eastAsia="Times New Roman" w:cs="Times New Roman"/>
                  <w:b/>
                  <w:bCs/>
                  <w:color w:val="0D0D0D" w:themeColor="text1" w:themeTint="F2"/>
                  <w:sz w:val="22"/>
                  <w:rPrChange w:id="14488" w:author="tao huang" w:date="2017-09-17T12:05:00Z">
                    <w:rPr>
                      <w:rFonts w:eastAsia="Times New Roman" w:cs="Times New Roman"/>
                      <w:b/>
                      <w:bCs/>
                      <w:color w:val="000000" w:themeColor="text1"/>
                      <w:sz w:val="22"/>
                    </w:rPr>
                  </w:rPrChange>
                </w:rPr>
                <w:t>0.000</w:t>
              </w:r>
            </w:ins>
          </w:p>
        </w:tc>
        <w:tc>
          <w:tcPr>
            <w:tcW w:w="986" w:type="dxa"/>
            <w:tcBorders>
              <w:left w:val="single" w:sz="4" w:space="0" w:color="auto"/>
            </w:tcBorders>
            <w:shd w:val="clear" w:color="auto" w:fill="auto"/>
            <w:noWrap/>
            <w:hideMark/>
          </w:tcPr>
          <w:p w14:paraId="77613517"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489" w:author="tao huang" w:date="2017-09-16T13:01:00Z"/>
                <w:rFonts w:eastAsia="Times New Roman" w:cs="Times New Roman"/>
                <w:b/>
                <w:bCs/>
                <w:color w:val="0D0D0D" w:themeColor="text1" w:themeTint="F2"/>
                <w:sz w:val="22"/>
                <w:rPrChange w:id="14490" w:author="tao huang" w:date="2017-09-17T12:05:00Z">
                  <w:rPr>
                    <w:ins w:id="14491" w:author="tao huang" w:date="2017-09-16T13:01:00Z"/>
                    <w:rFonts w:eastAsia="Times New Roman" w:cs="Times New Roman"/>
                    <w:b/>
                    <w:bCs/>
                    <w:color w:val="000000" w:themeColor="text1"/>
                    <w:sz w:val="22"/>
                  </w:rPr>
                </w:rPrChange>
              </w:rPr>
            </w:pPr>
            <w:ins w:id="14492" w:author="tao huang" w:date="2017-09-16T13:01:00Z">
              <w:r w:rsidRPr="00A60A57">
                <w:rPr>
                  <w:rFonts w:eastAsia="Times New Roman" w:cs="Times New Roman"/>
                  <w:b/>
                  <w:bCs/>
                  <w:color w:val="0D0D0D" w:themeColor="text1" w:themeTint="F2"/>
                  <w:sz w:val="22"/>
                  <w:rPrChange w:id="14493" w:author="tao huang" w:date="2017-09-17T12:05:00Z">
                    <w:rPr>
                      <w:rFonts w:eastAsia="Times New Roman" w:cs="Times New Roman"/>
                      <w:b/>
                      <w:bCs/>
                      <w:color w:val="000000" w:themeColor="text1"/>
                      <w:sz w:val="22"/>
                    </w:rPr>
                  </w:rPrChange>
                </w:rPr>
                <w:t>0.006</w:t>
              </w:r>
            </w:ins>
          </w:p>
        </w:tc>
        <w:tc>
          <w:tcPr>
            <w:tcW w:w="1140" w:type="dxa"/>
            <w:tcBorders>
              <w:right w:val="single" w:sz="4" w:space="0" w:color="auto"/>
            </w:tcBorders>
            <w:shd w:val="clear" w:color="auto" w:fill="auto"/>
            <w:noWrap/>
            <w:hideMark/>
          </w:tcPr>
          <w:p w14:paraId="673EB67A"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494" w:author="tao huang" w:date="2017-09-16T13:01:00Z"/>
                <w:rFonts w:eastAsia="Times New Roman" w:cs="Times New Roman"/>
                <w:b/>
                <w:bCs/>
                <w:color w:val="0D0D0D" w:themeColor="text1" w:themeTint="F2"/>
                <w:sz w:val="22"/>
                <w:rPrChange w:id="14495" w:author="tao huang" w:date="2017-09-17T12:05:00Z">
                  <w:rPr>
                    <w:ins w:id="14496" w:author="tao huang" w:date="2017-09-16T13:01:00Z"/>
                    <w:rFonts w:eastAsia="Times New Roman" w:cs="Times New Roman"/>
                    <w:b/>
                    <w:bCs/>
                    <w:color w:val="000000" w:themeColor="text1"/>
                    <w:sz w:val="22"/>
                  </w:rPr>
                </w:rPrChange>
              </w:rPr>
            </w:pPr>
            <w:ins w:id="14497" w:author="tao huang" w:date="2017-09-16T13:01:00Z">
              <w:r w:rsidRPr="00A60A57">
                <w:rPr>
                  <w:rFonts w:eastAsia="Times New Roman" w:cs="Times New Roman"/>
                  <w:b/>
                  <w:bCs/>
                  <w:color w:val="0D0D0D" w:themeColor="text1" w:themeTint="F2"/>
                  <w:sz w:val="22"/>
                  <w:rPrChange w:id="14498" w:author="tao huang" w:date="2017-09-17T12:05:00Z">
                    <w:rPr>
                      <w:rFonts w:eastAsia="Times New Roman" w:cs="Times New Roman"/>
                      <w:b/>
                      <w:bCs/>
                      <w:color w:val="000000" w:themeColor="text1"/>
                      <w:sz w:val="22"/>
                    </w:rPr>
                  </w:rPrChange>
                </w:rPr>
                <w:t>0.008</w:t>
              </w:r>
            </w:ins>
          </w:p>
        </w:tc>
        <w:tc>
          <w:tcPr>
            <w:tcW w:w="986" w:type="dxa"/>
            <w:tcBorders>
              <w:left w:val="single" w:sz="4" w:space="0" w:color="auto"/>
            </w:tcBorders>
            <w:shd w:val="clear" w:color="auto" w:fill="auto"/>
            <w:noWrap/>
            <w:hideMark/>
          </w:tcPr>
          <w:p w14:paraId="6BEB61BA"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499" w:author="tao huang" w:date="2017-09-16T13:01:00Z"/>
                <w:rFonts w:eastAsia="Times New Roman" w:cs="Times New Roman"/>
                <w:b/>
                <w:bCs/>
                <w:color w:val="0D0D0D" w:themeColor="text1" w:themeTint="F2"/>
                <w:sz w:val="22"/>
                <w:rPrChange w:id="14500" w:author="tao huang" w:date="2017-09-17T12:05:00Z">
                  <w:rPr>
                    <w:ins w:id="14501" w:author="tao huang" w:date="2017-09-16T13:01:00Z"/>
                    <w:rFonts w:eastAsia="Times New Roman" w:cs="Times New Roman"/>
                    <w:b/>
                    <w:bCs/>
                    <w:color w:val="000000" w:themeColor="text1"/>
                    <w:sz w:val="22"/>
                  </w:rPr>
                </w:rPrChange>
              </w:rPr>
            </w:pPr>
            <w:ins w:id="14502" w:author="tao huang" w:date="2017-09-16T13:01:00Z">
              <w:r w:rsidRPr="00A60A57">
                <w:rPr>
                  <w:rFonts w:eastAsia="Times New Roman" w:cs="Times New Roman"/>
                  <w:b/>
                  <w:bCs/>
                  <w:color w:val="0D0D0D" w:themeColor="text1" w:themeTint="F2"/>
                  <w:sz w:val="22"/>
                  <w:rPrChange w:id="14503" w:author="tao huang" w:date="2017-09-17T12:05:00Z">
                    <w:rPr>
                      <w:rFonts w:eastAsia="Times New Roman" w:cs="Times New Roman"/>
                      <w:b/>
                      <w:bCs/>
                      <w:color w:val="000000" w:themeColor="text1"/>
                      <w:sz w:val="22"/>
                    </w:rPr>
                  </w:rPrChange>
                </w:rPr>
                <w:t>0.007</w:t>
              </w:r>
            </w:ins>
          </w:p>
        </w:tc>
        <w:tc>
          <w:tcPr>
            <w:tcW w:w="999" w:type="dxa"/>
            <w:shd w:val="clear" w:color="auto" w:fill="auto"/>
            <w:noWrap/>
            <w:hideMark/>
          </w:tcPr>
          <w:p w14:paraId="4010FCA1"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504" w:author="tao huang" w:date="2017-09-16T13:01:00Z"/>
                <w:rFonts w:eastAsia="Times New Roman" w:cs="Times New Roman"/>
                <w:b/>
                <w:bCs/>
                <w:color w:val="0D0D0D" w:themeColor="text1" w:themeTint="F2"/>
                <w:sz w:val="22"/>
                <w:rPrChange w:id="14505" w:author="tao huang" w:date="2017-09-17T12:05:00Z">
                  <w:rPr>
                    <w:ins w:id="14506" w:author="tao huang" w:date="2017-09-16T13:01:00Z"/>
                    <w:rFonts w:eastAsia="Times New Roman" w:cs="Times New Roman"/>
                    <w:b/>
                    <w:bCs/>
                    <w:color w:val="000000" w:themeColor="text1"/>
                    <w:sz w:val="22"/>
                  </w:rPr>
                </w:rPrChange>
              </w:rPr>
            </w:pPr>
            <w:ins w:id="14507" w:author="tao huang" w:date="2017-09-16T13:01:00Z">
              <w:r w:rsidRPr="00A60A57">
                <w:rPr>
                  <w:rFonts w:eastAsia="Times New Roman" w:cs="Times New Roman"/>
                  <w:b/>
                  <w:bCs/>
                  <w:color w:val="0D0D0D" w:themeColor="text1" w:themeTint="F2"/>
                  <w:sz w:val="22"/>
                  <w:rPrChange w:id="14508" w:author="tao huang" w:date="2017-09-17T12:05:00Z">
                    <w:rPr>
                      <w:rFonts w:eastAsia="Times New Roman" w:cs="Times New Roman"/>
                      <w:b/>
                      <w:bCs/>
                      <w:color w:val="000000" w:themeColor="text1"/>
                      <w:sz w:val="22"/>
                    </w:rPr>
                  </w:rPrChange>
                </w:rPr>
                <w:t>0.003</w:t>
              </w:r>
            </w:ins>
          </w:p>
        </w:tc>
      </w:tr>
      <w:tr w:rsidR="00B417BD" w:rsidRPr="00A60A57" w14:paraId="0A107AE0" w14:textId="77777777" w:rsidTr="00EB5809">
        <w:trPr>
          <w:trHeight w:val="20"/>
          <w:jc w:val="center"/>
          <w:ins w:id="14509" w:author="tao huang" w:date="2017-09-16T13:01: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4F429EFB" w14:textId="77777777" w:rsidR="00B417BD" w:rsidRPr="00A60A57" w:rsidRDefault="00B417BD" w:rsidP="00EB5809">
            <w:pPr>
              <w:spacing w:after="0" w:line="240" w:lineRule="auto"/>
              <w:rPr>
                <w:ins w:id="14510" w:author="tao huang" w:date="2017-09-16T13:01:00Z"/>
                <w:rFonts w:eastAsia="Times New Roman" w:cs="Times New Roman"/>
                <w:b w:val="0"/>
                <w:i/>
                <w:color w:val="0D0D0D" w:themeColor="text1" w:themeTint="F2"/>
                <w:sz w:val="22"/>
                <w:rPrChange w:id="14511" w:author="tao huang" w:date="2017-09-17T12:05:00Z">
                  <w:rPr>
                    <w:ins w:id="14512" w:author="tao huang" w:date="2017-09-16T13:01:00Z"/>
                    <w:rFonts w:eastAsia="Times New Roman" w:cs="Times New Roman"/>
                    <w:b w:val="0"/>
                    <w:i/>
                    <w:color w:val="000000" w:themeColor="text1"/>
                    <w:sz w:val="22"/>
                  </w:rPr>
                </w:rPrChange>
              </w:rPr>
            </w:pPr>
            <w:ins w:id="14513" w:author="tao huang" w:date="2017-09-16T13:01:00Z">
              <w:r w:rsidRPr="00A60A57">
                <w:rPr>
                  <w:rFonts w:eastAsia="Times New Roman" w:cs="Times New Roman"/>
                  <w:b w:val="0"/>
                  <w:i/>
                  <w:color w:val="0D0D0D" w:themeColor="text1" w:themeTint="F2"/>
                  <w:sz w:val="22"/>
                  <w:rPrChange w:id="14514" w:author="tao huang" w:date="2017-09-17T12:05:00Z">
                    <w:rPr>
                      <w:rFonts w:eastAsia="Times New Roman" w:cs="Times New Roman"/>
                      <w:b w:val="0"/>
                      <w:i/>
                      <w:color w:val="000000" w:themeColor="text1"/>
                      <w:sz w:val="22"/>
                    </w:rPr>
                  </w:rPrChange>
                </w:rPr>
                <w:t>Intercept</w:t>
              </w:r>
            </w:ins>
          </w:p>
        </w:tc>
        <w:tc>
          <w:tcPr>
            <w:tcW w:w="986" w:type="dxa"/>
            <w:shd w:val="clear" w:color="auto" w:fill="auto"/>
            <w:noWrap/>
            <w:hideMark/>
          </w:tcPr>
          <w:p w14:paraId="49D9E843"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4515" w:author="tao huang" w:date="2017-09-16T13:01:00Z"/>
                <w:rFonts w:eastAsia="Times New Roman" w:cs="Times New Roman"/>
                <w:color w:val="0D0D0D" w:themeColor="text1" w:themeTint="F2"/>
                <w:sz w:val="22"/>
                <w:rPrChange w:id="14516" w:author="tao huang" w:date="2017-09-17T12:05:00Z">
                  <w:rPr>
                    <w:ins w:id="14517" w:author="tao huang" w:date="2017-09-16T13:01:00Z"/>
                    <w:rFonts w:eastAsia="Times New Roman" w:cs="Times New Roman"/>
                    <w:color w:val="000000" w:themeColor="text1"/>
                    <w:sz w:val="22"/>
                  </w:rPr>
                </w:rPrChange>
              </w:rPr>
            </w:pPr>
            <w:ins w:id="14518" w:author="tao huang" w:date="2017-09-16T13:01:00Z">
              <w:r w:rsidRPr="00A60A57">
                <w:rPr>
                  <w:rFonts w:eastAsia="Times New Roman" w:cs="Times New Roman"/>
                  <w:color w:val="0D0D0D" w:themeColor="text1" w:themeTint="F2"/>
                  <w:sz w:val="22"/>
                  <w:rPrChange w:id="14519" w:author="tao huang" w:date="2017-09-17T12:05:00Z">
                    <w:rPr>
                      <w:rFonts w:eastAsia="Times New Roman" w:cs="Times New Roman"/>
                      <w:color w:val="000000" w:themeColor="text1"/>
                      <w:sz w:val="22"/>
                    </w:rPr>
                  </w:rPrChange>
                </w:rPr>
                <w:t>0.003</w:t>
              </w:r>
            </w:ins>
          </w:p>
        </w:tc>
        <w:tc>
          <w:tcPr>
            <w:tcW w:w="998" w:type="dxa"/>
            <w:tcBorders>
              <w:right w:val="single" w:sz="4" w:space="0" w:color="auto"/>
            </w:tcBorders>
            <w:shd w:val="clear" w:color="auto" w:fill="auto"/>
            <w:noWrap/>
            <w:hideMark/>
          </w:tcPr>
          <w:p w14:paraId="47B02D74"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4520" w:author="tao huang" w:date="2017-09-16T13:01:00Z"/>
                <w:rFonts w:eastAsia="Times New Roman" w:cs="Times New Roman"/>
                <w:color w:val="0D0D0D" w:themeColor="text1" w:themeTint="F2"/>
                <w:sz w:val="22"/>
                <w:rPrChange w:id="14521" w:author="tao huang" w:date="2017-09-17T12:05:00Z">
                  <w:rPr>
                    <w:ins w:id="14522" w:author="tao huang" w:date="2017-09-16T13:01:00Z"/>
                    <w:rFonts w:eastAsia="Times New Roman" w:cs="Times New Roman"/>
                    <w:color w:val="000000" w:themeColor="text1"/>
                    <w:sz w:val="22"/>
                  </w:rPr>
                </w:rPrChange>
              </w:rPr>
            </w:pPr>
            <w:ins w:id="14523" w:author="tao huang" w:date="2017-09-16T13:01:00Z">
              <w:r w:rsidRPr="00A60A57">
                <w:rPr>
                  <w:rFonts w:eastAsia="Times New Roman" w:cs="Times New Roman"/>
                  <w:color w:val="0D0D0D" w:themeColor="text1" w:themeTint="F2"/>
                  <w:sz w:val="22"/>
                  <w:rPrChange w:id="14524" w:author="tao huang" w:date="2017-09-17T12:05:00Z">
                    <w:rPr>
                      <w:rFonts w:eastAsia="Times New Roman" w:cs="Times New Roman"/>
                      <w:color w:val="000000" w:themeColor="text1"/>
                      <w:sz w:val="22"/>
                    </w:rPr>
                  </w:rPrChange>
                </w:rPr>
                <w:t>0.001</w:t>
              </w:r>
            </w:ins>
          </w:p>
        </w:tc>
        <w:tc>
          <w:tcPr>
            <w:tcW w:w="986" w:type="dxa"/>
            <w:tcBorders>
              <w:left w:val="single" w:sz="4" w:space="0" w:color="auto"/>
            </w:tcBorders>
            <w:shd w:val="clear" w:color="auto" w:fill="auto"/>
            <w:noWrap/>
            <w:hideMark/>
          </w:tcPr>
          <w:p w14:paraId="4CCC902F"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4525" w:author="tao huang" w:date="2017-09-16T13:01:00Z"/>
                <w:rFonts w:eastAsia="Times New Roman" w:cs="Times New Roman"/>
                <w:color w:val="0D0D0D" w:themeColor="text1" w:themeTint="F2"/>
                <w:sz w:val="22"/>
                <w:rPrChange w:id="14526" w:author="tao huang" w:date="2017-09-17T12:05:00Z">
                  <w:rPr>
                    <w:ins w:id="14527" w:author="tao huang" w:date="2017-09-16T13:01:00Z"/>
                    <w:rFonts w:eastAsia="Times New Roman" w:cs="Times New Roman"/>
                    <w:color w:val="000000" w:themeColor="text1"/>
                    <w:sz w:val="22"/>
                  </w:rPr>
                </w:rPrChange>
              </w:rPr>
            </w:pPr>
            <w:ins w:id="14528" w:author="tao huang" w:date="2017-09-16T13:01:00Z">
              <w:r w:rsidRPr="00A60A57">
                <w:rPr>
                  <w:rFonts w:eastAsia="Times New Roman" w:cs="Times New Roman"/>
                  <w:color w:val="0D0D0D" w:themeColor="text1" w:themeTint="F2"/>
                  <w:sz w:val="22"/>
                  <w:rPrChange w:id="14529" w:author="tao huang" w:date="2017-09-17T12:05:00Z">
                    <w:rPr>
                      <w:rFonts w:eastAsia="Times New Roman" w:cs="Times New Roman"/>
                      <w:color w:val="000000" w:themeColor="text1"/>
                      <w:sz w:val="22"/>
                    </w:rPr>
                  </w:rPrChange>
                </w:rPr>
                <w:t>0.003</w:t>
              </w:r>
            </w:ins>
          </w:p>
        </w:tc>
        <w:tc>
          <w:tcPr>
            <w:tcW w:w="999" w:type="dxa"/>
            <w:tcBorders>
              <w:right w:val="single" w:sz="4" w:space="0" w:color="auto"/>
            </w:tcBorders>
            <w:shd w:val="clear" w:color="auto" w:fill="auto"/>
            <w:noWrap/>
            <w:hideMark/>
          </w:tcPr>
          <w:p w14:paraId="5EC43B21"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4530" w:author="tao huang" w:date="2017-09-16T13:01:00Z"/>
                <w:rFonts w:eastAsia="Times New Roman" w:cs="Times New Roman"/>
                <w:color w:val="0D0D0D" w:themeColor="text1" w:themeTint="F2"/>
                <w:sz w:val="22"/>
                <w:rPrChange w:id="14531" w:author="tao huang" w:date="2017-09-17T12:05:00Z">
                  <w:rPr>
                    <w:ins w:id="14532" w:author="tao huang" w:date="2017-09-16T13:01:00Z"/>
                    <w:rFonts w:eastAsia="Times New Roman" w:cs="Times New Roman"/>
                    <w:color w:val="000000" w:themeColor="text1"/>
                    <w:sz w:val="22"/>
                  </w:rPr>
                </w:rPrChange>
              </w:rPr>
            </w:pPr>
            <w:ins w:id="14533" w:author="tao huang" w:date="2017-09-16T13:01:00Z">
              <w:r w:rsidRPr="00A60A57">
                <w:rPr>
                  <w:rFonts w:eastAsia="Times New Roman" w:cs="Times New Roman"/>
                  <w:color w:val="0D0D0D" w:themeColor="text1" w:themeTint="F2"/>
                  <w:sz w:val="22"/>
                  <w:rPrChange w:id="14534" w:author="tao huang" w:date="2017-09-17T12:05:00Z">
                    <w:rPr>
                      <w:rFonts w:eastAsia="Times New Roman" w:cs="Times New Roman"/>
                      <w:color w:val="000000" w:themeColor="text1"/>
                      <w:sz w:val="22"/>
                    </w:rPr>
                  </w:rPrChange>
                </w:rPr>
                <w:t>0.001</w:t>
              </w:r>
            </w:ins>
          </w:p>
        </w:tc>
        <w:tc>
          <w:tcPr>
            <w:tcW w:w="986" w:type="dxa"/>
            <w:tcBorders>
              <w:left w:val="single" w:sz="4" w:space="0" w:color="auto"/>
            </w:tcBorders>
            <w:shd w:val="clear" w:color="auto" w:fill="auto"/>
            <w:noWrap/>
            <w:hideMark/>
          </w:tcPr>
          <w:p w14:paraId="291D5BF3"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4535" w:author="tao huang" w:date="2017-09-16T13:01:00Z"/>
                <w:rFonts w:eastAsia="Times New Roman" w:cs="Times New Roman"/>
                <w:color w:val="0D0D0D" w:themeColor="text1" w:themeTint="F2"/>
                <w:sz w:val="22"/>
                <w:rPrChange w:id="14536" w:author="tao huang" w:date="2017-09-17T12:05:00Z">
                  <w:rPr>
                    <w:ins w:id="14537" w:author="tao huang" w:date="2017-09-16T13:01:00Z"/>
                    <w:rFonts w:eastAsia="Times New Roman" w:cs="Times New Roman"/>
                    <w:color w:val="000000" w:themeColor="text1"/>
                    <w:sz w:val="22"/>
                  </w:rPr>
                </w:rPrChange>
              </w:rPr>
            </w:pPr>
            <w:ins w:id="14538" w:author="tao huang" w:date="2017-09-16T13:01:00Z">
              <w:r w:rsidRPr="00A60A57">
                <w:rPr>
                  <w:rFonts w:eastAsia="Times New Roman" w:cs="Times New Roman"/>
                  <w:color w:val="0D0D0D" w:themeColor="text1" w:themeTint="F2"/>
                  <w:sz w:val="22"/>
                  <w:rPrChange w:id="14539" w:author="tao huang" w:date="2017-09-17T12:05:00Z">
                    <w:rPr>
                      <w:rFonts w:eastAsia="Times New Roman" w:cs="Times New Roman"/>
                      <w:color w:val="000000" w:themeColor="text1"/>
                      <w:sz w:val="22"/>
                    </w:rPr>
                  </w:rPrChange>
                </w:rPr>
                <w:t>-0.002</w:t>
              </w:r>
            </w:ins>
          </w:p>
        </w:tc>
        <w:tc>
          <w:tcPr>
            <w:tcW w:w="1140" w:type="dxa"/>
            <w:tcBorders>
              <w:right w:val="single" w:sz="4" w:space="0" w:color="auto"/>
            </w:tcBorders>
            <w:shd w:val="clear" w:color="auto" w:fill="auto"/>
            <w:noWrap/>
            <w:hideMark/>
          </w:tcPr>
          <w:p w14:paraId="665D2F86"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4540" w:author="tao huang" w:date="2017-09-16T13:01:00Z"/>
                <w:rFonts w:eastAsia="Times New Roman" w:cs="Times New Roman"/>
                <w:color w:val="0D0D0D" w:themeColor="text1" w:themeTint="F2"/>
                <w:sz w:val="22"/>
                <w:rPrChange w:id="14541" w:author="tao huang" w:date="2017-09-17T12:05:00Z">
                  <w:rPr>
                    <w:ins w:id="14542" w:author="tao huang" w:date="2017-09-16T13:01:00Z"/>
                    <w:rFonts w:eastAsia="Times New Roman" w:cs="Times New Roman"/>
                    <w:color w:val="000000" w:themeColor="text1"/>
                    <w:sz w:val="22"/>
                  </w:rPr>
                </w:rPrChange>
              </w:rPr>
            </w:pPr>
            <w:ins w:id="14543" w:author="tao huang" w:date="2017-09-16T13:01:00Z">
              <w:r w:rsidRPr="00A60A57">
                <w:rPr>
                  <w:rFonts w:eastAsia="Times New Roman" w:cs="Times New Roman"/>
                  <w:color w:val="0D0D0D" w:themeColor="text1" w:themeTint="F2"/>
                  <w:sz w:val="22"/>
                  <w:rPrChange w:id="14544" w:author="tao huang" w:date="2017-09-17T12:05:00Z">
                    <w:rPr>
                      <w:rFonts w:eastAsia="Times New Roman" w:cs="Times New Roman"/>
                      <w:color w:val="000000" w:themeColor="text1"/>
                      <w:sz w:val="22"/>
                    </w:rPr>
                  </w:rPrChange>
                </w:rPr>
                <w:t>0.234</w:t>
              </w:r>
            </w:ins>
          </w:p>
        </w:tc>
        <w:tc>
          <w:tcPr>
            <w:tcW w:w="986" w:type="dxa"/>
            <w:tcBorders>
              <w:left w:val="single" w:sz="4" w:space="0" w:color="auto"/>
            </w:tcBorders>
            <w:shd w:val="clear" w:color="auto" w:fill="auto"/>
            <w:noWrap/>
            <w:hideMark/>
          </w:tcPr>
          <w:p w14:paraId="1FF51501"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4545" w:author="tao huang" w:date="2017-09-16T13:01:00Z"/>
                <w:rFonts w:eastAsia="Times New Roman" w:cs="Times New Roman"/>
                <w:color w:val="0D0D0D" w:themeColor="text1" w:themeTint="F2"/>
                <w:sz w:val="22"/>
                <w:rPrChange w:id="14546" w:author="tao huang" w:date="2017-09-17T12:05:00Z">
                  <w:rPr>
                    <w:ins w:id="14547" w:author="tao huang" w:date="2017-09-16T13:01:00Z"/>
                    <w:rFonts w:eastAsia="Times New Roman" w:cs="Times New Roman"/>
                    <w:color w:val="000000" w:themeColor="text1"/>
                    <w:sz w:val="22"/>
                  </w:rPr>
                </w:rPrChange>
              </w:rPr>
            </w:pPr>
            <w:ins w:id="14548" w:author="tao huang" w:date="2017-09-16T13:01:00Z">
              <w:r w:rsidRPr="00A60A57">
                <w:rPr>
                  <w:rFonts w:eastAsia="Times New Roman" w:cs="Times New Roman"/>
                  <w:color w:val="0D0D0D" w:themeColor="text1" w:themeTint="F2"/>
                  <w:sz w:val="22"/>
                  <w:rPrChange w:id="14549" w:author="tao huang" w:date="2017-09-17T12:05:00Z">
                    <w:rPr>
                      <w:rFonts w:eastAsia="Times New Roman" w:cs="Times New Roman"/>
                      <w:color w:val="000000" w:themeColor="text1"/>
                      <w:sz w:val="22"/>
                    </w:rPr>
                  </w:rPrChange>
                </w:rPr>
                <w:t>-0.004</w:t>
              </w:r>
            </w:ins>
          </w:p>
        </w:tc>
        <w:tc>
          <w:tcPr>
            <w:tcW w:w="999" w:type="dxa"/>
            <w:shd w:val="clear" w:color="auto" w:fill="auto"/>
            <w:noWrap/>
            <w:hideMark/>
          </w:tcPr>
          <w:p w14:paraId="18337B5E"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4550" w:author="tao huang" w:date="2017-09-16T13:01:00Z"/>
                <w:rFonts w:eastAsia="Times New Roman" w:cs="Times New Roman"/>
                <w:color w:val="0D0D0D" w:themeColor="text1" w:themeTint="F2"/>
                <w:sz w:val="22"/>
                <w:rPrChange w:id="14551" w:author="tao huang" w:date="2017-09-17T12:05:00Z">
                  <w:rPr>
                    <w:ins w:id="14552" w:author="tao huang" w:date="2017-09-16T13:01:00Z"/>
                    <w:rFonts w:eastAsia="Times New Roman" w:cs="Times New Roman"/>
                    <w:color w:val="000000" w:themeColor="text1"/>
                    <w:sz w:val="22"/>
                  </w:rPr>
                </w:rPrChange>
              </w:rPr>
            </w:pPr>
            <w:ins w:id="14553" w:author="tao huang" w:date="2017-09-16T13:01:00Z">
              <w:r w:rsidRPr="00A60A57">
                <w:rPr>
                  <w:rFonts w:eastAsia="Times New Roman" w:cs="Times New Roman"/>
                  <w:color w:val="0D0D0D" w:themeColor="text1" w:themeTint="F2"/>
                  <w:sz w:val="22"/>
                  <w:rPrChange w:id="14554" w:author="tao huang" w:date="2017-09-17T12:05:00Z">
                    <w:rPr>
                      <w:rFonts w:eastAsia="Times New Roman" w:cs="Times New Roman"/>
                      <w:color w:val="000000" w:themeColor="text1"/>
                      <w:sz w:val="22"/>
                    </w:rPr>
                  </w:rPrChange>
                </w:rPr>
                <w:t>0.094</w:t>
              </w:r>
            </w:ins>
          </w:p>
        </w:tc>
      </w:tr>
      <w:tr w:rsidR="00B417BD" w:rsidRPr="00A60A57" w14:paraId="7171CB37" w14:textId="77777777" w:rsidTr="00EB5809">
        <w:trPr>
          <w:cnfStyle w:val="000000100000" w:firstRow="0" w:lastRow="0" w:firstColumn="0" w:lastColumn="0" w:oddVBand="0" w:evenVBand="0" w:oddHBand="1" w:evenHBand="0" w:firstRowFirstColumn="0" w:firstRowLastColumn="0" w:lastRowFirstColumn="0" w:lastRowLastColumn="0"/>
          <w:trHeight w:val="20"/>
          <w:jc w:val="center"/>
          <w:ins w:id="14555" w:author="tao huang" w:date="2017-09-16T13:01:00Z"/>
        </w:trPr>
        <w:tc>
          <w:tcPr>
            <w:cnfStyle w:val="001000000000" w:firstRow="0" w:lastRow="0" w:firstColumn="1" w:lastColumn="0" w:oddVBand="0" w:evenVBand="0" w:oddHBand="0" w:evenHBand="0" w:firstRowFirstColumn="0" w:firstRowLastColumn="0" w:lastRowFirstColumn="0" w:lastRowLastColumn="0"/>
            <w:tcW w:w="11199" w:type="dxa"/>
            <w:gridSpan w:val="9"/>
            <w:tcBorders>
              <w:bottom w:val="single" w:sz="4" w:space="0" w:color="auto"/>
            </w:tcBorders>
            <w:shd w:val="clear" w:color="auto" w:fill="auto"/>
            <w:noWrap/>
            <w:hideMark/>
          </w:tcPr>
          <w:p w14:paraId="35469FEB" w14:textId="77777777" w:rsidR="00B417BD" w:rsidRPr="00A60A57" w:rsidRDefault="00B417BD" w:rsidP="00EB5809">
            <w:pPr>
              <w:spacing w:after="0" w:line="240" w:lineRule="auto"/>
              <w:jc w:val="center"/>
              <w:rPr>
                <w:ins w:id="14556" w:author="tao huang" w:date="2017-09-16T13:01:00Z"/>
                <w:rFonts w:eastAsia="Times New Roman" w:cs="Times New Roman"/>
                <w:b w:val="0"/>
                <w:color w:val="0D0D0D" w:themeColor="text1" w:themeTint="F2"/>
                <w:sz w:val="22"/>
                <w:rPrChange w:id="14557" w:author="tao huang" w:date="2017-09-17T12:05:00Z">
                  <w:rPr>
                    <w:ins w:id="14558" w:author="tao huang" w:date="2017-09-16T13:01:00Z"/>
                    <w:rFonts w:eastAsia="Times New Roman" w:cs="Times New Roman"/>
                    <w:b w:val="0"/>
                    <w:color w:val="000000" w:themeColor="text1"/>
                    <w:sz w:val="22"/>
                  </w:rPr>
                </w:rPrChange>
              </w:rPr>
            </w:pPr>
            <w:ins w:id="14559" w:author="tao huang" w:date="2017-09-16T13:01:00Z">
              <w:r w:rsidRPr="00A60A57">
                <w:rPr>
                  <w:rFonts w:eastAsia="Times New Roman" w:cs="Times New Roman"/>
                  <w:b w:val="0"/>
                  <w:color w:val="0D0D0D" w:themeColor="text1" w:themeTint="F2"/>
                  <w:sz w:val="22"/>
                  <w:rPrChange w:id="14560" w:author="tao huang" w:date="2017-09-17T12:05:00Z">
                    <w:rPr>
                      <w:rFonts w:eastAsia="Times New Roman" w:cs="Times New Roman"/>
                      <w:b w:val="0"/>
                      <w:color w:val="000000" w:themeColor="text1"/>
                      <w:sz w:val="22"/>
                    </w:rPr>
                  </w:rPrChange>
                </w:rPr>
                <w:t>Model with 5 factors and category dummy variables</w:t>
              </w:r>
            </w:ins>
          </w:p>
        </w:tc>
      </w:tr>
      <w:tr w:rsidR="00B417BD" w:rsidRPr="00A60A57" w14:paraId="5FF23DB8" w14:textId="77777777" w:rsidTr="00EB5809">
        <w:trPr>
          <w:trHeight w:val="20"/>
          <w:jc w:val="center"/>
          <w:ins w:id="14561" w:author="tao huang" w:date="2017-09-16T13:01:00Z"/>
        </w:trPr>
        <w:tc>
          <w:tcPr>
            <w:cnfStyle w:val="001000000000" w:firstRow="0" w:lastRow="0" w:firstColumn="1" w:lastColumn="0" w:oddVBand="0" w:evenVBand="0" w:oddHBand="0" w:evenHBand="0" w:firstRowFirstColumn="0" w:firstRowLastColumn="0" w:lastRowFirstColumn="0" w:lastRowLastColumn="0"/>
            <w:tcW w:w="3119" w:type="dxa"/>
            <w:tcBorders>
              <w:top w:val="single" w:sz="4" w:space="0" w:color="auto"/>
            </w:tcBorders>
            <w:shd w:val="clear" w:color="auto" w:fill="auto"/>
            <w:noWrap/>
            <w:hideMark/>
          </w:tcPr>
          <w:p w14:paraId="358DFCCF" w14:textId="77777777" w:rsidR="00B417BD" w:rsidRPr="00A60A57" w:rsidRDefault="00B417BD" w:rsidP="00EB5809">
            <w:pPr>
              <w:spacing w:after="0" w:line="240" w:lineRule="auto"/>
              <w:jc w:val="center"/>
              <w:rPr>
                <w:ins w:id="14562" w:author="tao huang" w:date="2017-09-16T13:01:00Z"/>
                <w:rFonts w:eastAsia="Times New Roman" w:cs="Times New Roman"/>
                <w:b w:val="0"/>
                <w:color w:val="0D0D0D" w:themeColor="text1" w:themeTint="F2"/>
                <w:sz w:val="22"/>
                <w:rPrChange w:id="14563" w:author="tao huang" w:date="2017-09-17T12:05:00Z">
                  <w:rPr>
                    <w:ins w:id="14564" w:author="tao huang" w:date="2017-09-16T13:01:00Z"/>
                    <w:rFonts w:eastAsia="Times New Roman" w:cs="Times New Roman"/>
                    <w:b w:val="0"/>
                    <w:color w:val="000000" w:themeColor="text1"/>
                    <w:sz w:val="22"/>
                  </w:rPr>
                </w:rPrChange>
              </w:rPr>
            </w:pPr>
            <w:ins w:id="14565" w:author="tao huang" w:date="2017-09-16T13:01:00Z">
              <w:r w:rsidRPr="00A60A57">
                <w:rPr>
                  <w:rFonts w:eastAsia="Times New Roman" w:cs="Times New Roman"/>
                  <w:b w:val="0"/>
                  <w:color w:val="0D0D0D" w:themeColor="text1" w:themeTint="F2"/>
                  <w:sz w:val="22"/>
                  <w:rPrChange w:id="14566" w:author="tao huang" w:date="2017-09-17T12:05:00Z">
                    <w:rPr>
                      <w:rFonts w:eastAsia="Times New Roman" w:cs="Times New Roman"/>
                      <w:b w:val="0"/>
                      <w:color w:val="000000" w:themeColor="text1"/>
                      <w:sz w:val="22"/>
                    </w:rPr>
                  </w:rPrChange>
                </w:rPr>
                <w:t>Horizon = 8</w:t>
              </w:r>
            </w:ins>
          </w:p>
        </w:tc>
        <w:tc>
          <w:tcPr>
            <w:tcW w:w="1984" w:type="dxa"/>
            <w:gridSpan w:val="2"/>
            <w:tcBorders>
              <w:top w:val="single" w:sz="4" w:space="0" w:color="auto"/>
              <w:right w:val="single" w:sz="4" w:space="0" w:color="auto"/>
            </w:tcBorders>
            <w:shd w:val="clear" w:color="auto" w:fill="auto"/>
            <w:noWrap/>
            <w:hideMark/>
          </w:tcPr>
          <w:p w14:paraId="2328668B"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4567" w:author="tao huang" w:date="2017-09-16T13:01:00Z"/>
                <w:rFonts w:eastAsia="Times New Roman" w:cs="Times New Roman"/>
                <w:color w:val="0D0D0D" w:themeColor="text1" w:themeTint="F2"/>
                <w:sz w:val="22"/>
                <w:rPrChange w:id="14568" w:author="tao huang" w:date="2017-09-17T12:05:00Z">
                  <w:rPr>
                    <w:ins w:id="14569" w:author="tao huang" w:date="2017-09-16T13:01:00Z"/>
                    <w:rFonts w:eastAsia="Times New Roman" w:cs="Times New Roman"/>
                    <w:color w:val="000000" w:themeColor="text1"/>
                    <w:sz w:val="22"/>
                  </w:rPr>
                </w:rPrChange>
              </w:rPr>
            </w:pPr>
            <w:ins w:id="14570" w:author="tao huang" w:date="2017-09-16T13:01:00Z">
              <w:r w:rsidRPr="00A60A57">
                <w:rPr>
                  <w:rFonts w:eastAsia="Times New Roman" w:cs="Times New Roman"/>
                  <w:color w:val="0D0D0D" w:themeColor="text1" w:themeTint="F2"/>
                  <w:sz w:val="22"/>
                  <w:rPrChange w:id="14571" w:author="tao huang" w:date="2017-09-17T12:05:00Z">
                    <w:rPr>
                      <w:rFonts w:eastAsia="Times New Roman" w:cs="Times New Roman"/>
                      <w:color w:val="000000" w:themeColor="text1"/>
                      <w:sz w:val="22"/>
                    </w:rPr>
                  </w:rPrChange>
                </w:rPr>
                <w:t>ADL-intra-EWC</w:t>
              </w:r>
            </w:ins>
          </w:p>
        </w:tc>
        <w:tc>
          <w:tcPr>
            <w:tcW w:w="1985" w:type="dxa"/>
            <w:gridSpan w:val="2"/>
            <w:tcBorders>
              <w:top w:val="single" w:sz="4" w:space="0" w:color="auto"/>
              <w:left w:val="single" w:sz="4" w:space="0" w:color="auto"/>
              <w:right w:val="single" w:sz="4" w:space="0" w:color="auto"/>
            </w:tcBorders>
            <w:shd w:val="clear" w:color="auto" w:fill="auto"/>
            <w:noWrap/>
            <w:hideMark/>
          </w:tcPr>
          <w:p w14:paraId="5FF2B810"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4572" w:author="tao huang" w:date="2017-09-16T13:01:00Z"/>
                <w:rFonts w:eastAsia="Times New Roman" w:cs="Times New Roman"/>
                <w:color w:val="0D0D0D" w:themeColor="text1" w:themeTint="F2"/>
                <w:sz w:val="22"/>
                <w:rPrChange w:id="14573" w:author="tao huang" w:date="2017-09-17T12:05:00Z">
                  <w:rPr>
                    <w:ins w:id="14574" w:author="tao huang" w:date="2017-09-16T13:01:00Z"/>
                    <w:rFonts w:eastAsia="Times New Roman" w:cs="Times New Roman"/>
                    <w:color w:val="000000" w:themeColor="text1"/>
                    <w:sz w:val="22"/>
                  </w:rPr>
                </w:rPrChange>
              </w:rPr>
            </w:pPr>
            <w:ins w:id="14575" w:author="tao huang" w:date="2017-09-16T13:01:00Z">
              <w:r w:rsidRPr="00A60A57">
                <w:rPr>
                  <w:rFonts w:eastAsia="Times New Roman" w:cs="Times New Roman"/>
                  <w:color w:val="0D0D0D" w:themeColor="text1" w:themeTint="F2"/>
                  <w:sz w:val="22"/>
                  <w:rPrChange w:id="14576" w:author="tao huang" w:date="2017-09-17T12:05:00Z">
                    <w:rPr>
                      <w:rFonts w:eastAsia="Times New Roman" w:cs="Times New Roman"/>
                      <w:color w:val="000000" w:themeColor="text1"/>
                      <w:sz w:val="22"/>
                    </w:rPr>
                  </w:rPrChange>
                </w:rPr>
                <w:t>ADL-own-EWC</w:t>
              </w:r>
            </w:ins>
          </w:p>
        </w:tc>
        <w:tc>
          <w:tcPr>
            <w:tcW w:w="2126" w:type="dxa"/>
            <w:gridSpan w:val="2"/>
            <w:tcBorders>
              <w:top w:val="single" w:sz="4" w:space="0" w:color="auto"/>
              <w:left w:val="single" w:sz="4" w:space="0" w:color="auto"/>
              <w:right w:val="single" w:sz="4" w:space="0" w:color="auto"/>
            </w:tcBorders>
            <w:shd w:val="clear" w:color="auto" w:fill="auto"/>
            <w:noWrap/>
            <w:hideMark/>
          </w:tcPr>
          <w:p w14:paraId="7D8C2848"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4577" w:author="tao huang" w:date="2017-09-16T13:01:00Z"/>
                <w:rFonts w:eastAsia="Times New Roman" w:cs="Times New Roman"/>
                <w:color w:val="0D0D0D" w:themeColor="text1" w:themeTint="F2"/>
                <w:sz w:val="22"/>
                <w:rPrChange w:id="14578" w:author="tao huang" w:date="2017-09-17T12:05:00Z">
                  <w:rPr>
                    <w:ins w:id="14579" w:author="tao huang" w:date="2017-09-16T13:01:00Z"/>
                    <w:rFonts w:eastAsia="Times New Roman" w:cs="Times New Roman"/>
                    <w:color w:val="000000" w:themeColor="text1"/>
                    <w:sz w:val="22"/>
                  </w:rPr>
                </w:rPrChange>
              </w:rPr>
            </w:pPr>
            <w:ins w:id="14580" w:author="tao huang" w:date="2017-09-16T13:01:00Z">
              <w:r w:rsidRPr="00A60A57">
                <w:rPr>
                  <w:rFonts w:eastAsia="Times New Roman" w:cs="Times New Roman"/>
                  <w:color w:val="0D0D0D" w:themeColor="text1" w:themeTint="F2"/>
                  <w:sz w:val="22"/>
                  <w:rPrChange w:id="14581" w:author="tao huang" w:date="2017-09-17T12:05:00Z">
                    <w:rPr>
                      <w:rFonts w:eastAsia="Times New Roman" w:cs="Times New Roman"/>
                      <w:color w:val="000000" w:themeColor="text1"/>
                      <w:sz w:val="22"/>
                    </w:rPr>
                  </w:rPrChange>
                </w:rPr>
                <w:t>ADL-intra-IC</w:t>
              </w:r>
            </w:ins>
          </w:p>
        </w:tc>
        <w:tc>
          <w:tcPr>
            <w:tcW w:w="1985" w:type="dxa"/>
            <w:gridSpan w:val="2"/>
            <w:tcBorders>
              <w:top w:val="single" w:sz="4" w:space="0" w:color="auto"/>
              <w:left w:val="single" w:sz="4" w:space="0" w:color="auto"/>
            </w:tcBorders>
            <w:shd w:val="clear" w:color="auto" w:fill="auto"/>
            <w:noWrap/>
            <w:hideMark/>
          </w:tcPr>
          <w:p w14:paraId="04F256A2"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4582" w:author="tao huang" w:date="2017-09-16T13:01:00Z"/>
                <w:rFonts w:eastAsia="Times New Roman" w:cs="Times New Roman"/>
                <w:color w:val="0D0D0D" w:themeColor="text1" w:themeTint="F2"/>
                <w:sz w:val="22"/>
                <w:rPrChange w:id="14583" w:author="tao huang" w:date="2017-09-17T12:05:00Z">
                  <w:rPr>
                    <w:ins w:id="14584" w:author="tao huang" w:date="2017-09-16T13:01:00Z"/>
                    <w:rFonts w:eastAsia="Times New Roman" w:cs="Times New Roman"/>
                    <w:color w:val="000000" w:themeColor="text1"/>
                    <w:sz w:val="22"/>
                  </w:rPr>
                </w:rPrChange>
              </w:rPr>
            </w:pPr>
            <w:ins w:id="14585" w:author="tao huang" w:date="2017-09-16T13:01:00Z">
              <w:r w:rsidRPr="00A60A57">
                <w:rPr>
                  <w:rFonts w:eastAsia="Times New Roman" w:cs="Times New Roman"/>
                  <w:color w:val="0D0D0D" w:themeColor="text1" w:themeTint="F2"/>
                  <w:sz w:val="22"/>
                  <w:rPrChange w:id="14586" w:author="tao huang" w:date="2017-09-17T12:05:00Z">
                    <w:rPr>
                      <w:rFonts w:eastAsia="Times New Roman" w:cs="Times New Roman"/>
                      <w:color w:val="000000" w:themeColor="text1"/>
                      <w:sz w:val="22"/>
                    </w:rPr>
                  </w:rPrChange>
                </w:rPr>
                <w:t>ADL-own-IC</w:t>
              </w:r>
            </w:ins>
          </w:p>
        </w:tc>
      </w:tr>
      <w:tr w:rsidR="00B417BD" w:rsidRPr="00A60A57" w14:paraId="786D770F" w14:textId="77777777" w:rsidTr="00EB5809">
        <w:trPr>
          <w:cnfStyle w:val="000000100000" w:firstRow="0" w:lastRow="0" w:firstColumn="0" w:lastColumn="0" w:oddVBand="0" w:evenVBand="0" w:oddHBand="1" w:evenHBand="0" w:firstRowFirstColumn="0" w:firstRowLastColumn="0" w:lastRowFirstColumn="0" w:lastRowLastColumn="0"/>
          <w:trHeight w:val="20"/>
          <w:jc w:val="center"/>
          <w:ins w:id="14587" w:author="tao huang" w:date="2017-09-16T13:01: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6B36B6E0" w14:textId="77777777" w:rsidR="00B417BD" w:rsidRPr="00A60A57" w:rsidRDefault="00B417BD" w:rsidP="00EB5809">
            <w:pPr>
              <w:spacing w:after="0" w:line="240" w:lineRule="auto"/>
              <w:jc w:val="center"/>
              <w:rPr>
                <w:ins w:id="14588" w:author="tao huang" w:date="2017-09-16T13:01:00Z"/>
                <w:rFonts w:eastAsia="Times New Roman" w:cs="Times New Roman"/>
                <w:b w:val="0"/>
                <w:color w:val="0D0D0D" w:themeColor="text1" w:themeTint="F2"/>
                <w:sz w:val="22"/>
                <w:rPrChange w:id="14589" w:author="tao huang" w:date="2017-09-17T12:05:00Z">
                  <w:rPr>
                    <w:ins w:id="14590" w:author="tao huang" w:date="2017-09-16T13:01:00Z"/>
                    <w:rFonts w:eastAsia="Times New Roman" w:cs="Times New Roman"/>
                    <w:b w:val="0"/>
                    <w:color w:val="000000" w:themeColor="text1"/>
                    <w:sz w:val="22"/>
                  </w:rPr>
                </w:rPrChange>
              </w:rPr>
            </w:pPr>
            <w:ins w:id="14591" w:author="tao huang" w:date="2017-09-16T13:01:00Z">
              <w:r w:rsidRPr="00A60A57">
                <w:rPr>
                  <w:rFonts w:eastAsia="Times New Roman" w:cs="Times New Roman"/>
                  <w:b w:val="0"/>
                  <w:color w:val="0D0D0D" w:themeColor="text1" w:themeTint="F2"/>
                  <w:sz w:val="22"/>
                  <w:rPrChange w:id="14592" w:author="tao huang" w:date="2017-09-17T12:05:00Z">
                    <w:rPr>
                      <w:rFonts w:eastAsia="Times New Roman" w:cs="Times New Roman"/>
                      <w:b w:val="0"/>
                      <w:color w:val="000000" w:themeColor="text1"/>
                      <w:sz w:val="22"/>
                    </w:rPr>
                  </w:rPrChange>
                </w:rPr>
                <w:t>Parameter/estimate and p-values</w:t>
              </w:r>
            </w:ins>
          </w:p>
        </w:tc>
        <w:tc>
          <w:tcPr>
            <w:tcW w:w="986" w:type="dxa"/>
            <w:shd w:val="clear" w:color="auto" w:fill="auto"/>
            <w:noWrap/>
            <w:hideMark/>
          </w:tcPr>
          <w:p w14:paraId="2D1292F5"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4593" w:author="tao huang" w:date="2017-09-16T13:01:00Z"/>
                <w:rFonts w:eastAsia="Times New Roman" w:cs="Times New Roman"/>
                <w:color w:val="0D0D0D" w:themeColor="text1" w:themeTint="F2"/>
                <w:sz w:val="22"/>
                <w:rPrChange w:id="14594" w:author="tao huang" w:date="2017-09-17T12:05:00Z">
                  <w:rPr>
                    <w:ins w:id="14595" w:author="tao huang" w:date="2017-09-16T13:01:00Z"/>
                    <w:rFonts w:eastAsia="Times New Roman" w:cs="Times New Roman"/>
                    <w:color w:val="000000" w:themeColor="text1"/>
                    <w:sz w:val="22"/>
                  </w:rPr>
                </w:rPrChange>
              </w:rPr>
            </w:pPr>
            <w:ins w:id="14596" w:author="tao huang" w:date="2017-09-16T13:01:00Z">
              <w:r w:rsidRPr="00A60A57">
                <w:rPr>
                  <w:rFonts w:eastAsia="Times New Roman" w:cs="Times New Roman"/>
                  <w:color w:val="0D0D0D" w:themeColor="text1" w:themeTint="F2"/>
                  <w:sz w:val="22"/>
                  <w:rPrChange w:id="14597" w:author="tao huang" w:date="2017-09-17T12:05:00Z">
                    <w:rPr>
                      <w:rFonts w:eastAsia="Times New Roman" w:cs="Times New Roman"/>
                      <w:color w:val="000000" w:themeColor="text1"/>
                      <w:sz w:val="22"/>
                    </w:rPr>
                  </w:rPrChange>
                </w:rPr>
                <w:t>Estimate</w:t>
              </w:r>
            </w:ins>
          </w:p>
        </w:tc>
        <w:tc>
          <w:tcPr>
            <w:tcW w:w="998" w:type="dxa"/>
            <w:tcBorders>
              <w:right w:val="single" w:sz="4" w:space="0" w:color="auto"/>
            </w:tcBorders>
            <w:shd w:val="clear" w:color="auto" w:fill="auto"/>
            <w:noWrap/>
            <w:hideMark/>
          </w:tcPr>
          <w:p w14:paraId="3C9C83EA"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4598" w:author="tao huang" w:date="2017-09-16T13:01:00Z"/>
                <w:rFonts w:eastAsia="Times New Roman" w:cs="Times New Roman"/>
                <w:color w:val="0D0D0D" w:themeColor="text1" w:themeTint="F2"/>
                <w:sz w:val="22"/>
                <w:rPrChange w:id="14599" w:author="tao huang" w:date="2017-09-17T12:05:00Z">
                  <w:rPr>
                    <w:ins w:id="14600" w:author="tao huang" w:date="2017-09-16T13:01:00Z"/>
                    <w:rFonts w:eastAsia="Times New Roman" w:cs="Times New Roman"/>
                    <w:color w:val="000000" w:themeColor="text1"/>
                    <w:sz w:val="22"/>
                  </w:rPr>
                </w:rPrChange>
              </w:rPr>
            </w:pPr>
            <w:ins w:id="14601" w:author="tao huang" w:date="2017-09-16T13:01:00Z">
              <w:r w:rsidRPr="00A60A57">
                <w:rPr>
                  <w:rFonts w:eastAsia="Times New Roman" w:cs="Times New Roman"/>
                  <w:color w:val="0D0D0D" w:themeColor="text1" w:themeTint="F2"/>
                  <w:sz w:val="22"/>
                  <w:rPrChange w:id="14602" w:author="tao huang" w:date="2017-09-17T12:05:00Z">
                    <w:rPr>
                      <w:rFonts w:eastAsia="Times New Roman" w:cs="Times New Roman"/>
                      <w:color w:val="000000" w:themeColor="text1"/>
                      <w:sz w:val="22"/>
                    </w:rPr>
                  </w:rPrChange>
                </w:rPr>
                <w:t>P-value</w:t>
              </w:r>
            </w:ins>
          </w:p>
        </w:tc>
        <w:tc>
          <w:tcPr>
            <w:tcW w:w="986" w:type="dxa"/>
            <w:tcBorders>
              <w:left w:val="single" w:sz="4" w:space="0" w:color="auto"/>
            </w:tcBorders>
            <w:shd w:val="clear" w:color="auto" w:fill="auto"/>
            <w:noWrap/>
            <w:hideMark/>
          </w:tcPr>
          <w:p w14:paraId="5B7D89B7"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4603" w:author="tao huang" w:date="2017-09-16T13:01:00Z"/>
                <w:rFonts w:eastAsia="Times New Roman" w:cs="Times New Roman"/>
                <w:color w:val="0D0D0D" w:themeColor="text1" w:themeTint="F2"/>
                <w:sz w:val="22"/>
                <w:rPrChange w:id="14604" w:author="tao huang" w:date="2017-09-17T12:05:00Z">
                  <w:rPr>
                    <w:ins w:id="14605" w:author="tao huang" w:date="2017-09-16T13:01:00Z"/>
                    <w:rFonts w:eastAsia="Times New Roman" w:cs="Times New Roman"/>
                    <w:color w:val="000000" w:themeColor="text1"/>
                    <w:sz w:val="22"/>
                  </w:rPr>
                </w:rPrChange>
              </w:rPr>
            </w:pPr>
            <w:ins w:id="14606" w:author="tao huang" w:date="2017-09-16T13:01:00Z">
              <w:r w:rsidRPr="00A60A57">
                <w:rPr>
                  <w:rFonts w:eastAsia="Times New Roman" w:cs="Times New Roman"/>
                  <w:color w:val="0D0D0D" w:themeColor="text1" w:themeTint="F2"/>
                  <w:sz w:val="22"/>
                  <w:rPrChange w:id="14607" w:author="tao huang" w:date="2017-09-17T12:05:00Z">
                    <w:rPr>
                      <w:rFonts w:eastAsia="Times New Roman" w:cs="Times New Roman"/>
                      <w:color w:val="000000" w:themeColor="text1"/>
                      <w:sz w:val="22"/>
                    </w:rPr>
                  </w:rPrChange>
                </w:rPr>
                <w:t>Estimate</w:t>
              </w:r>
            </w:ins>
          </w:p>
        </w:tc>
        <w:tc>
          <w:tcPr>
            <w:tcW w:w="999" w:type="dxa"/>
            <w:tcBorders>
              <w:right w:val="single" w:sz="4" w:space="0" w:color="auto"/>
            </w:tcBorders>
            <w:shd w:val="clear" w:color="auto" w:fill="auto"/>
            <w:noWrap/>
            <w:hideMark/>
          </w:tcPr>
          <w:p w14:paraId="7A1905EC"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4608" w:author="tao huang" w:date="2017-09-16T13:01:00Z"/>
                <w:rFonts w:eastAsia="Times New Roman" w:cs="Times New Roman"/>
                <w:color w:val="0D0D0D" w:themeColor="text1" w:themeTint="F2"/>
                <w:sz w:val="22"/>
                <w:rPrChange w:id="14609" w:author="tao huang" w:date="2017-09-17T12:05:00Z">
                  <w:rPr>
                    <w:ins w:id="14610" w:author="tao huang" w:date="2017-09-16T13:01:00Z"/>
                    <w:rFonts w:eastAsia="Times New Roman" w:cs="Times New Roman"/>
                    <w:color w:val="000000" w:themeColor="text1"/>
                    <w:sz w:val="22"/>
                  </w:rPr>
                </w:rPrChange>
              </w:rPr>
            </w:pPr>
            <w:ins w:id="14611" w:author="tao huang" w:date="2017-09-16T13:01:00Z">
              <w:r w:rsidRPr="00A60A57">
                <w:rPr>
                  <w:rFonts w:eastAsia="Times New Roman" w:cs="Times New Roman"/>
                  <w:color w:val="0D0D0D" w:themeColor="text1" w:themeTint="F2"/>
                  <w:sz w:val="22"/>
                  <w:rPrChange w:id="14612" w:author="tao huang" w:date="2017-09-17T12:05:00Z">
                    <w:rPr>
                      <w:rFonts w:eastAsia="Times New Roman" w:cs="Times New Roman"/>
                      <w:color w:val="000000" w:themeColor="text1"/>
                      <w:sz w:val="22"/>
                    </w:rPr>
                  </w:rPrChange>
                </w:rPr>
                <w:t>P-value</w:t>
              </w:r>
            </w:ins>
          </w:p>
        </w:tc>
        <w:tc>
          <w:tcPr>
            <w:tcW w:w="986" w:type="dxa"/>
            <w:tcBorders>
              <w:left w:val="single" w:sz="4" w:space="0" w:color="auto"/>
            </w:tcBorders>
            <w:shd w:val="clear" w:color="auto" w:fill="auto"/>
            <w:noWrap/>
            <w:hideMark/>
          </w:tcPr>
          <w:p w14:paraId="2D0523C6"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4613" w:author="tao huang" w:date="2017-09-16T13:01:00Z"/>
                <w:rFonts w:eastAsia="Times New Roman" w:cs="Times New Roman"/>
                <w:color w:val="0D0D0D" w:themeColor="text1" w:themeTint="F2"/>
                <w:sz w:val="22"/>
                <w:rPrChange w:id="14614" w:author="tao huang" w:date="2017-09-17T12:05:00Z">
                  <w:rPr>
                    <w:ins w:id="14615" w:author="tao huang" w:date="2017-09-16T13:01:00Z"/>
                    <w:rFonts w:eastAsia="Times New Roman" w:cs="Times New Roman"/>
                    <w:color w:val="000000" w:themeColor="text1"/>
                    <w:sz w:val="22"/>
                  </w:rPr>
                </w:rPrChange>
              </w:rPr>
            </w:pPr>
            <w:ins w:id="14616" w:author="tao huang" w:date="2017-09-16T13:01:00Z">
              <w:r w:rsidRPr="00A60A57">
                <w:rPr>
                  <w:rFonts w:eastAsia="Times New Roman" w:cs="Times New Roman"/>
                  <w:color w:val="0D0D0D" w:themeColor="text1" w:themeTint="F2"/>
                  <w:sz w:val="22"/>
                  <w:rPrChange w:id="14617" w:author="tao huang" w:date="2017-09-17T12:05:00Z">
                    <w:rPr>
                      <w:rFonts w:eastAsia="Times New Roman" w:cs="Times New Roman"/>
                      <w:color w:val="000000" w:themeColor="text1"/>
                      <w:sz w:val="22"/>
                    </w:rPr>
                  </w:rPrChange>
                </w:rPr>
                <w:t>Estimate</w:t>
              </w:r>
            </w:ins>
          </w:p>
        </w:tc>
        <w:tc>
          <w:tcPr>
            <w:tcW w:w="1140" w:type="dxa"/>
            <w:tcBorders>
              <w:right w:val="single" w:sz="4" w:space="0" w:color="auto"/>
            </w:tcBorders>
            <w:shd w:val="clear" w:color="auto" w:fill="auto"/>
            <w:noWrap/>
            <w:hideMark/>
          </w:tcPr>
          <w:p w14:paraId="393A3248"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4618" w:author="tao huang" w:date="2017-09-16T13:01:00Z"/>
                <w:rFonts w:eastAsia="Times New Roman" w:cs="Times New Roman"/>
                <w:color w:val="0D0D0D" w:themeColor="text1" w:themeTint="F2"/>
                <w:sz w:val="22"/>
                <w:rPrChange w:id="14619" w:author="tao huang" w:date="2017-09-17T12:05:00Z">
                  <w:rPr>
                    <w:ins w:id="14620" w:author="tao huang" w:date="2017-09-16T13:01:00Z"/>
                    <w:rFonts w:eastAsia="Times New Roman" w:cs="Times New Roman"/>
                    <w:color w:val="000000" w:themeColor="text1"/>
                    <w:sz w:val="22"/>
                  </w:rPr>
                </w:rPrChange>
              </w:rPr>
            </w:pPr>
            <w:ins w:id="14621" w:author="tao huang" w:date="2017-09-16T13:01:00Z">
              <w:r w:rsidRPr="00A60A57">
                <w:rPr>
                  <w:rFonts w:eastAsia="Times New Roman" w:cs="Times New Roman"/>
                  <w:color w:val="0D0D0D" w:themeColor="text1" w:themeTint="F2"/>
                  <w:sz w:val="22"/>
                  <w:rPrChange w:id="14622" w:author="tao huang" w:date="2017-09-17T12:05:00Z">
                    <w:rPr>
                      <w:rFonts w:eastAsia="Times New Roman" w:cs="Times New Roman"/>
                      <w:color w:val="000000" w:themeColor="text1"/>
                      <w:sz w:val="22"/>
                    </w:rPr>
                  </w:rPrChange>
                </w:rPr>
                <w:t>P-value</w:t>
              </w:r>
            </w:ins>
          </w:p>
        </w:tc>
        <w:tc>
          <w:tcPr>
            <w:tcW w:w="986" w:type="dxa"/>
            <w:tcBorders>
              <w:left w:val="single" w:sz="4" w:space="0" w:color="auto"/>
            </w:tcBorders>
            <w:shd w:val="clear" w:color="auto" w:fill="auto"/>
            <w:noWrap/>
            <w:hideMark/>
          </w:tcPr>
          <w:p w14:paraId="08A7B559"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4623" w:author="tao huang" w:date="2017-09-16T13:01:00Z"/>
                <w:rFonts w:eastAsia="Times New Roman" w:cs="Times New Roman"/>
                <w:color w:val="0D0D0D" w:themeColor="text1" w:themeTint="F2"/>
                <w:sz w:val="22"/>
                <w:rPrChange w:id="14624" w:author="tao huang" w:date="2017-09-17T12:05:00Z">
                  <w:rPr>
                    <w:ins w:id="14625" w:author="tao huang" w:date="2017-09-16T13:01:00Z"/>
                    <w:rFonts w:eastAsia="Times New Roman" w:cs="Times New Roman"/>
                    <w:color w:val="000000" w:themeColor="text1"/>
                    <w:sz w:val="22"/>
                  </w:rPr>
                </w:rPrChange>
              </w:rPr>
            </w:pPr>
            <w:ins w:id="14626" w:author="tao huang" w:date="2017-09-16T13:01:00Z">
              <w:r w:rsidRPr="00A60A57">
                <w:rPr>
                  <w:rFonts w:eastAsia="Times New Roman" w:cs="Times New Roman"/>
                  <w:color w:val="0D0D0D" w:themeColor="text1" w:themeTint="F2"/>
                  <w:sz w:val="22"/>
                  <w:rPrChange w:id="14627" w:author="tao huang" w:date="2017-09-17T12:05:00Z">
                    <w:rPr>
                      <w:rFonts w:eastAsia="Times New Roman" w:cs="Times New Roman"/>
                      <w:color w:val="000000" w:themeColor="text1"/>
                      <w:sz w:val="22"/>
                    </w:rPr>
                  </w:rPrChange>
                </w:rPr>
                <w:t>Estimate</w:t>
              </w:r>
            </w:ins>
          </w:p>
        </w:tc>
        <w:tc>
          <w:tcPr>
            <w:tcW w:w="999" w:type="dxa"/>
            <w:shd w:val="clear" w:color="auto" w:fill="auto"/>
            <w:noWrap/>
            <w:hideMark/>
          </w:tcPr>
          <w:p w14:paraId="24E4CBDC"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4628" w:author="tao huang" w:date="2017-09-16T13:01:00Z"/>
                <w:rFonts w:eastAsia="Times New Roman" w:cs="Times New Roman"/>
                <w:color w:val="0D0D0D" w:themeColor="text1" w:themeTint="F2"/>
                <w:sz w:val="22"/>
                <w:rPrChange w:id="14629" w:author="tao huang" w:date="2017-09-17T12:05:00Z">
                  <w:rPr>
                    <w:ins w:id="14630" w:author="tao huang" w:date="2017-09-16T13:01:00Z"/>
                    <w:rFonts w:eastAsia="Times New Roman" w:cs="Times New Roman"/>
                    <w:color w:val="000000" w:themeColor="text1"/>
                    <w:sz w:val="22"/>
                  </w:rPr>
                </w:rPrChange>
              </w:rPr>
            </w:pPr>
            <w:ins w:id="14631" w:author="tao huang" w:date="2017-09-16T13:01:00Z">
              <w:r w:rsidRPr="00A60A57">
                <w:rPr>
                  <w:rFonts w:eastAsia="Times New Roman" w:cs="Times New Roman"/>
                  <w:color w:val="0D0D0D" w:themeColor="text1" w:themeTint="F2"/>
                  <w:sz w:val="22"/>
                  <w:rPrChange w:id="14632" w:author="tao huang" w:date="2017-09-17T12:05:00Z">
                    <w:rPr>
                      <w:rFonts w:eastAsia="Times New Roman" w:cs="Times New Roman"/>
                      <w:color w:val="000000" w:themeColor="text1"/>
                      <w:sz w:val="22"/>
                    </w:rPr>
                  </w:rPrChange>
                </w:rPr>
                <w:t>P-value</w:t>
              </w:r>
            </w:ins>
          </w:p>
        </w:tc>
      </w:tr>
      <w:tr w:rsidR="00B417BD" w:rsidRPr="00A60A57" w14:paraId="2D556882" w14:textId="77777777" w:rsidTr="00EB5809">
        <w:trPr>
          <w:trHeight w:val="20"/>
          <w:jc w:val="center"/>
          <w:ins w:id="14633" w:author="tao huang" w:date="2017-09-16T13:01: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1A7D66E0" w14:textId="77777777" w:rsidR="00B417BD" w:rsidRPr="00A60A57" w:rsidRDefault="00B417BD" w:rsidP="00EB5809">
            <w:pPr>
              <w:spacing w:after="0" w:line="240" w:lineRule="auto"/>
              <w:rPr>
                <w:ins w:id="14634" w:author="tao huang" w:date="2017-09-16T13:01:00Z"/>
                <w:rFonts w:eastAsia="Times New Roman" w:cs="Times New Roman"/>
                <w:b w:val="0"/>
                <w:i/>
                <w:color w:val="0D0D0D" w:themeColor="text1" w:themeTint="F2"/>
                <w:sz w:val="22"/>
                <w:rPrChange w:id="14635" w:author="tao huang" w:date="2017-09-17T12:05:00Z">
                  <w:rPr>
                    <w:ins w:id="14636" w:author="tao huang" w:date="2017-09-16T13:01:00Z"/>
                    <w:rFonts w:eastAsia="Times New Roman" w:cs="Times New Roman"/>
                    <w:b w:val="0"/>
                    <w:i/>
                    <w:color w:val="000000" w:themeColor="text1"/>
                    <w:sz w:val="22"/>
                  </w:rPr>
                </w:rPrChange>
              </w:rPr>
            </w:pPr>
            <w:ins w:id="14637" w:author="tao huang" w:date="2017-09-16T13:01:00Z">
              <w:r w:rsidRPr="00A60A57">
                <w:rPr>
                  <w:rFonts w:eastAsia="Times New Roman" w:cs="Times New Roman"/>
                  <w:b w:val="0"/>
                  <w:i/>
                  <w:color w:val="0D0D0D" w:themeColor="text1" w:themeTint="F2"/>
                  <w:sz w:val="22"/>
                  <w:rPrChange w:id="14638" w:author="tao huang" w:date="2017-09-17T12:05:00Z">
                    <w:rPr>
                      <w:rFonts w:eastAsia="Times New Roman" w:cs="Times New Roman"/>
                      <w:b w:val="0"/>
                      <w:i/>
                      <w:color w:val="000000" w:themeColor="text1"/>
                      <w:sz w:val="22"/>
                    </w:rPr>
                  </w:rPrChange>
                </w:rPr>
                <w:t>Outliers and general variations</w:t>
              </w:r>
            </w:ins>
          </w:p>
        </w:tc>
        <w:tc>
          <w:tcPr>
            <w:tcW w:w="986" w:type="dxa"/>
            <w:shd w:val="clear" w:color="auto" w:fill="auto"/>
            <w:noWrap/>
            <w:hideMark/>
          </w:tcPr>
          <w:p w14:paraId="57E04C8E"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4639" w:author="tao huang" w:date="2017-09-16T13:01:00Z"/>
                <w:rFonts w:eastAsia="Times New Roman" w:cs="Times New Roman"/>
                <w:color w:val="0D0D0D" w:themeColor="text1" w:themeTint="F2"/>
                <w:sz w:val="22"/>
                <w:rPrChange w:id="14640" w:author="tao huang" w:date="2017-09-17T12:05:00Z">
                  <w:rPr>
                    <w:ins w:id="14641" w:author="tao huang" w:date="2017-09-16T13:01:00Z"/>
                    <w:rFonts w:eastAsia="Times New Roman" w:cs="Times New Roman"/>
                    <w:color w:val="000000" w:themeColor="text1"/>
                    <w:sz w:val="22"/>
                  </w:rPr>
                </w:rPrChange>
              </w:rPr>
            </w:pPr>
            <w:ins w:id="14642" w:author="tao huang" w:date="2017-09-16T13:01:00Z">
              <w:r w:rsidRPr="00A60A57">
                <w:rPr>
                  <w:rFonts w:eastAsia="Times New Roman" w:cs="Times New Roman"/>
                  <w:color w:val="0D0D0D" w:themeColor="text1" w:themeTint="F2"/>
                  <w:sz w:val="22"/>
                  <w:rPrChange w:id="14643" w:author="tao huang" w:date="2017-09-17T12:05:00Z">
                    <w:rPr>
                      <w:rFonts w:eastAsia="Times New Roman" w:cs="Times New Roman"/>
                      <w:color w:val="000000" w:themeColor="text1"/>
                      <w:sz w:val="22"/>
                    </w:rPr>
                  </w:rPrChange>
                </w:rPr>
                <w:t>0.002</w:t>
              </w:r>
            </w:ins>
          </w:p>
        </w:tc>
        <w:tc>
          <w:tcPr>
            <w:tcW w:w="998" w:type="dxa"/>
            <w:tcBorders>
              <w:right w:val="single" w:sz="4" w:space="0" w:color="auto"/>
            </w:tcBorders>
            <w:shd w:val="clear" w:color="auto" w:fill="auto"/>
            <w:noWrap/>
            <w:hideMark/>
          </w:tcPr>
          <w:p w14:paraId="52E5D1BB"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4644" w:author="tao huang" w:date="2017-09-16T13:01:00Z"/>
                <w:rFonts w:eastAsia="Times New Roman" w:cs="Times New Roman"/>
                <w:color w:val="0D0D0D" w:themeColor="text1" w:themeTint="F2"/>
                <w:sz w:val="22"/>
                <w:rPrChange w:id="14645" w:author="tao huang" w:date="2017-09-17T12:05:00Z">
                  <w:rPr>
                    <w:ins w:id="14646" w:author="tao huang" w:date="2017-09-16T13:01:00Z"/>
                    <w:rFonts w:eastAsia="Times New Roman" w:cs="Times New Roman"/>
                    <w:color w:val="000000" w:themeColor="text1"/>
                    <w:sz w:val="22"/>
                  </w:rPr>
                </w:rPrChange>
              </w:rPr>
            </w:pPr>
            <w:ins w:id="14647" w:author="tao huang" w:date="2017-09-16T13:01:00Z">
              <w:r w:rsidRPr="00A60A57">
                <w:rPr>
                  <w:rFonts w:eastAsia="Times New Roman" w:cs="Times New Roman"/>
                  <w:color w:val="0D0D0D" w:themeColor="text1" w:themeTint="F2"/>
                  <w:sz w:val="22"/>
                  <w:rPrChange w:id="14648" w:author="tao huang" w:date="2017-09-17T12:05:00Z">
                    <w:rPr>
                      <w:rFonts w:eastAsia="Times New Roman" w:cs="Times New Roman"/>
                      <w:color w:val="000000" w:themeColor="text1"/>
                      <w:sz w:val="22"/>
                    </w:rPr>
                  </w:rPrChange>
                </w:rPr>
                <w:t>0.085</w:t>
              </w:r>
            </w:ins>
          </w:p>
        </w:tc>
        <w:tc>
          <w:tcPr>
            <w:tcW w:w="986" w:type="dxa"/>
            <w:tcBorders>
              <w:left w:val="single" w:sz="4" w:space="0" w:color="auto"/>
            </w:tcBorders>
            <w:shd w:val="clear" w:color="auto" w:fill="auto"/>
            <w:noWrap/>
            <w:hideMark/>
          </w:tcPr>
          <w:p w14:paraId="55ABCD39"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4649" w:author="tao huang" w:date="2017-09-16T13:01:00Z"/>
                <w:rFonts w:eastAsia="Times New Roman" w:cs="Times New Roman"/>
                <w:b/>
                <w:bCs/>
                <w:color w:val="0D0D0D" w:themeColor="text1" w:themeTint="F2"/>
                <w:sz w:val="22"/>
                <w:rPrChange w:id="14650" w:author="tao huang" w:date="2017-09-17T12:05:00Z">
                  <w:rPr>
                    <w:ins w:id="14651" w:author="tao huang" w:date="2017-09-16T13:01:00Z"/>
                    <w:rFonts w:eastAsia="Times New Roman" w:cs="Times New Roman"/>
                    <w:b/>
                    <w:bCs/>
                    <w:color w:val="000000" w:themeColor="text1"/>
                    <w:sz w:val="22"/>
                  </w:rPr>
                </w:rPrChange>
              </w:rPr>
            </w:pPr>
            <w:ins w:id="14652" w:author="tao huang" w:date="2017-09-16T13:01:00Z">
              <w:r w:rsidRPr="00A60A57">
                <w:rPr>
                  <w:rFonts w:eastAsia="Times New Roman" w:cs="Times New Roman"/>
                  <w:b/>
                  <w:bCs/>
                  <w:color w:val="0D0D0D" w:themeColor="text1" w:themeTint="F2"/>
                  <w:sz w:val="22"/>
                  <w:rPrChange w:id="14653" w:author="tao huang" w:date="2017-09-17T12:05:00Z">
                    <w:rPr>
                      <w:rFonts w:eastAsia="Times New Roman" w:cs="Times New Roman"/>
                      <w:b/>
                      <w:bCs/>
                      <w:color w:val="000000" w:themeColor="text1"/>
                      <w:sz w:val="22"/>
                    </w:rPr>
                  </w:rPrChange>
                </w:rPr>
                <w:t>0.004</w:t>
              </w:r>
            </w:ins>
          </w:p>
        </w:tc>
        <w:tc>
          <w:tcPr>
            <w:tcW w:w="999" w:type="dxa"/>
            <w:tcBorders>
              <w:right w:val="single" w:sz="4" w:space="0" w:color="auto"/>
            </w:tcBorders>
            <w:shd w:val="clear" w:color="auto" w:fill="auto"/>
            <w:noWrap/>
            <w:hideMark/>
          </w:tcPr>
          <w:p w14:paraId="3AECD8D4"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4654" w:author="tao huang" w:date="2017-09-16T13:01:00Z"/>
                <w:rFonts w:eastAsia="Times New Roman" w:cs="Times New Roman"/>
                <w:b/>
                <w:bCs/>
                <w:color w:val="0D0D0D" w:themeColor="text1" w:themeTint="F2"/>
                <w:sz w:val="22"/>
                <w:rPrChange w:id="14655" w:author="tao huang" w:date="2017-09-17T12:05:00Z">
                  <w:rPr>
                    <w:ins w:id="14656" w:author="tao huang" w:date="2017-09-16T13:01:00Z"/>
                    <w:rFonts w:eastAsia="Times New Roman" w:cs="Times New Roman"/>
                    <w:b/>
                    <w:bCs/>
                    <w:color w:val="000000" w:themeColor="text1"/>
                    <w:sz w:val="22"/>
                  </w:rPr>
                </w:rPrChange>
              </w:rPr>
            </w:pPr>
            <w:ins w:id="14657" w:author="tao huang" w:date="2017-09-16T13:01:00Z">
              <w:r w:rsidRPr="00A60A57">
                <w:rPr>
                  <w:rFonts w:eastAsia="Times New Roman" w:cs="Times New Roman"/>
                  <w:b/>
                  <w:bCs/>
                  <w:color w:val="0D0D0D" w:themeColor="text1" w:themeTint="F2"/>
                  <w:sz w:val="22"/>
                  <w:rPrChange w:id="14658" w:author="tao huang" w:date="2017-09-17T12:05:00Z">
                    <w:rPr>
                      <w:rFonts w:eastAsia="Times New Roman" w:cs="Times New Roman"/>
                      <w:b/>
                      <w:bCs/>
                      <w:color w:val="000000" w:themeColor="text1"/>
                      <w:sz w:val="22"/>
                    </w:rPr>
                  </w:rPrChange>
                </w:rPr>
                <w:t>0.013</w:t>
              </w:r>
            </w:ins>
          </w:p>
        </w:tc>
        <w:tc>
          <w:tcPr>
            <w:tcW w:w="986" w:type="dxa"/>
            <w:tcBorders>
              <w:left w:val="single" w:sz="4" w:space="0" w:color="auto"/>
            </w:tcBorders>
            <w:shd w:val="clear" w:color="auto" w:fill="auto"/>
            <w:noWrap/>
            <w:hideMark/>
          </w:tcPr>
          <w:p w14:paraId="2B46FDAE"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4659" w:author="tao huang" w:date="2017-09-16T13:01:00Z"/>
                <w:rFonts w:eastAsia="Times New Roman" w:cs="Times New Roman"/>
                <w:color w:val="0D0D0D" w:themeColor="text1" w:themeTint="F2"/>
                <w:sz w:val="22"/>
                <w:rPrChange w:id="14660" w:author="tao huang" w:date="2017-09-17T12:05:00Z">
                  <w:rPr>
                    <w:ins w:id="14661" w:author="tao huang" w:date="2017-09-16T13:01:00Z"/>
                    <w:rFonts w:eastAsia="Times New Roman" w:cs="Times New Roman"/>
                    <w:color w:val="000000" w:themeColor="text1"/>
                    <w:sz w:val="22"/>
                  </w:rPr>
                </w:rPrChange>
              </w:rPr>
            </w:pPr>
            <w:ins w:id="14662" w:author="tao huang" w:date="2017-09-16T13:01:00Z">
              <w:r w:rsidRPr="00A60A57">
                <w:rPr>
                  <w:rFonts w:eastAsia="Times New Roman" w:cs="Times New Roman"/>
                  <w:color w:val="0D0D0D" w:themeColor="text1" w:themeTint="F2"/>
                  <w:sz w:val="22"/>
                  <w:rPrChange w:id="14663" w:author="tao huang" w:date="2017-09-17T12:05:00Z">
                    <w:rPr>
                      <w:rFonts w:eastAsia="Times New Roman" w:cs="Times New Roman"/>
                      <w:color w:val="000000" w:themeColor="text1"/>
                      <w:sz w:val="22"/>
                    </w:rPr>
                  </w:rPrChange>
                </w:rPr>
                <w:t>-0.005</w:t>
              </w:r>
            </w:ins>
          </w:p>
        </w:tc>
        <w:tc>
          <w:tcPr>
            <w:tcW w:w="1140" w:type="dxa"/>
            <w:tcBorders>
              <w:right w:val="single" w:sz="4" w:space="0" w:color="auto"/>
            </w:tcBorders>
            <w:shd w:val="clear" w:color="auto" w:fill="auto"/>
            <w:noWrap/>
            <w:hideMark/>
          </w:tcPr>
          <w:p w14:paraId="5D7ECCAF"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4664" w:author="tao huang" w:date="2017-09-16T13:01:00Z"/>
                <w:rFonts w:eastAsia="Times New Roman" w:cs="Times New Roman"/>
                <w:color w:val="0D0D0D" w:themeColor="text1" w:themeTint="F2"/>
                <w:sz w:val="22"/>
                <w:rPrChange w:id="14665" w:author="tao huang" w:date="2017-09-17T12:05:00Z">
                  <w:rPr>
                    <w:ins w:id="14666" w:author="tao huang" w:date="2017-09-16T13:01:00Z"/>
                    <w:rFonts w:eastAsia="Times New Roman" w:cs="Times New Roman"/>
                    <w:color w:val="000000" w:themeColor="text1"/>
                    <w:sz w:val="22"/>
                  </w:rPr>
                </w:rPrChange>
              </w:rPr>
            </w:pPr>
            <w:ins w:id="14667" w:author="tao huang" w:date="2017-09-16T13:01:00Z">
              <w:r w:rsidRPr="00A60A57">
                <w:rPr>
                  <w:rFonts w:eastAsia="Times New Roman" w:cs="Times New Roman"/>
                  <w:color w:val="0D0D0D" w:themeColor="text1" w:themeTint="F2"/>
                  <w:sz w:val="22"/>
                  <w:rPrChange w:id="14668" w:author="tao huang" w:date="2017-09-17T12:05:00Z">
                    <w:rPr>
                      <w:rFonts w:eastAsia="Times New Roman" w:cs="Times New Roman"/>
                      <w:color w:val="000000" w:themeColor="text1"/>
                      <w:sz w:val="22"/>
                    </w:rPr>
                  </w:rPrChange>
                </w:rPr>
                <w:t>0.155</w:t>
              </w:r>
            </w:ins>
          </w:p>
        </w:tc>
        <w:tc>
          <w:tcPr>
            <w:tcW w:w="986" w:type="dxa"/>
            <w:tcBorders>
              <w:left w:val="single" w:sz="4" w:space="0" w:color="auto"/>
            </w:tcBorders>
            <w:shd w:val="clear" w:color="auto" w:fill="auto"/>
            <w:noWrap/>
            <w:hideMark/>
          </w:tcPr>
          <w:p w14:paraId="647F328F"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4669" w:author="tao huang" w:date="2017-09-16T13:01:00Z"/>
                <w:rFonts w:eastAsia="Times New Roman" w:cs="Times New Roman"/>
                <w:color w:val="0D0D0D" w:themeColor="text1" w:themeTint="F2"/>
                <w:sz w:val="22"/>
                <w:rPrChange w:id="14670" w:author="tao huang" w:date="2017-09-17T12:05:00Z">
                  <w:rPr>
                    <w:ins w:id="14671" w:author="tao huang" w:date="2017-09-16T13:01:00Z"/>
                    <w:rFonts w:eastAsia="Times New Roman" w:cs="Times New Roman"/>
                    <w:color w:val="000000" w:themeColor="text1"/>
                    <w:sz w:val="22"/>
                  </w:rPr>
                </w:rPrChange>
              </w:rPr>
            </w:pPr>
            <w:ins w:id="14672" w:author="tao huang" w:date="2017-09-16T13:01:00Z">
              <w:r w:rsidRPr="00A60A57">
                <w:rPr>
                  <w:rFonts w:eastAsia="Times New Roman" w:cs="Times New Roman"/>
                  <w:color w:val="0D0D0D" w:themeColor="text1" w:themeTint="F2"/>
                  <w:sz w:val="22"/>
                  <w:rPrChange w:id="14673" w:author="tao huang" w:date="2017-09-17T12:05:00Z">
                    <w:rPr>
                      <w:rFonts w:eastAsia="Times New Roman" w:cs="Times New Roman"/>
                      <w:color w:val="000000" w:themeColor="text1"/>
                      <w:sz w:val="22"/>
                    </w:rPr>
                  </w:rPrChange>
                </w:rPr>
                <w:t>-0.007</w:t>
              </w:r>
            </w:ins>
          </w:p>
        </w:tc>
        <w:tc>
          <w:tcPr>
            <w:tcW w:w="999" w:type="dxa"/>
            <w:shd w:val="clear" w:color="auto" w:fill="auto"/>
            <w:noWrap/>
            <w:hideMark/>
          </w:tcPr>
          <w:p w14:paraId="7EC381BF"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4674" w:author="tao huang" w:date="2017-09-16T13:01:00Z"/>
                <w:rFonts w:eastAsia="Times New Roman" w:cs="Times New Roman"/>
                <w:color w:val="0D0D0D" w:themeColor="text1" w:themeTint="F2"/>
                <w:sz w:val="22"/>
                <w:rPrChange w:id="14675" w:author="tao huang" w:date="2017-09-17T12:05:00Z">
                  <w:rPr>
                    <w:ins w:id="14676" w:author="tao huang" w:date="2017-09-16T13:01:00Z"/>
                    <w:rFonts w:eastAsia="Times New Roman" w:cs="Times New Roman"/>
                    <w:color w:val="000000" w:themeColor="text1"/>
                    <w:sz w:val="22"/>
                  </w:rPr>
                </w:rPrChange>
              </w:rPr>
            </w:pPr>
            <w:ins w:id="14677" w:author="tao huang" w:date="2017-09-16T13:01:00Z">
              <w:r w:rsidRPr="00A60A57">
                <w:rPr>
                  <w:rFonts w:eastAsia="Times New Roman" w:cs="Times New Roman"/>
                  <w:color w:val="0D0D0D" w:themeColor="text1" w:themeTint="F2"/>
                  <w:sz w:val="22"/>
                  <w:rPrChange w:id="14678" w:author="tao huang" w:date="2017-09-17T12:05:00Z">
                    <w:rPr>
                      <w:rFonts w:eastAsia="Times New Roman" w:cs="Times New Roman"/>
                      <w:color w:val="000000" w:themeColor="text1"/>
                      <w:sz w:val="22"/>
                    </w:rPr>
                  </w:rPrChange>
                </w:rPr>
                <w:t>0.075</w:t>
              </w:r>
            </w:ins>
          </w:p>
        </w:tc>
      </w:tr>
      <w:tr w:rsidR="00B417BD" w:rsidRPr="00A60A57" w14:paraId="63D75548" w14:textId="77777777" w:rsidTr="00EB5809">
        <w:trPr>
          <w:cnfStyle w:val="000000100000" w:firstRow="0" w:lastRow="0" w:firstColumn="0" w:lastColumn="0" w:oddVBand="0" w:evenVBand="0" w:oddHBand="1" w:evenHBand="0" w:firstRowFirstColumn="0" w:firstRowLastColumn="0" w:lastRowFirstColumn="0" w:lastRowLastColumn="0"/>
          <w:trHeight w:val="20"/>
          <w:jc w:val="center"/>
          <w:ins w:id="14679" w:author="tao huang" w:date="2017-09-16T13:01: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40972143" w14:textId="77777777" w:rsidR="00B417BD" w:rsidRPr="00A60A57" w:rsidRDefault="00B417BD" w:rsidP="00EB5809">
            <w:pPr>
              <w:spacing w:after="0" w:line="240" w:lineRule="auto"/>
              <w:rPr>
                <w:ins w:id="14680" w:author="tao huang" w:date="2017-09-16T13:01:00Z"/>
                <w:rFonts w:eastAsia="Times New Roman" w:cs="Times New Roman"/>
                <w:b w:val="0"/>
                <w:i/>
                <w:color w:val="0D0D0D" w:themeColor="text1" w:themeTint="F2"/>
                <w:sz w:val="22"/>
                <w:rPrChange w:id="14681" w:author="tao huang" w:date="2017-09-17T12:05:00Z">
                  <w:rPr>
                    <w:ins w:id="14682" w:author="tao huang" w:date="2017-09-16T13:01:00Z"/>
                    <w:rFonts w:eastAsia="Times New Roman" w:cs="Times New Roman"/>
                    <w:b w:val="0"/>
                    <w:i/>
                    <w:color w:val="000000" w:themeColor="text1"/>
                    <w:sz w:val="22"/>
                  </w:rPr>
                </w:rPrChange>
              </w:rPr>
            </w:pPr>
            <w:ins w:id="14683" w:author="tao huang" w:date="2017-09-16T13:01:00Z">
              <w:r w:rsidRPr="00A60A57">
                <w:rPr>
                  <w:rFonts w:eastAsia="Times New Roman" w:cs="Times New Roman"/>
                  <w:b w:val="0"/>
                  <w:i/>
                  <w:color w:val="0D0D0D" w:themeColor="text1" w:themeTint="F2"/>
                  <w:sz w:val="22"/>
                  <w:rPrChange w:id="14684" w:author="tao huang" w:date="2017-09-17T12:05:00Z">
                    <w:rPr>
                      <w:rFonts w:eastAsia="Times New Roman" w:cs="Times New Roman"/>
                      <w:b w:val="0"/>
                      <w:i/>
                      <w:color w:val="000000" w:themeColor="text1"/>
                      <w:sz w:val="22"/>
                    </w:rPr>
                  </w:rPrChange>
                </w:rPr>
                <w:t>Sales level and variation</w:t>
              </w:r>
            </w:ins>
          </w:p>
        </w:tc>
        <w:tc>
          <w:tcPr>
            <w:tcW w:w="986" w:type="dxa"/>
            <w:shd w:val="clear" w:color="auto" w:fill="auto"/>
            <w:noWrap/>
            <w:hideMark/>
          </w:tcPr>
          <w:p w14:paraId="00E3DF9C"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685" w:author="tao huang" w:date="2017-09-16T13:01:00Z"/>
                <w:rFonts w:eastAsia="Times New Roman" w:cs="Times New Roman"/>
                <w:color w:val="0D0D0D" w:themeColor="text1" w:themeTint="F2"/>
                <w:sz w:val="22"/>
                <w:rPrChange w:id="14686" w:author="tao huang" w:date="2017-09-17T12:05:00Z">
                  <w:rPr>
                    <w:ins w:id="14687" w:author="tao huang" w:date="2017-09-16T13:01:00Z"/>
                    <w:rFonts w:eastAsia="Times New Roman" w:cs="Times New Roman"/>
                    <w:color w:val="000000" w:themeColor="text1"/>
                    <w:sz w:val="22"/>
                  </w:rPr>
                </w:rPrChange>
              </w:rPr>
            </w:pPr>
            <w:ins w:id="14688" w:author="tao huang" w:date="2017-09-16T13:01:00Z">
              <w:r w:rsidRPr="00A60A57">
                <w:rPr>
                  <w:rFonts w:eastAsia="Times New Roman" w:cs="Times New Roman"/>
                  <w:color w:val="0D0D0D" w:themeColor="text1" w:themeTint="F2"/>
                  <w:sz w:val="22"/>
                  <w:rPrChange w:id="14689" w:author="tao huang" w:date="2017-09-17T12:05:00Z">
                    <w:rPr>
                      <w:rFonts w:eastAsia="Times New Roman" w:cs="Times New Roman"/>
                      <w:color w:val="000000" w:themeColor="text1"/>
                      <w:sz w:val="22"/>
                    </w:rPr>
                  </w:rPrChange>
                </w:rPr>
                <w:t>0.001</w:t>
              </w:r>
            </w:ins>
          </w:p>
        </w:tc>
        <w:tc>
          <w:tcPr>
            <w:tcW w:w="998" w:type="dxa"/>
            <w:tcBorders>
              <w:right w:val="single" w:sz="4" w:space="0" w:color="auto"/>
            </w:tcBorders>
            <w:shd w:val="clear" w:color="auto" w:fill="auto"/>
            <w:noWrap/>
            <w:hideMark/>
          </w:tcPr>
          <w:p w14:paraId="41061619"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690" w:author="tao huang" w:date="2017-09-16T13:01:00Z"/>
                <w:rFonts w:eastAsia="Times New Roman" w:cs="Times New Roman"/>
                <w:color w:val="0D0D0D" w:themeColor="text1" w:themeTint="F2"/>
                <w:sz w:val="22"/>
                <w:rPrChange w:id="14691" w:author="tao huang" w:date="2017-09-17T12:05:00Z">
                  <w:rPr>
                    <w:ins w:id="14692" w:author="tao huang" w:date="2017-09-16T13:01:00Z"/>
                    <w:rFonts w:eastAsia="Times New Roman" w:cs="Times New Roman"/>
                    <w:color w:val="000000" w:themeColor="text1"/>
                    <w:sz w:val="22"/>
                  </w:rPr>
                </w:rPrChange>
              </w:rPr>
            </w:pPr>
            <w:ins w:id="14693" w:author="tao huang" w:date="2017-09-16T13:01:00Z">
              <w:r w:rsidRPr="00A60A57">
                <w:rPr>
                  <w:rFonts w:eastAsia="Times New Roman" w:cs="Times New Roman"/>
                  <w:color w:val="0D0D0D" w:themeColor="text1" w:themeTint="F2"/>
                  <w:sz w:val="22"/>
                  <w:rPrChange w:id="14694" w:author="tao huang" w:date="2017-09-17T12:05:00Z">
                    <w:rPr>
                      <w:rFonts w:eastAsia="Times New Roman" w:cs="Times New Roman"/>
                      <w:color w:val="000000" w:themeColor="text1"/>
                      <w:sz w:val="22"/>
                    </w:rPr>
                  </w:rPrChange>
                </w:rPr>
                <w:t>0.150</w:t>
              </w:r>
            </w:ins>
          </w:p>
        </w:tc>
        <w:tc>
          <w:tcPr>
            <w:tcW w:w="986" w:type="dxa"/>
            <w:tcBorders>
              <w:left w:val="single" w:sz="4" w:space="0" w:color="auto"/>
            </w:tcBorders>
            <w:shd w:val="clear" w:color="auto" w:fill="auto"/>
            <w:noWrap/>
            <w:hideMark/>
          </w:tcPr>
          <w:p w14:paraId="218AA04A"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695" w:author="tao huang" w:date="2017-09-16T13:01:00Z"/>
                <w:rFonts w:eastAsia="Times New Roman" w:cs="Times New Roman"/>
                <w:color w:val="0D0D0D" w:themeColor="text1" w:themeTint="F2"/>
                <w:sz w:val="22"/>
                <w:rPrChange w:id="14696" w:author="tao huang" w:date="2017-09-17T12:05:00Z">
                  <w:rPr>
                    <w:ins w:id="14697" w:author="tao huang" w:date="2017-09-16T13:01:00Z"/>
                    <w:rFonts w:eastAsia="Times New Roman" w:cs="Times New Roman"/>
                    <w:color w:val="000000" w:themeColor="text1"/>
                    <w:sz w:val="22"/>
                  </w:rPr>
                </w:rPrChange>
              </w:rPr>
            </w:pPr>
            <w:ins w:id="14698" w:author="tao huang" w:date="2017-09-16T13:01:00Z">
              <w:r w:rsidRPr="00A60A57">
                <w:rPr>
                  <w:rFonts w:eastAsia="Times New Roman" w:cs="Times New Roman"/>
                  <w:color w:val="0D0D0D" w:themeColor="text1" w:themeTint="F2"/>
                  <w:sz w:val="22"/>
                  <w:rPrChange w:id="14699" w:author="tao huang" w:date="2017-09-17T12:05:00Z">
                    <w:rPr>
                      <w:rFonts w:eastAsia="Times New Roman" w:cs="Times New Roman"/>
                      <w:color w:val="000000" w:themeColor="text1"/>
                      <w:sz w:val="22"/>
                    </w:rPr>
                  </w:rPrChange>
                </w:rPr>
                <w:t>0.002</w:t>
              </w:r>
            </w:ins>
          </w:p>
        </w:tc>
        <w:tc>
          <w:tcPr>
            <w:tcW w:w="999" w:type="dxa"/>
            <w:tcBorders>
              <w:right w:val="single" w:sz="4" w:space="0" w:color="auto"/>
            </w:tcBorders>
            <w:shd w:val="clear" w:color="auto" w:fill="auto"/>
            <w:noWrap/>
            <w:hideMark/>
          </w:tcPr>
          <w:p w14:paraId="5E3408B4"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700" w:author="tao huang" w:date="2017-09-16T13:01:00Z"/>
                <w:rFonts w:eastAsia="Times New Roman" w:cs="Times New Roman"/>
                <w:color w:val="0D0D0D" w:themeColor="text1" w:themeTint="F2"/>
                <w:sz w:val="22"/>
                <w:rPrChange w:id="14701" w:author="tao huang" w:date="2017-09-17T12:05:00Z">
                  <w:rPr>
                    <w:ins w:id="14702" w:author="tao huang" w:date="2017-09-16T13:01:00Z"/>
                    <w:rFonts w:eastAsia="Times New Roman" w:cs="Times New Roman"/>
                    <w:color w:val="000000" w:themeColor="text1"/>
                    <w:sz w:val="22"/>
                  </w:rPr>
                </w:rPrChange>
              </w:rPr>
            </w:pPr>
            <w:ins w:id="14703" w:author="tao huang" w:date="2017-09-16T13:01:00Z">
              <w:r w:rsidRPr="00A60A57">
                <w:rPr>
                  <w:rFonts w:eastAsia="Times New Roman" w:cs="Times New Roman"/>
                  <w:color w:val="0D0D0D" w:themeColor="text1" w:themeTint="F2"/>
                  <w:sz w:val="22"/>
                  <w:rPrChange w:id="14704" w:author="tao huang" w:date="2017-09-17T12:05:00Z">
                    <w:rPr>
                      <w:rFonts w:eastAsia="Times New Roman" w:cs="Times New Roman"/>
                      <w:color w:val="000000" w:themeColor="text1"/>
                      <w:sz w:val="22"/>
                    </w:rPr>
                  </w:rPrChange>
                </w:rPr>
                <w:t>0.054</w:t>
              </w:r>
            </w:ins>
          </w:p>
        </w:tc>
        <w:tc>
          <w:tcPr>
            <w:tcW w:w="986" w:type="dxa"/>
            <w:tcBorders>
              <w:left w:val="single" w:sz="4" w:space="0" w:color="auto"/>
            </w:tcBorders>
            <w:shd w:val="clear" w:color="auto" w:fill="auto"/>
            <w:noWrap/>
            <w:hideMark/>
          </w:tcPr>
          <w:p w14:paraId="0D3EC8B8"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705" w:author="tao huang" w:date="2017-09-16T13:01:00Z"/>
                <w:rFonts w:eastAsia="Times New Roman" w:cs="Times New Roman"/>
                <w:color w:val="0D0D0D" w:themeColor="text1" w:themeTint="F2"/>
                <w:sz w:val="22"/>
                <w:rPrChange w:id="14706" w:author="tao huang" w:date="2017-09-17T12:05:00Z">
                  <w:rPr>
                    <w:ins w:id="14707" w:author="tao huang" w:date="2017-09-16T13:01:00Z"/>
                    <w:rFonts w:eastAsia="Times New Roman" w:cs="Times New Roman"/>
                    <w:color w:val="000000" w:themeColor="text1"/>
                    <w:sz w:val="22"/>
                  </w:rPr>
                </w:rPrChange>
              </w:rPr>
            </w:pPr>
            <w:ins w:id="14708" w:author="tao huang" w:date="2017-09-16T13:01:00Z">
              <w:r w:rsidRPr="00A60A57">
                <w:rPr>
                  <w:rFonts w:eastAsia="Times New Roman" w:cs="Times New Roman"/>
                  <w:color w:val="0D0D0D" w:themeColor="text1" w:themeTint="F2"/>
                  <w:sz w:val="22"/>
                  <w:rPrChange w:id="14709" w:author="tao huang" w:date="2017-09-17T12:05:00Z">
                    <w:rPr>
                      <w:rFonts w:eastAsia="Times New Roman" w:cs="Times New Roman"/>
                      <w:color w:val="000000" w:themeColor="text1"/>
                      <w:sz w:val="22"/>
                    </w:rPr>
                  </w:rPrChange>
                </w:rPr>
                <w:t>-0.001</w:t>
              </w:r>
            </w:ins>
          </w:p>
        </w:tc>
        <w:tc>
          <w:tcPr>
            <w:tcW w:w="1140" w:type="dxa"/>
            <w:tcBorders>
              <w:right w:val="single" w:sz="4" w:space="0" w:color="auto"/>
            </w:tcBorders>
            <w:shd w:val="clear" w:color="auto" w:fill="auto"/>
            <w:noWrap/>
            <w:hideMark/>
          </w:tcPr>
          <w:p w14:paraId="3CA700D4"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710" w:author="tao huang" w:date="2017-09-16T13:01:00Z"/>
                <w:rFonts w:eastAsia="Times New Roman" w:cs="Times New Roman"/>
                <w:color w:val="0D0D0D" w:themeColor="text1" w:themeTint="F2"/>
                <w:sz w:val="22"/>
                <w:rPrChange w:id="14711" w:author="tao huang" w:date="2017-09-17T12:05:00Z">
                  <w:rPr>
                    <w:ins w:id="14712" w:author="tao huang" w:date="2017-09-16T13:01:00Z"/>
                    <w:rFonts w:eastAsia="Times New Roman" w:cs="Times New Roman"/>
                    <w:color w:val="000000" w:themeColor="text1"/>
                    <w:sz w:val="22"/>
                  </w:rPr>
                </w:rPrChange>
              </w:rPr>
            </w:pPr>
            <w:ins w:id="14713" w:author="tao huang" w:date="2017-09-16T13:01:00Z">
              <w:r w:rsidRPr="00A60A57">
                <w:rPr>
                  <w:rFonts w:eastAsia="Times New Roman" w:cs="Times New Roman"/>
                  <w:color w:val="0D0D0D" w:themeColor="text1" w:themeTint="F2"/>
                  <w:sz w:val="22"/>
                  <w:rPrChange w:id="14714" w:author="tao huang" w:date="2017-09-17T12:05:00Z">
                    <w:rPr>
                      <w:rFonts w:eastAsia="Times New Roman" w:cs="Times New Roman"/>
                      <w:color w:val="000000" w:themeColor="text1"/>
                      <w:sz w:val="22"/>
                    </w:rPr>
                  </w:rPrChange>
                </w:rPr>
                <w:t>0.539</w:t>
              </w:r>
            </w:ins>
          </w:p>
        </w:tc>
        <w:tc>
          <w:tcPr>
            <w:tcW w:w="986" w:type="dxa"/>
            <w:tcBorders>
              <w:left w:val="single" w:sz="4" w:space="0" w:color="auto"/>
            </w:tcBorders>
            <w:shd w:val="clear" w:color="auto" w:fill="auto"/>
            <w:noWrap/>
            <w:hideMark/>
          </w:tcPr>
          <w:p w14:paraId="6DD79184"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715" w:author="tao huang" w:date="2017-09-16T13:01:00Z"/>
                <w:rFonts w:eastAsia="Times New Roman" w:cs="Times New Roman"/>
                <w:b/>
                <w:bCs/>
                <w:color w:val="0D0D0D" w:themeColor="text1" w:themeTint="F2"/>
                <w:sz w:val="22"/>
                <w:rPrChange w:id="14716" w:author="tao huang" w:date="2017-09-17T12:05:00Z">
                  <w:rPr>
                    <w:ins w:id="14717" w:author="tao huang" w:date="2017-09-16T13:01:00Z"/>
                    <w:rFonts w:eastAsia="Times New Roman" w:cs="Times New Roman"/>
                    <w:b/>
                    <w:bCs/>
                    <w:color w:val="000000" w:themeColor="text1"/>
                    <w:sz w:val="22"/>
                  </w:rPr>
                </w:rPrChange>
              </w:rPr>
            </w:pPr>
            <w:ins w:id="14718" w:author="tao huang" w:date="2017-09-16T13:01:00Z">
              <w:r w:rsidRPr="00A60A57">
                <w:rPr>
                  <w:rFonts w:eastAsia="Times New Roman" w:cs="Times New Roman"/>
                  <w:b/>
                  <w:bCs/>
                  <w:color w:val="0D0D0D" w:themeColor="text1" w:themeTint="F2"/>
                  <w:sz w:val="22"/>
                  <w:rPrChange w:id="14719" w:author="tao huang" w:date="2017-09-17T12:05:00Z">
                    <w:rPr>
                      <w:rFonts w:eastAsia="Times New Roman" w:cs="Times New Roman"/>
                      <w:b/>
                      <w:bCs/>
                      <w:color w:val="000000" w:themeColor="text1"/>
                      <w:sz w:val="22"/>
                    </w:rPr>
                  </w:rPrChange>
                </w:rPr>
                <w:t>-0.009</w:t>
              </w:r>
            </w:ins>
          </w:p>
        </w:tc>
        <w:tc>
          <w:tcPr>
            <w:tcW w:w="999" w:type="dxa"/>
            <w:shd w:val="clear" w:color="auto" w:fill="auto"/>
            <w:noWrap/>
            <w:hideMark/>
          </w:tcPr>
          <w:p w14:paraId="01F66041"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720" w:author="tao huang" w:date="2017-09-16T13:01:00Z"/>
                <w:rFonts w:eastAsia="Times New Roman" w:cs="Times New Roman"/>
                <w:b/>
                <w:bCs/>
                <w:color w:val="0D0D0D" w:themeColor="text1" w:themeTint="F2"/>
                <w:sz w:val="22"/>
                <w:rPrChange w:id="14721" w:author="tao huang" w:date="2017-09-17T12:05:00Z">
                  <w:rPr>
                    <w:ins w:id="14722" w:author="tao huang" w:date="2017-09-16T13:01:00Z"/>
                    <w:rFonts w:eastAsia="Times New Roman" w:cs="Times New Roman"/>
                    <w:b/>
                    <w:bCs/>
                    <w:color w:val="000000" w:themeColor="text1"/>
                    <w:sz w:val="22"/>
                  </w:rPr>
                </w:rPrChange>
              </w:rPr>
            </w:pPr>
            <w:ins w:id="14723" w:author="tao huang" w:date="2017-09-16T13:01:00Z">
              <w:r w:rsidRPr="00A60A57">
                <w:rPr>
                  <w:rFonts w:eastAsia="Times New Roman" w:cs="Times New Roman"/>
                  <w:b/>
                  <w:bCs/>
                  <w:color w:val="0D0D0D" w:themeColor="text1" w:themeTint="F2"/>
                  <w:sz w:val="22"/>
                  <w:rPrChange w:id="14724" w:author="tao huang" w:date="2017-09-17T12:05:00Z">
                    <w:rPr>
                      <w:rFonts w:eastAsia="Times New Roman" w:cs="Times New Roman"/>
                      <w:b/>
                      <w:bCs/>
                      <w:color w:val="000000" w:themeColor="text1"/>
                      <w:sz w:val="22"/>
                    </w:rPr>
                  </w:rPrChange>
                </w:rPr>
                <w:t>0.000</w:t>
              </w:r>
            </w:ins>
          </w:p>
        </w:tc>
      </w:tr>
      <w:tr w:rsidR="00B417BD" w:rsidRPr="00A60A57" w14:paraId="133D2E4B" w14:textId="77777777" w:rsidTr="00EB5809">
        <w:trPr>
          <w:trHeight w:val="20"/>
          <w:jc w:val="center"/>
          <w:ins w:id="14725" w:author="tao huang" w:date="2017-09-16T13:01: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56EFA9C9" w14:textId="77777777" w:rsidR="00B417BD" w:rsidRPr="00A60A57" w:rsidRDefault="00B417BD" w:rsidP="00EB5809">
            <w:pPr>
              <w:spacing w:after="0" w:line="240" w:lineRule="auto"/>
              <w:rPr>
                <w:ins w:id="14726" w:author="tao huang" w:date="2017-09-16T13:01:00Z"/>
                <w:rFonts w:eastAsia="Times New Roman" w:cs="Times New Roman"/>
                <w:b w:val="0"/>
                <w:i/>
                <w:color w:val="0D0D0D" w:themeColor="text1" w:themeTint="F2"/>
                <w:sz w:val="22"/>
                <w:rPrChange w:id="14727" w:author="tao huang" w:date="2017-09-17T12:05:00Z">
                  <w:rPr>
                    <w:ins w:id="14728" w:author="tao huang" w:date="2017-09-16T13:01:00Z"/>
                    <w:rFonts w:eastAsia="Times New Roman" w:cs="Times New Roman"/>
                    <w:b w:val="0"/>
                    <w:i/>
                    <w:color w:val="000000" w:themeColor="text1"/>
                    <w:sz w:val="22"/>
                  </w:rPr>
                </w:rPrChange>
              </w:rPr>
            </w:pPr>
            <w:ins w:id="14729" w:author="tao huang" w:date="2017-09-16T13:01:00Z">
              <w:r w:rsidRPr="00A60A57">
                <w:rPr>
                  <w:rFonts w:asciiTheme="minorEastAsia" w:hAnsiTheme="minorEastAsia" w:cs="Times New Roman"/>
                  <w:b w:val="0"/>
                  <w:i/>
                  <w:color w:val="0D0D0D" w:themeColor="text1" w:themeTint="F2"/>
                  <w:sz w:val="22"/>
                  <w:rPrChange w:id="14730" w:author="tao huang" w:date="2017-09-17T12:05:00Z">
                    <w:rPr>
                      <w:rFonts w:asciiTheme="minorEastAsia" w:hAnsiTheme="minorEastAsia" w:cs="Times New Roman"/>
                      <w:b w:val="0"/>
                      <w:i/>
                      <w:color w:val="000000" w:themeColor="text1"/>
                      <w:sz w:val="22"/>
                    </w:rPr>
                  </w:rPrChange>
                </w:rPr>
                <w:t>C</w:t>
              </w:r>
              <w:r w:rsidRPr="00A60A57">
                <w:rPr>
                  <w:rFonts w:asciiTheme="minorEastAsia" w:hAnsiTheme="minorEastAsia" w:cs="Times New Roman" w:hint="eastAsia"/>
                  <w:b w:val="0"/>
                  <w:i/>
                  <w:color w:val="0D0D0D" w:themeColor="text1" w:themeTint="F2"/>
                  <w:sz w:val="22"/>
                  <w:rPrChange w:id="14731" w:author="tao huang" w:date="2017-09-17T12:05:00Z">
                    <w:rPr>
                      <w:rFonts w:asciiTheme="minorEastAsia" w:hAnsiTheme="minorEastAsia" w:cs="Times New Roman" w:hint="eastAsia"/>
                      <w:b w:val="0"/>
                      <w:i/>
                      <w:color w:val="000000" w:themeColor="text1"/>
                      <w:sz w:val="22"/>
                    </w:rPr>
                  </w:rPrChange>
                </w:rPr>
                <w:t>entral</w:t>
              </w:r>
              <w:r w:rsidRPr="00A60A57">
                <w:rPr>
                  <w:rFonts w:eastAsia="Times New Roman" w:cs="Times New Roman"/>
                  <w:b w:val="0"/>
                  <w:i/>
                  <w:color w:val="0D0D0D" w:themeColor="text1" w:themeTint="F2"/>
                  <w:sz w:val="22"/>
                  <w:rPrChange w:id="14732" w:author="tao huang" w:date="2017-09-17T12:05:00Z">
                    <w:rPr>
                      <w:rFonts w:eastAsia="Times New Roman" w:cs="Times New Roman"/>
                      <w:b w:val="0"/>
                      <w:i/>
                      <w:color w:val="000000" w:themeColor="text1"/>
                      <w:sz w:val="22"/>
                    </w:rPr>
                  </w:rPrChange>
                </w:rPr>
                <w:t xml:space="preserve"> tendency of sales</w:t>
              </w:r>
            </w:ins>
          </w:p>
        </w:tc>
        <w:tc>
          <w:tcPr>
            <w:tcW w:w="986" w:type="dxa"/>
            <w:shd w:val="clear" w:color="auto" w:fill="auto"/>
            <w:noWrap/>
            <w:hideMark/>
          </w:tcPr>
          <w:p w14:paraId="435173D0"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4733" w:author="tao huang" w:date="2017-09-16T13:01:00Z"/>
                <w:rFonts w:eastAsia="Times New Roman" w:cs="Times New Roman"/>
                <w:color w:val="0D0D0D" w:themeColor="text1" w:themeTint="F2"/>
                <w:sz w:val="22"/>
                <w:rPrChange w:id="14734" w:author="tao huang" w:date="2017-09-17T12:05:00Z">
                  <w:rPr>
                    <w:ins w:id="14735" w:author="tao huang" w:date="2017-09-16T13:01:00Z"/>
                    <w:rFonts w:eastAsia="Times New Roman" w:cs="Times New Roman"/>
                    <w:color w:val="000000" w:themeColor="text1"/>
                    <w:sz w:val="22"/>
                  </w:rPr>
                </w:rPrChange>
              </w:rPr>
            </w:pPr>
            <w:ins w:id="14736" w:author="tao huang" w:date="2017-09-16T13:01:00Z">
              <w:r w:rsidRPr="00A60A57">
                <w:rPr>
                  <w:rFonts w:eastAsia="Times New Roman" w:cs="Times New Roman"/>
                  <w:color w:val="0D0D0D" w:themeColor="text1" w:themeTint="F2"/>
                  <w:sz w:val="22"/>
                  <w:rPrChange w:id="14737" w:author="tao huang" w:date="2017-09-17T12:05:00Z">
                    <w:rPr>
                      <w:rFonts w:eastAsia="Times New Roman" w:cs="Times New Roman"/>
                      <w:color w:val="000000" w:themeColor="text1"/>
                      <w:sz w:val="22"/>
                    </w:rPr>
                  </w:rPrChange>
                </w:rPr>
                <w:t>0.000</w:t>
              </w:r>
            </w:ins>
          </w:p>
        </w:tc>
        <w:tc>
          <w:tcPr>
            <w:tcW w:w="998" w:type="dxa"/>
            <w:tcBorders>
              <w:right w:val="single" w:sz="4" w:space="0" w:color="auto"/>
            </w:tcBorders>
            <w:shd w:val="clear" w:color="auto" w:fill="auto"/>
            <w:noWrap/>
            <w:hideMark/>
          </w:tcPr>
          <w:p w14:paraId="26D4CCB4"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4738" w:author="tao huang" w:date="2017-09-16T13:01:00Z"/>
                <w:rFonts w:eastAsia="Times New Roman" w:cs="Times New Roman"/>
                <w:color w:val="0D0D0D" w:themeColor="text1" w:themeTint="F2"/>
                <w:sz w:val="22"/>
                <w:rPrChange w:id="14739" w:author="tao huang" w:date="2017-09-17T12:05:00Z">
                  <w:rPr>
                    <w:ins w:id="14740" w:author="tao huang" w:date="2017-09-16T13:01:00Z"/>
                    <w:rFonts w:eastAsia="Times New Roman" w:cs="Times New Roman"/>
                    <w:color w:val="000000" w:themeColor="text1"/>
                    <w:sz w:val="22"/>
                  </w:rPr>
                </w:rPrChange>
              </w:rPr>
            </w:pPr>
            <w:ins w:id="14741" w:author="tao huang" w:date="2017-09-16T13:01:00Z">
              <w:r w:rsidRPr="00A60A57">
                <w:rPr>
                  <w:rFonts w:eastAsia="Times New Roman" w:cs="Times New Roman"/>
                  <w:color w:val="0D0D0D" w:themeColor="text1" w:themeTint="F2"/>
                  <w:sz w:val="22"/>
                  <w:rPrChange w:id="14742" w:author="tao huang" w:date="2017-09-17T12:05:00Z">
                    <w:rPr>
                      <w:rFonts w:eastAsia="Times New Roman" w:cs="Times New Roman"/>
                      <w:color w:val="000000" w:themeColor="text1"/>
                      <w:sz w:val="22"/>
                    </w:rPr>
                  </w:rPrChange>
                </w:rPr>
                <w:t>0.679</w:t>
              </w:r>
            </w:ins>
          </w:p>
        </w:tc>
        <w:tc>
          <w:tcPr>
            <w:tcW w:w="986" w:type="dxa"/>
            <w:tcBorders>
              <w:left w:val="single" w:sz="4" w:space="0" w:color="auto"/>
            </w:tcBorders>
            <w:shd w:val="clear" w:color="auto" w:fill="auto"/>
            <w:noWrap/>
            <w:hideMark/>
          </w:tcPr>
          <w:p w14:paraId="4CBDDC92"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4743" w:author="tao huang" w:date="2017-09-16T13:01:00Z"/>
                <w:rFonts w:eastAsia="Times New Roman" w:cs="Times New Roman"/>
                <w:color w:val="0D0D0D" w:themeColor="text1" w:themeTint="F2"/>
                <w:sz w:val="22"/>
                <w:rPrChange w:id="14744" w:author="tao huang" w:date="2017-09-17T12:05:00Z">
                  <w:rPr>
                    <w:ins w:id="14745" w:author="tao huang" w:date="2017-09-16T13:01:00Z"/>
                    <w:rFonts w:eastAsia="Times New Roman" w:cs="Times New Roman"/>
                    <w:color w:val="000000" w:themeColor="text1"/>
                    <w:sz w:val="22"/>
                  </w:rPr>
                </w:rPrChange>
              </w:rPr>
            </w:pPr>
            <w:ins w:id="14746" w:author="tao huang" w:date="2017-09-16T13:01:00Z">
              <w:r w:rsidRPr="00A60A57">
                <w:rPr>
                  <w:rFonts w:eastAsia="Times New Roman" w:cs="Times New Roman"/>
                  <w:color w:val="0D0D0D" w:themeColor="text1" w:themeTint="F2"/>
                  <w:sz w:val="22"/>
                  <w:rPrChange w:id="14747" w:author="tao huang" w:date="2017-09-17T12:05:00Z">
                    <w:rPr>
                      <w:rFonts w:eastAsia="Times New Roman" w:cs="Times New Roman"/>
                      <w:color w:val="000000" w:themeColor="text1"/>
                      <w:sz w:val="22"/>
                    </w:rPr>
                  </w:rPrChange>
                </w:rPr>
                <w:t>0.000</w:t>
              </w:r>
            </w:ins>
          </w:p>
        </w:tc>
        <w:tc>
          <w:tcPr>
            <w:tcW w:w="999" w:type="dxa"/>
            <w:tcBorders>
              <w:right w:val="single" w:sz="4" w:space="0" w:color="auto"/>
            </w:tcBorders>
            <w:shd w:val="clear" w:color="auto" w:fill="auto"/>
            <w:noWrap/>
            <w:hideMark/>
          </w:tcPr>
          <w:p w14:paraId="2AC3BC4F"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4748" w:author="tao huang" w:date="2017-09-16T13:01:00Z"/>
                <w:rFonts w:eastAsia="Times New Roman" w:cs="Times New Roman"/>
                <w:color w:val="0D0D0D" w:themeColor="text1" w:themeTint="F2"/>
                <w:sz w:val="22"/>
                <w:rPrChange w:id="14749" w:author="tao huang" w:date="2017-09-17T12:05:00Z">
                  <w:rPr>
                    <w:ins w:id="14750" w:author="tao huang" w:date="2017-09-16T13:01:00Z"/>
                    <w:rFonts w:eastAsia="Times New Roman" w:cs="Times New Roman"/>
                    <w:color w:val="000000" w:themeColor="text1"/>
                    <w:sz w:val="22"/>
                  </w:rPr>
                </w:rPrChange>
              </w:rPr>
            </w:pPr>
            <w:ins w:id="14751" w:author="tao huang" w:date="2017-09-16T13:01:00Z">
              <w:r w:rsidRPr="00A60A57">
                <w:rPr>
                  <w:rFonts w:eastAsia="Times New Roman" w:cs="Times New Roman"/>
                  <w:color w:val="0D0D0D" w:themeColor="text1" w:themeTint="F2"/>
                  <w:sz w:val="22"/>
                  <w:rPrChange w:id="14752" w:author="tao huang" w:date="2017-09-17T12:05:00Z">
                    <w:rPr>
                      <w:rFonts w:eastAsia="Times New Roman" w:cs="Times New Roman"/>
                      <w:color w:val="000000" w:themeColor="text1"/>
                      <w:sz w:val="22"/>
                    </w:rPr>
                  </w:rPrChange>
                </w:rPr>
                <w:t>0.851</w:t>
              </w:r>
            </w:ins>
          </w:p>
        </w:tc>
        <w:tc>
          <w:tcPr>
            <w:tcW w:w="986" w:type="dxa"/>
            <w:tcBorders>
              <w:left w:val="single" w:sz="4" w:space="0" w:color="auto"/>
            </w:tcBorders>
            <w:shd w:val="clear" w:color="auto" w:fill="auto"/>
            <w:noWrap/>
            <w:hideMark/>
          </w:tcPr>
          <w:p w14:paraId="321BF26D"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4753" w:author="tao huang" w:date="2017-09-16T13:01:00Z"/>
                <w:rFonts w:eastAsia="Times New Roman" w:cs="Times New Roman"/>
                <w:b/>
                <w:bCs/>
                <w:color w:val="0D0D0D" w:themeColor="text1" w:themeTint="F2"/>
                <w:sz w:val="22"/>
                <w:rPrChange w:id="14754" w:author="tao huang" w:date="2017-09-17T12:05:00Z">
                  <w:rPr>
                    <w:ins w:id="14755" w:author="tao huang" w:date="2017-09-16T13:01:00Z"/>
                    <w:rFonts w:eastAsia="Times New Roman" w:cs="Times New Roman"/>
                    <w:b/>
                    <w:bCs/>
                    <w:color w:val="000000" w:themeColor="text1"/>
                    <w:sz w:val="22"/>
                  </w:rPr>
                </w:rPrChange>
              </w:rPr>
            </w:pPr>
            <w:ins w:id="14756" w:author="tao huang" w:date="2017-09-16T13:01:00Z">
              <w:r w:rsidRPr="00A60A57">
                <w:rPr>
                  <w:rFonts w:eastAsia="Times New Roman" w:cs="Times New Roman"/>
                  <w:b/>
                  <w:bCs/>
                  <w:color w:val="0D0D0D" w:themeColor="text1" w:themeTint="F2"/>
                  <w:sz w:val="22"/>
                  <w:rPrChange w:id="14757" w:author="tao huang" w:date="2017-09-17T12:05:00Z">
                    <w:rPr>
                      <w:rFonts w:eastAsia="Times New Roman" w:cs="Times New Roman"/>
                      <w:b/>
                      <w:bCs/>
                      <w:color w:val="000000" w:themeColor="text1"/>
                      <w:sz w:val="22"/>
                    </w:rPr>
                  </w:rPrChange>
                </w:rPr>
                <w:t>-0.005</w:t>
              </w:r>
            </w:ins>
          </w:p>
        </w:tc>
        <w:tc>
          <w:tcPr>
            <w:tcW w:w="1140" w:type="dxa"/>
            <w:tcBorders>
              <w:right w:val="single" w:sz="4" w:space="0" w:color="auto"/>
            </w:tcBorders>
            <w:shd w:val="clear" w:color="auto" w:fill="auto"/>
            <w:noWrap/>
            <w:hideMark/>
          </w:tcPr>
          <w:p w14:paraId="752FFD43"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4758" w:author="tao huang" w:date="2017-09-16T13:01:00Z"/>
                <w:rFonts w:eastAsia="Times New Roman" w:cs="Times New Roman"/>
                <w:b/>
                <w:bCs/>
                <w:color w:val="0D0D0D" w:themeColor="text1" w:themeTint="F2"/>
                <w:sz w:val="22"/>
                <w:rPrChange w:id="14759" w:author="tao huang" w:date="2017-09-17T12:05:00Z">
                  <w:rPr>
                    <w:ins w:id="14760" w:author="tao huang" w:date="2017-09-16T13:01:00Z"/>
                    <w:rFonts w:eastAsia="Times New Roman" w:cs="Times New Roman"/>
                    <w:b/>
                    <w:bCs/>
                    <w:color w:val="000000" w:themeColor="text1"/>
                    <w:sz w:val="22"/>
                  </w:rPr>
                </w:rPrChange>
              </w:rPr>
            </w:pPr>
            <w:ins w:id="14761" w:author="tao huang" w:date="2017-09-16T13:01:00Z">
              <w:r w:rsidRPr="00A60A57">
                <w:rPr>
                  <w:rFonts w:eastAsia="Times New Roman" w:cs="Times New Roman"/>
                  <w:b/>
                  <w:bCs/>
                  <w:color w:val="0D0D0D" w:themeColor="text1" w:themeTint="F2"/>
                  <w:sz w:val="22"/>
                  <w:rPrChange w:id="14762" w:author="tao huang" w:date="2017-09-17T12:05:00Z">
                    <w:rPr>
                      <w:rFonts w:eastAsia="Times New Roman" w:cs="Times New Roman"/>
                      <w:b/>
                      <w:bCs/>
                      <w:color w:val="000000" w:themeColor="text1"/>
                      <w:sz w:val="22"/>
                    </w:rPr>
                  </w:rPrChange>
                </w:rPr>
                <w:t>0.044</w:t>
              </w:r>
            </w:ins>
          </w:p>
        </w:tc>
        <w:tc>
          <w:tcPr>
            <w:tcW w:w="986" w:type="dxa"/>
            <w:tcBorders>
              <w:left w:val="single" w:sz="4" w:space="0" w:color="auto"/>
            </w:tcBorders>
            <w:shd w:val="clear" w:color="auto" w:fill="auto"/>
            <w:noWrap/>
            <w:hideMark/>
          </w:tcPr>
          <w:p w14:paraId="4D13DFFC"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4763" w:author="tao huang" w:date="2017-09-16T13:01:00Z"/>
                <w:rFonts w:eastAsia="Times New Roman" w:cs="Times New Roman"/>
                <w:b/>
                <w:bCs/>
                <w:color w:val="0D0D0D" w:themeColor="text1" w:themeTint="F2"/>
                <w:sz w:val="22"/>
                <w:rPrChange w:id="14764" w:author="tao huang" w:date="2017-09-17T12:05:00Z">
                  <w:rPr>
                    <w:ins w:id="14765" w:author="tao huang" w:date="2017-09-16T13:01:00Z"/>
                    <w:rFonts w:eastAsia="Times New Roman" w:cs="Times New Roman"/>
                    <w:b/>
                    <w:bCs/>
                    <w:color w:val="000000" w:themeColor="text1"/>
                    <w:sz w:val="22"/>
                  </w:rPr>
                </w:rPrChange>
              </w:rPr>
            </w:pPr>
            <w:ins w:id="14766" w:author="tao huang" w:date="2017-09-16T13:01:00Z">
              <w:r w:rsidRPr="00A60A57">
                <w:rPr>
                  <w:rFonts w:eastAsia="Times New Roman" w:cs="Times New Roman"/>
                  <w:b/>
                  <w:bCs/>
                  <w:color w:val="0D0D0D" w:themeColor="text1" w:themeTint="F2"/>
                  <w:sz w:val="22"/>
                  <w:rPrChange w:id="14767" w:author="tao huang" w:date="2017-09-17T12:05:00Z">
                    <w:rPr>
                      <w:rFonts w:eastAsia="Times New Roman" w:cs="Times New Roman"/>
                      <w:b/>
                      <w:bCs/>
                      <w:color w:val="000000" w:themeColor="text1"/>
                      <w:sz w:val="22"/>
                    </w:rPr>
                  </w:rPrChange>
                </w:rPr>
                <w:t>-0.005</w:t>
              </w:r>
            </w:ins>
          </w:p>
        </w:tc>
        <w:tc>
          <w:tcPr>
            <w:tcW w:w="999" w:type="dxa"/>
            <w:shd w:val="clear" w:color="auto" w:fill="auto"/>
            <w:noWrap/>
            <w:hideMark/>
          </w:tcPr>
          <w:p w14:paraId="0E84AF13"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4768" w:author="tao huang" w:date="2017-09-16T13:01:00Z"/>
                <w:rFonts w:eastAsia="Times New Roman" w:cs="Times New Roman"/>
                <w:b/>
                <w:bCs/>
                <w:color w:val="0D0D0D" w:themeColor="text1" w:themeTint="F2"/>
                <w:sz w:val="22"/>
                <w:rPrChange w:id="14769" w:author="tao huang" w:date="2017-09-17T12:05:00Z">
                  <w:rPr>
                    <w:ins w:id="14770" w:author="tao huang" w:date="2017-09-16T13:01:00Z"/>
                    <w:rFonts w:eastAsia="Times New Roman" w:cs="Times New Roman"/>
                    <w:b/>
                    <w:bCs/>
                    <w:color w:val="000000" w:themeColor="text1"/>
                    <w:sz w:val="22"/>
                  </w:rPr>
                </w:rPrChange>
              </w:rPr>
            </w:pPr>
            <w:ins w:id="14771" w:author="tao huang" w:date="2017-09-16T13:01:00Z">
              <w:r w:rsidRPr="00A60A57">
                <w:rPr>
                  <w:rFonts w:eastAsia="Times New Roman" w:cs="Times New Roman"/>
                  <w:b/>
                  <w:bCs/>
                  <w:color w:val="0D0D0D" w:themeColor="text1" w:themeTint="F2"/>
                  <w:sz w:val="22"/>
                  <w:rPrChange w:id="14772" w:author="tao huang" w:date="2017-09-17T12:05:00Z">
                    <w:rPr>
                      <w:rFonts w:eastAsia="Times New Roman" w:cs="Times New Roman"/>
                      <w:b/>
                      <w:bCs/>
                      <w:color w:val="000000" w:themeColor="text1"/>
                      <w:sz w:val="22"/>
                    </w:rPr>
                  </w:rPrChange>
                </w:rPr>
                <w:t>0.047</w:t>
              </w:r>
            </w:ins>
          </w:p>
        </w:tc>
      </w:tr>
      <w:tr w:rsidR="00B417BD" w:rsidRPr="00A60A57" w14:paraId="36135C8C" w14:textId="77777777" w:rsidTr="00EB5809">
        <w:trPr>
          <w:cnfStyle w:val="000000100000" w:firstRow="0" w:lastRow="0" w:firstColumn="0" w:lastColumn="0" w:oddVBand="0" w:evenVBand="0" w:oddHBand="1" w:evenHBand="0" w:firstRowFirstColumn="0" w:firstRowLastColumn="0" w:lastRowFirstColumn="0" w:lastRowLastColumn="0"/>
          <w:trHeight w:val="20"/>
          <w:jc w:val="center"/>
          <w:ins w:id="14773" w:author="tao huang" w:date="2017-09-16T13:01: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2D25A42D" w14:textId="77777777" w:rsidR="00B417BD" w:rsidRPr="00A60A57" w:rsidRDefault="00B417BD" w:rsidP="00EB5809">
            <w:pPr>
              <w:spacing w:after="0" w:line="240" w:lineRule="auto"/>
              <w:rPr>
                <w:ins w:id="14774" w:author="tao huang" w:date="2017-09-16T13:01:00Z"/>
                <w:rFonts w:eastAsia="Times New Roman" w:cs="Times New Roman"/>
                <w:b w:val="0"/>
                <w:i/>
                <w:color w:val="0D0D0D" w:themeColor="text1" w:themeTint="F2"/>
                <w:sz w:val="22"/>
                <w:rPrChange w:id="14775" w:author="tao huang" w:date="2017-09-17T12:05:00Z">
                  <w:rPr>
                    <w:ins w:id="14776" w:author="tao huang" w:date="2017-09-16T13:01:00Z"/>
                    <w:rFonts w:eastAsia="Times New Roman" w:cs="Times New Roman"/>
                    <w:b w:val="0"/>
                    <w:i/>
                    <w:color w:val="000000" w:themeColor="text1"/>
                    <w:sz w:val="22"/>
                  </w:rPr>
                </w:rPrChange>
              </w:rPr>
            </w:pPr>
            <w:ins w:id="14777" w:author="tao huang" w:date="2017-09-16T13:01:00Z">
              <w:r w:rsidRPr="00A60A57">
                <w:rPr>
                  <w:rFonts w:eastAsia="Times New Roman" w:cs="Times New Roman"/>
                  <w:b w:val="0"/>
                  <w:i/>
                  <w:color w:val="0D0D0D" w:themeColor="text1" w:themeTint="F2"/>
                  <w:sz w:val="22"/>
                  <w:rPrChange w:id="14778" w:author="tao huang" w:date="2017-09-17T12:05:00Z">
                    <w:rPr>
                      <w:rFonts w:eastAsia="Times New Roman" w:cs="Times New Roman"/>
                      <w:b w:val="0"/>
                      <w:i/>
                      <w:color w:val="000000" w:themeColor="text1"/>
                      <w:sz w:val="22"/>
                    </w:rPr>
                  </w:rPrChange>
                </w:rPr>
                <w:t>Price level and variation</w:t>
              </w:r>
            </w:ins>
          </w:p>
        </w:tc>
        <w:tc>
          <w:tcPr>
            <w:tcW w:w="986" w:type="dxa"/>
            <w:shd w:val="clear" w:color="auto" w:fill="auto"/>
            <w:noWrap/>
            <w:hideMark/>
          </w:tcPr>
          <w:p w14:paraId="18181D47"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779" w:author="tao huang" w:date="2017-09-16T13:01:00Z"/>
                <w:rFonts w:eastAsia="Times New Roman" w:cs="Times New Roman"/>
                <w:color w:val="0D0D0D" w:themeColor="text1" w:themeTint="F2"/>
                <w:sz w:val="22"/>
                <w:rPrChange w:id="14780" w:author="tao huang" w:date="2017-09-17T12:05:00Z">
                  <w:rPr>
                    <w:ins w:id="14781" w:author="tao huang" w:date="2017-09-16T13:01:00Z"/>
                    <w:rFonts w:eastAsia="Times New Roman" w:cs="Times New Roman"/>
                    <w:color w:val="000000" w:themeColor="text1"/>
                    <w:sz w:val="22"/>
                  </w:rPr>
                </w:rPrChange>
              </w:rPr>
            </w:pPr>
            <w:ins w:id="14782" w:author="tao huang" w:date="2017-09-16T13:01:00Z">
              <w:r w:rsidRPr="00A60A57">
                <w:rPr>
                  <w:rFonts w:eastAsia="Times New Roman" w:cs="Times New Roman"/>
                  <w:color w:val="0D0D0D" w:themeColor="text1" w:themeTint="F2"/>
                  <w:sz w:val="22"/>
                  <w:rPrChange w:id="14783" w:author="tao huang" w:date="2017-09-17T12:05:00Z">
                    <w:rPr>
                      <w:rFonts w:eastAsia="Times New Roman" w:cs="Times New Roman"/>
                      <w:color w:val="000000" w:themeColor="text1"/>
                      <w:sz w:val="22"/>
                    </w:rPr>
                  </w:rPrChange>
                </w:rPr>
                <w:t>-0.001</w:t>
              </w:r>
            </w:ins>
          </w:p>
        </w:tc>
        <w:tc>
          <w:tcPr>
            <w:tcW w:w="998" w:type="dxa"/>
            <w:tcBorders>
              <w:right w:val="single" w:sz="4" w:space="0" w:color="auto"/>
            </w:tcBorders>
            <w:shd w:val="clear" w:color="auto" w:fill="auto"/>
            <w:noWrap/>
            <w:hideMark/>
          </w:tcPr>
          <w:p w14:paraId="7027F8D8"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784" w:author="tao huang" w:date="2017-09-16T13:01:00Z"/>
                <w:rFonts w:eastAsia="Times New Roman" w:cs="Times New Roman"/>
                <w:color w:val="0D0D0D" w:themeColor="text1" w:themeTint="F2"/>
                <w:sz w:val="22"/>
                <w:rPrChange w:id="14785" w:author="tao huang" w:date="2017-09-17T12:05:00Z">
                  <w:rPr>
                    <w:ins w:id="14786" w:author="tao huang" w:date="2017-09-16T13:01:00Z"/>
                    <w:rFonts w:eastAsia="Times New Roman" w:cs="Times New Roman"/>
                    <w:color w:val="000000" w:themeColor="text1"/>
                    <w:sz w:val="22"/>
                  </w:rPr>
                </w:rPrChange>
              </w:rPr>
            </w:pPr>
            <w:ins w:id="14787" w:author="tao huang" w:date="2017-09-16T13:01:00Z">
              <w:r w:rsidRPr="00A60A57">
                <w:rPr>
                  <w:rFonts w:eastAsia="Times New Roman" w:cs="Times New Roman"/>
                  <w:color w:val="0D0D0D" w:themeColor="text1" w:themeTint="F2"/>
                  <w:sz w:val="22"/>
                  <w:rPrChange w:id="14788" w:author="tao huang" w:date="2017-09-17T12:05:00Z">
                    <w:rPr>
                      <w:rFonts w:eastAsia="Times New Roman" w:cs="Times New Roman"/>
                      <w:color w:val="000000" w:themeColor="text1"/>
                      <w:sz w:val="22"/>
                    </w:rPr>
                  </w:rPrChange>
                </w:rPr>
                <w:t>0.370</w:t>
              </w:r>
            </w:ins>
          </w:p>
        </w:tc>
        <w:tc>
          <w:tcPr>
            <w:tcW w:w="986" w:type="dxa"/>
            <w:tcBorders>
              <w:left w:val="single" w:sz="4" w:space="0" w:color="auto"/>
            </w:tcBorders>
            <w:shd w:val="clear" w:color="auto" w:fill="auto"/>
            <w:noWrap/>
            <w:hideMark/>
          </w:tcPr>
          <w:p w14:paraId="48825E52"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789" w:author="tao huang" w:date="2017-09-16T13:01:00Z"/>
                <w:rFonts w:eastAsia="Times New Roman" w:cs="Times New Roman"/>
                <w:color w:val="0D0D0D" w:themeColor="text1" w:themeTint="F2"/>
                <w:sz w:val="22"/>
                <w:rPrChange w:id="14790" w:author="tao huang" w:date="2017-09-17T12:05:00Z">
                  <w:rPr>
                    <w:ins w:id="14791" w:author="tao huang" w:date="2017-09-16T13:01:00Z"/>
                    <w:rFonts w:eastAsia="Times New Roman" w:cs="Times New Roman"/>
                    <w:color w:val="000000" w:themeColor="text1"/>
                    <w:sz w:val="22"/>
                  </w:rPr>
                </w:rPrChange>
              </w:rPr>
            </w:pPr>
            <w:ins w:id="14792" w:author="tao huang" w:date="2017-09-16T13:01:00Z">
              <w:r w:rsidRPr="00A60A57">
                <w:rPr>
                  <w:rFonts w:eastAsia="Times New Roman" w:cs="Times New Roman"/>
                  <w:color w:val="0D0D0D" w:themeColor="text1" w:themeTint="F2"/>
                  <w:sz w:val="22"/>
                  <w:rPrChange w:id="14793" w:author="tao huang" w:date="2017-09-17T12:05:00Z">
                    <w:rPr>
                      <w:rFonts w:eastAsia="Times New Roman" w:cs="Times New Roman"/>
                      <w:color w:val="000000" w:themeColor="text1"/>
                      <w:sz w:val="22"/>
                    </w:rPr>
                  </w:rPrChange>
                </w:rPr>
                <w:t>-0.003</w:t>
              </w:r>
            </w:ins>
          </w:p>
        </w:tc>
        <w:tc>
          <w:tcPr>
            <w:tcW w:w="999" w:type="dxa"/>
            <w:tcBorders>
              <w:right w:val="single" w:sz="4" w:space="0" w:color="auto"/>
            </w:tcBorders>
            <w:shd w:val="clear" w:color="auto" w:fill="auto"/>
            <w:noWrap/>
            <w:hideMark/>
          </w:tcPr>
          <w:p w14:paraId="4C694056"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794" w:author="tao huang" w:date="2017-09-16T13:01:00Z"/>
                <w:rFonts w:eastAsia="Times New Roman" w:cs="Times New Roman"/>
                <w:color w:val="0D0D0D" w:themeColor="text1" w:themeTint="F2"/>
                <w:sz w:val="22"/>
                <w:rPrChange w:id="14795" w:author="tao huang" w:date="2017-09-17T12:05:00Z">
                  <w:rPr>
                    <w:ins w:id="14796" w:author="tao huang" w:date="2017-09-16T13:01:00Z"/>
                    <w:rFonts w:eastAsia="Times New Roman" w:cs="Times New Roman"/>
                    <w:color w:val="000000" w:themeColor="text1"/>
                    <w:sz w:val="22"/>
                  </w:rPr>
                </w:rPrChange>
              </w:rPr>
            </w:pPr>
            <w:ins w:id="14797" w:author="tao huang" w:date="2017-09-16T13:01:00Z">
              <w:r w:rsidRPr="00A60A57">
                <w:rPr>
                  <w:rFonts w:eastAsia="Times New Roman" w:cs="Times New Roman"/>
                  <w:color w:val="0D0D0D" w:themeColor="text1" w:themeTint="F2"/>
                  <w:sz w:val="22"/>
                  <w:rPrChange w:id="14798" w:author="tao huang" w:date="2017-09-17T12:05:00Z">
                    <w:rPr>
                      <w:rFonts w:eastAsia="Times New Roman" w:cs="Times New Roman"/>
                      <w:color w:val="000000" w:themeColor="text1"/>
                      <w:sz w:val="22"/>
                    </w:rPr>
                  </w:rPrChange>
                </w:rPr>
                <w:t>0.066</w:t>
              </w:r>
            </w:ins>
          </w:p>
        </w:tc>
        <w:tc>
          <w:tcPr>
            <w:tcW w:w="986" w:type="dxa"/>
            <w:tcBorders>
              <w:left w:val="single" w:sz="4" w:space="0" w:color="auto"/>
            </w:tcBorders>
            <w:shd w:val="clear" w:color="auto" w:fill="auto"/>
            <w:noWrap/>
            <w:hideMark/>
          </w:tcPr>
          <w:p w14:paraId="7CD60731"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799" w:author="tao huang" w:date="2017-09-16T13:01:00Z"/>
                <w:rFonts w:eastAsia="Times New Roman" w:cs="Times New Roman"/>
                <w:color w:val="0D0D0D" w:themeColor="text1" w:themeTint="F2"/>
                <w:sz w:val="22"/>
                <w:rPrChange w:id="14800" w:author="tao huang" w:date="2017-09-17T12:05:00Z">
                  <w:rPr>
                    <w:ins w:id="14801" w:author="tao huang" w:date="2017-09-16T13:01:00Z"/>
                    <w:rFonts w:eastAsia="Times New Roman" w:cs="Times New Roman"/>
                    <w:color w:val="000000" w:themeColor="text1"/>
                    <w:sz w:val="22"/>
                  </w:rPr>
                </w:rPrChange>
              </w:rPr>
            </w:pPr>
            <w:ins w:id="14802" w:author="tao huang" w:date="2017-09-16T13:01:00Z">
              <w:r w:rsidRPr="00A60A57">
                <w:rPr>
                  <w:rFonts w:eastAsia="Times New Roman" w:cs="Times New Roman"/>
                  <w:color w:val="0D0D0D" w:themeColor="text1" w:themeTint="F2"/>
                  <w:sz w:val="22"/>
                  <w:rPrChange w:id="14803" w:author="tao huang" w:date="2017-09-17T12:05:00Z">
                    <w:rPr>
                      <w:rFonts w:eastAsia="Times New Roman" w:cs="Times New Roman"/>
                      <w:color w:val="000000" w:themeColor="text1"/>
                      <w:sz w:val="22"/>
                    </w:rPr>
                  </w:rPrChange>
                </w:rPr>
                <w:t>-0.001</w:t>
              </w:r>
            </w:ins>
          </w:p>
        </w:tc>
        <w:tc>
          <w:tcPr>
            <w:tcW w:w="1140" w:type="dxa"/>
            <w:tcBorders>
              <w:right w:val="single" w:sz="4" w:space="0" w:color="auto"/>
            </w:tcBorders>
            <w:shd w:val="clear" w:color="auto" w:fill="auto"/>
            <w:noWrap/>
            <w:hideMark/>
          </w:tcPr>
          <w:p w14:paraId="39DEEED8"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804" w:author="tao huang" w:date="2017-09-16T13:01:00Z"/>
                <w:rFonts w:eastAsia="Times New Roman" w:cs="Times New Roman"/>
                <w:color w:val="0D0D0D" w:themeColor="text1" w:themeTint="F2"/>
                <w:sz w:val="22"/>
                <w:rPrChange w:id="14805" w:author="tao huang" w:date="2017-09-17T12:05:00Z">
                  <w:rPr>
                    <w:ins w:id="14806" w:author="tao huang" w:date="2017-09-16T13:01:00Z"/>
                    <w:rFonts w:eastAsia="Times New Roman" w:cs="Times New Roman"/>
                    <w:color w:val="000000" w:themeColor="text1"/>
                    <w:sz w:val="22"/>
                  </w:rPr>
                </w:rPrChange>
              </w:rPr>
            </w:pPr>
            <w:ins w:id="14807" w:author="tao huang" w:date="2017-09-16T13:01:00Z">
              <w:r w:rsidRPr="00A60A57">
                <w:rPr>
                  <w:rFonts w:eastAsia="Times New Roman" w:cs="Times New Roman"/>
                  <w:color w:val="0D0D0D" w:themeColor="text1" w:themeTint="F2"/>
                  <w:sz w:val="22"/>
                  <w:rPrChange w:id="14808" w:author="tao huang" w:date="2017-09-17T12:05:00Z">
                    <w:rPr>
                      <w:rFonts w:eastAsia="Times New Roman" w:cs="Times New Roman"/>
                      <w:color w:val="000000" w:themeColor="text1"/>
                      <w:sz w:val="22"/>
                    </w:rPr>
                  </w:rPrChange>
                </w:rPr>
                <w:t>0.795</w:t>
              </w:r>
            </w:ins>
          </w:p>
        </w:tc>
        <w:tc>
          <w:tcPr>
            <w:tcW w:w="986" w:type="dxa"/>
            <w:tcBorders>
              <w:left w:val="single" w:sz="4" w:space="0" w:color="auto"/>
            </w:tcBorders>
            <w:shd w:val="clear" w:color="auto" w:fill="auto"/>
            <w:noWrap/>
            <w:hideMark/>
          </w:tcPr>
          <w:p w14:paraId="387D9AAD"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809" w:author="tao huang" w:date="2017-09-16T13:01:00Z"/>
                <w:rFonts w:eastAsia="Times New Roman" w:cs="Times New Roman"/>
                <w:color w:val="0D0D0D" w:themeColor="text1" w:themeTint="F2"/>
                <w:sz w:val="22"/>
                <w:rPrChange w:id="14810" w:author="tao huang" w:date="2017-09-17T12:05:00Z">
                  <w:rPr>
                    <w:ins w:id="14811" w:author="tao huang" w:date="2017-09-16T13:01:00Z"/>
                    <w:rFonts w:eastAsia="Times New Roman" w:cs="Times New Roman"/>
                    <w:color w:val="000000" w:themeColor="text1"/>
                    <w:sz w:val="22"/>
                  </w:rPr>
                </w:rPrChange>
              </w:rPr>
            </w:pPr>
            <w:ins w:id="14812" w:author="tao huang" w:date="2017-09-16T13:01:00Z">
              <w:r w:rsidRPr="00A60A57">
                <w:rPr>
                  <w:rFonts w:eastAsia="Times New Roman" w:cs="Times New Roman"/>
                  <w:color w:val="0D0D0D" w:themeColor="text1" w:themeTint="F2"/>
                  <w:sz w:val="22"/>
                  <w:rPrChange w:id="14813" w:author="tao huang" w:date="2017-09-17T12:05:00Z">
                    <w:rPr>
                      <w:rFonts w:eastAsia="Times New Roman" w:cs="Times New Roman"/>
                      <w:color w:val="000000" w:themeColor="text1"/>
                      <w:sz w:val="22"/>
                    </w:rPr>
                  </w:rPrChange>
                </w:rPr>
                <w:t>-0.003</w:t>
              </w:r>
            </w:ins>
          </w:p>
        </w:tc>
        <w:tc>
          <w:tcPr>
            <w:tcW w:w="999" w:type="dxa"/>
            <w:shd w:val="clear" w:color="auto" w:fill="auto"/>
            <w:noWrap/>
            <w:hideMark/>
          </w:tcPr>
          <w:p w14:paraId="45A3C041"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814" w:author="tao huang" w:date="2017-09-16T13:01:00Z"/>
                <w:rFonts w:eastAsia="Times New Roman" w:cs="Times New Roman"/>
                <w:color w:val="0D0D0D" w:themeColor="text1" w:themeTint="F2"/>
                <w:sz w:val="22"/>
                <w:rPrChange w:id="14815" w:author="tao huang" w:date="2017-09-17T12:05:00Z">
                  <w:rPr>
                    <w:ins w:id="14816" w:author="tao huang" w:date="2017-09-16T13:01:00Z"/>
                    <w:rFonts w:eastAsia="Times New Roman" w:cs="Times New Roman"/>
                    <w:color w:val="000000" w:themeColor="text1"/>
                    <w:sz w:val="22"/>
                  </w:rPr>
                </w:rPrChange>
              </w:rPr>
            </w:pPr>
            <w:ins w:id="14817" w:author="tao huang" w:date="2017-09-16T13:01:00Z">
              <w:r w:rsidRPr="00A60A57">
                <w:rPr>
                  <w:rFonts w:eastAsia="Times New Roman" w:cs="Times New Roman"/>
                  <w:color w:val="0D0D0D" w:themeColor="text1" w:themeTint="F2"/>
                  <w:sz w:val="22"/>
                  <w:rPrChange w:id="14818" w:author="tao huang" w:date="2017-09-17T12:05:00Z">
                    <w:rPr>
                      <w:rFonts w:eastAsia="Times New Roman" w:cs="Times New Roman"/>
                      <w:color w:val="000000" w:themeColor="text1"/>
                      <w:sz w:val="22"/>
                    </w:rPr>
                  </w:rPrChange>
                </w:rPr>
                <w:t>0.367</w:t>
              </w:r>
            </w:ins>
          </w:p>
        </w:tc>
      </w:tr>
      <w:tr w:rsidR="00B417BD" w:rsidRPr="00A60A57" w14:paraId="291BC9B4" w14:textId="77777777" w:rsidTr="00EB5809">
        <w:trPr>
          <w:trHeight w:val="20"/>
          <w:jc w:val="center"/>
          <w:ins w:id="14819" w:author="tao huang" w:date="2017-09-16T13:01: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1FD24605" w14:textId="77777777" w:rsidR="00B417BD" w:rsidRPr="00A60A57" w:rsidRDefault="00B417BD" w:rsidP="00EB5809">
            <w:pPr>
              <w:spacing w:after="0" w:line="240" w:lineRule="auto"/>
              <w:rPr>
                <w:ins w:id="14820" w:author="tao huang" w:date="2017-09-16T13:01:00Z"/>
                <w:rFonts w:eastAsia="Times New Roman" w:cs="Times New Roman"/>
                <w:b w:val="0"/>
                <w:i/>
                <w:color w:val="0D0D0D" w:themeColor="text1" w:themeTint="F2"/>
                <w:sz w:val="22"/>
                <w:rPrChange w:id="14821" w:author="tao huang" w:date="2017-09-17T12:05:00Z">
                  <w:rPr>
                    <w:ins w:id="14822" w:author="tao huang" w:date="2017-09-16T13:01:00Z"/>
                    <w:rFonts w:eastAsia="Times New Roman" w:cs="Times New Roman"/>
                    <w:b w:val="0"/>
                    <w:i/>
                    <w:color w:val="000000" w:themeColor="text1"/>
                    <w:sz w:val="22"/>
                  </w:rPr>
                </w:rPrChange>
              </w:rPr>
            </w:pPr>
            <w:ins w:id="14823" w:author="tao huang" w:date="2017-09-16T13:01:00Z">
              <w:r w:rsidRPr="00A60A57">
                <w:rPr>
                  <w:rFonts w:eastAsia="Times New Roman" w:cs="Times New Roman"/>
                  <w:b w:val="0"/>
                  <w:i/>
                  <w:color w:val="0D0D0D" w:themeColor="text1" w:themeTint="F2"/>
                  <w:sz w:val="22"/>
                  <w:rPrChange w:id="14824" w:author="tao huang" w:date="2017-09-17T12:05:00Z">
                    <w:rPr>
                      <w:rFonts w:eastAsia="Times New Roman" w:cs="Times New Roman"/>
                      <w:b w:val="0"/>
                      <w:i/>
                      <w:color w:val="000000" w:themeColor="text1"/>
                      <w:sz w:val="22"/>
                    </w:rPr>
                  </w:rPrChange>
                </w:rPr>
                <w:t>Randomness and growth</w:t>
              </w:r>
            </w:ins>
          </w:p>
        </w:tc>
        <w:tc>
          <w:tcPr>
            <w:tcW w:w="986" w:type="dxa"/>
            <w:shd w:val="clear" w:color="auto" w:fill="auto"/>
            <w:noWrap/>
            <w:hideMark/>
          </w:tcPr>
          <w:p w14:paraId="60D4FB84"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4825" w:author="tao huang" w:date="2017-09-16T13:01:00Z"/>
                <w:rFonts w:eastAsia="Times New Roman" w:cs="Times New Roman"/>
                <w:b/>
                <w:bCs/>
                <w:color w:val="0D0D0D" w:themeColor="text1" w:themeTint="F2"/>
                <w:sz w:val="22"/>
                <w:rPrChange w:id="14826" w:author="tao huang" w:date="2017-09-17T12:05:00Z">
                  <w:rPr>
                    <w:ins w:id="14827" w:author="tao huang" w:date="2017-09-16T13:01:00Z"/>
                    <w:rFonts w:eastAsia="Times New Roman" w:cs="Times New Roman"/>
                    <w:b/>
                    <w:bCs/>
                    <w:color w:val="000000" w:themeColor="text1"/>
                    <w:sz w:val="22"/>
                  </w:rPr>
                </w:rPrChange>
              </w:rPr>
            </w:pPr>
            <w:ins w:id="14828" w:author="tao huang" w:date="2017-09-16T13:01:00Z">
              <w:r w:rsidRPr="00A60A57">
                <w:rPr>
                  <w:rFonts w:eastAsia="Times New Roman" w:cs="Times New Roman"/>
                  <w:b/>
                  <w:bCs/>
                  <w:color w:val="0D0D0D" w:themeColor="text1" w:themeTint="F2"/>
                  <w:sz w:val="22"/>
                  <w:rPrChange w:id="14829" w:author="tao huang" w:date="2017-09-17T12:05:00Z">
                    <w:rPr>
                      <w:rFonts w:eastAsia="Times New Roman" w:cs="Times New Roman"/>
                      <w:b/>
                      <w:bCs/>
                      <w:color w:val="000000" w:themeColor="text1"/>
                      <w:sz w:val="22"/>
                    </w:rPr>
                  </w:rPrChange>
                </w:rPr>
                <w:t>0.003</w:t>
              </w:r>
            </w:ins>
          </w:p>
        </w:tc>
        <w:tc>
          <w:tcPr>
            <w:tcW w:w="998" w:type="dxa"/>
            <w:tcBorders>
              <w:right w:val="single" w:sz="4" w:space="0" w:color="auto"/>
            </w:tcBorders>
            <w:shd w:val="clear" w:color="auto" w:fill="auto"/>
            <w:noWrap/>
            <w:hideMark/>
          </w:tcPr>
          <w:p w14:paraId="65C1DEA7"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4830" w:author="tao huang" w:date="2017-09-16T13:01:00Z"/>
                <w:rFonts w:eastAsia="Times New Roman" w:cs="Times New Roman"/>
                <w:b/>
                <w:bCs/>
                <w:color w:val="0D0D0D" w:themeColor="text1" w:themeTint="F2"/>
                <w:sz w:val="22"/>
                <w:rPrChange w:id="14831" w:author="tao huang" w:date="2017-09-17T12:05:00Z">
                  <w:rPr>
                    <w:ins w:id="14832" w:author="tao huang" w:date="2017-09-16T13:01:00Z"/>
                    <w:rFonts w:eastAsia="Times New Roman" w:cs="Times New Roman"/>
                    <w:b/>
                    <w:bCs/>
                    <w:color w:val="000000" w:themeColor="text1"/>
                    <w:sz w:val="22"/>
                  </w:rPr>
                </w:rPrChange>
              </w:rPr>
            </w:pPr>
            <w:ins w:id="14833" w:author="tao huang" w:date="2017-09-16T13:01:00Z">
              <w:r w:rsidRPr="00A60A57">
                <w:rPr>
                  <w:rFonts w:eastAsia="Times New Roman" w:cs="Times New Roman"/>
                  <w:b/>
                  <w:bCs/>
                  <w:color w:val="0D0D0D" w:themeColor="text1" w:themeTint="F2"/>
                  <w:sz w:val="22"/>
                  <w:rPrChange w:id="14834" w:author="tao huang" w:date="2017-09-17T12:05:00Z">
                    <w:rPr>
                      <w:rFonts w:eastAsia="Times New Roman" w:cs="Times New Roman"/>
                      <w:b/>
                      <w:bCs/>
                      <w:color w:val="000000" w:themeColor="text1"/>
                      <w:sz w:val="22"/>
                    </w:rPr>
                  </w:rPrChange>
                </w:rPr>
                <w:t>0.001</w:t>
              </w:r>
            </w:ins>
          </w:p>
        </w:tc>
        <w:tc>
          <w:tcPr>
            <w:tcW w:w="986" w:type="dxa"/>
            <w:tcBorders>
              <w:left w:val="single" w:sz="4" w:space="0" w:color="auto"/>
            </w:tcBorders>
            <w:shd w:val="clear" w:color="auto" w:fill="auto"/>
            <w:noWrap/>
            <w:hideMark/>
          </w:tcPr>
          <w:p w14:paraId="5987957E"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4835" w:author="tao huang" w:date="2017-09-16T13:01:00Z"/>
                <w:rFonts w:eastAsia="Times New Roman" w:cs="Times New Roman"/>
                <w:b/>
                <w:bCs/>
                <w:color w:val="0D0D0D" w:themeColor="text1" w:themeTint="F2"/>
                <w:sz w:val="22"/>
                <w:rPrChange w:id="14836" w:author="tao huang" w:date="2017-09-17T12:05:00Z">
                  <w:rPr>
                    <w:ins w:id="14837" w:author="tao huang" w:date="2017-09-16T13:01:00Z"/>
                    <w:rFonts w:eastAsia="Times New Roman" w:cs="Times New Roman"/>
                    <w:b/>
                    <w:bCs/>
                    <w:color w:val="000000" w:themeColor="text1"/>
                    <w:sz w:val="22"/>
                  </w:rPr>
                </w:rPrChange>
              </w:rPr>
            </w:pPr>
            <w:ins w:id="14838" w:author="tao huang" w:date="2017-09-16T13:01:00Z">
              <w:r w:rsidRPr="00A60A57">
                <w:rPr>
                  <w:rFonts w:eastAsia="Times New Roman" w:cs="Times New Roman"/>
                  <w:b/>
                  <w:bCs/>
                  <w:color w:val="0D0D0D" w:themeColor="text1" w:themeTint="F2"/>
                  <w:sz w:val="22"/>
                  <w:rPrChange w:id="14839" w:author="tao huang" w:date="2017-09-17T12:05:00Z">
                    <w:rPr>
                      <w:rFonts w:eastAsia="Times New Roman" w:cs="Times New Roman"/>
                      <w:b/>
                      <w:bCs/>
                      <w:color w:val="000000" w:themeColor="text1"/>
                      <w:sz w:val="22"/>
                    </w:rPr>
                  </w:rPrChange>
                </w:rPr>
                <w:t>0.004</w:t>
              </w:r>
            </w:ins>
          </w:p>
        </w:tc>
        <w:tc>
          <w:tcPr>
            <w:tcW w:w="999" w:type="dxa"/>
            <w:tcBorders>
              <w:right w:val="single" w:sz="4" w:space="0" w:color="auto"/>
            </w:tcBorders>
            <w:shd w:val="clear" w:color="auto" w:fill="auto"/>
            <w:noWrap/>
            <w:hideMark/>
          </w:tcPr>
          <w:p w14:paraId="417EE109"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4840" w:author="tao huang" w:date="2017-09-16T13:01:00Z"/>
                <w:rFonts w:eastAsia="Times New Roman" w:cs="Times New Roman"/>
                <w:b/>
                <w:bCs/>
                <w:color w:val="0D0D0D" w:themeColor="text1" w:themeTint="F2"/>
                <w:sz w:val="22"/>
                <w:rPrChange w:id="14841" w:author="tao huang" w:date="2017-09-17T12:05:00Z">
                  <w:rPr>
                    <w:ins w:id="14842" w:author="tao huang" w:date="2017-09-16T13:01:00Z"/>
                    <w:rFonts w:eastAsia="Times New Roman" w:cs="Times New Roman"/>
                    <w:b/>
                    <w:bCs/>
                    <w:color w:val="000000" w:themeColor="text1"/>
                    <w:sz w:val="22"/>
                  </w:rPr>
                </w:rPrChange>
              </w:rPr>
            </w:pPr>
            <w:ins w:id="14843" w:author="tao huang" w:date="2017-09-16T13:01:00Z">
              <w:r w:rsidRPr="00A60A57">
                <w:rPr>
                  <w:rFonts w:eastAsia="Times New Roman" w:cs="Times New Roman"/>
                  <w:b/>
                  <w:bCs/>
                  <w:color w:val="0D0D0D" w:themeColor="text1" w:themeTint="F2"/>
                  <w:sz w:val="22"/>
                  <w:rPrChange w:id="14844" w:author="tao huang" w:date="2017-09-17T12:05:00Z">
                    <w:rPr>
                      <w:rFonts w:eastAsia="Times New Roman" w:cs="Times New Roman"/>
                      <w:b/>
                      <w:bCs/>
                      <w:color w:val="000000" w:themeColor="text1"/>
                      <w:sz w:val="22"/>
                    </w:rPr>
                  </w:rPrChange>
                </w:rPr>
                <w:t>0.000</w:t>
              </w:r>
            </w:ins>
          </w:p>
        </w:tc>
        <w:tc>
          <w:tcPr>
            <w:tcW w:w="986" w:type="dxa"/>
            <w:tcBorders>
              <w:left w:val="single" w:sz="4" w:space="0" w:color="auto"/>
            </w:tcBorders>
            <w:shd w:val="clear" w:color="auto" w:fill="auto"/>
            <w:noWrap/>
            <w:hideMark/>
          </w:tcPr>
          <w:p w14:paraId="3B8BDD14"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4845" w:author="tao huang" w:date="2017-09-16T13:01:00Z"/>
                <w:rFonts w:eastAsia="Times New Roman" w:cs="Times New Roman"/>
                <w:color w:val="0D0D0D" w:themeColor="text1" w:themeTint="F2"/>
                <w:sz w:val="22"/>
                <w:rPrChange w:id="14846" w:author="tao huang" w:date="2017-09-17T12:05:00Z">
                  <w:rPr>
                    <w:ins w:id="14847" w:author="tao huang" w:date="2017-09-16T13:01:00Z"/>
                    <w:rFonts w:eastAsia="Times New Roman" w:cs="Times New Roman"/>
                    <w:color w:val="000000" w:themeColor="text1"/>
                    <w:sz w:val="22"/>
                  </w:rPr>
                </w:rPrChange>
              </w:rPr>
            </w:pPr>
            <w:ins w:id="14848" w:author="tao huang" w:date="2017-09-16T13:01:00Z">
              <w:r w:rsidRPr="00A60A57">
                <w:rPr>
                  <w:rFonts w:eastAsia="Times New Roman" w:cs="Times New Roman"/>
                  <w:color w:val="0D0D0D" w:themeColor="text1" w:themeTint="F2"/>
                  <w:sz w:val="22"/>
                  <w:rPrChange w:id="14849" w:author="tao huang" w:date="2017-09-17T12:05:00Z">
                    <w:rPr>
                      <w:rFonts w:eastAsia="Times New Roman" w:cs="Times New Roman"/>
                      <w:color w:val="000000" w:themeColor="text1"/>
                      <w:sz w:val="22"/>
                    </w:rPr>
                  </w:rPrChange>
                </w:rPr>
                <w:t>0.004</w:t>
              </w:r>
            </w:ins>
          </w:p>
        </w:tc>
        <w:tc>
          <w:tcPr>
            <w:tcW w:w="1140" w:type="dxa"/>
            <w:tcBorders>
              <w:right w:val="single" w:sz="4" w:space="0" w:color="auto"/>
            </w:tcBorders>
            <w:shd w:val="clear" w:color="auto" w:fill="auto"/>
            <w:noWrap/>
            <w:hideMark/>
          </w:tcPr>
          <w:p w14:paraId="7FAD14B0"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4850" w:author="tao huang" w:date="2017-09-16T13:01:00Z"/>
                <w:rFonts w:eastAsia="Times New Roman" w:cs="Times New Roman"/>
                <w:color w:val="0D0D0D" w:themeColor="text1" w:themeTint="F2"/>
                <w:sz w:val="22"/>
                <w:rPrChange w:id="14851" w:author="tao huang" w:date="2017-09-17T12:05:00Z">
                  <w:rPr>
                    <w:ins w:id="14852" w:author="tao huang" w:date="2017-09-16T13:01:00Z"/>
                    <w:rFonts w:eastAsia="Times New Roman" w:cs="Times New Roman"/>
                    <w:color w:val="000000" w:themeColor="text1"/>
                    <w:sz w:val="22"/>
                  </w:rPr>
                </w:rPrChange>
              </w:rPr>
            </w:pPr>
            <w:ins w:id="14853" w:author="tao huang" w:date="2017-09-16T13:01:00Z">
              <w:r w:rsidRPr="00A60A57">
                <w:rPr>
                  <w:rFonts w:eastAsia="Times New Roman" w:cs="Times New Roman"/>
                  <w:color w:val="0D0D0D" w:themeColor="text1" w:themeTint="F2"/>
                  <w:sz w:val="22"/>
                  <w:rPrChange w:id="14854" w:author="tao huang" w:date="2017-09-17T12:05:00Z">
                    <w:rPr>
                      <w:rFonts w:eastAsia="Times New Roman" w:cs="Times New Roman"/>
                      <w:color w:val="000000" w:themeColor="text1"/>
                      <w:sz w:val="22"/>
                    </w:rPr>
                  </w:rPrChange>
                </w:rPr>
                <w:t>0.053</w:t>
              </w:r>
            </w:ins>
          </w:p>
        </w:tc>
        <w:tc>
          <w:tcPr>
            <w:tcW w:w="986" w:type="dxa"/>
            <w:tcBorders>
              <w:left w:val="single" w:sz="4" w:space="0" w:color="auto"/>
            </w:tcBorders>
            <w:shd w:val="clear" w:color="auto" w:fill="auto"/>
            <w:noWrap/>
            <w:hideMark/>
          </w:tcPr>
          <w:p w14:paraId="2DFFAEA2"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4855" w:author="tao huang" w:date="2017-09-16T13:01:00Z"/>
                <w:rFonts w:eastAsia="Times New Roman" w:cs="Times New Roman"/>
                <w:color w:val="0D0D0D" w:themeColor="text1" w:themeTint="F2"/>
                <w:sz w:val="22"/>
                <w:rPrChange w:id="14856" w:author="tao huang" w:date="2017-09-17T12:05:00Z">
                  <w:rPr>
                    <w:ins w:id="14857" w:author="tao huang" w:date="2017-09-16T13:01:00Z"/>
                    <w:rFonts w:eastAsia="Times New Roman" w:cs="Times New Roman"/>
                    <w:color w:val="000000" w:themeColor="text1"/>
                    <w:sz w:val="22"/>
                  </w:rPr>
                </w:rPrChange>
              </w:rPr>
            </w:pPr>
            <w:ins w:id="14858" w:author="tao huang" w:date="2017-09-16T13:01:00Z">
              <w:r w:rsidRPr="00A60A57">
                <w:rPr>
                  <w:rFonts w:eastAsia="Times New Roman" w:cs="Times New Roman"/>
                  <w:color w:val="0D0D0D" w:themeColor="text1" w:themeTint="F2"/>
                  <w:sz w:val="22"/>
                  <w:rPrChange w:id="14859" w:author="tao huang" w:date="2017-09-17T12:05:00Z">
                    <w:rPr>
                      <w:rFonts w:eastAsia="Times New Roman" w:cs="Times New Roman"/>
                      <w:color w:val="000000" w:themeColor="text1"/>
                      <w:sz w:val="22"/>
                    </w:rPr>
                  </w:rPrChange>
                </w:rPr>
                <w:t>0.005</w:t>
              </w:r>
            </w:ins>
          </w:p>
        </w:tc>
        <w:tc>
          <w:tcPr>
            <w:tcW w:w="999" w:type="dxa"/>
            <w:shd w:val="clear" w:color="auto" w:fill="auto"/>
            <w:noWrap/>
            <w:hideMark/>
          </w:tcPr>
          <w:p w14:paraId="44DB38B8"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4860" w:author="tao huang" w:date="2017-09-16T13:01:00Z"/>
                <w:rFonts w:eastAsia="Times New Roman" w:cs="Times New Roman"/>
                <w:color w:val="0D0D0D" w:themeColor="text1" w:themeTint="F2"/>
                <w:sz w:val="22"/>
                <w:rPrChange w:id="14861" w:author="tao huang" w:date="2017-09-17T12:05:00Z">
                  <w:rPr>
                    <w:ins w:id="14862" w:author="tao huang" w:date="2017-09-16T13:01:00Z"/>
                    <w:rFonts w:eastAsia="Times New Roman" w:cs="Times New Roman"/>
                    <w:color w:val="000000" w:themeColor="text1"/>
                    <w:sz w:val="22"/>
                  </w:rPr>
                </w:rPrChange>
              </w:rPr>
            </w:pPr>
            <w:ins w:id="14863" w:author="tao huang" w:date="2017-09-16T13:01:00Z">
              <w:r w:rsidRPr="00A60A57">
                <w:rPr>
                  <w:rFonts w:eastAsia="Times New Roman" w:cs="Times New Roman"/>
                  <w:color w:val="0D0D0D" w:themeColor="text1" w:themeTint="F2"/>
                  <w:sz w:val="22"/>
                  <w:rPrChange w:id="14864" w:author="tao huang" w:date="2017-09-17T12:05:00Z">
                    <w:rPr>
                      <w:rFonts w:eastAsia="Times New Roman" w:cs="Times New Roman"/>
                      <w:color w:val="000000" w:themeColor="text1"/>
                      <w:sz w:val="22"/>
                    </w:rPr>
                  </w:rPrChange>
                </w:rPr>
                <w:t>0.055</w:t>
              </w:r>
            </w:ins>
          </w:p>
        </w:tc>
      </w:tr>
      <w:tr w:rsidR="00B417BD" w:rsidRPr="00A60A57" w14:paraId="2AF3A54F" w14:textId="77777777" w:rsidTr="00EB5809">
        <w:trPr>
          <w:cnfStyle w:val="000000100000" w:firstRow="0" w:lastRow="0" w:firstColumn="0" w:lastColumn="0" w:oddVBand="0" w:evenVBand="0" w:oddHBand="1" w:evenHBand="0" w:firstRowFirstColumn="0" w:firstRowLastColumn="0" w:lastRowFirstColumn="0" w:lastRowLastColumn="0"/>
          <w:trHeight w:val="80"/>
          <w:jc w:val="center"/>
          <w:ins w:id="14865" w:author="tao huang" w:date="2017-09-16T13:01: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2A15D695" w14:textId="77777777" w:rsidR="00B417BD" w:rsidRPr="00A60A57" w:rsidRDefault="00B417BD" w:rsidP="00EB5809">
            <w:pPr>
              <w:spacing w:after="0" w:line="240" w:lineRule="auto"/>
              <w:rPr>
                <w:ins w:id="14866" w:author="tao huang" w:date="2017-09-16T13:01:00Z"/>
                <w:rFonts w:eastAsia="Times New Roman" w:cs="Times New Roman"/>
                <w:b w:val="0"/>
                <w:i/>
                <w:color w:val="0D0D0D" w:themeColor="text1" w:themeTint="F2"/>
                <w:sz w:val="22"/>
                <w:rPrChange w:id="14867" w:author="tao huang" w:date="2017-09-17T12:05:00Z">
                  <w:rPr>
                    <w:ins w:id="14868" w:author="tao huang" w:date="2017-09-16T13:01:00Z"/>
                    <w:rFonts w:eastAsia="Times New Roman" w:cs="Times New Roman"/>
                    <w:b w:val="0"/>
                    <w:i/>
                    <w:color w:val="000000" w:themeColor="text1"/>
                    <w:sz w:val="22"/>
                  </w:rPr>
                </w:rPrChange>
              </w:rPr>
            </w:pPr>
            <w:ins w:id="14869" w:author="tao huang" w:date="2017-09-16T13:01:00Z">
              <w:r w:rsidRPr="00A60A57">
                <w:rPr>
                  <w:rFonts w:eastAsia="Times New Roman" w:cs="Times New Roman"/>
                  <w:b w:val="0"/>
                  <w:i/>
                  <w:color w:val="0D0D0D" w:themeColor="text1" w:themeTint="F2"/>
                  <w:sz w:val="22"/>
                  <w:rPrChange w:id="14870" w:author="tao huang" w:date="2017-09-17T12:05:00Z">
                    <w:rPr>
                      <w:rFonts w:eastAsia="Times New Roman" w:cs="Times New Roman"/>
                      <w:b w:val="0"/>
                      <w:i/>
                      <w:color w:val="000000" w:themeColor="text1"/>
                      <w:sz w:val="22"/>
                    </w:rPr>
                  </w:rPrChange>
                </w:rPr>
                <w:t>Intercept</w:t>
              </w:r>
            </w:ins>
          </w:p>
        </w:tc>
        <w:tc>
          <w:tcPr>
            <w:tcW w:w="986" w:type="dxa"/>
            <w:shd w:val="clear" w:color="auto" w:fill="auto"/>
            <w:noWrap/>
            <w:hideMark/>
          </w:tcPr>
          <w:p w14:paraId="22D5E3F4"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871" w:author="tao huang" w:date="2017-09-16T13:01:00Z"/>
                <w:rFonts w:eastAsia="Times New Roman" w:cs="Times New Roman"/>
                <w:color w:val="0D0D0D" w:themeColor="text1" w:themeTint="F2"/>
                <w:sz w:val="22"/>
                <w:rPrChange w:id="14872" w:author="tao huang" w:date="2017-09-17T12:05:00Z">
                  <w:rPr>
                    <w:ins w:id="14873" w:author="tao huang" w:date="2017-09-16T13:01:00Z"/>
                    <w:rFonts w:eastAsia="Times New Roman" w:cs="Times New Roman"/>
                    <w:color w:val="000000" w:themeColor="text1"/>
                    <w:sz w:val="22"/>
                  </w:rPr>
                </w:rPrChange>
              </w:rPr>
            </w:pPr>
            <w:ins w:id="14874" w:author="tao huang" w:date="2017-09-16T13:01:00Z">
              <w:r w:rsidRPr="00A60A57">
                <w:rPr>
                  <w:rFonts w:eastAsia="Times New Roman" w:cs="Times New Roman"/>
                  <w:color w:val="0D0D0D" w:themeColor="text1" w:themeTint="F2"/>
                  <w:sz w:val="22"/>
                  <w:rPrChange w:id="14875" w:author="tao huang" w:date="2017-09-17T12:05:00Z">
                    <w:rPr>
                      <w:rFonts w:eastAsia="Times New Roman" w:cs="Times New Roman"/>
                      <w:color w:val="000000" w:themeColor="text1"/>
                      <w:sz w:val="22"/>
                    </w:rPr>
                  </w:rPrChange>
                </w:rPr>
                <w:t>0.015</w:t>
              </w:r>
            </w:ins>
          </w:p>
        </w:tc>
        <w:tc>
          <w:tcPr>
            <w:tcW w:w="998" w:type="dxa"/>
            <w:tcBorders>
              <w:right w:val="single" w:sz="4" w:space="0" w:color="auto"/>
            </w:tcBorders>
            <w:shd w:val="clear" w:color="auto" w:fill="auto"/>
            <w:noWrap/>
            <w:hideMark/>
          </w:tcPr>
          <w:p w14:paraId="0296C89C"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876" w:author="tao huang" w:date="2017-09-16T13:01:00Z"/>
                <w:rFonts w:eastAsia="Times New Roman" w:cs="Times New Roman"/>
                <w:color w:val="0D0D0D" w:themeColor="text1" w:themeTint="F2"/>
                <w:sz w:val="22"/>
                <w:rPrChange w:id="14877" w:author="tao huang" w:date="2017-09-17T12:05:00Z">
                  <w:rPr>
                    <w:ins w:id="14878" w:author="tao huang" w:date="2017-09-16T13:01:00Z"/>
                    <w:rFonts w:eastAsia="Times New Roman" w:cs="Times New Roman"/>
                    <w:color w:val="000000" w:themeColor="text1"/>
                    <w:sz w:val="22"/>
                  </w:rPr>
                </w:rPrChange>
              </w:rPr>
            </w:pPr>
            <w:ins w:id="14879" w:author="tao huang" w:date="2017-09-16T13:01:00Z">
              <w:r w:rsidRPr="00A60A57">
                <w:rPr>
                  <w:rFonts w:eastAsia="Times New Roman" w:cs="Times New Roman"/>
                  <w:color w:val="0D0D0D" w:themeColor="text1" w:themeTint="F2"/>
                  <w:sz w:val="22"/>
                  <w:rPrChange w:id="14880" w:author="tao huang" w:date="2017-09-17T12:05:00Z">
                    <w:rPr>
                      <w:rFonts w:eastAsia="Times New Roman" w:cs="Times New Roman"/>
                      <w:color w:val="000000" w:themeColor="text1"/>
                      <w:sz w:val="22"/>
                    </w:rPr>
                  </w:rPrChange>
                </w:rPr>
                <w:t>0.001</w:t>
              </w:r>
            </w:ins>
          </w:p>
        </w:tc>
        <w:tc>
          <w:tcPr>
            <w:tcW w:w="986" w:type="dxa"/>
            <w:tcBorders>
              <w:left w:val="single" w:sz="4" w:space="0" w:color="auto"/>
            </w:tcBorders>
            <w:shd w:val="clear" w:color="auto" w:fill="auto"/>
            <w:noWrap/>
            <w:hideMark/>
          </w:tcPr>
          <w:p w14:paraId="6D9AA84A"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881" w:author="tao huang" w:date="2017-09-16T13:01:00Z"/>
                <w:rFonts w:eastAsia="Times New Roman" w:cs="Times New Roman"/>
                <w:color w:val="0D0D0D" w:themeColor="text1" w:themeTint="F2"/>
                <w:sz w:val="22"/>
                <w:rPrChange w:id="14882" w:author="tao huang" w:date="2017-09-17T12:05:00Z">
                  <w:rPr>
                    <w:ins w:id="14883" w:author="tao huang" w:date="2017-09-16T13:01:00Z"/>
                    <w:rFonts w:eastAsia="Times New Roman" w:cs="Times New Roman"/>
                    <w:color w:val="000000" w:themeColor="text1"/>
                    <w:sz w:val="22"/>
                  </w:rPr>
                </w:rPrChange>
              </w:rPr>
            </w:pPr>
            <w:ins w:id="14884" w:author="tao huang" w:date="2017-09-16T13:01:00Z">
              <w:r w:rsidRPr="00A60A57">
                <w:rPr>
                  <w:rFonts w:eastAsia="Times New Roman" w:cs="Times New Roman"/>
                  <w:color w:val="0D0D0D" w:themeColor="text1" w:themeTint="F2"/>
                  <w:sz w:val="22"/>
                  <w:rPrChange w:id="14885" w:author="tao huang" w:date="2017-09-17T12:05:00Z">
                    <w:rPr>
                      <w:rFonts w:eastAsia="Times New Roman" w:cs="Times New Roman"/>
                      <w:color w:val="000000" w:themeColor="text1"/>
                      <w:sz w:val="22"/>
                    </w:rPr>
                  </w:rPrChange>
                </w:rPr>
                <w:t>0.016</w:t>
              </w:r>
            </w:ins>
          </w:p>
        </w:tc>
        <w:tc>
          <w:tcPr>
            <w:tcW w:w="999" w:type="dxa"/>
            <w:tcBorders>
              <w:right w:val="single" w:sz="4" w:space="0" w:color="auto"/>
            </w:tcBorders>
            <w:shd w:val="clear" w:color="auto" w:fill="auto"/>
            <w:noWrap/>
            <w:hideMark/>
          </w:tcPr>
          <w:p w14:paraId="613711C0"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886" w:author="tao huang" w:date="2017-09-16T13:01:00Z"/>
                <w:rFonts w:eastAsia="Times New Roman" w:cs="Times New Roman"/>
                <w:color w:val="0D0D0D" w:themeColor="text1" w:themeTint="F2"/>
                <w:sz w:val="22"/>
                <w:rPrChange w:id="14887" w:author="tao huang" w:date="2017-09-17T12:05:00Z">
                  <w:rPr>
                    <w:ins w:id="14888" w:author="tao huang" w:date="2017-09-16T13:01:00Z"/>
                    <w:rFonts w:eastAsia="Times New Roman" w:cs="Times New Roman"/>
                    <w:color w:val="000000" w:themeColor="text1"/>
                    <w:sz w:val="22"/>
                  </w:rPr>
                </w:rPrChange>
              </w:rPr>
            </w:pPr>
            <w:ins w:id="14889" w:author="tao huang" w:date="2017-09-16T13:01:00Z">
              <w:r w:rsidRPr="00A60A57">
                <w:rPr>
                  <w:rFonts w:eastAsia="Times New Roman" w:cs="Times New Roman"/>
                  <w:color w:val="0D0D0D" w:themeColor="text1" w:themeTint="F2"/>
                  <w:sz w:val="22"/>
                  <w:rPrChange w:id="14890" w:author="tao huang" w:date="2017-09-17T12:05:00Z">
                    <w:rPr>
                      <w:rFonts w:eastAsia="Times New Roman" w:cs="Times New Roman"/>
                      <w:color w:val="000000" w:themeColor="text1"/>
                      <w:sz w:val="22"/>
                    </w:rPr>
                  </w:rPrChange>
                </w:rPr>
                <w:t>0.001</w:t>
              </w:r>
            </w:ins>
          </w:p>
        </w:tc>
        <w:tc>
          <w:tcPr>
            <w:tcW w:w="986" w:type="dxa"/>
            <w:tcBorders>
              <w:left w:val="single" w:sz="4" w:space="0" w:color="auto"/>
            </w:tcBorders>
            <w:shd w:val="clear" w:color="auto" w:fill="auto"/>
            <w:noWrap/>
            <w:hideMark/>
          </w:tcPr>
          <w:p w14:paraId="18B0CEB1"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891" w:author="tao huang" w:date="2017-09-16T13:01:00Z"/>
                <w:rFonts w:eastAsia="Times New Roman" w:cs="Times New Roman"/>
                <w:color w:val="0D0D0D" w:themeColor="text1" w:themeTint="F2"/>
                <w:sz w:val="22"/>
                <w:rPrChange w:id="14892" w:author="tao huang" w:date="2017-09-17T12:05:00Z">
                  <w:rPr>
                    <w:ins w:id="14893" w:author="tao huang" w:date="2017-09-16T13:01:00Z"/>
                    <w:rFonts w:eastAsia="Times New Roman" w:cs="Times New Roman"/>
                    <w:color w:val="000000" w:themeColor="text1"/>
                    <w:sz w:val="22"/>
                  </w:rPr>
                </w:rPrChange>
              </w:rPr>
            </w:pPr>
            <w:ins w:id="14894" w:author="tao huang" w:date="2017-09-16T13:01:00Z">
              <w:r w:rsidRPr="00A60A57">
                <w:rPr>
                  <w:rFonts w:eastAsia="Times New Roman" w:cs="Times New Roman"/>
                  <w:color w:val="0D0D0D" w:themeColor="text1" w:themeTint="F2"/>
                  <w:sz w:val="22"/>
                  <w:rPrChange w:id="14895" w:author="tao huang" w:date="2017-09-17T12:05:00Z">
                    <w:rPr>
                      <w:rFonts w:eastAsia="Times New Roman" w:cs="Times New Roman"/>
                      <w:color w:val="000000" w:themeColor="text1"/>
                      <w:sz w:val="22"/>
                    </w:rPr>
                  </w:rPrChange>
                </w:rPr>
                <w:t>0.026</w:t>
              </w:r>
            </w:ins>
          </w:p>
        </w:tc>
        <w:tc>
          <w:tcPr>
            <w:tcW w:w="1140" w:type="dxa"/>
            <w:tcBorders>
              <w:right w:val="single" w:sz="4" w:space="0" w:color="auto"/>
            </w:tcBorders>
            <w:shd w:val="clear" w:color="auto" w:fill="auto"/>
            <w:noWrap/>
            <w:hideMark/>
          </w:tcPr>
          <w:p w14:paraId="51F60AE8"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896" w:author="tao huang" w:date="2017-09-16T13:01:00Z"/>
                <w:rFonts w:eastAsia="Times New Roman" w:cs="Times New Roman"/>
                <w:color w:val="0D0D0D" w:themeColor="text1" w:themeTint="F2"/>
                <w:sz w:val="22"/>
                <w:rPrChange w:id="14897" w:author="tao huang" w:date="2017-09-17T12:05:00Z">
                  <w:rPr>
                    <w:ins w:id="14898" w:author="tao huang" w:date="2017-09-16T13:01:00Z"/>
                    <w:rFonts w:eastAsia="Times New Roman" w:cs="Times New Roman"/>
                    <w:color w:val="000000" w:themeColor="text1"/>
                    <w:sz w:val="22"/>
                  </w:rPr>
                </w:rPrChange>
              </w:rPr>
            </w:pPr>
            <w:ins w:id="14899" w:author="tao huang" w:date="2017-09-16T13:01:00Z">
              <w:r w:rsidRPr="00A60A57">
                <w:rPr>
                  <w:rFonts w:eastAsia="Times New Roman" w:cs="Times New Roman"/>
                  <w:color w:val="0D0D0D" w:themeColor="text1" w:themeTint="F2"/>
                  <w:sz w:val="22"/>
                  <w:rPrChange w:id="14900" w:author="tao huang" w:date="2017-09-17T12:05:00Z">
                    <w:rPr>
                      <w:rFonts w:eastAsia="Times New Roman" w:cs="Times New Roman"/>
                      <w:color w:val="000000" w:themeColor="text1"/>
                      <w:sz w:val="22"/>
                    </w:rPr>
                  </w:rPrChange>
                </w:rPr>
                <w:t>0.015</w:t>
              </w:r>
            </w:ins>
          </w:p>
        </w:tc>
        <w:tc>
          <w:tcPr>
            <w:tcW w:w="986" w:type="dxa"/>
            <w:tcBorders>
              <w:left w:val="single" w:sz="4" w:space="0" w:color="auto"/>
            </w:tcBorders>
            <w:shd w:val="clear" w:color="auto" w:fill="auto"/>
            <w:noWrap/>
            <w:hideMark/>
          </w:tcPr>
          <w:p w14:paraId="670D3F5E"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901" w:author="tao huang" w:date="2017-09-16T13:01:00Z"/>
                <w:rFonts w:eastAsia="Times New Roman" w:cs="Times New Roman"/>
                <w:color w:val="0D0D0D" w:themeColor="text1" w:themeTint="F2"/>
                <w:sz w:val="22"/>
                <w:rPrChange w:id="14902" w:author="tao huang" w:date="2017-09-17T12:05:00Z">
                  <w:rPr>
                    <w:ins w:id="14903" w:author="tao huang" w:date="2017-09-16T13:01:00Z"/>
                    <w:rFonts w:eastAsia="Times New Roman" w:cs="Times New Roman"/>
                    <w:color w:val="000000" w:themeColor="text1"/>
                    <w:sz w:val="22"/>
                  </w:rPr>
                </w:rPrChange>
              </w:rPr>
            </w:pPr>
            <w:ins w:id="14904" w:author="tao huang" w:date="2017-09-16T13:01:00Z">
              <w:r w:rsidRPr="00A60A57">
                <w:rPr>
                  <w:rFonts w:eastAsia="Times New Roman" w:cs="Times New Roman"/>
                  <w:color w:val="0D0D0D" w:themeColor="text1" w:themeTint="F2"/>
                  <w:sz w:val="22"/>
                  <w:rPrChange w:id="14905" w:author="tao huang" w:date="2017-09-17T12:05:00Z">
                    <w:rPr>
                      <w:rFonts w:eastAsia="Times New Roman" w:cs="Times New Roman"/>
                      <w:color w:val="000000" w:themeColor="text1"/>
                      <w:sz w:val="22"/>
                    </w:rPr>
                  </w:rPrChange>
                </w:rPr>
                <w:t>0.042</w:t>
              </w:r>
            </w:ins>
          </w:p>
        </w:tc>
        <w:tc>
          <w:tcPr>
            <w:tcW w:w="999" w:type="dxa"/>
            <w:shd w:val="clear" w:color="auto" w:fill="auto"/>
            <w:noWrap/>
            <w:hideMark/>
          </w:tcPr>
          <w:p w14:paraId="0244F83B"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906" w:author="tao huang" w:date="2017-09-16T13:01:00Z"/>
                <w:rFonts w:eastAsia="Times New Roman" w:cs="Times New Roman"/>
                <w:color w:val="0D0D0D" w:themeColor="text1" w:themeTint="F2"/>
                <w:sz w:val="22"/>
                <w:rPrChange w:id="14907" w:author="tao huang" w:date="2017-09-17T12:05:00Z">
                  <w:rPr>
                    <w:ins w:id="14908" w:author="tao huang" w:date="2017-09-16T13:01:00Z"/>
                    <w:rFonts w:eastAsia="Times New Roman" w:cs="Times New Roman"/>
                    <w:color w:val="000000" w:themeColor="text1"/>
                    <w:sz w:val="22"/>
                  </w:rPr>
                </w:rPrChange>
              </w:rPr>
            </w:pPr>
            <w:ins w:id="14909" w:author="tao huang" w:date="2017-09-16T13:01:00Z">
              <w:r w:rsidRPr="00A60A57">
                <w:rPr>
                  <w:rFonts w:eastAsia="Times New Roman" w:cs="Times New Roman"/>
                  <w:color w:val="0D0D0D" w:themeColor="text1" w:themeTint="F2"/>
                  <w:sz w:val="22"/>
                  <w:rPrChange w:id="14910" w:author="tao huang" w:date="2017-09-17T12:05:00Z">
                    <w:rPr>
                      <w:rFonts w:eastAsia="Times New Roman" w:cs="Times New Roman"/>
                      <w:color w:val="000000" w:themeColor="text1"/>
                      <w:sz w:val="22"/>
                    </w:rPr>
                  </w:rPrChange>
                </w:rPr>
                <w:t>0.001</w:t>
              </w:r>
            </w:ins>
          </w:p>
        </w:tc>
      </w:tr>
    </w:tbl>
    <w:p w14:paraId="6019922E" w14:textId="77777777" w:rsidR="00B417BD" w:rsidRPr="00A60A57" w:rsidRDefault="00B417BD" w:rsidP="00B417BD">
      <w:pPr>
        <w:pStyle w:val="ListParagraph"/>
        <w:spacing w:after="0" w:line="360" w:lineRule="auto"/>
        <w:ind w:left="0"/>
        <w:rPr>
          <w:ins w:id="14911" w:author="tao huang" w:date="2017-09-16T13:01:00Z"/>
          <w:rFonts w:cs="Times New Roman"/>
          <w:color w:val="0D0D0D" w:themeColor="text1" w:themeTint="F2"/>
          <w:sz w:val="22"/>
          <w:rPrChange w:id="14912" w:author="tao huang" w:date="2017-09-17T12:05:00Z">
            <w:rPr>
              <w:ins w:id="14913" w:author="tao huang" w:date="2017-09-16T13:01:00Z"/>
              <w:rFonts w:cs="Times New Roman"/>
              <w:color w:val="000000" w:themeColor="text1"/>
              <w:szCs w:val="24"/>
            </w:rPr>
          </w:rPrChange>
        </w:rPr>
      </w:pPr>
    </w:p>
    <w:p w14:paraId="5009CE52" w14:textId="77777777" w:rsidR="00B417BD" w:rsidRPr="00A60A57" w:rsidRDefault="00B417BD" w:rsidP="00B417BD">
      <w:pPr>
        <w:pStyle w:val="ListParagraph"/>
        <w:spacing w:after="0" w:line="360" w:lineRule="auto"/>
        <w:ind w:left="0"/>
        <w:rPr>
          <w:ins w:id="14914" w:author="tao huang" w:date="2017-09-16T13:01:00Z"/>
          <w:rFonts w:cs="Times New Roman"/>
          <w:color w:val="0D0D0D" w:themeColor="text1" w:themeTint="F2"/>
          <w:sz w:val="22"/>
          <w:rPrChange w:id="14915" w:author="tao huang" w:date="2017-09-17T12:05:00Z">
            <w:rPr>
              <w:ins w:id="14916" w:author="tao huang" w:date="2017-09-16T13:01:00Z"/>
              <w:rFonts w:cs="Times New Roman"/>
              <w:color w:val="000000" w:themeColor="text1"/>
              <w:szCs w:val="24"/>
            </w:rPr>
          </w:rPrChange>
        </w:rPr>
      </w:pPr>
    </w:p>
    <w:p w14:paraId="233CF0F0" w14:textId="77777777" w:rsidR="00B417BD" w:rsidRPr="00A60A57" w:rsidRDefault="00B417BD" w:rsidP="00B417BD">
      <w:pPr>
        <w:pStyle w:val="ListParagraph"/>
        <w:spacing w:after="0" w:line="360" w:lineRule="auto"/>
        <w:ind w:left="0"/>
        <w:rPr>
          <w:ins w:id="14917" w:author="tao huang" w:date="2017-09-16T13:01:00Z"/>
          <w:rFonts w:cs="Times New Roman"/>
          <w:color w:val="0D0D0D" w:themeColor="text1" w:themeTint="F2"/>
          <w:szCs w:val="24"/>
          <w:rPrChange w:id="14918" w:author="tao huang" w:date="2017-09-17T12:05:00Z">
            <w:rPr>
              <w:ins w:id="14919" w:author="tao huang" w:date="2017-09-16T13:01:00Z"/>
              <w:rFonts w:cs="Times New Roman"/>
              <w:color w:val="000000" w:themeColor="text1"/>
              <w:szCs w:val="24"/>
            </w:rPr>
          </w:rPrChange>
        </w:rPr>
      </w:pPr>
    </w:p>
    <w:p w14:paraId="73F3F629" w14:textId="77777777" w:rsidR="00B417BD" w:rsidRPr="00A60A57" w:rsidRDefault="00B417BD" w:rsidP="00B417BD">
      <w:pPr>
        <w:pStyle w:val="ListParagraph"/>
        <w:spacing w:after="0" w:line="360" w:lineRule="auto"/>
        <w:ind w:left="0"/>
        <w:rPr>
          <w:ins w:id="14920" w:author="tao huang" w:date="2017-09-16T13:01:00Z"/>
          <w:rFonts w:cs="Times New Roman"/>
          <w:color w:val="0D0D0D" w:themeColor="text1" w:themeTint="F2"/>
          <w:szCs w:val="24"/>
          <w:rPrChange w:id="14921" w:author="tao huang" w:date="2017-09-17T12:05:00Z">
            <w:rPr>
              <w:ins w:id="14922" w:author="tao huang" w:date="2017-09-16T13:01:00Z"/>
              <w:rFonts w:cs="Times New Roman"/>
              <w:color w:val="000000" w:themeColor="text1"/>
              <w:szCs w:val="24"/>
            </w:rPr>
          </w:rPrChange>
        </w:rPr>
        <w:sectPr w:rsidR="00B417BD" w:rsidRPr="00A60A57" w:rsidSect="000A3EF8">
          <w:pgSz w:w="16838" w:h="11906" w:orient="landscape"/>
          <w:pgMar w:top="1440" w:right="1440" w:bottom="1440" w:left="1440" w:header="708" w:footer="708" w:gutter="0"/>
          <w:cols w:space="708"/>
          <w:docGrid w:linePitch="360"/>
        </w:sectPr>
      </w:pPr>
    </w:p>
    <w:p w14:paraId="708243BE" w14:textId="6C27C883" w:rsidR="00B417BD" w:rsidRPr="00A60A57" w:rsidRDefault="00B417BD" w:rsidP="00B417BD">
      <w:pPr>
        <w:pStyle w:val="ListParagraph"/>
        <w:spacing w:after="0" w:line="360" w:lineRule="auto"/>
        <w:ind w:left="0"/>
        <w:rPr>
          <w:ins w:id="14923" w:author="tao huang" w:date="2017-09-16T13:01:00Z"/>
          <w:rFonts w:cs="Times New Roman"/>
          <w:color w:val="0D0D0D" w:themeColor="text1" w:themeTint="F2"/>
          <w:sz w:val="22"/>
          <w:rPrChange w:id="14924" w:author="tao huang" w:date="2017-09-17T12:05:00Z">
            <w:rPr>
              <w:ins w:id="14925" w:author="tao huang" w:date="2017-09-16T13:01:00Z"/>
              <w:rFonts w:cs="Times New Roman"/>
              <w:color w:val="000000" w:themeColor="text1"/>
              <w:szCs w:val="24"/>
            </w:rPr>
          </w:rPrChange>
        </w:rPr>
      </w:pPr>
      <w:ins w:id="14926" w:author="tao huang" w:date="2017-09-16T13:01:00Z">
        <w:r w:rsidRPr="00A60A57">
          <w:rPr>
            <w:rFonts w:cs="Times New Roman"/>
            <w:color w:val="0D0D0D" w:themeColor="text1" w:themeTint="F2"/>
            <w:sz w:val="22"/>
            <w:rPrChange w:id="14927" w:author="tao huang" w:date="2017-09-17T12:05:00Z">
              <w:rPr>
                <w:rFonts w:cs="Times New Roman"/>
                <w:color w:val="000000" w:themeColor="text1"/>
                <w:szCs w:val="24"/>
              </w:rPr>
            </w:rPrChange>
          </w:rPr>
          <w:lastRenderedPageBreak/>
          <w:t xml:space="preserve">Table </w:t>
        </w:r>
      </w:ins>
      <w:ins w:id="14928" w:author="tao huang" w:date="2017-09-17T11:56:00Z">
        <w:r w:rsidR="008879A0" w:rsidRPr="00A60A57">
          <w:rPr>
            <w:rFonts w:cs="Times New Roman"/>
            <w:color w:val="0D0D0D" w:themeColor="text1" w:themeTint="F2"/>
            <w:sz w:val="22"/>
            <w:rPrChange w:id="14929" w:author="tao huang" w:date="2017-09-17T12:05:00Z">
              <w:rPr>
                <w:rFonts w:cs="Times New Roman"/>
                <w:color w:val="000000" w:themeColor="text1"/>
                <w:szCs w:val="24"/>
              </w:rPr>
            </w:rPrChange>
          </w:rPr>
          <w:t>7</w:t>
        </w:r>
      </w:ins>
      <w:ins w:id="14930" w:author="tao huang" w:date="2017-09-16T13:01:00Z">
        <w:r w:rsidRPr="00A60A57">
          <w:rPr>
            <w:rFonts w:cs="Times New Roman"/>
            <w:color w:val="0D0D0D" w:themeColor="text1" w:themeTint="F2"/>
            <w:sz w:val="22"/>
            <w:rPrChange w:id="14931" w:author="tao huang" w:date="2017-09-17T12:05:00Z">
              <w:rPr>
                <w:rFonts w:cs="Times New Roman"/>
                <w:color w:val="000000" w:themeColor="text1"/>
                <w:szCs w:val="24"/>
              </w:rPr>
            </w:rPrChange>
          </w:rPr>
          <w:t xml:space="preserve"> reports the estimated parameters of the models with different dependent variables. We construct the models with and without category dummy variables. For example, we regress the percentage improvement </w:t>
        </w:r>
      </w:ins>
      <w:ins w:id="14932" w:author="tao huang" w:date="2017-09-16T17:22:00Z">
        <w:r w:rsidR="004D52D2" w:rsidRPr="00A60A57">
          <w:rPr>
            <w:rFonts w:cs="Times New Roman"/>
            <w:color w:val="0D0D0D" w:themeColor="text1" w:themeTint="F2"/>
            <w:sz w:val="22"/>
            <w:rPrChange w:id="14933" w:author="tao huang" w:date="2017-09-17T12:05:00Z">
              <w:rPr>
                <w:rFonts w:cs="Times New Roman"/>
                <w:color w:val="000000" w:themeColor="text1"/>
                <w:szCs w:val="24"/>
              </w:rPr>
            </w:rPrChange>
          </w:rPr>
          <w:t xml:space="preserve">of the </w:t>
        </w:r>
      </w:ins>
      <w:ins w:id="14934" w:author="tao huang" w:date="2017-09-16T13:01:00Z">
        <w:r w:rsidRPr="00A60A57">
          <w:rPr>
            <w:rFonts w:cs="Times New Roman"/>
            <w:color w:val="0D0D0D" w:themeColor="text1" w:themeTint="F2"/>
            <w:sz w:val="22"/>
            <w:rPrChange w:id="14935" w:author="tao huang" w:date="2017-09-17T12:05:00Z">
              <w:rPr>
                <w:rFonts w:cs="Times New Roman"/>
                <w:color w:val="000000" w:themeColor="text1"/>
                <w:szCs w:val="24"/>
              </w:rPr>
            </w:rPrChange>
          </w:rPr>
          <w:t>MASE by the ADL-</w:t>
        </w:r>
        <w:r w:rsidRPr="000A110D">
          <w:rPr>
            <w:rFonts w:cs="Times New Roman"/>
            <w:noProof/>
            <w:color w:val="0D0D0D" w:themeColor="text1" w:themeTint="F2"/>
            <w:sz w:val="22"/>
            <w:rPrChange w:id="14936" w:author="tao huang" w:date="2017-09-17T12:17:00Z">
              <w:rPr>
                <w:rFonts w:cs="Times New Roman"/>
                <w:color w:val="000000" w:themeColor="text1"/>
                <w:szCs w:val="24"/>
              </w:rPr>
            </w:rPrChange>
          </w:rPr>
          <w:t>intra</w:t>
        </w:r>
        <w:r w:rsidRPr="00A60A57">
          <w:rPr>
            <w:rFonts w:cs="Times New Roman"/>
            <w:color w:val="0D0D0D" w:themeColor="text1" w:themeTint="F2"/>
            <w:sz w:val="22"/>
            <w:rPrChange w:id="14937" w:author="tao huang" w:date="2017-09-17T12:05:00Z">
              <w:rPr>
                <w:rFonts w:cs="Times New Roman"/>
                <w:color w:val="000000" w:themeColor="text1"/>
                <w:szCs w:val="24"/>
              </w:rPr>
            </w:rPrChange>
          </w:rPr>
          <w:t>-EWC model over the ADL-</w:t>
        </w:r>
        <w:r w:rsidRPr="000A110D">
          <w:rPr>
            <w:rFonts w:cs="Times New Roman"/>
            <w:noProof/>
            <w:color w:val="0D0D0D" w:themeColor="text1" w:themeTint="F2"/>
            <w:sz w:val="22"/>
            <w:rPrChange w:id="14938" w:author="tao huang" w:date="2017-09-17T12:17:00Z">
              <w:rPr>
                <w:rFonts w:cs="Times New Roman"/>
                <w:color w:val="000000" w:themeColor="text1"/>
                <w:szCs w:val="24"/>
              </w:rPr>
            </w:rPrChange>
          </w:rPr>
          <w:t>intra</w:t>
        </w:r>
        <w:r w:rsidRPr="00A60A57">
          <w:rPr>
            <w:rFonts w:cs="Times New Roman"/>
            <w:color w:val="0D0D0D" w:themeColor="text1" w:themeTint="F2"/>
            <w:sz w:val="22"/>
            <w:rPrChange w:id="14939" w:author="tao huang" w:date="2017-09-17T12:05:00Z">
              <w:rPr>
                <w:rFonts w:cs="Times New Roman"/>
                <w:color w:val="000000" w:themeColor="text1"/>
                <w:szCs w:val="24"/>
              </w:rPr>
            </w:rPrChange>
          </w:rPr>
          <w:t xml:space="preserve"> model on the five factors. The estimate of the parameter “Randomness and growth” is positive (e.g., 0.004) and statistical </w:t>
        </w:r>
        <w:r w:rsidRPr="000A110D">
          <w:rPr>
            <w:rFonts w:cs="Times New Roman"/>
            <w:noProof/>
            <w:color w:val="0D0D0D" w:themeColor="text1" w:themeTint="F2"/>
            <w:sz w:val="22"/>
            <w:rPrChange w:id="14940" w:author="tao huang" w:date="2017-09-17T12:17:00Z">
              <w:rPr>
                <w:rFonts w:cs="Times New Roman"/>
                <w:color w:val="000000" w:themeColor="text1"/>
                <w:szCs w:val="24"/>
              </w:rPr>
            </w:rPrChange>
          </w:rPr>
          <w:t>significant</w:t>
        </w:r>
        <w:r w:rsidRPr="00A60A57">
          <w:rPr>
            <w:rFonts w:cs="Times New Roman"/>
            <w:color w:val="0D0D0D" w:themeColor="text1" w:themeTint="F2"/>
            <w:sz w:val="22"/>
            <w:rPrChange w:id="14941" w:author="tao huang" w:date="2017-09-17T12:05:00Z">
              <w:rPr>
                <w:rFonts w:cs="Times New Roman"/>
                <w:color w:val="000000" w:themeColor="text1"/>
                <w:szCs w:val="24"/>
              </w:rPr>
            </w:rPrChange>
          </w:rPr>
          <w:t xml:space="preserve"> (e.g., p-value&lt;0.000). </w:t>
        </w:r>
      </w:ins>
      <w:ins w:id="14942" w:author="tao huang" w:date="2017-09-16T17:23:00Z">
        <w:r w:rsidR="00FB5D86" w:rsidRPr="00A60A57">
          <w:rPr>
            <w:rFonts w:cs="Times New Roman"/>
            <w:color w:val="0D0D0D" w:themeColor="text1" w:themeTint="F2"/>
            <w:sz w:val="22"/>
            <w:rPrChange w:id="14943" w:author="tao huang" w:date="2017-09-17T12:05:00Z">
              <w:rPr>
                <w:rFonts w:cs="Times New Roman"/>
                <w:color w:val="000000" w:themeColor="text1"/>
                <w:szCs w:val="24"/>
              </w:rPr>
            </w:rPrChange>
          </w:rPr>
          <w:t>For robustness, w</w:t>
        </w:r>
      </w:ins>
      <w:ins w:id="14944" w:author="tao huang" w:date="2017-09-16T13:01:00Z">
        <w:r w:rsidRPr="00A60A57">
          <w:rPr>
            <w:rFonts w:cs="Times New Roman"/>
            <w:color w:val="0D0D0D" w:themeColor="text1" w:themeTint="F2"/>
            <w:sz w:val="22"/>
            <w:rPrChange w:id="14945" w:author="tao huang" w:date="2017-09-17T12:05:00Z">
              <w:rPr>
                <w:rFonts w:cs="Times New Roman"/>
                <w:color w:val="000000" w:themeColor="text1"/>
                <w:szCs w:val="24"/>
              </w:rPr>
            </w:rPrChange>
          </w:rPr>
          <w:t>e regress the same dependent variable on the five factors with category dummy variables and we find that the estimate</w:t>
        </w:r>
        <w:r w:rsidR="004D52D2" w:rsidRPr="00A60A57">
          <w:rPr>
            <w:rFonts w:cs="Times New Roman"/>
            <w:color w:val="0D0D0D" w:themeColor="text1" w:themeTint="F2"/>
            <w:sz w:val="22"/>
            <w:rPrChange w:id="14946" w:author="tao huang" w:date="2017-09-17T12:05:00Z">
              <w:rPr>
                <w:rFonts w:cs="Times New Roman"/>
                <w:color w:val="000000" w:themeColor="text1"/>
                <w:szCs w:val="24"/>
              </w:rPr>
            </w:rPrChange>
          </w:rPr>
          <w:t xml:space="preserve"> for “Randomness and growth” </w:t>
        </w:r>
      </w:ins>
      <w:ins w:id="14947" w:author="tao huang" w:date="2017-09-16T17:22:00Z">
        <w:r w:rsidR="004D52D2" w:rsidRPr="00A60A57">
          <w:rPr>
            <w:rFonts w:cs="Times New Roman"/>
            <w:color w:val="0D0D0D" w:themeColor="text1" w:themeTint="F2"/>
            <w:sz w:val="22"/>
            <w:rPrChange w:id="14948" w:author="tao huang" w:date="2017-09-17T12:05:00Z">
              <w:rPr>
                <w:rFonts w:cs="Times New Roman"/>
                <w:color w:val="000000" w:themeColor="text1"/>
                <w:szCs w:val="24"/>
              </w:rPr>
            </w:rPrChange>
          </w:rPr>
          <w:t xml:space="preserve">stays </w:t>
        </w:r>
      </w:ins>
      <w:ins w:id="14949" w:author="tao huang" w:date="2017-09-16T13:01:00Z">
        <w:r w:rsidRPr="00A60A57">
          <w:rPr>
            <w:rFonts w:cs="Times New Roman"/>
            <w:color w:val="0D0D0D" w:themeColor="text1" w:themeTint="F2"/>
            <w:sz w:val="22"/>
            <w:rPrChange w:id="14950" w:author="tao huang" w:date="2017-09-17T12:05:00Z">
              <w:rPr>
                <w:rFonts w:cs="Times New Roman"/>
                <w:color w:val="000000" w:themeColor="text1"/>
                <w:szCs w:val="24"/>
              </w:rPr>
            </w:rPrChange>
          </w:rPr>
          <w:t xml:space="preserve">positive (e.g., 0.003) and statistical </w:t>
        </w:r>
        <w:r w:rsidRPr="000A110D">
          <w:rPr>
            <w:rFonts w:cs="Times New Roman"/>
            <w:noProof/>
            <w:color w:val="0D0D0D" w:themeColor="text1" w:themeTint="F2"/>
            <w:sz w:val="22"/>
            <w:rPrChange w:id="14951" w:author="tao huang" w:date="2017-09-17T12:17:00Z">
              <w:rPr>
                <w:rFonts w:cs="Times New Roman"/>
                <w:color w:val="000000" w:themeColor="text1"/>
                <w:szCs w:val="24"/>
              </w:rPr>
            </w:rPrChange>
          </w:rPr>
          <w:t>significant</w:t>
        </w:r>
        <w:r w:rsidRPr="00A60A57">
          <w:rPr>
            <w:rFonts w:cs="Times New Roman"/>
            <w:color w:val="0D0D0D" w:themeColor="text1" w:themeTint="F2"/>
            <w:sz w:val="22"/>
            <w:rPrChange w:id="14952" w:author="tao huang" w:date="2017-09-17T12:05:00Z">
              <w:rPr>
                <w:rFonts w:cs="Times New Roman"/>
                <w:color w:val="000000" w:themeColor="text1"/>
                <w:szCs w:val="24"/>
              </w:rPr>
            </w:rPrChange>
          </w:rPr>
          <w:t xml:space="preserve"> (e.g., p-value= 0.001). We also explore the determinants</w:t>
        </w:r>
        <w:r w:rsidR="004D52D2" w:rsidRPr="00A60A57">
          <w:rPr>
            <w:rFonts w:cs="Times New Roman"/>
            <w:color w:val="0D0D0D" w:themeColor="text1" w:themeTint="F2"/>
            <w:sz w:val="22"/>
            <w:rPrChange w:id="14953" w:author="tao huang" w:date="2017-09-17T12:05:00Z">
              <w:rPr>
                <w:rFonts w:cs="Times New Roman"/>
                <w:color w:val="000000" w:themeColor="text1"/>
                <w:szCs w:val="24"/>
              </w:rPr>
            </w:rPrChange>
          </w:rPr>
          <w:t xml:space="preserve"> of the percentage improvement </w:t>
        </w:r>
      </w:ins>
      <w:ins w:id="14954" w:author="tao huang" w:date="2017-09-16T17:22:00Z">
        <w:r w:rsidR="004D52D2" w:rsidRPr="00A60A57">
          <w:rPr>
            <w:rFonts w:cs="Times New Roman"/>
            <w:color w:val="0D0D0D" w:themeColor="text1" w:themeTint="F2"/>
            <w:sz w:val="22"/>
            <w:rPrChange w:id="14955" w:author="tao huang" w:date="2017-09-17T12:05:00Z">
              <w:rPr>
                <w:rFonts w:cs="Times New Roman"/>
                <w:color w:val="000000" w:themeColor="text1"/>
                <w:szCs w:val="24"/>
              </w:rPr>
            </w:rPrChange>
          </w:rPr>
          <w:t xml:space="preserve">of the </w:t>
        </w:r>
      </w:ins>
      <w:ins w:id="14956" w:author="tao huang" w:date="2017-09-16T13:01:00Z">
        <w:r w:rsidRPr="00A60A57">
          <w:rPr>
            <w:rFonts w:cs="Times New Roman"/>
            <w:color w:val="0D0D0D" w:themeColor="text1" w:themeTint="F2"/>
            <w:sz w:val="22"/>
            <w:rPrChange w:id="14957" w:author="tao huang" w:date="2017-09-17T12:05:00Z">
              <w:rPr>
                <w:rFonts w:cs="Times New Roman"/>
                <w:color w:val="000000" w:themeColor="text1"/>
                <w:szCs w:val="24"/>
              </w:rPr>
            </w:rPrChange>
          </w:rPr>
          <w:t>MASE by the ADL-own-EWC model (compared to the ADL-own model), the ADL-intra-IC model (compared to the ADL-</w:t>
        </w:r>
        <w:r w:rsidRPr="000A110D">
          <w:rPr>
            <w:rFonts w:cs="Times New Roman"/>
            <w:noProof/>
            <w:color w:val="0D0D0D" w:themeColor="text1" w:themeTint="F2"/>
            <w:sz w:val="22"/>
            <w:rPrChange w:id="14958" w:author="tao huang" w:date="2017-09-17T12:17:00Z">
              <w:rPr>
                <w:rFonts w:cs="Times New Roman"/>
                <w:color w:val="000000" w:themeColor="text1"/>
                <w:szCs w:val="24"/>
              </w:rPr>
            </w:rPrChange>
          </w:rPr>
          <w:t>intra</w:t>
        </w:r>
        <w:r w:rsidRPr="00A60A57">
          <w:rPr>
            <w:rFonts w:cs="Times New Roman"/>
            <w:color w:val="0D0D0D" w:themeColor="text1" w:themeTint="F2"/>
            <w:sz w:val="22"/>
            <w:rPrChange w:id="14959" w:author="tao huang" w:date="2017-09-17T12:05:00Z">
              <w:rPr>
                <w:rFonts w:cs="Times New Roman"/>
                <w:color w:val="000000" w:themeColor="text1"/>
                <w:szCs w:val="24"/>
              </w:rPr>
            </w:rPrChange>
          </w:rPr>
          <w:t xml:space="preserve"> model), and the ADL-own-IC model (compared to the ADL-own model). </w:t>
        </w:r>
      </w:ins>
    </w:p>
    <w:p w14:paraId="506DC104" w14:textId="77777777" w:rsidR="00B417BD" w:rsidRPr="00A60A57" w:rsidRDefault="00B417BD" w:rsidP="00B417BD">
      <w:pPr>
        <w:pStyle w:val="ListParagraph"/>
        <w:spacing w:after="0" w:line="360" w:lineRule="auto"/>
        <w:ind w:left="0"/>
        <w:rPr>
          <w:ins w:id="14960" w:author="tao huang" w:date="2017-09-16T13:01:00Z"/>
          <w:rFonts w:cs="Times New Roman"/>
          <w:color w:val="0D0D0D" w:themeColor="text1" w:themeTint="F2"/>
          <w:sz w:val="22"/>
          <w:rPrChange w:id="14961" w:author="tao huang" w:date="2017-09-17T12:05:00Z">
            <w:rPr>
              <w:ins w:id="14962" w:author="tao huang" w:date="2017-09-16T13:01:00Z"/>
              <w:rFonts w:cs="Times New Roman"/>
              <w:color w:val="000000" w:themeColor="text1"/>
              <w:szCs w:val="24"/>
            </w:rPr>
          </w:rPrChange>
        </w:rPr>
      </w:pPr>
    </w:p>
    <w:p w14:paraId="1D928CFF" w14:textId="3A3AFBBD" w:rsidR="00B417BD" w:rsidRPr="00A60A57" w:rsidRDefault="00B417BD" w:rsidP="00B417BD">
      <w:pPr>
        <w:pStyle w:val="ListParagraph"/>
        <w:spacing w:after="0" w:line="360" w:lineRule="auto"/>
        <w:ind w:left="0"/>
        <w:rPr>
          <w:ins w:id="14963" w:author="tao huang" w:date="2017-09-16T13:01:00Z"/>
          <w:rFonts w:cs="Times New Roman"/>
          <w:color w:val="0D0D0D" w:themeColor="text1" w:themeTint="F2"/>
          <w:sz w:val="22"/>
          <w:rPrChange w:id="14964" w:author="tao huang" w:date="2017-09-17T12:05:00Z">
            <w:rPr>
              <w:ins w:id="14965" w:author="tao huang" w:date="2017-09-16T13:01:00Z"/>
              <w:rFonts w:cs="Times New Roman"/>
              <w:color w:val="000000" w:themeColor="text1"/>
              <w:szCs w:val="24"/>
            </w:rPr>
          </w:rPrChange>
        </w:rPr>
      </w:pPr>
      <w:ins w:id="14966" w:author="tao huang" w:date="2017-09-16T13:01:00Z">
        <w:r w:rsidRPr="00A60A57">
          <w:rPr>
            <w:rFonts w:cs="Times New Roman"/>
            <w:color w:val="0D0D0D" w:themeColor="text1" w:themeTint="F2"/>
            <w:sz w:val="22"/>
            <w:rPrChange w:id="14967" w:author="tao huang" w:date="2017-09-17T12:05:00Z">
              <w:rPr>
                <w:rFonts w:cs="Times New Roman"/>
                <w:color w:val="000000" w:themeColor="text1"/>
                <w:szCs w:val="24"/>
              </w:rPr>
            </w:rPrChange>
          </w:rPr>
          <w:t xml:space="preserve">We have the following findings: </w:t>
        </w:r>
      </w:ins>
      <w:ins w:id="14968" w:author="tao huang" w:date="2017-09-16T17:23:00Z">
        <w:r w:rsidR="00EA30A7" w:rsidRPr="00A60A57">
          <w:rPr>
            <w:rFonts w:cs="Times New Roman"/>
            <w:color w:val="0D0D0D" w:themeColor="text1" w:themeTint="F2"/>
            <w:sz w:val="22"/>
            <w:rPrChange w:id="14969" w:author="tao huang" w:date="2017-09-17T12:05:00Z">
              <w:rPr>
                <w:rFonts w:cs="Times New Roman"/>
                <w:color w:val="000000" w:themeColor="text1"/>
                <w:szCs w:val="24"/>
              </w:rPr>
            </w:rPrChange>
          </w:rPr>
          <w:t>i</w:t>
        </w:r>
      </w:ins>
      <w:ins w:id="14970" w:author="tao huang" w:date="2017-09-16T13:01:00Z">
        <w:r w:rsidRPr="00A60A57">
          <w:rPr>
            <w:rFonts w:cs="Times New Roman"/>
            <w:color w:val="0D0D0D" w:themeColor="text1" w:themeTint="F2"/>
            <w:sz w:val="22"/>
            <w:rPrChange w:id="14971" w:author="tao huang" w:date="2017-09-17T12:05:00Z">
              <w:rPr>
                <w:rFonts w:cs="Times New Roman"/>
                <w:color w:val="000000" w:themeColor="text1"/>
                <w:szCs w:val="24"/>
              </w:rPr>
            </w:rPrChange>
          </w:rPr>
          <w:t xml:space="preserve">) the estimates for the factor “Randomness and growth” are </w:t>
        </w:r>
      </w:ins>
      <w:ins w:id="14972" w:author="tao huang" w:date="2017-09-16T17:24:00Z">
        <w:r w:rsidR="00EA30A7" w:rsidRPr="00A60A57">
          <w:rPr>
            <w:rFonts w:cs="Times New Roman"/>
            <w:color w:val="0D0D0D" w:themeColor="text1" w:themeTint="F2"/>
            <w:sz w:val="22"/>
            <w:rPrChange w:id="14973" w:author="tao huang" w:date="2017-09-17T12:05:00Z">
              <w:rPr>
                <w:rFonts w:cs="Times New Roman"/>
                <w:color w:val="000000" w:themeColor="text1"/>
                <w:szCs w:val="24"/>
              </w:rPr>
            </w:rPrChange>
          </w:rPr>
          <w:t>all</w:t>
        </w:r>
      </w:ins>
      <w:ins w:id="14974" w:author="tao huang" w:date="2017-09-16T13:01:00Z">
        <w:r w:rsidRPr="00A60A57">
          <w:rPr>
            <w:rFonts w:cs="Times New Roman"/>
            <w:color w:val="0D0D0D" w:themeColor="text1" w:themeTint="F2"/>
            <w:sz w:val="22"/>
            <w:rPrChange w:id="14975" w:author="tao huang" w:date="2017-09-17T12:05:00Z">
              <w:rPr>
                <w:rFonts w:cs="Times New Roman"/>
                <w:color w:val="000000" w:themeColor="text1"/>
                <w:szCs w:val="24"/>
              </w:rPr>
            </w:rPrChange>
          </w:rPr>
          <w:t xml:space="preserve"> positive</w:t>
        </w:r>
        <w:r w:rsidR="00D12FE1" w:rsidRPr="00A60A57">
          <w:rPr>
            <w:rFonts w:cs="Times New Roman"/>
            <w:color w:val="0D0D0D" w:themeColor="text1" w:themeTint="F2"/>
            <w:sz w:val="22"/>
            <w:rPrChange w:id="14976" w:author="tao huang" w:date="2017-09-17T12:05:00Z">
              <w:rPr>
                <w:rFonts w:cs="Times New Roman"/>
                <w:color w:val="000000" w:themeColor="text1"/>
                <w:szCs w:val="24"/>
              </w:rPr>
            </w:rPrChange>
          </w:rPr>
          <w:t xml:space="preserve"> and statistically significant</w:t>
        </w:r>
      </w:ins>
      <w:ins w:id="14977" w:author="tao huang" w:date="2017-09-17T10:13:00Z">
        <w:r w:rsidR="00D12FE1" w:rsidRPr="00A60A57">
          <w:rPr>
            <w:rFonts w:cs="Times New Roman"/>
            <w:color w:val="0D0D0D" w:themeColor="text1" w:themeTint="F2"/>
            <w:sz w:val="22"/>
            <w:rPrChange w:id="14978" w:author="tao huang" w:date="2017-09-17T12:05:00Z">
              <w:rPr>
                <w:rFonts w:cs="Times New Roman"/>
                <w:color w:val="000000" w:themeColor="text1"/>
                <w:szCs w:val="24"/>
              </w:rPr>
            </w:rPrChange>
          </w:rPr>
          <w:t xml:space="preserve">. </w:t>
        </w:r>
      </w:ins>
      <w:ins w:id="14979" w:author="tao huang" w:date="2017-09-16T13:01:00Z">
        <w:r w:rsidRPr="00A60A57">
          <w:rPr>
            <w:rFonts w:cs="Times New Roman"/>
            <w:color w:val="0D0D0D" w:themeColor="text1" w:themeTint="F2"/>
            <w:sz w:val="22"/>
            <w:rPrChange w:id="14980" w:author="tao huang" w:date="2017-09-17T12:05:00Z">
              <w:rPr>
                <w:rFonts w:cs="Times New Roman"/>
                <w:color w:val="000000" w:themeColor="text1"/>
                <w:szCs w:val="24"/>
              </w:rPr>
            </w:rPrChange>
          </w:rPr>
          <w:t xml:space="preserve">This suggests that our proposed models tend to be more advantageous for the SKU’s which are difficult </w:t>
        </w:r>
        <w:r w:rsidR="00EA30A7" w:rsidRPr="00A60A57">
          <w:rPr>
            <w:rFonts w:cs="Times New Roman"/>
            <w:color w:val="0D0D0D" w:themeColor="text1" w:themeTint="F2"/>
            <w:sz w:val="22"/>
            <w:rPrChange w:id="14981" w:author="tao huang" w:date="2017-09-17T12:05:00Z">
              <w:rPr>
                <w:rFonts w:cs="Times New Roman"/>
                <w:color w:val="000000" w:themeColor="text1"/>
                <w:szCs w:val="24"/>
              </w:rPr>
            </w:rPrChange>
          </w:rPr>
          <w:t>to forecast and exhibit</w:t>
        </w:r>
      </w:ins>
      <w:ins w:id="14982" w:author="tao huang" w:date="2017-09-17T10:13:00Z">
        <w:r w:rsidR="00D12FE1" w:rsidRPr="00A60A57">
          <w:rPr>
            <w:rFonts w:cs="Times New Roman"/>
            <w:color w:val="0D0D0D" w:themeColor="text1" w:themeTint="F2"/>
            <w:sz w:val="22"/>
            <w:rPrChange w:id="14983" w:author="tao huang" w:date="2017-09-17T12:05:00Z">
              <w:rPr>
                <w:rFonts w:cs="Times New Roman"/>
                <w:color w:val="000000" w:themeColor="text1"/>
                <w:szCs w:val="24"/>
              </w:rPr>
            </w:rPrChange>
          </w:rPr>
          <w:t>ing</w:t>
        </w:r>
      </w:ins>
      <w:ins w:id="14984" w:author="tao huang" w:date="2017-09-17T12:17:00Z">
        <w:r w:rsidR="000A110D">
          <w:rPr>
            <w:rFonts w:cs="Times New Roman"/>
            <w:color w:val="0D0D0D" w:themeColor="text1" w:themeTint="F2"/>
            <w:sz w:val="22"/>
          </w:rPr>
          <w:t xml:space="preserve"> a</w:t>
        </w:r>
      </w:ins>
      <w:ins w:id="14985" w:author="tao huang" w:date="2017-09-16T13:01:00Z">
        <w:r w:rsidR="00EA30A7" w:rsidRPr="00A60A57">
          <w:rPr>
            <w:rFonts w:cs="Times New Roman"/>
            <w:color w:val="0D0D0D" w:themeColor="text1" w:themeTint="F2"/>
            <w:sz w:val="22"/>
            <w:rPrChange w:id="14986" w:author="tao huang" w:date="2017-09-17T12:05:00Z">
              <w:rPr>
                <w:rFonts w:cs="Times New Roman"/>
                <w:color w:val="000000" w:themeColor="text1"/>
                <w:szCs w:val="24"/>
              </w:rPr>
            </w:rPrChange>
          </w:rPr>
          <w:t xml:space="preserve"> </w:t>
        </w:r>
        <w:r w:rsidR="00EA30A7" w:rsidRPr="000A110D">
          <w:rPr>
            <w:rFonts w:cs="Times New Roman"/>
            <w:noProof/>
            <w:color w:val="0D0D0D" w:themeColor="text1" w:themeTint="F2"/>
            <w:sz w:val="22"/>
            <w:rPrChange w:id="14987" w:author="tao huang" w:date="2017-09-17T12:17:00Z">
              <w:rPr>
                <w:rFonts w:cs="Times New Roman"/>
                <w:color w:val="000000" w:themeColor="text1"/>
                <w:szCs w:val="24"/>
              </w:rPr>
            </w:rPrChange>
          </w:rPr>
          <w:t>trend</w:t>
        </w:r>
      </w:ins>
      <w:ins w:id="14988" w:author="tao huang" w:date="2017-09-17T10:13:00Z">
        <w:r w:rsidR="00D12FE1" w:rsidRPr="00A60A57">
          <w:rPr>
            <w:rFonts w:cs="Times New Roman"/>
            <w:color w:val="0D0D0D" w:themeColor="text1" w:themeTint="F2"/>
            <w:sz w:val="22"/>
            <w:rPrChange w:id="14989" w:author="tao huang" w:date="2017-09-17T12:05:00Z">
              <w:rPr>
                <w:rFonts w:cs="Times New Roman"/>
                <w:color w:val="000000" w:themeColor="text1"/>
                <w:szCs w:val="24"/>
              </w:rPr>
            </w:rPrChange>
          </w:rPr>
          <w:t xml:space="preserve"> in sales</w:t>
        </w:r>
      </w:ins>
      <w:ins w:id="14990" w:author="tao huang" w:date="2017-09-16T13:01:00Z">
        <w:r w:rsidR="00EA30A7" w:rsidRPr="00A60A57">
          <w:rPr>
            <w:rFonts w:cs="Times New Roman"/>
            <w:color w:val="0D0D0D" w:themeColor="text1" w:themeTint="F2"/>
            <w:sz w:val="22"/>
            <w:rPrChange w:id="14991" w:author="tao huang" w:date="2017-09-17T12:05:00Z">
              <w:rPr>
                <w:rFonts w:cs="Times New Roman"/>
                <w:color w:val="000000" w:themeColor="text1"/>
                <w:szCs w:val="24"/>
              </w:rPr>
            </w:rPrChange>
          </w:rPr>
          <w:t xml:space="preserve">. </w:t>
        </w:r>
      </w:ins>
      <w:ins w:id="14992" w:author="tao huang" w:date="2017-09-16T17:23:00Z">
        <w:r w:rsidR="00EA30A7" w:rsidRPr="00A60A57">
          <w:rPr>
            <w:rFonts w:cs="Times New Roman"/>
            <w:color w:val="0D0D0D" w:themeColor="text1" w:themeTint="F2"/>
            <w:sz w:val="22"/>
            <w:rPrChange w:id="14993" w:author="tao huang" w:date="2017-09-17T12:05:00Z">
              <w:rPr>
                <w:rFonts w:cs="Times New Roman"/>
                <w:color w:val="000000" w:themeColor="text1"/>
                <w:szCs w:val="24"/>
              </w:rPr>
            </w:rPrChange>
          </w:rPr>
          <w:t>ii</w:t>
        </w:r>
      </w:ins>
      <w:ins w:id="14994" w:author="tao huang" w:date="2017-09-16T13:01:00Z">
        <w:r w:rsidRPr="00A60A57">
          <w:rPr>
            <w:rFonts w:cs="Times New Roman"/>
            <w:color w:val="0D0D0D" w:themeColor="text1" w:themeTint="F2"/>
            <w:sz w:val="22"/>
            <w:rPrChange w:id="14995" w:author="tao huang" w:date="2017-09-17T12:05:00Z">
              <w:rPr>
                <w:rFonts w:cs="Times New Roman"/>
                <w:color w:val="000000" w:themeColor="text1"/>
                <w:szCs w:val="24"/>
              </w:rPr>
            </w:rPrChange>
          </w:rPr>
          <w:t xml:space="preserve">) The ADL-intra-IC </w:t>
        </w:r>
      </w:ins>
      <w:ins w:id="14996" w:author="tao huang" w:date="2017-09-17T10:13:00Z">
        <w:r w:rsidR="004B5DC3" w:rsidRPr="00A60A57">
          <w:rPr>
            <w:rFonts w:cs="Times New Roman"/>
            <w:color w:val="0D0D0D" w:themeColor="text1" w:themeTint="F2"/>
            <w:sz w:val="22"/>
            <w:rPrChange w:id="14997" w:author="tao huang" w:date="2017-09-17T12:05:00Z">
              <w:rPr>
                <w:rFonts w:cs="Times New Roman"/>
                <w:color w:val="000000" w:themeColor="text1"/>
                <w:szCs w:val="24"/>
              </w:rPr>
            </w:rPrChange>
          </w:rPr>
          <w:t xml:space="preserve">model </w:t>
        </w:r>
      </w:ins>
      <w:ins w:id="14998" w:author="tao huang" w:date="2017-09-16T13:01:00Z">
        <w:r w:rsidRPr="00A60A57">
          <w:rPr>
            <w:rFonts w:cs="Times New Roman"/>
            <w:color w:val="0D0D0D" w:themeColor="text1" w:themeTint="F2"/>
            <w:sz w:val="22"/>
            <w:rPrChange w:id="14999" w:author="tao huang" w:date="2017-09-17T12:05:00Z">
              <w:rPr>
                <w:rFonts w:cs="Times New Roman"/>
                <w:color w:val="000000" w:themeColor="text1"/>
                <w:szCs w:val="24"/>
              </w:rPr>
            </w:rPrChange>
          </w:rPr>
          <w:t>and the ADL-own-IC model tend to have disadvantages for the SKU’s with</w:t>
        </w:r>
      </w:ins>
      <w:ins w:id="15000" w:author="tao huang" w:date="2017-09-17T12:17:00Z">
        <w:r w:rsidR="000A110D">
          <w:rPr>
            <w:rFonts w:cs="Times New Roman"/>
            <w:color w:val="0D0D0D" w:themeColor="text1" w:themeTint="F2"/>
            <w:sz w:val="22"/>
          </w:rPr>
          <w:t xml:space="preserve"> a</w:t>
        </w:r>
      </w:ins>
      <w:ins w:id="15001" w:author="tao huang" w:date="2017-09-16T13:01:00Z">
        <w:r w:rsidRPr="00A60A57">
          <w:rPr>
            <w:rFonts w:cs="Times New Roman"/>
            <w:color w:val="0D0D0D" w:themeColor="text1" w:themeTint="F2"/>
            <w:sz w:val="22"/>
            <w:rPrChange w:id="15002" w:author="tao huang" w:date="2017-09-17T12:05:00Z">
              <w:rPr>
                <w:rFonts w:cs="Times New Roman"/>
                <w:color w:val="000000" w:themeColor="text1"/>
                <w:szCs w:val="24"/>
              </w:rPr>
            </w:rPrChange>
          </w:rPr>
          <w:t xml:space="preserve"> </w:t>
        </w:r>
        <w:r w:rsidRPr="000A110D">
          <w:rPr>
            <w:rFonts w:cs="Times New Roman"/>
            <w:noProof/>
            <w:color w:val="0D0D0D" w:themeColor="text1" w:themeTint="F2"/>
            <w:sz w:val="22"/>
            <w:rPrChange w:id="15003" w:author="tao huang" w:date="2017-09-17T12:17:00Z">
              <w:rPr>
                <w:rFonts w:cs="Times New Roman"/>
                <w:color w:val="000000" w:themeColor="text1"/>
                <w:szCs w:val="24"/>
              </w:rPr>
            </w:rPrChange>
          </w:rPr>
          <w:t>high</w:t>
        </w:r>
        <w:r w:rsidRPr="00A60A57">
          <w:rPr>
            <w:rFonts w:cs="Times New Roman"/>
            <w:color w:val="0D0D0D" w:themeColor="text1" w:themeTint="F2"/>
            <w:sz w:val="22"/>
            <w:rPrChange w:id="15004" w:author="tao huang" w:date="2017-09-17T12:05:00Z">
              <w:rPr>
                <w:rFonts w:cs="Times New Roman"/>
                <w:color w:val="000000" w:themeColor="text1"/>
                <w:szCs w:val="24"/>
              </w:rPr>
            </w:rPrChange>
          </w:rPr>
          <w:t xml:space="preserve"> proportion of outliers and </w:t>
        </w:r>
      </w:ins>
      <w:ins w:id="15005" w:author="tao huang" w:date="2017-09-16T17:26:00Z">
        <w:r w:rsidR="00A87742" w:rsidRPr="00A60A57">
          <w:rPr>
            <w:rFonts w:cs="Times New Roman"/>
            <w:color w:val="0D0D0D" w:themeColor="text1" w:themeTint="F2"/>
            <w:sz w:val="22"/>
            <w:rPrChange w:id="15006" w:author="tao huang" w:date="2017-09-17T12:05:00Z">
              <w:rPr>
                <w:rFonts w:cs="Times New Roman"/>
                <w:color w:val="000000" w:themeColor="text1"/>
                <w:szCs w:val="24"/>
              </w:rPr>
            </w:rPrChange>
          </w:rPr>
          <w:t>general</w:t>
        </w:r>
      </w:ins>
      <w:ins w:id="15007" w:author="tao huang" w:date="2017-09-16T17:25:00Z">
        <w:r w:rsidR="00A87742" w:rsidRPr="00A60A57">
          <w:rPr>
            <w:rFonts w:cs="Times New Roman"/>
            <w:color w:val="0D0D0D" w:themeColor="text1" w:themeTint="F2"/>
            <w:sz w:val="22"/>
            <w:rPrChange w:id="15008" w:author="tao huang" w:date="2017-09-17T12:05:00Z">
              <w:rPr>
                <w:rFonts w:cs="Times New Roman"/>
                <w:color w:val="000000" w:themeColor="text1"/>
                <w:szCs w:val="24"/>
              </w:rPr>
            </w:rPrChange>
          </w:rPr>
          <w:t xml:space="preserve"> </w:t>
        </w:r>
      </w:ins>
      <w:ins w:id="15009" w:author="tao huang" w:date="2017-09-16T13:01:00Z">
        <w:r w:rsidRPr="00A60A57">
          <w:rPr>
            <w:rFonts w:cs="Times New Roman"/>
            <w:color w:val="0D0D0D" w:themeColor="text1" w:themeTint="F2"/>
            <w:sz w:val="22"/>
            <w:rPrChange w:id="15010" w:author="tao huang" w:date="2017-09-17T12:05:00Z">
              <w:rPr>
                <w:rFonts w:cs="Times New Roman"/>
                <w:color w:val="000000" w:themeColor="text1"/>
                <w:szCs w:val="24"/>
              </w:rPr>
            </w:rPrChange>
          </w:rPr>
          <w:t>variations and for the SKU’s with</w:t>
        </w:r>
      </w:ins>
      <w:ins w:id="15011" w:author="tao huang" w:date="2017-09-17T12:17:00Z">
        <w:r w:rsidR="000A110D">
          <w:rPr>
            <w:rFonts w:cs="Times New Roman"/>
            <w:color w:val="0D0D0D" w:themeColor="text1" w:themeTint="F2"/>
            <w:sz w:val="22"/>
          </w:rPr>
          <w:t xml:space="preserve"> the</w:t>
        </w:r>
      </w:ins>
      <w:ins w:id="15012" w:author="tao huang" w:date="2017-09-16T13:01:00Z">
        <w:r w:rsidRPr="00A60A57">
          <w:rPr>
            <w:rFonts w:cs="Times New Roman"/>
            <w:color w:val="0D0D0D" w:themeColor="text1" w:themeTint="F2"/>
            <w:sz w:val="22"/>
            <w:rPrChange w:id="15013" w:author="tao huang" w:date="2017-09-17T12:05:00Z">
              <w:rPr>
                <w:rFonts w:cs="Times New Roman"/>
                <w:color w:val="000000" w:themeColor="text1"/>
                <w:szCs w:val="24"/>
              </w:rPr>
            </w:rPrChange>
          </w:rPr>
          <w:t xml:space="preserve"> </w:t>
        </w:r>
        <w:r w:rsidRPr="000A110D">
          <w:rPr>
            <w:rFonts w:cs="Times New Roman"/>
            <w:noProof/>
            <w:color w:val="0D0D0D" w:themeColor="text1" w:themeTint="F2"/>
            <w:sz w:val="22"/>
            <w:rPrChange w:id="15014" w:author="tao huang" w:date="2017-09-17T12:17:00Z">
              <w:rPr>
                <w:rFonts w:cs="Times New Roman"/>
                <w:color w:val="000000" w:themeColor="text1"/>
                <w:szCs w:val="24"/>
              </w:rPr>
            </w:rPrChange>
          </w:rPr>
          <w:t>high</w:t>
        </w:r>
        <w:r w:rsidRPr="00A60A57">
          <w:rPr>
            <w:rFonts w:cs="Times New Roman"/>
            <w:color w:val="0D0D0D" w:themeColor="text1" w:themeTint="F2"/>
            <w:sz w:val="22"/>
            <w:rPrChange w:id="15015" w:author="tao huang" w:date="2017-09-17T12:05:00Z">
              <w:rPr>
                <w:rFonts w:cs="Times New Roman"/>
                <w:color w:val="000000" w:themeColor="text1"/>
                <w:szCs w:val="24"/>
              </w:rPr>
            </w:rPrChange>
          </w:rPr>
          <w:t xml:space="preserve"> central tendency of sales. This may indicate that the ‘</w:t>
        </w:r>
      </w:ins>
      <w:ins w:id="15016" w:author="tao huang" w:date="2017-09-17T10:14:00Z">
        <w:r w:rsidR="004B5DC3" w:rsidRPr="00A60A57">
          <w:rPr>
            <w:rFonts w:cs="Times New Roman"/>
            <w:color w:val="0D0D0D" w:themeColor="text1" w:themeTint="F2"/>
            <w:sz w:val="22"/>
            <w:rPrChange w:id="15017" w:author="tao huang" w:date="2017-09-17T12:05:00Z">
              <w:rPr>
                <w:rFonts w:cs="Times New Roman"/>
                <w:color w:val="000000" w:themeColor="text1"/>
                <w:szCs w:val="24"/>
              </w:rPr>
            </w:rPrChange>
          </w:rPr>
          <w:t xml:space="preserve">intercept </w:t>
        </w:r>
      </w:ins>
      <w:ins w:id="15018" w:author="tao huang" w:date="2017-09-16T13:01:00Z">
        <w:r w:rsidRPr="00A60A57">
          <w:rPr>
            <w:rFonts w:cs="Times New Roman"/>
            <w:color w:val="0D0D0D" w:themeColor="text1" w:themeTint="F2"/>
            <w:sz w:val="22"/>
            <w:rPrChange w:id="15019" w:author="tao huang" w:date="2017-09-17T12:05:00Z">
              <w:rPr>
                <w:rFonts w:cs="Times New Roman"/>
                <w:color w:val="000000" w:themeColor="text1"/>
                <w:szCs w:val="24"/>
              </w:rPr>
            </w:rPrChange>
          </w:rPr>
          <w:t xml:space="preserve">correction’ </w:t>
        </w:r>
      </w:ins>
      <w:ins w:id="15020" w:author="tao huang" w:date="2017-09-17T10:14:00Z">
        <w:r w:rsidR="004B5DC3" w:rsidRPr="00A60A57">
          <w:rPr>
            <w:rFonts w:cs="Times New Roman"/>
            <w:color w:val="0D0D0D" w:themeColor="text1" w:themeTint="F2"/>
            <w:sz w:val="22"/>
            <w:rPrChange w:id="15021" w:author="tao huang" w:date="2017-09-17T12:05:00Z">
              <w:rPr>
                <w:rFonts w:cs="Times New Roman"/>
                <w:color w:val="000000" w:themeColor="text1"/>
                <w:szCs w:val="24"/>
              </w:rPr>
            </w:rPrChange>
          </w:rPr>
          <w:t>for the bias</w:t>
        </w:r>
      </w:ins>
      <w:ins w:id="15022" w:author="tao huang" w:date="2017-09-16T13:01:00Z">
        <w:r w:rsidRPr="00A60A57">
          <w:rPr>
            <w:rFonts w:cs="Times New Roman"/>
            <w:color w:val="0D0D0D" w:themeColor="text1" w:themeTint="F2"/>
            <w:sz w:val="22"/>
            <w:rPrChange w:id="15023" w:author="tao huang" w:date="2017-09-17T12:05:00Z">
              <w:rPr>
                <w:rFonts w:cs="Times New Roman"/>
                <w:color w:val="000000" w:themeColor="text1"/>
                <w:szCs w:val="24"/>
              </w:rPr>
            </w:rPrChange>
          </w:rPr>
          <w:t xml:space="preserve"> </w:t>
        </w:r>
      </w:ins>
      <w:ins w:id="15024" w:author="tao huang" w:date="2017-09-16T17:26:00Z">
        <w:r w:rsidR="00A87742" w:rsidRPr="00A60A57">
          <w:rPr>
            <w:rFonts w:cs="Times New Roman"/>
            <w:color w:val="0D0D0D" w:themeColor="text1" w:themeTint="F2"/>
            <w:sz w:val="22"/>
            <w:rPrChange w:id="15025" w:author="tao huang" w:date="2017-09-17T12:05:00Z">
              <w:rPr>
                <w:rFonts w:cs="Times New Roman"/>
                <w:color w:val="000000" w:themeColor="text1"/>
                <w:szCs w:val="24"/>
              </w:rPr>
            </w:rPrChange>
          </w:rPr>
          <w:t>can be</w:t>
        </w:r>
      </w:ins>
      <w:ins w:id="15026" w:author="tao huang" w:date="2017-09-16T13:01:00Z">
        <w:r w:rsidRPr="00A60A57">
          <w:rPr>
            <w:rFonts w:cs="Times New Roman"/>
            <w:color w:val="0D0D0D" w:themeColor="text1" w:themeTint="F2"/>
            <w:sz w:val="22"/>
            <w:rPrChange w:id="15027" w:author="tao huang" w:date="2017-09-17T12:05:00Z">
              <w:rPr>
                <w:rFonts w:cs="Times New Roman"/>
                <w:color w:val="000000" w:themeColor="text1"/>
                <w:szCs w:val="24"/>
              </w:rPr>
            </w:rPrChange>
          </w:rPr>
          <w:t xml:space="preserve"> submerged by high sales pikes which are usually ‘outliers’ and caused by promotions. For simplicity, we only show the results for the MASE and when the horizon is one to eight weeks ahead. The results are consistent across all the error measures and all the forecast horizons. This indicates that we may pre-test these features of the SKU and then determine the optimal sales forecasting me</w:t>
        </w:r>
        <w:r w:rsidR="00D12FE1" w:rsidRPr="00A60A57">
          <w:rPr>
            <w:rFonts w:cs="Times New Roman"/>
            <w:color w:val="0D0D0D" w:themeColor="text1" w:themeTint="F2"/>
            <w:sz w:val="22"/>
            <w:rPrChange w:id="15028" w:author="tao huang" w:date="2017-09-17T12:05:00Z">
              <w:rPr>
                <w:rFonts w:cs="Times New Roman"/>
                <w:color w:val="000000" w:themeColor="text1"/>
                <w:szCs w:val="24"/>
              </w:rPr>
            </w:rPrChange>
          </w:rPr>
          <w:t>thod specifically for that SKU.</w:t>
        </w:r>
      </w:ins>
    </w:p>
    <w:p w14:paraId="1A37E49C" w14:textId="77777777" w:rsidR="00B417BD" w:rsidRPr="00A60A57" w:rsidRDefault="00B417BD" w:rsidP="00B417BD">
      <w:pPr>
        <w:pStyle w:val="ListParagraph"/>
        <w:spacing w:after="0" w:line="360" w:lineRule="auto"/>
        <w:ind w:left="0"/>
        <w:rPr>
          <w:ins w:id="15029" w:author="tao huang" w:date="2017-09-16T13:01:00Z"/>
          <w:rFonts w:cs="Times New Roman"/>
          <w:color w:val="0D0D0D" w:themeColor="text1" w:themeTint="F2"/>
          <w:sz w:val="22"/>
          <w:rPrChange w:id="15030" w:author="tao huang" w:date="2017-09-17T12:05:00Z">
            <w:rPr>
              <w:ins w:id="15031" w:author="tao huang" w:date="2017-09-16T13:01:00Z"/>
              <w:rFonts w:cs="Times New Roman"/>
              <w:color w:val="000000" w:themeColor="text1"/>
              <w:szCs w:val="24"/>
            </w:rPr>
          </w:rPrChange>
        </w:rPr>
      </w:pPr>
      <w:ins w:id="15032" w:author="tao huang" w:date="2017-09-16T13:01:00Z">
        <w:r w:rsidRPr="00A60A57">
          <w:rPr>
            <w:rFonts w:cs="Times New Roman"/>
            <w:color w:val="0D0D0D" w:themeColor="text1" w:themeTint="F2"/>
            <w:sz w:val="22"/>
            <w:rPrChange w:id="15033" w:author="tao huang" w:date="2017-09-17T12:05:00Z">
              <w:rPr>
                <w:rFonts w:cs="Times New Roman"/>
                <w:color w:val="000000" w:themeColor="text1"/>
                <w:szCs w:val="24"/>
              </w:rPr>
            </w:rPrChange>
          </w:rPr>
          <w:t xml:space="preserve">  </w:t>
        </w:r>
      </w:ins>
    </w:p>
    <w:p w14:paraId="70AD81BD" w14:textId="52F8C0C5" w:rsidR="00B417BD" w:rsidRPr="00A60A57" w:rsidRDefault="00B417BD">
      <w:pPr>
        <w:spacing w:after="0" w:line="360" w:lineRule="auto"/>
        <w:rPr>
          <w:ins w:id="15034" w:author="tao huang" w:date="2017-09-16T13:01:00Z"/>
          <w:rFonts w:cs="Times New Roman"/>
          <w:b/>
          <w:color w:val="0D0D0D" w:themeColor="text1" w:themeTint="F2"/>
          <w:sz w:val="22"/>
          <w:rPrChange w:id="15035" w:author="tao huang" w:date="2017-09-17T12:05:00Z">
            <w:rPr>
              <w:ins w:id="15036" w:author="tao huang" w:date="2017-09-16T13:01:00Z"/>
              <w:rFonts w:cs="Times New Roman"/>
              <w:b/>
              <w:color w:val="000000" w:themeColor="text1"/>
              <w:sz w:val="22"/>
            </w:rPr>
          </w:rPrChange>
        </w:rPr>
        <w:pPrChange w:id="15037" w:author="tao huang" w:date="2017-09-16T13:01:00Z">
          <w:pPr>
            <w:pStyle w:val="ListParagraph"/>
            <w:numPr>
              <w:numId w:val="39"/>
            </w:numPr>
            <w:spacing w:after="0" w:line="360" w:lineRule="auto"/>
            <w:ind w:hanging="360"/>
          </w:pPr>
        </w:pPrChange>
      </w:pPr>
    </w:p>
    <w:p w14:paraId="7E9A4A96" w14:textId="5A9EA2C8" w:rsidR="00F65F3E" w:rsidRPr="00A60A57" w:rsidRDefault="00F65F3E">
      <w:pPr>
        <w:pStyle w:val="ListParagraph"/>
        <w:numPr>
          <w:ilvl w:val="0"/>
          <w:numId w:val="45"/>
        </w:numPr>
        <w:spacing w:after="0" w:line="360" w:lineRule="auto"/>
        <w:rPr>
          <w:ins w:id="15038" w:author="tao huang" w:date="2017-09-16T13:05:00Z"/>
          <w:rFonts w:cs="Times New Roman"/>
          <w:b/>
          <w:color w:val="0D0D0D" w:themeColor="text1" w:themeTint="F2"/>
          <w:sz w:val="22"/>
          <w:rPrChange w:id="15039" w:author="tao huang" w:date="2017-09-17T12:05:00Z">
            <w:rPr>
              <w:ins w:id="15040" w:author="tao huang" w:date="2017-09-16T13:05:00Z"/>
              <w:rFonts w:cs="Times New Roman"/>
              <w:b/>
              <w:color w:val="000000" w:themeColor="text1"/>
              <w:sz w:val="22"/>
            </w:rPr>
          </w:rPrChange>
        </w:rPr>
        <w:pPrChange w:id="15041" w:author="tao huang" w:date="2017-09-16T13:05:00Z">
          <w:pPr>
            <w:pStyle w:val="ListParagraph"/>
            <w:numPr>
              <w:numId w:val="46"/>
            </w:numPr>
            <w:spacing w:after="0" w:line="360" w:lineRule="auto"/>
            <w:ind w:hanging="360"/>
          </w:pPr>
        </w:pPrChange>
      </w:pPr>
      <w:ins w:id="15042" w:author="tao huang" w:date="2017-09-16T13:06:00Z">
        <w:r w:rsidRPr="00A60A57">
          <w:rPr>
            <w:rFonts w:cs="Times New Roman"/>
            <w:b/>
            <w:color w:val="0D0D0D" w:themeColor="text1" w:themeTint="F2"/>
            <w:sz w:val="22"/>
            <w:rPrChange w:id="15043" w:author="tao huang" w:date="2017-09-17T12:05:00Z">
              <w:rPr>
                <w:rFonts w:cs="Times New Roman"/>
                <w:b/>
                <w:color w:val="000000" w:themeColor="text1"/>
                <w:sz w:val="22"/>
              </w:rPr>
            </w:rPrChange>
          </w:rPr>
          <w:t>Conclusions, limitations and future research</w:t>
        </w:r>
      </w:ins>
    </w:p>
    <w:p w14:paraId="3303561D" w14:textId="3B6D33B6" w:rsidR="005B5B49" w:rsidRPr="00A60A57" w:rsidDel="00F65F3E" w:rsidRDefault="005B5B49">
      <w:pPr>
        <w:pStyle w:val="ListParagraph"/>
        <w:spacing w:after="0" w:line="360" w:lineRule="auto"/>
        <w:ind w:left="0"/>
        <w:rPr>
          <w:del w:id="15044" w:author="tao huang" w:date="2017-09-16T13:05:00Z"/>
          <w:rFonts w:cs="Times New Roman"/>
          <w:b/>
          <w:color w:val="0D0D0D" w:themeColor="text1" w:themeTint="F2"/>
          <w:sz w:val="22"/>
          <w:rPrChange w:id="15045" w:author="tao huang" w:date="2017-09-17T12:05:00Z">
            <w:rPr>
              <w:del w:id="15046" w:author="tao huang" w:date="2017-09-16T13:05:00Z"/>
              <w:rFonts w:cs="Times New Roman"/>
              <w:b/>
              <w:color w:val="000000" w:themeColor="text1"/>
              <w:szCs w:val="24"/>
            </w:rPr>
          </w:rPrChange>
        </w:rPr>
        <w:pPrChange w:id="15047" w:author="tao huang" w:date="2017-09-16T13:06:00Z">
          <w:pPr>
            <w:pStyle w:val="ListParagraph"/>
            <w:numPr>
              <w:numId w:val="39"/>
            </w:numPr>
            <w:spacing w:after="0" w:line="360" w:lineRule="auto"/>
            <w:ind w:hanging="360"/>
          </w:pPr>
        </w:pPrChange>
      </w:pPr>
      <w:del w:id="15048" w:author="tao huang" w:date="2017-09-16T13:05:00Z">
        <w:r w:rsidRPr="00A60A57" w:rsidDel="00F65F3E">
          <w:rPr>
            <w:rFonts w:cs="Times New Roman"/>
            <w:b/>
            <w:color w:val="0D0D0D" w:themeColor="text1" w:themeTint="F2"/>
            <w:sz w:val="22"/>
            <w:rPrChange w:id="15049" w:author="tao huang" w:date="2017-09-17T12:05:00Z">
              <w:rPr>
                <w:rFonts w:cs="Times New Roman"/>
                <w:b/>
                <w:color w:val="000000" w:themeColor="text1"/>
                <w:szCs w:val="24"/>
              </w:rPr>
            </w:rPrChange>
          </w:rPr>
          <w:delText>Conclusions, limitations and future research</w:delText>
        </w:r>
      </w:del>
    </w:p>
    <w:p w14:paraId="220B7506" w14:textId="77777777" w:rsidR="005B5B49" w:rsidRPr="00A60A57" w:rsidDel="007048AC" w:rsidRDefault="005B5B49">
      <w:pPr>
        <w:spacing w:after="0" w:line="360" w:lineRule="auto"/>
        <w:rPr>
          <w:del w:id="15050" w:author="Soopramanien, Didier" w:date="2017-09-08T15:11:00Z"/>
          <w:rFonts w:cs="Times New Roman"/>
          <w:b/>
          <w:color w:val="0D0D0D" w:themeColor="text1" w:themeTint="F2"/>
          <w:sz w:val="22"/>
          <w:rPrChange w:id="15051" w:author="tao huang" w:date="2017-09-17T12:05:00Z">
            <w:rPr>
              <w:del w:id="15052" w:author="Soopramanien, Didier" w:date="2017-09-08T15:11:00Z"/>
              <w:rFonts w:cs="Times New Roman"/>
              <w:b/>
              <w:color w:val="000000" w:themeColor="text1"/>
              <w:szCs w:val="24"/>
            </w:rPr>
          </w:rPrChange>
        </w:rPr>
        <w:pPrChange w:id="15053" w:author="tao huang" w:date="2017-09-16T13:06:00Z">
          <w:pPr>
            <w:spacing w:after="0" w:line="360" w:lineRule="auto"/>
            <w:ind w:left="360"/>
          </w:pPr>
        </w:pPrChange>
      </w:pPr>
    </w:p>
    <w:p w14:paraId="2C951C88" w14:textId="77777777" w:rsidR="005B5B49" w:rsidRPr="00A60A57" w:rsidRDefault="005B5B49">
      <w:pPr>
        <w:spacing w:after="0" w:line="360" w:lineRule="auto"/>
        <w:rPr>
          <w:rFonts w:cs="Times New Roman"/>
          <w:b/>
          <w:color w:val="0D0D0D" w:themeColor="text1" w:themeTint="F2"/>
          <w:sz w:val="22"/>
          <w:rPrChange w:id="15054" w:author="tao huang" w:date="2017-09-17T12:05:00Z">
            <w:rPr>
              <w:rFonts w:cs="Times New Roman"/>
              <w:b/>
              <w:color w:val="000000" w:themeColor="text1"/>
              <w:szCs w:val="24"/>
            </w:rPr>
          </w:rPrChange>
        </w:rPr>
        <w:pPrChange w:id="15055" w:author="tao huang" w:date="2017-09-16T13:06:00Z">
          <w:pPr>
            <w:spacing w:after="0" w:line="360" w:lineRule="auto"/>
            <w:ind w:left="360"/>
          </w:pPr>
        </w:pPrChange>
      </w:pPr>
    </w:p>
    <w:p w14:paraId="6F744D78" w14:textId="206BB589" w:rsidR="00282ADD" w:rsidRPr="00A60A57" w:rsidRDefault="00320F8B">
      <w:pPr>
        <w:spacing w:after="0" w:line="360" w:lineRule="auto"/>
        <w:rPr>
          <w:rFonts w:cs="Times New Roman"/>
          <w:color w:val="0D0D0D" w:themeColor="text1" w:themeTint="F2"/>
          <w:sz w:val="22"/>
          <w:rPrChange w:id="15056" w:author="tao huang" w:date="2017-09-17T12:05:00Z">
            <w:rPr>
              <w:rFonts w:cs="Times New Roman"/>
              <w:color w:val="000000" w:themeColor="text1"/>
              <w:szCs w:val="24"/>
            </w:rPr>
          </w:rPrChange>
        </w:rPr>
      </w:pPr>
      <w:r w:rsidRPr="00A60A57">
        <w:rPr>
          <w:rFonts w:cs="Times New Roman"/>
          <w:color w:val="0D0D0D" w:themeColor="text1" w:themeTint="F2"/>
          <w:sz w:val="22"/>
          <w:rPrChange w:id="15057" w:author="tao huang" w:date="2017-09-17T12:05:00Z">
            <w:rPr>
              <w:rFonts w:cs="Times New Roman"/>
              <w:color w:val="000000" w:themeColor="text1"/>
              <w:szCs w:val="24"/>
            </w:rPr>
          </w:rPrChange>
        </w:rPr>
        <w:t>Grocery retailers h</w:t>
      </w:r>
      <w:r w:rsidR="005B1E00" w:rsidRPr="00A60A57">
        <w:rPr>
          <w:rFonts w:cs="Times New Roman"/>
          <w:color w:val="0D0D0D" w:themeColor="text1" w:themeTint="F2"/>
          <w:sz w:val="22"/>
          <w:rPrChange w:id="15058" w:author="tao huang" w:date="2017-09-17T12:05:00Z">
            <w:rPr>
              <w:rFonts w:cs="Times New Roman"/>
              <w:color w:val="000000" w:themeColor="text1"/>
              <w:szCs w:val="24"/>
            </w:rPr>
          </w:rPrChange>
        </w:rPr>
        <w:t>ave been struggling with producing</w:t>
      </w:r>
      <w:r w:rsidRPr="00A60A57">
        <w:rPr>
          <w:rFonts w:cs="Times New Roman"/>
          <w:color w:val="0D0D0D" w:themeColor="text1" w:themeTint="F2"/>
          <w:sz w:val="22"/>
          <w:rPrChange w:id="15059" w:author="tao huang" w:date="2017-09-17T12:05:00Z">
            <w:rPr>
              <w:rFonts w:cs="Times New Roman"/>
              <w:color w:val="000000" w:themeColor="text1"/>
              <w:szCs w:val="24"/>
            </w:rPr>
          </w:rPrChange>
        </w:rPr>
        <w:t xml:space="preserve"> </w:t>
      </w:r>
      <w:r w:rsidR="0071555F" w:rsidRPr="00A60A57">
        <w:rPr>
          <w:rFonts w:cs="Times New Roman"/>
          <w:color w:val="0D0D0D" w:themeColor="text1" w:themeTint="F2"/>
          <w:sz w:val="22"/>
          <w:rPrChange w:id="15060" w:author="tao huang" w:date="2017-09-17T12:05:00Z">
            <w:rPr>
              <w:rFonts w:cs="Times New Roman"/>
              <w:color w:val="000000" w:themeColor="text1"/>
              <w:szCs w:val="24"/>
            </w:rPr>
          </w:rPrChange>
        </w:rPr>
        <w:t xml:space="preserve">accurate sales forecasts to </w:t>
      </w:r>
      <w:r w:rsidR="003B3657" w:rsidRPr="00A60A57">
        <w:rPr>
          <w:rFonts w:cs="Times New Roman"/>
          <w:color w:val="0D0D0D" w:themeColor="text1" w:themeTint="F2"/>
          <w:sz w:val="22"/>
          <w:rPrChange w:id="15061" w:author="tao huang" w:date="2017-09-17T12:05:00Z">
            <w:rPr>
              <w:rFonts w:cs="Times New Roman"/>
              <w:color w:val="000000" w:themeColor="text1"/>
              <w:szCs w:val="24"/>
            </w:rPr>
          </w:rPrChange>
        </w:rPr>
        <w:t xml:space="preserve">effectively manage </w:t>
      </w:r>
      <w:r w:rsidRPr="00A60A57">
        <w:rPr>
          <w:rFonts w:cs="Times New Roman"/>
          <w:color w:val="0D0D0D" w:themeColor="text1" w:themeTint="F2"/>
          <w:sz w:val="22"/>
          <w:rPrChange w:id="15062" w:author="tao huang" w:date="2017-09-17T12:05:00Z">
            <w:rPr>
              <w:rFonts w:cs="Times New Roman"/>
              <w:color w:val="000000" w:themeColor="text1"/>
              <w:szCs w:val="24"/>
            </w:rPr>
          </w:rPrChange>
        </w:rPr>
        <w:t xml:space="preserve">their inventory </w:t>
      </w:r>
      <w:r w:rsidR="00F842F8" w:rsidRPr="00A60A57">
        <w:rPr>
          <w:rFonts w:cs="Times New Roman"/>
          <w:color w:val="0D0D0D" w:themeColor="text1" w:themeTint="F2"/>
          <w:sz w:val="22"/>
          <w:rPrChange w:id="15063" w:author="tao huang" w:date="2017-09-17T12:05:00Z">
            <w:rPr>
              <w:rFonts w:cs="Times New Roman"/>
              <w:color w:val="000000" w:themeColor="text1"/>
              <w:szCs w:val="24"/>
            </w:rPr>
          </w:rPrChange>
        </w:rPr>
        <w:t xml:space="preserve">planning </w:t>
      </w:r>
      <w:r w:rsidRPr="00A60A57">
        <w:rPr>
          <w:rFonts w:cs="Times New Roman"/>
          <w:color w:val="0D0D0D" w:themeColor="text1" w:themeTint="F2"/>
          <w:sz w:val="22"/>
          <w:rPrChange w:id="15064" w:author="tao huang" w:date="2017-09-17T12:05:00Z">
            <w:rPr>
              <w:rFonts w:cs="Times New Roman"/>
              <w:color w:val="000000" w:themeColor="text1"/>
              <w:szCs w:val="24"/>
            </w:rPr>
          </w:rPrChange>
        </w:rPr>
        <w:t xml:space="preserve">and customer satisfaction. </w:t>
      </w:r>
      <w:r w:rsidR="005B1E00" w:rsidRPr="00A60A57">
        <w:rPr>
          <w:rFonts w:cs="Times New Roman"/>
          <w:color w:val="0D0D0D" w:themeColor="text1" w:themeTint="F2"/>
          <w:sz w:val="22"/>
          <w:rPrChange w:id="15065" w:author="tao huang" w:date="2017-09-17T12:05:00Z">
            <w:rPr>
              <w:rFonts w:cs="Times New Roman"/>
              <w:color w:val="000000" w:themeColor="text1"/>
              <w:szCs w:val="24"/>
            </w:rPr>
          </w:rPrChange>
        </w:rPr>
        <w:t xml:space="preserve">In practice, many retailers use simple univariate models with adjustments for incoming promotional events. </w:t>
      </w:r>
      <w:r w:rsidR="00F842F8" w:rsidRPr="00A60A57">
        <w:rPr>
          <w:rFonts w:cs="Times New Roman"/>
          <w:color w:val="0D0D0D" w:themeColor="text1" w:themeTint="F2"/>
          <w:sz w:val="22"/>
          <w:rPrChange w:id="15066" w:author="tao huang" w:date="2017-09-17T12:05:00Z">
            <w:rPr>
              <w:rFonts w:cs="Times New Roman"/>
              <w:color w:val="000000" w:themeColor="text1"/>
              <w:szCs w:val="24"/>
            </w:rPr>
          </w:rPrChange>
        </w:rPr>
        <w:t xml:space="preserve">Some recent studies </w:t>
      </w:r>
      <w:ins w:id="15067" w:author="Soopramanien, Didier" w:date="2017-09-08T15:11:00Z">
        <w:r w:rsidR="00010C31" w:rsidRPr="00A60A57">
          <w:rPr>
            <w:rFonts w:cs="Times New Roman"/>
            <w:color w:val="0D0D0D" w:themeColor="text1" w:themeTint="F2"/>
            <w:sz w:val="22"/>
            <w:rPrChange w:id="15068" w:author="tao huang" w:date="2017-09-17T12:05:00Z">
              <w:rPr>
                <w:rFonts w:cs="Times New Roman"/>
                <w:color w:val="000000" w:themeColor="text1"/>
                <w:szCs w:val="24"/>
              </w:rPr>
            </w:rPrChange>
          </w:rPr>
          <w:t xml:space="preserve">have </w:t>
        </w:r>
        <w:r w:rsidR="00010C31" w:rsidRPr="000A110D">
          <w:rPr>
            <w:rFonts w:cs="Times New Roman"/>
            <w:noProof/>
            <w:color w:val="0D0D0D" w:themeColor="text1" w:themeTint="F2"/>
            <w:sz w:val="22"/>
            <w:rPrChange w:id="15069" w:author="tao huang" w:date="2017-09-17T12:17:00Z">
              <w:rPr>
                <w:rFonts w:cs="Times New Roman"/>
                <w:color w:val="000000" w:themeColor="text1"/>
                <w:szCs w:val="24"/>
              </w:rPr>
            </w:rPrChange>
          </w:rPr>
          <w:t>focussed</w:t>
        </w:r>
        <w:r w:rsidR="00010C31" w:rsidRPr="00A60A57">
          <w:rPr>
            <w:rFonts w:cs="Times New Roman"/>
            <w:color w:val="0D0D0D" w:themeColor="text1" w:themeTint="F2"/>
            <w:sz w:val="22"/>
            <w:rPrChange w:id="15070" w:author="tao huang" w:date="2017-09-17T12:05:00Z">
              <w:rPr>
                <w:rFonts w:cs="Times New Roman"/>
                <w:color w:val="000000" w:themeColor="text1"/>
                <w:szCs w:val="24"/>
              </w:rPr>
            </w:rPrChange>
          </w:rPr>
          <w:t xml:space="preserve"> on </w:t>
        </w:r>
      </w:ins>
      <w:del w:id="15071" w:author="Soopramanien, Didier" w:date="2017-09-08T15:11:00Z">
        <w:r w:rsidR="00F842F8" w:rsidRPr="00A60A57" w:rsidDel="00010C31">
          <w:rPr>
            <w:rFonts w:cs="Times New Roman"/>
            <w:color w:val="0D0D0D" w:themeColor="text1" w:themeTint="F2"/>
            <w:sz w:val="22"/>
            <w:rPrChange w:id="15072" w:author="tao huang" w:date="2017-09-17T12:05:00Z">
              <w:rPr>
                <w:rFonts w:cs="Times New Roman"/>
                <w:color w:val="000000" w:themeColor="text1"/>
                <w:szCs w:val="24"/>
              </w:rPr>
            </w:rPrChange>
          </w:rPr>
          <w:delText>focuse</w:delText>
        </w:r>
      </w:del>
      <w:ins w:id="15073" w:author="Soopramanien, Didier" w:date="2017-09-08T15:12:00Z">
        <w:r w:rsidR="00010C31" w:rsidRPr="00A60A57">
          <w:rPr>
            <w:rFonts w:cs="Times New Roman"/>
            <w:color w:val="0D0D0D" w:themeColor="text1" w:themeTint="F2"/>
            <w:sz w:val="22"/>
            <w:rPrChange w:id="15074" w:author="tao huang" w:date="2017-09-17T12:05:00Z">
              <w:rPr>
                <w:rFonts w:cs="Times New Roman"/>
                <w:color w:val="000000" w:themeColor="text1"/>
                <w:szCs w:val="24"/>
              </w:rPr>
            </w:rPrChange>
          </w:rPr>
          <w:t>explicitly using</w:t>
        </w:r>
      </w:ins>
      <w:del w:id="15075" w:author="Soopramanien, Didier" w:date="2017-09-08T15:11:00Z">
        <w:r w:rsidR="00F842F8" w:rsidRPr="00A60A57" w:rsidDel="00010C31">
          <w:rPr>
            <w:rFonts w:cs="Times New Roman"/>
            <w:color w:val="0D0D0D" w:themeColor="text1" w:themeTint="F2"/>
            <w:sz w:val="22"/>
            <w:rPrChange w:id="15076" w:author="tao huang" w:date="2017-09-17T12:05:00Z">
              <w:rPr>
                <w:rFonts w:cs="Times New Roman"/>
                <w:color w:val="000000" w:themeColor="text1"/>
                <w:szCs w:val="24"/>
              </w:rPr>
            </w:rPrChange>
          </w:rPr>
          <w:delText>d</w:delText>
        </w:r>
      </w:del>
      <w:del w:id="15077" w:author="Soopramanien, Didier" w:date="2017-09-08T15:12:00Z">
        <w:r w:rsidR="00F842F8" w:rsidRPr="00A60A57" w:rsidDel="00010C31">
          <w:rPr>
            <w:rFonts w:cs="Times New Roman"/>
            <w:color w:val="0D0D0D" w:themeColor="text1" w:themeTint="F2"/>
            <w:sz w:val="22"/>
            <w:rPrChange w:id="15078" w:author="tao huang" w:date="2017-09-17T12:05:00Z">
              <w:rPr>
                <w:rFonts w:cs="Times New Roman"/>
                <w:color w:val="000000" w:themeColor="text1"/>
                <w:szCs w:val="24"/>
              </w:rPr>
            </w:rPrChange>
          </w:rPr>
          <w:delText xml:space="preserve"> on</w:delText>
        </w:r>
      </w:del>
      <w:r w:rsidR="00F842F8" w:rsidRPr="00A60A57">
        <w:rPr>
          <w:rFonts w:cs="Times New Roman"/>
          <w:color w:val="0D0D0D" w:themeColor="text1" w:themeTint="F2"/>
          <w:sz w:val="22"/>
          <w:rPrChange w:id="15079" w:author="tao huang" w:date="2017-09-17T12:05:00Z">
            <w:rPr>
              <w:rFonts w:cs="Times New Roman"/>
              <w:color w:val="000000" w:themeColor="text1"/>
              <w:szCs w:val="24"/>
            </w:rPr>
          </w:rPrChange>
        </w:rPr>
        <w:t xml:space="preserve"> </w:t>
      </w:r>
      <w:ins w:id="15080" w:author="Soopramanien, Didier" w:date="2017-09-08T15:12:00Z">
        <w:r w:rsidR="00010C31" w:rsidRPr="00A60A57">
          <w:rPr>
            <w:rFonts w:cs="Times New Roman"/>
            <w:color w:val="0D0D0D" w:themeColor="text1" w:themeTint="F2"/>
            <w:sz w:val="22"/>
            <w:rPrChange w:id="15081" w:author="tao huang" w:date="2017-09-17T12:05:00Z">
              <w:rPr>
                <w:rFonts w:cs="Times New Roman"/>
                <w:color w:val="000000" w:themeColor="text1"/>
                <w:szCs w:val="24"/>
              </w:rPr>
            </w:rPrChange>
          </w:rPr>
          <w:t xml:space="preserve">the </w:t>
        </w:r>
      </w:ins>
      <w:del w:id="15082" w:author="Soopramanien, Didier" w:date="2017-09-08T15:12:00Z">
        <w:r w:rsidR="00F842F8" w:rsidRPr="00A60A57" w:rsidDel="00010C31">
          <w:rPr>
            <w:rFonts w:cs="Times New Roman"/>
            <w:color w:val="0D0D0D" w:themeColor="text1" w:themeTint="F2"/>
            <w:sz w:val="22"/>
            <w:rPrChange w:id="15083" w:author="tao huang" w:date="2017-09-17T12:05:00Z">
              <w:rPr>
                <w:rFonts w:cs="Times New Roman"/>
                <w:color w:val="000000" w:themeColor="text1"/>
                <w:szCs w:val="24"/>
              </w:rPr>
            </w:rPrChange>
          </w:rPr>
          <w:delText xml:space="preserve">taking advantage of the </w:delText>
        </w:r>
      </w:del>
      <w:r w:rsidR="00F842F8" w:rsidRPr="00A60A57">
        <w:rPr>
          <w:rFonts w:cs="Times New Roman"/>
          <w:color w:val="0D0D0D" w:themeColor="text1" w:themeTint="F2"/>
          <w:sz w:val="22"/>
          <w:rPrChange w:id="15084" w:author="tao huang" w:date="2017-09-17T12:05:00Z">
            <w:rPr>
              <w:rFonts w:cs="Times New Roman"/>
              <w:color w:val="000000" w:themeColor="text1"/>
              <w:szCs w:val="24"/>
            </w:rPr>
          </w:rPrChange>
        </w:rPr>
        <w:t>impact of promotional activities</w:t>
      </w:r>
      <w:ins w:id="15085" w:author="Soopramanien, Didier" w:date="2017-09-08T15:12:00Z">
        <w:r w:rsidR="00010C31" w:rsidRPr="00A60A57">
          <w:rPr>
            <w:rFonts w:cs="Times New Roman"/>
            <w:color w:val="0D0D0D" w:themeColor="text1" w:themeTint="F2"/>
            <w:sz w:val="22"/>
            <w:rPrChange w:id="15086" w:author="tao huang" w:date="2017-09-17T12:05:00Z">
              <w:rPr>
                <w:rFonts w:cs="Times New Roman"/>
                <w:color w:val="000000" w:themeColor="text1"/>
                <w:szCs w:val="24"/>
              </w:rPr>
            </w:rPrChange>
          </w:rPr>
          <w:t xml:space="preserve"> to build the forecasting models</w:t>
        </w:r>
      </w:ins>
      <w:r w:rsidR="00F842F8" w:rsidRPr="00A60A57">
        <w:rPr>
          <w:rFonts w:cs="Times New Roman"/>
          <w:color w:val="0D0D0D" w:themeColor="text1" w:themeTint="F2"/>
          <w:sz w:val="22"/>
          <w:rPrChange w:id="15087" w:author="tao huang" w:date="2017-09-17T12:05:00Z">
            <w:rPr>
              <w:rFonts w:cs="Times New Roman"/>
              <w:color w:val="000000" w:themeColor="text1"/>
              <w:szCs w:val="24"/>
            </w:rPr>
          </w:rPrChange>
        </w:rPr>
        <w:t xml:space="preserve">. For example, </w:t>
      </w:r>
      <w:r w:rsidRPr="00A60A57">
        <w:rPr>
          <w:rFonts w:cs="Times New Roman"/>
          <w:color w:val="0D0D0D" w:themeColor="text1" w:themeTint="F2"/>
          <w:sz w:val="22"/>
          <w:rPrChange w:id="15088" w:author="tao huang" w:date="2017-09-17T12:05:00Z">
            <w:rPr>
              <w:rFonts w:cs="Times New Roman"/>
              <w:color w:val="000000" w:themeColor="text1"/>
              <w:szCs w:val="24"/>
            </w:rPr>
          </w:rPrChange>
        </w:rPr>
        <w:t xml:space="preserve">Gur Ali et al. (2009) </w:t>
      </w:r>
      <w:ins w:id="15089" w:author="Soopramanien, Didier" w:date="2017-09-08T15:13:00Z">
        <w:r w:rsidR="00010C31" w:rsidRPr="00A60A57">
          <w:rPr>
            <w:rFonts w:cs="Times New Roman"/>
            <w:color w:val="0D0D0D" w:themeColor="text1" w:themeTint="F2"/>
            <w:sz w:val="22"/>
            <w:rPrChange w:id="15090" w:author="tao huang" w:date="2017-09-17T12:05:00Z">
              <w:rPr>
                <w:rFonts w:cs="Times New Roman"/>
                <w:color w:val="000000" w:themeColor="text1"/>
                <w:szCs w:val="24"/>
              </w:rPr>
            </w:rPrChange>
          </w:rPr>
          <w:t xml:space="preserve">use </w:t>
        </w:r>
      </w:ins>
      <w:del w:id="15091" w:author="Soopramanien, Didier" w:date="2017-09-08T15:13:00Z">
        <w:r w:rsidRPr="00A60A57" w:rsidDel="00010C31">
          <w:rPr>
            <w:rFonts w:cs="Times New Roman"/>
            <w:color w:val="0D0D0D" w:themeColor="text1" w:themeTint="F2"/>
            <w:sz w:val="22"/>
            <w:rPrChange w:id="15092" w:author="tao huang" w:date="2017-09-17T12:05:00Z">
              <w:rPr>
                <w:rFonts w:cs="Times New Roman"/>
                <w:color w:val="000000" w:themeColor="text1"/>
                <w:szCs w:val="24"/>
              </w:rPr>
            </w:rPrChange>
          </w:rPr>
          <w:delText>propose</w:delText>
        </w:r>
      </w:del>
      <w:del w:id="15093" w:author="Soopramanien, Didier" w:date="2017-09-08T15:12:00Z">
        <w:r w:rsidRPr="00A60A57" w:rsidDel="00010C31">
          <w:rPr>
            <w:rFonts w:cs="Times New Roman"/>
            <w:color w:val="0D0D0D" w:themeColor="text1" w:themeTint="F2"/>
            <w:sz w:val="22"/>
            <w:rPrChange w:id="15094" w:author="tao huang" w:date="2017-09-17T12:05:00Z">
              <w:rPr>
                <w:rFonts w:cs="Times New Roman"/>
                <w:color w:val="000000" w:themeColor="text1"/>
                <w:szCs w:val="24"/>
              </w:rPr>
            </w:rPrChange>
          </w:rPr>
          <w:delText>d</w:delText>
        </w:r>
      </w:del>
      <w:del w:id="15095" w:author="Soopramanien, Didier" w:date="2017-09-08T15:13:00Z">
        <w:r w:rsidRPr="00A60A57" w:rsidDel="00010C31">
          <w:rPr>
            <w:rFonts w:cs="Times New Roman"/>
            <w:color w:val="0D0D0D" w:themeColor="text1" w:themeTint="F2"/>
            <w:sz w:val="22"/>
            <w:rPrChange w:id="15096" w:author="tao huang" w:date="2017-09-17T12:05:00Z">
              <w:rPr>
                <w:rFonts w:cs="Times New Roman"/>
                <w:color w:val="000000" w:themeColor="text1"/>
                <w:szCs w:val="24"/>
              </w:rPr>
            </w:rPrChange>
          </w:rPr>
          <w:delText xml:space="preserve"> models with </w:delText>
        </w:r>
      </w:del>
      <w:del w:id="15097" w:author="tao huang" w:date="2017-09-17T10:39:00Z">
        <w:r w:rsidRPr="00A60A57" w:rsidDel="00160B51">
          <w:rPr>
            <w:rFonts w:cs="Times New Roman"/>
            <w:color w:val="0D0D0D" w:themeColor="text1" w:themeTint="F2"/>
            <w:sz w:val="22"/>
            <w:rPrChange w:id="15098" w:author="tao huang" w:date="2017-09-17T12:05:00Z">
              <w:rPr>
                <w:rFonts w:cs="Times New Roman"/>
                <w:color w:val="000000" w:themeColor="text1"/>
                <w:szCs w:val="24"/>
              </w:rPr>
            </w:rPrChange>
          </w:rPr>
          <w:delText xml:space="preserve">sophisticated </w:delText>
        </w:r>
      </w:del>
      <w:ins w:id="15099" w:author="Soopramanien, Didier" w:date="2017-09-08T15:13:00Z">
        <w:del w:id="15100" w:author="tao huang" w:date="2017-09-17T10:39:00Z">
          <w:r w:rsidR="00010C31" w:rsidRPr="00A60A57" w:rsidDel="00160B51">
            <w:rPr>
              <w:rFonts w:cs="Times New Roman"/>
              <w:color w:val="0D0D0D" w:themeColor="text1" w:themeTint="F2"/>
              <w:sz w:val="22"/>
              <w:rPrChange w:id="15101" w:author="tao huang" w:date="2017-09-17T12:05:00Z">
                <w:rPr>
                  <w:rFonts w:cs="Times New Roman"/>
                  <w:color w:val="000000" w:themeColor="text1"/>
                  <w:szCs w:val="24"/>
                </w:rPr>
              </w:rPrChange>
            </w:rPr>
            <w:delText xml:space="preserve">modelling approaches </w:delText>
          </w:r>
        </w:del>
      </w:ins>
      <w:del w:id="15102" w:author="tao huang" w:date="2017-09-17T10:39:00Z">
        <w:r w:rsidRPr="00A60A57" w:rsidDel="00160B51">
          <w:rPr>
            <w:rFonts w:cs="Times New Roman"/>
            <w:color w:val="0D0D0D" w:themeColor="text1" w:themeTint="F2"/>
            <w:sz w:val="22"/>
            <w:rPrChange w:id="15103" w:author="tao huang" w:date="2017-09-17T12:05:00Z">
              <w:rPr>
                <w:rFonts w:cs="Times New Roman"/>
                <w:color w:val="000000" w:themeColor="text1"/>
                <w:szCs w:val="24"/>
              </w:rPr>
            </w:rPrChange>
          </w:rPr>
          <w:delText xml:space="preserve">function forms (e.g., </w:delText>
        </w:r>
      </w:del>
      <w:r w:rsidRPr="00A60A57">
        <w:rPr>
          <w:rFonts w:cs="Times New Roman"/>
          <w:color w:val="0D0D0D" w:themeColor="text1" w:themeTint="F2"/>
          <w:sz w:val="22"/>
          <w:rPrChange w:id="15104" w:author="tao huang" w:date="2017-09-17T12:05:00Z">
            <w:rPr>
              <w:rFonts w:cs="Times New Roman"/>
              <w:color w:val="000000" w:themeColor="text1"/>
              <w:szCs w:val="24"/>
            </w:rPr>
          </w:rPrChange>
        </w:rPr>
        <w:t>the regression tree model</w:t>
      </w:r>
      <w:del w:id="15105" w:author="tao huang" w:date="2017-09-17T10:39:00Z">
        <w:r w:rsidRPr="00A60A57" w:rsidDel="00160B51">
          <w:rPr>
            <w:rFonts w:cs="Times New Roman"/>
            <w:color w:val="0D0D0D" w:themeColor="text1" w:themeTint="F2"/>
            <w:sz w:val="22"/>
            <w:rPrChange w:id="15106" w:author="tao huang" w:date="2017-09-17T12:05:00Z">
              <w:rPr>
                <w:rFonts w:cs="Times New Roman"/>
                <w:color w:val="000000" w:themeColor="text1"/>
                <w:szCs w:val="24"/>
              </w:rPr>
            </w:rPrChange>
          </w:rPr>
          <w:delText>)</w:delText>
        </w:r>
      </w:del>
      <w:r w:rsidRPr="00A60A57">
        <w:rPr>
          <w:rFonts w:cs="Times New Roman"/>
          <w:color w:val="0D0D0D" w:themeColor="text1" w:themeTint="F2"/>
          <w:sz w:val="22"/>
          <w:rPrChange w:id="15107" w:author="tao huang" w:date="2017-09-17T12:05:00Z">
            <w:rPr>
              <w:rFonts w:cs="Times New Roman"/>
              <w:color w:val="000000" w:themeColor="text1"/>
              <w:szCs w:val="24"/>
            </w:rPr>
          </w:rPrChange>
        </w:rPr>
        <w:t xml:space="preserve"> with the price and promotional information of the focal </w:t>
      </w:r>
      <w:ins w:id="15108" w:author="Soopramanien, Didier" w:date="2017-09-09T13:33:00Z">
        <w:r w:rsidR="007E232D" w:rsidRPr="00A60A57">
          <w:rPr>
            <w:rFonts w:cs="Times New Roman"/>
            <w:color w:val="0D0D0D" w:themeColor="text1" w:themeTint="F2"/>
            <w:sz w:val="22"/>
            <w:rPrChange w:id="15109" w:author="tao huang" w:date="2017-09-17T12:05:00Z">
              <w:rPr>
                <w:rFonts w:cs="Times New Roman"/>
                <w:color w:val="000000" w:themeColor="text1"/>
                <w:szCs w:val="24"/>
              </w:rPr>
            </w:rPrChange>
          </w:rPr>
          <w:t>SKU</w:t>
        </w:r>
      </w:ins>
      <w:del w:id="15110" w:author="Soopramanien, Didier" w:date="2017-09-09T13:33:00Z">
        <w:r w:rsidRPr="00A60A57" w:rsidDel="007E232D">
          <w:rPr>
            <w:rFonts w:cs="Times New Roman"/>
            <w:color w:val="0D0D0D" w:themeColor="text1" w:themeTint="F2"/>
            <w:sz w:val="22"/>
            <w:rPrChange w:id="15111" w:author="tao huang" w:date="2017-09-17T12:05:00Z">
              <w:rPr>
                <w:rFonts w:cs="Times New Roman"/>
                <w:color w:val="000000" w:themeColor="text1"/>
                <w:szCs w:val="24"/>
              </w:rPr>
            </w:rPrChange>
          </w:rPr>
          <w:delText>product</w:delText>
        </w:r>
      </w:del>
      <w:r w:rsidRPr="00A60A57">
        <w:rPr>
          <w:rFonts w:cs="Times New Roman"/>
          <w:color w:val="0D0D0D" w:themeColor="text1" w:themeTint="F2"/>
          <w:sz w:val="22"/>
          <w:rPrChange w:id="15112" w:author="tao huang" w:date="2017-09-17T12:05:00Z">
            <w:rPr>
              <w:rFonts w:cs="Times New Roman"/>
              <w:color w:val="000000" w:themeColor="text1"/>
              <w:szCs w:val="24"/>
            </w:rPr>
          </w:rPrChange>
        </w:rPr>
        <w:t xml:space="preserve">. Huang et al. (2014) </w:t>
      </w:r>
      <w:del w:id="15113" w:author="Soopramanien, Didier" w:date="2017-09-08T15:13:00Z">
        <w:r w:rsidRPr="00A60A57" w:rsidDel="00010C31">
          <w:rPr>
            <w:rFonts w:cs="Times New Roman"/>
            <w:color w:val="0D0D0D" w:themeColor="text1" w:themeTint="F2"/>
            <w:sz w:val="22"/>
            <w:rPrChange w:id="15114" w:author="tao huang" w:date="2017-09-17T12:05:00Z">
              <w:rPr>
                <w:rFonts w:cs="Times New Roman"/>
                <w:color w:val="000000" w:themeColor="text1"/>
                <w:szCs w:val="24"/>
              </w:rPr>
            </w:rPrChange>
          </w:rPr>
          <w:delText>incorporat</w:delText>
        </w:r>
      </w:del>
      <w:ins w:id="15115" w:author="Soopramanien, Didier" w:date="2017-09-08T15:13:00Z">
        <w:r w:rsidR="00010C31" w:rsidRPr="00A60A57">
          <w:rPr>
            <w:rFonts w:cs="Times New Roman"/>
            <w:color w:val="0D0D0D" w:themeColor="text1" w:themeTint="F2"/>
            <w:sz w:val="22"/>
            <w:rPrChange w:id="15116" w:author="tao huang" w:date="2017-09-17T12:05:00Z">
              <w:rPr>
                <w:rFonts w:cs="Times New Roman"/>
                <w:color w:val="000000" w:themeColor="text1"/>
                <w:szCs w:val="24"/>
              </w:rPr>
            </w:rPrChange>
          </w:rPr>
          <w:t>show</w:t>
        </w:r>
      </w:ins>
      <w:ins w:id="15117" w:author="Soopramanien, Didier" w:date="2017-09-09T13:34:00Z">
        <w:r w:rsidR="007E232D" w:rsidRPr="00A60A57">
          <w:rPr>
            <w:rFonts w:cs="Times New Roman"/>
            <w:color w:val="0D0D0D" w:themeColor="text1" w:themeTint="F2"/>
            <w:sz w:val="22"/>
            <w:rPrChange w:id="15118" w:author="tao huang" w:date="2017-09-17T12:05:00Z">
              <w:rPr>
                <w:rFonts w:cs="Times New Roman"/>
                <w:color w:val="000000" w:themeColor="text1"/>
                <w:szCs w:val="24"/>
              </w:rPr>
            </w:rPrChange>
          </w:rPr>
          <w:t>,</w:t>
        </w:r>
      </w:ins>
      <w:ins w:id="15119" w:author="Soopramanien, Didier" w:date="2017-09-08T15:13:00Z">
        <w:r w:rsidR="00010C31" w:rsidRPr="00A60A57">
          <w:rPr>
            <w:rFonts w:cs="Times New Roman"/>
            <w:color w:val="0D0D0D" w:themeColor="text1" w:themeTint="F2"/>
            <w:sz w:val="22"/>
            <w:rPrChange w:id="15120" w:author="tao huang" w:date="2017-09-17T12:05:00Z">
              <w:rPr>
                <w:rFonts w:cs="Times New Roman"/>
                <w:color w:val="000000" w:themeColor="text1"/>
                <w:szCs w:val="24"/>
              </w:rPr>
            </w:rPrChange>
          </w:rPr>
          <w:t xml:space="preserve"> by using a variable selection approach</w:t>
        </w:r>
      </w:ins>
      <w:ins w:id="15121" w:author="Soopramanien, Didier" w:date="2017-09-09T13:34:00Z">
        <w:r w:rsidR="007E232D" w:rsidRPr="00A60A57">
          <w:rPr>
            <w:rFonts w:cs="Times New Roman"/>
            <w:color w:val="0D0D0D" w:themeColor="text1" w:themeTint="F2"/>
            <w:sz w:val="22"/>
            <w:rPrChange w:id="15122" w:author="tao huang" w:date="2017-09-17T12:05:00Z">
              <w:rPr>
                <w:rFonts w:cs="Times New Roman"/>
                <w:color w:val="000000" w:themeColor="text1"/>
                <w:szCs w:val="24"/>
              </w:rPr>
            </w:rPrChange>
          </w:rPr>
          <w:t>,</w:t>
        </w:r>
      </w:ins>
      <w:ins w:id="15123" w:author="Soopramanien, Didier" w:date="2017-09-08T15:13:00Z">
        <w:r w:rsidR="00010C31" w:rsidRPr="00A60A57">
          <w:rPr>
            <w:rFonts w:cs="Times New Roman"/>
            <w:color w:val="0D0D0D" w:themeColor="text1" w:themeTint="F2"/>
            <w:sz w:val="22"/>
            <w:rPrChange w:id="15124" w:author="tao huang" w:date="2017-09-17T12:05:00Z">
              <w:rPr>
                <w:rFonts w:cs="Times New Roman"/>
                <w:color w:val="000000" w:themeColor="text1"/>
                <w:szCs w:val="24"/>
              </w:rPr>
            </w:rPrChange>
          </w:rPr>
          <w:t xml:space="preserve"> the </w:t>
        </w:r>
      </w:ins>
      <w:ins w:id="15125" w:author="Soopramanien, Didier" w:date="2017-09-09T13:34:00Z">
        <w:r w:rsidR="007E232D" w:rsidRPr="00A60A57">
          <w:rPr>
            <w:rFonts w:cs="Times New Roman"/>
            <w:color w:val="0D0D0D" w:themeColor="text1" w:themeTint="F2"/>
            <w:sz w:val="22"/>
            <w:rPrChange w:id="15126" w:author="tao huang" w:date="2017-09-17T12:05:00Z">
              <w:rPr>
                <w:rFonts w:cs="Times New Roman"/>
                <w:color w:val="000000" w:themeColor="text1"/>
                <w:szCs w:val="24"/>
              </w:rPr>
            </w:rPrChange>
          </w:rPr>
          <w:t>benefit</w:t>
        </w:r>
      </w:ins>
      <w:ins w:id="15127" w:author="Soopramanien, Didier" w:date="2017-09-08T15:13:00Z">
        <w:r w:rsidR="00010C31" w:rsidRPr="00A60A57">
          <w:rPr>
            <w:rFonts w:cs="Times New Roman"/>
            <w:color w:val="0D0D0D" w:themeColor="text1" w:themeTint="F2"/>
            <w:sz w:val="22"/>
            <w:rPrChange w:id="15128" w:author="tao huang" w:date="2017-09-17T12:05:00Z">
              <w:rPr>
                <w:rFonts w:cs="Times New Roman"/>
                <w:color w:val="000000" w:themeColor="text1"/>
                <w:szCs w:val="24"/>
              </w:rPr>
            </w:rPrChange>
          </w:rPr>
          <w:t xml:space="preserve"> of using </w:t>
        </w:r>
      </w:ins>
      <w:del w:id="15129" w:author="Soopramanien, Didier" w:date="2017-09-08T15:14:00Z">
        <w:r w:rsidRPr="00A60A57" w:rsidDel="00010C31">
          <w:rPr>
            <w:rFonts w:cs="Times New Roman"/>
            <w:color w:val="0D0D0D" w:themeColor="text1" w:themeTint="F2"/>
            <w:sz w:val="22"/>
            <w:rPrChange w:id="15130" w:author="tao huang" w:date="2017-09-17T12:05:00Z">
              <w:rPr>
                <w:rFonts w:cs="Times New Roman"/>
                <w:color w:val="000000" w:themeColor="text1"/>
                <w:szCs w:val="24"/>
              </w:rPr>
            </w:rPrChange>
          </w:rPr>
          <w:delText>e</w:delText>
        </w:r>
      </w:del>
      <w:del w:id="15131" w:author="Soopramanien, Didier" w:date="2017-09-08T15:13:00Z">
        <w:r w:rsidRPr="00A60A57" w:rsidDel="00010C31">
          <w:rPr>
            <w:rFonts w:cs="Times New Roman"/>
            <w:color w:val="0D0D0D" w:themeColor="text1" w:themeTint="F2"/>
            <w:sz w:val="22"/>
            <w:rPrChange w:id="15132" w:author="tao huang" w:date="2017-09-17T12:05:00Z">
              <w:rPr>
                <w:rFonts w:cs="Times New Roman"/>
                <w:color w:val="000000" w:themeColor="text1"/>
                <w:szCs w:val="24"/>
              </w:rPr>
            </w:rPrChange>
          </w:rPr>
          <w:delText>d</w:delText>
        </w:r>
      </w:del>
      <w:del w:id="15133" w:author="Soopramanien, Didier" w:date="2017-09-08T15:14:00Z">
        <w:r w:rsidRPr="00A60A57" w:rsidDel="00010C31">
          <w:rPr>
            <w:rFonts w:cs="Times New Roman"/>
            <w:color w:val="0D0D0D" w:themeColor="text1" w:themeTint="F2"/>
            <w:sz w:val="22"/>
            <w:rPrChange w:id="15134" w:author="tao huang" w:date="2017-09-17T12:05:00Z">
              <w:rPr>
                <w:rFonts w:cs="Times New Roman"/>
                <w:color w:val="000000" w:themeColor="text1"/>
                <w:szCs w:val="24"/>
              </w:rPr>
            </w:rPrChange>
          </w:rPr>
          <w:delText xml:space="preserve"> the </w:delText>
        </w:r>
      </w:del>
      <w:r w:rsidRPr="00A60A57">
        <w:rPr>
          <w:rFonts w:cs="Times New Roman"/>
          <w:color w:val="0D0D0D" w:themeColor="text1" w:themeTint="F2"/>
          <w:sz w:val="22"/>
          <w:rPrChange w:id="15135" w:author="tao huang" w:date="2017-09-17T12:05:00Z">
            <w:rPr>
              <w:rFonts w:cs="Times New Roman"/>
              <w:color w:val="000000" w:themeColor="text1"/>
              <w:szCs w:val="24"/>
            </w:rPr>
          </w:rPrChange>
        </w:rPr>
        <w:t xml:space="preserve">competitive promotional information within the same product category </w:t>
      </w:r>
      <w:ins w:id="15136" w:author="Soopramanien, Didier" w:date="2017-09-08T15:14:00Z">
        <w:r w:rsidR="00010C31" w:rsidRPr="00A60A57">
          <w:rPr>
            <w:rFonts w:cs="Times New Roman"/>
            <w:color w:val="0D0D0D" w:themeColor="text1" w:themeTint="F2"/>
            <w:sz w:val="22"/>
            <w:rPrChange w:id="15137" w:author="tao huang" w:date="2017-09-17T12:05:00Z">
              <w:rPr>
                <w:rFonts w:cs="Times New Roman"/>
                <w:color w:val="000000" w:themeColor="text1"/>
                <w:szCs w:val="24"/>
              </w:rPr>
            </w:rPrChange>
          </w:rPr>
          <w:t>and</w:t>
        </w:r>
      </w:ins>
      <w:del w:id="15138" w:author="Soopramanien, Didier" w:date="2017-09-08T15:14:00Z">
        <w:r w:rsidRPr="00A60A57" w:rsidDel="00010C31">
          <w:rPr>
            <w:rFonts w:cs="Times New Roman"/>
            <w:color w:val="0D0D0D" w:themeColor="text1" w:themeTint="F2"/>
            <w:sz w:val="22"/>
            <w:rPrChange w:id="15139" w:author="tao huang" w:date="2017-09-17T12:05:00Z">
              <w:rPr>
                <w:rFonts w:cs="Times New Roman"/>
                <w:color w:val="000000" w:themeColor="text1"/>
                <w:szCs w:val="24"/>
              </w:rPr>
            </w:rPrChange>
          </w:rPr>
          <w:delText>by</w:delText>
        </w:r>
      </w:del>
      <w:r w:rsidRPr="00A60A57">
        <w:rPr>
          <w:rFonts w:cs="Times New Roman"/>
          <w:color w:val="0D0D0D" w:themeColor="text1" w:themeTint="F2"/>
          <w:sz w:val="22"/>
          <w:rPrChange w:id="15140" w:author="tao huang" w:date="2017-09-17T12:05:00Z">
            <w:rPr>
              <w:rFonts w:cs="Times New Roman"/>
              <w:color w:val="000000" w:themeColor="text1"/>
              <w:szCs w:val="24"/>
            </w:rPr>
          </w:rPrChange>
        </w:rPr>
        <w:t xml:space="preserve"> resorting to variable selection methods and the </w:t>
      </w:r>
      <w:r w:rsidRPr="000A110D">
        <w:rPr>
          <w:rFonts w:cs="Times New Roman"/>
          <w:noProof/>
          <w:color w:val="0D0D0D" w:themeColor="text1" w:themeTint="F2"/>
          <w:sz w:val="22"/>
          <w:rPrChange w:id="15141" w:author="tao huang" w:date="2017-09-17T12:17:00Z">
            <w:rPr>
              <w:rFonts w:cs="Times New Roman"/>
              <w:color w:val="000000" w:themeColor="text1"/>
              <w:szCs w:val="24"/>
            </w:rPr>
          </w:rPrChange>
        </w:rPr>
        <w:t>principle</w:t>
      </w:r>
      <w:r w:rsidRPr="00A60A57">
        <w:rPr>
          <w:rFonts w:cs="Times New Roman"/>
          <w:color w:val="0D0D0D" w:themeColor="text1" w:themeTint="F2"/>
          <w:sz w:val="22"/>
          <w:rPrChange w:id="15142" w:author="tao huang" w:date="2017-09-17T12:05:00Z">
            <w:rPr>
              <w:rFonts w:cs="Times New Roman"/>
              <w:color w:val="000000" w:themeColor="text1"/>
              <w:szCs w:val="24"/>
            </w:rPr>
          </w:rPrChange>
        </w:rPr>
        <w:t xml:space="preserve"> component analysis which mitigate</w:t>
      </w:r>
      <w:ins w:id="15143" w:author="Soopramanien, Didier" w:date="2017-09-08T15:14:00Z">
        <w:r w:rsidR="00010C31" w:rsidRPr="00A60A57">
          <w:rPr>
            <w:rFonts w:cs="Times New Roman"/>
            <w:color w:val="0D0D0D" w:themeColor="text1" w:themeTint="F2"/>
            <w:sz w:val="22"/>
            <w:rPrChange w:id="15144" w:author="tao huang" w:date="2017-09-17T12:05:00Z">
              <w:rPr>
                <w:rFonts w:cs="Times New Roman"/>
                <w:color w:val="000000" w:themeColor="text1"/>
                <w:szCs w:val="24"/>
              </w:rPr>
            </w:rPrChange>
          </w:rPr>
          <w:t>s</w:t>
        </w:r>
      </w:ins>
      <w:del w:id="15145" w:author="Soopramanien, Didier" w:date="2017-09-08T15:14:00Z">
        <w:r w:rsidRPr="00A60A57" w:rsidDel="00010C31">
          <w:rPr>
            <w:rFonts w:cs="Times New Roman"/>
            <w:color w:val="0D0D0D" w:themeColor="text1" w:themeTint="F2"/>
            <w:sz w:val="22"/>
            <w:rPrChange w:id="15146" w:author="tao huang" w:date="2017-09-17T12:05:00Z">
              <w:rPr>
                <w:rFonts w:cs="Times New Roman"/>
                <w:color w:val="000000" w:themeColor="text1"/>
                <w:szCs w:val="24"/>
              </w:rPr>
            </w:rPrChange>
          </w:rPr>
          <w:delText>d</w:delText>
        </w:r>
      </w:del>
      <w:r w:rsidRPr="00A60A57">
        <w:rPr>
          <w:rFonts w:cs="Times New Roman"/>
          <w:color w:val="0D0D0D" w:themeColor="text1" w:themeTint="F2"/>
          <w:sz w:val="22"/>
          <w:rPrChange w:id="15147" w:author="tao huang" w:date="2017-09-17T12:05:00Z">
            <w:rPr>
              <w:rFonts w:cs="Times New Roman"/>
              <w:color w:val="000000" w:themeColor="text1"/>
              <w:szCs w:val="24"/>
            </w:rPr>
          </w:rPrChange>
        </w:rPr>
        <w:t xml:space="preserve"> the problem of high dimensionality. Ma et al. (2016) integrate</w:t>
      </w:r>
      <w:del w:id="15148" w:author="Soopramanien, Didier" w:date="2017-09-08T15:14:00Z">
        <w:r w:rsidRPr="00A60A57" w:rsidDel="00CE2C72">
          <w:rPr>
            <w:rFonts w:cs="Times New Roman"/>
            <w:color w:val="0D0D0D" w:themeColor="text1" w:themeTint="F2"/>
            <w:sz w:val="22"/>
            <w:rPrChange w:id="15149" w:author="tao huang" w:date="2017-09-17T12:05:00Z">
              <w:rPr>
                <w:rFonts w:cs="Times New Roman"/>
                <w:color w:val="000000" w:themeColor="text1"/>
                <w:szCs w:val="24"/>
              </w:rPr>
            </w:rPrChange>
          </w:rPr>
          <w:delText>d</w:delText>
        </w:r>
      </w:del>
      <w:r w:rsidRPr="00A60A57">
        <w:rPr>
          <w:rFonts w:cs="Times New Roman"/>
          <w:color w:val="0D0D0D" w:themeColor="text1" w:themeTint="F2"/>
          <w:sz w:val="22"/>
          <w:rPrChange w:id="15150" w:author="tao huang" w:date="2017-09-17T12:05:00Z">
            <w:rPr>
              <w:rFonts w:cs="Times New Roman"/>
              <w:color w:val="000000" w:themeColor="text1"/>
              <w:szCs w:val="24"/>
            </w:rPr>
          </w:rPrChange>
        </w:rPr>
        <w:t xml:space="preserve"> the promotional information </w:t>
      </w:r>
      <w:r w:rsidR="003A5136" w:rsidRPr="00A60A57">
        <w:rPr>
          <w:rFonts w:cs="Times New Roman"/>
          <w:color w:val="0D0D0D" w:themeColor="text1" w:themeTint="F2"/>
          <w:sz w:val="22"/>
          <w:rPrChange w:id="15151" w:author="tao huang" w:date="2017-09-17T12:05:00Z">
            <w:rPr>
              <w:rFonts w:cs="Times New Roman"/>
              <w:color w:val="000000" w:themeColor="text1"/>
              <w:szCs w:val="24"/>
            </w:rPr>
          </w:rPrChange>
        </w:rPr>
        <w:t xml:space="preserve">both within the same product category and </w:t>
      </w:r>
      <w:r w:rsidRPr="00A60A57">
        <w:rPr>
          <w:rFonts w:cs="Times New Roman"/>
          <w:color w:val="0D0D0D" w:themeColor="text1" w:themeTint="F2"/>
          <w:sz w:val="22"/>
          <w:rPrChange w:id="15152" w:author="tao huang" w:date="2017-09-17T12:05:00Z">
            <w:rPr>
              <w:rFonts w:cs="Times New Roman"/>
              <w:color w:val="000000" w:themeColor="text1"/>
              <w:szCs w:val="24"/>
            </w:rPr>
          </w:rPrChange>
        </w:rPr>
        <w:t xml:space="preserve">across </w:t>
      </w:r>
      <w:del w:id="15153" w:author="tao huang" w:date="2017-09-17T10:39:00Z">
        <w:r w:rsidRPr="00A60A57" w:rsidDel="00FB2B45">
          <w:rPr>
            <w:rFonts w:cs="Times New Roman"/>
            <w:color w:val="0D0D0D" w:themeColor="text1" w:themeTint="F2"/>
            <w:sz w:val="22"/>
            <w:rPrChange w:id="15154" w:author="tao huang" w:date="2017-09-17T12:05:00Z">
              <w:rPr>
                <w:rFonts w:cs="Times New Roman"/>
                <w:color w:val="000000" w:themeColor="text1"/>
                <w:szCs w:val="24"/>
              </w:rPr>
            </w:rPrChange>
          </w:rPr>
          <w:delText xml:space="preserve">difficult </w:delText>
        </w:r>
      </w:del>
      <w:ins w:id="15155" w:author="tao huang" w:date="2017-09-17T10:39:00Z">
        <w:r w:rsidR="00FB2B45" w:rsidRPr="00A60A57">
          <w:rPr>
            <w:rFonts w:cs="Times New Roman"/>
            <w:color w:val="0D0D0D" w:themeColor="text1" w:themeTint="F2"/>
            <w:sz w:val="22"/>
            <w:rPrChange w:id="15156" w:author="tao huang" w:date="2017-09-17T12:05:00Z">
              <w:rPr>
                <w:rFonts w:cs="Times New Roman"/>
                <w:color w:val="000000" w:themeColor="text1"/>
                <w:sz w:val="22"/>
              </w:rPr>
            </w:rPrChange>
          </w:rPr>
          <w:t>different</w:t>
        </w:r>
        <w:r w:rsidR="00FB2B45" w:rsidRPr="00A60A57">
          <w:rPr>
            <w:rFonts w:cs="Times New Roman"/>
            <w:color w:val="0D0D0D" w:themeColor="text1" w:themeTint="F2"/>
            <w:sz w:val="22"/>
            <w:rPrChange w:id="15157" w:author="tao huang" w:date="2017-09-17T12:05:00Z">
              <w:rPr>
                <w:rFonts w:cs="Times New Roman"/>
                <w:color w:val="000000" w:themeColor="text1"/>
                <w:szCs w:val="24"/>
              </w:rPr>
            </w:rPrChange>
          </w:rPr>
          <w:t xml:space="preserve"> </w:t>
        </w:r>
      </w:ins>
      <w:r w:rsidRPr="00A60A57">
        <w:rPr>
          <w:rFonts w:cs="Times New Roman"/>
          <w:color w:val="0D0D0D" w:themeColor="text1" w:themeTint="F2"/>
          <w:sz w:val="22"/>
          <w:rPrChange w:id="15158" w:author="tao huang" w:date="2017-09-17T12:05:00Z">
            <w:rPr>
              <w:rFonts w:cs="Times New Roman"/>
              <w:color w:val="000000" w:themeColor="text1"/>
              <w:szCs w:val="24"/>
            </w:rPr>
          </w:rPrChange>
        </w:rPr>
        <w:t>product categories.</w:t>
      </w:r>
    </w:p>
    <w:p w14:paraId="5BCCDA0C" w14:textId="77777777" w:rsidR="00282ADD" w:rsidRPr="00A60A57" w:rsidRDefault="00282ADD">
      <w:pPr>
        <w:spacing w:after="0" w:line="360" w:lineRule="auto"/>
        <w:rPr>
          <w:rFonts w:cs="Times New Roman"/>
          <w:color w:val="0D0D0D" w:themeColor="text1" w:themeTint="F2"/>
          <w:sz w:val="22"/>
          <w:rPrChange w:id="15159" w:author="tao huang" w:date="2017-09-17T12:05:00Z">
            <w:rPr>
              <w:rFonts w:cs="Times New Roman"/>
              <w:color w:val="000000" w:themeColor="text1"/>
              <w:szCs w:val="24"/>
            </w:rPr>
          </w:rPrChange>
        </w:rPr>
      </w:pPr>
    </w:p>
    <w:p w14:paraId="5CD5D619" w14:textId="2EF2D47A" w:rsidR="00015F99" w:rsidRPr="00A60A57" w:rsidRDefault="00F3182B">
      <w:pPr>
        <w:spacing w:after="0" w:line="360" w:lineRule="auto"/>
        <w:rPr>
          <w:rFonts w:cs="Times New Roman"/>
          <w:color w:val="0D0D0D" w:themeColor="text1" w:themeTint="F2"/>
          <w:sz w:val="22"/>
          <w:rPrChange w:id="15160" w:author="tao huang" w:date="2017-09-17T12:05:00Z">
            <w:rPr>
              <w:rFonts w:cs="Times New Roman"/>
              <w:color w:val="000000" w:themeColor="text1"/>
              <w:szCs w:val="24"/>
            </w:rPr>
          </w:rPrChange>
        </w:rPr>
      </w:pPr>
      <w:r w:rsidRPr="00A60A57">
        <w:rPr>
          <w:rFonts w:cs="Times New Roman"/>
          <w:color w:val="0D0D0D" w:themeColor="text1" w:themeTint="F2"/>
          <w:sz w:val="22"/>
          <w:rPrChange w:id="15161" w:author="tao huang" w:date="2017-09-17T12:05:00Z">
            <w:rPr>
              <w:rFonts w:cs="Times New Roman"/>
              <w:color w:val="000000" w:themeColor="text1"/>
              <w:szCs w:val="24"/>
            </w:rPr>
          </w:rPrChange>
        </w:rPr>
        <w:lastRenderedPageBreak/>
        <w:t>These c</w:t>
      </w:r>
      <w:r w:rsidR="00015F99" w:rsidRPr="00A60A57">
        <w:rPr>
          <w:rFonts w:cs="Times New Roman"/>
          <w:color w:val="0D0D0D" w:themeColor="text1" w:themeTint="F2"/>
          <w:sz w:val="22"/>
          <w:rPrChange w:id="15162" w:author="tao huang" w:date="2017-09-17T12:05:00Z">
            <w:rPr>
              <w:rFonts w:cs="Times New Roman"/>
              <w:color w:val="000000" w:themeColor="text1"/>
              <w:szCs w:val="24"/>
            </w:rPr>
          </w:rPrChange>
        </w:rPr>
        <w:t>onventional forecasting models all presume</w:t>
      </w:r>
      <w:r w:rsidR="00320F8B" w:rsidRPr="00A60A57">
        <w:rPr>
          <w:rFonts w:cs="Times New Roman"/>
          <w:color w:val="0D0D0D" w:themeColor="text1" w:themeTint="F2"/>
          <w:sz w:val="22"/>
          <w:rPrChange w:id="15163" w:author="tao huang" w:date="2017-09-17T12:05:00Z">
            <w:rPr>
              <w:rFonts w:cs="Times New Roman"/>
              <w:color w:val="000000" w:themeColor="text1"/>
              <w:szCs w:val="24"/>
            </w:rPr>
          </w:rPrChange>
        </w:rPr>
        <w:t xml:space="preserve"> </w:t>
      </w:r>
      <w:ins w:id="15164" w:author="Soopramanien, Didier" w:date="2017-09-07T09:46:00Z">
        <w:r w:rsidR="00175E13" w:rsidRPr="00A60A57">
          <w:rPr>
            <w:rFonts w:cs="Times New Roman"/>
            <w:color w:val="0D0D0D" w:themeColor="text1" w:themeTint="F2"/>
            <w:sz w:val="22"/>
            <w:rPrChange w:id="15165" w:author="tao huang" w:date="2017-09-17T12:05:00Z">
              <w:rPr>
                <w:rFonts w:cs="Times New Roman"/>
                <w:color w:val="000000" w:themeColor="text1"/>
                <w:szCs w:val="24"/>
              </w:rPr>
            </w:rPrChange>
          </w:rPr>
          <w:t xml:space="preserve">the </w:t>
        </w:r>
        <w:r w:rsidR="00175E13" w:rsidRPr="000A110D">
          <w:rPr>
            <w:rFonts w:cs="Times New Roman"/>
            <w:noProof/>
            <w:color w:val="0D0D0D" w:themeColor="text1" w:themeTint="F2"/>
            <w:sz w:val="22"/>
            <w:rPrChange w:id="15166" w:author="tao huang" w:date="2017-09-17T12:17:00Z">
              <w:rPr>
                <w:rFonts w:cs="Times New Roman"/>
                <w:color w:val="000000" w:themeColor="text1"/>
                <w:szCs w:val="24"/>
              </w:rPr>
            </w:rPrChange>
          </w:rPr>
          <w:t>time</w:t>
        </w:r>
      </w:ins>
      <w:ins w:id="15167" w:author="tao huang" w:date="2017-09-17T12:17:00Z">
        <w:r w:rsidR="000A110D" w:rsidRPr="000A110D">
          <w:rPr>
            <w:rFonts w:cs="Times New Roman"/>
            <w:noProof/>
            <w:color w:val="0D0D0D" w:themeColor="text1" w:themeTint="F2"/>
            <w:sz w:val="22"/>
            <w:rPrChange w:id="15168" w:author="tao huang" w:date="2017-09-17T12:17:00Z">
              <w:rPr>
                <w:rFonts w:cs="Times New Roman"/>
                <w:noProof/>
                <w:color w:val="0D0D0D" w:themeColor="text1" w:themeTint="F2"/>
                <w:sz w:val="22"/>
              </w:rPr>
            </w:rPrChange>
          </w:rPr>
          <w:t>-</w:t>
        </w:r>
      </w:ins>
      <w:ins w:id="15169" w:author="Soopramanien, Didier" w:date="2017-09-07T09:46:00Z">
        <w:del w:id="15170" w:author="tao huang" w:date="2017-09-17T12:17:00Z">
          <w:r w:rsidR="00175E13" w:rsidRPr="000A110D" w:rsidDel="000A110D">
            <w:rPr>
              <w:rFonts w:cs="Times New Roman"/>
              <w:noProof/>
              <w:color w:val="0D0D0D" w:themeColor="text1" w:themeTint="F2"/>
              <w:sz w:val="22"/>
              <w:rPrChange w:id="15171" w:author="tao huang" w:date="2017-09-17T12:17:00Z">
                <w:rPr>
                  <w:rFonts w:cs="Times New Roman"/>
                  <w:color w:val="000000" w:themeColor="text1"/>
                  <w:szCs w:val="24"/>
                </w:rPr>
              </w:rPrChange>
            </w:rPr>
            <w:delText xml:space="preserve"> </w:delText>
          </w:r>
        </w:del>
      </w:ins>
      <w:r w:rsidR="00015F99" w:rsidRPr="000A110D">
        <w:rPr>
          <w:rFonts w:cs="Times New Roman"/>
          <w:noProof/>
          <w:color w:val="0D0D0D" w:themeColor="text1" w:themeTint="F2"/>
          <w:sz w:val="22"/>
          <w:rPrChange w:id="15172" w:author="tao huang" w:date="2017-09-17T12:17:00Z">
            <w:rPr>
              <w:rFonts w:cs="Times New Roman"/>
              <w:color w:val="000000" w:themeColor="text1"/>
              <w:szCs w:val="24"/>
            </w:rPr>
          </w:rPrChange>
        </w:rPr>
        <w:t>invariant</w:t>
      </w:r>
      <w:r w:rsidR="00320F8B" w:rsidRPr="00A60A57">
        <w:rPr>
          <w:rFonts w:cs="Times New Roman"/>
          <w:color w:val="0D0D0D" w:themeColor="text1" w:themeTint="F2"/>
          <w:sz w:val="22"/>
          <w:rPrChange w:id="15173" w:author="tao huang" w:date="2017-09-17T12:05:00Z">
            <w:rPr>
              <w:rFonts w:cs="Times New Roman"/>
              <w:color w:val="000000" w:themeColor="text1"/>
              <w:szCs w:val="24"/>
            </w:rPr>
          </w:rPrChange>
        </w:rPr>
        <w:t xml:space="preserve"> </w:t>
      </w:r>
      <w:r w:rsidR="00CE119B" w:rsidRPr="00A60A57">
        <w:rPr>
          <w:rFonts w:cs="Times New Roman"/>
          <w:color w:val="0D0D0D" w:themeColor="text1" w:themeTint="F2"/>
          <w:sz w:val="22"/>
          <w:rPrChange w:id="15174" w:author="tao huang" w:date="2017-09-17T12:05:00Z">
            <w:rPr>
              <w:rFonts w:cs="Times New Roman"/>
              <w:color w:val="000000" w:themeColor="text1"/>
              <w:szCs w:val="24"/>
            </w:rPr>
          </w:rPrChange>
        </w:rPr>
        <w:t xml:space="preserve">effect </w:t>
      </w:r>
      <w:r w:rsidR="00015F99" w:rsidRPr="00A60A57">
        <w:rPr>
          <w:rFonts w:cs="Times New Roman"/>
          <w:color w:val="0D0D0D" w:themeColor="text1" w:themeTint="F2"/>
          <w:sz w:val="22"/>
          <w:rPrChange w:id="15175" w:author="tao huang" w:date="2017-09-17T12:05:00Z">
            <w:rPr>
              <w:rFonts w:cs="Times New Roman"/>
              <w:color w:val="000000" w:themeColor="text1"/>
              <w:szCs w:val="24"/>
            </w:rPr>
          </w:rPrChange>
        </w:rPr>
        <w:t xml:space="preserve">of marketing </w:t>
      </w:r>
      <w:r w:rsidR="00D84819" w:rsidRPr="00A60A57">
        <w:rPr>
          <w:rFonts w:cs="Times New Roman"/>
          <w:color w:val="0D0D0D" w:themeColor="text1" w:themeTint="F2"/>
          <w:sz w:val="22"/>
          <w:rPrChange w:id="15176" w:author="tao huang" w:date="2017-09-17T12:05:00Z">
            <w:rPr>
              <w:rFonts w:cs="Times New Roman"/>
              <w:color w:val="000000" w:themeColor="text1"/>
              <w:szCs w:val="24"/>
            </w:rPr>
          </w:rPrChange>
        </w:rPr>
        <w:t>activities</w:t>
      </w:r>
      <w:r w:rsidR="00015F99" w:rsidRPr="00A60A57">
        <w:rPr>
          <w:rFonts w:cs="Times New Roman"/>
          <w:color w:val="0D0D0D" w:themeColor="text1" w:themeTint="F2"/>
          <w:sz w:val="22"/>
          <w:rPrChange w:id="15177" w:author="tao huang" w:date="2017-09-17T12:05:00Z">
            <w:rPr>
              <w:rFonts w:cs="Times New Roman"/>
              <w:color w:val="000000" w:themeColor="text1"/>
              <w:szCs w:val="24"/>
            </w:rPr>
          </w:rPrChange>
        </w:rPr>
        <w:t xml:space="preserve"> such as price reductions and feature and display promotions which </w:t>
      </w:r>
      <w:r w:rsidR="00282ADD" w:rsidRPr="00A60A57">
        <w:rPr>
          <w:rFonts w:cs="Times New Roman"/>
          <w:color w:val="0D0D0D" w:themeColor="text1" w:themeTint="F2"/>
          <w:sz w:val="22"/>
          <w:rPrChange w:id="15178" w:author="tao huang" w:date="2017-09-17T12:05:00Z">
            <w:rPr>
              <w:rFonts w:cs="Times New Roman"/>
              <w:color w:val="000000" w:themeColor="text1"/>
              <w:szCs w:val="24"/>
            </w:rPr>
          </w:rPrChange>
        </w:rPr>
        <w:t xml:space="preserve">may </w:t>
      </w:r>
      <w:r w:rsidR="00015F99" w:rsidRPr="00A60A57">
        <w:rPr>
          <w:rFonts w:cs="Times New Roman"/>
          <w:color w:val="0D0D0D" w:themeColor="text1" w:themeTint="F2"/>
          <w:sz w:val="22"/>
          <w:rPrChange w:id="15179" w:author="tao huang" w:date="2017-09-17T12:05:00Z">
            <w:rPr>
              <w:rFonts w:cs="Times New Roman"/>
              <w:color w:val="000000" w:themeColor="text1"/>
              <w:szCs w:val="24"/>
            </w:rPr>
          </w:rPrChange>
        </w:rPr>
        <w:t xml:space="preserve">actually </w:t>
      </w:r>
      <w:r w:rsidR="00282ADD" w:rsidRPr="00A60A57">
        <w:rPr>
          <w:rFonts w:cs="Times New Roman"/>
          <w:color w:val="0D0D0D" w:themeColor="text1" w:themeTint="F2"/>
          <w:sz w:val="22"/>
          <w:rPrChange w:id="15180" w:author="tao huang" w:date="2017-09-17T12:05:00Z">
            <w:rPr>
              <w:rFonts w:cs="Times New Roman"/>
              <w:color w:val="000000" w:themeColor="text1"/>
              <w:szCs w:val="24"/>
            </w:rPr>
          </w:rPrChange>
        </w:rPr>
        <w:t>change over time because of the impact of</w:t>
      </w:r>
      <w:del w:id="15181" w:author="Soopramanien, Didier" w:date="2017-09-09T13:34:00Z">
        <w:r w:rsidR="00282ADD" w:rsidRPr="00A60A57" w:rsidDel="007E232D">
          <w:rPr>
            <w:rFonts w:cs="Times New Roman"/>
            <w:color w:val="0D0D0D" w:themeColor="text1" w:themeTint="F2"/>
            <w:sz w:val="22"/>
            <w:rPrChange w:id="15182" w:author="tao huang" w:date="2017-09-17T12:05:00Z">
              <w:rPr>
                <w:rFonts w:cs="Times New Roman"/>
                <w:color w:val="000000" w:themeColor="text1"/>
                <w:szCs w:val="24"/>
              </w:rPr>
            </w:rPrChange>
          </w:rPr>
          <w:delText xml:space="preserve"> many</w:delText>
        </w:r>
      </w:del>
      <w:ins w:id="15183" w:author="Soopramanien, Didier" w:date="2017-09-07T09:47:00Z">
        <w:r w:rsidR="008A3DCD" w:rsidRPr="00A60A57">
          <w:rPr>
            <w:rFonts w:cs="Times New Roman"/>
            <w:color w:val="0D0D0D" w:themeColor="text1" w:themeTint="F2"/>
            <w:sz w:val="22"/>
            <w:rPrChange w:id="15184" w:author="tao huang" w:date="2017-09-17T12:05:00Z">
              <w:rPr>
                <w:rFonts w:cs="Times New Roman"/>
                <w:color w:val="000000" w:themeColor="text1"/>
                <w:szCs w:val="24"/>
              </w:rPr>
            </w:rPrChange>
          </w:rPr>
          <w:t xml:space="preserve"> external</w:t>
        </w:r>
      </w:ins>
      <w:del w:id="15185" w:author="Soopramanien, Didier" w:date="2017-09-07T09:47:00Z">
        <w:r w:rsidR="00282ADD" w:rsidRPr="00A60A57" w:rsidDel="008A3DCD">
          <w:rPr>
            <w:rFonts w:cs="Times New Roman"/>
            <w:color w:val="0D0D0D" w:themeColor="text1" w:themeTint="F2"/>
            <w:sz w:val="22"/>
            <w:rPrChange w:id="15186" w:author="tao huang" w:date="2017-09-17T12:05:00Z">
              <w:rPr>
                <w:rFonts w:cs="Times New Roman"/>
                <w:color w:val="000000" w:themeColor="text1"/>
                <w:szCs w:val="24"/>
              </w:rPr>
            </w:rPrChange>
          </w:rPr>
          <w:delText xml:space="preserve"> influencing</w:delText>
        </w:r>
      </w:del>
      <w:r w:rsidR="00282ADD" w:rsidRPr="00A60A57">
        <w:rPr>
          <w:rFonts w:cs="Times New Roman"/>
          <w:color w:val="0D0D0D" w:themeColor="text1" w:themeTint="F2"/>
          <w:sz w:val="22"/>
          <w:rPrChange w:id="15187" w:author="tao huang" w:date="2017-09-17T12:05:00Z">
            <w:rPr>
              <w:rFonts w:cs="Times New Roman"/>
              <w:color w:val="000000" w:themeColor="text1"/>
              <w:szCs w:val="24"/>
            </w:rPr>
          </w:rPrChange>
        </w:rPr>
        <w:t xml:space="preserve"> factors</w:t>
      </w:r>
      <w:r w:rsidR="00505DCE" w:rsidRPr="00A60A57">
        <w:rPr>
          <w:rFonts w:cs="Times New Roman"/>
          <w:color w:val="0D0D0D" w:themeColor="text1" w:themeTint="F2"/>
          <w:sz w:val="22"/>
          <w:rPrChange w:id="15188" w:author="tao huang" w:date="2017-09-17T12:05:00Z">
            <w:rPr>
              <w:rFonts w:cs="Times New Roman"/>
              <w:color w:val="000000" w:themeColor="text1"/>
              <w:szCs w:val="24"/>
            </w:rPr>
          </w:rPrChange>
        </w:rPr>
        <w:t xml:space="preserve"> including </w:t>
      </w:r>
      <w:ins w:id="15189" w:author="Soopramanien, Didier" w:date="2017-09-07T09:47:00Z">
        <w:r w:rsidR="008A3DCD" w:rsidRPr="00A60A57">
          <w:rPr>
            <w:rFonts w:cs="Times New Roman"/>
            <w:color w:val="0D0D0D" w:themeColor="text1" w:themeTint="F2"/>
            <w:sz w:val="22"/>
            <w:rPrChange w:id="15190" w:author="tao huang" w:date="2017-09-17T12:05:00Z">
              <w:rPr>
                <w:rFonts w:cs="Times New Roman"/>
                <w:color w:val="000000" w:themeColor="text1"/>
                <w:szCs w:val="24"/>
              </w:rPr>
            </w:rPrChange>
          </w:rPr>
          <w:t xml:space="preserve">a </w:t>
        </w:r>
      </w:ins>
      <w:del w:id="15191" w:author="Soopramanien, Didier" w:date="2017-09-07T09:47:00Z">
        <w:r w:rsidR="00505DCE" w:rsidRPr="00A60A57" w:rsidDel="008A3DCD">
          <w:rPr>
            <w:rFonts w:cs="Times New Roman"/>
            <w:color w:val="0D0D0D" w:themeColor="text1" w:themeTint="F2"/>
            <w:sz w:val="22"/>
            <w:rPrChange w:id="15192" w:author="tao huang" w:date="2017-09-17T12:05:00Z">
              <w:rPr>
                <w:rFonts w:cs="Times New Roman"/>
                <w:color w:val="000000" w:themeColor="text1"/>
                <w:szCs w:val="24"/>
              </w:rPr>
            </w:rPrChange>
          </w:rPr>
          <w:delText>t</w:delText>
        </w:r>
        <w:r w:rsidR="00A53E22" w:rsidRPr="00A60A57" w:rsidDel="008A3DCD">
          <w:rPr>
            <w:rFonts w:cs="Times New Roman"/>
            <w:color w:val="0D0D0D" w:themeColor="text1" w:themeTint="F2"/>
            <w:sz w:val="22"/>
            <w:rPrChange w:id="15193" w:author="tao huang" w:date="2017-09-17T12:05:00Z">
              <w:rPr>
                <w:rFonts w:cs="Times New Roman"/>
                <w:color w:val="000000" w:themeColor="text1"/>
                <w:szCs w:val="24"/>
              </w:rPr>
            </w:rPrChange>
          </w:rPr>
          <w:delText xml:space="preserve">he </w:delText>
        </w:r>
      </w:del>
      <w:r w:rsidR="00A53E22" w:rsidRPr="00A60A57">
        <w:rPr>
          <w:rFonts w:cs="Times New Roman"/>
          <w:color w:val="0D0D0D" w:themeColor="text1" w:themeTint="F2"/>
          <w:sz w:val="22"/>
          <w:rPrChange w:id="15194" w:author="tao huang" w:date="2017-09-17T12:05:00Z">
            <w:rPr>
              <w:rFonts w:cs="Times New Roman"/>
              <w:color w:val="000000" w:themeColor="text1"/>
              <w:szCs w:val="24"/>
            </w:rPr>
          </w:rPrChange>
        </w:rPr>
        <w:t xml:space="preserve">change </w:t>
      </w:r>
      <w:ins w:id="15195" w:author="Soopramanien, Didier" w:date="2017-09-07T09:47:00Z">
        <w:r w:rsidR="008A3DCD" w:rsidRPr="00A60A57">
          <w:rPr>
            <w:rFonts w:cs="Times New Roman"/>
            <w:color w:val="0D0D0D" w:themeColor="text1" w:themeTint="F2"/>
            <w:sz w:val="22"/>
            <w:rPrChange w:id="15196" w:author="tao huang" w:date="2017-09-17T12:05:00Z">
              <w:rPr>
                <w:rFonts w:cs="Times New Roman"/>
                <w:color w:val="000000" w:themeColor="text1"/>
                <w:szCs w:val="24"/>
              </w:rPr>
            </w:rPrChange>
          </w:rPr>
          <w:t>in</w:t>
        </w:r>
      </w:ins>
      <w:del w:id="15197" w:author="Soopramanien, Didier" w:date="2017-09-07T09:47:00Z">
        <w:r w:rsidR="00A53E22" w:rsidRPr="00A60A57" w:rsidDel="008A3DCD">
          <w:rPr>
            <w:rFonts w:cs="Times New Roman"/>
            <w:color w:val="0D0D0D" w:themeColor="text1" w:themeTint="F2"/>
            <w:sz w:val="22"/>
            <w:rPrChange w:id="15198" w:author="tao huang" w:date="2017-09-17T12:05:00Z">
              <w:rPr>
                <w:rFonts w:cs="Times New Roman"/>
                <w:color w:val="000000" w:themeColor="text1"/>
                <w:szCs w:val="24"/>
              </w:rPr>
            </w:rPrChange>
          </w:rPr>
          <w:delText>of</w:delText>
        </w:r>
      </w:del>
      <w:r w:rsidR="00A53E22" w:rsidRPr="00A60A57">
        <w:rPr>
          <w:rFonts w:cs="Times New Roman"/>
          <w:color w:val="0D0D0D" w:themeColor="text1" w:themeTint="F2"/>
          <w:sz w:val="22"/>
          <w:rPrChange w:id="15199" w:author="tao huang" w:date="2017-09-17T12:05:00Z">
            <w:rPr>
              <w:rFonts w:cs="Times New Roman"/>
              <w:color w:val="000000" w:themeColor="text1"/>
              <w:szCs w:val="24"/>
            </w:rPr>
          </w:rPrChange>
        </w:rPr>
        <w:t xml:space="preserve"> economic condition</w:t>
      </w:r>
      <w:ins w:id="15200" w:author="Soopramanien, Didier" w:date="2017-09-07T09:47:00Z">
        <w:r w:rsidR="008A3DCD" w:rsidRPr="00A60A57">
          <w:rPr>
            <w:rFonts w:cs="Times New Roman"/>
            <w:color w:val="0D0D0D" w:themeColor="text1" w:themeTint="F2"/>
            <w:sz w:val="22"/>
            <w:rPrChange w:id="15201" w:author="tao huang" w:date="2017-09-17T12:05:00Z">
              <w:rPr>
                <w:rFonts w:cs="Times New Roman"/>
                <w:color w:val="000000" w:themeColor="text1"/>
                <w:szCs w:val="24"/>
              </w:rPr>
            </w:rPrChange>
          </w:rPr>
          <w:t>s</w:t>
        </w:r>
      </w:ins>
      <w:r w:rsidR="00A53E22" w:rsidRPr="00A60A57">
        <w:rPr>
          <w:rFonts w:cs="Times New Roman"/>
          <w:color w:val="0D0D0D" w:themeColor="text1" w:themeTint="F2"/>
          <w:sz w:val="22"/>
          <w:rPrChange w:id="15202" w:author="tao huang" w:date="2017-09-17T12:05:00Z">
            <w:rPr>
              <w:rFonts w:cs="Times New Roman"/>
              <w:color w:val="000000" w:themeColor="text1"/>
              <w:szCs w:val="24"/>
            </w:rPr>
          </w:rPrChange>
        </w:rPr>
        <w:t xml:space="preserve">, </w:t>
      </w:r>
      <w:r w:rsidR="00505DCE" w:rsidRPr="00A60A57">
        <w:rPr>
          <w:rFonts w:cs="Times New Roman"/>
          <w:color w:val="0D0D0D" w:themeColor="text1" w:themeTint="F2"/>
          <w:sz w:val="22"/>
          <w:rPrChange w:id="15203" w:author="tao huang" w:date="2017-09-17T12:05:00Z">
            <w:rPr>
              <w:rFonts w:cs="Times New Roman"/>
              <w:color w:val="000000" w:themeColor="text1"/>
              <w:szCs w:val="24"/>
            </w:rPr>
          </w:rPrChange>
        </w:rPr>
        <w:t xml:space="preserve">the </w:t>
      </w:r>
      <w:r w:rsidR="00E25332" w:rsidRPr="00A60A57">
        <w:rPr>
          <w:rFonts w:cs="Times New Roman"/>
          <w:color w:val="0D0D0D" w:themeColor="text1" w:themeTint="F2"/>
          <w:sz w:val="22"/>
          <w:rPrChange w:id="15204" w:author="tao huang" w:date="2017-09-17T12:05:00Z">
            <w:rPr>
              <w:rFonts w:cs="Times New Roman"/>
              <w:color w:val="000000" w:themeColor="text1"/>
              <w:szCs w:val="24"/>
            </w:rPr>
          </w:rPrChange>
        </w:rPr>
        <w:t xml:space="preserve">change of the consumer taste, </w:t>
      </w:r>
      <w:r w:rsidR="00822534" w:rsidRPr="00A60A57">
        <w:rPr>
          <w:rFonts w:cs="Times New Roman"/>
          <w:color w:val="0D0D0D" w:themeColor="text1" w:themeTint="F2"/>
          <w:sz w:val="22"/>
          <w:rPrChange w:id="15205" w:author="tao huang" w:date="2017-09-17T12:05:00Z">
            <w:rPr>
              <w:rFonts w:cs="Times New Roman"/>
              <w:color w:val="000000" w:themeColor="text1"/>
              <w:szCs w:val="24"/>
            </w:rPr>
          </w:rPrChange>
        </w:rPr>
        <w:t>and new competition entry</w:t>
      </w:r>
      <w:r w:rsidR="00A53E22" w:rsidRPr="00A60A57">
        <w:rPr>
          <w:rFonts w:cs="Times New Roman"/>
          <w:color w:val="0D0D0D" w:themeColor="text1" w:themeTint="F2"/>
          <w:sz w:val="22"/>
          <w:rPrChange w:id="15206" w:author="tao huang" w:date="2017-09-17T12:05:00Z">
            <w:rPr>
              <w:rFonts w:cs="Times New Roman"/>
              <w:color w:val="000000" w:themeColor="text1"/>
              <w:szCs w:val="24"/>
            </w:rPr>
          </w:rPrChange>
        </w:rPr>
        <w:t xml:space="preserve"> etc</w:t>
      </w:r>
      <w:r w:rsidR="00387CF0" w:rsidRPr="00A60A57">
        <w:rPr>
          <w:rFonts w:cs="Times New Roman"/>
          <w:color w:val="0D0D0D" w:themeColor="text1" w:themeTint="F2"/>
          <w:sz w:val="22"/>
          <w:rPrChange w:id="15207" w:author="tao huang" w:date="2017-09-17T12:05:00Z">
            <w:rPr>
              <w:rFonts w:cs="Times New Roman"/>
              <w:color w:val="000000" w:themeColor="text1"/>
              <w:szCs w:val="24"/>
            </w:rPr>
          </w:rPrChange>
        </w:rPr>
        <w:t xml:space="preserve">. </w:t>
      </w:r>
      <w:r w:rsidR="00015F99" w:rsidRPr="00A60A57">
        <w:rPr>
          <w:rFonts w:cs="Times New Roman"/>
          <w:color w:val="0D0D0D" w:themeColor="text1" w:themeTint="F2"/>
          <w:sz w:val="22"/>
          <w:rPrChange w:id="15208" w:author="tao huang" w:date="2017-09-17T12:05:00Z">
            <w:rPr>
              <w:rFonts w:cs="Times New Roman"/>
              <w:color w:val="000000" w:themeColor="text1"/>
              <w:szCs w:val="24"/>
            </w:rPr>
          </w:rPrChange>
        </w:rPr>
        <w:t>However, t</w:t>
      </w:r>
      <w:r w:rsidR="008E1012" w:rsidRPr="00A60A57">
        <w:rPr>
          <w:rFonts w:cs="Times New Roman"/>
          <w:color w:val="0D0D0D" w:themeColor="text1" w:themeTint="F2"/>
          <w:sz w:val="22"/>
          <w:rPrChange w:id="15209" w:author="tao huang" w:date="2017-09-17T12:05:00Z">
            <w:rPr>
              <w:rFonts w:cs="Times New Roman"/>
              <w:color w:val="000000" w:themeColor="text1"/>
              <w:szCs w:val="24"/>
            </w:rPr>
          </w:rPrChange>
        </w:rPr>
        <w:t xml:space="preserve">he data </w:t>
      </w:r>
      <w:ins w:id="15210" w:author="Soopramanien, Didier" w:date="2017-09-07T09:47:00Z">
        <w:r w:rsidR="008A3DCD" w:rsidRPr="00A60A57">
          <w:rPr>
            <w:rFonts w:cs="Times New Roman"/>
            <w:color w:val="0D0D0D" w:themeColor="text1" w:themeTint="F2"/>
            <w:sz w:val="22"/>
            <w:rPrChange w:id="15211" w:author="tao huang" w:date="2017-09-17T12:05:00Z">
              <w:rPr>
                <w:rFonts w:cs="Times New Roman"/>
                <w:color w:val="000000" w:themeColor="text1"/>
                <w:szCs w:val="24"/>
              </w:rPr>
            </w:rPrChange>
          </w:rPr>
          <w:t>on these</w:t>
        </w:r>
      </w:ins>
      <w:del w:id="15212" w:author="Soopramanien, Didier" w:date="2017-09-07T09:47:00Z">
        <w:r w:rsidR="008E1012" w:rsidRPr="00A60A57" w:rsidDel="008A3DCD">
          <w:rPr>
            <w:rFonts w:cs="Times New Roman"/>
            <w:color w:val="0D0D0D" w:themeColor="text1" w:themeTint="F2"/>
            <w:sz w:val="22"/>
            <w:rPrChange w:id="15213" w:author="tao huang" w:date="2017-09-17T12:05:00Z">
              <w:rPr>
                <w:rFonts w:cs="Times New Roman"/>
                <w:color w:val="000000" w:themeColor="text1"/>
                <w:szCs w:val="24"/>
              </w:rPr>
            </w:rPrChange>
          </w:rPr>
          <w:delText>for these influencing</w:delText>
        </w:r>
      </w:del>
      <w:r w:rsidR="008E1012" w:rsidRPr="00A60A57">
        <w:rPr>
          <w:rFonts w:cs="Times New Roman"/>
          <w:color w:val="0D0D0D" w:themeColor="text1" w:themeTint="F2"/>
          <w:sz w:val="22"/>
          <w:rPrChange w:id="15214" w:author="tao huang" w:date="2017-09-17T12:05:00Z">
            <w:rPr>
              <w:rFonts w:cs="Times New Roman"/>
              <w:color w:val="000000" w:themeColor="text1"/>
              <w:szCs w:val="24"/>
            </w:rPr>
          </w:rPrChange>
        </w:rPr>
        <w:t xml:space="preserve"> </w:t>
      </w:r>
      <w:r w:rsidR="00965E8A" w:rsidRPr="00A60A57">
        <w:rPr>
          <w:rFonts w:cs="Times New Roman"/>
          <w:color w:val="0D0D0D" w:themeColor="text1" w:themeTint="F2"/>
          <w:sz w:val="22"/>
          <w:rPrChange w:id="15215" w:author="tao huang" w:date="2017-09-17T12:05:00Z">
            <w:rPr>
              <w:rFonts w:cs="Times New Roman"/>
              <w:color w:val="000000" w:themeColor="text1"/>
              <w:szCs w:val="24"/>
            </w:rPr>
          </w:rPrChange>
        </w:rPr>
        <w:t xml:space="preserve">factors </w:t>
      </w:r>
      <w:del w:id="15216" w:author="Soopramanien, Didier" w:date="2017-09-07T09:48:00Z">
        <w:r w:rsidR="00965E8A" w:rsidRPr="00A60A57" w:rsidDel="008A3DCD">
          <w:rPr>
            <w:rFonts w:cs="Times New Roman"/>
            <w:color w:val="0D0D0D" w:themeColor="text1" w:themeTint="F2"/>
            <w:sz w:val="22"/>
            <w:rPrChange w:id="15217" w:author="tao huang" w:date="2017-09-17T12:05:00Z">
              <w:rPr>
                <w:rFonts w:cs="Times New Roman"/>
                <w:color w:val="000000" w:themeColor="text1"/>
                <w:szCs w:val="24"/>
              </w:rPr>
            </w:rPrChange>
          </w:rPr>
          <w:delText>may not</w:delText>
        </w:r>
      </w:del>
      <w:ins w:id="15218" w:author="Soopramanien, Didier" w:date="2017-09-07T09:48:00Z">
        <w:r w:rsidR="00CE2C72" w:rsidRPr="00A60A57">
          <w:rPr>
            <w:rFonts w:cs="Times New Roman"/>
            <w:color w:val="0D0D0D" w:themeColor="text1" w:themeTint="F2"/>
            <w:sz w:val="22"/>
            <w:rPrChange w:id="15219" w:author="tao huang" w:date="2017-09-17T12:05:00Z">
              <w:rPr>
                <w:rFonts w:cs="Times New Roman"/>
                <w:color w:val="000000" w:themeColor="text1"/>
                <w:szCs w:val="24"/>
              </w:rPr>
            </w:rPrChange>
          </w:rPr>
          <w:t>is not always</w:t>
        </w:r>
      </w:ins>
      <w:del w:id="15220" w:author="Soopramanien, Didier" w:date="2017-09-07T09:48:00Z">
        <w:r w:rsidR="00965E8A" w:rsidRPr="00A60A57" w:rsidDel="008A3DCD">
          <w:rPr>
            <w:rFonts w:cs="Times New Roman"/>
            <w:color w:val="0D0D0D" w:themeColor="text1" w:themeTint="F2"/>
            <w:sz w:val="22"/>
            <w:rPrChange w:id="15221" w:author="tao huang" w:date="2017-09-17T12:05:00Z">
              <w:rPr>
                <w:rFonts w:cs="Times New Roman"/>
                <w:color w:val="000000" w:themeColor="text1"/>
                <w:szCs w:val="24"/>
              </w:rPr>
            </w:rPrChange>
          </w:rPr>
          <w:delText xml:space="preserve"> be</w:delText>
        </w:r>
      </w:del>
      <w:r w:rsidR="00965E8A" w:rsidRPr="00A60A57">
        <w:rPr>
          <w:rFonts w:cs="Times New Roman"/>
          <w:color w:val="0D0D0D" w:themeColor="text1" w:themeTint="F2"/>
          <w:sz w:val="22"/>
          <w:rPrChange w:id="15222" w:author="tao huang" w:date="2017-09-17T12:05:00Z">
            <w:rPr>
              <w:rFonts w:cs="Times New Roman"/>
              <w:color w:val="000000" w:themeColor="text1"/>
              <w:szCs w:val="24"/>
            </w:rPr>
          </w:rPrChange>
        </w:rPr>
        <w:t xml:space="preserve"> </w:t>
      </w:r>
      <w:r w:rsidR="008E1012" w:rsidRPr="00A60A57">
        <w:rPr>
          <w:rFonts w:cs="Times New Roman"/>
          <w:color w:val="0D0D0D" w:themeColor="text1" w:themeTint="F2"/>
          <w:sz w:val="22"/>
          <w:rPrChange w:id="15223" w:author="tao huang" w:date="2017-09-17T12:05:00Z">
            <w:rPr>
              <w:rFonts w:cs="Times New Roman"/>
              <w:color w:val="000000" w:themeColor="text1"/>
              <w:szCs w:val="24"/>
            </w:rPr>
          </w:rPrChange>
        </w:rPr>
        <w:t>available</w:t>
      </w:r>
      <w:ins w:id="15224" w:author="Soopramanien, Didier" w:date="2017-09-09T13:35:00Z">
        <w:r w:rsidR="007E232D" w:rsidRPr="00A60A57">
          <w:rPr>
            <w:rFonts w:cs="Times New Roman"/>
            <w:color w:val="0D0D0D" w:themeColor="text1" w:themeTint="F2"/>
            <w:sz w:val="22"/>
            <w:rPrChange w:id="15225" w:author="tao huang" w:date="2017-09-17T12:05:00Z">
              <w:rPr>
                <w:rFonts w:cs="Times New Roman"/>
                <w:color w:val="000000" w:themeColor="text1"/>
                <w:szCs w:val="24"/>
              </w:rPr>
            </w:rPrChange>
          </w:rPr>
          <w:t xml:space="preserve"> to incorporate </w:t>
        </w:r>
        <w:r w:rsidR="007E232D" w:rsidRPr="000A110D">
          <w:rPr>
            <w:rFonts w:cs="Times New Roman"/>
            <w:noProof/>
            <w:color w:val="0D0D0D" w:themeColor="text1" w:themeTint="F2"/>
            <w:sz w:val="22"/>
            <w:rPrChange w:id="15226" w:author="tao huang" w:date="2017-09-17T12:17:00Z">
              <w:rPr>
                <w:rFonts w:cs="Times New Roman"/>
                <w:color w:val="000000" w:themeColor="text1"/>
                <w:szCs w:val="24"/>
              </w:rPr>
            </w:rPrChange>
          </w:rPr>
          <w:t>in</w:t>
        </w:r>
      </w:ins>
      <w:ins w:id="15227" w:author="tao huang" w:date="2017-09-17T12:17:00Z">
        <w:r w:rsidR="000A110D">
          <w:rPr>
            <w:rFonts w:cs="Times New Roman"/>
            <w:noProof/>
            <w:color w:val="0D0D0D" w:themeColor="text1" w:themeTint="F2"/>
            <w:sz w:val="22"/>
          </w:rPr>
          <w:t>to</w:t>
        </w:r>
      </w:ins>
      <w:ins w:id="15228" w:author="Soopramanien, Didier" w:date="2017-09-09T13:35:00Z">
        <w:r w:rsidR="007E232D" w:rsidRPr="00A60A57">
          <w:rPr>
            <w:rFonts w:cs="Times New Roman"/>
            <w:color w:val="0D0D0D" w:themeColor="text1" w:themeTint="F2"/>
            <w:sz w:val="22"/>
            <w:rPrChange w:id="15229" w:author="tao huang" w:date="2017-09-17T12:05:00Z">
              <w:rPr>
                <w:rFonts w:cs="Times New Roman"/>
                <w:color w:val="000000" w:themeColor="text1"/>
                <w:szCs w:val="24"/>
              </w:rPr>
            </w:rPrChange>
          </w:rPr>
          <w:t xml:space="preserve"> the model</w:t>
        </w:r>
      </w:ins>
      <w:r w:rsidR="00015F99" w:rsidRPr="00A60A57">
        <w:rPr>
          <w:rFonts w:cs="Times New Roman"/>
          <w:color w:val="0D0D0D" w:themeColor="text1" w:themeTint="F2"/>
          <w:sz w:val="22"/>
          <w:rPrChange w:id="15230" w:author="tao huang" w:date="2017-09-17T12:05:00Z">
            <w:rPr>
              <w:rFonts w:cs="Times New Roman"/>
              <w:color w:val="000000" w:themeColor="text1"/>
              <w:szCs w:val="24"/>
            </w:rPr>
          </w:rPrChange>
        </w:rPr>
        <w:t>.</w:t>
      </w:r>
      <w:ins w:id="15231" w:author="Soopramanien, Didier" w:date="2017-09-08T15:15:00Z">
        <w:r w:rsidR="00CE2C72" w:rsidRPr="00A60A57">
          <w:rPr>
            <w:rFonts w:cs="Times New Roman"/>
            <w:color w:val="0D0D0D" w:themeColor="text1" w:themeTint="F2"/>
            <w:sz w:val="22"/>
            <w:rPrChange w:id="15232" w:author="tao huang" w:date="2017-09-17T12:05:00Z">
              <w:rPr>
                <w:rFonts w:cs="Times New Roman"/>
                <w:color w:val="000000" w:themeColor="text1"/>
                <w:szCs w:val="24"/>
              </w:rPr>
            </w:rPrChange>
          </w:rPr>
          <w:t xml:space="preserve"> Or</w:t>
        </w:r>
      </w:ins>
      <w:ins w:id="15233" w:author="Soopramanien, Didier" w:date="2017-09-08T15:16:00Z">
        <w:r w:rsidR="00CE2C72" w:rsidRPr="00A60A57">
          <w:rPr>
            <w:rFonts w:cs="Times New Roman"/>
            <w:color w:val="0D0D0D" w:themeColor="text1" w:themeTint="F2"/>
            <w:sz w:val="22"/>
            <w:rPrChange w:id="15234" w:author="tao huang" w:date="2017-09-17T12:05:00Z">
              <w:rPr>
                <w:rFonts w:cs="Times New Roman"/>
                <w:color w:val="000000" w:themeColor="text1"/>
                <w:szCs w:val="24"/>
              </w:rPr>
            </w:rPrChange>
          </w:rPr>
          <w:t>,</w:t>
        </w:r>
      </w:ins>
      <w:ins w:id="15235" w:author="Soopramanien, Didier" w:date="2017-09-08T15:15:00Z">
        <w:r w:rsidR="00CE2C72" w:rsidRPr="00A60A57">
          <w:rPr>
            <w:rFonts w:cs="Times New Roman"/>
            <w:color w:val="0D0D0D" w:themeColor="text1" w:themeTint="F2"/>
            <w:sz w:val="22"/>
            <w:rPrChange w:id="15236" w:author="tao huang" w:date="2017-09-17T12:05:00Z">
              <w:rPr>
                <w:rFonts w:cs="Times New Roman"/>
                <w:color w:val="000000" w:themeColor="text1"/>
                <w:szCs w:val="24"/>
              </w:rPr>
            </w:rPrChange>
          </w:rPr>
          <w:t xml:space="preserve"> we do not actually know which of these external factors </w:t>
        </w:r>
      </w:ins>
      <w:ins w:id="15237" w:author="tao huang" w:date="2017-09-17T12:18:00Z">
        <w:r w:rsidR="000A110D">
          <w:rPr>
            <w:rFonts w:cs="Times New Roman"/>
            <w:noProof/>
            <w:color w:val="0D0D0D" w:themeColor="text1" w:themeTint="F2"/>
            <w:sz w:val="22"/>
          </w:rPr>
          <w:t>are</w:t>
        </w:r>
      </w:ins>
      <w:ins w:id="15238" w:author="Soopramanien, Didier" w:date="2017-09-08T15:15:00Z">
        <w:del w:id="15239" w:author="tao huang" w:date="2017-09-17T12:18:00Z">
          <w:r w:rsidR="00CE2C72" w:rsidRPr="000A110D" w:rsidDel="000A110D">
            <w:rPr>
              <w:rFonts w:cs="Times New Roman"/>
              <w:noProof/>
              <w:color w:val="0D0D0D" w:themeColor="text1" w:themeTint="F2"/>
              <w:sz w:val="22"/>
              <w:rPrChange w:id="15240" w:author="tao huang" w:date="2017-09-17T12:18:00Z">
                <w:rPr>
                  <w:rFonts w:cs="Times New Roman"/>
                  <w:color w:val="000000" w:themeColor="text1"/>
                  <w:szCs w:val="24"/>
                </w:rPr>
              </w:rPrChange>
            </w:rPr>
            <w:delText>is</w:delText>
          </w:r>
        </w:del>
        <w:r w:rsidR="00CE2C72" w:rsidRPr="00A60A57">
          <w:rPr>
            <w:rFonts w:cs="Times New Roman"/>
            <w:color w:val="0D0D0D" w:themeColor="text1" w:themeTint="F2"/>
            <w:sz w:val="22"/>
            <w:rPrChange w:id="15241" w:author="tao huang" w:date="2017-09-17T12:05:00Z">
              <w:rPr>
                <w:rFonts w:cs="Times New Roman"/>
                <w:color w:val="000000" w:themeColor="text1"/>
                <w:szCs w:val="24"/>
              </w:rPr>
            </w:rPrChange>
          </w:rPr>
          <w:t xml:space="preserve"> actually causing the</w:t>
        </w:r>
      </w:ins>
      <w:ins w:id="15242" w:author="Soopramanien, Didier" w:date="2017-09-09T13:35:00Z">
        <w:r w:rsidR="007E232D" w:rsidRPr="00A60A57">
          <w:rPr>
            <w:rFonts w:cs="Times New Roman"/>
            <w:color w:val="0D0D0D" w:themeColor="text1" w:themeTint="F2"/>
            <w:sz w:val="22"/>
            <w:rPrChange w:id="15243" w:author="tao huang" w:date="2017-09-17T12:05:00Z">
              <w:rPr>
                <w:rFonts w:cs="Times New Roman"/>
                <w:color w:val="000000" w:themeColor="text1"/>
                <w:szCs w:val="24"/>
              </w:rPr>
            </w:rPrChange>
          </w:rPr>
          <w:t xml:space="preserve"> structural break</w:t>
        </w:r>
      </w:ins>
      <w:ins w:id="15244" w:author="Soopramanien, Didier" w:date="2017-09-08T15:15:00Z">
        <w:r w:rsidR="00CE2C72" w:rsidRPr="00A60A57">
          <w:rPr>
            <w:rFonts w:cs="Times New Roman"/>
            <w:color w:val="0D0D0D" w:themeColor="text1" w:themeTint="F2"/>
            <w:sz w:val="22"/>
            <w:rPrChange w:id="15245" w:author="tao huang" w:date="2017-09-17T12:05:00Z">
              <w:rPr>
                <w:rFonts w:cs="Times New Roman"/>
                <w:color w:val="000000" w:themeColor="text1"/>
                <w:szCs w:val="24"/>
              </w:rPr>
            </w:rPrChange>
          </w:rPr>
          <w:t>.</w:t>
        </w:r>
      </w:ins>
      <w:r w:rsidR="00015F99" w:rsidRPr="00A60A57">
        <w:rPr>
          <w:rFonts w:cs="Times New Roman"/>
          <w:color w:val="0D0D0D" w:themeColor="text1" w:themeTint="F2"/>
          <w:sz w:val="22"/>
          <w:rPrChange w:id="15246" w:author="tao huang" w:date="2017-09-17T12:05:00Z">
            <w:rPr>
              <w:rFonts w:cs="Times New Roman"/>
              <w:color w:val="000000" w:themeColor="text1"/>
              <w:szCs w:val="24"/>
            </w:rPr>
          </w:rPrChange>
        </w:rPr>
        <w:t xml:space="preserve"> As a result, the conventional models</w:t>
      </w:r>
      <w:ins w:id="15247" w:author="Soopramanien, Didier" w:date="2017-09-07T09:48:00Z">
        <w:r w:rsidR="008A3DCD" w:rsidRPr="00A60A57">
          <w:rPr>
            <w:rFonts w:cs="Times New Roman"/>
            <w:color w:val="0D0D0D" w:themeColor="text1" w:themeTint="F2"/>
            <w:sz w:val="22"/>
            <w:rPrChange w:id="15248" w:author="tao huang" w:date="2017-09-17T12:05:00Z">
              <w:rPr>
                <w:rFonts w:cs="Times New Roman"/>
                <w:color w:val="000000" w:themeColor="text1"/>
                <w:szCs w:val="24"/>
              </w:rPr>
            </w:rPrChange>
          </w:rPr>
          <w:t xml:space="preserve"> </w:t>
        </w:r>
        <w:del w:id="15249" w:author="tao huang" w:date="2017-09-17T10:40:00Z">
          <w:r w:rsidR="008A3DCD" w:rsidRPr="00A60A57" w:rsidDel="0078049A">
            <w:rPr>
              <w:rFonts w:cs="Times New Roman"/>
              <w:color w:val="0D0D0D" w:themeColor="text1" w:themeTint="F2"/>
              <w:sz w:val="22"/>
              <w:rPrChange w:id="15250" w:author="tao huang" w:date="2017-09-17T12:05:00Z">
                <w:rPr>
                  <w:rFonts w:cs="Times New Roman"/>
                  <w:color w:val="000000" w:themeColor="text1"/>
                  <w:szCs w:val="24"/>
                </w:rPr>
              </w:rPrChange>
            </w:rPr>
            <w:delText>and more precisely</w:delText>
          </w:r>
        </w:del>
      </w:ins>
      <w:ins w:id="15251" w:author="tao huang" w:date="2017-09-17T10:40:00Z">
        <w:r w:rsidR="0078049A" w:rsidRPr="00A60A57">
          <w:rPr>
            <w:rFonts w:cs="Times New Roman"/>
            <w:color w:val="0D0D0D" w:themeColor="text1" w:themeTint="F2"/>
            <w:sz w:val="22"/>
            <w:rPrChange w:id="15252" w:author="tao huang" w:date="2017-09-17T12:05:00Z">
              <w:rPr>
                <w:rFonts w:cs="Times New Roman"/>
                <w:color w:val="000000" w:themeColor="text1"/>
                <w:sz w:val="22"/>
              </w:rPr>
            </w:rPrChange>
          </w:rPr>
          <w:t>with</w:t>
        </w:r>
      </w:ins>
      <w:ins w:id="15253" w:author="Soopramanien, Didier" w:date="2017-09-07T09:48:00Z">
        <w:r w:rsidR="008A3DCD" w:rsidRPr="00A60A57">
          <w:rPr>
            <w:rFonts w:cs="Times New Roman"/>
            <w:color w:val="0D0D0D" w:themeColor="text1" w:themeTint="F2"/>
            <w:sz w:val="22"/>
            <w:rPrChange w:id="15254" w:author="tao huang" w:date="2017-09-17T12:05:00Z">
              <w:rPr>
                <w:rFonts w:cs="Times New Roman"/>
                <w:color w:val="000000" w:themeColor="text1"/>
                <w:szCs w:val="24"/>
              </w:rPr>
            </w:rPrChange>
          </w:rPr>
          <w:t xml:space="preserve"> the data that is used in building these models</w:t>
        </w:r>
      </w:ins>
      <w:r w:rsidR="00015F99" w:rsidRPr="00A60A57">
        <w:rPr>
          <w:rFonts w:cs="Times New Roman"/>
          <w:color w:val="0D0D0D" w:themeColor="text1" w:themeTint="F2"/>
          <w:sz w:val="22"/>
          <w:rPrChange w:id="15255" w:author="tao huang" w:date="2017-09-17T12:05:00Z">
            <w:rPr>
              <w:rFonts w:cs="Times New Roman"/>
              <w:color w:val="000000" w:themeColor="text1"/>
              <w:szCs w:val="24"/>
            </w:rPr>
          </w:rPrChange>
        </w:rPr>
        <w:t xml:space="preserve"> will be subject to </w:t>
      </w:r>
      <w:ins w:id="15256" w:author="Soopramanien, Didier" w:date="2017-09-07T09:48:00Z">
        <w:r w:rsidR="008A3DCD" w:rsidRPr="00A60A57">
          <w:rPr>
            <w:rFonts w:cs="Times New Roman"/>
            <w:color w:val="0D0D0D" w:themeColor="text1" w:themeTint="F2"/>
            <w:sz w:val="22"/>
            <w:rPrChange w:id="15257" w:author="tao huang" w:date="2017-09-17T12:05:00Z">
              <w:rPr>
                <w:rFonts w:cs="Times New Roman"/>
                <w:color w:val="000000" w:themeColor="text1"/>
                <w:szCs w:val="24"/>
              </w:rPr>
            </w:rPrChange>
          </w:rPr>
          <w:t xml:space="preserve">a </w:t>
        </w:r>
      </w:ins>
      <w:r w:rsidR="00015F99" w:rsidRPr="00A60A57">
        <w:rPr>
          <w:rFonts w:cs="Times New Roman"/>
          <w:color w:val="0D0D0D" w:themeColor="text1" w:themeTint="F2"/>
          <w:sz w:val="22"/>
          <w:rPrChange w:id="15258" w:author="tao huang" w:date="2017-09-17T12:05:00Z">
            <w:rPr>
              <w:rFonts w:cs="Times New Roman"/>
              <w:color w:val="000000" w:themeColor="text1"/>
              <w:szCs w:val="24"/>
            </w:rPr>
          </w:rPrChange>
        </w:rPr>
        <w:t>structural break and potentially generate biased and</w:t>
      </w:r>
      <w:ins w:id="15259" w:author="Soopramanien, Didier" w:date="2017-09-07T09:48:00Z">
        <w:r w:rsidR="008A3DCD" w:rsidRPr="00A60A57">
          <w:rPr>
            <w:rFonts w:cs="Times New Roman"/>
            <w:color w:val="0D0D0D" w:themeColor="text1" w:themeTint="F2"/>
            <w:sz w:val="22"/>
            <w:rPrChange w:id="15260" w:author="tao huang" w:date="2017-09-17T12:05:00Z">
              <w:rPr>
                <w:rFonts w:cs="Times New Roman"/>
                <w:color w:val="000000" w:themeColor="text1"/>
                <w:szCs w:val="24"/>
              </w:rPr>
            </w:rPrChange>
          </w:rPr>
          <w:t xml:space="preserve"> consequently produce</w:t>
        </w:r>
      </w:ins>
      <w:r w:rsidR="00015F99" w:rsidRPr="00A60A57">
        <w:rPr>
          <w:rFonts w:cs="Times New Roman"/>
          <w:color w:val="0D0D0D" w:themeColor="text1" w:themeTint="F2"/>
          <w:sz w:val="22"/>
          <w:rPrChange w:id="15261" w:author="tao huang" w:date="2017-09-17T12:05:00Z">
            <w:rPr>
              <w:rFonts w:cs="Times New Roman"/>
              <w:color w:val="000000" w:themeColor="text1"/>
              <w:szCs w:val="24"/>
            </w:rPr>
          </w:rPrChange>
        </w:rPr>
        <w:t xml:space="preserve"> less accurate </w:t>
      </w:r>
      <w:commentRangeStart w:id="15262"/>
      <w:commentRangeStart w:id="15263"/>
      <w:r w:rsidR="00015F99" w:rsidRPr="00A60A57">
        <w:rPr>
          <w:rFonts w:cs="Times New Roman"/>
          <w:color w:val="0D0D0D" w:themeColor="text1" w:themeTint="F2"/>
          <w:sz w:val="22"/>
          <w:rPrChange w:id="15264" w:author="tao huang" w:date="2017-09-17T12:05:00Z">
            <w:rPr>
              <w:rFonts w:cs="Times New Roman"/>
              <w:color w:val="000000" w:themeColor="text1"/>
              <w:szCs w:val="24"/>
            </w:rPr>
          </w:rPrChange>
        </w:rPr>
        <w:t>forecasts</w:t>
      </w:r>
      <w:commentRangeEnd w:id="15262"/>
      <w:r w:rsidR="00CE2C72" w:rsidRPr="00A60A57">
        <w:rPr>
          <w:rStyle w:val="CommentReference"/>
          <w:color w:val="0D0D0D" w:themeColor="text1" w:themeTint="F2"/>
          <w:sz w:val="22"/>
          <w:szCs w:val="22"/>
          <w:rPrChange w:id="15265" w:author="tao huang" w:date="2017-09-17T12:05:00Z">
            <w:rPr>
              <w:rStyle w:val="CommentReference"/>
            </w:rPr>
          </w:rPrChange>
        </w:rPr>
        <w:commentReference w:id="15262"/>
      </w:r>
      <w:commentRangeEnd w:id="15263"/>
      <w:r w:rsidR="0078049A" w:rsidRPr="00A60A57">
        <w:rPr>
          <w:rStyle w:val="CommentReference"/>
          <w:color w:val="0D0D0D" w:themeColor="text1" w:themeTint="F2"/>
          <w:rPrChange w:id="15266" w:author="tao huang" w:date="2017-09-17T12:05:00Z">
            <w:rPr>
              <w:rStyle w:val="CommentReference"/>
            </w:rPr>
          </w:rPrChange>
        </w:rPr>
        <w:commentReference w:id="15263"/>
      </w:r>
      <w:r w:rsidR="00015F99" w:rsidRPr="00A60A57">
        <w:rPr>
          <w:rFonts w:cs="Times New Roman"/>
          <w:color w:val="0D0D0D" w:themeColor="text1" w:themeTint="F2"/>
          <w:sz w:val="22"/>
          <w:rPrChange w:id="15267" w:author="tao huang" w:date="2017-09-17T12:05:00Z">
            <w:rPr>
              <w:rFonts w:cs="Times New Roman"/>
              <w:color w:val="000000" w:themeColor="text1"/>
              <w:szCs w:val="24"/>
            </w:rPr>
          </w:rPrChange>
        </w:rPr>
        <w:t>.</w:t>
      </w:r>
      <w:ins w:id="15268" w:author="tao huang" w:date="2017-09-17T10:43:00Z">
        <w:r w:rsidR="0078049A" w:rsidRPr="00A60A57">
          <w:rPr>
            <w:rFonts w:cs="Times New Roman"/>
            <w:color w:val="0D0D0D" w:themeColor="text1" w:themeTint="F2"/>
            <w:sz w:val="22"/>
            <w:rPrChange w:id="15269" w:author="tao huang" w:date="2017-09-17T12:05:00Z">
              <w:rPr>
                <w:rFonts w:cs="Times New Roman"/>
                <w:color w:val="000000" w:themeColor="text1"/>
                <w:sz w:val="22"/>
              </w:rPr>
            </w:rPrChange>
          </w:rPr>
          <w:t xml:space="preserve"> </w:t>
        </w:r>
      </w:ins>
    </w:p>
    <w:p w14:paraId="128371D3" w14:textId="77777777" w:rsidR="00746074" w:rsidRPr="00A60A57" w:rsidRDefault="00015F99">
      <w:pPr>
        <w:spacing w:after="0" w:line="360" w:lineRule="auto"/>
        <w:rPr>
          <w:rFonts w:cs="Times New Roman"/>
          <w:color w:val="0D0D0D" w:themeColor="text1" w:themeTint="F2"/>
          <w:sz w:val="22"/>
          <w:rPrChange w:id="15270" w:author="tao huang" w:date="2017-09-17T12:05:00Z">
            <w:rPr>
              <w:rFonts w:cs="Times New Roman"/>
              <w:color w:val="000000" w:themeColor="text1"/>
              <w:szCs w:val="24"/>
            </w:rPr>
          </w:rPrChange>
        </w:rPr>
      </w:pPr>
      <w:r w:rsidRPr="00A60A57">
        <w:rPr>
          <w:rFonts w:cs="Times New Roman"/>
          <w:color w:val="0D0D0D" w:themeColor="text1" w:themeTint="F2"/>
          <w:sz w:val="22"/>
          <w:rPrChange w:id="15271" w:author="tao huang" w:date="2017-09-17T12:05:00Z">
            <w:rPr>
              <w:rFonts w:cs="Times New Roman"/>
              <w:color w:val="000000" w:themeColor="text1"/>
              <w:szCs w:val="24"/>
            </w:rPr>
          </w:rPrChange>
        </w:rPr>
        <w:t xml:space="preserve"> </w:t>
      </w:r>
    </w:p>
    <w:p w14:paraId="57B25EFA" w14:textId="671443EA" w:rsidR="00450C63" w:rsidRPr="00A60A57" w:rsidRDefault="0078049A">
      <w:pPr>
        <w:spacing w:after="0" w:line="360" w:lineRule="auto"/>
        <w:rPr>
          <w:rFonts w:cs="Times New Roman"/>
          <w:color w:val="0D0D0D" w:themeColor="text1" w:themeTint="F2"/>
          <w:sz w:val="22"/>
          <w:rPrChange w:id="15272" w:author="tao huang" w:date="2017-09-17T12:05:00Z">
            <w:rPr>
              <w:rFonts w:cs="Times New Roman"/>
              <w:color w:val="000000" w:themeColor="text1"/>
              <w:szCs w:val="24"/>
            </w:rPr>
          </w:rPrChange>
        </w:rPr>
      </w:pPr>
      <w:ins w:id="15273" w:author="tao huang" w:date="2017-09-17T10:44:00Z">
        <w:r w:rsidRPr="00A60A57">
          <w:rPr>
            <w:rFonts w:cs="Times New Roman"/>
            <w:color w:val="0D0D0D" w:themeColor="text1" w:themeTint="F2"/>
            <w:sz w:val="22"/>
            <w:rPrChange w:id="15274" w:author="tao huang" w:date="2017-09-17T12:05:00Z">
              <w:rPr>
                <w:rFonts w:cs="Times New Roman"/>
                <w:color w:val="000000" w:themeColor="text1"/>
                <w:sz w:val="22"/>
              </w:rPr>
            </w:rPrChange>
          </w:rPr>
          <w:t xml:space="preserve">Our research focuses on how to mitigate the problem with the data of the marketing activities which retailers take full control. </w:t>
        </w:r>
      </w:ins>
      <w:del w:id="15275" w:author="tao huang" w:date="2017-09-17T10:44:00Z">
        <w:r w:rsidR="00956D25" w:rsidRPr="00A60A57" w:rsidDel="0078049A">
          <w:rPr>
            <w:rFonts w:cs="Times New Roman"/>
            <w:color w:val="0D0D0D" w:themeColor="text1" w:themeTint="F2"/>
            <w:sz w:val="22"/>
            <w:rPrChange w:id="15276" w:author="tao huang" w:date="2017-09-17T12:05:00Z">
              <w:rPr>
                <w:rFonts w:cs="Times New Roman"/>
                <w:color w:val="000000" w:themeColor="text1"/>
                <w:szCs w:val="24"/>
              </w:rPr>
            </w:rPrChange>
          </w:rPr>
          <w:delText>In this study, we</w:delText>
        </w:r>
      </w:del>
      <w:ins w:id="15277" w:author="tao huang" w:date="2017-09-17T10:44:00Z">
        <w:r w:rsidRPr="00A60A57">
          <w:rPr>
            <w:rFonts w:cs="Times New Roman"/>
            <w:color w:val="0D0D0D" w:themeColor="text1" w:themeTint="F2"/>
            <w:sz w:val="22"/>
            <w:rPrChange w:id="15278" w:author="tao huang" w:date="2017-09-17T12:05:00Z">
              <w:rPr>
                <w:rFonts w:cs="Times New Roman"/>
                <w:color w:val="000000" w:themeColor="text1"/>
                <w:sz w:val="22"/>
              </w:rPr>
            </w:rPrChange>
          </w:rPr>
          <w:t>We</w:t>
        </w:r>
      </w:ins>
      <w:r w:rsidR="00956D25" w:rsidRPr="00A60A57">
        <w:rPr>
          <w:rFonts w:cs="Times New Roman"/>
          <w:color w:val="0D0D0D" w:themeColor="text1" w:themeTint="F2"/>
          <w:sz w:val="22"/>
          <w:rPrChange w:id="15279" w:author="tao huang" w:date="2017-09-17T12:05:00Z">
            <w:rPr>
              <w:rFonts w:cs="Times New Roman"/>
              <w:color w:val="000000" w:themeColor="text1"/>
              <w:szCs w:val="24"/>
            </w:rPr>
          </w:rPrChange>
        </w:rPr>
        <w:t xml:space="preserve"> </w:t>
      </w:r>
      <w:r w:rsidR="00053D6E" w:rsidRPr="00A60A57">
        <w:rPr>
          <w:rFonts w:cs="Times New Roman"/>
          <w:color w:val="0D0D0D" w:themeColor="text1" w:themeTint="F2"/>
          <w:sz w:val="22"/>
          <w:rPrChange w:id="15280" w:author="tao huang" w:date="2017-09-17T12:05:00Z">
            <w:rPr>
              <w:rFonts w:cs="Times New Roman"/>
              <w:color w:val="000000" w:themeColor="text1"/>
              <w:szCs w:val="24"/>
            </w:rPr>
          </w:rPrChange>
        </w:rPr>
        <w:t>propose</w:t>
      </w:r>
      <w:ins w:id="15281" w:author="Soopramanien, Didier" w:date="2017-09-07T09:49:00Z">
        <w:r w:rsidR="007E232D" w:rsidRPr="00A60A57">
          <w:rPr>
            <w:rFonts w:cs="Times New Roman"/>
            <w:color w:val="0D0D0D" w:themeColor="text1" w:themeTint="F2"/>
            <w:sz w:val="22"/>
            <w:rPrChange w:id="15282" w:author="tao huang" w:date="2017-09-17T12:05:00Z">
              <w:rPr>
                <w:rFonts w:cs="Times New Roman"/>
                <w:color w:val="000000" w:themeColor="text1"/>
                <w:szCs w:val="24"/>
              </w:rPr>
            </w:rPrChange>
          </w:rPr>
          <w:t xml:space="preserve"> a set of</w:t>
        </w:r>
      </w:ins>
      <w:del w:id="15283" w:author="Soopramanien, Didier" w:date="2017-09-09T13:36:00Z">
        <w:r w:rsidR="00053D6E" w:rsidRPr="00A60A57" w:rsidDel="007E232D">
          <w:rPr>
            <w:rFonts w:cs="Times New Roman"/>
            <w:color w:val="0D0D0D" w:themeColor="text1" w:themeTint="F2"/>
            <w:sz w:val="22"/>
            <w:rPrChange w:id="15284" w:author="tao huang" w:date="2017-09-17T12:05:00Z">
              <w:rPr>
                <w:rFonts w:cs="Times New Roman"/>
                <w:color w:val="000000" w:themeColor="text1"/>
                <w:szCs w:val="24"/>
              </w:rPr>
            </w:rPrChange>
          </w:rPr>
          <w:delText xml:space="preserve"> </w:delText>
        </w:r>
        <w:r w:rsidR="00A0552D" w:rsidRPr="00A60A57" w:rsidDel="007E232D">
          <w:rPr>
            <w:rFonts w:cs="Times New Roman"/>
            <w:color w:val="0D0D0D" w:themeColor="text1" w:themeTint="F2"/>
            <w:sz w:val="22"/>
            <w:rPrChange w:id="15285" w:author="tao huang" w:date="2017-09-17T12:05:00Z">
              <w:rPr>
                <w:rFonts w:cs="Times New Roman"/>
                <w:color w:val="000000" w:themeColor="text1"/>
                <w:szCs w:val="24"/>
              </w:rPr>
            </w:rPrChange>
          </w:rPr>
          <w:delText>more</w:delText>
        </w:r>
      </w:del>
      <w:r w:rsidR="00A0552D" w:rsidRPr="00A60A57">
        <w:rPr>
          <w:rFonts w:cs="Times New Roman"/>
          <w:color w:val="0D0D0D" w:themeColor="text1" w:themeTint="F2"/>
          <w:sz w:val="22"/>
          <w:rPrChange w:id="15286" w:author="tao huang" w:date="2017-09-17T12:05:00Z">
            <w:rPr>
              <w:rFonts w:cs="Times New Roman"/>
              <w:color w:val="000000" w:themeColor="text1"/>
              <w:szCs w:val="24"/>
            </w:rPr>
          </w:rPrChange>
        </w:rPr>
        <w:t xml:space="preserve"> </w:t>
      </w:r>
      <w:del w:id="15287" w:author="Soopramanien, Didier" w:date="2017-09-09T13:36:00Z">
        <w:r w:rsidR="00A0552D" w:rsidRPr="00A60A57" w:rsidDel="007E232D">
          <w:rPr>
            <w:rFonts w:cs="Times New Roman"/>
            <w:color w:val="0D0D0D" w:themeColor="text1" w:themeTint="F2"/>
            <w:sz w:val="22"/>
            <w:rPrChange w:id="15288" w:author="tao huang" w:date="2017-09-17T12:05:00Z">
              <w:rPr>
                <w:rFonts w:cs="Times New Roman"/>
                <w:color w:val="000000" w:themeColor="text1"/>
                <w:szCs w:val="24"/>
              </w:rPr>
            </w:rPrChange>
          </w:rPr>
          <w:delText xml:space="preserve">effective </w:delText>
        </w:r>
      </w:del>
      <w:r w:rsidR="00A0552D" w:rsidRPr="00A60A57">
        <w:rPr>
          <w:rFonts w:cs="Times New Roman"/>
          <w:color w:val="0D0D0D" w:themeColor="text1" w:themeTint="F2"/>
          <w:sz w:val="22"/>
          <w:rPrChange w:id="15289" w:author="tao huang" w:date="2017-09-17T12:05:00Z">
            <w:rPr>
              <w:rFonts w:cs="Times New Roman"/>
              <w:color w:val="000000" w:themeColor="text1"/>
              <w:szCs w:val="24"/>
            </w:rPr>
          </w:rPrChange>
        </w:rPr>
        <w:t>models</w:t>
      </w:r>
      <w:r w:rsidR="00F3182B" w:rsidRPr="00A60A57">
        <w:rPr>
          <w:rFonts w:cs="Times New Roman"/>
          <w:color w:val="0D0D0D" w:themeColor="text1" w:themeTint="F2"/>
          <w:sz w:val="22"/>
          <w:rPrChange w:id="15290" w:author="tao huang" w:date="2017-09-17T12:05:00Z">
            <w:rPr>
              <w:rFonts w:cs="Times New Roman"/>
              <w:color w:val="000000" w:themeColor="text1"/>
              <w:szCs w:val="24"/>
            </w:rPr>
          </w:rPrChange>
        </w:rPr>
        <w:t xml:space="preserve"> which take </w:t>
      </w:r>
      <w:r w:rsidR="00053D6E" w:rsidRPr="00A60A57">
        <w:rPr>
          <w:rFonts w:cs="Times New Roman"/>
          <w:color w:val="0D0D0D" w:themeColor="text1" w:themeTint="F2"/>
          <w:sz w:val="22"/>
          <w:rPrChange w:id="15291" w:author="tao huang" w:date="2017-09-17T12:05:00Z">
            <w:rPr>
              <w:rFonts w:cs="Times New Roman"/>
              <w:color w:val="000000" w:themeColor="text1"/>
              <w:szCs w:val="24"/>
            </w:rPr>
          </w:rPrChange>
        </w:rPr>
        <w:t xml:space="preserve">into account the </w:t>
      </w:r>
      <w:r w:rsidR="00F3182B" w:rsidRPr="00A60A57">
        <w:rPr>
          <w:rFonts w:cs="Times New Roman"/>
          <w:color w:val="0D0D0D" w:themeColor="text1" w:themeTint="F2"/>
          <w:sz w:val="22"/>
          <w:rPrChange w:id="15292" w:author="tao huang" w:date="2017-09-17T12:05:00Z">
            <w:rPr>
              <w:rFonts w:cs="Times New Roman"/>
              <w:color w:val="000000" w:themeColor="text1"/>
              <w:szCs w:val="24"/>
            </w:rPr>
          </w:rPrChange>
        </w:rPr>
        <w:t xml:space="preserve">potential forecast bias caused by </w:t>
      </w:r>
      <w:ins w:id="15293" w:author="Soopramanien, Didier" w:date="2017-09-09T13:36:00Z">
        <w:r w:rsidR="007E232D" w:rsidRPr="00A60A57">
          <w:rPr>
            <w:rFonts w:cs="Times New Roman"/>
            <w:color w:val="0D0D0D" w:themeColor="text1" w:themeTint="F2"/>
            <w:sz w:val="22"/>
            <w:rPrChange w:id="15294" w:author="tao huang" w:date="2017-09-17T12:05:00Z">
              <w:rPr>
                <w:rFonts w:cs="Times New Roman"/>
                <w:color w:val="000000" w:themeColor="text1"/>
                <w:szCs w:val="24"/>
              </w:rPr>
            </w:rPrChange>
          </w:rPr>
          <w:t>a</w:t>
        </w:r>
      </w:ins>
      <w:del w:id="15295" w:author="Soopramanien, Didier" w:date="2017-09-09T13:36:00Z">
        <w:r w:rsidR="00F3182B" w:rsidRPr="00A60A57" w:rsidDel="007E232D">
          <w:rPr>
            <w:rFonts w:cs="Times New Roman"/>
            <w:color w:val="0D0D0D" w:themeColor="text1" w:themeTint="F2"/>
            <w:sz w:val="22"/>
            <w:rPrChange w:id="15296" w:author="tao huang" w:date="2017-09-17T12:05:00Z">
              <w:rPr>
                <w:rFonts w:cs="Times New Roman"/>
                <w:color w:val="000000" w:themeColor="text1"/>
                <w:szCs w:val="24"/>
              </w:rPr>
            </w:rPrChange>
          </w:rPr>
          <w:delText>the</w:delText>
        </w:r>
      </w:del>
      <w:r w:rsidR="00F3182B" w:rsidRPr="00A60A57">
        <w:rPr>
          <w:rFonts w:cs="Times New Roman"/>
          <w:color w:val="0D0D0D" w:themeColor="text1" w:themeTint="F2"/>
          <w:sz w:val="22"/>
          <w:rPrChange w:id="15297" w:author="tao huang" w:date="2017-09-17T12:05:00Z">
            <w:rPr>
              <w:rFonts w:cs="Times New Roman"/>
              <w:color w:val="000000" w:themeColor="text1"/>
              <w:szCs w:val="24"/>
            </w:rPr>
          </w:rPrChange>
        </w:rPr>
        <w:t xml:space="preserve"> structural break</w:t>
      </w:r>
      <w:r w:rsidR="00053D6E" w:rsidRPr="00A60A57">
        <w:rPr>
          <w:rFonts w:cs="Times New Roman"/>
          <w:color w:val="0D0D0D" w:themeColor="text1" w:themeTint="F2"/>
          <w:sz w:val="22"/>
          <w:rPrChange w:id="15298" w:author="tao huang" w:date="2017-09-17T12:05:00Z">
            <w:rPr>
              <w:rFonts w:cs="Times New Roman"/>
              <w:color w:val="000000" w:themeColor="text1"/>
              <w:szCs w:val="24"/>
            </w:rPr>
          </w:rPrChange>
        </w:rPr>
        <w:t>.</w:t>
      </w:r>
      <w:r w:rsidR="00AA78E5" w:rsidRPr="00A60A57">
        <w:rPr>
          <w:rFonts w:cs="Times New Roman"/>
          <w:color w:val="0D0D0D" w:themeColor="text1" w:themeTint="F2"/>
          <w:sz w:val="22"/>
          <w:rPrChange w:id="15299" w:author="tao huang" w:date="2017-09-17T12:05:00Z">
            <w:rPr>
              <w:rFonts w:cs="Times New Roman"/>
              <w:color w:val="000000" w:themeColor="text1"/>
              <w:szCs w:val="24"/>
            </w:rPr>
          </w:rPrChange>
        </w:rPr>
        <w:t xml:space="preserve"> </w:t>
      </w:r>
      <w:r w:rsidR="00B54280" w:rsidRPr="00A60A57">
        <w:rPr>
          <w:rFonts w:cs="Times New Roman"/>
          <w:color w:val="0D0D0D" w:themeColor="text1" w:themeTint="F2"/>
          <w:sz w:val="22"/>
          <w:rPrChange w:id="15300" w:author="tao huang" w:date="2017-09-17T12:05:00Z">
            <w:rPr>
              <w:rFonts w:cs="Times New Roman"/>
              <w:color w:val="000000" w:themeColor="text1"/>
              <w:szCs w:val="24"/>
            </w:rPr>
          </w:rPrChange>
        </w:rPr>
        <w:t>The ADL-</w:t>
      </w:r>
      <w:r w:rsidR="00B54280" w:rsidRPr="000A110D">
        <w:rPr>
          <w:rFonts w:cs="Times New Roman"/>
          <w:noProof/>
          <w:color w:val="0D0D0D" w:themeColor="text1" w:themeTint="F2"/>
          <w:sz w:val="22"/>
          <w:rPrChange w:id="15301" w:author="tao huang" w:date="2017-09-17T12:18:00Z">
            <w:rPr>
              <w:rFonts w:cs="Times New Roman"/>
              <w:noProof/>
              <w:color w:val="000000" w:themeColor="text1"/>
              <w:szCs w:val="24"/>
            </w:rPr>
          </w:rPrChange>
        </w:rPr>
        <w:t>intra</w:t>
      </w:r>
      <w:r w:rsidR="00B54280" w:rsidRPr="00A60A57">
        <w:rPr>
          <w:rFonts w:cs="Times New Roman"/>
          <w:color w:val="0D0D0D" w:themeColor="text1" w:themeTint="F2"/>
          <w:sz w:val="22"/>
          <w:rPrChange w:id="15302" w:author="tao huang" w:date="2017-09-17T12:05:00Z">
            <w:rPr>
              <w:rFonts w:cs="Times New Roman"/>
              <w:color w:val="000000" w:themeColor="text1"/>
              <w:szCs w:val="24"/>
            </w:rPr>
          </w:rPrChange>
        </w:rPr>
        <w:t xml:space="preserve">-EWC </w:t>
      </w:r>
      <w:r w:rsidR="00B004E5" w:rsidRPr="00A60A57">
        <w:rPr>
          <w:rFonts w:cs="Times New Roman"/>
          <w:color w:val="0D0D0D" w:themeColor="text1" w:themeTint="F2"/>
          <w:sz w:val="22"/>
          <w:rPrChange w:id="15303" w:author="tao huang" w:date="2017-09-17T12:05:00Z">
            <w:rPr>
              <w:rFonts w:cs="Times New Roman"/>
              <w:color w:val="000000" w:themeColor="text1"/>
              <w:szCs w:val="24"/>
            </w:rPr>
          </w:rPrChange>
        </w:rPr>
        <w:t>model</w:t>
      </w:r>
      <w:r w:rsidR="00B54280" w:rsidRPr="00A60A57">
        <w:rPr>
          <w:rFonts w:cs="Times New Roman"/>
          <w:color w:val="0D0D0D" w:themeColor="text1" w:themeTint="F2"/>
          <w:sz w:val="22"/>
          <w:rPrChange w:id="15304" w:author="tao huang" w:date="2017-09-17T12:05:00Z">
            <w:rPr>
              <w:rFonts w:cs="Times New Roman"/>
              <w:color w:val="000000" w:themeColor="text1"/>
              <w:szCs w:val="24"/>
            </w:rPr>
          </w:rPrChange>
        </w:rPr>
        <w:t xml:space="preserve"> </w:t>
      </w:r>
      <w:r w:rsidR="00B54280" w:rsidRPr="00A60A57">
        <w:rPr>
          <w:rFonts w:cs="Times New Roman"/>
          <w:noProof/>
          <w:color w:val="0D0D0D" w:themeColor="text1" w:themeTint="F2"/>
          <w:sz w:val="22"/>
          <w:rPrChange w:id="15305" w:author="tao huang" w:date="2017-09-17T12:05:00Z">
            <w:rPr>
              <w:rFonts w:cs="Times New Roman"/>
              <w:noProof/>
              <w:color w:val="000000" w:themeColor="text1"/>
              <w:szCs w:val="24"/>
            </w:rPr>
          </w:rPrChange>
        </w:rPr>
        <w:t>generate</w:t>
      </w:r>
      <w:r w:rsidR="003C0313" w:rsidRPr="00A60A57">
        <w:rPr>
          <w:rFonts w:cs="Times New Roman"/>
          <w:noProof/>
          <w:color w:val="0D0D0D" w:themeColor="text1" w:themeTint="F2"/>
          <w:sz w:val="22"/>
          <w:rPrChange w:id="15306" w:author="tao huang" w:date="2017-09-17T12:05:00Z">
            <w:rPr>
              <w:rFonts w:cs="Times New Roman"/>
              <w:noProof/>
              <w:color w:val="000000" w:themeColor="text1"/>
              <w:szCs w:val="24"/>
            </w:rPr>
          </w:rPrChange>
        </w:rPr>
        <w:t>s</w:t>
      </w:r>
      <w:r w:rsidR="00B54280" w:rsidRPr="00A60A57">
        <w:rPr>
          <w:rFonts w:cs="Times New Roman"/>
          <w:color w:val="0D0D0D" w:themeColor="text1" w:themeTint="F2"/>
          <w:sz w:val="22"/>
          <w:rPrChange w:id="15307" w:author="tao huang" w:date="2017-09-17T12:05:00Z">
            <w:rPr>
              <w:rFonts w:cs="Times New Roman"/>
              <w:color w:val="000000" w:themeColor="text1"/>
              <w:szCs w:val="24"/>
            </w:rPr>
          </w:rPrChange>
        </w:rPr>
        <w:t xml:space="preserve"> forecasts which are the </w:t>
      </w:r>
      <w:r w:rsidR="003C0313" w:rsidRPr="00A60A57">
        <w:rPr>
          <w:rFonts w:cs="Times New Roman"/>
          <w:noProof/>
          <w:color w:val="0D0D0D" w:themeColor="text1" w:themeTint="F2"/>
          <w:sz w:val="22"/>
          <w:rPrChange w:id="15308" w:author="tao huang" w:date="2017-09-17T12:05:00Z">
            <w:rPr>
              <w:rFonts w:cs="Times New Roman"/>
              <w:noProof/>
              <w:color w:val="000000" w:themeColor="text1"/>
              <w:szCs w:val="24"/>
            </w:rPr>
          </w:rPrChange>
        </w:rPr>
        <w:t>combination</w:t>
      </w:r>
      <w:r w:rsidR="00B54280" w:rsidRPr="00A60A57">
        <w:rPr>
          <w:rFonts w:cs="Times New Roman"/>
          <w:color w:val="0D0D0D" w:themeColor="text1" w:themeTint="F2"/>
          <w:sz w:val="22"/>
          <w:rPrChange w:id="15309" w:author="tao huang" w:date="2017-09-17T12:05:00Z">
            <w:rPr>
              <w:rFonts w:cs="Times New Roman"/>
              <w:color w:val="000000" w:themeColor="text1"/>
              <w:szCs w:val="24"/>
            </w:rPr>
          </w:rPrChange>
        </w:rPr>
        <w:t xml:space="preserve"> of various sets of forecasts by the ADL-</w:t>
      </w:r>
      <w:r w:rsidR="00B54280" w:rsidRPr="000A110D">
        <w:rPr>
          <w:rFonts w:cs="Times New Roman"/>
          <w:noProof/>
          <w:color w:val="0D0D0D" w:themeColor="text1" w:themeTint="F2"/>
          <w:sz w:val="22"/>
          <w:rPrChange w:id="15310" w:author="tao huang" w:date="2017-09-17T12:18:00Z">
            <w:rPr>
              <w:rFonts w:cs="Times New Roman"/>
              <w:noProof/>
              <w:color w:val="000000" w:themeColor="text1"/>
              <w:szCs w:val="24"/>
            </w:rPr>
          </w:rPrChange>
        </w:rPr>
        <w:t>intra</w:t>
      </w:r>
      <w:r w:rsidR="00B54280" w:rsidRPr="00A60A57">
        <w:rPr>
          <w:rFonts w:cs="Times New Roman"/>
          <w:noProof/>
          <w:color w:val="0D0D0D" w:themeColor="text1" w:themeTint="F2"/>
          <w:sz w:val="22"/>
          <w:rPrChange w:id="15311" w:author="tao huang" w:date="2017-09-17T12:05:00Z">
            <w:rPr>
              <w:rFonts w:cs="Times New Roman"/>
              <w:noProof/>
              <w:color w:val="000000" w:themeColor="text1"/>
              <w:szCs w:val="24"/>
            </w:rPr>
          </w:rPrChange>
        </w:rPr>
        <w:t xml:space="preserve"> model</w:t>
      </w:r>
      <w:r w:rsidR="00B54280" w:rsidRPr="00A60A57">
        <w:rPr>
          <w:rFonts w:cs="Times New Roman"/>
          <w:color w:val="0D0D0D" w:themeColor="text1" w:themeTint="F2"/>
          <w:sz w:val="22"/>
          <w:rPrChange w:id="15312" w:author="tao huang" w:date="2017-09-17T12:05:00Z">
            <w:rPr>
              <w:rFonts w:cs="Times New Roman"/>
              <w:color w:val="000000" w:themeColor="text1"/>
              <w:szCs w:val="24"/>
            </w:rPr>
          </w:rPrChange>
        </w:rPr>
        <w:t xml:space="preserve"> with different estimation windows under the condition </w:t>
      </w:r>
      <w:r w:rsidR="003A7D97" w:rsidRPr="00A60A57">
        <w:rPr>
          <w:rFonts w:cs="Times New Roman"/>
          <w:color w:val="0D0D0D" w:themeColor="text1" w:themeTint="F2"/>
          <w:sz w:val="22"/>
          <w:rPrChange w:id="15313" w:author="tao huang" w:date="2017-09-17T12:05:00Z">
            <w:rPr>
              <w:rFonts w:cs="Times New Roman"/>
              <w:color w:val="000000" w:themeColor="text1"/>
              <w:szCs w:val="24"/>
            </w:rPr>
          </w:rPrChange>
        </w:rPr>
        <w:t>where</w:t>
      </w:r>
      <w:r w:rsidR="00B54280" w:rsidRPr="00A60A57">
        <w:rPr>
          <w:rFonts w:cs="Times New Roman"/>
          <w:color w:val="0D0D0D" w:themeColor="text1" w:themeTint="F2"/>
          <w:sz w:val="22"/>
          <w:rPrChange w:id="15314" w:author="tao huang" w:date="2017-09-17T12:05:00Z">
            <w:rPr>
              <w:rFonts w:cs="Times New Roman"/>
              <w:color w:val="000000" w:themeColor="text1"/>
              <w:szCs w:val="24"/>
            </w:rPr>
          </w:rPrChange>
        </w:rPr>
        <w:t xml:space="preserve"> structural breaks are detected. </w:t>
      </w:r>
      <w:r w:rsidR="00035651" w:rsidRPr="00A60A57">
        <w:rPr>
          <w:rFonts w:cs="Times New Roman"/>
          <w:color w:val="0D0D0D" w:themeColor="text1" w:themeTint="F2"/>
          <w:sz w:val="22"/>
          <w:rPrChange w:id="15315" w:author="tao huang" w:date="2017-09-17T12:05:00Z">
            <w:rPr>
              <w:rFonts w:cs="Times New Roman"/>
              <w:color w:val="000000" w:themeColor="text1"/>
              <w:szCs w:val="24"/>
            </w:rPr>
          </w:rPrChange>
        </w:rPr>
        <w:t>It</w:t>
      </w:r>
      <w:r w:rsidR="00B54280" w:rsidRPr="00A60A57">
        <w:rPr>
          <w:rFonts w:cs="Times New Roman"/>
          <w:color w:val="0D0D0D" w:themeColor="text1" w:themeTint="F2"/>
          <w:sz w:val="22"/>
          <w:rPrChange w:id="15316" w:author="tao huang" w:date="2017-09-17T12:05:00Z">
            <w:rPr>
              <w:rFonts w:cs="Times New Roman"/>
              <w:color w:val="000000" w:themeColor="text1"/>
              <w:szCs w:val="24"/>
            </w:rPr>
          </w:rPrChange>
        </w:rPr>
        <w:t xml:space="preserve"> tries to obtain an effective trade-off between the forecast bias and the forecast error </w:t>
      </w:r>
      <w:commentRangeStart w:id="15317"/>
      <w:commentRangeStart w:id="15318"/>
      <w:r w:rsidR="00B54280" w:rsidRPr="00A60A57">
        <w:rPr>
          <w:rFonts w:cs="Times New Roman"/>
          <w:color w:val="0D0D0D" w:themeColor="text1" w:themeTint="F2"/>
          <w:sz w:val="22"/>
          <w:rPrChange w:id="15319" w:author="tao huang" w:date="2017-09-17T12:05:00Z">
            <w:rPr>
              <w:rFonts w:cs="Times New Roman"/>
              <w:color w:val="000000" w:themeColor="text1"/>
              <w:szCs w:val="24"/>
            </w:rPr>
          </w:rPrChange>
        </w:rPr>
        <w:t>variance</w:t>
      </w:r>
      <w:commentRangeEnd w:id="15317"/>
      <w:r w:rsidR="007E232D" w:rsidRPr="00A60A57">
        <w:rPr>
          <w:rStyle w:val="CommentReference"/>
          <w:color w:val="0D0D0D" w:themeColor="text1" w:themeTint="F2"/>
          <w:sz w:val="22"/>
          <w:szCs w:val="22"/>
          <w:rPrChange w:id="15320" w:author="tao huang" w:date="2017-09-17T12:05:00Z">
            <w:rPr>
              <w:rStyle w:val="CommentReference"/>
            </w:rPr>
          </w:rPrChange>
        </w:rPr>
        <w:commentReference w:id="15317"/>
      </w:r>
      <w:commentRangeEnd w:id="15318"/>
      <w:r w:rsidR="00BB345B" w:rsidRPr="00A60A57">
        <w:rPr>
          <w:rStyle w:val="CommentReference"/>
          <w:color w:val="0D0D0D" w:themeColor="text1" w:themeTint="F2"/>
          <w:rPrChange w:id="15321" w:author="tao huang" w:date="2017-09-17T12:05:00Z">
            <w:rPr>
              <w:rStyle w:val="CommentReference"/>
            </w:rPr>
          </w:rPrChange>
        </w:rPr>
        <w:commentReference w:id="15318"/>
      </w:r>
      <w:r w:rsidR="00B54280" w:rsidRPr="00A60A57">
        <w:rPr>
          <w:rFonts w:cs="Times New Roman"/>
          <w:color w:val="0D0D0D" w:themeColor="text1" w:themeTint="F2"/>
          <w:sz w:val="22"/>
          <w:rPrChange w:id="15322" w:author="tao huang" w:date="2017-09-17T12:05:00Z">
            <w:rPr>
              <w:rFonts w:cs="Times New Roman"/>
              <w:color w:val="000000" w:themeColor="text1"/>
              <w:szCs w:val="24"/>
            </w:rPr>
          </w:rPrChange>
        </w:rPr>
        <w:t xml:space="preserve">. </w:t>
      </w:r>
      <w:r w:rsidR="00035651" w:rsidRPr="00A60A57">
        <w:rPr>
          <w:rFonts w:cs="Times New Roman"/>
          <w:color w:val="0D0D0D" w:themeColor="text1" w:themeTint="F2"/>
          <w:sz w:val="22"/>
          <w:rPrChange w:id="15323" w:author="tao huang" w:date="2017-09-17T12:05:00Z">
            <w:rPr>
              <w:rFonts w:cs="Times New Roman"/>
              <w:color w:val="000000" w:themeColor="text1"/>
              <w:szCs w:val="24"/>
            </w:rPr>
          </w:rPrChange>
        </w:rPr>
        <w:t xml:space="preserve">The ADL-intra-IC model tries to offset the potential forecast bias by adding the estimate of the forecast bias back to the error term at a cost of inflated forecast error variance when structural breaks are detected. </w:t>
      </w:r>
      <w:r w:rsidR="007317BD" w:rsidRPr="00A60A57">
        <w:rPr>
          <w:rFonts w:cs="Times New Roman"/>
          <w:color w:val="0D0D0D" w:themeColor="text1" w:themeTint="F2"/>
          <w:sz w:val="22"/>
          <w:rPrChange w:id="15324" w:author="tao huang" w:date="2017-09-17T12:05:00Z">
            <w:rPr>
              <w:rFonts w:cs="Times New Roman"/>
              <w:color w:val="000000" w:themeColor="text1"/>
              <w:szCs w:val="24"/>
            </w:rPr>
          </w:rPrChange>
        </w:rPr>
        <w:t xml:space="preserve">Based on </w:t>
      </w:r>
      <w:r w:rsidR="00035651" w:rsidRPr="00A60A57">
        <w:rPr>
          <w:rFonts w:cs="Times New Roman"/>
          <w:color w:val="0D0D0D" w:themeColor="text1" w:themeTint="F2"/>
          <w:sz w:val="22"/>
          <w:rPrChange w:id="15325" w:author="tao huang" w:date="2017-09-17T12:05:00Z">
            <w:rPr>
              <w:rFonts w:cs="Times New Roman"/>
              <w:color w:val="000000" w:themeColor="text1"/>
              <w:szCs w:val="24"/>
            </w:rPr>
          </w:rPrChange>
        </w:rPr>
        <w:t xml:space="preserve">our </w:t>
      </w:r>
      <w:r w:rsidR="007317BD" w:rsidRPr="00A60A57">
        <w:rPr>
          <w:rFonts w:cs="Times New Roman"/>
          <w:color w:val="0D0D0D" w:themeColor="text1" w:themeTint="F2"/>
          <w:sz w:val="22"/>
          <w:rPrChange w:id="15326" w:author="tao huang" w:date="2017-09-17T12:05:00Z">
            <w:rPr>
              <w:rFonts w:cs="Times New Roman"/>
              <w:color w:val="000000" w:themeColor="text1"/>
              <w:szCs w:val="24"/>
            </w:rPr>
          </w:rPrChange>
        </w:rPr>
        <w:t>experiment, we find that these models outperform the ADL-</w:t>
      </w:r>
      <w:r w:rsidR="007317BD" w:rsidRPr="000A110D">
        <w:rPr>
          <w:rFonts w:cs="Times New Roman"/>
          <w:noProof/>
          <w:color w:val="0D0D0D" w:themeColor="text1" w:themeTint="F2"/>
          <w:sz w:val="22"/>
          <w:rPrChange w:id="15327" w:author="tao huang" w:date="2017-09-17T12:18:00Z">
            <w:rPr>
              <w:rFonts w:cs="Times New Roman"/>
              <w:color w:val="000000" w:themeColor="text1"/>
              <w:szCs w:val="24"/>
            </w:rPr>
          </w:rPrChange>
        </w:rPr>
        <w:t>intra</w:t>
      </w:r>
      <w:r w:rsidR="007317BD" w:rsidRPr="00A60A57">
        <w:rPr>
          <w:rFonts w:cs="Times New Roman"/>
          <w:color w:val="0D0D0D" w:themeColor="text1" w:themeTint="F2"/>
          <w:sz w:val="22"/>
          <w:rPrChange w:id="15328" w:author="tao huang" w:date="2017-09-17T12:05:00Z">
            <w:rPr>
              <w:rFonts w:cs="Times New Roman"/>
              <w:color w:val="000000" w:themeColor="text1"/>
              <w:szCs w:val="24"/>
            </w:rPr>
          </w:rPrChange>
        </w:rPr>
        <w:t xml:space="preserve"> model </w:t>
      </w:r>
      <w:r w:rsidR="00B54280" w:rsidRPr="00A60A57">
        <w:rPr>
          <w:rFonts w:cs="Times New Roman"/>
          <w:color w:val="0D0D0D" w:themeColor="text1" w:themeTint="F2"/>
          <w:sz w:val="22"/>
          <w:rPrChange w:id="15329" w:author="tao huang" w:date="2017-09-17T12:05:00Z">
            <w:rPr>
              <w:rFonts w:cs="Times New Roman"/>
              <w:color w:val="000000" w:themeColor="text1"/>
              <w:szCs w:val="24"/>
            </w:rPr>
          </w:rPrChange>
        </w:rPr>
        <w:t xml:space="preserve">across all </w:t>
      </w:r>
      <w:r w:rsidR="007317BD" w:rsidRPr="00A60A57">
        <w:rPr>
          <w:rFonts w:cs="Times New Roman"/>
          <w:color w:val="0D0D0D" w:themeColor="text1" w:themeTint="F2"/>
          <w:sz w:val="22"/>
          <w:rPrChange w:id="15330" w:author="tao huang" w:date="2017-09-17T12:05:00Z">
            <w:rPr>
              <w:rFonts w:cs="Times New Roman"/>
              <w:color w:val="000000" w:themeColor="text1"/>
              <w:szCs w:val="24"/>
            </w:rPr>
          </w:rPrChange>
        </w:rPr>
        <w:t xml:space="preserve">the </w:t>
      </w:r>
      <w:r w:rsidR="007F247F" w:rsidRPr="00A60A57">
        <w:rPr>
          <w:rFonts w:cs="Times New Roman"/>
          <w:color w:val="0D0D0D" w:themeColor="text1" w:themeTint="F2"/>
          <w:sz w:val="22"/>
          <w:rPrChange w:id="15331" w:author="tao huang" w:date="2017-09-17T12:05:00Z">
            <w:rPr>
              <w:rFonts w:cs="Times New Roman"/>
              <w:color w:val="000000" w:themeColor="text1"/>
              <w:szCs w:val="24"/>
            </w:rPr>
          </w:rPrChange>
        </w:rPr>
        <w:t>28</w:t>
      </w:r>
      <w:r w:rsidR="007317BD" w:rsidRPr="00A60A57">
        <w:rPr>
          <w:rFonts w:cs="Times New Roman"/>
          <w:color w:val="0D0D0D" w:themeColor="text1" w:themeTint="F2"/>
          <w:sz w:val="22"/>
          <w:rPrChange w:id="15332" w:author="tao huang" w:date="2017-09-17T12:05:00Z">
            <w:rPr>
              <w:rFonts w:cs="Times New Roman"/>
              <w:color w:val="000000" w:themeColor="text1"/>
              <w:szCs w:val="24"/>
            </w:rPr>
          </w:rPrChange>
        </w:rPr>
        <w:t xml:space="preserve"> product categories. </w:t>
      </w:r>
      <w:r w:rsidR="004E7268" w:rsidRPr="00A60A57">
        <w:rPr>
          <w:rFonts w:cs="Times New Roman"/>
          <w:color w:val="0D0D0D" w:themeColor="text1" w:themeTint="F2"/>
          <w:sz w:val="22"/>
          <w:rPrChange w:id="15333" w:author="tao huang" w:date="2017-09-17T12:05:00Z">
            <w:rPr>
              <w:rFonts w:cs="Times New Roman"/>
              <w:color w:val="000000" w:themeColor="text1"/>
              <w:szCs w:val="24"/>
            </w:rPr>
          </w:rPrChange>
        </w:rPr>
        <w:t xml:space="preserve">Table 7 shows the percentage reductions </w:t>
      </w:r>
      <w:r w:rsidR="007317BD" w:rsidRPr="00A60A57">
        <w:rPr>
          <w:rFonts w:cs="Times New Roman"/>
          <w:color w:val="0D0D0D" w:themeColor="text1" w:themeTint="F2"/>
          <w:sz w:val="22"/>
          <w:rPrChange w:id="15334" w:author="tao huang" w:date="2017-09-17T12:05:00Z">
            <w:rPr>
              <w:rFonts w:cs="Times New Roman"/>
              <w:color w:val="000000" w:themeColor="text1"/>
              <w:szCs w:val="24"/>
            </w:rPr>
          </w:rPrChange>
        </w:rPr>
        <w:t xml:space="preserve">of various error measures </w:t>
      </w:r>
      <w:r w:rsidR="004E7268" w:rsidRPr="00A60A57">
        <w:rPr>
          <w:rFonts w:cs="Times New Roman"/>
          <w:color w:val="0D0D0D" w:themeColor="text1" w:themeTint="F2"/>
          <w:sz w:val="22"/>
          <w:rPrChange w:id="15335" w:author="tao huang" w:date="2017-09-17T12:05:00Z">
            <w:rPr>
              <w:rFonts w:cs="Times New Roman"/>
              <w:color w:val="000000" w:themeColor="text1"/>
              <w:szCs w:val="24"/>
            </w:rPr>
          </w:rPrChange>
        </w:rPr>
        <w:t>by the</w:t>
      </w:r>
      <w:r w:rsidR="007317BD" w:rsidRPr="00A60A57">
        <w:rPr>
          <w:rFonts w:cs="Times New Roman"/>
          <w:color w:val="0D0D0D" w:themeColor="text1" w:themeTint="F2"/>
          <w:sz w:val="22"/>
          <w:rPrChange w:id="15336" w:author="tao huang" w:date="2017-09-17T12:05:00Z">
            <w:rPr>
              <w:rFonts w:cs="Times New Roman"/>
              <w:color w:val="000000" w:themeColor="text1"/>
              <w:szCs w:val="24"/>
            </w:rPr>
          </w:rPrChange>
        </w:rPr>
        <w:t>se</w:t>
      </w:r>
      <w:r w:rsidR="004E7268" w:rsidRPr="00A60A57">
        <w:rPr>
          <w:rFonts w:cs="Times New Roman"/>
          <w:color w:val="0D0D0D" w:themeColor="text1" w:themeTint="F2"/>
          <w:sz w:val="22"/>
          <w:rPrChange w:id="15337" w:author="tao huang" w:date="2017-09-17T12:05:00Z">
            <w:rPr>
              <w:rFonts w:cs="Times New Roman"/>
              <w:color w:val="000000" w:themeColor="text1"/>
              <w:szCs w:val="24"/>
            </w:rPr>
          </w:rPrChange>
        </w:rPr>
        <w:t xml:space="preserve"> model</w:t>
      </w:r>
      <w:r w:rsidR="007317BD" w:rsidRPr="00A60A57">
        <w:rPr>
          <w:rFonts w:cs="Times New Roman"/>
          <w:color w:val="0D0D0D" w:themeColor="text1" w:themeTint="F2"/>
          <w:sz w:val="22"/>
          <w:rPrChange w:id="15338" w:author="tao huang" w:date="2017-09-17T12:05:00Z">
            <w:rPr>
              <w:rFonts w:cs="Times New Roman"/>
              <w:color w:val="000000" w:themeColor="text1"/>
              <w:szCs w:val="24"/>
            </w:rPr>
          </w:rPrChange>
        </w:rPr>
        <w:t>s</w:t>
      </w:r>
      <w:r w:rsidR="004E7268" w:rsidRPr="00A60A57">
        <w:rPr>
          <w:rFonts w:cs="Times New Roman"/>
          <w:color w:val="0D0D0D" w:themeColor="text1" w:themeTint="F2"/>
          <w:sz w:val="22"/>
          <w:rPrChange w:id="15339" w:author="tao huang" w:date="2017-09-17T12:05:00Z">
            <w:rPr>
              <w:rFonts w:cs="Times New Roman"/>
              <w:color w:val="000000" w:themeColor="text1"/>
              <w:szCs w:val="24"/>
            </w:rPr>
          </w:rPrChange>
        </w:rPr>
        <w:t xml:space="preserve"> compared to </w:t>
      </w:r>
      <w:r w:rsidR="007317BD" w:rsidRPr="00A60A57">
        <w:rPr>
          <w:rFonts w:cs="Times New Roman"/>
          <w:color w:val="0D0D0D" w:themeColor="text1" w:themeTint="F2"/>
          <w:sz w:val="22"/>
          <w:rPrChange w:id="15340" w:author="tao huang" w:date="2017-09-17T12:05:00Z">
            <w:rPr>
              <w:rFonts w:cs="Times New Roman"/>
              <w:color w:val="000000" w:themeColor="text1"/>
              <w:szCs w:val="24"/>
            </w:rPr>
          </w:rPrChange>
        </w:rPr>
        <w:t>compared to different benchmark</w:t>
      </w:r>
      <w:ins w:id="15341" w:author="Soopramanien, Didier" w:date="2017-09-09T13:37:00Z">
        <w:r w:rsidR="007E232D" w:rsidRPr="00A60A57">
          <w:rPr>
            <w:rFonts w:cs="Times New Roman"/>
            <w:color w:val="0D0D0D" w:themeColor="text1" w:themeTint="F2"/>
            <w:sz w:val="22"/>
            <w:rPrChange w:id="15342" w:author="tao huang" w:date="2017-09-17T12:05:00Z">
              <w:rPr>
                <w:rFonts w:cs="Times New Roman"/>
                <w:color w:val="000000" w:themeColor="text1"/>
                <w:szCs w:val="24"/>
              </w:rPr>
            </w:rPrChange>
          </w:rPr>
          <w:t xml:space="preserve"> models</w:t>
        </w:r>
      </w:ins>
      <w:del w:id="15343" w:author="Soopramanien, Didier" w:date="2017-09-09T13:37:00Z">
        <w:r w:rsidR="007317BD" w:rsidRPr="00A60A57" w:rsidDel="007E232D">
          <w:rPr>
            <w:rFonts w:cs="Times New Roman"/>
            <w:color w:val="0D0D0D" w:themeColor="text1" w:themeTint="F2"/>
            <w:sz w:val="22"/>
            <w:rPrChange w:id="15344" w:author="tao huang" w:date="2017-09-17T12:05:00Z">
              <w:rPr>
                <w:rFonts w:cs="Times New Roman"/>
                <w:color w:val="000000" w:themeColor="text1"/>
                <w:szCs w:val="24"/>
              </w:rPr>
            </w:rPrChange>
          </w:rPr>
          <w:delText>s</w:delText>
        </w:r>
      </w:del>
      <w:r w:rsidR="004E7268" w:rsidRPr="00A60A57">
        <w:rPr>
          <w:rFonts w:cs="Times New Roman"/>
          <w:color w:val="0D0D0D" w:themeColor="text1" w:themeTint="F2"/>
          <w:sz w:val="22"/>
          <w:rPrChange w:id="15345" w:author="tao huang" w:date="2017-09-17T12:05:00Z">
            <w:rPr>
              <w:rFonts w:cs="Times New Roman"/>
              <w:color w:val="000000" w:themeColor="text1"/>
              <w:szCs w:val="24"/>
            </w:rPr>
          </w:rPrChange>
        </w:rPr>
        <w:t xml:space="preserve">. For example, </w:t>
      </w:r>
      <w:r w:rsidR="007317BD" w:rsidRPr="00A60A57">
        <w:rPr>
          <w:rFonts w:cs="Times New Roman"/>
          <w:color w:val="0D0D0D" w:themeColor="text1" w:themeTint="F2"/>
          <w:sz w:val="22"/>
          <w:rPrChange w:id="15346" w:author="tao huang" w:date="2017-09-17T12:05:00Z">
            <w:rPr>
              <w:rFonts w:cs="Times New Roman"/>
              <w:color w:val="000000" w:themeColor="text1"/>
              <w:szCs w:val="24"/>
            </w:rPr>
          </w:rPrChange>
        </w:rPr>
        <w:t>for the forecast horizon of one to eight</w:t>
      </w:r>
      <w:r w:rsidR="00057C8C" w:rsidRPr="00A60A57">
        <w:rPr>
          <w:rFonts w:cs="Times New Roman"/>
          <w:color w:val="0D0D0D" w:themeColor="text1" w:themeTint="F2"/>
          <w:sz w:val="22"/>
          <w:rPrChange w:id="15347" w:author="tao huang" w:date="2017-09-17T12:05:00Z">
            <w:rPr>
              <w:rFonts w:cs="Times New Roman"/>
              <w:color w:val="000000" w:themeColor="text1"/>
              <w:szCs w:val="24"/>
            </w:rPr>
          </w:rPrChange>
        </w:rPr>
        <w:t xml:space="preserve"> </w:t>
      </w:r>
      <w:r w:rsidR="007317BD" w:rsidRPr="00A60A57">
        <w:rPr>
          <w:rFonts w:cs="Times New Roman"/>
          <w:color w:val="0D0D0D" w:themeColor="text1" w:themeTint="F2"/>
          <w:sz w:val="22"/>
          <w:rPrChange w:id="15348" w:author="tao huang" w:date="2017-09-17T12:05:00Z">
            <w:rPr>
              <w:rFonts w:cs="Times New Roman"/>
              <w:color w:val="000000" w:themeColor="text1"/>
              <w:szCs w:val="24"/>
            </w:rPr>
          </w:rPrChange>
        </w:rPr>
        <w:t>week</w:t>
      </w:r>
      <w:r w:rsidR="00057C8C" w:rsidRPr="00A60A57">
        <w:rPr>
          <w:rFonts w:cs="Times New Roman"/>
          <w:color w:val="0D0D0D" w:themeColor="text1" w:themeTint="F2"/>
          <w:sz w:val="22"/>
          <w:rPrChange w:id="15349" w:author="tao huang" w:date="2017-09-17T12:05:00Z">
            <w:rPr>
              <w:rFonts w:cs="Times New Roman"/>
              <w:color w:val="000000" w:themeColor="text1"/>
              <w:szCs w:val="24"/>
            </w:rPr>
          </w:rPrChange>
        </w:rPr>
        <w:t>s</w:t>
      </w:r>
      <w:r w:rsidR="007317BD" w:rsidRPr="00A60A57">
        <w:rPr>
          <w:rFonts w:cs="Times New Roman"/>
          <w:color w:val="0D0D0D" w:themeColor="text1" w:themeTint="F2"/>
          <w:sz w:val="22"/>
          <w:rPrChange w:id="15350" w:author="tao huang" w:date="2017-09-17T12:05:00Z">
            <w:rPr>
              <w:rFonts w:cs="Times New Roman"/>
              <w:color w:val="000000" w:themeColor="text1"/>
              <w:szCs w:val="24"/>
            </w:rPr>
          </w:rPrChange>
        </w:rPr>
        <w:t xml:space="preserve"> </w:t>
      </w:r>
      <w:ins w:id="15351" w:author="Soopramanien, Didier" w:date="2017-09-08T15:20:00Z">
        <w:r w:rsidR="009B7E49" w:rsidRPr="00A60A57">
          <w:rPr>
            <w:rFonts w:cs="Times New Roman"/>
            <w:color w:val="0D0D0D" w:themeColor="text1" w:themeTint="F2"/>
            <w:sz w:val="22"/>
            <w:rPrChange w:id="15352" w:author="tao huang" w:date="2017-09-17T12:05:00Z">
              <w:rPr>
                <w:rFonts w:cs="Times New Roman"/>
                <w:color w:val="000000" w:themeColor="text1"/>
                <w:szCs w:val="24"/>
              </w:rPr>
            </w:rPrChange>
          </w:rPr>
          <w:t>a</w:t>
        </w:r>
      </w:ins>
      <w:r w:rsidR="007317BD" w:rsidRPr="00A60A57">
        <w:rPr>
          <w:rFonts w:cs="Times New Roman"/>
          <w:color w:val="0D0D0D" w:themeColor="text1" w:themeTint="F2"/>
          <w:sz w:val="22"/>
          <w:rPrChange w:id="15353" w:author="tao huang" w:date="2017-09-17T12:05:00Z">
            <w:rPr>
              <w:rFonts w:cs="Times New Roman"/>
              <w:color w:val="000000" w:themeColor="text1"/>
              <w:szCs w:val="24"/>
            </w:rPr>
          </w:rPrChange>
        </w:rPr>
        <w:t xml:space="preserve">head, </w:t>
      </w:r>
      <w:r w:rsidR="004E7268" w:rsidRPr="00A60A57">
        <w:rPr>
          <w:rFonts w:cs="Times New Roman"/>
          <w:color w:val="0D0D0D" w:themeColor="text1" w:themeTint="F2"/>
          <w:sz w:val="22"/>
          <w:rPrChange w:id="15354" w:author="tao huang" w:date="2017-09-17T12:05:00Z">
            <w:rPr>
              <w:rFonts w:cs="Times New Roman"/>
              <w:color w:val="000000" w:themeColor="text1"/>
              <w:szCs w:val="24"/>
            </w:rPr>
          </w:rPrChange>
        </w:rPr>
        <w:t>the ADL-</w:t>
      </w:r>
      <w:r w:rsidR="004E7268" w:rsidRPr="000A110D">
        <w:rPr>
          <w:rFonts w:cs="Times New Roman"/>
          <w:noProof/>
          <w:color w:val="0D0D0D" w:themeColor="text1" w:themeTint="F2"/>
          <w:sz w:val="22"/>
          <w:rPrChange w:id="15355" w:author="tao huang" w:date="2017-09-17T12:18:00Z">
            <w:rPr>
              <w:rFonts w:cs="Times New Roman"/>
              <w:noProof/>
              <w:color w:val="000000" w:themeColor="text1"/>
              <w:szCs w:val="24"/>
            </w:rPr>
          </w:rPrChange>
        </w:rPr>
        <w:t>intra</w:t>
      </w:r>
      <w:r w:rsidR="004E7268" w:rsidRPr="00A60A57">
        <w:rPr>
          <w:rFonts w:cs="Times New Roman"/>
          <w:color w:val="0D0D0D" w:themeColor="text1" w:themeTint="F2"/>
          <w:sz w:val="22"/>
          <w:rPrChange w:id="15356" w:author="tao huang" w:date="2017-09-17T12:05:00Z">
            <w:rPr>
              <w:rFonts w:cs="Times New Roman"/>
              <w:color w:val="000000" w:themeColor="text1"/>
              <w:szCs w:val="24"/>
            </w:rPr>
          </w:rPrChange>
        </w:rPr>
        <w:t xml:space="preserve">-EWC model reduces the </w:t>
      </w:r>
      <w:r w:rsidR="007317BD" w:rsidRPr="00A60A57">
        <w:rPr>
          <w:rFonts w:cs="Times New Roman"/>
          <w:color w:val="0D0D0D" w:themeColor="text1" w:themeTint="F2"/>
          <w:sz w:val="22"/>
          <w:rPrChange w:id="15357" w:author="tao huang" w:date="2017-09-17T12:05:00Z">
            <w:rPr>
              <w:rFonts w:cs="Times New Roman"/>
              <w:color w:val="000000" w:themeColor="text1"/>
              <w:szCs w:val="24"/>
            </w:rPr>
          </w:rPrChange>
        </w:rPr>
        <w:t>SMAPE</w:t>
      </w:r>
      <w:r w:rsidR="004E7268" w:rsidRPr="00A60A57">
        <w:rPr>
          <w:rFonts w:cs="Times New Roman"/>
          <w:color w:val="0D0D0D" w:themeColor="text1" w:themeTint="F2"/>
          <w:sz w:val="22"/>
          <w:rPrChange w:id="15358" w:author="tao huang" w:date="2017-09-17T12:05:00Z">
            <w:rPr>
              <w:rFonts w:cs="Times New Roman"/>
              <w:color w:val="000000" w:themeColor="text1"/>
              <w:szCs w:val="24"/>
            </w:rPr>
          </w:rPrChange>
        </w:rPr>
        <w:t xml:space="preserve"> of the ADL-</w:t>
      </w:r>
      <w:r w:rsidR="004E7268" w:rsidRPr="000A110D">
        <w:rPr>
          <w:rFonts w:cs="Times New Roman"/>
          <w:noProof/>
          <w:color w:val="0D0D0D" w:themeColor="text1" w:themeTint="F2"/>
          <w:sz w:val="22"/>
          <w:rPrChange w:id="15359" w:author="tao huang" w:date="2017-09-17T12:18:00Z">
            <w:rPr>
              <w:rFonts w:cs="Times New Roman"/>
              <w:noProof/>
              <w:color w:val="000000" w:themeColor="text1"/>
              <w:szCs w:val="24"/>
            </w:rPr>
          </w:rPrChange>
        </w:rPr>
        <w:t>intra</w:t>
      </w:r>
      <w:r w:rsidR="004E7268" w:rsidRPr="00A60A57">
        <w:rPr>
          <w:rFonts w:cs="Times New Roman"/>
          <w:noProof/>
          <w:color w:val="0D0D0D" w:themeColor="text1" w:themeTint="F2"/>
          <w:sz w:val="22"/>
          <w:rPrChange w:id="15360" w:author="tao huang" w:date="2017-09-17T12:05:00Z">
            <w:rPr>
              <w:rFonts w:cs="Times New Roman"/>
              <w:noProof/>
              <w:color w:val="000000" w:themeColor="text1"/>
              <w:szCs w:val="24"/>
            </w:rPr>
          </w:rPrChange>
        </w:rPr>
        <w:t xml:space="preserve"> model</w:t>
      </w:r>
      <w:r w:rsidR="004E7268" w:rsidRPr="00A60A57">
        <w:rPr>
          <w:rFonts w:cs="Times New Roman"/>
          <w:color w:val="0D0D0D" w:themeColor="text1" w:themeTint="F2"/>
          <w:sz w:val="22"/>
          <w:rPrChange w:id="15361" w:author="tao huang" w:date="2017-09-17T12:05:00Z">
            <w:rPr>
              <w:rFonts w:cs="Times New Roman"/>
              <w:color w:val="000000" w:themeColor="text1"/>
              <w:szCs w:val="24"/>
            </w:rPr>
          </w:rPrChange>
        </w:rPr>
        <w:t xml:space="preserve"> by 0.2</w:t>
      </w:r>
      <w:r w:rsidR="007317BD" w:rsidRPr="00A60A57">
        <w:rPr>
          <w:rFonts w:cs="Times New Roman"/>
          <w:color w:val="0D0D0D" w:themeColor="text1" w:themeTint="F2"/>
          <w:sz w:val="22"/>
          <w:rPrChange w:id="15362" w:author="tao huang" w:date="2017-09-17T12:05:00Z">
            <w:rPr>
              <w:rFonts w:cs="Times New Roman"/>
              <w:color w:val="000000" w:themeColor="text1"/>
              <w:szCs w:val="24"/>
            </w:rPr>
          </w:rPrChange>
        </w:rPr>
        <w:t>2</w:t>
      </w:r>
      <w:r w:rsidR="004E7268" w:rsidRPr="00A60A57">
        <w:rPr>
          <w:rFonts w:cs="Times New Roman"/>
          <w:color w:val="0D0D0D" w:themeColor="text1" w:themeTint="F2"/>
          <w:sz w:val="22"/>
          <w:rPrChange w:id="15363" w:author="tao huang" w:date="2017-09-17T12:05:00Z">
            <w:rPr>
              <w:rFonts w:cs="Times New Roman"/>
              <w:color w:val="000000" w:themeColor="text1"/>
              <w:szCs w:val="24"/>
            </w:rPr>
          </w:rPrChange>
        </w:rPr>
        <w:t xml:space="preserve">% and reduces the </w:t>
      </w:r>
      <w:r w:rsidR="00057C8C" w:rsidRPr="00A60A57">
        <w:rPr>
          <w:rFonts w:cs="Times New Roman"/>
          <w:color w:val="0D0D0D" w:themeColor="text1" w:themeTint="F2"/>
          <w:sz w:val="22"/>
          <w:rPrChange w:id="15364" w:author="tao huang" w:date="2017-09-17T12:05:00Z">
            <w:rPr>
              <w:rFonts w:cs="Times New Roman"/>
              <w:color w:val="000000" w:themeColor="text1"/>
              <w:szCs w:val="24"/>
            </w:rPr>
          </w:rPrChange>
        </w:rPr>
        <w:t>S</w:t>
      </w:r>
      <w:r w:rsidR="004E7268" w:rsidRPr="00A60A57">
        <w:rPr>
          <w:rFonts w:cs="Times New Roman"/>
          <w:color w:val="0D0D0D" w:themeColor="text1" w:themeTint="F2"/>
          <w:sz w:val="22"/>
          <w:rPrChange w:id="15365" w:author="tao huang" w:date="2017-09-17T12:05:00Z">
            <w:rPr>
              <w:rFonts w:cs="Times New Roman"/>
              <w:color w:val="000000" w:themeColor="text1"/>
              <w:szCs w:val="24"/>
            </w:rPr>
          </w:rPrChange>
        </w:rPr>
        <w:t xml:space="preserve">MAPE of the Base-lift model by </w:t>
      </w:r>
      <w:r w:rsidR="00057C8C" w:rsidRPr="00A60A57">
        <w:rPr>
          <w:rFonts w:cs="Times New Roman"/>
          <w:color w:val="0D0D0D" w:themeColor="text1" w:themeTint="F2"/>
          <w:sz w:val="22"/>
          <w:rPrChange w:id="15366" w:author="tao huang" w:date="2017-09-17T12:05:00Z">
            <w:rPr>
              <w:rFonts w:cs="Times New Roman"/>
              <w:color w:val="000000" w:themeColor="text1"/>
              <w:szCs w:val="24"/>
            </w:rPr>
          </w:rPrChange>
        </w:rPr>
        <w:t>13.97</w:t>
      </w:r>
      <w:r w:rsidR="004E7268" w:rsidRPr="00A60A57">
        <w:rPr>
          <w:rFonts w:cs="Times New Roman"/>
          <w:color w:val="0D0D0D" w:themeColor="text1" w:themeTint="F2"/>
          <w:sz w:val="22"/>
          <w:rPrChange w:id="15367" w:author="tao huang" w:date="2017-09-17T12:05:00Z">
            <w:rPr>
              <w:rFonts w:cs="Times New Roman"/>
              <w:color w:val="000000" w:themeColor="text1"/>
              <w:szCs w:val="24"/>
            </w:rPr>
          </w:rPrChange>
        </w:rPr>
        <w:t xml:space="preserve">%. </w:t>
      </w:r>
      <w:r w:rsidR="00035651" w:rsidRPr="00A60A57">
        <w:rPr>
          <w:rFonts w:cs="Times New Roman"/>
          <w:color w:val="0D0D0D" w:themeColor="text1" w:themeTint="F2"/>
          <w:sz w:val="22"/>
          <w:rPrChange w:id="15368" w:author="tao huang" w:date="2017-09-17T12:05:00Z">
            <w:rPr>
              <w:rFonts w:cs="Times New Roman"/>
              <w:color w:val="000000" w:themeColor="text1"/>
              <w:szCs w:val="24"/>
            </w:rPr>
          </w:rPrChange>
        </w:rPr>
        <w:t>The ADL-</w:t>
      </w:r>
      <w:r w:rsidR="00035651" w:rsidRPr="00A60A57">
        <w:rPr>
          <w:rFonts w:cs="Times New Roman"/>
          <w:noProof/>
          <w:color w:val="0D0D0D" w:themeColor="text1" w:themeTint="F2"/>
          <w:sz w:val="22"/>
          <w:rPrChange w:id="15369" w:author="tao huang" w:date="2017-09-17T12:05:00Z">
            <w:rPr>
              <w:rFonts w:cs="Times New Roman"/>
              <w:noProof/>
              <w:color w:val="000000" w:themeColor="text1"/>
              <w:szCs w:val="24"/>
            </w:rPr>
          </w:rPrChange>
        </w:rPr>
        <w:t>intra</w:t>
      </w:r>
      <w:r w:rsidR="00035651" w:rsidRPr="00A60A57">
        <w:rPr>
          <w:rFonts w:cs="Times New Roman"/>
          <w:color w:val="0D0D0D" w:themeColor="text1" w:themeTint="F2"/>
          <w:sz w:val="22"/>
          <w:rPrChange w:id="15370" w:author="tao huang" w:date="2017-09-17T12:05:00Z">
            <w:rPr>
              <w:rFonts w:cs="Times New Roman"/>
              <w:color w:val="000000" w:themeColor="text1"/>
              <w:szCs w:val="24"/>
            </w:rPr>
          </w:rPrChange>
        </w:rPr>
        <w:t>-IC model reduces the SMAPE of the ADL-</w:t>
      </w:r>
      <w:r w:rsidR="00035651" w:rsidRPr="000A110D">
        <w:rPr>
          <w:rFonts w:cs="Times New Roman"/>
          <w:noProof/>
          <w:color w:val="0D0D0D" w:themeColor="text1" w:themeTint="F2"/>
          <w:sz w:val="22"/>
          <w:rPrChange w:id="15371" w:author="tao huang" w:date="2017-09-17T12:18:00Z">
            <w:rPr>
              <w:rFonts w:cs="Times New Roman"/>
              <w:noProof/>
              <w:color w:val="000000" w:themeColor="text1"/>
              <w:szCs w:val="24"/>
            </w:rPr>
          </w:rPrChange>
        </w:rPr>
        <w:t>intra</w:t>
      </w:r>
      <w:r w:rsidR="00035651" w:rsidRPr="00A60A57">
        <w:rPr>
          <w:rFonts w:cs="Times New Roman"/>
          <w:noProof/>
          <w:color w:val="0D0D0D" w:themeColor="text1" w:themeTint="F2"/>
          <w:sz w:val="22"/>
          <w:rPrChange w:id="15372" w:author="tao huang" w:date="2017-09-17T12:05:00Z">
            <w:rPr>
              <w:rFonts w:cs="Times New Roman"/>
              <w:noProof/>
              <w:color w:val="000000" w:themeColor="text1"/>
              <w:szCs w:val="24"/>
            </w:rPr>
          </w:rPrChange>
        </w:rPr>
        <w:t xml:space="preserve"> model</w:t>
      </w:r>
      <w:r w:rsidR="00035651" w:rsidRPr="00A60A57">
        <w:rPr>
          <w:rFonts w:cs="Times New Roman"/>
          <w:color w:val="0D0D0D" w:themeColor="text1" w:themeTint="F2"/>
          <w:sz w:val="22"/>
          <w:rPrChange w:id="15373" w:author="tao huang" w:date="2017-09-17T12:05:00Z">
            <w:rPr>
              <w:rFonts w:cs="Times New Roman"/>
              <w:color w:val="000000" w:themeColor="text1"/>
              <w:szCs w:val="24"/>
            </w:rPr>
          </w:rPrChange>
        </w:rPr>
        <w:t xml:space="preserve"> by 0.</w:t>
      </w:r>
      <w:r w:rsidR="00414DBA" w:rsidRPr="00A60A57">
        <w:rPr>
          <w:rFonts w:cs="Times New Roman"/>
          <w:color w:val="0D0D0D" w:themeColor="text1" w:themeTint="F2"/>
          <w:sz w:val="22"/>
          <w:rPrChange w:id="15374" w:author="tao huang" w:date="2017-09-17T12:05:00Z">
            <w:rPr>
              <w:rFonts w:cs="Times New Roman"/>
              <w:color w:val="000000" w:themeColor="text1"/>
              <w:szCs w:val="24"/>
            </w:rPr>
          </w:rPrChange>
        </w:rPr>
        <w:t>18</w:t>
      </w:r>
      <w:r w:rsidR="00035651" w:rsidRPr="00A60A57">
        <w:rPr>
          <w:rFonts w:cs="Times New Roman"/>
          <w:color w:val="0D0D0D" w:themeColor="text1" w:themeTint="F2"/>
          <w:sz w:val="22"/>
          <w:rPrChange w:id="15375" w:author="tao huang" w:date="2017-09-17T12:05:00Z">
            <w:rPr>
              <w:rFonts w:cs="Times New Roman"/>
              <w:color w:val="000000" w:themeColor="text1"/>
              <w:szCs w:val="24"/>
            </w:rPr>
          </w:rPrChange>
        </w:rPr>
        <w:t xml:space="preserve">% and reduces the SMAPE of the Base-lift model by </w:t>
      </w:r>
      <w:r w:rsidR="009473CA" w:rsidRPr="00A60A57">
        <w:rPr>
          <w:rFonts w:cs="Times New Roman"/>
          <w:color w:val="0D0D0D" w:themeColor="text1" w:themeTint="F2"/>
          <w:sz w:val="22"/>
          <w:rPrChange w:id="15376" w:author="tao huang" w:date="2017-09-17T12:05:00Z">
            <w:rPr>
              <w:rFonts w:cs="Times New Roman"/>
              <w:color w:val="000000" w:themeColor="text1"/>
              <w:szCs w:val="24"/>
            </w:rPr>
          </w:rPrChange>
        </w:rPr>
        <w:t>13.94</w:t>
      </w:r>
      <w:r w:rsidR="00035651" w:rsidRPr="00A60A57">
        <w:rPr>
          <w:rFonts w:cs="Times New Roman"/>
          <w:color w:val="0D0D0D" w:themeColor="text1" w:themeTint="F2"/>
          <w:sz w:val="22"/>
          <w:rPrChange w:id="15377" w:author="tao huang" w:date="2017-09-17T12:05:00Z">
            <w:rPr>
              <w:rFonts w:cs="Times New Roman"/>
              <w:color w:val="000000" w:themeColor="text1"/>
              <w:szCs w:val="24"/>
            </w:rPr>
          </w:rPrChange>
        </w:rPr>
        <w:t xml:space="preserve">%. </w:t>
      </w:r>
      <w:r w:rsidR="00450C63" w:rsidRPr="00A60A57">
        <w:rPr>
          <w:rFonts w:cs="Times New Roman"/>
          <w:color w:val="0D0D0D" w:themeColor="text1" w:themeTint="F2"/>
          <w:sz w:val="22"/>
          <w:rPrChange w:id="15378" w:author="tao huang" w:date="2017-09-17T12:05:00Z">
            <w:rPr>
              <w:rFonts w:cs="Times New Roman"/>
              <w:color w:val="000000" w:themeColor="text1"/>
              <w:szCs w:val="24"/>
            </w:rPr>
          </w:rPrChange>
        </w:rPr>
        <w:t xml:space="preserve">At the category level, </w:t>
      </w:r>
      <w:r w:rsidR="005B34BD" w:rsidRPr="00A60A57">
        <w:rPr>
          <w:rFonts w:cs="Times New Roman"/>
          <w:color w:val="0D0D0D" w:themeColor="text1" w:themeTint="F2"/>
          <w:sz w:val="22"/>
          <w:rPrChange w:id="15379" w:author="tao huang" w:date="2017-09-17T12:05:00Z">
            <w:rPr>
              <w:rFonts w:cs="Times New Roman"/>
              <w:color w:val="000000" w:themeColor="text1"/>
              <w:szCs w:val="24"/>
            </w:rPr>
          </w:rPrChange>
        </w:rPr>
        <w:t>the ADL-</w:t>
      </w:r>
      <w:r w:rsidR="005B34BD" w:rsidRPr="000A110D">
        <w:rPr>
          <w:rFonts w:cs="Times New Roman"/>
          <w:noProof/>
          <w:color w:val="0D0D0D" w:themeColor="text1" w:themeTint="F2"/>
          <w:sz w:val="22"/>
          <w:rPrChange w:id="15380" w:author="tao huang" w:date="2017-09-17T12:18:00Z">
            <w:rPr>
              <w:rFonts w:cs="Times New Roman"/>
              <w:noProof/>
              <w:color w:val="000000" w:themeColor="text1"/>
              <w:szCs w:val="24"/>
            </w:rPr>
          </w:rPrChange>
        </w:rPr>
        <w:t>intra</w:t>
      </w:r>
      <w:r w:rsidR="005B34BD" w:rsidRPr="00A60A57">
        <w:rPr>
          <w:rFonts w:cs="Times New Roman"/>
          <w:color w:val="0D0D0D" w:themeColor="text1" w:themeTint="F2"/>
          <w:sz w:val="22"/>
          <w:rPrChange w:id="15381" w:author="tao huang" w:date="2017-09-17T12:05:00Z">
            <w:rPr>
              <w:rFonts w:cs="Times New Roman"/>
              <w:color w:val="000000" w:themeColor="text1"/>
              <w:szCs w:val="24"/>
            </w:rPr>
          </w:rPrChange>
        </w:rPr>
        <w:t>-EWC model and the ADL-</w:t>
      </w:r>
      <w:r w:rsidR="005B34BD" w:rsidRPr="00A60A57">
        <w:rPr>
          <w:rFonts w:cs="Times New Roman"/>
          <w:noProof/>
          <w:color w:val="0D0D0D" w:themeColor="text1" w:themeTint="F2"/>
          <w:sz w:val="22"/>
          <w:rPrChange w:id="15382" w:author="tao huang" w:date="2017-09-17T12:05:00Z">
            <w:rPr>
              <w:rFonts w:cs="Times New Roman"/>
              <w:noProof/>
              <w:color w:val="000000" w:themeColor="text1"/>
              <w:szCs w:val="24"/>
            </w:rPr>
          </w:rPrChange>
        </w:rPr>
        <w:t>intra</w:t>
      </w:r>
      <w:r w:rsidR="005B34BD" w:rsidRPr="00A60A57">
        <w:rPr>
          <w:rFonts w:cs="Times New Roman"/>
          <w:color w:val="0D0D0D" w:themeColor="text1" w:themeTint="F2"/>
          <w:sz w:val="22"/>
          <w:rPrChange w:id="15383" w:author="tao huang" w:date="2017-09-17T12:05:00Z">
            <w:rPr>
              <w:rFonts w:cs="Times New Roman"/>
              <w:color w:val="000000" w:themeColor="text1"/>
              <w:szCs w:val="24"/>
            </w:rPr>
          </w:rPrChange>
        </w:rPr>
        <w:t xml:space="preserve">-IC model </w:t>
      </w:r>
      <w:r w:rsidR="00450C63" w:rsidRPr="00A60A57">
        <w:rPr>
          <w:rFonts w:cs="Times New Roman"/>
          <w:color w:val="0D0D0D" w:themeColor="text1" w:themeTint="F2"/>
          <w:sz w:val="22"/>
          <w:rPrChange w:id="15384" w:author="tao huang" w:date="2017-09-17T12:05:00Z">
            <w:rPr>
              <w:rFonts w:cs="Times New Roman"/>
              <w:color w:val="000000" w:themeColor="text1"/>
              <w:szCs w:val="24"/>
            </w:rPr>
          </w:rPrChange>
        </w:rPr>
        <w:t xml:space="preserve">have superior forecasting </w:t>
      </w:r>
      <w:r w:rsidR="00105242" w:rsidRPr="00A60A57">
        <w:rPr>
          <w:rFonts w:cs="Times New Roman"/>
          <w:color w:val="0D0D0D" w:themeColor="text1" w:themeTint="F2"/>
          <w:sz w:val="22"/>
          <w:rPrChange w:id="15385" w:author="tao huang" w:date="2017-09-17T12:05:00Z">
            <w:rPr>
              <w:rFonts w:cs="Times New Roman"/>
              <w:color w:val="000000" w:themeColor="text1"/>
              <w:szCs w:val="24"/>
            </w:rPr>
          </w:rPrChange>
        </w:rPr>
        <w:t>performance compared to the ADL-</w:t>
      </w:r>
      <w:r w:rsidR="00105242" w:rsidRPr="000A110D">
        <w:rPr>
          <w:rFonts w:cs="Times New Roman"/>
          <w:noProof/>
          <w:color w:val="0D0D0D" w:themeColor="text1" w:themeTint="F2"/>
          <w:sz w:val="22"/>
          <w:rPrChange w:id="15386" w:author="tao huang" w:date="2017-09-17T12:18:00Z">
            <w:rPr>
              <w:rFonts w:cs="Times New Roman"/>
              <w:color w:val="000000" w:themeColor="text1"/>
              <w:szCs w:val="24"/>
            </w:rPr>
          </w:rPrChange>
        </w:rPr>
        <w:t>intra</w:t>
      </w:r>
      <w:r w:rsidR="00105242" w:rsidRPr="00A60A57">
        <w:rPr>
          <w:rFonts w:cs="Times New Roman"/>
          <w:color w:val="0D0D0D" w:themeColor="text1" w:themeTint="F2"/>
          <w:sz w:val="22"/>
          <w:rPrChange w:id="15387" w:author="tao huang" w:date="2017-09-17T12:05:00Z">
            <w:rPr>
              <w:rFonts w:cs="Times New Roman"/>
              <w:color w:val="000000" w:themeColor="text1"/>
              <w:szCs w:val="24"/>
            </w:rPr>
          </w:rPrChange>
        </w:rPr>
        <w:t xml:space="preserve"> model </w:t>
      </w:r>
      <w:r w:rsidR="00450C63" w:rsidRPr="00A60A57">
        <w:rPr>
          <w:rFonts w:cs="Times New Roman"/>
          <w:color w:val="0D0D0D" w:themeColor="text1" w:themeTint="F2"/>
          <w:sz w:val="22"/>
          <w:rPrChange w:id="15388" w:author="tao huang" w:date="2017-09-17T12:05:00Z">
            <w:rPr>
              <w:rFonts w:cs="Times New Roman"/>
              <w:color w:val="000000" w:themeColor="text1"/>
              <w:szCs w:val="24"/>
            </w:rPr>
          </w:rPrChange>
        </w:rPr>
        <w:t xml:space="preserve">for most of the product categories. </w:t>
      </w:r>
      <w:ins w:id="15389" w:author="tao huang" w:date="2017-09-17T12:30:00Z">
        <w:r w:rsidR="00083175">
          <w:rPr>
            <w:rFonts w:cs="Times New Roman"/>
            <w:color w:val="0D0D0D" w:themeColor="text1" w:themeTint="F2"/>
            <w:sz w:val="22"/>
          </w:rPr>
          <w:t xml:space="preserve"> </w:t>
        </w:r>
      </w:ins>
    </w:p>
    <w:p w14:paraId="70F286EB" w14:textId="77777777" w:rsidR="00E84997" w:rsidRPr="00A60A57" w:rsidRDefault="00E84997">
      <w:pPr>
        <w:spacing w:after="0" w:line="360" w:lineRule="auto"/>
        <w:rPr>
          <w:rFonts w:cs="Times New Roman"/>
          <w:color w:val="0D0D0D" w:themeColor="text1" w:themeTint="F2"/>
          <w:sz w:val="22"/>
          <w:rPrChange w:id="15390" w:author="tao huang" w:date="2017-09-17T12:05:00Z">
            <w:rPr>
              <w:rFonts w:cs="Times New Roman"/>
              <w:color w:val="000000" w:themeColor="text1"/>
              <w:szCs w:val="24"/>
            </w:rPr>
          </w:rPrChange>
        </w:rPr>
      </w:pPr>
    </w:p>
    <w:p w14:paraId="232EC701" w14:textId="40FED365" w:rsidR="00E84997" w:rsidRPr="00A60A57" w:rsidRDefault="00E84997">
      <w:pPr>
        <w:spacing w:after="0" w:line="360" w:lineRule="auto"/>
        <w:rPr>
          <w:rFonts w:cs="Times New Roman"/>
          <w:color w:val="0D0D0D" w:themeColor="text1" w:themeTint="F2"/>
          <w:sz w:val="22"/>
          <w:rPrChange w:id="15391" w:author="tao huang" w:date="2017-09-17T12:05:00Z">
            <w:rPr>
              <w:rFonts w:cs="Times New Roman"/>
              <w:color w:val="000000" w:themeColor="text1"/>
              <w:szCs w:val="24"/>
            </w:rPr>
          </w:rPrChange>
        </w:rPr>
      </w:pPr>
      <w:r w:rsidRPr="00A60A57">
        <w:rPr>
          <w:rFonts w:cs="Times New Roman"/>
          <w:color w:val="0D0D0D" w:themeColor="text1" w:themeTint="F2"/>
          <w:sz w:val="22"/>
          <w:rPrChange w:id="15392" w:author="tao huang" w:date="2017-09-17T12:05:00Z">
            <w:rPr>
              <w:rFonts w:cs="Times New Roman"/>
              <w:color w:val="000000" w:themeColor="text1"/>
              <w:szCs w:val="24"/>
            </w:rPr>
          </w:rPrChange>
        </w:rPr>
        <w:t>We also observe that the ADL-</w:t>
      </w:r>
      <w:r w:rsidRPr="000A110D">
        <w:rPr>
          <w:rFonts w:cs="Times New Roman"/>
          <w:noProof/>
          <w:color w:val="0D0D0D" w:themeColor="text1" w:themeTint="F2"/>
          <w:sz w:val="22"/>
          <w:rPrChange w:id="15393" w:author="tao huang" w:date="2017-09-17T12:18:00Z">
            <w:rPr>
              <w:rFonts w:cs="Times New Roman"/>
              <w:noProof/>
              <w:color w:val="000000" w:themeColor="text1"/>
              <w:szCs w:val="24"/>
            </w:rPr>
          </w:rPrChange>
        </w:rPr>
        <w:t>intra</w:t>
      </w:r>
      <w:r w:rsidRPr="00A60A57">
        <w:rPr>
          <w:rFonts w:cs="Times New Roman"/>
          <w:color w:val="0D0D0D" w:themeColor="text1" w:themeTint="F2"/>
          <w:sz w:val="22"/>
          <w:rPrChange w:id="15394" w:author="tao huang" w:date="2017-09-17T12:05:00Z">
            <w:rPr>
              <w:rFonts w:cs="Times New Roman"/>
              <w:color w:val="000000" w:themeColor="text1"/>
              <w:szCs w:val="24"/>
            </w:rPr>
          </w:rPrChange>
        </w:rPr>
        <w:t>-EWC model has the best performance for the promoted forecast period while the ADL-</w:t>
      </w:r>
      <w:r w:rsidRPr="00A60A57">
        <w:rPr>
          <w:rFonts w:cs="Times New Roman"/>
          <w:noProof/>
          <w:color w:val="0D0D0D" w:themeColor="text1" w:themeTint="F2"/>
          <w:sz w:val="22"/>
          <w:rPrChange w:id="15395" w:author="tao huang" w:date="2017-09-17T12:05:00Z">
            <w:rPr>
              <w:rFonts w:cs="Times New Roman"/>
              <w:noProof/>
              <w:color w:val="000000" w:themeColor="text1"/>
              <w:szCs w:val="24"/>
            </w:rPr>
          </w:rPrChange>
        </w:rPr>
        <w:t>intra</w:t>
      </w:r>
      <w:r w:rsidRPr="00A60A57">
        <w:rPr>
          <w:rFonts w:cs="Times New Roman"/>
          <w:color w:val="0D0D0D" w:themeColor="text1" w:themeTint="F2"/>
          <w:sz w:val="22"/>
          <w:rPrChange w:id="15396" w:author="tao huang" w:date="2017-09-17T12:05:00Z">
            <w:rPr>
              <w:rFonts w:cs="Times New Roman"/>
              <w:color w:val="000000" w:themeColor="text1"/>
              <w:szCs w:val="24"/>
            </w:rPr>
          </w:rPrChange>
        </w:rPr>
        <w:t xml:space="preserve">-IC model dominates the non-promoted forecast period. </w:t>
      </w:r>
      <w:r w:rsidRPr="000A110D">
        <w:rPr>
          <w:rFonts w:cs="Times New Roman"/>
          <w:noProof/>
          <w:color w:val="0D0D0D" w:themeColor="text1" w:themeTint="F2"/>
          <w:sz w:val="22"/>
          <w:rPrChange w:id="15397" w:author="tao huang" w:date="2017-09-17T12:18:00Z">
            <w:rPr>
              <w:rFonts w:cs="Times New Roman"/>
              <w:color w:val="000000" w:themeColor="text1"/>
              <w:szCs w:val="24"/>
            </w:rPr>
          </w:rPrChange>
        </w:rPr>
        <w:t>We</w:t>
      </w:r>
      <w:ins w:id="15398" w:author="tao huang" w:date="2017-09-17T12:18:00Z">
        <w:r w:rsidR="000A110D">
          <w:rPr>
            <w:rFonts w:cs="Times New Roman"/>
            <w:noProof/>
            <w:color w:val="0D0D0D" w:themeColor="text1" w:themeTint="F2"/>
            <w:sz w:val="22"/>
          </w:rPr>
          <w:t>, therefore,</w:t>
        </w:r>
      </w:ins>
      <w:del w:id="15399" w:author="tao huang" w:date="2017-09-17T12:18:00Z">
        <w:r w:rsidRPr="000A110D" w:rsidDel="000A110D">
          <w:rPr>
            <w:rFonts w:cs="Times New Roman"/>
            <w:noProof/>
            <w:color w:val="0D0D0D" w:themeColor="text1" w:themeTint="F2"/>
            <w:sz w:val="22"/>
            <w:rPrChange w:id="15400" w:author="tao huang" w:date="2017-09-17T12:18:00Z">
              <w:rPr>
                <w:rFonts w:cs="Times New Roman"/>
                <w:color w:val="000000" w:themeColor="text1"/>
                <w:szCs w:val="24"/>
              </w:rPr>
            </w:rPrChange>
          </w:rPr>
          <w:delText xml:space="preserve"> therefore</w:delText>
        </w:r>
      </w:del>
      <w:r w:rsidRPr="00A60A57">
        <w:rPr>
          <w:rFonts w:cs="Times New Roman"/>
          <w:color w:val="0D0D0D" w:themeColor="text1" w:themeTint="F2"/>
          <w:sz w:val="22"/>
          <w:rPrChange w:id="15401" w:author="tao huang" w:date="2017-09-17T12:05:00Z">
            <w:rPr>
              <w:rFonts w:cs="Times New Roman"/>
              <w:color w:val="000000" w:themeColor="text1"/>
              <w:szCs w:val="24"/>
            </w:rPr>
          </w:rPrChange>
        </w:rPr>
        <w:t xml:space="preserve"> combine of the ADL-</w:t>
      </w:r>
      <w:r w:rsidRPr="000A110D">
        <w:rPr>
          <w:rFonts w:cs="Times New Roman"/>
          <w:noProof/>
          <w:color w:val="0D0D0D" w:themeColor="text1" w:themeTint="F2"/>
          <w:sz w:val="22"/>
          <w:rPrChange w:id="15402" w:author="tao huang" w:date="2017-09-17T12:18:00Z">
            <w:rPr>
              <w:rFonts w:cs="Times New Roman"/>
              <w:noProof/>
              <w:color w:val="000000" w:themeColor="text1"/>
              <w:szCs w:val="24"/>
            </w:rPr>
          </w:rPrChange>
        </w:rPr>
        <w:t>intra</w:t>
      </w:r>
      <w:r w:rsidRPr="00A60A57">
        <w:rPr>
          <w:rFonts w:cs="Times New Roman"/>
          <w:color w:val="0D0D0D" w:themeColor="text1" w:themeTint="F2"/>
          <w:sz w:val="22"/>
          <w:rPrChange w:id="15403" w:author="tao huang" w:date="2017-09-17T12:05:00Z">
            <w:rPr>
              <w:rFonts w:cs="Times New Roman"/>
              <w:color w:val="000000" w:themeColor="text1"/>
              <w:szCs w:val="24"/>
            </w:rPr>
          </w:rPrChange>
        </w:rPr>
        <w:t>-EWC model and the ADL-</w:t>
      </w:r>
      <w:r w:rsidRPr="00A60A57">
        <w:rPr>
          <w:rFonts w:cs="Times New Roman"/>
          <w:noProof/>
          <w:color w:val="0D0D0D" w:themeColor="text1" w:themeTint="F2"/>
          <w:sz w:val="22"/>
          <w:rPrChange w:id="15404" w:author="tao huang" w:date="2017-09-17T12:05:00Z">
            <w:rPr>
              <w:rFonts w:cs="Times New Roman"/>
              <w:noProof/>
              <w:color w:val="000000" w:themeColor="text1"/>
              <w:szCs w:val="24"/>
            </w:rPr>
          </w:rPrChange>
        </w:rPr>
        <w:t>intra</w:t>
      </w:r>
      <w:r w:rsidRPr="00A60A57">
        <w:rPr>
          <w:rFonts w:cs="Times New Roman"/>
          <w:color w:val="0D0D0D" w:themeColor="text1" w:themeTint="F2"/>
          <w:sz w:val="22"/>
          <w:rPrChange w:id="15405" w:author="tao huang" w:date="2017-09-17T12:05:00Z">
            <w:rPr>
              <w:rFonts w:cs="Times New Roman"/>
              <w:color w:val="000000" w:themeColor="text1"/>
              <w:szCs w:val="24"/>
            </w:rPr>
          </w:rPrChange>
        </w:rPr>
        <w:t>-IC model based on whether or not the focal product is being promoted. The so-called ADL-EWC-IC model</w:t>
      </w:r>
      <w:r w:rsidR="00D73C41" w:rsidRPr="00A60A57">
        <w:rPr>
          <w:rFonts w:cs="Times New Roman"/>
          <w:color w:val="0D0D0D" w:themeColor="text1" w:themeTint="F2"/>
          <w:sz w:val="22"/>
          <w:rPrChange w:id="15406" w:author="tao huang" w:date="2017-09-17T12:05:00Z">
            <w:rPr>
              <w:rFonts w:cs="Times New Roman"/>
              <w:color w:val="000000" w:themeColor="text1"/>
              <w:szCs w:val="24"/>
            </w:rPr>
          </w:rPrChange>
        </w:rPr>
        <w:t xml:space="preserve"> thus generates the most accurate forecasts across all the candidate models.</w:t>
      </w:r>
      <w:r w:rsidR="00992A87" w:rsidRPr="00A60A57">
        <w:rPr>
          <w:rFonts w:cs="Times New Roman"/>
          <w:color w:val="0D0D0D" w:themeColor="text1" w:themeTint="F2"/>
          <w:sz w:val="22"/>
          <w:rPrChange w:id="15407" w:author="tao huang" w:date="2017-09-17T12:05:00Z">
            <w:rPr>
              <w:rFonts w:cs="Times New Roman"/>
              <w:color w:val="000000" w:themeColor="text1"/>
              <w:szCs w:val="24"/>
            </w:rPr>
          </w:rPrChange>
        </w:rPr>
        <w:t xml:space="preserve"> The </w:t>
      </w:r>
      <w:r w:rsidR="00105242" w:rsidRPr="00A60A57">
        <w:rPr>
          <w:rFonts w:cs="Times New Roman"/>
          <w:color w:val="0D0D0D" w:themeColor="text1" w:themeTint="F2"/>
          <w:sz w:val="22"/>
          <w:rPrChange w:id="15408" w:author="tao huang" w:date="2017-09-17T12:05:00Z">
            <w:rPr>
              <w:rFonts w:cs="Times New Roman"/>
              <w:color w:val="000000" w:themeColor="text1"/>
              <w:szCs w:val="24"/>
            </w:rPr>
          </w:rPrChange>
        </w:rPr>
        <w:t xml:space="preserve">ADL-EWC-IC </w:t>
      </w:r>
      <w:r w:rsidR="00992A87" w:rsidRPr="00A60A57">
        <w:rPr>
          <w:rFonts w:cs="Times New Roman"/>
          <w:color w:val="0D0D0D" w:themeColor="text1" w:themeTint="F2"/>
          <w:sz w:val="22"/>
          <w:rPrChange w:id="15409" w:author="tao huang" w:date="2017-09-17T12:05:00Z">
            <w:rPr>
              <w:rFonts w:cs="Times New Roman"/>
              <w:color w:val="000000" w:themeColor="text1"/>
              <w:szCs w:val="24"/>
            </w:rPr>
          </w:rPrChange>
        </w:rPr>
        <w:t xml:space="preserve">model </w:t>
      </w:r>
      <w:r w:rsidR="00105242" w:rsidRPr="000A110D">
        <w:rPr>
          <w:rFonts w:cs="Times New Roman"/>
          <w:noProof/>
          <w:color w:val="0D0D0D" w:themeColor="text1" w:themeTint="F2"/>
          <w:sz w:val="22"/>
          <w:rPrChange w:id="15410" w:author="tao huang" w:date="2017-09-17T12:18:00Z">
            <w:rPr>
              <w:rFonts w:cs="Times New Roman"/>
              <w:color w:val="000000" w:themeColor="text1"/>
              <w:szCs w:val="24"/>
            </w:rPr>
          </w:rPrChange>
        </w:rPr>
        <w:t>have</w:t>
      </w:r>
      <w:r w:rsidR="00105242" w:rsidRPr="00A60A57">
        <w:rPr>
          <w:rFonts w:cs="Times New Roman"/>
          <w:color w:val="0D0D0D" w:themeColor="text1" w:themeTint="F2"/>
          <w:sz w:val="22"/>
          <w:rPrChange w:id="15411" w:author="tao huang" w:date="2017-09-17T12:05:00Z">
            <w:rPr>
              <w:rFonts w:cs="Times New Roman"/>
              <w:color w:val="000000" w:themeColor="text1"/>
              <w:szCs w:val="24"/>
            </w:rPr>
          </w:rPrChange>
        </w:rPr>
        <w:t xml:space="preserve"> superior forecasting performance</w:t>
      </w:r>
      <w:ins w:id="15412" w:author="Soopramanien, Didier" w:date="2017-09-08T15:20:00Z">
        <w:r w:rsidR="009B7E49" w:rsidRPr="00A60A57">
          <w:rPr>
            <w:rFonts w:cs="Times New Roman"/>
            <w:color w:val="0D0D0D" w:themeColor="text1" w:themeTint="F2"/>
            <w:sz w:val="22"/>
            <w:rPrChange w:id="15413" w:author="tao huang" w:date="2017-09-17T12:05:00Z">
              <w:rPr>
                <w:rFonts w:cs="Times New Roman"/>
                <w:color w:val="000000" w:themeColor="text1"/>
                <w:szCs w:val="24"/>
              </w:rPr>
            </w:rPrChange>
          </w:rPr>
          <w:t>s</w:t>
        </w:r>
      </w:ins>
      <w:r w:rsidR="00105242" w:rsidRPr="00A60A57">
        <w:rPr>
          <w:rFonts w:cs="Times New Roman"/>
          <w:color w:val="0D0D0D" w:themeColor="text1" w:themeTint="F2"/>
          <w:sz w:val="22"/>
          <w:rPrChange w:id="15414" w:author="tao huang" w:date="2017-09-17T12:05:00Z">
            <w:rPr>
              <w:rFonts w:cs="Times New Roman"/>
              <w:color w:val="000000" w:themeColor="text1"/>
              <w:szCs w:val="24"/>
            </w:rPr>
          </w:rPrChange>
        </w:rPr>
        <w:t xml:space="preserve"> compared to the ADL-</w:t>
      </w:r>
      <w:r w:rsidR="00105242" w:rsidRPr="000A110D">
        <w:rPr>
          <w:rFonts w:cs="Times New Roman"/>
          <w:noProof/>
          <w:color w:val="0D0D0D" w:themeColor="text1" w:themeTint="F2"/>
          <w:sz w:val="22"/>
          <w:rPrChange w:id="15415" w:author="tao huang" w:date="2017-09-17T12:18:00Z">
            <w:rPr>
              <w:rFonts w:cs="Times New Roman"/>
              <w:color w:val="000000" w:themeColor="text1"/>
              <w:szCs w:val="24"/>
            </w:rPr>
          </w:rPrChange>
        </w:rPr>
        <w:t>intra</w:t>
      </w:r>
      <w:r w:rsidR="00105242" w:rsidRPr="00A60A57">
        <w:rPr>
          <w:rFonts w:cs="Times New Roman"/>
          <w:color w:val="0D0D0D" w:themeColor="text1" w:themeTint="F2"/>
          <w:sz w:val="22"/>
          <w:rPrChange w:id="15416" w:author="tao huang" w:date="2017-09-17T12:05:00Z">
            <w:rPr>
              <w:rFonts w:cs="Times New Roman"/>
              <w:color w:val="000000" w:themeColor="text1"/>
              <w:szCs w:val="24"/>
            </w:rPr>
          </w:rPrChange>
        </w:rPr>
        <w:t xml:space="preserve"> model for 21 out of 28 product categories.</w:t>
      </w:r>
    </w:p>
    <w:p w14:paraId="54953EEA" w14:textId="77777777" w:rsidR="008274D2" w:rsidRPr="00A60A57" w:rsidRDefault="008274D2">
      <w:pPr>
        <w:spacing w:after="0" w:line="360" w:lineRule="auto"/>
        <w:rPr>
          <w:rFonts w:cs="Times New Roman"/>
          <w:color w:val="0D0D0D" w:themeColor="text1" w:themeTint="F2"/>
          <w:sz w:val="22"/>
          <w:rPrChange w:id="15417" w:author="tao huang" w:date="2017-09-17T12:05:00Z">
            <w:rPr>
              <w:rFonts w:cs="Times New Roman"/>
              <w:color w:val="000000" w:themeColor="text1"/>
              <w:szCs w:val="24"/>
            </w:rPr>
          </w:rPrChange>
        </w:rPr>
      </w:pPr>
    </w:p>
    <w:p w14:paraId="7C9B70C5" w14:textId="4E99FEE9" w:rsidR="006E5036" w:rsidRPr="00A60A57" w:rsidRDefault="00BB539A">
      <w:pPr>
        <w:spacing w:after="0" w:line="360" w:lineRule="auto"/>
        <w:rPr>
          <w:rFonts w:cs="Times New Roman"/>
          <w:color w:val="0D0D0D" w:themeColor="text1" w:themeTint="F2"/>
          <w:sz w:val="22"/>
          <w:rPrChange w:id="15418" w:author="tao huang" w:date="2017-09-17T12:05:00Z">
            <w:rPr>
              <w:rFonts w:cs="Times New Roman"/>
              <w:color w:val="000000" w:themeColor="text1"/>
              <w:szCs w:val="24"/>
            </w:rPr>
          </w:rPrChange>
        </w:rPr>
      </w:pPr>
      <w:r w:rsidRPr="00A60A57">
        <w:rPr>
          <w:rFonts w:cs="Times New Roman"/>
          <w:color w:val="0D0D0D" w:themeColor="text1" w:themeTint="F2"/>
          <w:sz w:val="22"/>
          <w:rPrChange w:id="15419" w:author="tao huang" w:date="2017-09-17T12:05:00Z">
            <w:rPr>
              <w:rFonts w:cs="Times New Roman"/>
              <w:color w:val="000000" w:themeColor="text1"/>
              <w:szCs w:val="24"/>
            </w:rPr>
          </w:rPrChange>
        </w:rPr>
        <w:t>W</w:t>
      </w:r>
      <w:r w:rsidR="004328A8" w:rsidRPr="00A60A57">
        <w:rPr>
          <w:rFonts w:cs="Times New Roman"/>
          <w:color w:val="0D0D0D" w:themeColor="text1" w:themeTint="F2"/>
          <w:sz w:val="22"/>
          <w:rPrChange w:id="15420" w:author="tao huang" w:date="2017-09-17T12:05:00Z">
            <w:rPr>
              <w:rFonts w:cs="Times New Roman"/>
              <w:color w:val="000000" w:themeColor="text1"/>
              <w:szCs w:val="24"/>
            </w:rPr>
          </w:rPrChange>
        </w:rPr>
        <w:t xml:space="preserve">e also </w:t>
      </w:r>
      <w:r w:rsidR="00E67906" w:rsidRPr="00A60A57">
        <w:rPr>
          <w:rFonts w:cs="Times New Roman"/>
          <w:color w:val="0D0D0D" w:themeColor="text1" w:themeTint="F2"/>
          <w:sz w:val="22"/>
          <w:rPrChange w:id="15421" w:author="tao huang" w:date="2017-09-17T12:05:00Z">
            <w:rPr>
              <w:rFonts w:cs="Times New Roman"/>
              <w:color w:val="000000" w:themeColor="text1"/>
              <w:szCs w:val="24"/>
            </w:rPr>
          </w:rPrChange>
        </w:rPr>
        <w:t>evaluate the forecasting performance of</w:t>
      </w:r>
      <w:r w:rsidR="004328A8" w:rsidRPr="00A60A57">
        <w:rPr>
          <w:rFonts w:cs="Times New Roman"/>
          <w:color w:val="0D0D0D" w:themeColor="text1" w:themeTint="F2"/>
          <w:sz w:val="22"/>
          <w:rPrChange w:id="15422" w:author="tao huang" w:date="2017-09-17T12:05:00Z">
            <w:rPr>
              <w:rFonts w:cs="Times New Roman"/>
              <w:color w:val="000000" w:themeColor="text1"/>
              <w:szCs w:val="24"/>
            </w:rPr>
          </w:rPrChange>
        </w:rPr>
        <w:t xml:space="preserve"> the ADL-own-EWC model and the ADL-own-IC model. </w:t>
      </w:r>
      <w:r w:rsidR="00E67906" w:rsidRPr="00A60A57">
        <w:rPr>
          <w:rFonts w:cs="Times New Roman"/>
          <w:color w:val="0D0D0D" w:themeColor="text1" w:themeTint="F2"/>
          <w:sz w:val="22"/>
          <w:rPrChange w:id="15423" w:author="tao huang" w:date="2017-09-17T12:05:00Z">
            <w:rPr>
              <w:rFonts w:cs="Times New Roman"/>
              <w:color w:val="000000" w:themeColor="text1"/>
              <w:szCs w:val="24"/>
            </w:rPr>
          </w:rPrChange>
        </w:rPr>
        <w:t>The</w:t>
      </w:r>
      <w:ins w:id="15424" w:author="tao huang" w:date="2017-09-17T10:45:00Z">
        <w:r w:rsidR="0078049A" w:rsidRPr="00A60A57">
          <w:rPr>
            <w:rFonts w:cs="Times New Roman"/>
            <w:color w:val="0D0D0D" w:themeColor="text1" w:themeTint="F2"/>
            <w:sz w:val="22"/>
            <w:rPrChange w:id="15425" w:author="tao huang" w:date="2017-09-17T12:05:00Z">
              <w:rPr>
                <w:rFonts w:cs="Times New Roman"/>
                <w:color w:val="000000" w:themeColor="text1"/>
                <w:sz w:val="22"/>
              </w:rPr>
            </w:rPrChange>
          </w:rPr>
          <w:t>se</w:t>
        </w:r>
      </w:ins>
      <w:r w:rsidR="004328A8" w:rsidRPr="00A60A57">
        <w:rPr>
          <w:rFonts w:cs="Times New Roman"/>
          <w:color w:val="0D0D0D" w:themeColor="text1" w:themeTint="F2"/>
          <w:sz w:val="22"/>
          <w:rPrChange w:id="15426" w:author="tao huang" w:date="2017-09-17T12:05:00Z">
            <w:rPr>
              <w:rFonts w:cs="Times New Roman"/>
              <w:color w:val="000000" w:themeColor="text1"/>
              <w:szCs w:val="24"/>
            </w:rPr>
          </w:rPrChange>
        </w:rPr>
        <w:t xml:space="preserve"> </w:t>
      </w:r>
      <w:del w:id="15427" w:author="tao huang" w:date="2017-09-17T10:45:00Z">
        <w:r w:rsidR="004328A8" w:rsidRPr="00A60A57" w:rsidDel="0078049A">
          <w:rPr>
            <w:rFonts w:cs="Times New Roman"/>
            <w:color w:val="0D0D0D" w:themeColor="text1" w:themeTint="F2"/>
            <w:sz w:val="22"/>
            <w:rPrChange w:id="15428" w:author="tao huang" w:date="2017-09-17T12:05:00Z">
              <w:rPr>
                <w:rFonts w:cs="Times New Roman"/>
                <w:color w:val="000000" w:themeColor="text1"/>
                <w:szCs w:val="24"/>
              </w:rPr>
            </w:rPrChange>
          </w:rPr>
          <w:delText xml:space="preserve">models </w:delText>
        </w:r>
      </w:del>
      <w:ins w:id="15429" w:author="tao huang" w:date="2017-09-17T10:45:00Z">
        <w:r w:rsidR="0078049A" w:rsidRPr="00A60A57">
          <w:rPr>
            <w:rFonts w:cs="Times New Roman"/>
            <w:color w:val="0D0D0D" w:themeColor="text1" w:themeTint="F2"/>
            <w:sz w:val="22"/>
            <w:rPrChange w:id="15430" w:author="tao huang" w:date="2017-09-17T12:05:00Z">
              <w:rPr>
                <w:rFonts w:cs="Times New Roman"/>
                <w:color w:val="000000" w:themeColor="text1"/>
                <w:sz w:val="22"/>
              </w:rPr>
            </w:rPrChange>
          </w:rPr>
          <w:t>methods</w:t>
        </w:r>
        <w:r w:rsidR="0078049A" w:rsidRPr="00A60A57">
          <w:rPr>
            <w:rFonts w:cs="Times New Roman"/>
            <w:color w:val="0D0D0D" w:themeColor="text1" w:themeTint="F2"/>
            <w:sz w:val="22"/>
            <w:rPrChange w:id="15431" w:author="tao huang" w:date="2017-09-17T12:05:00Z">
              <w:rPr>
                <w:rFonts w:cs="Times New Roman"/>
                <w:color w:val="000000" w:themeColor="text1"/>
                <w:szCs w:val="24"/>
              </w:rPr>
            </w:rPrChange>
          </w:rPr>
          <w:t xml:space="preserve"> </w:t>
        </w:r>
      </w:ins>
      <w:r w:rsidR="004328A8" w:rsidRPr="00A60A57">
        <w:rPr>
          <w:rFonts w:cs="Times New Roman"/>
          <w:color w:val="0D0D0D" w:themeColor="text1" w:themeTint="F2"/>
          <w:sz w:val="22"/>
          <w:rPrChange w:id="15432" w:author="tao huang" w:date="2017-09-17T12:05:00Z">
            <w:rPr>
              <w:rFonts w:cs="Times New Roman"/>
              <w:color w:val="000000" w:themeColor="text1"/>
              <w:szCs w:val="24"/>
            </w:rPr>
          </w:rPrChange>
        </w:rPr>
        <w:t>are especially valuable for manufacturers</w:t>
      </w:r>
      <w:ins w:id="15433" w:author="tao huang" w:date="2017-09-17T10:45:00Z">
        <w:r w:rsidR="0078049A" w:rsidRPr="00A60A57">
          <w:rPr>
            <w:rFonts w:cs="Times New Roman"/>
            <w:color w:val="0D0D0D" w:themeColor="text1" w:themeTint="F2"/>
            <w:sz w:val="22"/>
            <w:rPrChange w:id="15434" w:author="tao huang" w:date="2017-09-17T12:05:00Z">
              <w:rPr>
                <w:rFonts w:cs="Times New Roman"/>
                <w:color w:val="000000" w:themeColor="text1"/>
                <w:sz w:val="22"/>
              </w:rPr>
            </w:rPrChange>
          </w:rPr>
          <w:t>, as under certain</w:t>
        </w:r>
      </w:ins>
      <w:ins w:id="15435" w:author="tao huang" w:date="2017-09-17T10:46:00Z">
        <w:r w:rsidR="0078049A" w:rsidRPr="00A60A57">
          <w:rPr>
            <w:rFonts w:cs="Times New Roman"/>
            <w:color w:val="0D0D0D" w:themeColor="text1" w:themeTint="F2"/>
            <w:sz w:val="22"/>
            <w:rPrChange w:id="15436" w:author="tao huang" w:date="2017-09-17T12:05:00Z">
              <w:rPr>
                <w:rFonts w:cs="Times New Roman"/>
                <w:color w:val="000000" w:themeColor="text1"/>
                <w:sz w:val="22"/>
              </w:rPr>
            </w:rPrChange>
          </w:rPr>
          <w:t xml:space="preserve"> circumstances </w:t>
        </w:r>
      </w:ins>
      <w:del w:id="15437" w:author="tao huang" w:date="2017-09-17T10:45:00Z">
        <w:r w:rsidR="004328A8" w:rsidRPr="00A60A57" w:rsidDel="0078049A">
          <w:rPr>
            <w:rFonts w:cs="Times New Roman"/>
            <w:color w:val="0D0D0D" w:themeColor="text1" w:themeTint="F2"/>
            <w:sz w:val="22"/>
            <w:rPrChange w:id="15438" w:author="tao huang" w:date="2017-09-17T12:05:00Z">
              <w:rPr>
                <w:rFonts w:cs="Times New Roman"/>
                <w:color w:val="000000" w:themeColor="text1"/>
                <w:szCs w:val="24"/>
              </w:rPr>
            </w:rPrChange>
          </w:rPr>
          <w:delText xml:space="preserve"> when </w:delText>
        </w:r>
      </w:del>
      <w:r w:rsidR="004328A8" w:rsidRPr="00A60A57">
        <w:rPr>
          <w:rFonts w:cs="Times New Roman"/>
          <w:color w:val="0D0D0D" w:themeColor="text1" w:themeTint="F2"/>
          <w:sz w:val="22"/>
          <w:rPrChange w:id="15439" w:author="tao huang" w:date="2017-09-17T12:05:00Z">
            <w:rPr>
              <w:rFonts w:cs="Times New Roman"/>
              <w:color w:val="000000" w:themeColor="text1"/>
              <w:szCs w:val="24"/>
            </w:rPr>
          </w:rPrChange>
        </w:rPr>
        <w:t>competitive promotional</w:t>
      </w:r>
      <w:r w:rsidR="00C76D78" w:rsidRPr="00A60A57">
        <w:rPr>
          <w:rFonts w:cs="Times New Roman"/>
          <w:color w:val="0D0D0D" w:themeColor="text1" w:themeTint="F2"/>
          <w:sz w:val="22"/>
          <w:rPrChange w:id="15440" w:author="tao huang" w:date="2017-09-17T12:05:00Z">
            <w:rPr>
              <w:rFonts w:cs="Times New Roman"/>
              <w:color w:val="000000" w:themeColor="text1"/>
              <w:szCs w:val="24"/>
            </w:rPr>
          </w:rPrChange>
        </w:rPr>
        <w:t xml:space="preserve"> information </w:t>
      </w:r>
      <w:del w:id="15441" w:author="tao huang" w:date="2017-09-17T10:46:00Z">
        <w:r w:rsidR="00C76D78" w:rsidRPr="00A60A57" w:rsidDel="0078049A">
          <w:rPr>
            <w:rFonts w:cs="Times New Roman"/>
            <w:color w:val="0D0D0D" w:themeColor="text1" w:themeTint="F2"/>
            <w:sz w:val="22"/>
            <w:rPrChange w:id="15442" w:author="tao huang" w:date="2017-09-17T12:05:00Z">
              <w:rPr>
                <w:rFonts w:cs="Times New Roman"/>
                <w:color w:val="000000" w:themeColor="text1"/>
                <w:szCs w:val="24"/>
              </w:rPr>
            </w:rPrChange>
          </w:rPr>
          <w:delText>cannot be</w:delText>
        </w:r>
      </w:del>
      <w:ins w:id="15443" w:author="tao huang" w:date="2017-09-17T10:46:00Z">
        <w:r w:rsidR="0078049A" w:rsidRPr="00A60A57">
          <w:rPr>
            <w:rFonts w:cs="Times New Roman"/>
            <w:color w:val="0D0D0D" w:themeColor="text1" w:themeTint="F2"/>
            <w:sz w:val="22"/>
            <w:rPrChange w:id="15444" w:author="tao huang" w:date="2017-09-17T12:05:00Z">
              <w:rPr>
                <w:rFonts w:cs="Times New Roman"/>
                <w:color w:val="000000" w:themeColor="text1"/>
                <w:sz w:val="22"/>
              </w:rPr>
            </w:rPrChange>
          </w:rPr>
          <w:t>may not be</w:t>
        </w:r>
      </w:ins>
      <w:ins w:id="15445" w:author="tao huang" w:date="2017-09-17T10:47:00Z">
        <w:r w:rsidR="0078049A" w:rsidRPr="00A60A57">
          <w:rPr>
            <w:rFonts w:cs="Times New Roman"/>
            <w:color w:val="0D0D0D" w:themeColor="text1" w:themeTint="F2"/>
            <w:sz w:val="22"/>
            <w:rPrChange w:id="15446" w:author="tao huang" w:date="2017-09-17T12:05:00Z">
              <w:rPr>
                <w:rFonts w:cs="Times New Roman"/>
                <w:color w:val="000000" w:themeColor="text1"/>
                <w:sz w:val="22"/>
              </w:rPr>
            </w:rPrChange>
          </w:rPr>
          <w:t xml:space="preserve"> available t</w:t>
        </w:r>
      </w:ins>
      <w:ins w:id="15447" w:author="tao huang" w:date="2017-09-17T10:48:00Z">
        <w:r w:rsidR="0078049A" w:rsidRPr="00A60A57">
          <w:rPr>
            <w:rFonts w:cs="Times New Roman"/>
            <w:color w:val="0D0D0D" w:themeColor="text1" w:themeTint="F2"/>
            <w:sz w:val="22"/>
            <w:rPrChange w:id="15448" w:author="tao huang" w:date="2017-09-17T12:05:00Z">
              <w:rPr>
                <w:rFonts w:cs="Times New Roman"/>
                <w:color w:val="000000" w:themeColor="text1"/>
                <w:sz w:val="22"/>
              </w:rPr>
            </w:rPrChange>
          </w:rPr>
          <w:t xml:space="preserve">o </w:t>
        </w:r>
      </w:ins>
      <w:del w:id="15449" w:author="tao huang" w:date="2017-09-17T10:48:00Z">
        <w:r w:rsidR="00C76D78" w:rsidRPr="00A60A57" w:rsidDel="0078049A">
          <w:rPr>
            <w:rFonts w:cs="Times New Roman"/>
            <w:color w:val="0D0D0D" w:themeColor="text1" w:themeTint="F2"/>
            <w:sz w:val="22"/>
            <w:rPrChange w:id="15450" w:author="tao huang" w:date="2017-09-17T12:05:00Z">
              <w:rPr>
                <w:rFonts w:cs="Times New Roman"/>
                <w:color w:val="000000" w:themeColor="text1"/>
                <w:szCs w:val="24"/>
              </w:rPr>
            </w:rPrChange>
          </w:rPr>
          <w:delText xml:space="preserve"> </w:delText>
        </w:r>
        <w:commentRangeStart w:id="15451"/>
        <w:commentRangeStart w:id="15452"/>
        <w:r w:rsidR="00C76D78" w:rsidRPr="00A60A57" w:rsidDel="0078049A">
          <w:rPr>
            <w:rFonts w:cs="Times New Roman"/>
            <w:color w:val="0D0D0D" w:themeColor="text1" w:themeTint="F2"/>
            <w:sz w:val="22"/>
            <w:rPrChange w:id="15453" w:author="tao huang" w:date="2017-09-17T12:05:00Z">
              <w:rPr>
                <w:rFonts w:cs="Times New Roman"/>
                <w:color w:val="000000" w:themeColor="text1"/>
                <w:szCs w:val="24"/>
              </w:rPr>
            </w:rPrChange>
          </w:rPr>
          <w:delText>a</w:delText>
        </w:r>
      </w:del>
      <w:ins w:id="15454" w:author="tao huang" w:date="2017-09-17T10:48:00Z">
        <w:r w:rsidR="0078049A" w:rsidRPr="00A60A57">
          <w:rPr>
            <w:rFonts w:cs="Times New Roman"/>
            <w:color w:val="0D0D0D" w:themeColor="text1" w:themeTint="F2"/>
            <w:sz w:val="22"/>
            <w:rPrChange w:id="15455" w:author="tao huang" w:date="2017-09-17T12:05:00Z">
              <w:rPr>
                <w:rFonts w:cs="Times New Roman"/>
                <w:color w:val="000000" w:themeColor="text1"/>
                <w:sz w:val="22"/>
              </w:rPr>
            </w:rPrChange>
          </w:rPr>
          <w:t>them</w:t>
        </w:r>
      </w:ins>
      <w:del w:id="15456" w:author="tao huang" w:date="2017-09-17T10:48:00Z">
        <w:r w:rsidR="00C76D78" w:rsidRPr="00A60A57" w:rsidDel="0078049A">
          <w:rPr>
            <w:rFonts w:cs="Times New Roman"/>
            <w:color w:val="0D0D0D" w:themeColor="text1" w:themeTint="F2"/>
            <w:sz w:val="22"/>
            <w:rPrChange w:id="15457" w:author="tao huang" w:date="2017-09-17T12:05:00Z">
              <w:rPr>
                <w:rFonts w:cs="Times New Roman"/>
                <w:color w:val="000000" w:themeColor="text1"/>
                <w:szCs w:val="24"/>
              </w:rPr>
            </w:rPrChange>
          </w:rPr>
          <w:delText>ccessed</w:delText>
        </w:r>
      </w:del>
      <w:commentRangeEnd w:id="15451"/>
      <w:r w:rsidR="007E232D" w:rsidRPr="00A60A57">
        <w:rPr>
          <w:rStyle w:val="CommentReference"/>
          <w:color w:val="0D0D0D" w:themeColor="text1" w:themeTint="F2"/>
          <w:sz w:val="22"/>
          <w:szCs w:val="22"/>
          <w:rPrChange w:id="15458" w:author="tao huang" w:date="2017-09-17T12:05:00Z">
            <w:rPr>
              <w:rStyle w:val="CommentReference"/>
            </w:rPr>
          </w:rPrChange>
        </w:rPr>
        <w:commentReference w:id="15451"/>
      </w:r>
      <w:commentRangeEnd w:id="15452"/>
      <w:r w:rsidR="00CF0E99" w:rsidRPr="00A60A57">
        <w:rPr>
          <w:rStyle w:val="CommentReference"/>
          <w:color w:val="0D0D0D" w:themeColor="text1" w:themeTint="F2"/>
          <w:rPrChange w:id="15459" w:author="tao huang" w:date="2017-09-17T12:05:00Z">
            <w:rPr>
              <w:rStyle w:val="CommentReference"/>
            </w:rPr>
          </w:rPrChange>
        </w:rPr>
        <w:commentReference w:id="15452"/>
      </w:r>
      <w:r w:rsidR="00C76D78" w:rsidRPr="00A60A57">
        <w:rPr>
          <w:rFonts w:cs="Times New Roman"/>
          <w:color w:val="0D0D0D" w:themeColor="text1" w:themeTint="F2"/>
          <w:sz w:val="22"/>
          <w:rPrChange w:id="15460" w:author="tao huang" w:date="2017-09-17T12:05:00Z">
            <w:rPr>
              <w:rFonts w:cs="Times New Roman"/>
              <w:color w:val="000000" w:themeColor="text1"/>
              <w:szCs w:val="24"/>
            </w:rPr>
          </w:rPrChange>
        </w:rPr>
        <w:t xml:space="preserve"> </w:t>
      </w:r>
      <w:r w:rsidR="00C76D78" w:rsidRPr="00A60A57">
        <w:rPr>
          <w:rFonts w:cs="Times New Roman"/>
          <w:color w:val="0D0D0D" w:themeColor="text1" w:themeTint="F2"/>
          <w:sz w:val="22"/>
          <w:rPrChange w:id="15461" w:author="tao huang" w:date="2017-09-17T12:05:00Z">
            <w:rPr>
              <w:rFonts w:cs="Times New Roman"/>
              <w:color w:val="000000" w:themeColor="text1"/>
              <w:szCs w:val="24"/>
            </w:rPr>
          </w:rPrChange>
        </w:rPr>
        <w:fldChar w:fldCharType="begin"/>
      </w:r>
      <w:r w:rsidR="006016F1">
        <w:rPr>
          <w:rFonts w:cs="Times New Roman"/>
          <w:color w:val="0D0D0D" w:themeColor="text1" w:themeTint="F2"/>
          <w:sz w:val="22"/>
        </w:rPr>
        <w:instrText xml:space="preserve"> ADDIN EN.CITE &lt;EndNote&gt;&lt;Cite&gt;&lt;Author&gt;Ali&lt;/Author&gt;&lt;Year&gt;2011&lt;/Year&gt;&lt;RecNum&gt;742&lt;/RecNum&gt;&lt;DisplayText&gt;(Ali &amp;amp; Boylan, 2011)&lt;/DisplayText&gt;&lt;record&gt;&lt;rec-number&gt;742&lt;/rec-number&gt;&lt;foreign-keys&gt;&lt;key app="EN" db-id="fwzpfdt205x9v6eprsvv25dpxftedxv0z0a9" timestamp="1475148545"&gt;742&lt;/key&gt;&lt;/foreign-keys&gt;&lt;ref-type name="Journal Article"&gt;17&lt;/ref-type&gt;&lt;contributors&gt;&lt;authors&gt;&lt;author&gt;MM Ali&lt;/author&gt;&lt;author&gt;JE Boylan&lt;/author&gt;&lt;/authors&gt;&lt;/contributors&gt;&lt;titles&gt;&lt;title&gt;Feasibility principles for Downstream Demand Inference in supply chains&lt;/title&gt;&lt;secondary-title&gt;Journal of the Operational Research Society&lt;/secondary-title&gt;&lt;/titles&gt;&lt;periodical&gt;&lt;full-title&gt;Journal of the Operational Research Society&lt;/full-title&gt;&lt;/periodical&gt;&lt;volume&gt;62&lt;/volume&gt;&lt;dates&gt;&lt;year&gt;2011&lt;/year&gt;&lt;/dates&gt;&lt;urls&gt;&lt;/urls&gt;&lt;/record&gt;&lt;/Cite&gt;&lt;/EndNote&gt;</w:instrText>
      </w:r>
      <w:r w:rsidR="00C76D78" w:rsidRPr="00A60A57">
        <w:rPr>
          <w:rFonts w:cs="Times New Roman"/>
          <w:color w:val="0D0D0D" w:themeColor="text1" w:themeTint="F2"/>
          <w:sz w:val="22"/>
          <w:rPrChange w:id="15462" w:author="tao huang" w:date="2017-09-17T12:05:00Z">
            <w:rPr>
              <w:rFonts w:cs="Times New Roman"/>
              <w:color w:val="000000" w:themeColor="text1"/>
              <w:szCs w:val="24"/>
            </w:rPr>
          </w:rPrChange>
        </w:rPr>
        <w:fldChar w:fldCharType="separate"/>
      </w:r>
      <w:r w:rsidR="006016F1">
        <w:rPr>
          <w:rFonts w:cs="Times New Roman"/>
          <w:noProof/>
          <w:color w:val="0D0D0D" w:themeColor="text1" w:themeTint="F2"/>
          <w:sz w:val="22"/>
        </w:rPr>
        <w:t>(</w:t>
      </w:r>
      <w:hyperlink w:anchor="_ENREF_1" w:tooltip="Ali, 2011 #742" w:history="1">
        <w:r w:rsidR="00F75C33">
          <w:rPr>
            <w:rFonts w:cs="Times New Roman"/>
            <w:noProof/>
            <w:color w:val="0D0D0D" w:themeColor="text1" w:themeTint="F2"/>
            <w:sz w:val="22"/>
          </w:rPr>
          <w:t>Ali &amp; Boylan, 2011</w:t>
        </w:r>
      </w:hyperlink>
      <w:r w:rsidR="006016F1">
        <w:rPr>
          <w:rFonts w:cs="Times New Roman"/>
          <w:noProof/>
          <w:color w:val="0D0D0D" w:themeColor="text1" w:themeTint="F2"/>
          <w:sz w:val="22"/>
        </w:rPr>
        <w:t>)</w:t>
      </w:r>
      <w:r w:rsidR="00C76D78" w:rsidRPr="00A60A57">
        <w:rPr>
          <w:rFonts w:cs="Times New Roman"/>
          <w:color w:val="0D0D0D" w:themeColor="text1" w:themeTint="F2"/>
          <w:sz w:val="22"/>
          <w:rPrChange w:id="15463" w:author="tao huang" w:date="2017-09-17T12:05:00Z">
            <w:rPr>
              <w:rFonts w:cs="Times New Roman"/>
              <w:color w:val="000000" w:themeColor="text1"/>
              <w:szCs w:val="24"/>
            </w:rPr>
          </w:rPrChange>
        </w:rPr>
        <w:fldChar w:fldCharType="end"/>
      </w:r>
      <w:r w:rsidR="00C76D78" w:rsidRPr="00A60A57">
        <w:rPr>
          <w:rFonts w:cs="Times New Roman"/>
          <w:color w:val="0D0D0D" w:themeColor="text1" w:themeTint="F2"/>
          <w:sz w:val="22"/>
          <w:rPrChange w:id="15464" w:author="tao huang" w:date="2017-09-17T12:05:00Z">
            <w:rPr>
              <w:rFonts w:cs="Times New Roman"/>
              <w:color w:val="000000" w:themeColor="text1"/>
              <w:szCs w:val="24"/>
            </w:rPr>
          </w:rPrChange>
        </w:rPr>
        <w:t xml:space="preserve">. </w:t>
      </w:r>
      <w:r w:rsidR="00D305EA" w:rsidRPr="00A60A57">
        <w:rPr>
          <w:rFonts w:cs="Times New Roman"/>
          <w:color w:val="0D0D0D" w:themeColor="text1" w:themeTint="F2"/>
          <w:sz w:val="22"/>
          <w:rPrChange w:id="15465" w:author="tao huang" w:date="2017-09-17T12:05:00Z">
            <w:rPr>
              <w:rFonts w:cs="Times New Roman"/>
              <w:color w:val="000000" w:themeColor="text1"/>
              <w:szCs w:val="24"/>
            </w:rPr>
          </w:rPrChange>
        </w:rPr>
        <w:t xml:space="preserve">In our experiment, the ADL-own -EWC model </w:t>
      </w:r>
      <w:r w:rsidR="006E5036" w:rsidRPr="00A60A57">
        <w:rPr>
          <w:rFonts w:cs="Times New Roman"/>
          <w:color w:val="0D0D0D" w:themeColor="text1" w:themeTint="F2"/>
          <w:sz w:val="22"/>
          <w:rPrChange w:id="15466" w:author="tao huang" w:date="2017-09-17T12:05:00Z">
            <w:rPr>
              <w:rFonts w:cs="Times New Roman"/>
              <w:color w:val="000000" w:themeColor="text1"/>
              <w:szCs w:val="24"/>
            </w:rPr>
          </w:rPrChange>
        </w:rPr>
        <w:t xml:space="preserve">and the ADL-own -IC model both </w:t>
      </w:r>
      <w:r w:rsidR="00D305EA" w:rsidRPr="000A110D">
        <w:rPr>
          <w:rFonts w:cs="Times New Roman"/>
          <w:noProof/>
          <w:color w:val="0D0D0D" w:themeColor="text1" w:themeTint="F2"/>
          <w:sz w:val="22"/>
          <w:rPrChange w:id="15467" w:author="tao huang" w:date="2017-09-17T12:18:00Z">
            <w:rPr>
              <w:rFonts w:cs="Times New Roman"/>
              <w:color w:val="000000" w:themeColor="text1"/>
              <w:szCs w:val="24"/>
            </w:rPr>
          </w:rPrChange>
        </w:rPr>
        <w:t>outperform</w:t>
      </w:r>
      <w:del w:id="15468" w:author="tao huang" w:date="2017-09-17T12:18:00Z">
        <w:r w:rsidR="00D305EA" w:rsidRPr="000A110D" w:rsidDel="000A110D">
          <w:rPr>
            <w:rFonts w:cs="Times New Roman"/>
            <w:noProof/>
            <w:color w:val="0D0D0D" w:themeColor="text1" w:themeTint="F2"/>
            <w:sz w:val="22"/>
            <w:rPrChange w:id="15469" w:author="tao huang" w:date="2017-09-17T12:18:00Z">
              <w:rPr>
                <w:rFonts w:cs="Times New Roman"/>
                <w:color w:val="000000" w:themeColor="text1"/>
                <w:szCs w:val="24"/>
              </w:rPr>
            </w:rPrChange>
          </w:rPr>
          <w:delText>s</w:delText>
        </w:r>
      </w:del>
      <w:r w:rsidR="00D305EA" w:rsidRPr="00A60A57">
        <w:rPr>
          <w:rFonts w:cs="Times New Roman"/>
          <w:color w:val="0D0D0D" w:themeColor="text1" w:themeTint="F2"/>
          <w:sz w:val="22"/>
          <w:rPrChange w:id="15470" w:author="tao huang" w:date="2017-09-17T12:05:00Z">
            <w:rPr>
              <w:rFonts w:cs="Times New Roman"/>
              <w:color w:val="000000" w:themeColor="text1"/>
              <w:szCs w:val="24"/>
            </w:rPr>
          </w:rPrChange>
        </w:rPr>
        <w:t xml:space="preserve"> the ADL-own </w:t>
      </w:r>
      <w:r w:rsidR="00D305EA" w:rsidRPr="00A60A57">
        <w:rPr>
          <w:rFonts w:cs="Times New Roman"/>
          <w:color w:val="0D0D0D" w:themeColor="text1" w:themeTint="F2"/>
          <w:sz w:val="22"/>
          <w:rPrChange w:id="15471" w:author="tao huang" w:date="2017-09-17T12:05:00Z">
            <w:rPr>
              <w:rFonts w:cs="Times New Roman"/>
              <w:color w:val="000000" w:themeColor="text1"/>
              <w:szCs w:val="24"/>
            </w:rPr>
          </w:rPrChange>
        </w:rPr>
        <w:lastRenderedPageBreak/>
        <w:t>model across all the product categories</w:t>
      </w:r>
      <w:r w:rsidR="006E5036" w:rsidRPr="00A60A57">
        <w:rPr>
          <w:rFonts w:cs="Times New Roman"/>
          <w:color w:val="0D0D0D" w:themeColor="text1" w:themeTint="F2"/>
          <w:sz w:val="22"/>
          <w:rPrChange w:id="15472" w:author="tao huang" w:date="2017-09-17T12:05:00Z">
            <w:rPr>
              <w:rFonts w:cs="Times New Roman"/>
              <w:color w:val="000000" w:themeColor="text1"/>
              <w:szCs w:val="24"/>
            </w:rPr>
          </w:rPrChange>
        </w:rPr>
        <w:t xml:space="preserve">. Table </w:t>
      </w:r>
      <w:del w:id="15473" w:author="tao huang" w:date="2017-09-17T11:58:00Z">
        <w:r w:rsidR="00FD7896" w:rsidRPr="00A60A57" w:rsidDel="00D52516">
          <w:rPr>
            <w:rFonts w:cs="Times New Roman"/>
            <w:color w:val="0D0D0D" w:themeColor="text1" w:themeTint="F2"/>
            <w:sz w:val="22"/>
            <w:rPrChange w:id="15474" w:author="tao huang" w:date="2017-09-17T12:05:00Z">
              <w:rPr>
                <w:rFonts w:cs="Times New Roman"/>
                <w:color w:val="000000" w:themeColor="text1"/>
                <w:szCs w:val="24"/>
              </w:rPr>
            </w:rPrChange>
          </w:rPr>
          <w:delText>9</w:delText>
        </w:r>
        <w:r w:rsidR="006E5036" w:rsidRPr="00A60A57" w:rsidDel="00D52516">
          <w:rPr>
            <w:rFonts w:cs="Times New Roman"/>
            <w:color w:val="0D0D0D" w:themeColor="text1" w:themeTint="F2"/>
            <w:sz w:val="22"/>
            <w:rPrChange w:id="15475" w:author="tao huang" w:date="2017-09-17T12:05:00Z">
              <w:rPr>
                <w:rFonts w:cs="Times New Roman"/>
                <w:color w:val="000000" w:themeColor="text1"/>
                <w:szCs w:val="24"/>
              </w:rPr>
            </w:rPrChange>
          </w:rPr>
          <w:delText xml:space="preserve"> </w:delText>
        </w:r>
      </w:del>
      <w:ins w:id="15476" w:author="tao huang" w:date="2017-09-17T11:58:00Z">
        <w:r w:rsidR="00D52516" w:rsidRPr="00A60A57">
          <w:rPr>
            <w:rFonts w:cs="Times New Roman"/>
            <w:color w:val="0D0D0D" w:themeColor="text1" w:themeTint="F2"/>
            <w:sz w:val="22"/>
            <w:rPrChange w:id="15477" w:author="tao huang" w:date="2017-09-17T12:05:00Z">
              <w:rPr>
                <w:rFonts w:cs="Times New Roman"/>
                <w:color w:val="000000" w:themeColor="text1"/>
                <w:sz w:val="22"/>
              </w:rPr>
            </w:rPrChange>
          </w:rPr>
          <w:t>8</w:t>
        </w:r>
        <w:r w:rsidR="00D52516" w:rsidRPr="00A60A57">
          <w:rPr>
            <w:rFonts w:cs="Times New Roman"/>
            <w:color w:val="0D0D0D" w:themeColor="text1" w:themeTint="F2"/>
            <w:sz w:val="22"/>
            <w:rPrChange w:id="15478" w:author="tao huang" w:date="2017-09-17T12:05:00Z">
              <w:rPr>
                <w:rFonts w:cs="Times New Roman"/>
                <w:color w:val="000000" w:themeColor="text1"/>
                <w:szCs w:val="24"/>
              </w:rPr>
            </w:rPrChange>
          </w:rPr>
          <w:t xml:space="preserve"> </w:t>
        </w:r>
      </w:ins>
      <w:r w:rsidR="00967711" w:rsidRPr="00A60A57">
        <w:rPr>
          <w:rFonts w:cs="Times New Roman"/>
          <w:color w:val="0D0D0D" w:themeColor="text1" w:themeTint="F2"/>
          <w:sz w:val="22"/>
          <w:rPrChange w:id="15479" w:author="tao huang" w:date="2017-09-17T12:05:00Z">
            <w:rPr>
              <w:rFonts w:cs="Times New Roman"/>
              <w:color w:val="000000" w:themeColor="text1"/>
              <w:szCs w:val="24"/>
            </w:rPr>
          </w:rPrChange>
        </w:rPr>
        <w:t xml:space="preserve">also </w:t>
      </w:r>
      <w:r w:rsidR="006E5036" w:rsidRPr="00A60A57">
        <w:rPr>
          <w:rFonts w:cs="Times New Roman"/>
          <w:color w:val="0D0D0D" w:themeColor="text1" w:themeTint="F2"/>
          <w:sz w:val="22"/>
          <w:rPrChange w:id="15480" w:author="tao huang" w:date="2017-09-17T12:05:00Z">
            <w:rPr>
              <w:rFonts w:cs="Times New Roman"/>
              <w:color w:val="000000" w:themeColor="text1"/>
              <w:szCs w:val="24"/>
            </w:rPr>
          </w:rPrChange>
        </w:rPr>
        <w:t>shows the percentage reductions of various error measures by these models compared to compared to different benchmarks. For example, for the forecast horizon of one to eight weeks head, the ADL-</w:t>
      </w:r>
      <w:r w:rsidR="00967711" w:rsidRPr="00A60A57">
        <w:rPr>
          <w:rFonts w:cs="Times New Roman"/>
          <w:noProof/>
          <w:color w:val="0D0D0D" w:themeColor="text1" w:themeTint="F2"/>
          <w:sz w:val="22"/>
          <w:rPrChange w:id="15481" w:author="tao huang" w:date="2017-09-17T12:05:00Z">
            <w:rPr>
              <w:rFonts w:cs="Times New Roman"/>
              <w:noProof/>
              <w:color w:val="000000" w:themeColor="text1"/>
              <w:szCs w:val="24"/>
            </w:rPr>
          </w:rPrChange>
        </w:rPr>
        <w:t>own</w:t>
      </w:r>
      <w:r w:rsidR="006E5036" w:rsidRPr="00A60A57">
        <w:rPr>
          <w:rFonts w:cs="Times New Roman"/>
          <w:color w:val="0D0D0D" w:themeColor="text1" w:themeTint="F2"/>
          <w:sz w:val="22"/>
          <w:rPrChange w:id="15482" w:author="tao huang" w:date="2017-09-17T12:05:00Z">
            <w:rPr>
              <w:rFonts w:cs="Times New Roman"/>
              <w:color w:val="000000" w:themeColor="text1"/>
              <w:szCs w:val="24"/>
            </w:rPr>
          </w:rPrChange>
        </w:rPr>
        <w:t>-EWC model reduces the SMAPE of the ADL-</w:t>
      </w:r>
      <w:r w:rsidR="00967711" w:rsidRPr="00A60A57">
        <w:rPr>
          <w:rFonts w:cs="Times New Roman"/>
          <w:noProof/>
          <w:color w:val="0D0D0D" w:themeColor="text1" w:themeTint="F2"/>
          <w:sz w:val="22"/>
          <w:rPrChange w:id="15483" w:author="tao huang" w:date="2017-09-17T12:05:00Z">
            <w:rPr>
              <w:rFonts w:cs="Times New Roman"/>
              <w:noProof/>
              <w:color w:val="000000" w:themeColor="text1"/>
              <w:szCs w:val="24"/>
            </w:rPr>
          </w:rPrChange>
        </w:rPr>
        <w:t>own</w:t>
      </w:r>
      <w:r w:rsidR="006E5036" w:rsidRPr="00A60A57">
        <w:rPr>
          <w:rFonts w:cs="Times New Roman"/>
          <w:noProof/>
          <w:color w:val="0D0D0D" w:themeColor="text1" w:themeTint="F2"/>
          <w:sz w:val="22"/>
          <w:rPrChange w:id="15484" w:author="tao huang" w:date="2017-09-17T12:05:00Z">
            <w:rPr>
              <w:rFonts w:cs="Times New Roman"/>
              <w:noProof/>
              <w:color w:val="000000" w:themeColor="text1"/>
              <w:szCs w:val="24"/>
            </w:rPr>
          </w:rPrChange>
        </w:rPr>
        <w:t xml:space="preserve"> model</w:t>
      </w:r>
      <w:r w:rsidR="006E5036" w:rsidRPr="00A60A57">
        <w:rPr>
          <w:rFonts w:cs="Times New Roman"/>
          <w:color w:val="0D0D0D" w:themeColor="text1" w:themeTint="F2"/>
          <w:sz w:val="22"/>
          <w:rPrChange w:id="15485" w:author="tao huang" w:date="2017-09-17T12:05:00Z">
            <w:rPr>
              <w:rFonts w:cs="Times New Roman"/>
              <w:color w:val="000000" w:themeColor="text1"/>
              <w:szCs w:val="24"/>
            </w:rPr>
          </w:rPrChange>
        </w:rPr>
        <w:t xml:space="preserve"> by 0.</w:t>
      </w:r>
      <w:r w:rsidR="00967711" w:rsidRPr="00A60A57">
        <w:rPr>
          <w:rFonts w:cs="Times New Roman"/>
          <w:color w:val="0D0D0D" w:themeColor="text1" w:themeTint="F2"/>
          <w:sz w:val="22"/>
          <w:rPrChange w:id="15486" w:author="tao huang" w:date="2017-09-17T12:05:00Z">
            <w:rPr>
              <w:rFonts w:cs="Times New Roman"/>
              <w:color w:val="000000" w:themeColor="text1"/>
              <w:szCs w:val="24"/>
            </w:rPr>
          </w:rPrChange>
        </w:rPr>
        <w:t>31</w:t>
      </w:r>
      <w:r w:rsidR="006E5036" w:rsidRPr="00A60A57">
        <w:rPr>
          <w:rFonts w:cs="Times New Roman"/>
          <w:color w:val="0D0D0D" w:themeColor="text1" w:themeTint="F2"/>
          <w:sz w:val="22"/>
          <w:rPrChange w:id="15487" w:author="tao huang" w:date="2017-09-17T12:05:00Z">
            <w:rPr>
              <w:rFonts w:cs="Times New Roman"/>
              <w:color w:val="000000" w:themeColor="text1"/>
              <w:szCs w:val="24"/>
            </w:rPr>
          </w:rPrChange>
        </w:rPr>
        <w:t>% and reduces the SMAPE of the Base-lift model by 13.</w:t>
      </w:r>
      <w:r w:rsidR="00C73929" w:rsidRPr="00A60A57">
        <w:rPr>
          <w:rFonts w:cs="Times New Roman"/>
          <w:color w:val="0D0D0D" w:themeColor="text1" w:themeTint="F2"/>
          <w:sz w:val="22"/>
          <w:rPrChange w:id="15488" w:author="tao huang" w:date="2017-09-17T12:05:00Z">
            <w:rPr>
              <w:rFonts w:cs="Times New Roman"/>
              <w:color w:val="000000" w:themeColor="text1"/>
              <w:szCs w:val="24"/>
            </w:rPr>
          </w:rPrChange>
        </w:rPr>
        <w:t>40</w:t>
      </w:r>
      <w:r w:rsidR="006E5036" w:rsidRPr="00A60A57">
        <w:rPr>
          <w:rFonts w:cs="Times New Roman"/>
          <w:color w:val="0D0D0D" w:themeColor="text1" w:themeTint="F2"/>
          <w:sz w:val="22"/>
          <w:rPrChange w:id="15489" w:author="tao huang" w:date="2017-09-17T12:05:00Z">
            <w:rPr>
              <w:rFonts w:cs="Times New Roman"/>
              <w:color w:val="000000" w:themeColor="text1"/>
              <w:szCs w:val="24"/>
            </w:rPr>
          </w:rPrChange>
        </w:rPr>
        <w:t>%. The ADL-</w:t>
      </w:r>
      <w:r w:rsidR="00E42B97" w:rsidRPr="00A60A57">
        <w:rPr>
          <w:rFonts w:cs="Times New Roman"/>
          <w:noProof/>
          <w:color w:val="0D0D0D" w:themeColor="text1" w:themeTint="F2"/>
          <w:sz w:val="22"/>
          <w:rPrChange w:id="15490" w:author="tao huang" w:date="2017-09-17T12:05:00Z">
            <w:rPr>
              <w:rFonts w:cs="Times New Roman"/>
              <w:noProof/>
              <w:color w:val="000000" w:themeColor="text1"/>
              <w:szCs w:val="24"/>
            </w:rPr>
          </w:rPrChange>
        </w:rPr>
        <w:t>own</w:t>
      </w:r>
      <w:r w:rsidR="006E5036" w:rsidRPr="00A60A57">
        <w:rPr>
          <w:rFonts w:cs="Times New Roman"/>
          <w:color w:val="0D0D0D" w:themeColor="text1" w:themeTint="F2"/>
          <w:sz w:val="22"/>
          <w:rPrChange w:id="15491" w:author="tao huang" w:date="2017-09-17T12:05:00Z">
            <w:rPr>
              <w:rFonts w:cs="Times New Roman"/>
              <w:color w:val="000000" w:themeColor="text1"/>
              <w:szCs w:val="24"/>
            </w:rPr>
          </w:rPrChange>
        </w:rPr>
        <w:t>-IC model reduces the SMAPE of the ADL-</w:t>
      </w:r>
      <w:r w:rsidR="00E42B97" w:rsidRPr="00A60A57">
        <w:rPr>
          <w:rFonts w:cs="Times New Roman"/>
          <w:noProof/>
          <w:color w:val="0D0D0D" w:themeColor="text1" w:themeTint="F2"/>
          <w:sz w:val="22"/>
          <w:rPrChange w:id="15492" w:author="tao huang" w:date="2017-09-17T12:05:00Z">
            <w:rPr>
              <w:rFonts w:cs="Times New Roman"/>
              <w:noProof/>
              <w:color w:val="000000" w:themeColor="text1"/>
              <w:szCs w:val="24"/>
            </w:rPr>
          </w:rPrChange>
        </w:rPr>
        <w:t>own</w:t>
      </w:r>
      <w:r w:rsidR="006E5036" w:rsidRPr="00A60A57">
        <w:rPr>
          <w:rFonts w:cs="Times New Roman"/>
          <w:noProof/>
          <w:color w:val="0D0D0D" w:themeColor="text1" w:themeTint="F2"/>
          <w:sz w:val="22"/>
          <w:rPrChange w:id="15493" w:author="tao huang" w:date="2017-09-17T12:05:00Z">
            <w:rPr>
              <w:rFonts w:cs="Times New Roman"/>
              <w:noProof/>
              <w:color w:val="000000" w:themeColor="text1"/>
              <w:szCs w:val="24"/>
            </w:rPr>
          </w:rPrChange>
        </w:rPr>
        <w:t xml:space="preserve"> model</w:t>
      </w:r>
      <w:r w:rsidR="006E5036" w:rsidRPr="00A60A57">
        <w:rPr>
          <w:rFonts w:cs="Times New Roman"/>
          <w:color w:val="0D0D0D" w:themeColor="text1" w:themeTint="F2"/>
          <w:sz w:val="22"/>
          <w:rPrChange w:id="15494" w:author="tao huang" w:date="2017-09-17T12:05:00Z">
            <w:rPr>
              <w:rFonts w:cs="Times New Roman"/>
              <w:color w:val="000000" w:themeColor="text1"/>
              <w:szCs w:val="24"/>
            </w:rPr>
          </w:rPrChange>
        </w:rPr>
        <w:t xml:space="preserve"> by 0.</w:t>
      </w:r>
      <w:r w:rsidR="00E42B97" w:rsidRPr="00A60A57">
        <w:rPr>
          <w:rFonts w:cs="Times New Roman"/>
          <w:color w:val="0D0D0D" w:themeColor="text1" w:themeTint="F2"/>
          <w:sz w:val="22"/>
          <w:rPrChange w:id="15495" w:author="tao huang" w:date="2017-09-17T12:05:00Z">
            <w:rPr>
              <w:rFonts w:cs="Times New Roman"/>
              <w:color w:val="000000" w:themeColor="text1"/>
              <w:szCs w:val="24"/>
            </w:rPr>
          </w:rPrChange>
        </w:rPr>
        <w:t>1</w:t>
      </w:r>
      <w:r w:rsidR="006E5036" w:rsidRPr="00A60A57">
        <w:rPr>
          <w:rFonts w:cs="Times New Roman"/>
          <w:color w:val="0D0D0D" w:themeColor="text1" w:themeTint="F2"/>
          <w:sz w:val="22"/>
          <w:rPrChange w:id="15496" w:author="tao huang" w:date="2017-09-17T12:05:00Z">
            <w:rPr>
              <w:rFonts w:cs="Times New Roman"/>
              <w:color w:val="000000" w:themeColor="text1"/>
              <w:szCs w:val="24"/>
            </w:rPr>
          </w:rPrChange>
        </w:rPr>
        <w:t xml:space="preserve">5% and reduces the SMAPE of the Base-lift model by </w:t>
      </w:r>
      <w:r w:rsidR="00F04CD8" w:rsidRPr="00A60A57">
        <w:rPr>
          <w:rFonts w:cs="Times New Roman"/>
          <w:color w:val="0D0D0D" w:themeColor="text1" w:themeTint="F2"/>
          <w:sz w:val="22"/>
          <w:rPrChange w:id="15497" w:author="tao huang" w:date="2017-09-17T12:05:00Z">
            <w:rPr>
              <w:rFonts w:cs="Times New Roman"/>
              <w:color w:val="000000" w:themeColor="text1"/>
              <w:szCs w:val="24"/>
            </w:rPr>
          </w:rPrChange>
        </w:rPr>
        <w:t>13</w:t>
      </w:r>
      <w:r w:rsidR="006E5036" w:rsidRPr="00A60A57">
        <w:rPr>
          <w:rFonts w:cs="Times New Roman"/>
          <w:color w:val="0D0D0D" w:themeColor="text1" w:themeTint="F2"/>
          <w:sz w:val="22"/>
          <w:rPrChange w:id="15498" w:author="tao huang" w:date="2017-09-17T12:05:00Z">
            <w:rPr>
              <w:rFonts w:cs="Times New Roman"/>
              <w:color w:val="000000" w:themeColor="text1"/>
              <w:szCs w:val="24"/>
            </w:rPr>
          </w:rPrChange>
        </w:rPr>
        <w:t>.</w:t>
      </w:r>
      <w:r w:rsidR="00F04CD8" w:rsidRPr="00A60A57">
        <w:rPr>
          <w:rFonts w:cs="Times New Roman"/>
          <w:color w:val="0D0D0D" w:themeColor="text1" w:themeTint="F2"/>
          <w:sz w:val="22"/>
          <w:rPrChange w:id="15499" w:author="tao huang" w:date="2017-09-17T12:05:00Z">
            <w:rPr>
              <w:rFonts w:cs="Times New Roman"/>
              <w:color w:val="000000" w:themeColor="text1"/>
              <w:szCs w:val="24"/>
            </w:rPr>
          </w:rPrChange>
        </w:rPr>
        <w:t>26</w:t>
      </w:r>
      <w:r w:rsidR="006E5036" w:rsidRPr="00A60A57">
        <w:rPr>
          <w:rFonts w:cs="Times New Roman"/>
          <w:color w:val="0D0D0D" w:themeColor="text1" w:themeTint="F2"/>
          <w:sz w:val="22"/>
          <w:rPrChange w:id="15500" w:author="tao huang" w:date="2017-09-17T12:05:00Z">
            <w:rPr>
              <w:rFonts w:cs="Times New Roman"/>
              <w:color w:val="000000" w:themeColor="text1"/>
              <w:szCs w:val="24"/>
            </w:rPr>
          </w:rPrChange>
        </w:rPr>
        <w:t xml:space="preserve">%. </w:t>
      </w:r>
    </w:p>
    <w:p w14:paraId="724226A1" w14:textId="77777777" w:rsidR="006E5036" w:rsidRPr="00A60A57" w:rsidRDefault="006E5036">
      <w:pPr>
        <w:spacing w:after="0" w:line="360" w:lineRule="auto"/>
        <w:rPr>
          <w:rFonts w:cs="Times New Roman"/>
          <w:color w:val="0D0D0D" w:themeColor="text1" w:themeTint="F2"/>
          <w:sz w:val="22"/>
          <w:rPrChange w:id="15501" w:author="tao huang" w:date="2017-09-17T12:05:00Z">
            <w:rPr>
              <w:rFonts w:cs="Times New Roman"/>
              <w:color w:val="000000" w:themeColor="text1"/>
              <w:szCs w:val="24"/>
            </w:rPr>
          </w:rPrChange>
        </w:rPr>
      </w:pPr>
    </w:p>
    <w:p w14:paraId="6ED0F26F" w14:textId="77777777" w:rsidR="00E44AF7" w:rsidRPr="00A60A57" w:rsidRDefault="006B3FEB">
      <w:pPr>
        <w:spacing w:after="0" w:line="360" w:lineRule="auto"/>
        <w:rPr>
          <w:rFonts w:cs="Times New Roman"/>
          <w:color w:val="0D0D0D" w:themeColor="text1" w:themeTint="F2"/>
          <w:sz w:val="22"/>
          <w:rPrChange w:id="15502" w:author="tao huang" w:date="2017-09-17T12:05:00Z">
            <w:rPr>
              <w:rFonts w:cs="Times New Roman"/>
              <w:color w:val="000000" w:themeColor="text1"/>
              <w:szCs w:val="24"/>
            </w:rPr>
          </w:rPrChange>
        </w:rPr>
      </w:pPr>
      <w:r w:rsidRPr="00A60A57">
        <w:rPr>
          <w:rFonts w:cs="Times New Roman"/>
          <w:color w:val="0D0D0D" w:themeColor="text1" w:themeTint="F2"/>
          <w:sz w:val="22"/>
          <w:rPrChange w:id="15503" w:author="tao huang" w:date="2017-09-17T12:05:00Z">
            <w:rPr>
              <w:rFonts w:cs="Times New Roman"/>
              <w:color w:val="000000" w:themeColor="text1"/>
              <w:szCs w:val="24"/>
            </w:rPr>
          </w:rPrChange>
        </w:rPr>
        <w:t xml:space="preserve"> </w:t>
      </w:r>
    </w:p>
    <w:p w14:paraId="60F18794" w14:textId="4129BD43" w:rsidR="00117596" w:rsidRPr="00A60A57" w:rsidRDefault="00FD7896">
      <w:pPr>
        <w:spacing w:after="0" w:line="360" w:lineRule="auto"/>
        <w:rPr>
          <w:rFonts w:cs="Times New Roman"/>
          <w:color w:val="0D0D0D" w:themeColor="text1" w:themeTint="F2"/>
          <w:sz w:val="22"/>
          <w:rPrChange w:id="15504" w:author="tao huang" w:date="2017-09-17T12:05:00Z">
            <w:rPr>
              <w:rFonts w:cs="Times New Roman"/>
              <w:color w:val="000000" w:themeColor="text1"/>
              <w:szCs w:val="24"/>
            </w:rPr>
          </w:rPrChange>
        </w:rPr>
      </w:pPr>
      <w:r w:rsidRPr="00A60A57">
        <w:rPr>
          <w:rFonts w:cs="Times New Roman"/>
          <w:color w:val="0D0D0D" w:themeColor="text1" w:themeTint="F2"/>
          <w:sz w:val="22"/>
          <w:rPrChange w:id="15505" w:author="tao huang" w:date="2017-09-17T12:05:00Z">
            <w:rPr>
              <w:rFonts w:cs="Times New Roman"/>
              <w:color w:val="000000" w:themeColor="text1"/>
              <w:szCs w:val="24"/>
            </w:rPr>
          </w:rPrChange>
        </w:rPr>
        <w:t xml:space="preserve">Table </w:t>
      </w:r>
      <w:del w:id="15506" w:author="tao huang" w:date="2017-09-17T11:58:00Z">
        <w:r w:rsidRPr="00A60A57" w:rsidDel="00197346">
          <w:rPr>
            <w:rFonts w:cs="Times New Roman"/>
            <w:color w:val="0D0D0D" w:themeColor="text1" w:themeTint="F2"/>
            <w:sz w:val="22"/>
            <w:rPrChange w:id="15507" w:author="tao huang" w:date="2017-09-17T12:05:00Z">
              <w:rPr>
                <w:rFonts w:cs="Times New Roman"/>
                <w:color w:val="000000" w:themeColor="text1"/>
                <w:szCs w:val="24"/>
              </w:rPr>
            </w:rPrChange>
          </w:rPr>
          <w:delText>9</w:delText>
        </w:r>
      </w:del>
      <w:ins w:id="15508" w:author="tao huang" w:date="2017-09-17T11:58:00Z">
        <w:r w:rsidR="00197346" w:rsidRPr="00A60A57">
          <w:rPr>
            <w:rFonts w:cs="Times New Roman"/>
            <w:color w:val="0D0D0D" w:themeColor="text1" w:themeTint="F2"/>
            <w:sz w:val="22"/>
            <w:rPrChange w:id="15509" w:author="tao huang" w:date="2017-09-17T12:05:00Z">
              <w:rPr>
                <w:rFonts w:cs="Times New Roman"/>
                <w:color w:val="000000" w:themeColor="text1"/>
                <w:sz w:val="22"/>
              </w:rPr>
            </w:rPrChange>
          </w:rPr>
          <w:t>8</w:t>
        </w:r>
      </w:ins>
      <w:r w:rsidR="004E7268" w:rsidRPr="00A60A57">
        <w:rPr>
          <w:rFonts w:cs="Times New Roman"/>
          <w:color w:val="0D0D0D" w:themeColor="text1" w:themeTint="F2"/>
          <w:sz w:val="22"/>
          <w:rPrChange w:id="15510" w:author="tao huang" w:date="2017-09-17T12:05:00Z">
            <w:rPr>
              <w:rFonts w:cs="Times New Roman"/>
              <w:color w:val="000000" w:themeColor="text1"/>
              <w:szCs w:val="24"/>
            </w:rPr>
          </w:rPrChange>
        </w:rPr>
        <w:t>.</w:t>
      </w:r>
      <w:r w:rsidR="004E7268" w:rsidRPr="00A60A57">
        <w:rPr>
          <w:rFonts w:cs="Times New Roman"/>
          <w:color w:val="0D0D0D" w:themeColor="text1" w:themeTint="F2"/>
          <w:sz w:val="22"/>
          <w:rPrChange w:id="15511" w:author="tao huang" w:date="2017-09-17T12:05:00Z">
            <w:rPr>
              <w:rFonts w:cs="Times New Roman"/>
              <w:color w:val="000000" w:themeColor="text1"/>
              <w:szCs w:val="24"/>
            </w:rPr>
          </w:rPrChange>
        </w:rPr>
        <w:tab/>
        <w:t>Forecasting performance regarding percentage reductions in various erro</w:t>
      </w:r>
      <w:r w:rsidR="000B4F84" w:rsidRPr="00A60A57">
        <w:rPr>
          <w:rFonts w:cs="Times New Roman"/>
          <w:color w:val="0D0D0D" w:themeColor="text1" w:themeTint="F2"/>
          <w:sz w:val="22"/>
          <w:rPrChange w:id="15512" w:author="tao huang" w:date="2017-09-17T12:05:00Z">
            <w:rPr>
              <w:rFonts w:cs="Times New Roman"/>
              <w:color w:val="000000" w:themeColor="text1"/>
              <w:szCs w:val="24"/>
            </w:rPr>
          </w:rPrChange>
        </w:rPr>
        <w:t>r measures</w:t>
      </w:r>
    </w:p>
    <w:p w14:paraId="2CEB3154" w14:textId="3C211304" w:rsidR="00D81131" w:rsidRPr="00A60A57" w:rsidDel="005E7776" w:rsidRDefault="00967711">
      <w:pPr>
        <w:spacing w:after="0" w:line="360" w:lineRule="auto"/>
        <w:rPr>
          <w:del w:id="15513" w:author="tao huang" w:date="2017-09-16T12:51:00Z"/>
          <w:rFonts w:cs="Times New Roman"/>
          <w:color w:val="0D0D0D" w:themeColor="text1" w:themeTint="F2"/>
          <w:sz w:val="22"/>
          <w:rPrChange w:id="15514" w:author="tao huang" w:date="2017-09-17T12:05:00Z">
            <w:rPr>
              <w:del w:id="15515" w:author="tao huang" w:date="2017-09-16T12:51:00Z"/>
              <w:rFonts w:cs="Times New Roman"/>
              <w:color w:val="000000" w:themeColor="text1"/>
              <w:szCs w:val="24"/>
            </w:rPr>
          </w:rPrChange>
        </w:rPr>
      </w:pPr>
      <w:r w:rsidRPr="00A60A57">
        <w:rPr>
          <w:rFonts w:cs="Times New Roman"/>
          <w:color w:val="0D0D0D" w:themeColor="text1" w:themeTint="F2"/>
          <w:sz w:val="22"/>
          <w:rPrChange w:id="15516" w:author="tao huang" w:date="2017-09-17T12:05:00Z">
            <w:rPr>
              <w:rFonts w:cs="Times New Roman"/>
              <w:color w:val="000000" w:themeColor="text1"/>
              <w:szCs w:val="24"/>
            </w:rPr>
          </w:rPrChange>
        </w:rPr>
        <w:t xml:space="preserve"> </w:t>
      </w:r>
    </w:p>
    <w:p w14:paraId="55D020F5" w14:textId="77777777" w:rsidR="00D81131" w:rsidRPr="00A60A57" w:rsidRDefault="00D81131">
      <w:pPr>
        <w:spacing w:after="0" w:line="360" w:lineRule="auto"/>
        <w:rPr>
          <w:rFonts w:cs="Times New Roman"/>
          <w:color w:val="0D0D0D" w:themeColor="text1" w:themeTint="F2"/>
          <w:sz w:val="22"/>
          <w:rPrChange w:id="15517" w:author="tao huang" w:date="2017-09-17T12:05:00Z">
            <w:rPr>
              <w:rFonts w:cs="Times New Roman"/>
              <w:color w:val="000000" w:themeColor="text1"/>
              <w:szCs w:val="24"/>
            </w:rPr>
          </w:rPrChange>
        </w:rPr>
      </w:pPr>
    </w:p>
    <w:tbl>
      <w:tblPr>
        <w:tblStyle w:val="ListTable1Light1"/>
        <w:tblW w:w="9050" w:type="dxa"/>
        <w:tblLook w:val="04A0" w:firstRow="1" w:lastRow="0" w:firstColumn="1" w:lastColumn="0" w:noHBand="0" w:noVBand="1"/>
        <w:tblPrChange w:id="15518" w:author="tao huang" w:date="2017-09-17T10:49:00Z">
          <w:tblPr>
            <w:tblStyle w:val="ListTable1Light1"/>
            <w:tblW w:w="9192" w:type="dxa"/>
            <w:tblLook w:val="04A0" w:firstRow="1" w:lastRow="0" w:firstColumn="1" w:lastColumn="0" w:noHBand="0" w:noVBand="1"/>
          </w:tblPr>
        </w:tblPrChange>
      </w:tblPr>
      <w:tblGrid>
        <w:gridCol w:w="962"/>
        <w:gridCol w:w="1796"/>
        <w:gridCol w:w="1796"/>
        <w:gridCol w:w="1085"/>
        <w:gridCol w:w="1041"/>
        <w:gridCol w:w="1086"/>
        <w:gridCol w:w="1395"/>
        <w:tblGridChange w:id="15519">
          <w:tblGrid>
            <w:gridCol w:w="993"/>
            <w:gridCol w:w="1796"/>
            <w:gridCol w:w="1796"/>
            <w:gridCol w:w="1085"/>
            <w:gridCol w:w="1041"/>
            <w:gridCol w:w="1086"/>
            <w:gridCol w:w="1395"/>
          </w:tblGrid>
        </w:tblGridChange>
      </w:tblGrid>
      <w:tr w:rsidR="007F2079" w:rsidRPr="00A60A57" w14:paraId="5BA888B5" w14:textId="77777777" w:rsidTr="009B69CE">
        <w:trPr>
          <w:cnfStyle w:val="100000000000" w:firstRow="1" w:lastRow="0" w:firstColumn="0" w:lastColumn="0" w:oddVBand="0" w:evenVBand="0" w:oddHBand="0" w:evenHBand="0" w:firstRowFirstColumn="0" w:firstRowLastColumn="0" w:lastRowFirstColumn="0" w:lastRowLastColumn="0"/>
          <w:trHeight w:val="20"/>
          <w:trPrChange w:id="15520" w:author="tao huang" w:date="2017-09-17T10:49:00Z">
            <w:trPr>
              <w:trHeight w:val="20"/>
            </w:trPr>
          </w:trPrChange>
        </w:trPr>
        <w:tc>
          <w:tcPr>
            <w:cnfStyle w:val="001000000000" w:firstRow="0" w:lastRow="0" w:firstColumn="1" w:lastColumn="0" w:oddVBand="0" w:evenVBand="0" w:oddHBand="0" w:evenHBand="0" w:firstRowFirstColumn="0" w:firstRowLastColumn="0" w:lastRowFirstColumn="0" w:lastRowLastColumn="0"/>
            <w:tcW w:w="851" w:type="dxa"/>
            <w:vMerge w:val="restart"/>
            <w:shd w:val="clear" w:color="auto" w:fill="auto"/>
            <w:noWrap/>
            <w:hideMark/>
            <w:tcPrChange w:id="15521" w:author="tao huang" w:date="2017-09-17T10:49:00Z">
              <w:tcPr>
                <w:tcW w:w="993" w:type="dxa"/>
                <w:vMerge w:val="restart"/>
                <w:shd w:val="clear" w:color="auto" w:fill="auto"/>
                <w:noWrap/>
                <w:hideMark/>
              </w:tcPr>
            </w:tcPrChange>
          </w:tcPr>
          <w:p w14:paraId="2C8D2EBF" w14:textId="77777777" w:rsidR="00967711" w:rsidRPr="00A60A57" w:rsidRDefault="00967711" w:rsidP="00FB69CC">
            <w:pPr>
              <w:spacing w:after="0" w:line="240" w:lineRule="auto"/>
              <w:jc w:val="center"/>
              <w:cnfStyle w:val="101000000000" w:firstRow="1" w:lastRow="0" w:firstColumn="1"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15522" w:author="tao huang" w:date="2017-09-17T12:05:00Z">
                  <w:rPr>
                    <w:rFonts w:eastAsia="Times New Roman" w:cs="Times New Roman"/>
                    <w:b w:val="0"/>
                    <w:color w:val="000000" w:themeColor="text1"/>
                    <w:sz w:val="22"/>
                  </w:rPr>
                </w:rPrChange>
              </w:rPr>
              <w:pPrChange w:id="15523" w:author="tao huang" w:date="2017-09-17T12:08:00Z">
                <w:pPr>
                  <w:spacing w:after="0" w:line="240" w:lineRule="auto"/>
                  <w:jc w:val="center"/>
                  <w:cnfStyle w:val="101000000000" w:firstRow="1" w:lastRow="0" w:firstColumn="1" w:lastColumn="0" w:oddVBand="0" w:evenVBand="0" w:oddHBand="0" w:evenHBand="0" w:firstRowFirstColumn="0" w:firstRowLastColumn="0" w:lastRowFirstColumn="0" w:lastRowLastColumn="0"/>
                </w:pPr>
              </w:pPrChange>
            </w:pPr>
            <w:r w:rsidRPr="00A60A57">
              <w:rPr>
                <w:rFonts w:eastAsia="Times New Roman" w:cs="Times New Roman"/>
                <w:b w:val="0"/>
                <w:color w:val="0D0D0D" w:themeColor="text1" w:themeTint="F2"/>
                <w:sz w:val="22"/>
                <w:rPrChange w:id="15524" w:author="tao huang" w:date="2017-09-17T12:05:00Z">
                  <w:rPr>
                    <w:rFonts w:eastAsia="Times New Roman" w:cs="Times New Roman"/>
                    <w:color w:val="000000" w:themeColor="text1"/>
                    <w:sz w:val="22"/>
                  </w:rPr>
                </w:rPrChange>
              </w:rPr>
              <w:t>Forecast horizon</w:t>
            </w:r>
          </w:p>
        </w:tc>
        <w:tc>
          <w:tcPr>
            <w:tcW w:w="1796" w:type="dxa"/>
            <w:vMerge w:val="restart"/>
            <w:shd w:val="clear" w:color="auto" w:fill="auto"/>
            <w:noWrap/>
            <w:hideMark/>
            <w:tcPrChange w:id="15525" w:author="tao huang" w:date="2017-09-17T10:49:00Z">
              <w:tcPr>
                <w:tcW w:w="1796" w:type="dxa"/>
                <w:vMerge w:val="restart"/>
                <w:shd w:val="clear" w:color="auto" w:fill="auto"/>
                <w:noWrap/>
                <w:hideMark/>
              </w:tcPr>
            </w:tcPrChange>
          </w:tcPr>
          <w:p w14:paraId="3F4723C3" w14:textId="77777777" w:rsidR="00967711" w:rsidRPr="00A60A57" w:rsidRDefault="00967711" w:rsidP="00FB69CC">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15526" w:author="tao huang" w:date="2017-09-17T12:05:00Z">
                  <w:rPr>
                    <w:rFonts w:eastAsia="Times New Roman" w:cs="Times New Roman"/>
                    <w:b w:val="0"/>
                    <w:color w:val="000000" w:themeColor="text1"/>
                    <w:sz w:val="22"/>
                  </w:rPr>
                </w:rPrChange>
              </w:rPr>
              <w:pPrChange w:id="15527" w:author="tao huang" w:date="2017-09-17T12:08:00Z">
                <w:pPr>
                  <w:spacing w:after="0" w:line="240" w:lineRule="auto"/>
                  <w:cnfStyle w:val="100000000000" w:firstRow="1" w:lastRow="0" w:firstColumn="0" w:lastColumn="0" w:oddVBand="0" w:evenVBand="0" w:oddHBand="0" w:evenHBand="0" w:firstRowFirstColumn="0" w:firstRowLastColumn="0" w:lastRowFirstColumn="0" w:lastRowLastColumn="0"/>
                </w:pPr>
              </w:pPrChange>
            </w:pPr>
            <w:r w:rsidRPr="00A60A57">
              <w:rPr>
                <w:rFonts w:eastAsia="Times New Roman" w:cs="Times New Roman"/>
                <w:b w:val="0"/>
                <w:color w:val="0D0D0D" w:themeColor="text1" w:themeTint="F2"/>
                <w:sz w:val="22"/>
                <w:rPrChange w:id="15528" w:author="tao huang" w:date="2017-09-17T12:05:00Z">
                  <w:rPr>
                    <w:rFonts w:eastAsia="Times New Roman" w:cs="Times New Roman"/>
                    <w:color w:val="000000" w:themeColor="text1"/>
                    <w:sz w:val="22"/>
                  </w:rPr>
                </w:rPrChange>
              </w:rPr>
              <w:t>Proposed model</w:t>
            </w:r>
          </w:p>
        </w:tc>
        <w:tc>
          <w:tcPr>
            <w:tcW w:w="1796" w:type="dxa"/>
            <w:vMerge w:val="restart"/>
            <w:shd w:val="clear" w:color="auto" w:fill="auto"/>
            <w:noWrap/>
            <w:hideMark/>
            <w:tcPrChange w:id="15529" w:author="tao huang" w:date="2017-09-17T10:49:00Z">
              <w:tcPr>
                <w:tcW w:w="1796" w:type="dxa"/>
                <w:vMerge w:val="restart"/>
                <w:shd w:val="clear" w:color="auto" w:fill="auto"/>
                <w:noWrap/>
                <w:hideMark/>
              </w:tcPr>
            </w:tcPrChange>
          </w:tcPr>
          <w:p w14:paraId="2733C988" w14:textId="77777777" w:rsidR="00967711" w:rsidRPr="00A60A57" w:rsidRDefault="00967711" w:rsidP="00FB69C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15530" w:author="tao huang" w:date="2017-09-17T12:05:00Z">
                  <w:rPr>
                    <w:rFonts w:eastAsia="Times New Roman" w:cs="Times New Roman"/>
                    <w:b w:val="0"/>
                    <w:color w:val="000000" w:themeColor="text1"/>
                    <w:sz w:val="22"/>
                  </w:rPr>
                </w:rPrChange>
              </w:rPr>
              <w:pPrChange w:id="15531" w:author="tao huang" w:date="2017-09-17T12:08: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r w:rsidRPr="00A60A57">
              <w:rPr>
                <w:rFonts w:eastAsia="Times New Roman" w:cs="Times New Roman"/>
                <w:b w:val="0"/>
                <w:color w:val="0D0D0D" w:themeColor="text1" w:themeTint="F2"/>
                <w:sz w:val="22"/>
                <w:rPrChange w:id="15532" w:author="tao huang" w:date="2017-09-17T12:05:00Z">
                  <w:rPr>
                    <w:rFonts w:eastAsia="Times New Roman" w:cs="Times New Roman"/>
                    <w:color w:val="000000" w:themeColor="text1"/>
                    <w:sz w:val="22"/>
                  </w:rPr>
                </w:rPrChange>
              </w:rPr>
              <w:t>Benchmark</w:t>
            </w:r>
          </w:p>
        </w:tc>
        <w:tc>
          <w:tcPr>
            <w:tcW w:w="4607" w:type="dxa"/>
            <w:gridSpan w:val="4"/>
            <w:tcBorders>
              <w:bottom w:val="none" w:sz="0" w:space="0" w:color="auto"/>
            </w:tcBorders>
            <w:shd w:val="clear" w:color="auto" w:fill="auto"/>
            <w:noWrap/>
            <w:hideMark/>
            <w:tcPrChange w:id="15533" w:author="tao huang" w:date="2017-09-17T10:49:00Z">
              <w:tcPr>
                <w:tcW w:w="4606" w:type="dxa"/>
                <w:gridSpan w:val="4"/>
                <w:tcBorders>
                  <w:bottom w:val="none" w:sz="0" w:space="0" w:color="auto"/>
                </w:tcBorders>
                <w:shd w:val="clear" w:color="auto" w:fill="auto"/>
                <w:noWrap/>
                <w:hideMark/>
              </w:tcPr>
            </w:tcPrChange>
          </w:tcPr>
          <w:p w14:paraId="08C72A25" w14:textId="77777777" w:rsidR="00967711" w:rsidRPr="00A60A57" w:rsidRDefault="00967711" w:rsidP="00FB69C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15534" w:author="tao huang" w:date="2017-09-17T12:05:00Z">
                  <w:rPr>
                    <w:rFonts w:eastAsia="Times New Roman" w:cs="Times New Roman"/>
                    <w:b w:val="0"/>
                    <w:color w:val="000000" w:themeColor="text1"/>
                    <w:sz w:val="22"/>
                  </w:rPr>
                </w:rPrChange>
              </w:rPr>
              <w:pPrChange w:id="15535" w:author="tao huang" w:date="2017-09-17T12:08: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r w:rsidRPr="00A60A57">
              <w:rPr>
                <w:rFonts w:eastAsia="Times New Roman" w:cs="Times New Roman"/>
                <w:b w:val="0"/>
                <w:color w:val="0D0D0D" w:themeColor="text1" w:themeTint="F2"/>
                <w:sz w:val="22"/>
                <w:rPrChange w:id="15536" w:author="tao huang" w:date="2017-09-17T12:05:00Z">
                  <w:rPr>
                    <w:rFonts w:eastAsia="Times New Roman" w:cs="Times New Roman"/>
                    <w:color w:val="000000" w:themeColor="text1"/>
                    <w:sz w:val="22"/>
                  </w:rPr>
                </w:rPrChange>
              </w:rPr>
              <w:t>percentage of increase/decrease</w:t>
            </w:r>
          </w:p>
        </w:tc>
      </w:tr>
      <w:tr w:rsidR="007F2079" w:rsidRPr="00A60A57" w14:paraId="34A0BE19" w14:textId="77777777" w:rsidTr="009B69CE">
        <w:trPr>
          <w:cnfStyle w:val="000000100000" w:firstRow="0" w:lastRow="0" w:firstColumn="0" w:lastColumn="0" w:oddVBand="0" w:evenVBand="0" w:oddHBand="1" w:evenHBand="0" w:firstRowFirstColumn="0" w:firstRowLastColumn="0" w:lastRowFirstColumn="0" w:lastRowLastColumn="0"/>
          <w:trHeight w:val="20"/>
          <w:trPrChange w:id="15537" w:author="tao huang" w:date="2017-09-17T10:49:00Z">
            <w:trPr>
              <w:trHeight w:val="20"/>
            </w:trPr>
          </w:trPrChange>
        </w:trPr>
        <w:tc>
          <w:tcPr>
            <w:cnfStyle w:val="001000000000" w:firstRow="0" w:lastRow="0" w:firstColumn="1" w:lastColumn="0" w:oddVBand="0" w:evenVBand="0" w:oddHBand="0" w:evenHBand="0" w:firstRowFirstColumn="0" w:firstRowLastColumn="0" w:lastRowFirstColumn="0" w:lastRowLastColumn="0"/>
            <w:tcW w:w="851" w:type="dxa"/>
            <w:vMerge/>
            <w:tcBorders>
              <w:bottom w:val="single" w:sz="4" w:space="0" w:color="auto"/>
            </w:tcBorders>
            <w:shd w:val="clear" w:color="auto" w:fill="auto"/>
            <w:hideMark/>
            <w:tcPrChange w:id="15538" w:author="tao huang" w:date="2017-09-17T10:49:00Z">
              <w:tcPr>
                <w:tcW w:w="993" w:type="dxa"/>
                <w:vMerge/>
                <w:tcBorders>
                  <w:bottom w:val="single" w:sz="4" w:space="0" w:color="auto"/>
                </w:tcBorders>
                <w:shd w:val="clear" w:color="auto" w:fill="auto"/>
                <w:hideMark/>
              </w:tcPr>
            </w:tcPrChange>
          </w:tcPr>
          <w:p w14:paraId="6B917B97" w14:textId="77777777" w:rsidR="00967711" w:rsidRPr="00A60A57" w:rsidRDefault="00967711" w:rsidP="00FB69CC">
            <w:pPr>
              <w:spacing w:after="0" w:line="24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5539" w:author="tao huang" w:date="2017-09-17T12:05:00Z">
                  <w:rPr>
                    <w:rFonts w:eastAsia="Times New Roman" w:cs="Times New Roman"/>
                    <w:b w:val="0"/>
                    <w:color w:val="000000" w:themeColor="text1"/>
                    <w:sz w:val="22"/>
                  </w:rPr>
                </w:rPrChange>
              </w:rPr>
              <w:pPrChange w:id="15540" w:author="tao huang" w:date="2017-09-17T12:08:00Z">
                <w:pPr>
                  <w:spacing w:after="0" w:line="240" w:lineRule="auto"/>
                  <w:cnfStyle w:val="001000100000" w:firstRow="0" w:lastRow="0" w:firstColumn="1" w:lastColumn="0" w:oddVBand="0" w:evenVBand="0" w:oddHBand="1" w:evenHBand="0" w:firstRowFirstColumn="0" w:firstRowLastColumn="0" w:lastRowFirstColumn="0" w:lastRowLastColumn="0"/>
                </w:pPr>
              </w:pPrChange>
            </w:pPr>
          </w:p>
        </w:tc>
        <w:tc>
          <w:tcPr>
            <w:tcW w:w="1796" w:type="dxa"/>
            <w:vMerge/>
            <w:tcBorders>
              <w:bottom w:val="single" w:sz="4" w:space="0" w:color="auto"/>
            </w:tcBorders>
            <w:shd w:val="clear" w:color="auto" w:fill="auto"/>
            <w:hideMark/>
            <w:tcPrChange w:id="15541" w:author="tao huang" w:date="2017-09-17T10:49:00Z">
              <w:tcPr>
                <w:tcW w:w="1796" w:type="dxa"/>
                <w:vMerge/>
                <w:tcBorders>
                  <w:bottom w:val="single" w:sz="4" w:space="0" w:color="auto"/>
                </w:tcBorders>
                <w:shd w:val="clear" w:color="auto" w:fill="auto"/>
                <w:hideMark/>
              </w:tcPr>
            </w:tcPrChange>
          </w:tcPr>
          <w:p w14:paraId="473F4904" w14:textId="77777777" w:rsidR="00967711" w:rsidRPr="00A60A57" w:rsidRDefault="00967711" w:rsidP="00FB69CC">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542" w:author="tao huang" w:date="2017-09-17T12:05:00Z">
                  <w:rPr>
                    <w:rFonts w:eastAsia="Times New Roman" w:cs="Times New Roman"/>
                    <w:color w:val="000000" w:themeColor="text1"/>
                    <w:sz w:val="22"/>
                  </w:rPr>
                </w:rPrChange>
              </w:rPr>
              <w:pPrChange w:id="15543" w:author="tao huang" w:date="2017-09-17T12:08:00Z">
                <w:pPr>
                  <w:spacing w:after="0" w:line="240" w:lineRule="auto"/>
                  <w:cnfStyle w:val="000000100000" w:firstRow="0" w:lastRow="0" w:firstColumn="0" w:lastColumn="0" w:oddVBand="0" w:evenVBand="0" w:oddHBand="1" w:evenHBand="0" w:firstRowFirstColumn="0" w:firstRowLastColumn="0" w:lastRowFirstColumn="0" w:lastRowLastColumn="0"/>
                </w:pPr>
              </w:pPrChange>
            </w:pPr>
          </w:p>
        </w:tc>
        <w:tc>
          <w:tcPr>
            <w:tcW w:w="1796" w:type="dxa"/>
            <w:vMerge/>
            <w:tcBorders>
              <w:bottom w:val="single" w:sz="4" w:space="0" w:color="auto"/>
            </w:tcBorders>
            <w:shd w:val="clear" w:color="auto" w:fill="auto"/>
            <w:hideMark/>
            <w:tcPrChange w:id="15544" w:author="tao huang" w:date="2017-09-17T10:49:00Z">
              <w:tcPr>
                <w:tcW w:w="1796" w:type="dxa"/>
                <w:vMerge/>
                <w:tcBorders>
                  <w:bottom w:val="single" w:sz="4" w:space="0" w:color="auto"/>
                </w:tcBorders>
                <w:shd w:val="clear" w:color="auto" w:fill="auto"/>
                <w:hideMark/>
              </w:tcPr>
            </w:tcPrChange>
          </w:tcPr>
          <w:p w14:paraId="61E0ED5A" w14:textId="77777777" w:rsidR="00967711" w:rsidRPr="00A60A57" w:rsidRDefault="00967711" w:rsidP="00FB69CC">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545" w:author="tao huang" w:date="2017-09-17T12:05:00Z">
                  <w:rPr>
                    <w:rFonts w:eastAsia="Times New Roman" w:cs="Times New Roman"/>
                    <w:color w:val="000000" w:themeColor="text1"/>
                    <w:sz w:val="22"/>
                  </w:rPr>
                </w:rPrChange>
              </w:rPr>
              <w:pPrChange w:id="15546" w:author="tao huang" w:date="2017-09-17T12:08:00Z">
                <w:pPr>
                  <w:spacing w:after="0" w:line="240" w:lineRule="auto"/>
                  <w:cnfStyle w:val="000000100000" w:firstRow="0" w:lastRow="0" w:firstColumn="0" w:lastColumn="0" w:oddVBand="0" w:evenVBand="0" w:oddHBand="1" w:evenHBand="0" w:firstRowFirstColumn="0" w:firstRowLastColumn="0" w:lastRowFirstColumn="0" w:lastRowLastColumn="0"/>
                </w:pPr>
              </w:pPrChange>
            </w:pPr>
          </w:p>
        </w:tc>
        <w:tc>
          <w:tcPr>
            <w:tcW w:w="1085" w:type="dxa"/>
            <w:tcBorders>
              <w:bottom w:val="single" w:sz="4" w:space="0" w:color="auto"/>
            </w:tcBorders>
            <w:shd w:val="clear" w:color="auto" w:fill="auto"/>
            <w:hideMark/>
            <w:tcPrChange w:id="15547" w:author="tao huang" w:date="2017-09-17T10:49:00Z">
              <w:tcPr>
                <w:tcW w:w="1085" w:type="dxa"/>
                <w:tcBorders>
                  <w:bottom w:val="single" w:sz="4" w:space="0" w:color="auto"/>
                </w:tcBorders>
                <w:shd w:val="clear" w:color="auto" w:fill="auto"/>
                <w:hideMark/>
              </w:tcPr>
            </w:tcPrChange>
          </w:tcPr>
          <w:p w14:paraId="0CFE79CE" w14:textId="77777777" w:rsidR="00967711" w:rsidRPr="00A60A57" w:rsidRDefault="00967711" w:rsidP="00FB69C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15548" w:author="tao huang" w:date="2017-09-17T12:05:00Z">
                  <w:rPr>
                    <w:rFonts w:eastAsia="Times New Roman" w:cs="Times New Roman"/>
                    <w:bCs/>
                    <w:color w:val="000000" w:themeColor="text1"/>
                    <w:sz w:val="22"/>
                  </w:rPr>
                </w:rPrChange>
              </w:rPr>
              <w:pPrChange w:id="15549" w:author="tao huang" w:date="2017-09-17T12: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15550" w:author="tao huang" w:date="2017-09-17T12:05:00Z">
                  <w:rPr>
                    <w:rFonts w:eastAsia="Times New Roman" w:cs="Times New Roman"/>
                    <w:bCs/>
                    <w:color w:val="000000" w:themeColor="text1"/>
                    <w:sz w:val="22"/>
                  </w:rPr>
                </w:rPrChange>
              </w:rPr>
              <w:t>MAE</w:t>
            </w:r>
          </w:p>
        </w:tc>
        <w:tc>
          <w:tcPr>
            <w:tcW w:w="1041" w:type="dxa"/>
            <w:tcBorders>
              <w:bottom w:val="single" w:sz="4" w:space="0" w:color="auto"/>
            </w:tcBorders>
            <w:shd w:val="clear" w:color="auto" w:fill="auto"/>
            <w:hideMark/>
            <w:tcPrChange w:id="15551" w:author="tao huang" w:date="2017-09-17T10:49:00Z">
              <w:tcPr>
                <w:tcW w:w="1041" w:type="dxa"/>
                <w:tcBorders>
                  <w:bottom w:val="single" w:sz="4" w:space="0" w:color="auto"/>
                </w:tcBorders>
                <w:shd w:val="clear" w:color="auto" w:fill="auto"/>
                <w:hideMark/>
              </w:tcPr>
            </w:tcPrChange>
          </w:tcPr>
          <w:p w14:paraId="19937ABA" w14:textId="77777777" w:rsidR="00967711" w:rsidRPr="00A60A57" w:rsidRDefault="00967711" w:rsidP="00FB69C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15552" w:author="tao huang" w:date="2017-09-17T12:05:00Z">
                  <w:rPr>
                    <w:rFonts w:eastAsia="Times New Roman" w:cs="Times New Roman"/>
                    <w:bCs/>
                    <w:color w:val="000000" w:themeColor="text1"/>
                    <w:sz w:val="22"/>
                  </w:rPr>
                </w:rPrChange>
              </w:rPr>
              <w:pPrChange w:id="15553" w:author="tao huang" w:date="2017-09-17T12: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15554" w:author="tao huang" w:date="2017-09-17T12:05:00Z">
                  <w:rPr>
                    <w:rFonts w:eastAsia="Times New Roman" w:cs="Times New Roman"/>
                    <w:bCs/>
                    <w:color w:val="000000" w:themeColor="text1"/>
                    <w:sz w:val="22"/>
                  </w:rPr>
                </w:rPrChange>
              </w:rPr>
              <w:t>SMAPE</w:t>
            </w:r>
          </w:p>
        </w:tc>
        <w:tc>
          <w:tcPr>
            <w:tcW w:w="1086" w:type="dxa"/>
            <w:tcBorders>
              <w:bottom w:val="single" w:sz="4" w:space="0" w:color="auto"/>
            </w:tcBorders>
            <w:shd w:val="clear" w:color="auto" w:fill="auto"/>
            <w:hideMark/>
            <w:tcPrChange w:id="15555" w:author="tao huang" w:date="2017-09-17T10:49:00Z">
              <w:tcPr>
                <w:tcW w:w="1086" w:type="dxa"/>
                <w:tcBorders>
                  <w:bottom w:val="single" w:sz="4" w:space="0" w:color="auto"/>
                </w:tcBorders>
                <w:shd w:val="clear" w:color="auto" w:fill="auto"/>
                <w:hideMark/>
              </w:tcPr>
            </w:tcPrChange>
          </w:tcPr>
          <w:p w14:paraId="49D7EF76" w14:textId="77777777" w:rsidR="00967711" w:rsidRPr="00A60A57" w:rsidRDefault="00967711" w:rsidP="00FB69C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15556" w:author="tao huang" w:date="2017-09-17T12:05:00Z">
                  <w:rPr>
                    <w:rFonts w:eastAsia="Times New Roman" w:cs="Times New Roman"/>
                    <w:bCs/>
                    <w:color w:val="000000" w:themeColor="text1"/>
                    <w:sz w:val="22"/>
                  </w:rPr>
                </w:rPrChange>
              </w:rPr>
              <w:pPrChange w:id="15557" w:author="tao huang" w:date="2017-09-17T12: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15558" w:author="tao huang" w:date="2017-09-17T12:05:00Z">
                  <w:rPr>
                    <w:rFonts w:eastAsia="Times New Roman" w:cs="Times New Roman"/>
                    <w:bCs/>
                    <w:color w:val="000000" w:themeColor="text1"/>
                    <w:sz w:val="22"/>
                  </w:rPr>
                </w:rPrChange>
              </w:rPr>
              <w:t>MASE</w:t>
            </w:r>
          </w:p>
        </w:tc>
        <w:tc>
          <w:tcPr>
            <w:tcW w:w="1395" w:type="dxa"/>
            <w:tcBorders>
              <w:bottom w:val="single" w:sz="4" w:space="0" w:color="auto"/>
            </w:tcBorders>
            <w:shd w:val="clear" w:color="auto" w:fill="auto"/>
            <w:noWrap/>
            <w:hideMark/>
            <w:tcPrChange w:id="15559" w:author="tao huang" w:date="2017-09-17T10:49:00Z">
              <w:tcPr>
                <w:tcW w:w="1395" w:type="dxa"/>
                <w:tcBorders>
                  <w:bottom w:val="single" w:sz="4" w:space="0" w:color="auto"/>
                </w:tcBorders>
                <w:shd w:val="clear" w:color="auto" w:fill="auto"/>
                <w:noWrap/>
                <w:hideMark/>
              </w:tcPr>
            </w:tcPrChange>
          </w:tcPr>
          <w:p w14:paraId="7C0A5D0D" w14:textId="77777777" w:rsidR="00967711" w:rsidRPr="00A60A57" w:rsidRDefault="00967711" w:rsidP="00FB69CC">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15560" w:author="tao huang" w:date="2017-09-17T12:05:00Z">
                  <w:rPr>
                    <w:rFonts w:eastAsia="Times New Roman" w:cs="Times New Roman"/>
                    <w:bCs/>
                    <w:color w:val="000000" w:themeColor="text1"/>
                    <w:sz w:val="22"/>
                  </w:rPr>
                </w:rPrChange>
              </w:rPr>
              <w:pPrChange w:id="15561" w:author="tao huang" w:date="2017-09-17T12:08:00Z">
                <w:pPr>
                  <w:spacing w:after="0" w:line="240" w:lineRule="auto"/>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15562" w:author="tao huang" w:date="2017-09-17T12:05:00Z">
                  <w:rPr>
                    <w:rFonts w:eastAsia="Times New Roman" w:cs="Times New Roman"/>
                    <w:bCs/>
                    <w:color w:val="000000" w:themeColor="text1"/>
                    <w:sz w:val="22"/>
                  </w:rPr>
                </w:rPrChange>
              </w:rPr>
              <w:t>AvgRelMAE</w:t>
            </w:r>
          </w:p>
        </w:tc>
      </w:tr>
      <w:tr w:rsidR="007F2079" w:rsidRPr="00A60A57" w14:paraId="709BF49C" w14:textId="77777777" w:rsidTr="009B69CE">
        <w:trPr>
          <w:trHeight w:val="20"/>
          <w:trPrChange w:id="15563" w:author="tao huang" w:date="2017-09-17T10:49:00Z">
            <w:trPr>
              <w:trHeight w:val="20"/>
            </w:trPr>
          </w:trPrChange>
        </w:trPr>
        <w:tc>
          <w:tcPr>
            <w:cnfStyle w:val="001000000000" w:firstRow="0" w:lastRow="0" w:firstColumn="1" w:lastColumn="0" w:oddVBand="0" w:evenVBand="0" w:oddHBand="0" w:evenHBand="0" w:firstRowFirstColumn="0" w:firstRowLastColumn="0" w:lastRowFirstColumn="0" w:lastRowLastColumn="0"/>
            <w:tcW w:w="851" w:type="dxa"/>
            <w:vMerge w:val="restart"/>
            <w:tcBorders>
              <w:top w:val="single" w:sz="4" w:space="0" w:color="auto"/>
            </w:tcBorders>
            <w:shd w:val="clear" w:color="auto" w:fill="auto"/>
            <w:noWrap/>
            <w:hideMark/>
            <w:tcPrChange w:id="15564" w:author="tao huang" w:date="2017-09-17T10:49:00Z">
              <w:tcPr>
                <w:tcW w:w="993" w:type="dxa"/>
                <w:vMerge w:val="restart"/>
                <w:tcBorders>
                  <w:top w:val="single" w:sz="4" w:space="0" w:color="auto"/>
                </w:tcBorders>
                <w:shd w:val="clear" w:color="auto" w:fill="auto"/>
                <w:noWrap/>
                <w:hideMark/>
              </w:tcPr>
            </w:tcPrChange>
          </w:tcPr>
          <w:p w14:paraId="15A9A106" w14:textId="77777777" w:rsidR="00967711" w:rsidRPr="00A60A57" w:rsidRDefault="00967711" w:rsidP="00FB69CC">
            <w:pPr>
              <w:spacing w:after="0" w:line="240" w:lineRule="auto"/>
              <w:jc w:val="center"/>
              <w:rPr>
                <w:rFonts w:eastAsia="Times New Roman" w:cs="Times New Roman"/>
                <w:b w:val="0"/>
                <w:color w:val="0D0D0D" w:themeColor="text1" w:themeTint="F2"/>
                <w:sz w:val="22"/>
                <w:rPrChange w:id="15565" w:author="tao huang" w:date="2017-09-17T12:05:00Z">
                  <w:rPr>
                    <w:rFonts w:eastAsia="Times New Roman" w:cs="Times New Roman"/>
                    <w:b w:val="0"/>
                    <w:color w:val="000000" w:themeColor="text1"/>
                    <w:sz w:val="22"/>
                  </w:rPr>
                </w:rPrChange>
              </w:rPr>
              <w:pPrChange w:id="15566" w:author="tao huang" w:date="2017-09-17T12:08:00Z">
                <w:pPr>
                  <w:spacing w:after="0" w:line="240" w:lineRule="auto"/>
                  <w:jc w:val="center"/>
                </w:pPr>
              </w:pPrChange>
            </w:pPr>
            <w:r w:rsidRPr="00A60A57">
              <w:rPr>
                <w:rFonts w:eastAsia="Times New Roman" w:cs="Times New Roman"/>
                <w:b w:val="0"/>
                <w:color w:val="0D0D0D" w:themeColor="text1" w:themeTint="F2"/>
                <w:sz w:val="22"/>
                <w:rPrChange w:id="15567" w:author="tao huang" w:date="2017-09-17T12:05:00Z">
                  <w:rPr>
                    <w:rFonts w:eastAsia="Times New Roman" w:cs="Times New Roman"/>
                    <w:color w:val="000000" w:themeColor="text1"/>
                    <w:sz w:val="22"/>
                  </w:rPr>
                </w:rPrChange>
              </w:rPr>
              <w:t>h=8</w:t>
            </w:r>
          </w:p>
        </w:tc>
        <w:tc>
          <w:tcPr>
            <w:tcW w:w="1796" w:type="dxa"/>
            <w:tcBorders>
              <w:top w:val="single" w:sz="4" w:space="0" w:color="auto"/>
            </w:tcBorders>
            <w:shd w:val="clear" w:color="auto" w:fill="auto"/>
            <w:noWrap/>
            <w:hideMark/>
            <w:tcPrChange w:id="15568" w:author="tao huang" w:date="2017-09-17T10:49:00Z">
              <w:tcPr>
                <w:tcW w:w="1796" w:type="dxa"/>
                <w:tcBorders>
                  <w:top w:val="single" w:sz="4" w:space="0" w:color="auto"/>
                </w:tcBorders>
                <w:shd w:val="clear" w:color="auto" w:fill="auto"/>
                <w:noWrap/>
                <w:hideMark/>
              </w:tcPr>
            </w:tcPrChange>
          </w:tcPr>
          <w:p w14:paraId="279311C9" w14:textId="77777777" w:rsidR="00967711" w:rsidRPr="00A60A57" w:rsidRDefault="00967711" w:rsidP="00FB69CC">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569" w:author="tao huang" w:date="2017-09-17T12:05:00Z">
                  <w:rPr>
                    <w:rFonts w:eastAsia="Times New Roman" w:cs="Times New Roman"/>
                    <w:color w:val="000000" w:themeColor="text1"/>
                    <w:sz w:val="22"/>
                  </w:rPr>
                </w:rPrChange>
              </w:rPr>
              <w:pPrChange w:id="15570" w:author="tao huang" w:date="2017-09-17T12:08:00Z">
                <w:pPr>
                  <w:spacing w:after="0" w:line="240" w:lineRule="auto"/>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5571" w:author="tao huang" w:date="2017-09-17T12:05:00Z">
                  <w:rPr>
                    <w:rFonts w:eastAsia="Times New Roman" w:cs="Times New Roman"/>
                    <w:color w:val="000000" w:themeColor="text1"/>
                    <w:sz w:val="22"/>
                  </w:rPr>
                </w:rPrChange>
              </w:rPr>
              <w:t>ADL-intra-EWC</w:t>
            </w:r>
          </w:p>
        </w:tc>
        <w:tc>
          <w:tcPr>
            <w:tcW w:w="1796" w:type="dxa"/>
            <w:tcBorders>
              <w:top w:val="single" w:sz="4" w:space="0" w:color="auto"/>
            </w:tcBorders>
            <w:shd w:val="clear" w:color="auto" w:fill="auto"/>
            <w:noWrap/>
            <w:hideMark/>
            <w:tcPrChange w:id="15572" w:author="tao huang" w:date="2017-09-17T10:49:00Z">
              <w:tcPr>
                <w:tcW w:w="1796" w:type="dxa"/>
                <w:tcBorders>
                  <w:top w:val="single" w:sz="4" w:space="0" w:color="auto"/>
                </w:tcBorders>
                <w:shd w:val="clear" w:color="auto" w:fill="auto"/>
                <w:noWrap/>
                <w:hideMark/>
              </w:tcPr>
            </w:tcPrChange>
          </w:tcPr>
          <w:p w14:paraId="501E251C" w14:textId="77777777" w:rsidR="00967711" w:rsidRPr="00A60A57" w:rsidRDefault="00967711" w:rsidP="00FB69C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573" w:author="tao huang" w:date="2017-09-17T12:05:00Z">
                  <w:rPr>
                    <w:rFonts w:eastAsia="Times New Roman" w:cs="Times New Roman"/>
                    <w:color w:val="000000" w:themeColor="text1"/>
                    <w:sz w:val="22"/>
                  </w:rPr>
                </w:rPrChange>
              </w:rPr>
              <w:pPrChange w:id="15574" w:author="tao huang" w:date="2017-09-17T12: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5575" w:author="tao huang" w:date="2017-09-17T12:05:00Z">
                  <w:rPr>
                    <w:rFonts w:eastAsia="Times New Roman" w:cs="Times New Roman"/>
                    <w:color w:val="000000" w:themeColor="text1"/>
                    <w:sz w:val="22"/>
                  </w:rPr>
                </w:rPrChange>
              </w:rPr>
              <w:t>ADL-intra</w:t>
            </w:r>
          </w:p>
        </w:tc>
        <w:tc>
          <w:tcPr>
            <w:tcW w:w="1085" w:type="dxa"/>
            <w:tcBorders>
              <w:top w:val="single" w:sz="4" w:space="0" w:color="auto"/>
            </w:tcBorders>
            <w:shd w:val="clear" w:color="auto" w:fill="auto"/>
            <w:noWrap/>
            <w:hideMark/>
            <w:tcPrChange w:id="15576" w:author="tao huang" w:date="2017-09-17T10:49:00Z">
              <w:tcPr>
                <w:tcW w:w="1085" w:type="dxa"/>
                <w:tcBorders>
                  <w:top w:val="single" w:sz="4" w:space="0" w:color="auto"/>
                </w:tcBorders>
                <w:shd w:val="clear" w:color="auto" w:fill="auto"/>
                <w:noWrap/>
                <w:hideMark/>
              </w:tcPr>
            </w:tcPrChange>
          </w:tcPr>
          <w:p w14:paraId="2F827BE3" w14:textId="77777777" w:rsidR="00967711" w:rsidRPr="00A60A57" w:rsidRDefault="00967711" w:rsidP="00FB69C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577" w:author="tao huang" w:date="2017-09-17T12:05:00Z">
                  <w:rPr>
                    <w:rFonts w:eastAsia="Times New Roman" w:cs="Times New Roman"/>
                    <w:color w:val="000000" w:themeColor="text1"/>
                    <w:sz w:val="22"/>
                  </w:rPr>
                </w:rPrChange>
              </w:rPr>
              <w:pPrChange w:id="15578" w:author="tao huang" w:date="2017-09-17T12:08: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5579" w:author="tao huang" w:date="2017-09-17T12:05:00Z">
                  <w:rPr>
                    <w:rFonts w:eastAsia="Times New Roman" w:cs="Times New Roman"/>
                    <w:color w:val="000000" w:themeColor="text1"/>
                    <w:sz w:val="22"/>
                  </w:rPr>
                </w:rPrChange>
              </w:rPr>
              <w:t>-0.57%</w:t>
            </w:r>
          </w:p>
        </w:tc>
        <w:tc>
          <w:tcPr>
            <w:tcW w:w="1041" w:type="dxa"/>
            <w:tcBorders>
              <w:top w:val="single" w:sz="4" w:space="0" w:color="auto"/>
            </w:tcBorders>
            <w:shd w:val="clear" w:color="auto" w:fill="auto"/>
            <w:noWrap/>
            <w:hideMark/>
            <w:tcPrChange w:id="15580" w:author="tao huang" w:date="2017-09-17T10:49:00Z">
              <w:tcPr>
                <w:tcW w:w="1041" w:type="dxa"/>
                <w:tcBorders>
                  <w:top w:val="single" w:sz="4" w:space="0" w:color="auto"/>
                </w:tcBorders>
                <w:shd w:val="clear" w:color="auto" w:fill="auto"/>
                <w:noWrap/>
                <w:hideMark/>
              </w:tcPr>
            </w:tcPrChange>
          </w:tcPr>
          <w:p w14:paraId="3BD78FB4" w14:textId="77777777" w:rsidR="00967711" w:rsidRPr="00A60A57" w:rsidRDefault="00967711" w:rsidP="00FB69C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581" w:author="tao huang" w:date="2017-09-17T12:05:00Z">
                  <w:rPr>
                    <w:rFonts w:eastAsia="Times New Roman" w:cs="Times New Roman"/>
                    <w:color w:val="000000" w:themeColor="text1"/>
                    <w:sz w:val="22"/>
                  </w:rPr>
                </w:rPrChange>
              </w:rPr>
              <w:pPrChange w:id="15582" w:author="tao huang" w:date="2017-09-17T12:08: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5583" w:author="tao huang" w:date="2017-09-17T12:05:00Z">
                  <w:rPr>
                    <w:rFonts w:eastAsia="Times New Roman" w:cs="Times New Roman"/>
                    <w:color w:val="000000" w:themeColor="text1"/>
                    <w:sz w:val="22"/>
                  </w:rPr>
                </w:rPrChange>
              </w:rPr>
              <w:t>-0.22%</w:t>
            </w:r>
          </w:p>
        </w:tc>
        <w:tc>
          <w:tcPr>
            <w:tcW w:w="1086" w:type="dxa"/>
            <w:tcBorders>
              <w:top w:val="single" w:sz="4" w:space="0" w:color="auto"/>
            </w:tcBorders>
            <w:shd w:val="clear" w:color="auto" w:fill="auto"/>
            <w:noWrap/>
            <w:hideMark/>
            <w:tcPrChange w:id="15584" w:author="tao huang" w:date="2017-09-17T10:49:00Z">
              <w:tcPr>
                <w:tcW w:w="1086" w:type="dxa"/>
                <w:tcBorders>
                  <w:top w:val="single" w:sz="4" w:space="0" w:color="auto"/>
                </w:tcBorders>
                <w:shd w:val="clear" w:color="auto" w:fill="auto"/>
                <w:noWrap/>
                <w:hideMark/>
              </w:tcPr>
            </w:tcPrChange>
          </w:tcPr>
          <w:p w14:paraId="57B0B6DE" w14:textId="77777777" w:rsidR="00967711" w:rsidRPr="00A60A57" w:rsidRDefault="00967711" w:rsidP="00FB69C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585" w:author="tao huang" w:date="2017-09-17T12:05:00Z">
                  <w:rPr>
                    <w:rFonts w:eastAsia="Times New Roman" w:cs="Times New Roman"/>
                    <w:color w:val="000000" w:themeColor="text1"/>
                    <w:sz w:val="22"/>
                  </w:rPr>
                </w:rPrChange>
              </w:rPr>
              <w:pPrChange w:id="15586" w:author="tao huang" w:date="2017-09-17T12:08: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5587" w:author="tao huang" w:date="2017-09-17T12:05:00Z">
                  <w:rPr>
                    <w:rFonts w:eastAsia="Times New Roman" w:cs="Times New Roman"/>
                    <w:color w:val="000000" w:themeColor="text1"/>
                    <w:sz w:val="22"/>
                  </w:rPr>
                </w:rPrChange>
              </w:rPr>
              <w:t>-0.18%</w:t>
            </w:r>
          </w:p>
        </w:tc>
        <w:tc>
          <w:tcPr>
            <w:tcW w:w="1395" w:type="dxa"/>
            <w:tcBorders>
              <w:top w:val="single" w:sz="4" w:space="0" w:color="auto"/>
            </w:tcBorders>
            <w:shd w:val="clear" w:color="auto" w:fill="auto"/>
            <w:noWrap/>
            <w:hideMark/>
            <w:tcPrChange w:id="15588" w:author="tao huang" w:date="2017-09-17T10:49:00Z">
              <w:tcPr>
                <w:tcW w:w="1395" w:type="dxa"/>
                <w:tcBorders>
                  <w:top w:val="single" w:sz="4" w:space="0" w:color="auto"/>
                </w:tcBorders>
                <w:shd w:val="clear" w:color="auto" w:fill="auto"/>
                <w:noWrap/>
                <w:hideMark/>
              </w:tcPr>
            </w:tcPrChange>
          </w:tcPr>
          <w:p w14:paraId="3164519E" w14:textId="77777777" w:rsidR="00967711" w:rsidRPr="00A60A57" w:rsidRDefault="00967711" w:rsidP="00FB69C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589" w:author="tao huang" w:date="2017-09-17T12:05:00Z">
                  <w:rPr>
                    <w:rFonts w:eastAsia="Times New Roman" w:cs="Times New Roman"/>
                    <w:color w:val="000000" w:themeColor="text1"/>
                    <w:sz w:val="22"/>
                  </w:rPr>
                </w:rPrChange>
              </w:rPr>
              <w:pPrChange w:id="15590" w:author="tao huang" w:date="2017-09-17T12: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5591" w:author="tao huang" w:date="2017-09-17T12:05:00Z">
                  <w:rPr>
                    <w:rFonts w:eastAsia="Times New Roman" w:cs="Times New Roman"/>
                    <w:color w:val="000000" w:themeColor="text1"/>
                    <w:sz w:val="22"/>
                  </w:rPr>
                </w:rPrChange>
              </w:rPr>
              <w:t>-0.33%</w:t>
            </w:r>
          </w:p>
        </w:tc>
      </w:tr>
      <w:tr w:rsidR="007F2079" w:rsidRPr="00A60A57" w14:paraId="248EC2AC" w14:textId="77777777" w:rsidTr="009B69CE">
        <w:trPr>
          <w:cnfStyle w:val="000000100000" w:firstRow="0" w:lastRow="0" w:firstColumn="0" w:lastColumn="0" w:oddVBand="0" w:evenVBand="0" w:oddHBand="1" w:evenHBand="0" w:firstRowFirstColumn="0" w:firstRowLastColumn="0" w:lastRowFirstColumn="0" w:lastRowLastColumn="0"/>
          <w:trHeight w:val="20"/>
          <w:trPrChange w:id="15592" w:author="tao huang" w:date="2017-09-17T10:49:00Z">
            <w:trPr>
              <w:trHeight w:val="20"/>
            </w:trPr>
          </w:trPrChange>
        </w:trPr>
        <w:tc>
          <w:tcPr>
            <w:cnfStyle w:val="001000000000" w:firstRow="0" w:lastRow="0" w:firstColumn="1" w:lastColumn="0" w:oddVBand="0" w:evenVBand="0" w:oddHBand="0" w:evenHBand="0" w:firstRowFirstColumn="0" w:firstRowLastColumn="0" w:lastRowFirstColumn="0" w:lastRowLastColumn="0"/>
            <w:tcW w:w="851" w:type="dxa"/>
            <w:vMerge/>
            <w:shd w:val="clear" w:color="auto" w:fill="auto"/>
            <w:hideMark/>
            <w:tcPrChange w:id="15593" w:author="tao huang" w:date="2017-09-17T10:49:00Z">
              <w:tcPr>
                <w:tcW w:w="993" w:type="dxa"/>
                <w:vMerge/>
                <w:shd w:val="clear" w:color="auto" w:fill="auto"/>
                <w:hideMark/>
              </w:tcPr>
            </w:tcPrChange>
          </w:tcPr>
          <w:p w14:paraId="2A03F930" w14:textId="77777777" w:rsidR="00967711" w:rsidRPr="00A60A57" w:rsidRDefault="00967711" w:rsidP="00FB69CC">
            <w:pPr>
              <w:spacing w:after="0" w:line="24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5594" w:author="tao huang" w:date="2017-09-17T12:05:00Z">
                  <w:rPr>
                    <w:rFonts w:eastAsia="Times New Roman" w:cs="Times New Roman"/>
                    <w:b w:val="0"/>
                    <w:color w:val="000000" w:themeColor="text1"/>
                    <w:sz w:val="22"/>
                  </w:rPr>
                </w:rPrChange>
              </w:rPr>
              <w:pPrChange w:id="15595" w:author="tao huang" w:date="2017-09-17T12:08:00Z">
                <w:pPr>
                  <w:spacing w:after="0" w:line="240" w:lineRule="auto"/>
                  <w:cnfStyle w:val="001000100000" w:firstRow="0" w:lastRow="0" w:firstColumn="1" w:lastColumn="0" w:oddVBand="0" w:evenVBand="0" w:oddHBand="1" w:evenHBand="0" w:firstRowFirstColumn="0" w:firstRowLastColumn="0" w:lastRowFirstColumn="0" w:lastRowLastColumn="0"/>
                </w:pPr>
              </w:pPrChange>
            </w:pPr>
          </w:p>
        </w:tc>
        <w:tc>
          <w:tcPr>
            <w:tcW w:w="1796" w:type="dxa"/>
            <w:shd w:val="clear" w:color="auto" w:fill="auto"/>
            <w:noWrap/>
            <w:hideMark/>
            <w:tcPrChange w:id="15596" w:author="tao huang" w:date="2017-09-17T10:49:00Z">
              <w:tcPr>
                <w:tcW w:w="1796" w:type="dxa"/>
                <w:shd w:val="clear" w:color="auto" w:fill="auto"/>
                <w:noWrap/>
                <w:hideMark/>
              </w:tcPr>
            </w:tcPrChange>
          </w:tcPr>
          <w:p w14:paraId="757B6B4B" w14:textId="77777777" w:rsidR="00967711" w:rsidRPr="00A60A57" w:rsidRDefault="00967711" w:rsidP="00FB69CC">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597" w:author="tao huang" w:date="2017-09-17T12:05:00Z">
                  <w:rPr>
                    <w:rFonts w:eastAsia="Times New Roman" w:cs="Times New Roman"/>
                    <w:color w:val="000000" w:themeColor="text1"/>
                    <w:sz w:val="22"/>
                  </w:rPr>
                </w:rPrChange>
              </w:rPr>
              <w:pPrChange w:id="15598" w:author="tao huang" w:date="2017-09-17T12:08:00Z">
                <w:pPr>
                  <w:spacing w:after="0" w:line="240" w:lineRule="auto"/>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5599" w:author="tao huang" w:date="2017-09-17T12:05:00Z">
                  <w:rPr>
                    <w:rFonts w:eastAsia="Times New Roman" w:cs="Times New Roman"/>
                    <w:color w:val="000000" w:themeColor="text1"/>
                    <w:sz w:val="22"/>
                  </w:rPr>
                </w:rPrChange>
              </w:rPr>
              <w:t>ADL-intra-IC</w:t>
            </w:r>
          </w:p>
        </w:tc>
        <w:tc>
          <w:tcPr>
            <w:tcW w:w="1796" w:type="dxa"/>
            <w:shd w:val="clear" w:color="auto" w:fill="auto"/>
            <w:noWrap/>
            <w:hideMark/>
            <w:tcPrChange w:id="15600" w:author="tao huang" w:date="2017-09-17T10:49:00Z">
              <w:tcPr>
                <w:tcW w:w="1796" w:type="dxa"/>
                <w:shd w:val="clear" w:color="auto" w:fill="auto"/>
                <w:noWrap/>
                <w:hideMark/>
              </w:tcPr>
            </w:tcPrChange>
          </w:tcPr>
          <w:p w14:paraId="1AD019AE" w14:textId="77777777" w:rsidR="00967711" w:rsidRPr="00A60A57" w:rsidRDefault="00967711" w:rsidP="00FB69C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601" w:author="tao huang" w:date="2017-09-17T12:05:00Z">
                  <w:rPr>
                    <w:rFonts w:eastAsia="Times New Roman" w:cs="Times New Roman"/>
                    <w:color w:val="000000" w:themeColor="text1"/>
                    <w:sz w:val="22"/>
                  </w:rPr>
                </w:rPrChange>
              </w:rPr>
              <w:pPrChange w:id="15602" w:author="tao huang" w:date="2017-09-17T12: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5603" w:author="tao huang" w:date="2017-09-17T12:05:00Z">
                  <w:rPr>
                    <w:rFonts w:eastAsia="Times New Roman" w:cs="Times New Roman"/>
                    <w:color w:val="000000" w:themeColor="text1"/>
                    <w:sz w:val="22"/>
                  </w:rPr>
                </w:rPrChange>
              </w:rPr>
              <w:t>ADL-intra</w:t>
            </w:r>
          </w:p>
        </w:tc>
        <w:tc>
          <w:tcPr>
            <w:tcW w:w="1085" w:type="dxa"/>
            <w:shd w:val="clear" w:color="auto" w:fill="auto"/>
            <w:noWrap/>
            <w:hideMark/>
            <w:tcPrChange w:id="15604" w:author="tao huang" w:date="2017-09-17T10:49:00Z">
              <w:tcPr>
                <w:tcW w:w="1085" w:type="dxa"/>
                <w:shd w:val="clear" w:color="auto" w:fill="auto"/>
                <w:noWrap/>
                <w:hideMark/>
              </w:tcPr>
            </w:tcPrChange>
          </w:tcPr>
          <w:p w14:paraId="3C75DE62" w14:textId="77777777" w:rsidR="00967711" w:rsidRPr="00A60A57" w:rsidRDefault="00967711" w:rsidP="00FB69C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605" w:author="tao huang" w:date="2017-09-17T12:05:00Z">
                  <w:rPr>
                    <w:rFonts w:eastAsia="Times New Roman" w:cs="Times New Roman"/>
                    <w:color w:val="000000" w:themeColor="text1"/>
                    <w:sz w:val="22"/>
                  </w:rPr>
                </w:rPrChange>
              </w:rPr>
              <w:pPrChange w:id="15606" w:author="tao huang" w:date="2017-09-17T12:08: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5607" w:author="tao huang" w:date="2017-09-17T12:05:00Z">
                  <w:rPr>
                    <w:rFonts w:eastAsia="Times New Roman" w:cs="Times New Roman"/>
                    <w:color w:val="000000" w:themeColor="text1"/>
                    <w:sz w:val="22"/>
                  </w:rPr>
                </w:rPrChange>
              </w:rPr>
              <w:t>0.86%</w:t>
            </w:r>
          </w:p>
        </w:tc>
        <w:tc>
          <w:tcPr>
            <w:tcW w:w="1041" w:type="dxa"/>
            <w:shd w:val="clear" w:color="auto" w:fill="auto"/>
            <w:noWrap/>
            <w:hideMark/>
            <w:tcPrChange w:id="15608" w:author="tao huang" w:date="2017-09-17T10:49:00Z">
              <w:tcPr>
                <w:tcW w:w="1041" w:type="dxa"/>
                <w:shd w:val="clear" w:color="auto" w:fill="auto"/>
                <w:noWrap/>
                <w:hideMark/>
              </w:tcPr>
            </w:tcPrChange>
          </w:tcPr>
          <w:p w14:paraId="10E13BF5" w14:textId="77777777" w:rsidR="00967711" w:rsidRPr="00A60A57" w:rsidRDefault="00967711" w:rsidP="00FB69C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609" w:author="tao huang" w:date="2017-09-17T12:05:00Z">
                  <w:rPr>
                    <w:rFonts w:eastAsia="Times New Roman" w:cs="Times New Roman"/>
                    <w:color w:val="000000" w:themeColor="text1"/>
                    <w:sz w:val="22"/>
                  </w:rPr>
                </w:rPrChange>
              </w:rPr>
              <w:pPrChange w:id="15610" w:author="tao huang" w:date="2017-09-17T12:08: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5611" w:author="tao huang" w:date="2017-09-17T12:05:00Z">
                  <w:rPr>
                    <w:rFonts w:eastAsia="Times New Roman" w:cs="Times New Roman"/>
                    <w:color w:val="000000" w:themeColor="text1"/>
                    <w:sz w:val="22"/>
                  </w:rPr>
                </w:rPrChange>
              </w:rPr>
              <w:t>-0.18%</w:t>
            </w:r>
          </w:p>
        </w:tc>
        <w:tc>
          <w:tcPr>
            <w:tcW w:w="1086" w:type="dxa"/>
            <w:shd w:val="clear" w:color="auto" w:fill="auto"/>
            <w:noWrap/>
            <w:hideMark/>
            <w:tcPrChange w:id="15612" w:author="tao huang" w:date="2017-09-17T10:49:00Z">
              <w:tcPr>
                <w:tcW w:w="1086" w:type="dxa"/>
                <w:shd w:val="clear" w:color="auto" w:fill="auto"/>
                <w:noWrap/>
                <w:hideMark/>
              </w:tcPr>
            </w:tcPrChange>
          </w:tcPr>
          <w:p w14:paraId="2BC5DE20" w14:textId="77777777" w:rsidR="00967711" w:rsidRPr="00A60A57" w:rsidRDefault="00967711" w:rsidP="00FB69C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613" w:author="tao huang" w:date="2017-09-17T12:05:00Z">
                  <w:rPr>
                    <w:rFonts w:eastAsia="Times New Roman" w:cs="Times New Roman"/>
                    <w:color w:val="000000" w:themeColor="text1"/>
                    <w:sz w:val="22"/>
                  </w:rPr>
                </w:rPrChange>
              </w:rPr>
              <w:pPrChange w:id="15614" w:author="tao huang" w:date="2017-09-17T12:08: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5615" w:author="tao huang" w:date="2017-09-17T12:05:00Z">
                  <w:rPr>
                    <w:rFonts w:eastAsia="Times New Roman" w:cs="Times New Roman"/>
                    <w:color w:val="000000" w:themeColor="text1"/>
                    <w:sz w:val="22"/>
                  </w:rPr>
                </w:rPrChange>
              </w:rPr>
              <w:t>-0.45%</w:t>
            </w:r>
          </w:p>
        </w:tc>
        <w:tc>
          <w:tcPr>
            <w:tcW w:w="1395" w:type="dxa"/>
            <w:shd w:val="clear" w:color="auto" w:fill="auto"/>
            <w:noWrap/>
            <w:hideMark/>
            <w:tcPrChange w:id="15616" w:author="tao huang" w:date="2017-09-17T10:49:00Z">
              <w:tcPr>
                <w:tcW w:w="1395" w:type="dxa"/>
                <w:shd w:val="clear" w:color="auto" w:fill="auto"/>
                <w:noWrap/>
                <w:hideMark/>
              </w:tcPr>
            </w:tcPrChange>
          </w:tcPr>
          <w:p w14:paraId="60E74D56" w14:textId="77777777" w:rsidR="00967711" w:rsidRPr="00A60A57" w:rsidRDefault="00967711" w:rsidP="00FB69C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617" w:author="tao huang" w:date="2017-09-17T12:05:00Z">
                  <w:rPr>
                    <w:rFonts w:eastAsia="Times New Roman" w:cs="Times New Roman"/>
                    <w:color w:val="000000" w:themeColor="text1"/>
                    <w:sz w:val="22"/>
                  </w:rPr>
                </w:rPrChange>
              </w:rPr>
              <w:pPrChange w:id="15618" w:author="tao huang" w:date="2017-09-17T12: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5619" w:author="tao huang" w:date="2017-09-17T12:05:00Z">
                  <w:rPr>
                    <w:rFonts w:eastAsia="Times New Roman" w:cs="Times New Roman"/>
                    <w:color w:val="000000" w:themeColor="text1"/>
                    <w:sz w:val="22"/>
                  </w:rPr>
                </w:rPrChange>
              </w:rPr>
              <w:t>-0.36%</w:t>
            </w:r>
          </w:p>
        </w:tc>
      </w:tr>
      <w:tr w:rsidR="007F2079" w:rsidRPr="00A60A57" w14:paraId="2E2345F7" w14:textId="77777777" w:rsidTr="009B69CE">
        <w:trPr>
          <w:trHeight w:val="20"/>
          <w:trPrChange w:id="15620" w:author="tao huang" w:date="2017-09-17T10:49:00Z">
            <w:trPr>
              <w:trHeight w:val="20"/>
            </w:trPr>
          </w:trPrChange>
        </w:trPr>
        <w:tc>
          <w:tcPr>
            <w:cnfStyle w:val="001000000000" w:firstRow="0" w:lastRow="0" w:firstColumn="1" w:lastColumn="0" w:oddVBand="0" w:evenVBand="0" w:oddHBand="0" w:evenHBand="0" w:firstRowFirstColumn="0" w:firstRowLastColumn="0" w:lastRowFirstColumn="0" w:lastRowLastColumn="0"/>
            <w:tcW w:w="851" w:type="dxa"/>
            <w:vMerge/>
            <w:shd w:val="clear" w:color="auto" w:fill="auto"/>
            <w:hideMark/>
            <w:tcPrChange w:id="15621" w:author="tao huang" w:date="2017-09-17T10:49:00Z">
              <w:tcPr>
                <w:tcW w:w="993" w:type="dxa"/>
                <w:vMerge/>
                <w:shd w:val="clear" w:color="auto" w:fill="auto"/>
                <w:hideMark/>
              </w:tcPr>
            </w:tcPrChange>
          </w:tcPr>
          <w:p w14:paraId="13CEFF94" w14:textId="77777777" w:rsidR="00967711" w:rsidRPr="00A60A57" w:rsidRDefault="00967711" w:rsidP="00FB69CC">
            <w:pPr>
              <w:spacing w:after="0" w:line="240" w:lineRule="auto"/>
              <w:rPr>
                <w:rFonts w:eastAsia="Times New Roman" w:cs="Times New Roman"/>
                <w:b w:val="0"/>
                <w:color w:val="0D0D0D" w:themeColor="text1" w:themeTint="F2"/>
                <w:sz w:val="22"/>
                <w:rPrChange w:id="15622" w:author="tao huang" w:date="2017-09-17T12:05:00Z">
                  <w:rPr>
                    <w:rFonts w:eastAsia="Times New Roman" w:cs="Times New Roman"/>
                    <w:b w:val="0"/>
                    <w:color w:val="000000" w:themeColor="text1"/>
                    <w:sz w:val="22"/>
                  </w:rPr>
                </w:rPrChange>
              </w:rPr>
              <w:pPrChange w:id="15623" w:author="tao huang" w:date="2017-09-17T12:08:00Z">
                <w:pPr>
                  <w:spacing w:after="0" w:line="240" w:lineRule="auto"/>
                </w:pPr>
              </w:pPrChange>
            </w:pPr>
          </w:p>
        </w:tc>
        <w:tc>
          <w:tcPr>
            <w:tcW w:w="1796" w:type="dxa"/>
            <w:shd w:val="clear" w:color="auto" w:fill="auto"/>
            <w:noWrap/>
            <w:hideMark/>
            <w:tcPrChange w:id="15624" w:author="tao huang" w:date="2017-09-17T10:49:00Z">
              <w:tcPr>
                <w:tcW w:w="1796" w:type="dxa"/>
                <w:shd w:val="clear" w:color="auto" w:fill="auto"/>
                <w:noWrap/>
                <w:hideMark/>
              </w:tcPr>
            </w:tcPrChange>
          </w:tcPr>
          <w:p w14:paraId="072F81FF" w14:textId="77777777" w:rsidR="00967711" w:rsidRPr="00A60A57" w:rsidRDefault="00967711" w:rsidP="00FB69CC">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625" w:author="tao huang" w:date="2017-09-17T12:05:00Z">
                  <w:rPr>
                    <w:rFonts w:eastAsia="Times New Roman" w:cs="Times New Roman"/>
                    <w:color w:val="000000" w:themeColor="text1"/>
                    <w:sz w:val="22"/>
                  </w:rPr>
                </w:rPrChange>
              </w:rPr>
              <w:pPrChange w:id="15626" w:author="tao huang" w:date="2017-09-17T12:08:00Z">
                <w:pPr>
                  <w:spacing w:after="0" w:line="240" w:lineRule="auto"/>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5627" w:author="tao huang" w:date="2017-09-17T12:05:00Z">
                  <w:rPr>
                    <w:rFonts w:eastAsia="Times New Roman" w:cs="Times New Roman"/>
                    <w:color w:val="000000" w:themeColor="text1"/>
                    <w:sz w:val="22"/>
                  </w:rPr>
                </w:rPrChange>
              </w:rPr>
              <w:t>ADL-own-EWC</w:t>
            </w:r>
          </w:p>
        </w:tc>
        <w:tc>
          <w:tcPr>
            <w:tcW w:w="1796" w:type="dxa"/>
            <w:shd w:val="clear" w:color="auto" w:fill="auto"/>
            <w:noWrap/>
            <w:hideMark/>
            <w:tcPrChange w:id="15628" w:author="tao huang" w:date="2017-09-17T10:49:00Z">
              <w:tcPr>
                <w:tcW w:w="1796" w:type="dxa"/>
                <w:shd w:val="clear" w:color="auto" w:fill="auto"/>
                <w:noWrap/>
                <w:hideMark/>
              </w:tcPr>
            </w:tcPrChange>
          </w:tcPr>
          <w:p w14:paraId="449AD413" w14:textId="77777777" w:rsidR="00967711" w:rsidRPr="00A60A57" w:rsidRDefault="00967711" w:rsidP="00FB69C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629" w:author="tao huang" w:date="2017-09-17T12:05:00Z">
                  <w:rPr>
                    <w:rFonts w:eastAsia="Times New Roman" w:cs="Times New Roman"/>
                    <w:color w:val="000000" w:themeColor="text1"/>
                    <w:sz w:val="22"/>
                  </w:rPr>
                </w:rPrChange>
              </w:rPr>
              <w:pPrChange w:id="15630" w:author="tao huang" w:date="2017-09-17T12: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5631" w:author="tao huang" w:date="2017-09-17T12:05:00Z">
                  <w:rPr>
                    <w:rFonts w:eastAsia="Times New Roman" w:cs="Times New Roman"/>
                    <w:color w:val="000000" w:themeColor="text1"/>
                    <w:sz w:val="22"/>
                  </w:rPr>
                </w:rPrChange>
              </w:rPr>
              <w:t>ADL-own</w:t>
            </w:r>
          </w:p>
        </w:tc>
        <w:tc>
          <w:tcPr>
            <w:tcW w:w="1085" w:type="dxa"/>
            <w:shd w:val="clear" w:color="auto" w:fill="auto"/>
            <w:noWrap/>
            <w:hideMark/>
            <w:tcPrChange w:id="15632" w:author="tao huang" w:date="2017-09-17T10:49:00Z">
              <w:tcPr>
                <w:tcW w:w="1085" w:type="dxa"/>
                <w:shd w:val="clear" w:color="auto" w:fill="auto"/>
                <w:noWrap/>
                <w:hideMark/>
              </w:tcPr>
            </w:tcPrChange>
          </w:tcPr>
          <w:p w14:paraId="02C6BED6" w14:textId="77777777" w:rsidR="00967711" w:rsidRPr="00A60A57" w:rsidRDefault="00967711" w:rsidP="00FB69C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633" w:author="tao huang" w:date="2017-09-17T12:05:00Z">
                  <w:rPr>
                    <w:rFonts w:eastAsia="Times New Roman" w:cs="Times New Roman"/>
                    <w:color w:val="000000" w:themeColor="text1"/>
                    <w:sz w:val="22"/>
                  </w:rPr>
                </w:rPrChange>
              </w:rPr>
              <w:pPrChange w:id="15634" w:author="tao huang" w:date="2017-09-17T12:08: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5635" w:author="tao huang" w:date="2017-09-17T12:05:00Z">
                  <w:rPr>
                    <w:rFonts w:eastAsia="Times New Roman" w:cs="Times New Roman"/>
                    <w:color w:val="000000" w:themeColor="text1"/>
                    <w:sz w:val="22"/>
                  </w:rPr>
                </w:rPrChange>
              </w:rPr>
              <w:t>-0.52%</w:t>
            </w:r>
          </w:p>
        </w:tc>
        <w:tc>
          <w:tcPr>
            <w:tcW w:w="1041" w:type="dxa"/>
            <w:shd w:val="clear" w:color="auto" w:fill="auto"/>
            <w:noWrap/>
            <w:hideMark/>
            <w:tcPrChange w:id="15636" w:author="tao huang" w:date="2017-09-17T10:49:00Z">
              <w:tcPr>
                <w:tcW w:w="1041" w:type="dxa"/>
                <w:shd w:val="clear" w:color="auto" w:fill="auto"/>
                <w:noWrap/>
                <w:hideMark/>
              </w:tcPr>
            </w:tcPrChange>
          </w:tcPr>
          <w:p w14:paraId="1D93DABB" w14:textId="77777777" w:rsidR="00967711" w:rsidRPr="00A60A57" w:rsidRDefault="00967711" w:rsidP="00FB69C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637" w:author="tao huang" w:date="2017-09-17T12:05:00Z">
                  <w:rPr>
                    <w:rFonts w:eastAsia="Times New Roman" w:cs="Times New Roman"/>
                    <w:color w:val="000000" w:themeColor="text1"/>
                    <w:sz w:val="22"/>
                  </w:rPr>
                </w:rPrChange>
              </w:rPr>
              <w:pPrChange w:id="15638" w:author="tao huang" w:date="2017-09-17T12:08: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5639" w:author="tao huang" w:date="2017-09-17T12:05:00Z">
                  <w:rPr>
                    <w:rFonts w:eastAsia="Times New Roman" w:cs="Times New Roman"/>
                    <w:color w:val="000000" w:themeColor="text1"/>
                    <w:sz w:val="22"/>
                  </w:rPr>
                </w:rPrChange>
              </w:rPr>
              <w:t>-0.31%</w:t>
            </w:r>
          </w:p>
        </w:tc>
        <w:tc>
          <w:tcPr>
            <w:tcW w:w="1086" w:type="dxa"/>
            <w:shd w:val="clear" w:color="auto" w:fill="auto"/>
            <w:noWrap/>
            <w:hideMark/>
            <w:tcPrChange w:id="15640" w:author="tao huang" w:date="2017-09-17T10:49:00Z">
              <w:tcPr>
                <w:tcW w:w="1086" w:type="dxa"/>
                <w:shd w:val="clear" w:color="auto" w:fill="auto"/>
                <w:noWrap/>
                <w:hideMark/>
              </w:tcPr>
            </w:tcPrChange>
          </w:tcPr>
          <w:p w14:paraId="4C3AFA3F" w14:textId="77777777" w:rsidR="00967711" w:rsidRPr="00A60A57" w:rsidRDefault="00967711" w:rsidP="00FB69C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641" w:author="tao huang" w:date="2017-09-17T12:05:00Z">
                  <w:rPr>
                    <w:rFonts w:eastAsia="Times New Roman" w:cs="Times New Roman"/>
                    <w:color w:val="000000" w:themeColor="text1"/>
                    <w:sz w:val="22"/>
                  </w:rPr>
                </w:rPrChange>
              </w:rPr>
              <w:pPrChange w:id="15642" w:author="tao huang" w:date="2017-09-17T12:08: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5643" w:author="tao huang" w:date="2017-09-17T12:05:00Z">
                  <w:rPr>
                    <w:rFonts w:eastAsia="Times New Roman" w:cs="Times New Roman"/>
                    <w:color w:val="000000" w:themeColor="text1"/>
                    <w:sz w:val="22"/>
                  </w:rPr>
                </w:rPrChange>
              </w:rPr>
              <w:t>-0.17%</w:t>
            </w:r>
          </w:p>
        </w:tc>
        <w:tc>
          <w:tcPr>
            <w:tcW w:w="1395" w:type="dxa"/>
            <w:shd w:val="clear" w:color="auto" w:fill="auto"/>
            <w:noWrap/>
            <w:hideMark/>
            <w:tcPrChange w:id="15644" w:author="tao huang" w:date="2017-09-17T10:49:00Z">
              <w:tcPr>
                <w:tcW w:w="1395" w:type="dxa"/>
                <w:shd w:val="clear" w:color="auto" w:fill="auto"/>
                <w:noWrap/>
                <w:hideMark/>
              </w:tcPr>
            </w:tcPrChange>
          </w:tcPr>
          <w:p w14:paraId="0D9F2A37" w14:textId="77777777" w:rsidR="00967711" w:rsidRPr="00A60A57" w:rsidRDefault="00967711" w:rsidP="00FB69C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645" w:author="tao huang" w:date="2017-09-17T12:05:00Z">
                  <w:rPr>
                    <w:rFonts w:eastAsia="Times New Roman" w:cs="Times New Roman"/>
                    <w:color w:val="000000" w:themeColor="text1"/>
                    <w:sz w:val="22"/>
                  </w:rPr>
                </w:rPrChange>
              </w:rPr>
              <w:pPrChange w:id="15646" w:author="tao huang" w:date="2017-09-17T12: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5647" w:author="tao huang" w:date="2017-09-17T12:05:00Z">
                  <w:rPr>
                    <w:rFonts w:eastAsia="Times New Roman" w:cs="Times New Roman"/>
                    <w:color w:val="000000" w:themeColor="text1"/>
                    <w:sz w:val="22"/>
                  </w:rPr>
                </w:rPrChange>
              </w:rPr>
              <w:t>-0.42%</w:t>
            </w:r>
          </w:p>
        </w:tc>
      </w:tr>
      <w:tr w:rsidR="007F2079" w:rsidRPr="00A60A57" w14:paraId="2430DAE9" w14:textId="77777777" w:rsidTr="009B69CE">
        <w:trPr>
          <w:cnfStyle w:val="000000100000" w:firstRow="0" w:lastRow="0" w:firstColumn="0" w:lastColumn="0" w:oddVBand="0" w:evenVBand="0" w:oddHBand="1" w:evenHBand="0" w:firstRowFirstColumn="0" w:firstRowLastColumn="0" w:lastRowFirstColumn="0" w:lastRowLastColumn="0"/>
          <w:trHeight w:val="20"/>
          <w:trPrChange w:id="15648" w:author="tao huang" w:date="2017-09-17T10:49:00Z">
            <w:trPr>
              <w:trHeight w:val="20"/>
            </w:trPr>
          </w:trPrChange>
        </w:trPr>
        <w:tc>
          <w:tcPr>
            <w:cnfStyle w:val="001000000000" w:firstRow="0" w:lastRow="0" w:firstColumn="1" w:lastColumn="0" w:oddVBand="0" w:evenVBand="0" w:oddHBand="0" w:evenHBand="0" w:firstRowFirstColumn="0" w:firstRowLastColumn="0" w:lastRowFirstColumn="0" w:lastRowLastColumn="0"/>
            <w:tcW w:w="851" w:type="dxa"/>
            <w:vMerge/>
            <w:shd w:val="clear" w:color="auto" w:fill="auto"/>
            <w:hideMark/>
            <w:tcPrChange w:id="15649" w:author="tao huang" w:date="2017-09-17T10:49:00Z">
              <w:tcPr>
                <w:tcW w:w="993" w:type="dxa"/>
                <w:vMerge/>
                <w:shd w:val="clear" w:color="auto" w:fill="auto"/>
                <w:hideMark/>
              </w:tcPr>
            </w:tcPrChange>
          </w:tcPr>
          <w:p w14:paraId="1A3FE13C" w14:textId="77777777" w:rsidR="00967711" w:rsidRPr="00A60A57" w:rsidRDefault="00967711" w:rsidP="00FB69CC">
            <w:pPr>
              <w:spacing w:after="0" w:line="24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5650" w:author="tao huang" w:date="2017-09-17T12:05:00Z">
                  <w:rPr>
                    <w:rFonts w:eastAsia="Times New Roman" w:cs="Times New Roman"/>
                    <w:b w:val="0"/>
                    <w:color w:val="000000" w:themeColor="text1"/>
                    <w:sz w:val="22"/>
                  </w:rPr>
                </w:rPrChange>
              </w:rPr>
              <w:pPrChange w:id="15651" w:author="tao huang" w:date="2017-09-17T12:08:00Z">
                <w:pPr>
                  <w:spacing w:after="0" w:line="240" w:lineRule="auto"/>
                  <w:cnfStyle w:val="001000100000" w:firstRow="0" w:lastRow="0" w:firstColumn="1" w:lastColumn="0" w:oddVBand="0" w:evenVBand="0" w:oddHBand="1" w:evenHBand="0" w:firstRowFirstColumn="0" w:firstRowLastColumn="0" w:lastRowFirstColumn="0" w:lastRowLastColumn="0"/>
                </w:pPr>
              </w:pPrChange>
            </w:pPr>
          </w:p>
        </w:tc>
        <w:tc>
          <w:tcPr>
            <w:tcW w:w="1796" w:type="dxa"/>
            <w:shd w:val="clear" w:color="auto" w:fill="auto"/>
            <w:noWrap/>
            <w:hideMark/>
            <w:tcPrChange w:id="15652" w:author="tao huang" w:date="2017-09-17T10:49:00Z">
              <w:tcPr>
                <w:tcW w:w="1796" w:type="dxa"/>
                <w:shd w:val="clear" w:color="auto" w:fill="auto"/>
                <w:noWrap/>
                <w:hideMark/>
              </w:tcPr>
            </w:tcPrChange>
          </w:tcPr>
          <w:p w14:paraId="1FB07FBC" w14:textId="77777777" w:rsidR="00967711" w:rsidRPr="00A60A57" w:rsidRDefault="00967711" w:rsidP="00FB69CC">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653" w:author="tao huang" w:date="2017-09-17T12:05:00Z">
                  <w:rPr>
                    <w:rFonts w:eastAsia="Times New Roman" w:cs="Times New Roman"/>
                    <w:color w:val="000000" w:themeColor="text1"/>
                    <w:sz w:val="22"/>
                  </w:rPr>
                </w:rPrChange>
              </w:rPr>
              <w:pPrChange w:id="15654" w:author="tao huang" w:date="2017-09-17T12:08:00Z">
                <w:pPr>
                  <w:spacing w:after="0" w:line="240" w:lineRule="auto"/>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5655" w:author="tao huang" w:date="2017-09-17T12:05:00Z">
                  <w:rPr>
                    <w:rFonts w:eastAsia="Times New Roman" w:cs="Times New Roman"/>
                    <w:color w:val="000000" w:themeColor="text1"/>
                    <w:sz w:val="22"/>
                  </w:rPr>
                </w:rPrChange>
              </w:rPr>
              <w:t>ADL-own-IC</w:t>
            </w:r>
          </w:p>
        </w:tc>
        <w:tc>
          <w:tcPr>
            <w:tcW w:w="1796" w:type="dxa"/>
            <w:shd w:val="clear" w:color="auto" w:fill="auto"/>
            <w:noWrap/>
            <w:hideMark/>
            <w:tcPrChange w:id="15656" w:author="tao huang" w:date="2017-09-17T10:49:00Z">
              <w:tcPr>
                <w:tcW w:w="1796" w:type="dxa"/>
                <w:shd w:val="clear" w:color="auto" w:fill="auto"/>
                <w:noWrap/>
                <w:hideMark/>
              </w:tcPr>
            </w:tcPrChange>
          </w:tcPr>
          <w:p w14:paraId="512106F8" w14:textId="77777777" w:rsidR="00967711" w:rsidRPr="00A60A57" w:rsidRDefault="00967711" w:rsidP="00FB69C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657" w:author="tao huang" w:date="2017-09-17T12:05:00Z">
                  <w:rPr>
                    <w:rFonts w:eastAsia="Times New Roman" w:cs="Times New Roman"/>
                    <w:color w:val="000000" w:themeColor="text1"/>
                    <w:sz w:val="22"/>
                  </w:rPr>
                </w:rPrChange>
              </w:rPr>
              <w:pPrChange w:id="15658" w:author="tao huang" w:date="2017-09-17T12: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5659" w:author="tao huang" w:date="2017-09-17T12:05:00Z">
                  <w:rPr>
                    <w:rFonts w:eastAsia="Times New Roman" w:cs="Times New Roman"/>
                    <w:color w:val="000000" w:themeColor="text1"/>
                    <w:sz w:val="22"/>
                  </w:rPr>
                </w:rPrChange>
              </w:rPr>
              <w:t>ADL-own</w:t>
            </w:r>
          </w:p>
        </w:tc>
        <w:tc>
          <w:tcPr>
            <w:tcW w:w="1085" w:type="dxa"/>
            <w:shd w:val="clear" w:color="auto" w:fill="auto"/>
            <w:noWrap/>
            <w:hideMark/>
            <w:tcPrChange w:id="15660" w:author="tao huang" w:date="2017-09-17T10:49:00Z">
              <w:tcPr>
                <w:tcW w:w="1085" w:type="dxa"/>
                <w:shd w:val="clear" w:color="auto" w:fill="auto"/>
                <w:noWrap/>
                <w:hideMark/>
              </w:tcPr>
            </w:tcPrChange>
          </w:tcPr>
          <w:p w14:paraId="7B15305B" w14:textId="77777777" w:rsidR="00967711" w:rsidRPr="00A60A57" w:rsidRDefault="00967711" w:rsidP="00FB69C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661" w:author="tao huang" w:date="2017-09-17T12:05:00Z">
                  <w:rPr>
                    <w:rFonts w:eastAsia="Times New Roman" w:cs="Times New Roman"/>
                    <w:color w:val="000000" w:themeColor="text1"/>
                    <w:sz w:val="22"/>
                  </w:rPr>
                </w:rPrChange>
              </w:rPr>
              <w:pPrChange w:id="15662" w:author="tao huang" w:date="2017-09-17T12:08: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5663" w:author="tao huang" w:date="2017-09-17T12:05:00Z">
                  <w:rPr>
                    <w:rFonts w:eastAsia="Times New Roman" w:cs="Times New Roman"/>
                    <w:color w:val="000000" w:themeColor="text1"/>
                    <w:sz w:val="22"/>
                  </w:rPr>
                </w:rPrChange>
              </w:rPr>
              <w:t>3.00%</w:t>
            </w:r>
          </w:p>
        </w:tc>
        <w:tc>
          <w:tcPr>
            <w:tcW w:w="1041" w:type="dxa"/>
            <w:shd w:val="clear" w:color="auto" w:fill="auto"/>
            <w:noWrap/>
            <w:hideMark/>
            <w:tcPrChange w:id="15664" w:author="tao huang" w:date="2017-09-17T10:49:00Z">
              <w:tcPr>
                <w:tcW w:w="1041" w:type="dxa"/>
                <w:shd w:val="clear" w:color="auto" w:fill="auto"/>
                <w:noWrap/>
                <w:hideMark/>
              </w:tcPr>
            </w:tcPrChange>
          </w:tcPr>
          <w:p w14:paraId="76ED1235" w14:textId="77777777" w:rsidR="00967711" w:rsidRPr="00A60A57" w:rsidRDefault="00967711" w:rsidP="00FB69C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665" w:author="tao huang" w:date="2017-09-17T12:05:00Z">
                  <w:rPr>
                    <w:rFonts w:eastAsia="Times New Roman" w:cs="Times New Roman"/>
                    <w:color w:val="000000" w:themeColor="text1"/>
                    <w:sz w:val="22"/>
                  </w:rPr>
                </w:rPrChange>
              </w:rPr>
              <w:pPrChange w:id="15666" w:author="tao huang" w:date="2017-09-17T12:08: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5667" w:author="tao huang" w:date="2017-09-17T12:05:00Z">
                  <w:rPr>
                    <w:rFonts w:eastAsia="Times New Roman" w:cs="Times New Roman"/>
                    <w:color w:val="000000" w:themeColor="text1"/>
                    <w:sz w:val="22"/>
                  </w:rPr>
                </w:rPrChange>
              </w:rPr>
              <w:t>-0.15%</w:t>
            </w:r>
          </w:p>
        </w:tc>
        <w:tc>
          <w:tcPr>
            <w:tcW w:w="1086" w:type="dxa"/>
            <w:shd w:val="clear" w:color="auto" w:fill="auto"/>
            <w:noWrap/>
            <w:hideMark/>
            <w:tcPrChange w:id="15668" w:author="tao huang" w:date="2017-09-17T10:49:00Z">
              <w:tcPr>
                <w:tcW w:w="1086" w:type="dxa"/>
                <w:shd w:val="clear" w:color="auto" w:fill="auto"/>
                <w:noWrap/>
                <w:hideMark/>
              </w:tcPr>
            </w:tcPrChange>
          </w:tcPr>
          <w:p w14:paraId="7FE084E5" w14:textId="77777777" w:rsidR="00967711" w:rsidRPr="00A60A57" w:rsidRDefault="00967711" w:rsidP="00FB69C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669" w:author="tao huang" w:date="2017-09-17T12:05:00Z">
                  <w:rPr>
                    <w:rFonts w:eastAsia="Times New Roman" w:cs="Times New Roman"/>
                    <w:color w:val="000000" w:themeColor="text1"/>
                    <w:sz w:val="22"/>
                  </w:rPr>
                </w:rPrChange>
              </w:rPr>
              <w:pPrChange w:id="15670" w:author="tao huang" w:date="2017-09-17T12:08: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5671" w:author="tao huang" w:date="2017-09-17T12:05:00Z">
                  <w:rPr>
                    <w:rFonts w:eastAsia="Times New Roman" w:cs="Times New Roman"/>
                    <w:color w:val="000000" w:themeColor="text1"/>
                    <w:sz w:val="22"/>
                  </w:rPr>
                </w:rPrChange>
              </w:rPr>
              <w:t>-0.52%</w:t>
            </w:r>
          </w:p>
        </w:tc>
        <w:tc>
          <w:tcPr>
            <w:tcW w:w="1395" w:type="dxa"/>
            <w:shd w:val="clear" w:color="auto" w:fill="auto"/>
            <w:noWrap/>
            <w:hideMark/>
            <w:tcPrChange w:id="15672" w:author="tao huang" w:date="2017-09-17T10:49:00Z">
              <w:tcPr>
                <w:tcW w:w="1395" w:type="dxa"/>
                <w:shd w:val="clear" w:color="auto" w:fill="auto"/>
                <w:noWrap/>
                <w:hideMark/>
              </w:tcPr>
            </w:tcPrChange>
          </w:tcPr>
          <w:p w14:paraId="635738F4" w14:textId="77777777" w:rsidR="00967711" w:rsidRPr="00A60A57" w:rsidRDefault="00967711" w:rsidP="00FB69C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673" w:author="tao huang" w:date="2017-09-17T12:05:00Z">
                  <w:rPr>
                    <w:rFonts w:eastAsia="Times New Roman" w:cs="Times New Roman"/>
                    <w:color w:val="000000" w:themeColor="text1"/>
                    <w:sz w:val="22"/>
                  </w:rPr>
                </w:rPrChange>
              </w:rPr>
              <w:pPrChange w:id="15674" w:author="tao huang" w:date="2017-09-17T12: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5675" w:author="tao huang" w:date="2017-09-17T12:05:00Z">
                  <w:rPr>
                    <w:rFonts w:eastAsia="Times New Roman" w:cs="Times New Roman"/>
                    <w:color w:val="000000" w:themeColor="text1"/>
                    <w:sz w:val="22"/>
                  </w:rPr>
                </w:rPrChange>
              </w:rPr>
              <w:t>-0.32%</w:t>
            </w:r>
          </w:p>
        </w:tc>
      </w:tr>
      <w:tr w:rsidR="007F2079" w:rsidRPr="00A60A57" w14:paraId="17F3C91E" w14:textId="77777777" w:rsidTr="009B69CE">
        <w:trPr>
          <w:trHeight w:val="20"/>
          <w:trPrChange w:id="15676" w:author="tao huang" w:date="2017-09-17T10:49:00Z">
            <w:trPr>
              <w:trHeight w:val="20"/>
            </w:trPr>
          </w:trPrChange>
        </w:trPr>
        <w:tc>
          <w:tcPr>
            <w:cnfStyle w:val="001000000000" w:firstRow="0" w:lastRow="0" w:firstColumn="1" w:lastColumn="0" w:oddVBand="0" w:evenVBand="0" w:oddHBand="0" w:evenHBand="0" w:firstRowFirstColumn="0" w:firstRowLastColumn="0" w:lastRowFirstColumn="0" w:lastRowLastColumn="0"/>
            <w:tcW w:w="851" w:type="dxa"/>
            <w:vMerge/>
            <w:shd w:val="clear" w:color="auto" w:fill="auto"/>
            <w:hideMark/>
            <w:tcPrChange w:id="15677" w:author="tao huang" w:date="2017-09-17T10:49:00Z">
              <w:tcPr>
                <w:tcW w:w="993" w:type="dxa"/>
                <w:vMerge/>
                <w:shd w:val="clear" w:color="auto" w:fill="auto"/>
                <w:hideMark/>
              </w:tcPr>
            </w:tcPrChange>
          </w:tcPr>
          <w:p w14:paraId="014AD033" w14:textId="77777777" w:rsidR="00967711" w:rsidRPr="00A60A57" w:rsidRDefault="00967711" w:rsidP="00FB69CC">
            <w:pPr>
              <w:spacing w:after="0" w:line="240" w:lineRule="auto"/>
              <w:rPr>
                <w:rFonts w:eastAsia="Times New Roman" w:cs="Times New Roman"/>
                <w:b w:val="0"/>
                <w:color w:val="0D0D0D" w:themeColor="text1" w:themeTint="F2"/>
                <w:sz w:val="22"/>
                <w:rPrChange w:id="15678" w:author="tao huang" w:date="2017-09-17T12:05:00Z">
                  <w:rPr>
                    <w:rFonts w:eastAsia="Times New Roman" w:cs="Times New Roman"/>
                    <w:b w:val="0"/>
                    <w:color w:val="000000" w:themeColor="text1"/>
                    <w:sz w:val="22"/>
                  </w:rPr>
                </w:rPrChange>
              </w:rPr>
              <w:pPrChange w:id="15679" w:author="tao huang" w:date="2017-09-17T12:08:00Z">
                <w:pPr>
                  <w:spacing w:after="0" w:line="240" w:lineRule="auto"/>
                </w:pPr>
              </w:pPrChange>
            </w:pPr>
          </w:p>
        </w:tc>
        <w:tc>
          <w:tcPr>
            <w:tcW w:w="1796" w:type="dxa"/>
            <w:shd w:val="clear" w:color="auto" w:fill="auto"/>
            <w:noWrap/>
            <w:hideMark/>
            <w:tcPrChange w:id="15680" w:author="tao huang" w:date="2017-09-17T10:49:00Z">
              <w:tcPr>
                <w:tcW w:w="1796" w:type="dxa"/>
                <w:shd w:val="clear" w:color="auto" w:fill="auto"/>
                <w:noWrap/>
                <w:hideMark/>
              </w:tcPr>
            </w:tcPrChange>
          </w:tcPr>
          <w:p w14:paraId="2E21E6CE" w14:textId="77777777" w:rsidR="00967711" w:rsidRPr="00A60A57" w:rsidRDefault="00967711" w:rsidP="00FB69CC">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681" w:author="tao huang" w:date="2017-09-17T12:05:00Z">
                  <w:rPr>
                    <w:rFonts w:eastAsia="Times New Roman" w:cs="Times New Roman"/>
                    <w:color w:val="000000" w:themeColor="text1"/>
                    <w:sz w:val="22"/>
                  </w:rPr>
                </w:rPrChange>
              </w:rPr>
              <w:pPrChange w:id="15682" w:author="tao huang" w:date="2017-09-17T12:08:00Z">
                <w:pPr>
                  <w:spacing w:after="0" w:line="240" w:lineRule="auto"/>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5683" w:author="tao huang" w:date="2017-09-17T12:05:00Z">
                  <w:rPr>
                    <w:rFonts w:eastAsia="Times New Roman" w:cs="Times New Roman"/>
                    <w:color w:val="000000" w:themeColor="text1"/>
                    <w:sz w:val="22"/>
                  </w:rPr>
                </w:rPrChange>
              </w:rPr>
              <w:t>ADL-intra</w:t>
            </w:r>
          </w:p>
        </w:tc>
        <w:tc>
          <w:tcPr>
            <w:tcW w:w="1796" w:type="dxa"/>
            <w:shd w:val="clear" w:color="auto" w:fill="auto"/>
            <w:noWrap/>
            <w:hideMark/>
            <w:tcPrChange w:id="15684" w:author="tao huang" w:date="2017-09-17T10:49:00Z">
              <w:tcPr>
                <w:tcW w:w="1796" w:type="dxa"/>
                <w:shd w:val="clear" w:color="auto" w:fill="auto"/>
                <w:noWrap/>
                <w:hideMark/>
              </w:tcPr>
            </w:tcPrChange>
          </w:tcPr>
          <w:p w14:paraId="65A0421B" w14:textId="77777777" w:rsidR="00967711" w:rsidRPr="00A60A57" w:rsidRDefault="00967711" w:rsidP="00FB69C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685" w:author="tao huang" w:date="2017-09-17T12:05:00Z">
                  <w:rPr>
                    <w:rFonts w:eastAsia="Times New Roman" w:cs="Times New Roman"/>
                    <w:color w:val="000000" w:themeColor="text1"/>
                    <w:sz w:val="22"/>
                  </w:rPr>
                </w:rPrChange>
              </w:rPr>
              <w:pPrChange w:id="15686" w:author="tao huang" w:date="2017-09-17T12: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5687" w:author="tao huang" w:date="2017-09-17T12:05:00Z">
                  <w:rPr>
                    <w:rFonts w:eastAsia="Times New Roman" w:cs="Times New Roman"/>
                    <w:color w:val="000000" w:themeColor="text1"/>
                    <w:sz w:val="22"/>
                  </w:rPr>
                </w:rPrChange>
              </w:rPr>
              <w:t>ADL-own</w:t>
            </w:r>
          </w:p>
        </w:tc>
        <w:tc>
          <w:tcPr>
            <w:tcW w:w="1085" w:type="dxa"/>
            <w:shd w:val="clear" w:color="auto" w:fill="auto"/>
            <w:noWrap/>
            <w:hideMark/>
            <w:tcPrChange w:id="15688" w:author="tao huang" w:date="2017-09-17T10:49:00Z">
              <w:tcPr>
                <w:tcW w:w="1085" w:type="dxa"/>
                <w:shd w:val="clear" w:color="auto" w:fill="auto"/>
                <w:noWrap/>
                <w:hideMark/>
              </w:tcPr>
            </w:tcPrChange>
          </w:tcPr>
          <w:p w14:paraId="5014DFE9" w14:textId="77777777" w:rsidR="00967711" w:rsidRPr="00A60A57" w:rsidRDefault="00967711" w:rsidP="00FB69C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689" w:author="tao huang" w:date="2017-09-17T12:05:00Z">
                  <w:rPr>
                    <w:rFonts w:eastAsia="Times New Roman" w:cs="Times New Roman"/>
                    <w:color w:val="000000" w:themeColor="text1"/>
                    <w:sz w:val="22"/>
                  </w:rPr>
                </w:rPrChange>
              </w:rPr>
              <w:pPrChange w:id="15690" w:author="tao huang" w:date="2017-09-17T12:08: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5691" w:author="tao huang" w:date="2017-09-17T12:05:00Z">
                  <w:rPr>
                    <w:rFonts w:eastAsia="Times New Roman" w:cs="Times New Roman"/>
                    <w:color w:val="000000" w:themeColor="text1"/>
                    <w:sz w:val="22"/>
                  </w:rPr>
                </w:rPrChange>
              </w:rPr>
              <w:t>-2.02%</w:t>
            </w:r>
          </w:p>
        </w:tc>
        <w:tc>
          <w:tcPr>
            <w:tcW w:w="1041" w:type="dxa"/>
            <w:shd w:val="clear" w:color="auto" w:fill="auto"/>
            <w:noWrap/>
            <w:hideMark/>
            <w:tcPrChange w:id="15692" w:author="tao huang" w:date="2017-09-17T10:49:00Z">
              <w:tcPr>
                <w:tcW w:w="1041" w:type="dxa"/>
                <w:shd w:val="clear" w:color="auto" w:fill="auto"/>
                <w:noWrap/>
                <w:hideMark/>
              </w:tcPr>
            </w:tcPrChange>
          </w:tcPr>
          <w:p w14:paraId="4BDEC490" w14:textId="77777777" w:rsidR="00967711" w:rsidRPr="00A60A57" w:rsidRDefault="00967711" w:rsidP="00FB69C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693" w:author="tao huang" w:date="2017-09-17T12:05:00Z">
                  <w:rPr>
                    <w:rFonts w:eastAsia="Times New Roman" w:cs="Times New Roman"/>
                    <w:color w:val="000000" w:themeColor="text1"/>
                    <w:sz w:val="22"/>
                  </w:rPr>
                </w:rPrChange>
              </w:rPr>
              <w:pPrChange w:id="15694" w:author="tao huang" w:date="2017-09-17T12:08: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5695" w:author="tao huang" w:date="2017-09-17T12:05:00Z">
                  <w:rPr>
                    <w:rFonts w:eastAsia="Times New Roman" w:cs="Times New Roman"/>
                    <w:color w:val="000000" w:themeColor="text1"/>
                    <w:sz w:val="22"/>
                  </w:rPr>
                </w:rPrChange>
              </w:rPr>
              <w:t>-0.75%</w:t>
            </w:r>
          </w:p>
        </w:tc>
        <w:tc>
          <w:tcPr>
            <w:tcW w:w="1086" w:type="dxa"/>
            <w:shd w:val="clear" w:color="auto" w:fill="auto"/>
            <w:noWrap/>
            <w:hideMark/>
            <w:tcPrChange w:id="15696" w:author="tao huang" w:date="2017-09-17T10:49:00Z">
              <w:tcPr>
                <w:tcW w:w="1086" w:type="dxa"/>
                <w:shd w:val="clear" w:color="auto" w:fill="auto"/>
                <w:noWrap/>
                <w:hideMark/>
              </w:tcPr>
            </w:tcPrChange>
          </w:tcPr>
          <w:p w14:paraId="3C2796C3" w14:textId="77777777" w:rsidR="00967711" w:rsidRPr="00A60A57" w:rsidRDefault="00967711" w:rsidP="00FB69C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697" w:author="tao huang" w:date="2017-09-17T12:05:00Z">
                  <w:rPr>
                    <w:rFonts w:eastAsia="Times New Roman" w:cs="Times New Roman"/>
                    <w:color w:val="000000" w:themeColor="text1"/>
                    <w:sz w:val="22"/>
                  </w:rPr>
                </w:rPrChange>
              </w:rPr>
              <w:pPrChange w:id="15698" w:author="tao huang" w:date="2017-09-17T12:08: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5699" w:author="tao huang" w:date="2017-09-17T12:05:00Z">
                  <w:rPr>
                    <w:rFonts w:eastAsia="Times New Roman" w:cs="Times New Roman"/>
                    <w:color w:val="000000" w:themeColor="text1"/>
                    <w:sz w:val="22"/>
                  </w:rPr>
                </w:rPrChange>
              </w:rPr>
              <w:t>-0.30%</w:t>
            </w:r>
          </w:p>
        </w:tc>
        <w:tc>
          <w:tcPr>
            <w:tcW w:w="1395" w:type="dxa"/>
            <w:shd w:val="clear" w:color="auto" w:fill="auto"/>
            <w:noWrap/>
            <w:hideMark/>
            <w:tcPrChange w:id="15700" w:author="tao huang" w:date="2017-09-17T10:49:00Z">
              <w:tcPr>
                <w:tcW w:w="1395" w:type="dxa"/>
                <w:shd w:val="clear" w:color="auto" w:fill="auto"/>
                <w:noWrap/>
                <w:hideMark/>
              </w:tcPr>
            </w:tcPrChange>
          </w:tcPr>
          <w:p w14:paraId="55CF977F" w14:textId="77777777" w:rsidR="00967711" w:rsidRPr="00A60A57" w:rsidRDefault="00967711" w:rsidP="00FB69C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701" w:author="tao huang" w:date="2017-09-17T12:05:00Z">
                  <w:rPr>
                    <w:rFonts w:eastAsia="Times New Roman" w:cs="Times New Roman"/>
                    <w:color w:val="000000" w:themeColor="text1"/>
                    <w:sz w:val="22"/>
                  </w:rPr>
                </w:rPrChange>
              </w:rPr>
              <w:pPrChange w:id="15702" w:author="tao huang" w:date="2017-09-17T12: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5703" w:author="tao huang" w:date="2017-09-17T12:05:00Z">
                  <w:rPr>
                    <w:rFonts w:eastAsia="Times New Roman" w:cs="Times New Roman"/>
                    <w:color w:val="000000" w:themeColor="text1"/>
                    <w:sz w:val="22"/>
                  </w:rPr>
                </w:rPrChange>
              </w:rPr>
              <w:t>-0.86%</w:t>
            </w:r>
          </w:p>
        </w:tc>
      </w:tr>
      <w:tr w:rsidR="007F2079" w:rsidRPr="00A60A57" w14:paraId="4027A5B2" w14:textId="77777777" w:rsidTr="009B69CE">
        <w:trPr>
          <w:cnfStyle w:val="000000100000" w:firstRow="0" w:lastRow="0" w:firstColumn="0" w:lastColumn="0" w:oddVBand="0" w:evenVBand="0" w:oddHBand="1" w:evenHBand="0" w:firstRowFirstColumn="0" w:firstRowLastColumn="0" w:lastRowFirstColumn="0" w:lastRowLastColumn="0"/>
          <w:trHeight w:val="20"/>
          <w:trPrChange w:id="15704" w:author="tao huang" w:date="2017-09-17T10:49:00Z">
            <w:trPr>
              <w:trHeight w:val="20"/>
            </w:trPr>
          </w:trPrChange>
        </w:trPr>
        <w:tc>
          <w:tcPr>
            <w:cnfStyle w:val="001000000000" w:firstRow="0" w:lastRow="0" w:firstColumn="1" w:lastColumn="0" w:oddVBand="0" w:evenVBand="0" w:oddHBand="0" w:evenHBand="0" w:firstRowFirstColumn="0" w:firstRowLastColumn="0" w:lastRowFirstColumn="0" w:lastRowLastColumn="0"/>
            <w:tcW w:w="851" w:type="dxa"/>
            <w:vMerge/>
            <w:shd w:val="clear" w:color="auto" w:fill="auto"/>
            <w:hideMark/>
            <w:tcPrChange w:id="15705" w:author="tao huang" w:date="2017-09-17T10:49:00Z">
              <w:tcPr>
                <w:tcW w:w="993" w:type="dxa"/>
                <w:vMerge/>
                <w:shd w:val="clear" w:color="auto" w:fill="auto"/>
                <w:hideMark/>
              </w:tcPr>
            </w:tcPrChange>
          </w:tcPr>
          <w:p w14:paraId="7E773F8A" w14:textId="77777777" w:rsidR="00967711" w:rsidRPr="00A60A57" w:rsidRDefault="00967711" w:rsidP="00FB69CC">
            <w:pPr>
              <w:spacing w:after="0" w:line="24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5706" w:author="tao huang" w:date="2017-09-17T12:05:00Z">
                  <w:rPr>
                    <w:rFonts w:eastAsia="Times New Roman" w:cs="Times New Roman"/>
                    <w:b w:val="0"/>
                    <w:color w:val="000000" w:themeColor="text1"/>
                    <w:sz w:val="22"/>
                  </w:rPr>
                </w:rPrChange>
              </w:rPr>
              <w:pPrChange w:id="15707" w:author="tao huang" w:date="2017-09-17T12:08:00Z">
                <w:pPr>
                  <w:spacing w:after="0" w:line="240" w:lineRule="auto"/>
                  <w:cnfStyle w:val="001000100000" w:firstRow="0" w:lastRow="0" w:firstColumn="1" w:lastColumn="0" w:oddVBand="0" w:evenVBand="0" w:oddHBand="1" w:evenHBand="0" w:firstRowFirstColumn="0" w:firstRowLastColumn="0" w:lastRowFirstColumn="0" w:lastRowLastColumn="0"/>
                </w:pPr>
              </w:pPrChange>
            </w:pPr>
          </w:p>
        </w:tc>
        <w:tc>
          <w:tcPr>
            <w:tcW w:w="1796" w:type="dxa"/>
            <w:shd w:val="clear" w:color="auto" w:fill="auto"/>
            <w:noWrap/>
            <w:hideMark/>
            <w:tcPrChange w:id="15708" w:author="tao huang" w:date="2017-09-17T10:49:00Z">
              <w:tcPr>
                <w:tcW w:w="1796" w:type="dxa"/>
                <w:shd w:val="clear" w:color="auto" w:fill="auto"/>
                <w:noWrap/>
                <w:hideMark/>
              </w:tcPr>
            </w:tcPrChange>
          </w:tcPr>
          <w:p w14:paraId="3FCD8173" w14:textId="77777777" w:rsidR="00967711" w:rsidRPr="00A60A57" w:rsidRDefault="00967711" w:rsidP="00FB69CC">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709" w:author="tao huang" w:date="2017-09-17T12:05:00Z">
                  <w:rPr>
                    <w:rFonts w:eastAsia="Times New Roman" w:cs="Times New Roman"/>
                    <w:color w:val="000000" w:themeColor="text1"/>
                    <w:sz w:val="22"/>
                  </w:rPr>
                </w:rPrChange>
              </w:rPr>
              <w:pPrChange w:id="15710" w:author="tao huang" w:date="2017-09-17T12:08:00Z">
                <w:pPr>
                  <w:spacing w:after="0" w:line="240" w:lineRule="auto"/>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5711" w:author="tao huang" w:date="2017-09-17T12:05:00Z">
                  <w:rPr>
                    <w:rFonts w:eastAsia="Times New Roman" w:cs="Times New Roman"/>
                    <w:color w:val="000000" w:themeColor="text1"/>
                    <w:sz w:val="22"/>
                  </w:rPr>
                </w:rPrChange>
              </w:rPr>
              <w:t>ADL-own-EWC</w:t>
            </w:r>
          </w:p>
        </w:tc>
        <w:tc>
          <w:tcPr>
            <w:tcW w:w="1796" w:type="dxa"/>
            <w:shd w:val="clear" w:color="auto" w:fill="auto"/>
            <w:noWrap/>
            <w:hideMark/>
            <w:tcPrChange w:id="15712" w:author="tao huang" w:date="2017-09-17T10:49:00Z">
              <w:tcPr>
                <w:tcW w:w="1796" w:type="dxa"/>
                <w:shd w:val="clear" w:color="auto" w:fill="auto"/>
                <w:noWrap/>
                <w:hideMark/>
              </w:tcPr>
            </w:tcPrChange>
          </w:tcPr>
          <w:p w14:paraId="49EBFD68" w14:textId="77777777" w:rsidR="00967711" w:rsidRPr="00A60A57" w:rsidRDefault="00967711" w:rsidP="00FB69C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713" w:author="tao huang" w:date="2017-09-17T12:05:00Z">
                  <w:rPr>
                    <w:rFonts w:eastAsia="Times New Roman" w:cs="Times New Roman"/>
                    <w:color w:val="000000" w:themeColor="text1"/>
                    <w:sz w:val="22"/>
                  </w:rPr>
                </w:rPrChange>
              </w:rPr>
              <w:pPrChange w:id="15714" w:author="tao huang" w:date="2017-09-17T12: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5715" w:author="tao huang" w:date="2017-09-17T12:05:00Z">
                  <w:rPr>
                    <w:rFonts w:eastAsia="Times New Roman" w:cs="Times New Roman"/>
                    <w:color w:val="000000" w:themeColor="text1"/>
                    <w:sz w:val="22"/>
                  </w:rPr>
                </w:rPrChange>
              </w:rPr>
              <w:t>Base-lift</w:t>
            </w:r>
          </w:p>
        </w:tc>
        <w:tc>
          <w:tcPr>
            <w:tcW w:w="1085" w:type="dxa"/>
            <w:shd w:val="clear" w:color="auto" w:fill="auto"/>
            <w:noWrap/>
            <w:hideMark/>
            <w:tcPrChange w:id="15716" w:author="tao huang" w:date="2017-09-17T10:49:00Z">
              <w:tcPr>
                <w:tcW w:w="1085" w:type="dxa"/>
                <w:shd w:val="clear" w:color="auto" w:fill="auto"/>
                <w:noWrap/>
                <w:hideMark/>
              </w:tcPr>
            </w:tcPrChange>
          </w:tcPr>
          <w:p w14:paraId="7D655672" w14:textId="77777777" w:rsidR="00967711" w:rsidRPr="00A60A57" w:rsidRDefault="00967711" w:rsidP="00FB69C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717" w:author="tao huang" w:date="2017-09-17T12:05:00Z">
                  <w:rPr>
                    <w:rFonts w:eastAsia="Times New Roman" w:cs="Times New Roman"/>
                    <w:color w:val="000000" w:themeColor="text1"/>
                    <w:sz w:val="22"/>
                  </w:rPr>
                </w:rPrChange>
              </w:rPr>
              <w:pPrChange w:id="15718" w:author="tao huang" w:date="2017-09-17T12:08: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5719" w:author="tao huang" w:date="2017-09-17T12:05:00Z">
                  <w:rPr>
                    <w:rFonts w:eastAsia="Times New Roman" w:cs="Times New Roman"/>
                    <w:color w:val="000000" w:themeColor="text1"/>
                    <w:sz w:val="22"/>
                  </w:rPr>
                </w:rPrChange>
              </w:rPr>
              <w:t>-31.61%</w:t>
            </w:r>
          </w:p>
        </w:tc>
        <w:tc>
          <w:tcPr>
            <w:tcW w:w="1041" w:type="dxa"/>
            <w:shd w:val="clear" w:color="auto" w:fill="auto"/>
            <w:noWrap/>
            <w:hideMark/>
            <w:tcPrChange w:id="15720" w:author="tao huang" w:date="2017-09-17T10:49:00Z">
              <w:tcPr>
                <w:tcW w:w="1041" w:type="dxa"/>
                <w:shd w:val="clear" w:color="auto" w:fill="auto"/>
                <w:noWrap/>
                <w:hideMark/>
              </w:tcPr>
            </w:tcPrChange>
          </w:tcPr>
          <w:p w14:paraId="33B2412F" w14:textId="77777777" w:rsidR="00967711" w:rsidRPr="00A60A57" w:rsidRDefault="00967711" w:rsidP="00FB69C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721" w:author="tao huang" w:date="2017-09-17T12:05:00Z">
                  <w:rPr>
                    <w:rFonts w:eastAsia="Times New Roman" w:cs="Times New Roman"/>
                    <w:color w:val="000000" w:themeColor="text1"/>
                    <w:sz w:val="22"/>
                  </w:rPr>
                </w:rPrChange>
              </w:rPr>
              <w:pPrChange w:id="15722" w:author="tao huang" w:date="2017-09-17T12:08: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5723" w:author="tao huang" w:date="2017-09-17T12:05:00Z">
                  <w:rPr>
                    <w:rFonts w:eastAsia="Times New Roman" w:cs="Times New Roman"/>
                    <w:color w:val="000000" w:themeColor="text1"/>
                    <w:sz w:val="22"/>
                  </w:rPr>
                </w:rPrChange>
              </w:rPr>
              <w:t>-13.40%</w:t>
            </w:r>
          </w:p>
        </w:tc>
        <w:tc>
          <w:tcPr>
            <w:tcW w:w="1086" w:type="dxa"/>
            <w:shd w:val="clear" w:color="auto" w:fill="auto"/>
            <w:noWrap/>
            <w:hideMark/>
            <w:tcPrChange w:id="15724" w:author="tao huang" w:date="2017-09-17T10:49:00Z">
              <w:tcPr>
                <w:tcW w:w="1086" w:type="dxa"/>
                <w:shd w:val="clear" w:color="auto" w:fill="auto"/>
                <w:noWrap/>
                <w:hideMark/>
              </w:tcPr>
            </w:tcPrChange>
          </w:tcPr>
          <w:p w14:paraId="587B85F5" w14:textId="77777777" w:rsidR="00967711" w:rsidRPr="00A60A57" w:rsidRDefault="00967711" w:rsidP="00FB69C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725" w:author="tao huang" w:date="2017-09-17T12:05:00Z">
                  <w:rPr>
                    <w:rFonts w:eastAsia="Times New Roman" w:cs="Times New Roman"/>
                    <w:color w:val="000000" w:themeColor="text1"/>
                    <w:sz w:val="22"/>
                  </w:rPr>
                </w:rPrChange>
              </w:rPr>
              <w:pPrChange w:id="15726" w:author="tao huang" w:date="2017-09-17T12:08: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5727" w:author="tao huang" w:date="2017-09-17T12:05:00Z">
                  <w:rPr>
                    <w:rFonts w:eastAsia="Times New Roman" w:cs="Times New Roman"/>
                    <w:color w:val="000000" w:themeColor="text1"/>
                    <w:sz w:val="22"/>
                  </w:rPr>
                </w:rPrChange>
              </w:rPr>
              <w:t>-10.22%</w:t>
            </w:r>
          </w:p>
        </w:tc>
        <w:tc>
          <w:tcPr>
            <w:tcW w:w="1395" w:type="dxa"/>
            <w:shd w:val="clear" w:color="auto" w:fill="auto"/>
            <w:noWrap/>
            <w:hideMark/>
            <w:tcPrChange w:id="15728" w:author="tao huang" w:date="2017-09-17T10:49:00Z">
              <w:tcPr>
                <w:tcW w:w="1395" w:type="dxa"/>
                <w:shd w:val="clear" w:color="auto" w:fill="auto"/>
                <w:noWrap/>
                <w:hideMark/>
              </w:tcPr>
            </w:tcPrChange>
          </w:tcPr>
          <w:p w14:paraId="15CEF8B3" w14:textId="77777777" w:rsidR="00967711" w:rsidRPr="00A60A57" w:rsidRDefault="00967711" w:rsidP="00FB69C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729" w:author="tao huang" w:date="2017-09-17T12:05:00Z">
                  <w:rPr>
                    <w:rFonts w:eastAsia="Times New Roman" w:cs="Times New Roman"/>
                    <w:color w:val="000000" w:themeColor="text1"/>
                    <w:sz w:val="22"/>
                  </w:rPr>
                </w:rPrChange>
              </w:rPr>
              <w:pPrChange w:id="15730" w:author="tao huang" w:date="2017-09-17T12: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5731" w:author="tao huang" w:date="2017-09-17T12:05:00Z">
                  <w:rPr>
                    <w:rFonts w:eastAsia="Times New Roman" w:cs="Times New Roman"/>
                    <w:color w:val="000000" w:themeColor="text1"/>
                    <w:sz w:val="22"/>
                  </w:rPr>
                </w:rPrChange>
              </w:rPr>
              <w:t>-12.36%</w:t>
            </w:r>
          </w:p>
        </w:tc>
      </w:tr>
      <w:tr w:rsidR="007F2079" w:rsidRPr="00A60A57" w14:paraId="14B3882B" w14:textId="77777777" w:rsidTr="009B69CE">
        <w:trPr>
          <w:trHeight w:val="20"/>
          <w:trPrChange w:id="15732" w:author="tao huang" w:date="2017-09-17T10:49:00Z">
            <w:trPr>
              <w:trHeight w:val="20"/>
            </w:trPr>
          </w:trPrChange>
        </w:trPr>
        <w:tc>
          <w:tcPr>
            <w:cnfStyle w:val="001000000000" w:firstRow="0" w:lastRow="0" w:firstColumn="1" w:lastColumn="0" w:oddVBand="0" w:evenVBand="0" w:oddHBand="0" w:evenHBand="0" w:firstRowFirstColumn="0" w:firstRowLastColumn="0" w:lastRowFirstColumn="0" w:lastRowLastColumn="0"/>
            <w:tcW w:w="851" w:type="dxa"/>
            <w:vMerge/>
            <w:shd w:val="clear" w:color="auto" w:fill="auto"/>
            <w:hideMark/>
            <w:tcPrChange w:id="15733" w:author="tao huang" w:date="2017-09-17T10:49:00Z">
              <w:tcPr>
                <w:tcW w:w="993" w:type="dxa"/>
                <w:vMerge/>
                <w:shd w:val="clear" w:color="auto" w:fill="auto"/>
                <w:hideMark/>
              </w:tcPr>
            </w:tcPrChange>
          </w:tcPr>
          <w:p w14:paraId="4C0C801F" w14:textId="77777777" w:rsidR="00967711" w:rsidRPr="00A60A57" w:rsidRDefault="00967711" w:rsidP="00FB69CC">
            <w:pPr>
              <w:spacing w:after="0" w:line="240" w:lineRule="auto"/>
              <w:rPr>
                <w:rFonts w:eastAsia="Times New Roman" w:cs="Times New Roman"/>
                <w:b w:val="0"/>
                <w:color w:val="0D0D0D" w:themeColor="text1" w:themeTint="F2"/>
                <w:sz w:val="22"/>
                <w:rPrChange w:id="15734" w:author="tao huang" w:date="2017-09-17T12:05:00Z">
                  <w:rPr>
                    <w:rFonts w:eastAsia="Times New Roman" w:cs="Times New Roman"/>
                    <w:b w:val="0"/>
                    <w:color w:val="000000" w:themeColor="text1"/>
                    <w:sz w:val="22"/>
                  </w:rPr>
                </w:rPrChange>
              </w:rPr>
              <w:pPrChange w:id="15735" w:author="tao huang" w:date="2017-09-17T12:08:00Z">
                <w:pPr>
                  <w:spacing w:after="0" w:line="240" w:lineRule="auto"/>
                </w:pPr>
              </w:pPrChange>
            </w:pPr>
          </w:p>
        </w:tc>
        <w:tc>
          <w:tcPr>
            <w:tcW w:w="1796" w:type="dxa"/>
            <w:shd w:val="clear" w:color="auto" w:fill="auto"/>
            <w:noWrap/>
            <w:hideMark/>
            <w:tcPrChange w:id="15736" w:author="tao huang" w:date="2017-09-17T10:49:00Z">
              <w:tcPr>
                <w:tcW w:w="1796" w:type="dxa"/>
                <w:shd w:val="clear" w:color="auto" w:fill="auto"/>
                <w:noWrap/>
                <w:hideMark/>
              </w:tcPr>
            </w:tcPrChange>
          </w:tcPr>
          <w:p w14:paraId="169BF2AA" w14:textId="77777777" w:rsidR="00967711" w:rsidRPr="00A60A57" w:rsidRDefault="00967711" w:rsidP="00FB69CC">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737" w:author="tao huang" w:date="2017-09-17T12:05:00Z">
                  <w:rPr>
                    <w:rFonts w:eastAsia="Times New Roman" w:cs="Times New Roman"/>
                    <w:color w:val="000000" w:themeColor="text1"/>
                    <w:sz w:val="22"/>
                  </w:rPr>
                </w:rPrChange>
              </w:rPr>
              <w:pPrChange w:id="15738" w:author="tao huang" w:date="2017-09-17T12:08:00Z">
                <w:pPr>
                  <w:spacing w:after="0" w:line="240" w:lineRule="auto"/>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5739" w:author="tao huang" w:date="2017-09-17T12:05:00Z">
                  <w:rPr>
                    <w:rFonts w:eastAsia="Times New Roman" w:cs="Times New Roman"/>
                    <w:color w:val="000000" w:themeColor="text1"/>
                    <w:sz w:val="22"/>
                  </w:rPr>
                </w:rPrChange>
              </w:rPr>
              <w:t>ADL-own-IC</w:t>
            </w:r>
          </w:p>
        </w:tc>
        <w:tc>
          <w:tcPr>
            <w:tcW w:w="1796" w:type="dxa"/>
            <w:shd w:val="clear" w:color="auto" w:fill="auto"/>
            <w:noWrap/>
            <w:hideMark/>
            <w:tcPrChange w:id="15740" w:author="tao huang" w:date="2017-09-17T10:49:00Z">
              <w:tcPr>
                <w:tcW w:w="1796" w:type="dxa"/>
                <w:shd w:val="clear" w:color="auto" w:fill="auto"/>
                <w:noWrap/>
                <w:hideMark/>
              </w:tcPr>
            </w:tcPrChange>
          </w:tcPr>
          <w:p w14:paraId="77B92F95" w14:textId="77777777" w:rsidR="00967711" w:rsidRPr="00A60A57" w:rsidRDefault="00967711" w:rsidP="00FB69C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741" w:author="tao huang" w:date="2017-09-17T12:05:00Z">
                  <w:rPr>
                    <w:rFonts w:eastAsia="Times New Roman" w:cs="Times New Roman"/>
                    <w:color w:val="000000" w:themeColor="text1"/>
                    <w:sz w:val="22"/>
                  </w:rPr>
                </w:rPrChange>
              </w:rPr>
              <w:pPrChange w:id="15742" w:author="tao huang" w:date="2017-09-17T12: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5743" w:author="tao huang" w:date="2017-09-17T12:05:00Z">
                  <w:rPr>
                    <w:rFonts w:eastAsia="Times New Roman" w:cs="Times New Roman"/>
                    <w:color w:val="000000" w:themeColor="text1"/>
                    <w:sz w:val="22"/>
                  </w:rPr>
                </w:rPrChange>
              </w:rPr>
              <w:t>Base-lift</w:t>
            </w:r>
          </w:p>
        </w:tc>
        <w:tc>
          <w:tcPr>
            <w:tcW w:w="1085" w:type="dxa"/>
            <w:shd w:val="clear" w:color="auto" w:fill="auto"/>
            <w:noWrap/>
            <w:hideMark/>
            <w:tcPrChange w:id="15744" w:author="tao huang" w:date="2017-09-17T10:49:00Z">
              <w:tcPr>
                <w:tcW w:w="1085" w:type="dxa"/>
                <w:shd w:val="clear" w:color="auto" w:fill="auto"/>
                <w:noWrap/>
                <w:hideMark/>
              </w:tcPr>
            </w:tcPrChange>
          </w:tcPr>
          <w:p w14:paraId="16636071" w14:textId="77777777" w:rsidR="00967711" w:rsidRPr="00A60A57" w:rsidRDefault="00967711" w:rsidP="00FB69C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745" w:author="tao huang" w:date="2017-09-17T12:05:00Z">
                  <w:rPr>
                    <w:rFonts w:eastAsia="Times New Roman" w:cs="Times New Roman"/>
                    <w:color w:val="000000" w:themeColor="text1"/>
                    <w:sz w:val="22"/>
                  </w:rPr>
                </w:rPrChange>
              </w:rPr>
              <w:pPrChange w:id="15746" w:author="tao huang" w:date="2017-09-17T12:08: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5747" w:author="tao huang" w:date="2017-09-17T12:05:00Z">
                  <w:rPr>
                    <w:rFonts w:eastAsia="Times New Roman" w:cs="Times New Roman"/>
                    <w:color w:val="000000" w:themeColor="text1"/>
                    <w:sz w:val="22"/>
                  </w:rPr>
                </w:rPrChange>
              </w:rPr>
              <w:t>-29.20%</w:t>
            </w:r>
          </w:p>
        </w:tc>
        <w:tc>
          <w:tcPr>
            <w:tcW w:w="1041" w:type="dxa"/>
            <w:shd w:val="clear" w:color="auto" w:fill="auto"/>
            <w:noWrap/>
            <w:hideMark/>
            <w:tcPrChange w:id="15748" w:author="tao huang" w:date="2017-09-17T10:49:00Z">
              <w:tcPr>
                <w:tcW w:w="1041" w:type="dxa"/>
                <w:shd w:val="clear" w:color="auto" w:fill="auto"/>
                <w:noWrap/>
                <w:hideMark/>
              </w:tcPr>
            </w:tcPrChange>
          </w:tcPr>
          <w:p w14:paraId="7D778585" w14:textId="77777777" w:rsidR="00967711" w:rsidRPr="00A60A57" w:rsidRDefault="00967711" w:rsidP="00FB69C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749" w:author="tao huang" w:date="2017-09-17T12:05:00Z">
                  <w:rPr>
                    <w:rFonts w:eastAsia="Times New Roman" w:cs="Times New Roman"/>
                    <w:color w:val="000000" w:themeColor="text1"/>
                    <w:sz w:val="22"/>
                  </w:rPr>
                </w:rPrChange>
              </w:rPr>
              <w:pPrChange w:id="15750" w:author="tao huang" w:date="2017-09-17T12:08: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5751" w:author="tao huang" w:date="2017-09-17T12:05:00Z">
                  <w:rPr>
                    <w:rFonts w:eastAsia="Times New Roman" w:cs="Times New Roman"/>
                    <w:color w:val="000000" w:themeColor="text1"/>
                    <w:sz w:val="22"/>
                  </w:rPr>
                </w:rPrChange>
              </w:rPr>
              <w:t>-13.26%</w:t>
            </w:r>
          </w:p>
        </w:tc>
        <w:tc>
          <w:tcPr>
            <w:tcW w:w="1086" w:type="dxa"/>
            <w:shd w:val="clear" w:color="auto" w:fill="auto"/>
            <w:noWrap/>
            <w:hideMark/>
            <w:tcPrChange w:id="15752" w:author="tao huang" w:date="2017-09-17T10:49:00Z">
              <w:tcPr>
                <w:tcW w:w="1086" w:type="dxa"/>
                <w:shd w:val="clear" w:color="auto" w:fill="auto"/>
                <w:noWrap/>
                <w:hideMark/>
              </w:tcPr>
            </w:tcPrChange>
          </w:tcPr>
          <w:p w14:paraId="6D4A418A" w14:textId="77777777" w:rsidR="00967711" w:rsidRPr="00A60A57" w:rsidRDefault="00967711" w:rsidP="00FB69C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753" w:author="tao huang" w:date="2017-09-17T12:05:00Z">
                  <w:rPr>
                    <w:rFonts w:eastAsia="Times New Roman" w:cs="Times New Roman"/>
                    <w:color w:val="000000" w:themeColor="text1"/>
                    <w:sz w:val="22"/>
                  </w:rPr>
                </w:rPrChange>
              </w:rPr>
              <w:pPrChange w:id="15754" w:author="tao huang" w:date="2017-09-17T12:08: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5755" w:author="tao huang" w:date="2017-09-17T12:05:00Z">
                  <w:rPr>
                    <w:rFonts w:eastAsia="Times New Roman" w:cs="Times New Roman"/>
                    <w:color w:val="000000" w:themeColor="text1"/>
                    <w:sz w:val="22"/>
                  </w:rPr>
                </w:rPrChange>
              </w:rPr>
              <w:t>-10.53%</w:t>
            </w:r>
          </w:p>
        </w:tc>
        <w:tc>
          <w:tcPr>
            <w:tcW w:w="1395" w:type="dxa"/>
            <w:shd w:val="clear" w:color="auto" w:fill="auto"/>
            <w:noWrap/>
            <w:hideMark/>
            <w:tcPrChange w:id="15756" w:author="tao huang" w:date="2017-09-17T10:49:00Z">
              <w:tcPr>
                <w:tcW w:w="1395" w:type="dxa"/>
                <w:shd w:val="clear" w:color="auto" w:fill="auto"/>
                <w:noWrap/>
                <w:hideMark/>
              </w:tcPr>
            </w:tcPrChange>
          </w:tcPr>
          <w:p w14:paraId="54C13FA5" w14:textId="77777777" w:rsidR="00967711" w:rsidRPr="00A60A57" w:rsidRDefault="00967711" w:rsidP="00FB69C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757" w:author="tao huang" w:date="2017-09-17T12:05:00Z">
                  <w:rPr>
                    <w:rFonts w:eastAsia="Times New Roman" w:cs="Times New Roman"/>
                    <w:color w:val="000000" w:themeColor="text1"/>
                    <w:sz w:val="22"/>
                  </w:rPr>
                </w:rPrChange>
              </w:rPr>
              <w:pPrChange w:id="15758" w:author="tao huang" w:date="2017-09-17T12: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5759" w:author="tao huang" w:date="2017-09-17T12:05:00Z">
                  <w:rPr>
                    <w:rFonts w:eastAsia="Times New Roman" w:cs="Times New Roman"/>
                    <w:color w:val="000000" w:themeColor="text1"/>
                    <w:sz w:val="22"/>
                  </w:rPr>
                </w:rPrChange>
              </w:rPr>
              <w:t>-12.27%</w:t>
            </w:r>
          </w:p>
        </w:tc>
      </w:tr>
      <w:tr w:rsidR="007F2079" w:rsidRPr="00A60A57" w14:paraId="76DC592B" w14:textId="77777777" w:rsidTr="009B69CE">
        <w:trPr>
          <w:cnfStyle w:val="000000100000" w:firstRow="0" w:lastRow="0" w:firstColumn="0" w:lastColumn="0" w:oddVBand="0" w:evenVBand="0" w:oddHBand="1" w:evenHBand="0" w:firstRowFirstColumn="0" w:firstRowLastColumn="0" w:lastRowFirstColumn="0" w:lastRowLastColumn="0"/>
          <w:trHeight w:val="20"/>
          <w:trPrChange w:id="15760" w:author="tao huang" w:date="2017-09-17T10:49:00Z">
            <w:trPr>
              <w:trHeight w:val="20"/>
            </w:trPr>
          </w:trPrChange>
        </w:trPr>
        <w:tc>
          <w:tcPr>
            <w:cnfStyle w:val="001000000000" w:firstRow="0" w:lastRow="0" w:firstColumn="1" w:lastColumn="0" w:oddVBand="0" w:evenVBand="0" w:oddHBand="0" w:evenHBand="0" w:firstRowFirstColumn="0" w:firstRowLastColumn="0" w:lastRowFirstColumn="0" w:lastRowLastColumn="0"/>
            <w:tcW w:w="851" w:type="dxa"/>
            <w:vMerge/>
            <w:shd w:val="clear" w:color="auto" w:fill="auto"/>
            <w:hideMark/>
            <w:tcPrChange w:id="15761" w:author="tao huang" w:date="2017-09-17T10:49:00Z">
              <w:tcPr>
                <w:tcW w:w="993" w:type="dxa"/>
                <w:vMerge/>
                <w:shd w:val="clear" w:color="auto" w:fill="auto"/>
                <w:hideMark/>
              </w:tcPr>
            </w:tcPrChange>
          </w:tcPr>
          <w:p w14:paraId="467B8A53" w14:textId="77777777" w:rsidR="00967711" w:rsidRPr="00A60A57" w:rsidRDefault="00967711" w:rsidP="00FB69CC">
            <w:pPr>
              <w:spacing w:after="0" w:line="24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5762" w:author="tao huang" w:date="2017-09-17T12:05:00Z">
                  <w:rPr>
                    <w:rFonts w:eastAsia="Times New Roman" w:cs="Times New Roman"/>
                    <w:b w:val="0"/>
                    <w:color w:val="000000" w:themeColor="text1"/>
                    <w:sz w:val="22"/>
                  </w:rPr>
                </w:rPrChange>
              </w:rPr>
              <w:pPrChange w:id="15763" w:author="tao huang" w:date="2017-09-17T12:08:00Z">
                <w:pPr>
                  <w:spacing w:after="0" w:line="240" w:lineRule="auto"/>
                  <w:cnfStyle w:val="001000100000" w:firstRow="0" w:lastRow="0" w:firstColumn="1" w:lastColumn="0" w:oddVBand="0" w:evenVBand="0" w:oddHBand="1" w:evenHBand="0" w:firstRowFirstColumn="0" w:firstRowLastColumn="0" w:lastRowFirstColumn="0" w:lastRowLastColumn="0"/>
                </w:pPr>
              </w:pPrChange>
            </w:pPr>
          </w:p>
        </w:tc>
        <w:tc>
          <w:tcPr>
            <w:tcW w:w="1796" w:type="dxa"/>
            <w:shd w:val="clear" w:color="auto" w:fill="auto"/>
            <w:noWrap/>
            <w:hideMark/>
            <w:tcPrChange w:id="15764" w:author="tao huang" w:date="2017-09-17T10:49:00Z">
              <w:tcPr>
                <w:tcW w:w="1796" w:type="dxa"/>
                <w:shd w:val="clear" w:color="auto" w:fill="auto"/>
                <w:noWrap/>
                <w:hideMark/>
              </w:tcPr>
            </w:tcPrChange>
          </w:tcPr>
          <w:p w14:paraId="0C766E8B" w14:textId="77777777" w:rsidR="00967711" w:rsidRPr="00A60A57" w:rsidRDefault="00967711" w:rsidP="00FB69CC">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765" w:author="tao huang" w:date="2017-09-17T12:05:00Z">
                  <w:rPr>
                    <w:rFonts w:eastAsia="Times New Roman" w:cs="Times New Roman"/>
                    <w:color w:val="000000" w:themeColor="text1"/>
                    <w:sz w:val="22"/>
                  </w:rPr>
                </w:rPrChange>
              </w:rPr>
              <w:pPrChange w:id="15766" w:author="tao huang" w:date="2017-09-17T12:08:00Z">
                <w:pPr>
                  <w:spacing w:after="0" w:line="240" w:lineRule="auto"/>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5767" w:author="tao huang" w:date="2017-09-17T12:05:00Z">
                  <w:rPr>
                    <w:rFonts w:eastAsia="Times New Roman" w:cs="Times New Roman"/>
                    <w:color w:val="000000" w:themeColor="text1"/>
                    <w:sz w:val="22"/>
                  </w:rPr>
                </w:rPrChange>
              </w:rPr>
              <w:t>ADL-intra-EWC</w:t>
            </w:r>
          </w:p>
        </w:tc>
        <w:tc>
          <w:tcPr>
            <w:tcW w:w="1796" w:type="dxa"/>
            <w:shd w:val="clear" w:color="auto" w:fill="auto"/>
            <w:noWrap/>
            <w:hideMark/>
            <w:tcPrChange w:id="15768" w:author="tao huang" w:date="2017-09-17T10:49:00Z">
              <w:tcPr>
                <w:tcW w:w="1796" w:type="dxa"/>
                <w:shd w:val="clear" w:color="auto" w:fill="auto"/>
                <w:noWrap/>
                <w:hideMark/>
              </w:tcPr>
            </w:tcPrChange>
          </w:tcPr>
          <w:p w14:paraId="367B7C8D" w14:textId="77777777" w:rsidR="00967711" w:rsidRPr="00A60A57" w:rsidRDefault="00967711" w:rsidP="00FB69C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769" w:author="tao huang" w:date="2017-09-17T12:05:00Z">
                  <w:rPr>
                    <w:rFonts w:eastAsia="Times New Roman" w:cs="Times New Roman"/>
                    <w:color w:val="000000" w:themeColor="text1"/>
                    <w:sz w:val="22"/>
                  </w:rPr>
                </w:rPrChange>
              </w:rPr>
              <w:pPrChange w:id="15770" w:author="tao huang" w:date="2017-09-17T12: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5771" w:author="tao huang" w:date="2017-09-17T12:05:00Z">
                  <w:rPr>
                    <w:rFonts w:eastAsia="Times New Roman" w:cs="Times New Roman"/>
                    <w:color w:val="000000" w:themeColor="text1"/>
                    <w:sz w:val="22"/>
                  </w:rPr>
                </w:rPrChange>
              </w:rPr>
              <w:t>Base-lift</w:t>
            </w:r>
          </w:p>
        </w:tc>
        <w:tc>
          <w:tcPr>
            <w:tcW w:w="1085" w:type="dxa"/>
            <w:shd w:val="clear" w:color="auto" w:fill="auto"/>
            <w:noWrap/>
            <w:hideMark/>
            <w:tcPrChange w:id="15772" w:author="tao huang" w:date="2017-09-17T10:49:00Z">
              <w:tcPr>
                <w:tcW w:w="1085" w:type="dxa"/>
                <w:shd w:val="clear" w:color="auto" w:fill="auto"/>
                <w:noWrap/>
                <w:hideMark/>
              </w:tcPr>
            </w:tcPrChange>
          </w:tcPr>
          <w:p w14:paraId="3A65ED96" w14:textId="77777777" w:rsidR="00967711" w:rsidRPr="00A60A57" w:rsidRDefault="00967711" w:rsidP="00FB69C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773" w:author="tao huang" w:date="2017-09-17T12:05:00Z">
                  <w:rPr>
                    <w:rFonts w:eastAsia="Times New Roman" w:cs="Times New Roman"/>
                    <w:color w:val="000000" w:themeColor="text1"/>
                    <w:sz w:val="22"/>
                  </w:rPr>
                </w:rPrChange>
              </w:rPr>
              <w:pPrChange w:id="15774" w:author="tao huang" w:date="2017-09-17T12:08: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5775" w:author="tao huang" w:date="2017-09-17T12:05:00Z">
                  <w:rPr>
                    <w:rFonts w:eastAsia="Times New Roman" w:cs="Times New Roman"/>
                    <w:color w:val="000000" w:themeColor="text1"/>
                    <w:sz w:val="22"/>
                  </w:rPr>
                </w:rPrChange>
              </w:rPr>
              <w:t>-33.03%</w:t>
            </w:r>
          </w:p>
        </w:tc>
        <w:tc>
          <w:tcPr>
            <w:tcW w:w="1041" w:type="dxa"/>
            <w:shd w:val="clear" w:color="auto" w:fill="auto"/>
            <w:noWrap/>
            <w:hideMark/>
            <w:tcPrChange w:id="15776" w:author="tao huang" w:date="2017-09-17T10:49:00Z">
              <w:tcPr>
                <w:tcW w:w="1041" w:type="dxa"/>
                <w:shd w:val="clear" w:color="auto" w:fill="auto"/>
                <w:noWrap/>
                <w:hideMark/>
              </w:tcPr>
            </w:tcPrChange>
          </w:tcPr>
          <w:p w14:paraId="73586E74" w14:textId="77777777" w:rsidR="00967711" w:rsidRPr="00A60A57" w:rsidRDefault="00967711" w:rsidP="00FB69C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777" w:author="tao huang" w:date="2017-09-17T12:05:00Z">
                  <w:rPr>
                    <w:rFonts w:eastAsia="Times New Roman" w:cs="Times New Roman"/>
                    <w:color w:val="000000" w:themeColor="text1"/>
                    <w:sz w:val="22"/>
                  </w:rPr>
                </w:rPrChange>
              </w:rPr>
              <w:pPrChange w:id="15778" w:author="tao huang" w:date="2017-09-17T12:08: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5779" w:author="tao huang" w:date="2017-09-17T12:05:00Z">
                  <w:rPr>
                    <w:rFonts w:eastAsia="Times New Roman" w:cs="Times New Roman"/>
                    <w:color w:val="000000" w:themeColor="text1"/>
                    <w:sz w:val="22"/>
                  </w:rPr>
                </w:rPrChange>
              </w:rPr>
              <w:t>-13.97%</w:t>
            </w:r>
          </w:p>
        </w:tc>
        <w:tc>
          <w:tcPr>
            <w:tcW w:w="1086" w:type="dxa"/>
            <w:shd w:val="clear" w:color="auto" w:fill="auto"/>
            <w:noWrap/>
            <w:hideMark/>
            <w:tcPrChange w:id="15780" w:author="tao huang" w:date="2017-09-17T10:49:00Z">
              <w:tcPr>
                <w:tcW w:w="1086" w:type="dxa"/>
                <w:shd w:val="clear" w:color="auto" w:fill="auto"/>
                <w:noWrap/>
                <w:hideMark/>
              </w:tcPr>
            </w:tcPrChange>
          </w:tcPr>
          <w:p w14:paraId="2292459D" w14:textId="77777777" w:rsidR="00967711" w:rsidRPr="00A60A57" w:rsidRDefault="00967711" w:rsidP="00FB69C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781" w:author="tao huang" w:date="2017-09-17T12:05:00Z">
                  <w:rPr>
                    <w:rFonts w:eastAsia="Times New Roman" w:cs="Times New Roman"/>
                    <w:color w:val="000000" w:themeColor="text1"/>
                    <w:sz w:val="22"/>
                  </w:rPr>
                </w:rPrChange>
              </w:rPr>
              <w:pPrChange w:id="15782" w:author="tao huang" w:date="2017-09-17T12:08: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5783" w:author="tao huang" w:date="2017-09-17T12:05:00Z">
                  <w:rPr>
                    <w:rFonts w:eastAsia="Times New Roman" w:cs="Times New Roman"/>
                    <w:color w:val="000000" w:themeColor="text1"/>
                    <w:sz w:val="22"/>
                  </w:rPr>
                </w:rPrChange>
              </w:rPr>
              <w:t>-10.49%</w:t>
            </w:r>
          </w:p>
        </w:tc>
        <w:tc>
          <w:tcPr>
            <w:tcW w:w="1395" w:type="dxa"/>
            <w:shd w:val="clear" w:color="auto" w:fill="auto"/>
            <w:noWrap/>
            <w:hideMark/>
            <w:tcPrChange w:id="15784" w:author="tao huang" w:date="2017-09-17T10:49:00Z">
              <w:tcPr>
                <w:tcW w:w="1395" w:type="dxa"/>
                <w:shd w:val="clear" w:color="auto" w:fill="auto"/>
                <w:noWrap/>
                <w:hideMark/>
              </w:tcPr>
            </w:tcPrChange>
          </w:tcPr>
          <w:p w14:paraId="60855A0C" w14:textId="77777777" w:rsidR="00967711" w:rsidRPr="00A60A57" w:rsidRDefault="00967711" w:rsidP="00FB69C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785" w:author="tao huang" w:date="2017-09-17T12:05:00Z">
                  <w:rPr>
                    <w:rFonts w:eastAsia="Times New Roman" w:cs="Times New Roman"/>
                    <w:color w:val="000000" w:themeColor="text1"/>
                    <w:sz w:val="22"/>
                  </w:rPr>
                </w:rPrChange>
              </w:rPr>
              <w:pPrChange w:id="15786" w:author="tao huang" w:date="2017-09-17T12: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5787" w:author="tao huang" w:date="2017-09-17T12:05:00Z">
                  <w:rPr>
                    <w:rFonts w:eastAsia="Times New Roman" w:cs="Times New Roman"/>
                    <w:color w:val="000000" w:themeColor="text1"/>
                    <w:sz w:val="22"/>
                  </w:rPr>
                </w:rPrChange>
              </w:rPr>
              <w:t>-13.04%</w:t>
            </w:r>
          </w:p>
        </w:tc>
      </w:tr>
      <w:tr w:rsidR="007F2079" w:rsidRPr="00A60A57" w14:paraId="5E3D5CD2" w14:textId="77777777" w:rsidTr="009B69CE">
        <w:trPr>
          <w:trHeight w:val="20"/>
          <w:trPrChange w:id="15788" w:author="tao huang" w:date="2017-09-17T10:49:00Z">
            <w:trPr>
              <w:trHeight w:val="20"/>
            </w:trPr>
          </w:trPrChange>
        </w:trPr>
        <w:tc>
          <w:tcPr>
            <w:cnfStyle w:val="001000000000" w:firstRow="0" w:lastRow="0" w:firstColumn="1" w:lastColumn="0" w:oddVBand="0" w:evenVBand="0" w:oddHBand="0" w:evenHBand="0" w:firstRowFirstColumn="0" w:firstRowLastColumn="0" w:lastRowFirstColumn="0" w:lastRowLastColumn="0"/>
            <w:tcW w:w="851" w:type="dxa"/>
            <w:vMerge/>
            <w:shd w:val="clear" w:color="auto" w:fill="auto"/>
            <w:hideMark/>
            <w:tcPrChange w:id="15789" w:author="tao huang" w:date="2017-09-17T10:49:00Z">
              <w:tcPr>
                <w:tcW w:w="993" w:type="dxa"/>
                <w:vMerge/>
                <w:shd w:val="clear" w:color="auto" w:fill="auto"/>
                <w:hideMark/>
              </w:tcPr>
            </w:tcPrChange>
          </w:tcPr>
          <w:p w14:paraId="7E55CC84" w14:textId="77777777" w:rsidR="00967711" w:rsidRPr="00A60A57" w:rsidRDefault="00967711" w:rsidP="00FB69CC">
            <w:pPr>
              <w:spacing w:after="0" w:line="240" w:lineRule="auto"/>
              <w:rPr>
                <w:rFonts w:eastAsia="Times New Roman" w:cs="Times New Roman"/>
                <w:b w:val="0"/>
                <w:color w:val="0D0D0D" w:themeColor="text1" w:themeTint="F2"/>
                <w:sz w:val="22"/>
                <w:rPrChange w:id="15790" w:author="tao huang" w:date="2017-09-17T12:05:00Z">
                  <w:rPr>
                    <w:rFonts w:eastAsia="Times New Roman" w:cs="Times New Roman"/>
                    <w:b w:val="0"/>
                    <w:color w:val="000000" w:themeColor="text1"/>
                    <w:sz w:val="22"/>
                  </w:rPr>
                </w:rPrChange>
              </w:rPr>
              <w:pPrChange w:id="15791" w:author="tao huang" w:date="2017-09-17T12:08:00Z">
                <w:pPr>
                  <w:spacing w:after="0" w:line="240" w:lineRule="auto"/>
                </w:pPr>
              </w:pPrChange>
            </w:pPr>
          </w:p>
        </w:tc>
        <w:tc>
          <w:tcPr>
            <w:tcW w:w="1796" w:type="dxa"/>
            <w:shd w:val="clear" w:color="auto" w:fill="auto"/>
            <w:noWrap/>
            <w:hideMark/>
            <w:tcPrChange w:id="15792" w:author="tao huang" w:date="2017-09-17T10:49:00Z">
              <w:tcPr>
                <w:tcW w:w="1796" w:type="dxa"/>
                <w:shd w:val="clear" w:color="auto" w:fill="auto"/>
                <w:noWrap/>
                <w:hideMark/>
              </w:tcPr>
            </w:tcPrChange>
          </w:tcPr>
          <w:p w14:paraId="3C93D492" w14:textId="77777777" w:rsidR="00967711" w:rsidRPr="00A60A57" w:rsidRDefault="00967711" w:rsidP="00FB69CC">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793" w:author="tao huang" w:date="2017-09-17T12:05:00Z">
                  <w:rPr>
                    <w:rFonts w:eastAsia="Times New Roman" w:cs="Times New Roman"/>
                    <w:color w:val="000000" w:themeColor="text1"/>
                    <w:sz w:val="22"/>
                  </w:rPr>
                </w:rPrChange>
              </w:rPr>
              <w:pPrChange w:id="15794" w:author="tao huang" w:date="2017-09-17T12:08:00Z">
                <w:pPr>
                  <w:spacing w:after="0" w:line="240" w:lineRule="auto"/>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5795" w:author="tao huang" w:date="2017-09-17T12:05:00Z">
                  <w:rPr>
                    <w:rFonts w:eastAsia="Times New Roman" w:cs="Times New Roman"/>
                    <w:color w:val="000000" w:themeColor="text1"/>
                    <w:sz w:val="22"/>
                  </w:rPr>
                </w:rPrChange>
              </w:rPr>
              <w:t>ADL-intra-IC</w:t>
            </w:r>
          </w:p>
        </w:tc>
        <w:tc>
          <w:tcPr>
            <w:tcW w:w="1796" w:type="dxa"/>
            <w:shd w:val="clear" w:color="auto" w:fill="auto"/>
            <w:noWrap/>
            <w:hideMark/>
            <w:tcPrChange w:id="15796" w:author="tao huang" w:date="2017-09-17T10:49:00Z">
              <w:tcPr>
                <w:tcW w:w="1796" w:type="dxa"/>
                <w:shd w:val="clear" w:color="auto" w:fill="auto"/>
                <w:noWrap/>
                <w:hideMark/>
              </w:tcPr>
            </w:tcPrChange>
          </w:tcPr>
          <w:p w14:paraId="0E4EBF2E" w14:textId="77777777" w:rsidR="00967711" w:rsidRPr="00A60A57" w:rsidRDefault="00967711" w:rsidP="00FB69C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797" w:author="tao huang" w:date="2017-09-17T12:05:00Z">
                  <w:rPr>
                    <w:rFonts w:eastAsia="Times New Roman" w:cs="Times New Roman"/>
                    <w:color w:val="000000" w:themeColor="text1"/>
                    <w:sz w:val="22"/>
                  </w:rPr>
                </w:rPrChange>
              </w:rPr>
              <w:pPrChange w:id="15798" w:author="tao huang" w:date="2017-09-17T12: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5799" w:author="tao huang" w:date="2017-09-17T12:05:00Z">
                  <w:rPr>
                    <w:rFonts w:eastAsia="Times New Roman" w:cs="Times New Roman"/>
                    <w:color w:val="000000" w:themeColor="text1"/>
                    <w:sz w:val="22"/>
                  </w:rPr>
                </w:rPrChange>
              </w:rPr>
              <w:t>Base-lift</w:t>
            </w:r>
          </w:p>
        </w:tc>
        <w:tc>
          <w:tcPr>
            <w:tcW w:w="1085" w:type="dxa"/>
            <w:shd w:val="clear" w:color="auto" w:fill="auto"/>
            <w:noWrap/>
            <w:hideMark/>
            <w:tcPrChange w:id="15800" w:author="tao huang" w:date="2017-09-17T10:49:00Z">
              <w:tcPr>
                <w:tcW w:w="1085" w:type="dxa"/>
                <w:shd w:val="clear" w:color="auto" w:fill="auto"/>
                <w:noWrap/>
                <w:hideMark/>
              </w:tcPr>
            </w:tcPrChange>
          </w:tcPr>
          <w:p w14:paraId="7E090EE4" w14:textId="77777777" w:rsidR="00967711" w:rsidRPr="00A60A57" w:rsidRDefault="00967711" w:rsidP="00FB69C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801" w:author="tao huang" w:date="2017-09-17T12:05:00Z">
                  <w:rPr>
                    <w:rFonts w:eastAsia="Times New Roman" w:cs="Times New Roman"/>
                    <w:color w:val="000000" w:themeColor="text1"/>
                    <w:sz w:val="22"/>
                  </w:rPr>
                </w:rPrChange>
              </w:rPr>
              <w:pPrChange w:id="15802" w:author="tao huang" w:date="2017-09-17T12:08: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5803" w:author="tao huang" w:date="2017-09-17T12:05:00Z">
                  <w:rPr>
                    <w:rFonts w:eastAsia="Times New Roman" w:cs="Times New Roman"/>
                    <w:color w:val="000000" w:themeColor="text1"/>
                    <w:sz w:val="22"/>
                  </w:rPr>
                </w:rPrChange>
              </w:rPr>
              <w:t>-32.07%</w:t>
            </w:r>
          </w:p>
        </w:tc>
        <w:tc>
          <w:tcPr>
            <w:tcW w:w="1041" w:type="dxa"/>
            <w:shd w:val="clear" w:color="auto" w:fill="auto"/>
            <w:noWrap/>
            <w:hideMark/>
            <w:tcPrChange w:id="15804" w:author="tao huang" w:date="2017-09-17T10:49:00Z">
              <w:tcPr>
                <w:tcW w:w="1041" w:type="dxa"/>
                <w:shd w:val="clear" w:color="auto" w:fill="auto"/>
                <w:noWrap/>
                <w:hideMark/>
              </w:tcPr>
            </w:tcPrChange>
          </w:tcPr>
          <w:p w14:paraId="3C8D3019" w14:textId="77777777" w:rsidR="00967711" w:rsidRPr="00A60A57" w:rsidRDefault="00967711" w:rsidP="00FB69C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805" w:author="tao huang" w:date="2017-09-17T12:05:00Z">
                  <w:rPr>
                    <w:rFonts w:eastAsia="Times New Roman" w:cs="Times New Roman"/>
                    <w:color w:val="000000" w:themeColor="text1"/>
                    <w:sz w:val="22"/>
                  </w:rPr>
                </w:rPrChange>
              </w:rPr>
              <w:pPrChange w:id="15806" w:author="tao huang" w:date="2017-09-17T12:08: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5807" w:author="tao huang" w:date="2017-09-17T12:05:00Z">
                  <w:rPr>
                    <w:rFonts w:eastAsia="Times New Roman" w:cs="Times New Roman"/>
                    <w:color w:val="000000" w:themeColor="text1"/>
                    <w:sz w:val="22"/>
                  </w:rPr>
                </w:rPrChange>
              </w:rPr>
              <w:t>-13.94%</w:t>
            </w:r>
          </w:p>
        </w:tc>
        <w:tc>
          <w:tcPr>
            <w:tcW w:w="1086" w:type="dxa"/>
            <w:shd w:val="clear" w:color="auto" w:fill="auto"/>
            <w:noWrap/>
            <w:hideMark/>
            <w:tcPrChange w:id="15808" w:author="tao huang" w:date="2017-09-17T10:49:00Z">
              <w:tcPr>
                <w:tcW w:w="1086" w:type="dxa"/>
                <w:shd w:val="clear" w:color="auto" w:fill="auto"/>
                <w:noWrap/>
                <w:hideMark/>
              </w:tcPr>
            </w:tcPrChange>
          </w:tcPr>
          <w:p w14:paraId="0F7AFEE2" w14:textId="77777777" w:rsidR="00967711" w:rsidRPr="00A60A57" w:rsidRDefault="00967711" w:rsidP="00FB69C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809" w:author="tao huang" w:date="2017-09-17T12:05:00Z">
                  <w:rPr>
                    <w:rFonts w:eastAsia="Times New Roman" w:cs="Times New Roman"/>
                    <w:color w:val="000000" w:themeColor="text1"/>
                    <w:sz w:val="22"/>
                  </w:rPr>
                </w:rPrChange>
              </w:rPr>
              <w:pPrChange w:id="15810" w:author="tao huang" w:date="2017-09-17T12:08: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5811" w:author="tao huang" w:date="2017-09-17T12:05:00Z">
                  <w:rPr>
                    <w:rFonts w:eastAsia="Times New Roman" w:cs="Times New Roman"/>
                    <w:color w:val="000000" w:themeColor="text1"/>
                    <w:sz w:val="22"/>
                  </w:rPr>
                </w:rPrChange>
              </w:rPr>
              <w:t>-10.74%</w:t>
            </w:r>
          </w:p>
        </w:tc>
        <w:tc>
          <w:tcPr>
            <w:tcW w:w="1395" w:type="dxa"/>
            <w:shd w:val="clear" w:color="auto" w:fill="auto"/>
            <w:noWrap/>
            <w:hideMark/>
            <w:tcPrChange w:id="15812" w:author="tao huang" w:date="2017-09-17T10:49:00Z">
              <w:tcPr>
                <w:tcW w:w="1395" w:type="dxa"/>
                <w:shd w:val="clear" w:color="auto" w:fill="auto"/>
                <w:noWrap/>
                <w:hideMark/>
              </w:tcPr>
            </w:tcPrChange>
          </w:tcPr>
          <w:p w14:paraId="7C90E8BC" w14:textId="77777777" w:rsidR="00967711" w:rsidRPr="00A60A57" w:rsidRDefault="00967711" w:rsidP="00FB69C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813" w:author="tao huang" w:date="2017-09-17T12:05:00Z">
                  <w:rPr>
                    <w:rFonts w:eastAsia="Times New Roman" w:cs="Times New Roman"/>
                    <w:color w:val="000000" w:themeColor="text1"/>
                    <w:sz w:val="22"/>
                  </w:rPr>
                </w:rPrChange>
              </w:rPr>
              <w:pPrChange w:id="15814" w:author="tao huang" w:date="2017-09-17T12: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5815" w:author="tao huang" w:date="2017-09-17T12:05:00Z">
                  <w:rPr>
                    <w:rFonts w:eastAsia="Times New Roman" w:cs="Times New Roman"/>
                    <w:color w:val="000000" w:themeColor="text1"/>
                    <w:sz w:val="22"/>
                  </w:rPr>
                </w:rPrChange>
              </w:rPr>
              <w:t>-13.06%</w:t>
            </w:r>
          </w:p>
        </w:tc>
      </w:tr>
      <w:tr w:rsidR="007F2079" w:rsidRPr="00A60A57" w14:paraId="39DE1E91" w14:textId="77777777" w:rsidTr="009B69CE">
        <w:trPr>
          <w:cnfStyle w:val="000000100000" w:firstRow="0" w:lastRow="0" w:firstColumn="0" w:lastColumn="0" w:oddVBand="0" w:evenVBand="0" w:oddHBand="1" w:evenHBand="0" w:firstRowFirstColumn="0" w:firstRowLastColumn="0" w:lastRowFirstColumn="0" w:lastRowLastColumn="0"/>
          <w:trHeight w:val="20"/>
          <w:trPrChange w:id="15816" w:author="tao huang" w:date="2017-09-17T10:49:00Z">
            <w:trPr>
              <w:trHeight w:val="20"/>
            </w:trPr>
          </w:trPrChange>
        </w:trPr>
        <w:tc>
          <w:tcPr>
            <w:cnfStyle w:val="001000000000" w:firstRow="0" w:lastRow="0" w:firstColumn="1" w:lastColumn="0" w:oddVBand="0" w:evenVBand="0" w:oddHBand="0" w:evenHBand="0" w:firstRowFirstColumn="0" w:firstRowLastColumn="0" w:lastRowFirstColumn="0" w:lastRowLastColumn="0"/>
            <w:tcW w:w="851" w:type="dxa"/>
            <w:tcBorders>
              <w:bottom w:val="single" w:sz="4" w:space="0" w:color="auto"/>
            </w:tcBorders>
            <w:shd w:val="clear" w:color="auto" w:fill="auto"/>
            <w:noWrap/>
            <w:hideMark/>
            <w:tcPrChange w:id="15817" w:author="tao huang" w:date="2017-09-17T10:49:00Z">
              <w:tcPr>
                <w:tcW w:w="993" w:type="dxa"/>
                <w:tcBorders>
                  <w:bottom w:val="single" w:sz="4" w:space="0" w:color="auto"/>
                </w:tcBorders>
                <w:shd w:val="clear" w:color="auto" w:fill="auto"/>
                <w:noWrap/>
                <w:hideMark/>
              </w:tcPr>
            </w:tcPrChange>
          </w:tcPr>
          <w:p w14:paraId="731ECD1C" w14:textId="77777777" w:rsidR="00967711" w:rsidRPr="00A60A57" w:rsidRDefault="00967711" w:rsidP="00FB69CC">
            <w:pPr>
              <w:spacing w:after="0" w:line="240" w:lineRule="auto"/>
              <w:jc w:val="center"/>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5818" w:author="tao huang" w:date="2017-09-17T12:05:00Z">
                  <w:rPr>
                    <w:rFonts w:eastAsia="Times New Roman" w:cs="Times New Roman"/>
                    <w:b w:val="0"/>
                    <w:color w:val="000000" w:themeColor="text1"/>
                    <w:sz w:val="22"/>
                  </w:rPr>
                </w:rPrChange>
              </w:rPr>
              <w:pPrChange w:id="15819" w:author="tao huang" w:date="2017-09-17T12:08:00Z">
                <w:pPr>
                  <w:spacing w:after="0" w:line="240" w:lineRule="auto"/>
                  <w:jc w:val="center"/>
                  <w:cnfStyle w:val="001000100000" w:firstRow="0" w:lastRow="0" w:firstColumn="1" w:lastColumn="0" w:oddVBand="0" w:evenVBand="0" w:oddHBand="1" w:evenHBand="0" w:firstRowFirstColumn="0" w:firstRowLastColumn="0" w:lastRowFirstColumn="0" w:lastRowLastColumn="0"/>
                </w:pPr>
              </w:pPrChange>
            </w:pPr>
            <w:r w:rsidRPr="00A60A57">
              <w:rPr>
                <w:rFonts w:eastAsia="Times New Roman" w:cs="Times New Roman"/>
                <w:b w:val="0"/>
                <w:color w:val="0D0D0D" w:themeColor="text1" w:themeTint="F2"/>
                <w:sz w:val="22"/>
                <w:rPrChange w:id="15820" w:author="tao huang" w:date="2017-09-17T12:05:00Z">
                  <w:rPr>
                    <w:rFonts w:eastAsia="Times New Roman" w:cs="Times New Roman"/>
                    <w:color w:val="000000" w:themeColor="text1"/>
                    <w:sz w:val="22"/>
                  </w:rPr>
                </w:rPrChange>
              </w:rPr>
              <w:t> </w:t>
            </w:r>
          </w:p>
        </w:tc>
        <w:tc>
          <w:tcPr>
            <w:tcW w:w="1796" w:type="dxa"/>
            <w:tcBorders>
              <w:bottom w:val="single" w:sz="4" w:space="0" w:color="auto"/>
            </w:tcBorders>
            <w:shd w:val="clear" w:color="auto" w:fill="auto"/>
            <w:hideMark/>
            <w:tcPrChange w:id="15821" w:author="tao huang" w:date="2017-09-17T10:49:00Z">
              <w:tcPr>
                <w:tcW w:w="1796" w:type="dxa"/>
                <w:tcBorders>
                  <w:bottom w:val="single" w:sz="4" w:space="0" w:color="auto"/>
                </w:tcBorders>
                <w:shd w:val="clear" w:color="auto" w:fill="auto"/>
                <w:hideMark/>
              </w:tcPr>
            </w:tcPrChange>
          </w:tcPr>
          <w:p w14:paraId="7FAFAFCB" w14:textId="77777777" w:rsidR="00967711" w:rsidRPr="00A60A57" w:rsidRDefault="00967711" w:rsidP="00FB69CC">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822" w:author="tao huang" w:date="2017-09-17T12:05:00Z">
                  <w:rPr>
                    <w:rFonts w:eastAsia="Times New Roman" w:cs="Times New Roman"/>
                    <w:color w:val="000000" w:themeColor="text1"/>
                    <w:sz w:val="22"/>
                  </w:rPr>
                </w:rPrChange>
              </w:rPr>
              <w:pPrChange w:id="15823" w:author="tao huang" w:date="2017-09-17T12:08:00Z">
                <w:pPr>
                  <w:spacing w:after="0" w:line="240" w:lineRule="auto"/>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5824" w:author="tao huang" w:date="2017-09-17T12:05:00Z">
                  <w:rPr>
                    <w:rFonts w:eastAsia="Times New Roman" w:cs="Times New Roman"/>
                    <w:color w:val="000000" w:themeColor="text1"/>
                    <w:sz w:val="22"/>
                  </w:rPr>
                </w:rPrChange>
              </w:rPr>
              <w:t>ADL-EWC-IC</w:t>
            </w:r>
          </w:p>
        </w:tc>
        <w:tc>
          <w:tcPr>
            <w:tcW w:w="1796" w:type="dxa"/>
            <w:tcBorders>
              <w:bottom w:val="single" w:sz="4" w:space="0" w:color="auto"/>
            </w:tcBorders>
            <w:shd w:val="clear" w:color="auto" w:fill="auto"/>
            <w:noWrap/>
            <w:hideMark/>
            <w:tcPrChange w:id="15825" w:author="tao huang" w:date="2017-09-17T10:49:00Z">
              <w:tcPr>
                <w:tcW w:w="1796" w:type="dxa"/>
                <w:tcBorders>
                  <w:bottom w:val="single" w:sz="4" w:space="0" w:color="auto"/>
                </w:tcBorders>
                <w:shd w:val="clear" w:color="auto" w:fill="auto"/>
                <w:noWrap/>
                <w:hideMark/>
              </w:tcPr>
            </w:tcPrChange>
          </w:tcPr>
          <w:p w14:paraId="11F7EC12" w14:textId="77777777" w:rsidR="00967711" w:rsidRPr="00A60A57" w:rsidRDefault="00967711" w:rsidP="00FB69C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826" w:author="tao huang" w:date="2017-09-17T12:05:00Z">
                  <w:rPr>
                    <w:rFonts w:eastAsia="Times New Roman" w:cs="Times New Roman"/>
                    <w:color w:val="000000" w:themeColor="text1"/>
                    <w:sz w:val="22"/>
                  </w:rPr>
                </w:rPrChange>
              </w:rPr>
              <w:pPrChange w:id="15827" w:author="tao huang" w:date="2017-09-17T12: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5828" w:author="tao huang" w:date="2017-09-17T12:05:00Z">
                  <w:rPr>
                    <w:rFonts w:eastAsia="Times New Roman" w:cs="Times New Roman"/>
                    <w:color w:val="000000" w:themeColor="text1"/>
                    <w:sz w:val="22"/>
                  </w:rPr>
                </w:rPrChange>
              </w:rPr>
              <w:t>Base-lift</w:t>
            </w:r>
          </w:p>
        </w:tc>
        <w:tc>
          <w:tcPr>
            <w:tcW w:w="1085" w:type="dxa"/>
            <w:tcBorders>
              <w:bottom w:val="single" w:sz="4" w:space="0" w:color="auto"/>
            </w:tcBorders>
            <w:shd w:val="clear" w:color="auto" w:fill="auto"/>
            <w:noWrap/>
            <w:hideMark/>
            <w:tcPrChange w:id="15829" w:author="tao huang" w:date="2017-09-17T10:49:00Z">
              <w:tcPr>
                <w:tcW w:w="1085" w:type="dxa"/>
                <w:tcBorders>
                  <w:bottom w:val="single" w:sz="4" w:space="0" w:color="auto"/>
                </w:tcBorders>
                <w:shd w:val="clear" w:color="auto" w:fill="auto"/>
                <w:noWrap/>
                <w:hideMark/>
              </w:tcPr>
            </w:tcPrChange>
          </w:tcPr>
          <w:p w14:paraId="6F28229D" w14:textId="77777777" w:rsidR="00967711" w:rsidRPr="00A60A57" w:rsidRDefault="00967711" w:rsidP="00FB69C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830" w:author="tao huang" w:date="2017-09-17T12:05:00Z">
                  <w:rPr>
                    <w:rFonts w:eastAsia="Times New Roman" w:cs="Times New Roman"/>
                    <w:color w:val="000000" w:themeColor="text1"/>
                    <w:sz w:val="22"/>
                  </w:rPr>
                </w:rPrChange>
              </w:rPr>
              <w:pPrChange w:id="15831" w:author="tao huang" w:date="2017-09-17T12:08: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5832" w:author="tao huang" w:date="2017-09-17T12:05:00Z">
                  <w:rPr>
                    <w:rFonts w:eastAsia="Times New Roman" w:cs="Times New Roman"/>
                    <w:color w:val="000000" w:themeColor="text1"/>
                    <w:sz w:val="22"/>
                  </w:rPr>
                </w:rPrChange>
              </w:rPr>
              <w:t>-33.27%</w:t>
            </w:r>
          </w:p>
        </w:tc>
        <w:tc>
          <w:tcPr>
            <w:tcW w:w="1041" w:type="dxa"/>
            <w:tcBorders>
              <w:bottom w:val="single" w:sz="4" w:space="0" w:color="auto"/>
            </w:tcBorders>
            <w:shd w:val="clear" w:color="auto" w:fill="auto"/>
            <w:noWrap/>
            <w:hideMark/>
            <w:tcPrChange w:id="15833" w:author="tao huang" w:date="2017-09-17T10:49:00Z">
              <w:tcPr>
                <w:tcW w:w="1041" w:type="dxa"/>
                <w:tcBorders>
                  <w:bottom w:val="single" w:sz="4" w:space="0" w:color="auto"/>
                </w:tcBorders>
                <w:shd w:val="clear" w:color="auto" w:fill="auto"/>
                <w:noWrap/>
                <w:hideMark/>
              </w:tcPr>
            </w:tcPrChange>
          </w:tcPr>
          <w:p w14:paraId="71C4C416" w14:textId="77777777" w:rsidR="00967711" w:rsidRPr="00A60A57" w:rsidRDefault="00967711" w:rsidP="00FB69C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834" w:author="tao huang" w:date="2017-09-17T12:05:00Z">
                  <w:rPr>
                    <w:rFonts w:eastAsia="Times New Roman" w:cs="Times New Roman"/>
                    <w:color w:val="000000" w:themeColor="text1"/>
                    <w:sz w:val="22"/>
                  </w:rPr>
                </w:rPrChange>
              </w:rPr>
              <w:pPrChange w:id="15835" w:author="tao huang" w:date="2017-09-17T12:08: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5836" w:author="tao huang" w:date="2017-09-17T12:05:00Z">
                  <w:rPr>
                    <w:rFonts w:eastAsia="Times New Roman" w:cs="Times New Roman"/>
                    <w:color w:val="000000" w:themeColor="text1"/>
                    <w:sz w:val="22"/>
                  </w:rPr>
                </w:rPrChange>
              </w:rPr>
              <w:t>-14.02%</w:t>
            </w:r>
          </w:p>
        </w:tc>
        <w:tc>
          <w:tcPr>
            <w:tcW w:w="1086" w:type="dxa"/>
            <w:tcBorders>
              <w:bottom w:val="single" w:sz="4" w:space="0" w:color="auto"/>
            </w:tcBorders>
            <w:shd w:val="clear" w:color="auto" w:fill="auto"/>
            <w:noWrap/>
            <w:hideMark/>
            <w:tcPrChange w:id="15837" w:author="tao huang" w:date="2017-09-17T10:49:00Z">
              <w:tcPr>
                <w:tcW w:w="1086" w:type="dxa"/>
                <w:tcBorders>
                  <w:bottom w:val="single" w:sz="4" w:space="0" w:color="auto"/>
                </w:tcBorders>
                <w:shd w:val="clear" w:color="auto" w:fill="auto"/>
                <w:noWrap/>
                <w:hideMark/>
              </w:tcPr>
            </w:tcPrChange>
          </w:tcPr>
          <w:p w14:paraId="24A3854B" w14:textId="77777777" w:rsidR="00967711" w:rsidRPr="00A60A57" w:rsidRDefault="00967711" w:rsidP="00FB69C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838" w:author="tao huang" w:date="2017-09-17T12:05:00Z">
                  <w:rPr>
                    <w:rFonts w:eastAsia="Times New Roman" w:cs="Times New Roman"/>
                    <w:color w:val="000000" w:themeColor="text1"/>
                    <w:sz w:val="22"/>
                  </w:rPr>
                </w:rPrChange>
              </w:rPr>
              <w:pPrChange w:id="15839" w:author="tao huang" w:date="2017-09-17T12:08: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5840" w:author="tao huang" w:date="2017-09-17T12:05:00Z">
                  <w:rPr>
                    <w:rFonts w:eastAsia="Times New Roman" w:cs="Times New Roman"/>
                    <w:color w:val="000000" w:themeColor="text1"/>
                    <w:sz w:val="22"/>
                  </w:rPr>
                </w:rPrChange>
              </w:rPr>
              <w:t>-11.09%</w:t>
            </w:r>
          </w:p>
        </w:tc>
        <w:tc>
          <w:tcPr>
            <w:tcW w:w="1395" w:type="dxa"/>
            <w:tcBorders>
              <w:bottom w:val="single" w:sz="4" w:space="0" w:color="auto"/>
            </w:tcBorders>
            <w:shd w:val="clear" w:color="auto" w:fill="auto"/>
            <w:noWrap/>
            <w:hideMark/>
            <w:tcPrChange w:id="15841" w:author="tao huang" w:date="2017-09-17T10:49:00Z">
              <w:tcPr>
                <w:tcW w:w="1395" w:type="dxa"/>
                <w:tcBorders>
                  <w:bottom w:val="single" w:sz="4" w:space="0" w:color="auto"/>
                </w:tcBorders>
                <w:shd w:val="clear" w:color="auto" w:fill="auto"/>
                <w:noWrap/>
                <w:hideMark/>
              </w:tcPr>
            </w:tcPrChange>
          </w:tcPr>
          <w:p w14:paraId="303D471E" w14:textId="77777777" w:rsidR="00967711" w:rsidRPr="00A60A57" w:rsidRDefault="00967711" w:rsidP="00FB69C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842" w:author="tao huang" w:date="2017-09-17T12:05:00Z">
                  <w:rPr>
                    <w:rFonts w:eastAsia="Times New Roman" w:cs="Times New Roman"/>
                    <w:color w:val="000000" w:themeColor="text1"/>
                    <w:sz w:val="22"/>
                  </w:rPr>
                </w:rPrChange>
              </w:rPr>
              <w:pPrChange w:id="15843" w:author="tao huang" w:date="2017-09-17T12: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5844" w:author="tao huang" w:date="2017-09-17T12:05:00Z">
                  <w:rPr>
                    <w:rFonts w:eastAsia="Times New Roman" w:cs="Times New Roman"/>
                    <w:color w:val="000000" w:themeColor="text1"/>
                    <w:sz w:val="22"/>
                  </w:rPr>
                </w:rPrChange>
              </w:rPr>
              <w:t>-13.32%</w:t>
            </w:r>
          </w:p>
        </w:tc>
      </w:tr>
      <w:tr w:rsidR="007F2079" w:rsidRPr="00A60A57" w14:paraId="062A66A6" w14:textId="77777777" w:rsidTr="009B69CE">
        <w:trPr>
          <w:trHeight w:val="20"/>
          <w:trPrChange w:id="15845" w:author="tao huang" w:date="2017-09-17T10:49:00Z">
            <w:trPr>
              <w:trHeight w:val="20"/>
            </w:trPr>
          </w:trPrChange>
        </w:trPr>
        <w:tc>
          <w:tcPr>
            <w:cnfStyle w:val="001000000000" w:firstRow="0" w:lastRow="0" w:firstColumn="1" w:lastColumn="0" w:oddVBand="0" w:evenVBand="0" w:oddHBand="0" w:evenHBand="0" w:firstRowFirstColumn="0" w:firstRowLastColumn="0" w:lastRowFirstColumn="0" w:lastRowLastColumn="0"/>
            <w:tcW w:w="851" w:type="dxa"/>
            <w:vMerge w:val="restart"/>
            <w:tcBorders>
              <w:top w:val="single" w:sz="4" w:space="0" w:color="auto"/>
            </w:tcBorders>
            <w:shd w:val="clear" w:color="auto" w:fill="auto"/>
            <w:noWrap/>
            <w:hideMark/>
            <w:tcPrChange w:id="15846" w:author="tao huang" w:date="2017-09-17T10:49:00Z">
              <w:tcPr>
                <w:tcW w:w="993" w:type="dxa"/>
                <w:vMerge w:val="restart"/>
                <w:tcBorders>
                  <w:top w:val="single" w:sz="4" w:space="0" w:color="auto"/>
                </w:tcBorders>
                <w:shd w:val="clear" w:color="auto" w:fill="auto"/>
                <w:noWrap/>
                <w:hideMark/>
              </w:tcPr>
            </w:tcPrChange>
          </w:tcPr>
          <w:p w14:paraId="19478442" w14:textId="77777777" w:rsidR="00967711" w:rsidRPr="00A60A57" w:rsidRDefault="00967711" w:rsidP="00FB69CC">
            <w:pPr>
              <w:spacing w:after="0" w:line="240" w:lineRule="auto"/>
              <w:jc w:val="center"/>
              <w:rPr>
                <w:rFonts w:eastAsia="Times New Roman" w:cs="Times New Roman"/>
                <w:b w:val="0"/>
                <w:color w:val="0D0D0D" w:themeColor="text1" w:themeTint="F2"/>
                <w:sz w:val="22"/>
                <w:rPrChange w:id="15847" w:author="tao huang" w:date="2017-09-17T12:05:00Z">
                  <w:rPr>
                    <w:rFonts w:eastAsia="Times New Roman" w:cs="Times New Roman"/>
                    <w:b w:val="0"/>
                    <w:color w:val="000000" w:themeColor="text1"/>
                    <w:sz w:val="22"/>
                  </w:rPr>
                </w:rPrChange>
              </w:rPr>
              <w:pPrChange w:id="15848" w:author="tao huang" w:date="2017-09-17T12:08:00Z">
                <w:pPr>
                  <w:spacing w:after="0" w:line="240" w:lineRule="auto"/>
                  <w:jc w:val="center"/>
                </w:pPr>
              </w:pPrChange>
            </w:pPr>
            <w:r w:rsidRPr="00A60A57">
              <w:rPr>
                <w:rFonts w:eastAsia="Times New Roman" w:cs="Times New Roman"/>
                <w:b w:val="0"/>
                <w:color w:val="0D0D0D" w:themeColor="text1" w:themeTint="F2"/>
                <w:sz w:val="22"/>
                <w:rPrChange w:id="15849" w:author="tao huang" w:date="2017-09-17T12:05:00Z">
                  <w:rPr>
                    <w:rFonts w:eastAsia="Times New Roman" w:cs="Times New Roman"/>
                    <w:color w:val="000000" w:themeColor="text1"/>
                    <w:sz w:val="22"/>
                  </w:rPr>
                </w:rPrChange>
              </w:rPr>
              <w:t>h=4</w:t>
            </w:r>
          </w:p>
        </w:tc>
        <w:tc>
          <w:tcPr>
            <w:tcW w:w="1796" w:type="dxa"/>
            <w:tcBorders>
              <w:top w:val="single" w:sz="4" w:space="0" w:color="auto"/>
            </w:tcBorders>
            <w:shd w:val="clear" w:color="auto" w:fill="auto"/>
            <w:noWrap/>
            <w:hideMark/>
            <w:tcPrChange w:id="15850" w:author="tao huang" w:date="2017-09-17T10:49:00Z">
              <w:tcPr>
                <w:tcW w:w="1796" w:type="dxa"/>
                <w:tcBorders>
                  <w:top w:val="single" w:sz="4" w:space="0" w:color="auto"/>
                </w:tcBorders>
                <w:shd w:val="clear" w:color="auto" w:fill="auto"/>
                <w:noWrap/>
                <w:hideMark/>
              </w:tcPr>
            </w:tcPrChange>
          </w:tcPr>
          <w:p w14:paraId="67A99ACF" w14:textId="77777777" w:rsidR="00967711" w:rsidRPr="00A60A57" w:rsidRDefault="00967711" w:rsidP="00FB69CC">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851" w:author="tao huang" w:date="2017-09-17T12:05:00Z">
                  <w:rPr>
                    <w:rFonts w:eastAsia="Times New Roman" w:cs="Times New Roman"/>
                    <w:color w:val="000000" w:themeColor="text1"/>
                    <w:sz w:val="22"/>
                  </w:rPr>
                </w:rPrChange>
              </w:rPr>
              <w:pPrChange w:id="15852" w:author="tao huang" w:date="2017-09-17T12:08:00Z">
                <w:pPr>
                  <w:spacing w:after="0" w:line="240" w:lineRule="auto"/>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5853" w:author="tao huang" w:date="2017-09-17T12:05:00Z">
                  <w:rPr>
                    <w:rFonts w:eastAsia="Times New Roman" w:cs="Times New Roman"/>
                    <w:color w:val="000000" w:themeColor="text1"/>
                    <w:sz w:val="22"/>
                  </w:rPr>
                </w:rPrChange>
              </w:rPr>
              <w:t>ADL-intra-EWC</w:t>
            </w:r>
          </w:p>
        </w:tc>
        <w:tc>
          <w:tcPr>
            <w:tcW w:w="1796" w:type="dxa"/>
            <w:tcBorders>
              <w:top w:val="single" w:sz="4" w:space="0" w:color="auto"/>
            </w:tcBorders>
            <w:shd w:val="clear" w:color="auto" w:fill="auto"/>
            <w:noWrap/>
            <w:hideMark/>
            <w:tcPrChange w:id="15854" w:author="tao huang" w:date="2017-09-17T10:49:00Z">
              <w:tcPr>
                <w:tcW w:w="1796" w:type="dxa"/>
                <w:tcBorders>
                  <w:top w:val="single" w:sz="4" w:space="0" w:color="auto"/>
                </w:tcBorders>
                <w:shd w:val="clear" w:color="auto" w:fill="auto"/>
                <w:noWrap/>
                <w:hideMark/>
              </w:tcPr>
            </w:tcPrChange>
          </w:tcPr>
          <w:p w14:paraId="70A4F84C" w14:textId="77777777" w:rsidR="00967711" w:rsidRPr="00A60A57" w:rsidRDefault="00967711" w:rsidP="00FB69C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855" w:author="tao huang" w:date="2017-09-17T12:05:00Z">
                  <w:rPr>
                    <w:rFonts w:eastAsia="Times New Roman" w:cs="Times New Roman"/>
                    <w:color w:val="000000" w:themeColor="text1"/>
                    <w:sz w:val="22"/>
                  </w:rPr>
                </w:rPrChange>
              </w:rPr>
              <w:pPrChange w:id="15856" w:author="tao huang" w:date="2017-09-17T12: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5857" w:author="tao huang" w:date="2017-09-17T12:05:00Z">
                  <w:rPr>
                    <w:rFonts w:eastAsia="Times New Roman" w:cs="Times New Roman"/>
                    <w:color w:val="000000" w:themeColor="text1"/>
                    <w:sz w:val="22"/>
                  </w:rPr>
                </w:rPrChange>
              </w:rPr>
              <w:t>ADL-intra</w:t>
            </w:r>
          </w:p>
        </w:tc>
        <w:tc>
          <w:tcPr>
            <w:tcW w:w="1085" w:type="dxa"/>
            <w:tcBorders>
              <w:top w:val="single" w:sz="4" w:space="0" w:color="auto"/>
            </w:tcBorders>
            <w:shd w:val="clear" w:color="auto" w:fill="auto"/>
            <w:noWrap/>
            <w:hideMark/>
            <w:tcPrChange w:id="15858" w:author="tao huang" w:date="2017-09-17T10:49:00Z">
              <w:tcPr>
                <w:tcW w:w="1085" w:type="dxa"/>
                <w:tcBorders>
                  <w:top w:val="single" w:sz="4" w:space="0" w:color="auto"/>
                </w:tcBorders>
                <w:shd w:val="clear" w:color="auto" w:fill="auto"/>
                <w:noWrap/>
                <w:hideMark/>
              </w:tcPr>
            </w:tcPrChange>
          </w:tcPr>
          <w:p w14:paraId="03D67A8B" w14:textId="77777777" w:rsidR="00967711" w:rsidRPr="00A60A57" w:rsidRDefault="00967711" w:rsidP="00FB69C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859" w:author="tao huang" w:date="2017-09-17T12:05:00Z">
                  <w:rPr>
                    <w:rFonts w:eastAsia="Times New Roman" w:cs="Times New Roman"/>
                    <w:color w:val="000000" w:themeColor="text1"/>
                    <w:sz w:val="22"/>
                  </w:rPr>
                </w:rPrChange>
              </w:rPr>
              <w:pPrChange w:id="15860" w:author="tao huang" w:date="2017-09-17T12:08: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5861" w:author="tao huang" w:date="2017-09-17T12:05:00Z">
                  <w:rPr>
                    <w:rFonts w:eastAsia="Times New Roman" w:cs="Times New Roman"/>
                    <w:color w:val="000000" w:themeColor="text1"/>
                    <w:sz w:val="22"/>
                  </w:rPr>
                </w:rPrChange>
              </w:rPr>
              <w:t>-0.54%</w:t>
            </w:r>
          </w:p>
        </w:tc>
        <w:tc>
          <w:tcPr>
            <w:tcW w:w="1041" w:type="dxa"/>
            <w:tcBorders>
              <w:top w:val="single" w:sz="4" w:space="0" w:color="auto"/>
            </w:tcBorders>
            <w:shd w:val="clear" w:color="auto" w:fill="auto"/>
            <w:noWrap/>
            <w:hideMark/>
            <w:tcPrChange w:id="15862" w:author="tao huang" w:date="2017-09-17T10:49:00Z">
              <w:tcPr>
                <w:tcW w:w="1041" w:type="dxa"/>
                <w:tcBorders>
                  <w:top w:val="single" w:sz="4" w:space="0" w:color="auto"/>
                </w:tcBorders>
                <w:shd w:val="clear" w:color="auto" w:fill="auto"/>
                <w:noWrap/>
                <w:hideMark/>
              </w:tcPr>
            </w:tcPrChange>
          </w:tcPr>
          <w:p w14:paraId="5627CE95" w14:textId="77777777" w:rsidR="00967711" w:rsidRPr="00A60A57" w:rsidRDefault="00967711" w:rsidP="00FB69C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863" w:author="tao huang" w:date="2017-09-17T12:05:00Z">
                  <w:rPr>
                    <w:rFonts w:eastAsia="Times New Roman" w:cs="Times New Roman"/>
                    <w:color w:val="000000" w:themeColor="text1"/>
                    <w:sz w:val="22"/>
                  </w:rPr>
                </w:rPrChange>
              </w:rPr>
              <w:pPrChange w:id="15864" w:author="tao huang" w:date="2017-09-17T12:08: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5865" w:author="tao huang" w:date="2017-09-17T12:05:00Z">
                  <w:rPr>
                    <w:rFonts w:eastAsia="Times New Roman" w:cs="Times New Roman"/>
                    <w:color w:val="000000" w:themeColor="text1"/>
                    <w:sz w:val="22"/>
                  </w:rPr>
                </w:rPrChange>
              </w:rPr>
              <w:t>-0.34%</w:t>
            </w:r>
          </w:p>
        </w:tc>
        <w:tc>
          <w:tcPr>
            <w:tcW w:w="1086" w:type="dxa"/>
            <w:tcBorders>
              <w:top w:val="single" w:sz="4" w:space="0" w:color="auto"/>
            </w:tcBorders>
            <w:shd w:val="clear" w:color="auto" w:fill="auto"/>
            <w:noWrap/>
            <w:hideMark/>
            <w:tcPrChange w:id="15866" w:author="tao huang" w:date="2017-09-17T10:49:00Z">
              <w:tcPr>
                <w:tcW w:w="1086" w:type="dxa"/>
                <w:tcBorders>
                  <w:top w:val="single" w:sz="4" w:space="0" w:color="auto"/>
                </w:tcBorders>
                <w:shd w:val="clear" w:color="auto" w:fill="auto"/>
                <w:noWrap/>
                <w:hideMark/>
              </w:tcPr>
            </w:tcPrChange>
          </w:tcPr>
          <w:p w14:paraId="502D0AC9" w14:textId="77777777" w:rsidR="00967711" w:rsidRPr="00A60A57" w:rsidRDefault="00967711" w:rsidP="00FB69C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867" w:author="tao huang" w:date="2017-09-17T12:05:00Z">
                  <w:rPr>
                    <w:rFonts w:eastAsia="Times New Roman" w:cs="Times New Roman"/>
                    <w:color w:val="000000" w:themeColor="text1"/>
                    <w:sz w:val="22"/>
                  </w:rPr>
                </w:rPrChange>
              </w:rPr>
              <w:pPrChange w:id="15868" w:author="tao huang" w:date="2017-09-17T12:08: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5869" w:author="tao huang" w:date="2017-09-17T12:05:00Z">
                  <w:rPr>
                    <w:rFonts w:eastAsia="Times New Roman" w:cs="Times New Roman"/>
                    <w:color w:val="000000" w:themeColor="text1"/>
                    <w:sz w:val="22"/>
                  </w:rPr>
                </w:rPrChange>
              </w:rPr>
              <w:t>-0.26%</w:t>
            </w:r>
          </w:p>
        </w:tc>
        <w:tc>
          <w:tcPr>
            <w:tcW w:w="1395" w:type="dxa"/>
            <w:tcBorders>
              <w:top w:val="single" w:sz="4" w:space="0" w:color="auto"/>
            </w:tcBorders>
            <w:shd w:val="clear" w:color="auto" w:fill="auto"/>
            <w:noWrap/>
            <w:hideMark/>
            <w:tcPrChange w:id="15870" w:author="tao huang" w:date="2017-09-17T10:49:00Z">
              <w:tcPr>
                <w:tcW w:w="1395" w:type="dxa"/>
                <w:tcBorders>
                  <w:top w:val="single" w:sz="4" w:space="0" w:color="auto"/>
                </w:tcBorders>
                <w:shd w:val="clear" w:color="auto" w:fill="auto"/>
                <w:noWrap/>
                <w:hideMark/>
              </w:tcPr>
            </w:tcPrChange>
          </w:tcPr>
          <w:p w14:paraId="6B03A6FF" w14:textId="77777777" w:rsidR="00967711" w:rsidRPr="00A60A57" w:rsidRDefault="00967711" w:rsidP="00FB69C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871" w:author="tao huang" w:date="2017-09-17T12:05:00Z">
                  <w:rPr>
                    <w:rFonts w:eastAsia="Times New Roman" w:cs="Times New Roman"/>
                    <w:color w:val="000000" w:themeColor="text1"/>
                    <w:sz w:val="22"/>
                  </w:rPr>
                </w:rPrChange>
              </w:rPr>
              <w:pPrChange w:id="15872" w:author="tao huang" w:date="2017-09-17T12: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5873" w:author="tao huang" w:date="2017-09-17T12:05:00Z">
                  <w:rPr>
                    <w:rFonts w:eastAsia="Times New Roman" w:cs="Times New Roman"/>
                    <w:color w:val="000000" w:themeColor="text1"/>
                    <w:sz w:val="22"/>
                  </w:rPr>
                </w:rPrChange>
              </w:rPr>
              <w:t>-0.46%</w:t>
            </w:r>
          </w:p>
        </w:tc>
      </w:tr>
      <w:tr w:rsidR="007F2079" w:rsidRPr="00A60A57" w14:paraId="0C5EF71E" w14:textId="77777777" w:rsidTr="009B69CE">
        <w:trPr>
          <w:cnfStyle w:val="000000100000" w:firstRow="0" w:lastRow="0" w:firstColumn="0" w:lastColumn="0" w:oddVBand="0" w:evenVBand="0" w:oddHBand="1" w:evenHBand="0" w:firstRowFirstColumn="0" w:firstRowLastColumn="0" w:lastRowFirstColumn="0" w:lastRowLastColumn="0"/>
          <w:trHeight w:val="20"/>
          <w:trPrChange w:id="15874" w:author="tao huang" w:date="2017-09-17T10:49:00Z">
            <w:trPr>
              <w:trHeight w:val="20"/>
            </w:trPr>
          </w:trPrChange>
        </w:trPr>
        <w:tc>
          <w:tcPr>
            <w:cnfStyle w:val="001000000000" w:firstRow="0" w:lastRow="0" w:firstColumn="1" w:lastColumn="0" w:oddVBand="0" w:evenVBand="0" w:oddHBand="0" w:evenHBand="0" w:firstRowFirstColumn="0" w:firstRowLastColumn="0" w:lastRowFirstColumn="0" w:lastRowLastColumn="0"/>
            <w:tcW w:w="851" w:type="dxa"/>
            <w:vMerge/>
            <w:shd w:val="clear" w:color="auto" w:fill="auto"/>
            <w:hideMark/>
            <w:tcPrChange w:id="15875" w:author="tao huang" w:date="2017-09-17T10:49:00Z">
              <w:tcPr>
                <w:tcW w:w="993" w:type="dxa"/>
                <w:vMerge/>
                <w:shd w:val="clear" w:color="auto" w:fill="auto"/>
                <w:hideMark/>
              </w:tcPr>
            </w:tcPrChange>
          </w:tcPr>
          <w:p w14:paraId="23B091E6" w14:textId="77777777" w:rsidR="00967711" w:rsidRPr="00A60A57" w:rsidRDefault="00967711" w:rsidP="00FB69CC">
            <w:pPr>
              <w:spacing w:after="0" w:line="24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5876" w:author="tao huang" w:date="2017-09-17T12:05:00Z">
                  <w:rPr>
                    <w:rFonts w:eastAsia="Times New Roman" w:cs="Times New Roman"/>
                    <w:b w:val="0"/>
                    <w:color w:val="000000" w:themeColor="text1"/>
                    <w:sz w:val="22"/>
                  </w:rPr>
                </w:rPrChange>
              </w:rPr>
              <w:pPrChange w:id="15877" w:author="tao huang" w:date="2017-09-17T12:08:00Z">
                <w:pPr>
                  <w:spacing w:after="0" w:line="240" w:lineRule="auto"/>
                  <w:cnfStyle w:val="001000100000" w:firstRow="0" w:lastRow="0" w:firstColumn="1" w:lastColumn="0" w:oddVBand="0" w:evenVBand="0" w:oddHBand="1" w:evenHBand="0" w:firstRowFirstColumn="0" w:firstRowLastColumn="0" w:lastRowFirstColumn="0" w:lastRowLastColumn="0"/>
                </w:pPr>
              </w:pPrChange>
            </w:pPr>
          </w:p>
        </w:tc>
        <w:tc>
          <w:tcPr>
            <w:tcW w:w="1796" w:type="dxa"/>
            <w:shd w:val="clear" w:color="auto" w:fill="auto"/>
            <w:noWrap/>
            <w:hideMark/>
            <w:tcPrChange w:id="15878" w:author="tao huang" w:date="2017-09-17T10:49:00Z">
              <w:tcPr>
                <w:tcW w:w="1796" w:type="dxa"/>
                <w:shd w:val="clear" w:color="auto" w:fill="auto"/>
                <w:noWrap/>
                <w:hideMark/>
              </w:tcPr>
            </w:tcPrChange>
          </w:tcPr>
          <w:p w14:paraId="47D9E2BF" w14:textId="77777777" w:rsidR="00967711" w:rsidRPr="00A60A57" w:rsidRDefault="00967711" w:rsidP="00FB69CC">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879" w:author="tao huang" w:date="2017-09-17T12:05:00Z">
                  <w:rPr>
                    <w:rFonts w:eastAsia="Times New Roman" w:cs="Times New Roman"/>
                    <w:color w:val="000000" w:themeColor="text1"/>
                    <w:sz w:val="22"/>
                  </w:rPr>
                </w:rPrChange>
              </w:rPr>
              <w:pPrChange w:id="15880" w:author="tao huang" w:date="2017-09-17T12:08:00Z">
                <w:pPr>
                  <w:spacing w:after="0" w:line="240" w:lineRule="auto"/>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5881" w:author="tao huang" w:date="2017-09-17T12:05:00Z">
                  <w:rPr>
                    <w:rFonts w:eastAsia="Times New Roman" w:cs="Times New Roman"/>
                    <w:color w:val="000000" w:themeColor="text1"/>
                    <w:sz w:val="22"/>
                  </w:rPr>
                </w:rPrChange>
              </w:rPr>
              <w:t>ADL-intra-IC</w:t>
            </w:r>
          </w:p>
        </w:tc>
        <w:tc>
          <w:tcPr>
            <w:tcW w:w="1796" w:type="dxa"/>
            <w:shd w:val="clear" w:color="auto" w:fill="auto"/>
            <w:noWrap/>
            <w:hideMark/>
            <w:tcPrChange w:id="15882" w:author="tao huang" w:date="2017-09-17T10:49:00Z">
              <w:tcPr>
                <w:tcW w:w="1796" w:type="dxa"/>
                <w:shd w:val="clear" w:color="auto" w:fill="auto"/>
                <w:noWrap/>
                <w:hideMark/>
              </w:tcPr>
            </w:tcPrChange>
          </w:tcPr>
          <w:p w14:paraId="0CDC8A17" w14:textId="77777777" w:rsidR="00967711" w:rsidRPr="00A60A57" w:rsidRDefault="00967711" w:rsidP="00FB69C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883" w:author="tao huang" w:date="2017-09-17T12:05:00Z">
                  <w:rPr>
                    <w:rFonts w:eastAsia="Times New Roman" w:cs="Times New Roman"/>
                    <w:color w:val="000000" w:themeColor="text1"/>
                    <w:sz w:val="22"/>
                  </w:rPr>
                </w:rPrChange>
              </w:rPr>
              <w:pPrChange w:id="15884" w:author="tao huang" w:date="2017-09-17T12: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5885" w:author="tao huang" w:date="2017-09-17T12:05:00Z">
                  <w:rPr>
                    <w:rFonts w:eastAsia="Times New Roman" w:cs="Times New Roman"/>
                    <w:color w:val="000000" w:themeColor="text1"/>
                    <w:sz w:val="22"/>
                  </w:rPr>
                </w:rPrChange>
              </w:rPr>
              <w:t>ADL-intra</w:t>
            </w:r>
          </w:p>
        </w:tc>
        <w:tc>
          <w:tcPr>
            <w:tcW w:w="1085" w:type="dxa"/>
            <w:shd w:val="clear" w:color="auto" w:fill="auto"/>
            <w:noWrap/>
            <w:hideMark/>
            <w:tcPrChange w:id="15886" w:author="tao huang" w:date="2017-09-17T10:49:00Z">
              <w:tcPr>
                <w:tcW w:w="1085" w:type="dxa"/>
                <w:shd w:val="clear" w:color="auto" w:fill="auto"/>
                <w:noWrap/>
                <w:hideMark/>
              </w:tcPr>
            </w:tcPrChange>
          </w:tcPr>
          <w:p w14:paraId="03AA3986" w14:textId="77777777" w:rsidR="00967711" w:rsidRPr="00A60A57" w:rsidRDefault="00967711" w:rsidP="00FB69C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887" w:author="tao huang" w:date="2017-09-17T12:05:00Z">
                  <w:rPr>
                    <w:rFonts w:eastAsia="Times New Roman" w:cs="Times New Roman"/>
                    <w:color w:val="000000" w:themeColor="text1"/>
                    <w:sz w:val="22"/>
                  </w:rPr>
                </w:rPrChange>
              </w:rPr>
              <w:pPrChange w:id="15888" w:author="tao huang" w:date="2017-09-17T12:08: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5889" w:author="tao huang" w:date="2017-09-17T12:05:00Z">
                  <w:rPr>
                    <w:rFonts w:eastAsia="Times New Roman" w:cs="Times New Roman"/>
                    <w:color w:val="000000" w:themeColor="text1"/>
                    <w:sz w:val="22"/>
                  </w:rPr>
                </w:rPrChange>
              </w:rPr>
              <w:t>1.96%</w:t>
            </w:r>
          </w:p>
        </w:tc>
        <w:tc>
          <w:tcPr>
            <w:tcW w:w="1041" w:type="dxa"/>
            <w:shd w:val="clear" w:color="auto" w:fill="auto"/>
            <w:noWrap/>
            <w:hideMark/>
            <w:tcPrChange w:id="15890" w:author="tao huang" w:date="2017-09-17T10:49:00Z">
              <w:tcPr>
                <w:tcW w:w="1041" w:type="dxa"/>
                <w:shd w:val="clear" w:color="auto" w:fill="auto"/>
                <w:noWrap/>
                <w:hideMark/>
              </w:tcPr>
            </w:tcPrChange>
          </w:tcPr>
          <w:p w14:paraId="346D80C1" w14:textId="77777777" w:rsidR="00967711" w:rsidRPr="00A60A57" w:rsidRDefault="00967711" w:rsidP="00FB69C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891" w:author="tao huang" w:date="2017-09-17T12:05:00Z">
                  <w:rPr>
                    <w:rFonts w:eastAsia="Times New Roman" w:cs="Times New Roman"/>
                    <w:color w:val="000000" w:themeColor="text1"/>
                    <w:sz w:val="22"/>
                  </w:rPr>
                </w:rPrChange>
              </w:rPr>
              <w:pPrChange w:id="15892" w:author="tao huang" w:date="2017-09-17T12:08: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5893" w:author="tao huang" w:date="2017-09-17T12:05:00Z">
                  <w:rPr>
                    <w:rFonts w:eastAsia="Times New Roman" w:cs="Times New Roman"/>
                    <w:color w:val="000000" w:themeColor="text1"/>
                    <w:sz w:val="22"/>
                  </w:rPr>
                </w:rPrChange>
              </w:rPr>
              <w:t>-0.49%</w:t>
            </w:r>
          </w:p>
        </w:tc>
        <w:tc>
          <w:tcPr>
            <w:tcW w:w="1086" w:type="dxa"/>
            <w:shd w:val="clear" w:color="auto" w:fill="auto"/>
            <w:noWrap/>
            <w:hideMark/>
            <w:tcPrChange w:id="15894" w:author="tao huang" w:date="2017-09-17T10:49:00Z">
              <w:tcPr>
                <w:tcW w:w="1086" w:type="dxa"/>
                <w:shd w:val="clear" w:color="auto" w:fill="auto"/>
                <w:noWrap/>
                <w:hideMark/>
              </w:tcPr>
            </w:tcPrChange>
          </w:tcPr>
          <w:p w14:paraId="67F132FE" w14:textId="77777777" w:rsidR="00967711" w:rsidRPr="00A60A57" w:rsidRDefault="00967711" w:rsidP="00FB69C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895" w:author="tao huang" w:date="2017-09-17T12:05:00Z">
                  <w:rPr>
                    <w:rFonts w:eastAsia="Times New Roman" w:cs="Times New Roman"/>
                    <w:color w:val="000000" w:themeColor="text1"/>
                    <w:sz w:val="22"/>
                  </w:rPr>
                </w:rPrChange>
              </w:rPr>
              <w:pPrChange w:id="15896" w:author="tao huang" w:date="2017-09-17T12:08: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5897" w:author="tao huang" w:date="2017-09-17T12:05:00Z">
                  <w:rPr>
                    <w:rFonts w:eastAsia="Times New Roman" w:cs="Times New Roman"/>
                    <w:color w:val="000000" w:themeColor="text1"/>
                    <w:sz w:val="22"/>
                  </w:rPr>
                </w:rPrChange>
              </w:rPr>
              <w:t>-0.97%</w:t>
            </w:r>
          </w:p>
        </w:tc>
        <w:tc>
          <w:tcPr>
            <w:tcW w:w="1395" w:type="dxa"/>
            <w:shd w:val="clear" w:color="auto" w:fill="auto"/>
            <w:noWrap/>
            <w:hideMark/>
            <w:tcPrChange w:id="15898" w:author="tao huang" w:date="2017-09-17T10:49:00Z">
              <w:tcPr>
                <w:tcW w:w="1395" w:type="dxa"/>
                <w:shd w:val="clear" w:color="auto" w:fill="auto"/>
                <w:noWrap/>
                <w:hideMark/>
              </w:tcPr>
            </w:tcPrChange>
          </w:tcPr>
          <w:p w14:paraId="2B3E3409" w14:textId="77777777" w:rsidR="00967711" w:rsidRPr="00A60A57" w:rsidRDefault="00967711" w:rsidP="00FB69C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899" w:author="tao huang" w:date="2017-09-17T12:05:00Z">
                  <w:rPr>
                    <w:rFonts w:eastAsia="Times New Roman" w:cs="Times New Roman"/>
                    <w:color w:val="000000" w:themeColor="text1"/>
                    <w:sz w:val="22"/>
                  </w:rPr>
                </w:rPrChange>
              </w:rPr>
              <w:pPrChange w:id="15900" w:author="tao huang" w:date="2017-09-17T12: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5901" w:author="tao huang" w:date="2017-09-17T12:05:00Z">
                  <w:rPr>
                    <w:rFonts w:eastAsia="Times New Roman" w:cs="Times New Roman"/>
                    <w:color w:val="000000" w:themeColor="text1"/>
                    <w:sz w:val="22"/>
                  </w:rPr>
                </w:rPrChange>
              </w:rPr>
              <w:t>-0.72%</w:t>
            </w:r>
          </w:p>
        </w:tc>
      </w:tr>
      <w:tr w:rsidR="007F2079" w:rsidRPr="00A60A57" w14:paraId="29670B41" w14:textId="77777777" w:rsidTr="009B69CE">
        <w:trPr>
          <w:trHeight w:val="20"/>
          <w:trPrChange w:id="15902" w:author="tao huang" w:date="2017-09-17T10:49:00Z">
            <w:trPr>
              <w:trHeight w:val="20"/>
            </w:trPr>
          </w:trPrChange>
        </w:trPr>
        <w:tc>
          <w:tcPr>
            <w:cnfStyle w:val="001000000000" w:firstRow="0" w:lastRow="0" w:firstColumn="1" w:lastColumn="0" w:oddVBand="0" w:evenVBand="0" w:oddHBand="0" w:evenHBand="0" w:firstRowFirstColumn="0" w:firstRowLastColumn="0" w:lastRowFirstColumn="0" w:lastRowLastColumn="0"/>
            <w:tcW w:w="851" w:type="dxa"/>
            <w:vMerge/>
            <w:shd w:val="clear" w:color="auto" w:fill="auto"/>
            <w:hideMark/>
            <w:tcPrChange w:id="15903" w:author="tao huang" w:date="2017-09-17T10:49:00Z">
              <w:tcPr>
                <w:tcW w:w="993" w:type="dxa"/>
                <w:vMerge/>
                <w:shd w:val="clear" w:color="auto" w:fill="auto"/>
                <w:hideMark/>
              </w:tcPr>
            </w:tcPrChange>
          </w:tcPr>
          <w:p w14:paraId="323AF611" w14:textId="77777777" w:rsidR="00967711" w:rsidRPr="00A60A57" w:rsidRDefault="00967711" w:rsidP="00FB69CC">
            <w:pPr>
              <w:spacing w:after="0" w:line="240" w:lineRule="auto"/>
              <w:rPr>
                <w:rFonts w:eastAsia="Times New Roman" w:cs="Times New Roman"/>
                <w:b w:val="0"/>
                <w:color w:val="0D0D0D" w:themeColor="text1" w:themeTint="F2"/>
                <w:sz w:val="22"/>
                <w:rPrChange w:id="15904" w:author="tao huang" w:date="2017-09-17T12:05:00Z">
                  <w:rPr>
                    <w:rFonts w:eastAsia="Times New Roman" w:cs="Times New Roman"/>
                    <w:b w:val="0"/>
                    <w:color w:val="000000" w:themeColor="text1"/>
                    <w:sz w:val="22"/>
                  </w:rPr>
                </w:rPrChange>
              </w:rPr>
              <w:pPrChange w:id="15905" w:author="tao huang" w:date="2017-09-17T12:08:00Z">
                <w:pPr>
                  <w:spacing w:after="0" w:line="240" w:lineRule="auto"/>
                </w:pPr>
              </w:pPrChange>
            </w:pPr>
          </w:p>
        </w:tc>
        <w:tc>
          <w:tcPr>
            <w:tcW w:w="1796" w:type="dxa"/>
            <w:shd w:val="clear" w:color="auto" w:fill="auto"/>
            <w:noWrap/>
            <w:hideMark/>
            <w:tcPrChange w:id="15906" w:author="tao huang" w:date="2017-09-17T10:49:00Z">
              <w:tcPr>
                <w:tcW w:w="1796" w:type="dxa"/>
                <w:shd w:val="clear" w:color="auto" w:fill="auto"/>
                <w:noWrap/>
                <w:hideMark/>
              </w:tcPr>
            </w:tcPrChange>
          </w:tcPr>
          <w:p w14:paraId="1AFEBE8C" w14:textId="77777777" w:rsidR="00967711" w:rsidRPr="00A60A57" w:rsidRDefault="00967711" w:rsidP="00FB69CC">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907" w:author="tao huang" w:date="2017-09-17T12:05:00Z">
                  <w:rPr>
                    <w:rFonts w:eastAsia="Times New Roman" w:cs="Times New Roman"/>
                    <w:color w:val="000000" w:themeColor="text1"/>
                    <w:sz w:val="22"/>
                  </w:rPr>
                </w:rPrChange>
              </w:rPr>
              <w:pPrChange w:id="15908" w:author="tao huang" w:date="2017-09-17T12:08:00Z">
                <w:pPr>
                  <w:spacing w:after="0" w:line="240" w:lineRule="auto"/>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5909" w:author="tao huang" w:date="2017-09-17T12:05:00Z">
                  <w:rPr>
                    <w:rFonts w:eastAsia="Times New Roman" w:cs="Times New Roman"/>
                    <w:color w:val="000000" w:themeColor="text1"/>
                    <w:sz w:val="22"/>
                  </w:rPr>
                </w:rPrChange>
              </w:rPr>
              <w:t>ADL-own-EWC</w:t>
            </w:r>
          </w:p>
        </w:tc>
        <w:tc>
          <w:tcPr>
            <w:tcW w:w="1796" w:type="dxa"/>
            <w:shd w:val="clear" w:color="auto" w:fill="auto"/>
            <w:noWrap/>
            <w:hideMark/>
            <w:tcPrChange w:id="15910" w:author="tao huang" w:date="2017-09-17T10:49:00Z">
              <w:tcPr>
                <w:tcW w:w="1796" w:type="dxa"/>
                <w:shd w:val="clear" w:color="auto" w:fill="auto"/>
                <w:noWrap/>
                <w:hideMark/>
              </w:tcPr>
            </w:tcPrChange>
          </w:tcPr>
          <w:p w14:paraId="39E0C891" w14:textId="77777777" w:rsidR="00967711" w:rsidRPr="00A60A57" w:rsidRDefault="00967711" w:rsidP="00FB69C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911" w:author="tao huang" w:date="2017-09-17T12:05:00Z">
                  <w:rPr>
                    <w:rFonts w:eastAsia="Times New Roman" w:cs="Times New Roman"/>
                    <w:color w:val="000000" w:themeColor="text1"/>
                    <w:sz w:val="22"/>
                  </w:rPr>
                </w:rPrChange>
              </w:rPr>
              <w:pPrChange w:id="15912" w:author="tao huang" w:date="2017-09-17T12: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5913" w:author="tao huang" w:date="2017-09-17T12:05:00Z">
                  <w:rPr>
                    <w:rFonts w:eastAsia="Times New Roman" w:cs="Times New Roman"/>
                    <w:color w:val="000000" w:themeColor="text1"/>
                    <w:sz w:val="22"/>
                  </w:rPr>
                </w:rPrChange>
              </w:rPr>
              <w:t>ADL-own</w:t>
            </w:r>
          </w:p>
        </w:tc>
        <w:tc>
          <w:tcPr>
            <w:tcW w:w="1085" w:type="dxa"/>
            <w:shd w:val="clear" w:color="auto" w:fill="auto"/>
            <w:noWrap/>
            <w:hideMark/>
            <w:tcPrChange w:id="15914" w:author="tao huang" w:date="2017-09-17T10:49:00Z">
              <w:tcPr>
                <w:tcW w:w="1085" w:type="dxa"/>
                <w:shd w:val="clear" w:color="auto" w:fill="auto"/>
                <w:noWrap/>
                <w:hideMark/>
              </w:tcPr>
            </w:tcPrChange>
          </w:tcPr>
          <w:p w14:paraId="7F7B35FE" w14:textId="77777777" w:rsidR="00967711" w:rsidRPr="00A60A57" w:rsidRDefault="00967711" w:rsidP="00FB69C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915" w:author="tao huang" w:date="2017-09-17T12:05:00Z">
                  <w:rPr>
                    <w:rFonts w:eastAsia="Times New Roman" w:cs="Times New Roman"/>
                    <w:color w:val="000000" w:themeColor="text1"/>
                    <w:sz w:val="22"/>
                  </w:rPr>
                </w:rPrChange>
              </w:rPr>
              <w:pPrChange w:id="15916" w:author="tao huang" w:date="2017-09-17T12:08: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5917" w:author="tao huang" w:date="2017-09-17T12:05:00Z">
                  <w:rPr>
                    <w:rFonts w:eastAsia="Times New Roman" w:cs="Times New Roman"/>
                    <w:color w:val="000000" w:themeColor="text1"/>
                    <w:sz w:val="22"/>
                  </w:rPr>
                </w:rPrChange>
              </w:rPr>
              <w:t>-0.54%</w:t>
            </w:r>
          </w:p>
        </w:tc>
        <w:tc>
          <w:tcPr>
            <w:tcW w:w="1041" w:type="dxa"/>
            <w:shd w:val="clear" w:color="auto" w:fill="auto"/>
            <w:noWrap/>
            <w:hideMark/>
            <w:tcPrChange w:id="15918" w:author="tao huang" w:date="2017-09-17T10:49:00Z">
              <w:tcPr>
                <w:tcW w:w="1041" w:type="dxa"/>
                <w:shd w:val="clear" w:color="auto" w:fill="auto"/>
                <w:noWrap/>
                <w:hideMark/>
              </w:tcPr>
            </w:tcPrChange>
          </w:tcPr>
          <w:p w14:paraId="34D350E1" w14:textId="77777777" w:rsidR="00967711" w:rsidRPr="00A60A57" w:rsidRDefault="00967711" w:rsidP="00FB69C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919" w:author="tao huang" w:date="2017-09-17T12:05:00Z">
                  <w:rPr>
                    <w:rFonts w:eastAsia="Times New Roman" w:cs="Times New Roman"/>
                    <w:color w:val="000000" w:themeColor="text1"/>
                    <w:sz w:val="22"/>
                  </w:rPr>
                </w:rPrChange>
              </w:rPr>
              <w:pPrChange w:id="15920" w:author="tao huang" w:date="2017-09-17T12:08: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5921" w:author="tao huang" w:date="2017-09-17T12:05:00Z">
                  <w:rPr>
                    <w:rFonts w:eastAsia="Times New Roman" w:cs="Times New Roman"/>
                    <w:color w:val="000000" w:themeColor="text1"/>
                    <w:sz w:val="22"/>
                  </w:rPr>
                </w:rPrChange>
              </w:rPr>
              <w:t>-0.34%</w:t>
            </w:r>
          </w:p>
        </w:tc>
        <w:tc>
          <w:tcPr>
            <w:tcW w:w="1086" w:type="dxa"/>
            <w:shd w:val="clear" w:color="auto" w:fill="auto"/>
            <w:noWrap/>
            <w:hideMark/>
            <w:tcPrChange w:id="15922" w:author="tao huang" w:date="2017-09-17T10:49:00Z">
              <w:tcPr>
                <w:tcW w:w="1086" w:type="dxa"/>
                <w:shd w:val="clear" w:color="auto" w:fill="auto"/>
                <w:noWrap/>
                <w:hideMark/>
              </w:tcPr>
            </w:tcPrChange>
          </w:tcPr>
          <w:p w14:paraId="29D2881A" w14:textId="77777777" w:rsidR="00967711" w:rsidRPr="00A60A57" w:rsidRDefault="00967711" w:rsidP="00FB69C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923" w:author="tao huang" w:date="2017-09-17T12:05:00Z">
                  <w:rPr>
                    <w:rFonts w:eastAsia="Times New Roman" w:cs="Times New Roman"/>
                    <w:color w:val="000000" w:themeColor="text1"/>
                    <w:sz w:val="22"/>
                  </w:rPr>
                </w:rPrChange>
              </w:rPr>
              <w:pPrChange w:id="15924" w:author="tao huang" w:date="2017-09-17T12:08: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5925" w:author="tao huang" w:date="2017-09-17T12:05:00Z">
                  <w:rPr>
                    <w:rFonts w:eastAsia="Times New Roman" w:cs="Times New Roman"/>
                    <w:color w:val="000000" w:themeColor="text1"/>
                    <w:sz w:val="22"/>
                  </w:rPr>
                </w:rPrChange>
              </w:rPr>
              <w:t>-0.26%</w:t>
            </w:r>
          </w:p>
        </w:tc>
        <w:tc>
          <w:tcPr>
            <w:tcW w:w="1395" w:type="dxa"/>
            <w:shd w:val="clear" w:color="auto" w:fill="auto"/>
            <w:noWrap/>
            <w:hideMark/>
            <w:tcPrChange w:id="15926" w:author="tao huang" w:date="2017-09-17T10:49:00Z">
              <w:tcPr>
                <w:tcW w:w="1395" w:type="dxa"/>
                <w:shd w:val="clear" w:color="auto" w:fill="auto"/>
                <w:noWrap/>
                <w:hideMark/>
              </w:tcPr>
            </w:tcPrChange>
          </w:tcPr>
          <w:p w14:paraId="0CBC2869" w14:textId="77777777" w:rsidR="00967711" w:rsidRPr="00A60A57" w:rsidRDefault="00967711" w:rsidP="00FB69C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927" w:author="tao huang" w:date="2017-09-17T12:05:00Z">
                  <w:rPr>
                    <w:rFonts w:eastAsia="Times New Roman" w:cs="Times New Roman"/>
                    <w:color w:val="000000" w:themeColor="text1"/>
                    <w:sz w:val="22"/>
                  </w:rPr>
                </w:rPrChange>
              </w:rPr>
              <w:pPrChange w:id="15928" w:author="tao huang" w:date="2017-09-17T12: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5929" w:author="tao huang" w:date="2017-09-17T12:05:00Z">
                  <w:rPr>
                    <w:rFonts w:eastAsia="Times New Roman" w:cs="Times New Roman"/>
                    <w:color w:val="000000" w:themeColor="text1"/>
                    <w:sz w:val="22"/>
                  </w:rPr>
                </w:rPrChange>
              </w:rPr>
              <w:t>-0.46%</w:t>
            </w:r>
          </w:p>
        </w:tc>
      </w:tr>
      <w:tr w:rsidR="007F2079" w:rsidRPr="00A60A57" w14:paraId="25EC15CB" w14:textId="77777777" w:rsidTr="009B69CE">
        <w:trPr>
          <w:cnfStyle w:val="000000100000" w:firstRow="0" w:lastRow="0" w:firstColumn="0" w:lastColumn="0" w:oddVBand="0" w:evenVBand="0" w:oddHBand="1" w:evenHBand="0" w:firstRowFirstColumn="0" w:firstRowLastColumn="0" w:lastRowFirstColumn="0" w:lastRowLastColumn="0"/>
          <w:trHeight w:val="20"/>
          <w:trPrChange w:id="15930" w:author="tao huang" w:date="2017-09-17T10:49:00Z">
            <w:trPr>
              <w:trHeight w:val="20"/>
            </w:trPr>
          </w:trPrChange>
        </w:trPr>
        <w:tc>
          <w:tcPr>
            <w:cnfStyle w:val="001000000000" w:firstRow="0" w:lastRow="0" w:firstColumn="1" w:lastColumn="0" w:oddVBand="0" w:evenVBand="0" w:oddHBand="0" w:evenHBand="0" w:firstRowFirstColumn="0" w:firstRowLastColumn="0" w:lastRowFirstColumn="0" w:lastRowLastColumn="0"/>
            <w:tcW w:w="851" w:type="dxa"/>
            <w:vMerge/>
            <w:shd w:val="clear" w:color="auto" w:fill="auto"/>
            <w:hideMark/>
            <w:tcPrChange w:id="15931" w:author="tao huang" w:date="2017-09-17T10:49:00Z">
              <w:tcPr>
                <w:tcW w:w="993" w:type="dxa"/>
                <w:vMerge/>
                <w:shd w:val="clear" w:color="auto" w:fill="auto"/>
                <w:hideMark/>
              </w:tcPr>
            </w:tcPrChange>
          </w:tcPr>
          <w:p w14:paraId="71277E8C" w14:textId="77777777" w:rsidR="00967711" w:rsidRPr="00A60A57" w:rsidRDefault="00967711" w:rsidP="00FB69CC">
            <w:pPr>
              <w:spacing w:after="0" w:line="24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5932" w:author="tao huang" w:date="2017-09-17T12:05:00Z">
                  <w:rPr>
                    <w:rFonts w:eastAsia="Times New Roman" w:cs="Times New Roman"/>
                    <w:b w:val="0"/>
                    <w:color w:val="000000" w:themeColor="text1"/>
                    <w:sz w:val="22"/>
                  </w:rPr>
                </w:rPrChange>
              </w:rPr>
              <w:pPrChange w:id="15933" w:author="tao huang" w:date="2017-09-17T12:08:00Z">
                <w:pPr>
                  <w:spacing w:after="0" w:line="240" w:lineRule="auto"/>
                  <w:cnfStyle w:val="001000100000" w:firstRow="0" w:lastRow="0" w:firstColumn="1" w:lastColumn="0" w:oddVBand="0" w:evenVBand="0" w:oddHBand="1" w:evenHBand="0" w:firstRowFirstColumn="0" w:firstRowLastColumn="0" w:lastRowFirstColumn="0" w:lastRowLastColumn="0"/>
                </w:pPr>
              </w:pPrChange>
            </w:pPr>
          </w:p>
        </w:tc>
        <w:tc>
          <w:tcPr>
            <w:tcW w:w="1796" w:type="dxa"/>
            <w:shd w:val="clear" w:color="auto" w:fill="auto"/>
            <w:noWrap/>
            <w:hideMark/>
            <w:tcPrChange w:id="15934" w:author="tao huang" w:date="2017-09-17T10:49:00Z">
              <w:tcPr>
                <w:tcW w:w="1796" w:type="dxa"/>
                <w:shd w:val="clear" w:color="auto" w:fill="auto"/>
                <w:noWrap/>
                <w:hideMark/>
              </w:tcPr>
            </w:tcPrChange>
          </w:tcPr>
          <w:p w14:paraId="132EBB12" w14:textId="77777777" w:rsidR="00967711" w:rsidRPr="00A60A57" w:rsidRDefault="00967711" w:rsidP="00FB69CC">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935" w:author="tao huang" w:date="2017-09-17T12:05:00Z">
                  <w:rPr>
                    <w:rFonts w:eastAsia="Times New Roman" w:cs="Times New Roman"/>
                    <w:color w:val="000000" w:themeColor="text1"/>
                    <w:sz w:val="22"/>
                  </w:rPr>
                </w:rPrChange>
              </w:rPr>
              <w:pPrChange w:id="15936" w:author="tao huang" w:date="2017-09-17T12:08:00Z">
                <w:pPr>
                  <w:spacing w:after="0" w:line="240" w:lineRule="auto"/>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5937" w:author="tao huang" w:date="2017-09-17T12:05:00Z">
                  <w:rPr>
                    <w:rFonts w:eastAsia="Times New Roman" w:cs="Times New Roman"/>
                    <w:color w:val="000000" w:themeColor="text1"/>
                    <w:sz w:val="22"/>
                  </w:rPr>
                </w:rPrChange>
              </w:rPr>
              <w:t>ADL-own-IC</w:t>
            </w:r>
          </w:p>
        </w:tc>
        <w:tc>
          <w:tcPr>
            <w:tcW w:w="1796" w:type="dxa"/>
            <w:shd w:val="clear" w:color="auto" w:fill="auto"/>
            <w:noWrap/>
            <w:hideMark/>
            <w:tcPrChange w:id="15938" w:author="tao huang" w:date="2017-09-17T10:49:00Z">
              <w:tcPr>
                <w:tcW w:w="1796" w:type="dxa"/>
                <w:shd w:val="clear" w:color="auto" w:fill="auto"/>
                <w:noWrap/>
                <w:hideMark/>
              </w:tcPr>
            </w:tcPrChange>
          </w:tcPr>
          <w:p w14:paraId="02CB5EE9" w14:textId="77777777" w:rsidR="00967711" w:rsidRPr="00A60A57" w:rsidRDefault="00967711" w:rsidP="00FB69C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939" w:author="tao huang" w:date="2017-09-17T12:05:00Z">
                  <w:rPr>
                    <w:rFonts w:eastAsia="Times New Roman" w:cs="Times New Roman"/>
                    <w:color w:val="000000" w:themeColor="text1"/>
                    <w:sz w:val="22"/>
                  </w:rPr>
                </w:rPrChange>
              </w:rPr>
              <w:pPrChange w:id="15940" w:author="tao huang" w:date="2017-09-17T12: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5941" w:author="tao huang" w:date="2017-09-17T12:05:00Z">
                  <w:rPr>
                    <w:rFonts w:eastAsia="Times New Roman" w:cs="Times New Roman"/>
                    <w:color w:val="000000" w:themeColor="text1"/>
                    <w:sz w:val="22"/>
                  </w:rPr>
                </w:rPrChange>
              </w:rPr>
              <w:t>ADL-own</w:t>
            </w:r>
          </w:p>
        </w:tc>
        <w:tc>
          <w:tcPr>
            <w:tcW w:w="1085" w:type="dxa"/>
            <w:shd w:val="clear" w:color="auto" w:fill="auto"/>
            <w:noWrap/>
            <w:hideMark/>
            <w:tcPrChange w:id="15942" w:author="tao huang" w:date="2017-09-17T10:49:00Z">
              <w:tcPr>
                <w:tcW w:w="1085" w:type="dxa"/>
                <w:shd w:val="clear" w:color="auto" w:fill="auto"/>
                <w:noWrap/>
                <w:hideMark/>
              </w:tcPr>
            </w:tcPrChange>
          </w:tcPr>
          <w:p w14:paraId="4F04BB0E" w14:textId="77777777" w:rsidR="00967711" w:rsidRPr="00A60A57" w:rsidRDefault="00967711" w:rsidP="00FB69C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943" w:author="tao huang" w:date="2017-09-17T12:05:00Z">
                  <w:rPr>
                    <w:rFonts w:eastAsia="Times New Roman" w:cs="Times New Roman"/>
                    <w:color w:val="000000" w:themeColor="text1"/>
                    <w:sz w:val="22"/>
                  </w:rPr>
                </w:rPrChange>
              </w:rPr>
              <w:pPrChange w:id="15944" w:author="tao huang" w:date="2017-09-17T12:08: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5945" w:author="tao huang" w:date="2017-09-17T12:05:00Z">
                  <w:rPr>
                    <w:rFonts w:eastAsia="Times New Roman" w:cs="Times New Roman"/>
                    <w:color w:val="000000" w:themeColor="text1"/>
                    <w:sz w:val="22"/>
                  </w:rPr>
                </w:rPrChange>
              </w:rPr>
              <w:t>1.96%</w:t>
            </w:r>
          </w:p>
        </w:tc>
        <w:tc>
          <w:tcPr>
            <w:tcW w:w="1041" w:type="dxa"/>
            <w:shd w:val="clear" w:color="auto" w:fill="auto"/>
            <w:noWrap/>
            <w:hideMark/>
            <w:tcPrChange w:id="15946" w:author="tao huang" w:date="2017-09-17T10:49:00Z">
              <w:tcPr>
                <w:tcW w:w="1041" w:type="dxa"/>
                <w:shd w:val="clear" w:color="auto" w:fill="auto"/>
                <w:noWrap/>
                <w:hideMark/>
              </w:tcPr>
            </w:tcPrChange>
          </w:tcPr>
          <w:p w14:paraId="0388DA97" w14:textId="77777777" w:rsidR="00967711" w:rsidRPr="00A60A57" w:rsidRDefault="00967711" w:rsidP="00FB69C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947" w:author="tao huang" w:date="2017-09-17T12:05:00Z">
                  <w:rPr>
                    <w:rFonts w:eastAsia="Times New Roman" w:cs="Times New Roman"/>
                    <w:color w:val="000000" w:themeColor="text1"/>
                    <w:sz w:val="22"/>
                  </w:rPr>
                </w:rPrChange>
              </w:rPr>
              <w:pPrChange w:id="15948" w:author="tao huang" w:date="2017-09-17T12:08: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5949" w:author="tao huang" w:date="2017-09-17T12:05:00Z">
                  <w:rPr>
                    <w:rFonts w:eastAsia="Times New Roman" w:cs="Times New Roman"/>
                    <w:color w:val="000000" w:themeColor="text1"/>
                    <w:sz w:val="22"/>
                  </w:rPr>
                </w:rPrChange>
              </w:rPr>
              <w:t>-0.49%</w:t>
            </w:r>
          </w:p>
        </w:tc>
        <w:tc>
          <w:tcPr>
            <w:tcW w:w="1086" w:type="dxa"/>
            <w:shd w:val="clear" w:color="auto" w:fill="auto"/>
            <w:noWrap/>
            <w:hideMark/>
            <w:tcPrChange w:id="15950" w:author="tao huang" w:date="2017-09-17T10:49:00Z">
              <w:tcPr>
                <w:tcW w:w="1086" w:type="dxa"/>
                <w:shd w:val="clear" w:color="auto" w:fill="auto"/>
                <w:noWrap/>
                <w:hideMark/>
              </w:tcPr>
            </w:tcPrChange>
          </w:tcPr>
          <w:p w14:paraId="34367673" w14:textId="77777777" w:rsidR="00967711" w:rsidRPr="00A60A57" w:rsidRDefault="00967711" w:rsidP="00FB69C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951" w:author="tao huang" w:date="2017-09-17T12:05:00Z">
                  <w:rPr>
                    <w:rFonts w:eastAsia="Times New Roman" w:cs="Times New Roman"/>
                    <w:color w:val="000000" w:themeColor="text1"/>
                    <w:sz w:val="22"/>
                  </w:rPr>
                </w:rPrChange>
              </w:rPr>
              <w:pPrChange w:id="15952" w:author="tao huang" w:date="2017-09-17T12:08: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5953" w:author="tao huang" w:date="2017-09-17T12:05:00Z">
                  <w:rPr>
                    <w:rFonts w:eastAsia="Times New Roman" w:cs="Times New Roman"/>
                    <w:color w:val="000000" w:themeColor="text1"/>
                    <w:sz w:val="22"/>
                  </w:rPr>
                </w:rPrChange>
              </w:rPr>
              <w:t>-0.97%</w:t>
            </w:r>
          </w:p>
        </w:tc>
        <w:tc>
          <w:tcPr>
            <w:tcW w:w="1395" w:type="dxa"/>
            <w:shd w:val="clear" w:color="auto" w:fill="auto"/>
            <w:noWrap/>
            <w:hideMark/>
            <w:tcPrChange w:id="15954" w:author="tao huang" w:date="2017-09-17T10:49:00Z">
              <w:tcPr>
                <w:tcW w:w="1395" w:type="dxa"/>
                <w:shd w:val="clear" w:color="auto" w:fill="auto"/>
                <w:noWrap/>
                <w:hideMark/>
              </w:tcPr>
            </w:tcPrChange>
          </w:tcPr>
          <w:p w14:paraId="286AD7F8" w14:textId="77777777" w:rsidR="00967711" w:rsidRPr="00A60A57" w:rsidRDefault="00967711" w:rsidP="00FB69C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955" w:author="tao huang" w:date="2017-09-17T12:05:00Z">
                  <w:rPr>
                    <w:rFonts w:eastAsia="Times New Roman" w:cs="Times New Roman"/>
                    <w:color w:val="000000" w:themeColor="text1"/>
                    <w:sz w:val="22"/>
                  </w:rPr>
                </w:rPrChange>
              </w:rPr>
              <w:pPrChange w:id="15956" w:author="tao huang" w:date="2017-09-17T12: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5957" w:author="tao huang" w:date="2017-09-17T12:05:00Z">
                  <w:rPr>
                    <w:rFonts w:eastAsia="Times New Roman" w:cs="Times New Roman"/>
                    <w:color w:val="000000" w:themeColor="text1"/>
                    <w:sz w:val="22"/>
                  </w:rPr>
                </w:rPrChange>
              </w:rPr>
              <w:t>-0.72%</w:t>
            </w:r>
          </w:p>
        </w:tc>
      </w:tr>
      <w:tr w:rsidR="007F2079" w:rsidRPr="00A60A57" w14:paraId="5FDBB74E" w14:textId="77777777" w:rsidTr="009B69CE">
        <w:trPr>
          <w:trHeight w:val="20"/>
          <w:trPrChange w:id="15958" w:author="tao huang" w:date="2017-09-17T10:49:00Z">
            <w:trPr>
              <w:trHeight w:val="20"/>
            </w:trPr>
          </w:trPrChange>
        </w:trPr>
        <w:tc>
          <w:tcPr>
            <w:cnfStyle w:val="001000000000" w:firstRow="0" w:lastRow="0" w:firstColumn="1" w:lastColumn="0" w:oddVBand="0" w:evenVBand="0" w:oddHBand="0" w:evenHBand="0" w:firstRowFirstColumn="0" w:firstRowLastColumn="0" w:lastRowFirstColumn="0" w:lastRowLastColumn="0"/>
            <w:tcW w:w="851" w:type="dxa"/>
            <w:vMerge/>
            <w:shd w:val="clear" w:color="auto" w:fill="auto"/>
            <w:hideMark/>
            <w:tcPrChange w:id="15959" w:author="tao huang" w:date="2017-09-17T10:49:00Z">
              <w:tcPr>
                <w:tcW w:w="993" w:type="dxa"/>
                <w:vMerge/>
                <w:shd w:val="clear" w:color="auto" w:fill="auto"/>
                <w:hideMark/>
              </w:tcPr>
            </w:tcPrChange>
          </w:tcPr>
          <w:p w14:paraId="6D0CD845" w14:textId="77777777" w:rsidR="00967711" w:rsidRPr="00A60A57" w:rsidRDefault="00967711" w:rsidP="00FB69CC">
            <w:pPr>
              <w:spacing w:after="0" w:line="240" w:lineRule="auto"/>
              <w:rPr>
                <w:rFonts w:eastAsia="Times New Roman" w:cs="Times New Roman"/>
                <w:b w:val="0"/>
                <w:color w:val="0D0D0D" w:themeColor="text1" w:themeTint="F2"/>
                <w:sz w:val="22"/>
                <w:rPrChange w:id="15960" w:author="tao huang" w:date="2017-09-17T12:05:00Z">
                  <w:rPr>
                    <w:rFonts w:eastAsia="Times New Roman" w:cs="Times New Roman"/>
                    <w:b w:val="0"/>
                    <w:color w:val="000000" w:themeColor="text1"/>
                    <w:sz w:val="22"/>
                  </w:rPr>
                </w:rPrChange>
              </w:rPr>
              <w:pPrChange w:id="15961" w:author="tao huang" w:date="2017-09-17T12:08:00Z">
                <w:pPr>
                  <w:spacing w:after="0" w:line="240" w:lineRule="auto"/>
                </w:pPr>
              </w:pPrChange>
            </w:pPr>
          </w:p>
        </w:tc>
        <w:tc>
          <w:tcPr>
            <w:tcW w:w="1796" w:type="dxa"/>
            <w:shd w:val="clear" w:color="auto" w:fill="auto"/>
            <w:noWrap/>
            <w:hideMark/>
            <w:tcPrChange w:id="15962" w:author="tao huang" w:date="2017-09-17T10:49:00Z">
              <w:tcPr>
                <w:tcW w:w="1796" w:type="dxa"/>
                <w:shd w:val="clear" w:color="auto" w:fill="auto"/>
                <w:noWrap/>
                <w:hideMark/>
              </w:tcPr>
            </w:tcPrChange>
          </w:tcPr>
          <w:p w14:paraId="20D1D2DE" w14:textId="77777777" w:rsidR="00967711" w:rsidRPr="00A60A57" w:rsidRDefault="00967711" w:rsidP="00FB69CC">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963" w:author="tao huang" w:date="2017-09-17T12:05:00Z">
                  <w:rPr>
                    <w:rFonts w:eastAsia="Times New Roman" w:cs="Times New Roman"/>
                    <w:color w:val="000000" w:themeColor="text1"/>
                    <w:sz w:val="22"/>
                  </w:rPr>
                </w:rPrChange>
              </w:rPr>
              <w:pPrChange w:id="15964" w:author="tao huang" w:date="2017-09-17T12:08:00Z">
                <w:pPr>
                  <w:spacing w:after="0" w:line="240" w:lineRule="auto"/>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5965" w:author="tao huang" w:date="2017-09-17T12:05:00Z">
                  <w:rPr>
                    <w:rFonts w:eastAsia="Times New Roman" w:cs="Times New Roman"/>
                    <w:color w:val="000000" w:themeColor="text1"/>
                    <w:sz w:val="22"/>
                  </w:rPr>
                </w:rPrChange>
              </w:rPr>
              <w:t>ADL-intra</w:t>
            </w:r>
          </w:p>
        </w:tc>
        <w:tc>
          <w:tcPr>
            <w:tcW w:w="1796" w:type="dxa"/>
            <w:shd w:val="clear" w:color="auto" w:fill="auto"/>
            <w:noWrap/>
            <w:hideMark/>
            <w:tcPrChange w:id="15966" w:author="tao huang" w:date="2017-09-17T10:49:00Z">
              <w:tcPr>
                <w:tcW w:w="1796" w:type="dxa"/>
                <w:shd w:val="clear" w:color="auto" w:fill="auto"/>
                <w:noWrap/>
                <w:hideMark/>
              </w:tcPr>
            </w:tcPrChange>
          </w:tcPr>
          <w:p w14:paraId="2C93559B" w14:textId="77777777" w:rsidR="00967711" w:rsidRPr="00A60A57" w:rsidRDefault="00967711" w:rsidP="00FB69C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967" w:author="tao huang" w:date="2017-09-17T12:05:00Z">
                  <w:rPr>
                    <w:rFonts w:eastAsia="Times New Roman" w:cs="Times New Roman"/>
                    <w:color w:val="000000" w:themeColor="text1"/>
                    <w:sz w:val="22"/>
                  </w:rPr>
                </w:rPrChange>
              </w:rPr>
              <w:pPrChange w:id="15968" w:author="tao huang" w:date="2017-09-17T12: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5969" w:author="tao huang" w:date="2017-09-17T12:05:00Z">
                  <w:rPr>
                    <w:rFonts w:eastAsia="Times New Roman" w:cs="Times New Roman"/>
                    <w:color w:val="000000" w:themeColor="text1"/>
                    <w:sz w:val="22"/>
                  </w:rPr>
                </w:rPrChange>
              </w:rPr>
              <w:t>ADL-own</w:t>
            </w:r>
          </w:p>
        </w:tc>
        <w:tc>
          <w:tcPr>
            <w:tcW w:w="1085" w:type="dxa"/>
            <w:shd w:val="clear" w:color="auto" w:fill="auto"/>
            <w:noWrap/>
            <w:hideMark/>
            <w:tcPrChange w:id="15970" w:author="tao huang" w:date="2017-09-17T10:49:00Z">
              <w:tcPr>
                <w:tcW w:w="1085" w:type="dxa"/>
                <w:shd w:val="clear" w:color="auto" w:fill="auto"/>
                <w:noWrap/>
                <w:hideMark/>
              </w:tcPr>
            </w:tcPrChange>
          </w:tcPr>
          <w:p w14:paraId="2B47F5AC" w14:textId="77777777" w:rsidR="00967711" w:rsidRPr="00A60A57" w:rsidRDefault="00967711" w:rsidP="00FB69C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971" w:author="tao huang" w:date="2017-09-17T12:05:00Z">
                  <w:rPr>
                    <w:rFonts w:eastAsia="Times New Roman" w:cs="Times New Roman"/>
                    <w:color w:val="000000" w:themeColor="text1"/>
                    <w:sz w:val="22"/>
                  </w:rPr>
                </w:rPrChange>
              </w:rPr>
              <w:pPrChange w:id="15972" w:author="tao huang" w:date="2017-09-17T12:08: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5973" w:author="tao huang" w:date="2017-09-17T12:05:00Z">
                  <w:rPr>
                    <w:rFonts w:eastAsia="Times New Roman" w:cs="Times New Roman"/>
                    <w:color w:val="000000" w:themeColor="text1"/>
                    <w:sz w:val="22"/>
                  </w:rPr>
                </w:rPrChange>
              </w:rPr>
              <w:t>-3.03%</w:t>
            </w:r>
          </w:p>
        </w:tc>
        <w:tc>
          <w:tcPr>
            <w:tcW w:w="1041" w:type="dxa"/>
            <w:shd w:val="clear" w:color="auto" w:fill="auto"/>
            <w:noWrap/>
            <w:hideMark/>
            <w:tcPrChange w:id="15974" w:author="tao huang" w:date="2017-09-17T10:49:00Z">
              <w:tcPr>
                <w:tcW w:w="1041" w:type="dxa"/>
                <w:shd w:val="clear" w:color="auto" w:fill="auto"/>
                <w:noWrap/>
                <w:hideMark/>
              </w:tcPr>
            </w:tcPrChange>
          </w:tcPr>
          <w:p w14:paraId="02A8A393" w14:textId="77777777" w:rsidR="00967711" w:rsidRPr="00A60A57" w:rsidRDefault="00967711" w:rsidP="00FB69C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975" w:author="tao huang" w:date="2017-09-17T12:05:00Z">
                  <w:rPr>
                    <w:rFonts w:eastAsia="Times New Roman" w:cs="Times New Roman"/>
                    <w:color w:val="000000" w:themeColor="text1"/>
                    <w:sz w:val="22"/>
                  </w:rPr>
                </w:rPrChange>
              </w:rPr>
              <w:pPrChange w:id="15976" w:author="tao huang" w:date="2017-09-17T12:08: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5977" w:author="tao huang" w:date="2017-09-17T12:05:00Z">
                  <w:rPr>
                    <w:rFonts w:eastAsia="Times New Roman" w:cs="Times New Roman"/>
                    <w:color w:val="000000" w:themeColor="text1"/>
                    <w:sz w:val="22"/>
                  </w:rPr>
                </w:rPrChange>
              </w:rPr>
              <w:t>-0.84%</w:t>
            </w:r>
          </w:p>
        </w:tc>
        <w:tc>
          <w:tcPr>
            <w:tcW w:w="1086" w:type="dxa"/>
            <w:shd w:val="clear" w:color="auto" w:fill="auto"/>
            <w:noWrap/>
            <w:hideMark/>
            <w:tcPrChange w:id="15978" w:author="tao huang" w:date="2017-09-17T10:49:00Z">
              <w:tcPr>
                <w:tcW w:w="1086" w:type="dxa"/>
                <w:shd w:val="clear" w:color="auto" w:fill="auto"/>
                <w:noWrap/>
                <w:hideMark/>
              </w:tcPr>
            </w:tcPrChange>
          </w:tcPr>
          <w:p w14:paraId="1A97FAF2" w14:textId="77777777" w:rsidR="00967711" w:rsidRPr="00A60A57" w:rsidRDefault="00967711" w:rsidP="00FB69C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979" w:author="tao huang" w:date="2017-09-17T12:05:00Z">
                  <w:rPr>
                    <w:rFonts w:eastAsia="Times New Roman" w:cs="Times New Roman"/>
                    <w:color w:val="000000" w:themeColor="text1"/>
                    <w:sz w:val="22"/>
                  </w:rPr>
                </w:rPrChange>
              </w:rPr>
              <w:pPrChange w:id="15980" w:author="tao huang" w:date="2017-09-17T12:08: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5981" w:author="tao huang" w:date="2017-09-17T12:05:00Z">
                  <w:rPr>
                    <w:rFonts w:eastAsia="Times New Roman" w:cs="Times New Roman"/>
                    <w:color w:val="000000" w:themeColor="text1"/>
                    <w:sz w:val="22"/>
                  </w:rPr>
                </w:rPrChange>
              </w:rPr>
              <w:t>-0.57%</w:t>
            </w:r>
          </w:p>
        </w:tc>
        <w:tc>
          <w:tcPr>
            <w:tcW w:w="1395" w:type="dxa"/>
            <w:shd w:val="clear" w:color="auto" w:fill="auto"/>
            <w:noWrap/>
            <w:hideMark/>
            <w:tcPrChange w:id="15982" w:author="tao huang" w:date="2017-09-17T10:49:00Z">
              <w:tcPr>
                <w:tcW w:w="1395" w:type="dxa"/>
                <w:shd w:val="clear" w:color="auto" w:fill="auto"/>
                <w:noWrap/>
                <w:hideMark/>
              </w:tcPr>
            </w:tcPrChange>
          </w:tcPr>
          <w:p w14:paraId="5382E6C3" w14:textId="77777777" w:rsidR="00967711" w:rsidRPr="00A60A57" w:rsidRDefault="00967711" w:rsidP="00FB69C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983" w:author="tao huang" w:date="2017-09-17T12:05:00Z">
                  <w:rPr>
                    <w:rFonts w:eastAsia="Times New Roman" w:cs="Times New Roman"/>
                    <w:color w:val="000000" w:themeColor="text1"/>
                    <w:sz w:val="22"/>
                  </w:rPr>
                </w:rPrChange>
              </w:rPr>
              <w:pPrChange w:id="15984" w:author="tao huang" w:date="2017-09-17T12: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5985" w:author="tao huang" w:date="2017-09-17T12:05:00Z">
                  <w:rPr>
                    <w:rFonts w:eastAsia="Times New Roman" w:cs="Times New Roman"/>
                    <w:color w:val="000000" w:themeColor="text1"/>
                    <w:sz w:val="22"/>
                  </w:rPr>
                </w:rPrChange>
              </w:rPr>
              <w:t>-1.13%</w:t>
            </w:r>
          </w:p>
        </w:tc>
      </w:tr>
      <w:tr w:rsidR="007F2079" w:rsidRPr="00A60A57" w14:paraId="32D2B8CD" w14:textId="77777777" w:rsidTr="009B69CE">
        <w:trPr>
          <w:cnfStyle w:val="000000100000" w:firstRow="0" w:lastRow="0" w:firstColumn="0" w:lastColumn="0" w:oddVBand="0" w:evenVBand="0" w:oddHBand="1" w:evenHBand="0" w:firstRowFirstColumn="0" w:firstRowLastColumn="0" w:lastRowFirstColumn="0" w:lastRowLastColumn="0"/>
          <w:trHeight w:val="20"/>
          <w:trPrChange w:id="15986" w:author="tao huang" w:date="2017-09-17T10:49:00Z">
            <w:trPr>
              <w:trHeight w:val="20"/>
            </w:trPr>
          </w:trPrChange>
        </w:trPr>
        <w:tc>
          <w:tcPr>
            <w:cnfStyle w:val="001000000000" w:firstRow="0" w:lastRow="0" w:firstColumn="1" w:lastColumn="0" w:oddVBand="0" w:evenVBand="0" w:oddHBand="0" w:evenHBand="0" w:firstRowFirstColumn="0" w:firstRowLastColumn="0" w:lastRowFirstColumn="0" w:lastRowLastColumn="0"/>
            <w:tcW w:w="851" w:type="dxa"/>
            <w:vMerge/>
            <w:shd w:val="clear" w:color="auto" w:fill="auto"/>
            <w:hideMark/>
            <w:tcPrChange w:id="15987" w:author="tao huang" w:date="2017-09-17T10:49:00Z">
              <w:tcPr>
                <w:tcW w:w="993" w:type="dxa"/>
                <w:vMerge/>
                <w:shd w:val="clear" w:color="auto" w:fill="auto"/>
                <w:hideMark/>
              </w:tcPr>
            </w:tcPrChange>
          </w:tcPr>
          <w:p w14:paraId="0B141DD4" w14:textId="77777777" w:rsidR="00967711" w:rsidRPr="00A60A57" w:rsidRDefault="00967711" w:rsidP="00FB69CC">
            <w:pPr>
              <w:spacing w:after="0" w:line="24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5988" w:author="tao huang" w:date="2017-09-17T12:05:00Z">
                  <w:rPr>
                    <w:rFonts w:eastAsia="Times New Roman" w:cs="Times New Roman"/>
                    <w:b w:val="0"/>
                    <w:color w:val="000000" w:themeColor="text1"/>
                    <w:sz w:val="22"/>
                  </w:rPr>
                </w:rPrChange>
              </w:rPr>
              <w:pPrChange w:id="15989" w:author="tao huang" w:date="2017-09-17T12:08:00Z">
                <w:pPr>
                  <w:spacing w:after="0" w:line="240" w:lineRule="auto"/>
                  <w:cnfStyle w:val="001000100000" w:firstRow="0" w:lastRow="0" w:firstColumn="1" w:lastColumn="0" w:oddVBand="0" w:evenVBand="0" w:oddHBand="1" w:evenHBand="0" w:firstRowFirstColumn="0" w:firstRowLastColumn="0" w:lastRowFirstColumn="0" w:lastRowLastColumn="0"/>
                </w:pPr>
              </w:pPrChange>
            </w:pPr>
          </w:p>
        </w:tc>
        <w:tc>
          <w:tcPr>
            <w:tcW w:w="1796" w:type="dxa"/>
            <w:shd w:val="clear" w:color="auto" w:fill="auto"/>
            <w:noWrap/>
            <w:hideMark/>
            <w:tcPrChange w:id="15990" w:author="tao huang" w:date="2017-09-17T10:49:00Z">
              <w:tcPr>
                <w:tcW w:w="1796" w:type="dxa"/>
                <w:shd w:val="clear" w:color="auto" w:fill="auto"/>
                <w:noWrap/>
                <w:hideMark/>
              </w:tcPr>
            </w:tcPrChange>
          </w:tcPr>
          <w:p w14:paraId="1DC91679" w14:textId="77777777" w:rsidR="00967711" w:rsidRPr="00A60A57" w:rsidRDefault="00967711" w:rsidP="00FB69CC">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991" w:author="tao huang" w:date="2017-09-17T12:05:00Z">
                  <w:rPr>
                    <w:rFonts w:eastAsia="Times New Roman" w:cs="Times New Roman"/>
                    <w:color w:val="000000" w:themeColor="text1"/>
                    <w:sz w:val="22"/>
                  </w:rPr>
                </w:rPrChange>
              </w:rPr>
              <w:pPrChange w:id="15992" w:author="tao huang" w:date="2017-09-17T12:08:00Z">
                <w:pPr>
                  <w:spacing w:after="0" w:line="240" w:lineRule="auto"/>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5993" w:author="tao huang" w:date="2017-09-17T12:05:00Z">
                  <w:rPr>
                    <w:rFonts w:eastAsia="Times New Roman" w:cs="Times New Roman"/>
                    <w:color w:val="000000" w:themeColor="text1"/>
                    <w:sz w:val="22"/>
                  </w:rPr>
                </w:rPrChange>
              </w:rPr>
              <w:t>ADL-own-EWC</w:t>
            </w:r>
          </w:p>
        </w:tc>
        <w:tc>
          <w:tcPr>
            <w:tcW w:w="1796" w:type="dxa"/>
            <w:shd w:val="clear" w:color="auto" w:fill="auto"/>
            <w:noWrap/>
            <w:hideMark/>
            <w:tcPrChange w:id="15994" w:author="tao huang" w:date="2017-09-17T10:49:00Z">
              <w:tcPr>
                <w:tcW w:w="1796" w:type="dxa"/>
                <w:shd w:val="clear" w:color="auto" w:fill="auto"/>
                <w:noWrap/>
                <w:hideMark/>
              </w:tcPr>
            </w:tcPrChange>
          </w:tcPr>
          <w:p w14:paraId="466FEC3C" w14:textId="77777777" w:rsidR="00967711" w:rsidRPr="00A60A57" w:rsidRDefault="00967711" w:rsidP="00FB69C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995" w:author="tao huang" w:date="2017-09-17T12:05:00Z">
                  <w:rPr>
                    <w:rFonts w:eastAsia="Times New Roman" w:cs="Times New Roman"/>
                    <w:color w:val="000000" w:themeColor="text1"/>
                    <w:sz w:val="22"/>
                  </w:rPr>
                </w:rPrChange>
              </w:rPr>
              <w:pPrChange w:id="15996" w:author="tao huang" w:date="2017-09-17T12: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5997" w:author="tao huang" w:date="2017-09-17T12:05:00Z">
                  <w:rPr>
                    <w:rFonts w:eastAsia="Times New Roman" w:cs="Times New Roman"/>
                    <w:color w:val="000000" w:themeColor="text1"/>
                    <w:sz w:val="22"/>
                  </w:rPr>
                </w:rPrChange>
              </w:rPr>
              <w:t>Base-lift</w:t>
            </w:r>
          </w:p>
        </w:tc>
        <w:tc>
          <w:tcPr>
            <w:tcW w:w="1085" w:type="dxa"/>
            <w:shd w:val="clear" w:color="auto" w:fill="auto"/>
            <w:noWrap/>
            <w:hideMark/>
            <w:tcPrChange w:id="15998" w:author="tao huang" w:date="2017-09-17T10:49:00Z">
              <w:tcPr>
                <w:tcW w:w="1085" w:type="dxa"/>
                <w:shd w:val="clear" w:color="auto" w:fill="auto"/>
                <w:noWrap/>
                <w:hideMark/>
              </w:tcPr>
            </w:tcPrChange>
          </w:tcPr>
          <w:p w14:paraId="4EC69030" w14:textId="77777777" w:rsidR="00967711" w:rsidRPr="00A60A57" w:rsidRDefault="00967711" w:rsidP="00FB69C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999" w:author="tao huang" w:date="2017-09-17T12:05:00Z">
                  <w:rPr>
                    <w:rFonts w:eastAsia="Times New Roman" w:cs="Times New Roman"/>
                    <w:color w:val="000000" w:themeColor="text1"/>
                    <w:sz w:val="22"/>
                  </w:rPr>
                </w:rPrChange>
              </w:rPr>
              <w:pPrChange w:id="16000" w:author="tao huang" w:date="2017-09-17T12:08: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001" w:author="tao huang" w:date="2017-09-17T12:05:00Z">
                  <w:rPr>
                    <w:rFonts w:eastAsia="Times New Roman" w:cs="Times New Roman"/>
                    <w:color w:val="000000" w:themeColor="text1"/>
                    <w:sz w:val="22"/>
                  </w:rPr>
                </w:rPrChange>
              </w:rPr>
              <w:t>-31.42%</w:t>
            </w:r>
          </w:p>
        </w:tc>
        <w:tc>
          <w:tcPr>
            <w:tcW w:w="1041" w:type="dxa"/>
            <w:shd w:val="clear" w:color="auto" w:fill="auto"/>
            <w:noWrap/>
            <w:hideMark/>
            <w:tcPrChange w:id="16002" w:author="tao huang" w:date="2017-09-17T10:49:00Z">
              <w:tcPr>
                <w:tcW w:w="1041" w:type="dxa"/>
                <w:shd w:val="clear" w:color="auto" w:fill="auto"/>
                <w:noWrap/>
                <w:hideMark/>
              </w:tcPr>
            </w:tcPrChange>
          </w:tcPr>
          <w:p w14:paraId="32966BD6" w14:textId="77777777" w:rsidR="00967711" w:rsidRPr="00A60A57" w:rsidRDefault="00967711" w:rsidP="00FB69C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003" w:author="tao huang" w:date="2017-09-17T12:05:00Z">
                  <w:rPr>
                    <w:rFonts w:eastAsia="Times New Roman" w:cs="Times New Roman"/>
                    <w:color w:val="000000" w:themeColor="text1"/>
                    <w:sz w:val="22"/>
                  </w:rPr>
                </w:rPrChange>
              </w:rPr>
              <w:pPrChange w:id="16004" w:author="tao huang" w:date="2017-09-17T12:08: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005" w:author="tao huang" w:date="2017-09-17T12:05:00Z">
                  <w:rPr>
                    <w:rFonts w:eastAsia="Times New Roman" w:cs="Times New Roman"/>
                    <w:color w:val="000000" w:themeColor="text1"/>
                    <w:sz w:val="22"/>
                  </w:rPr>
                </w:rPrChange>
              </w:rPr>
              <w:t>-12.82%</w:t>
            </w:r>
          </w:p>
        </w:tc>
        <w:tc>
          <w:tcPr>
            <w:tcW w:w="1086" w:type="dxa"/>
            <w:shd w:val="clear" w:color="auto" w:fill="auto"/>
            <w:noWrap/>
            <w:hideMark/>
            <w:tcPrChange w:id="16006" w:author="tao huang" w:date="2017-09-17T10:49:00Z">
              <w:tcPr>
                <w:tcW w:w="1086" w:type="dxa"/>
                <w:shd w:val="clear" w:color="auto" w:fill="auto"/>
                <w:noWrap/>
                <w:hideMark/>
              </w:tcPr>
            </w:tcPrChange>
          </w:tcPr>
          <w:p w14:paraId="4FB3C7E2" w14:textId="77777777" w:rsidR="00967711" w:rsidRPr="00A60A57" w:rsidRDefault="00967711" w:rsidP="00FB69C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007" w:author="tao huang" w:date="2017-09-17T12:05:00Z">
                  <w:rPr>
                    <w:rFonts w:eastAsia="Times New Roman" w:cs="Times New Roman"/>
                    <w:color w:val="000000" w:themeColor="text1"/>
                    <w:sz w:val="22"/>
                  </w:rPr>
                </w:rPrChange>
              </w:rPr>
              <w:pPrChange w:id="16008" w:author="tao huang" w:date="2017-09-17T12:08: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009" w:author="tao huang" w:date="2017-09-17T12:05:00Z">
                  <w:rPr>
                    <w:rFonts w:eastAsia="Times New Roman" w:cs="Times New Roman"/>
                    <w:color w:val="000000" w:themeColor="text1"/>
                    <w:sz w:val="22"/>
                  </w:rPr>
                </w:rPrChange>
              </w:rPr>
              <w:t>-9.62%</w:t>
            </w:r>
          </w:p>
        </w:tc>
        <w:tc>
          <w:tcPr>
            <w:tcW w:w="1395" w:type="dxa"/>
            <w:shd w:val="clear" w:color="auto" w:fill="auto"/>
            <w:noWrap/>
            <w:hideMark/>
            <w:tcPrChange w:id="16010" w:author="tao huang" w:date="2017-09-17T10:49:00Z">
              <w:tcPr>
                <w:tcW w:w="1395" w:type="dxa"/>
                <w:shd w:val="clear" w:color="auto" w:fill="auto"/>
                <w:noWrap/>
                <w:hideMark/>
              </w:tcPr>
            </w:tcPrChange>
          </w:tcPr>
          <w:p w14:paraId="3F080C75" w14:textId="77777777" w:rsidR="00967711" w:rsidRPr="00A60A57" w:rsidRDefault="00967711" w:rsidP="00FB69C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011" w:author="tao huang" w:date="2017-09-17T12:05:00Z">
                  <w:rPr>
                    <w:rFonts w:eastAsia="Times New Roman" w:cs="Times New Roman"/>
                    <w:color w:val="000000" w:themeColor="text1"/>
                    <w:sz w:val="22"/>
                  </w:rPr>
                </w:rPrChange>
              </w:rPr>
              <w:pPrChange w:id="16012" w:author="tao huang" w:date="2017-09-17T12: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013" w:author="tao huang" w:date="2017-09-17T12:05:00Z">
                  <w:rPr>
                    <w:rFonts w:eastAsia="Times New Roman" w:cs="Times New Roman"/>
                    <w:color w:val="000000" w:themeColor="text1"/>
                    <w:sz w:val="22"/>
                  </w:rPr>
                </w:rPrChange>
              </w:rPr>
              <w:t>-9.97%</w:t>
            </w:r>
          </w:p>
        </w:tc>
      </w:tr>
      <w:tr w:rsidR="007F2079" w:rsidRPr="00A60A57" w14:paraId="7EEF2C99" w14:textId="77777777" w:rsidTr="009B69CE">
        <w:trPr>
          <w:trHeight w:val="20"/>
          <w:trPrChange w:id="16014" w:author="tao huang" w:date="2017-09-17T10:49:00Z">
            <w:trPr>
              <w:trHeight w:val="20"/>
            </w:trPr>
          </w:trPrChange>
        </w:trPr>
        <w:tc>
          <w:tcPr>
            <w:cnfStyle w:val="001000000000" w:firstRow="0" w:lastRow="0" w:firstColumn="1" w:lastColumn="0" w:oddVBand="0" w:evenVBand="0" w:oddHBand="0" w:evenHBand="0" w:firstRowFirstColumn="0" w:firstRowLastColumn="0" w:lastRowFirstColumn="0" w:lastRowLastColumn="0"/>
            <w:tcW w:w="851" w:type="dxa"/>
            <w:vMerge/>
            <w:shd w:val="clear" w:color="auto" w:fill="auto"/>
            <w:hideMark/>
            <w:tcPrChange w:id="16015" w:author="tao huang" w:date="2017-09-17T10:49:00Z">
              <w:tcPr>
                <w:tcW w:w="993" w:type="dxa"/>
                <w:vMerge/>
                <w:shd w:val="clear" w:color="auto" w:fill="auto"/>
                <w:hideMark/>
              </w:tcPr>
            </w:tcPrChange>
          </w:tcPr>
          <w:p w14:paraId="59085136" w14:textId="77777777" w:rsidR="00967711" w:rsidRPr="00A60A57" w:rsidRDefault="00967711" w:rsidP="00FB69CC">
            <w:pPr>
              <w:spacing w:after="0" w:line="240" w:lineRule="auto"/>
              <w:rPr>
                <w:rFonts w:eastAsia="Times New Roman" w:cs="Times New Roman"/>
                <w:b w:val="0"/>
                <w:color w:val="0D0D0D" w:themeColor="text1" w:themeTint="F2"/>
                <w:sz w:val="22"/>
                <w:rPrChange w:id="16016" w:author="tao huang" w:date="2017-09-17T12:05:00Z">
                  <w:rPr>
                    <w:rFonts w:eastAsia="Times New Roman" w:cs="Times New Roman"/>
                    <w:b w:val="0"/>
                    <w:color w:val="000000" w:themeColor="text1"/>
                    <w:sz w:val="22"/>
                  </w:rPr>
                </w:rPrChange>
              </w:rPr>
              <w:pPrChange w:id="16017" w:author="tao huang" w:date="2017-09-17T12:08:00Z">
                <w:pPr>
                  <w:spacing w:after="0" w:line="240" w:lineRule="auto"/>
                </w:pPr>
              </w:pPrChange>
            </w:pPr>
          </w:p>
        </w:tc>
        <w:tc>
          <w:tcPr>
            <w:tcW w:w="1796" w:type="dxa"/>
            <w:shd w:val="clear" w:color="auto" w:fill="auto"/>
            <w:noWrap/>
            <w:hideMark/>
            <w:tcPrChange w:id="16018" w:author="tao huang" w:date="2017-09-17T10:49:00Z">
              <w:tcPr>
                <w:tcW w:w="1796" w:type="dxa"/>
                <w:shd w:val="clear" w:color="auto" w:fill="auto"/>
                <w:noWrap/>
                <w:hideMark/>
              </w:tcPr>
            </w:tcPrChange>
          </w:tcPr>
          <w:p w14:paraId="2F205C0F" w14:textId="77777777" w:rsidR="00967711" w:rsidRPr="00A60A57" w:rsidRDefault="00967711" w:rsidP="00FB69CC">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019" w:author="tao huang" w:date="2017-09-17T12:05:00Z">
                  <w:rPr>
                    <w:rFonts w:eastAsia="Times New Roman" w:cs="Times New Roman"/>
                    <w:color w:val="000000" w:themeColor="text1"/>
                    <w:sz w:val="22"/>
                  </w:rPr>
                </w:rPrChange>
              </w:rPr>
              <w:pPrChange w:id="16020" w:author="tao huang" w:date="2017-09-17T12:08:00Z">
                <w:pPr>
                  <w:spacing w:after="0" w:line="240" w:lineRule="auto"/>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021" w:author="tao huang" w:date="2017-09-17T12:05:00Z">
                  <w:rPr>
                    <w:rFonts w:eastAsia="Times New Roman" w:cs="Times New Roman"/>
                    <w:color w:val="000000" w:themeColor="text1"/>
                    <w:sz w:val="22"/>
                  </w:rPr>
                </w:rPrChange>
              </w:rPr>
              <w:t>ADL-own-IC</w:t>
            </w:r>
          </w:p>
        </w:tc>
        <w:tc>
          <w:tcPr>
            <w:tcW w:w="1796" w:type="dxa"/>
            <w:shd w:val="clear" w:color="auto" w:fill="auto"/>
            <w:noWrap/>
            <w:hideMark/>
            <w:tcPrChange w:id="16022" w:author="tao huang" w:date="2017-09-17T10:49:00Z">
              <w:tcPr>
                <w:tcW w:w="1796" w:type="dxa"/>
                <w:shd w:val="clear" w:color="auto" w:fill="auto"/>
                <w:noWrap/>
                <w:hideMark/>
              </w:tcPr>
            </w:tcPrChange>
          </w:tcPr>
          <w:p w14:paraId="07788451" w14:textId="77777777" w:rsidR="00967711" w:rsidRPr="00A60A57" w:rsidRDefault="00967711" w:rsidP="00FB69C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023" w:author="tao huang" w:date="2017-09-17T12:05:00Z">
                  <w:rPr>
                    <w:rFonts w:eastAsia="Times New Roman" w:cs="Times New Roman"/>
                    <w:color w:val="000000" w:themeColor="text1"/>
                    <w:sz w:val="22"/>
                  </w:rPr>
                </w:rPrChange>
              </w:rPr>
              <w:pPrChange w:id="16024" w:author="tao huang" w:date="2017-09-17T12: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025" w:author="tao huang" w:date="2017-09-17T12:05:00Z">
                  <w:rPr>
                    <w:rFonts w:eastAsia="Times New Roman" w:cs="Times New Roman"/>
                    <w:color w:val="000000" w:themeColor="text1"/>
                    <w:sz w:val="22"/>
                  </w:rPr>
                </w:rPrChange>
              </w:rPr>
              <w:t>Base-lift</w:t>
            </w:r>
          </w:p>
        </w:tc>
        <w:tc>
          <w:tcPr>
            <w:tcW w:w="1085" w:type="dxa"/>
            <w:shd w:val="clear" w:color="auto" w:fill="auto"/>
            <w:noWrap/>
            <w:hideMark/>
            <w:tcPrChange w:id="16026" w:author="tao huang" w:date="2017-09-17T10:49:00Z">
              <w:tcPr>
                <w:tcW w:w="1085" w:type="dxa"/>
                <w:shd w:val="clear" w:color="auto" w:fill="auto"/>
                <w:noWrap/>
                <w:hideMark/>
              </w:tcPr>
            </w:tcPrChange>
          </w:tcPr>
          <w:p w14:paraId="3578DB3D" w14:textId="77777777" w:rsidR="00967711" w:rsidRPr="00A60A57" w:rsidRDefault="00967711" w:rsidP="00FB69C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027" w:author="tao huang" w:date="2017-09-17T12:05:00Z">
                  <w:rPr>
                    <w:rFonts w:eastAsia="Times New Roman" w:cs="Times New Roman"/>
                    <w:color w:val="000000" w:themeColor="text1"/>
                    <w:sz w:val="22"/>
                  </w:rPr>
                </w:rPrChange>
              </w:rPr>
              <w:pPrChange w:id="16028" w:author="tao huang" w:date="2017-09-17T12:08: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029" w:author="tao huang" w:date="2017-09-17T12:05:00Z">
                  <w:rPr>
                    <w:rFonts w:eastAsia="Times New Roman" w:cs="Times New Roman"/>
                    <w:color w:val="000000" w:themeColor="text1"/>
                    <w:sz w:val="22"/>
                  </w:rPr>
                </w:rPrChange>
              </w:rPr>
              <w:t>-29.70%</w:t>
            </w:r>
          </w:p>
        </w:tc>
        <w:tc>
          <w:tcPr>
            <w:tcW w:w="1041" w:type="dxa"/>
            <w:shd w:val="clear" w:color="auto" w:fill="auto"/>
            <w:noWrap/>
            <w:hideMark/>
            <w:tcPrChange w:id="16030" w:author="tao huang" w:date="2017-09-17T10:49:00Z">
              <w:tcPr>
                <w:tcW w:w="1041" w:type="dxa"/>
                <w:shd w:val="clear" w:color="auto" w:fill="auto"/>
                <w:noWrap/>
                <w:hideMark/>
              </w:tcPr>
            </w:tcPrChange>
          </w:tcPr>
          <w:p w14:paraId="787F7565" w14:textId="77777777" w:rsidR="00967711" w:rsidRPr="00A60A57" w:rsidRDefault="00967711" w:rsidP="00FB69C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031" w:author="tao huang" w:date="2017-09-17T12:05:00Z">
                  <w:rPr>
                    <w:rFonts w:eastAsia="Times New Roman" w:cs="Times New Roman"/>
                    <w:color w:val="000000" w:themeColor="text1"/>
                    <w:sz w:val="22"/>
                  </w:rPr>
                </w:rPrChange>
              </w:rPr>
              <w:pPrChange w:id="16032" w:author="tao huang" w:date="2017-09-17T12:08: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033" w:author="tao huang" w:date="2017-09-17T12:05:00Z">
                  <w:rPr>
                    <w:rFonts w:eastAsia="Times New Roman" w:cs="Times New Roman"/>
                    <w:color w:val="000000" w:themeColor="text1"/>
                    <w:sz w:val="22"/>
                  </w:rPr>
                </w:rPrChange>
              </w:rPr>
              <w:t>-12.95%</w:t>
            </w:r>
          </w:p>
        </w:tc>
        <w:tc>
          <w:tcPr>
            <w:tcW w:w="1086" w:type="dxa"/>
            <w:shd w:val="clear" w:color="auto" w:fill="auto"/>
            <w:noWrap/>
            <w:hideMark/>
            <w:tcPrChange w:id="16034" w:author="tao huang" w:date="2017-09-17T10:49:00Z">
              <w:tcPr>
                <w:tcW w:w="1086" w:type="dxa"/>
                <w:shd w:val="clear" w:color="auto" w:fill="auto"/>
                <w:noWrap/>
                <w:hideMark/>
              </w:tcPr>
            </w:tcPrChange>
          </w:tcPr>
          <w:p w14:paraId="4CC79369" w14:textId="77777777" w:rsidR="00967711" w:rsidRPr="00A60A57" w:rsidRDefault="00967711" w:rsidP="00FB69C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035" w:author="tao huang" w:date="2017-09-17T12:05:00Z">
                  <w:rPr>
                    <w:rFonts w:eastAsia="Times New Roman" w:cs="Times New Roman"/>
                    <w:color w:val="000000" w:themeColor="text1"/>
                    <w:sz w:val="22"/>
                  </w:rPr>
                </w:rPrChange>
              </w:rPr>
              <w:pPrChange w:id="16036" w:author="tao huang" w:date="2017-09-17T12:08: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037" w:author="tao huang" w:date="2017-09-17T12:05:00Z">
                  <w:rPr>
                    <w:rFonts w:eastAsia="Times New Roman" w:cs="Times New Roman"/>
                    <w:color w:val="000000" w:themeColor="text1"/>
                    <w:sz w:val="22"/>
                  </w:rPr>
                </w:rPrChange>
              </w:rPr>
              <w:t>-10.25%</w:t>
            </w:r>
          </w:p>
        </w:tc>
        <w:tc>
          <w:tcPr>
            <w:tcW w:w="1395" w:type="dxa"/>
            <w:shd w:val="clear" w:color="auto" w:fill="auto"/>
            <w:noWrap/>
            <w:hideMark/>
            <w:tcPrChange w:id="16038" w:author="tao huang" w:date="2017-09-17T10:49:00Z">
              <w:tcPr>
                <w:tcW w:w="1395" w:type="dxa"/>
                <w:shd w:val="clear" w:color="auto" w:fill="auto"/>
                <w:noWrap/>
                <w:hideMark/>
              </w:tcPr>
            </w:tcPrChange>
          </w:tcPr>
          <w:p w14:paraId="1F6EF664" w14:textId="77777777" w:rsidR="00967711" w:rsidRPr="00A60A57" w:rsidRDefault="00967711" w:rsidP="00FB69C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039" w:author="tao huang" w:date="2017-09-17T12:05:00Z">
                  <w:rPr>
                    <w:rFonts w:eastAsia="Times New Roman" w:cs="Times New Roman"/>
                    <w:color w:val="000000" w:themeColor="text1"/>
                    <w:sz w:val="22"/>
                  </w:rPr>
                </w:rPrChange>
              </w:rPr>
              <w:pPrChange w:id="16040" w:author="tao huang" w:date="2017-09-17T12: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041" w:author="tao huang" w:date="2017-09-17T12:05:00Z">
                  <w:rPr>
                    <w:rFonts w:eastAsia="Times New Roman" w:cs="Times New Roman"/>
                    <w:color w:val="000000" w:themeColor="text1"/>
                    <w:sz w:val="22"/>
                  </w:rPr>
                </w:rPrChange>
              </w:rPr>
              <w:t>-10.21%</w:t>
            </w:r>
          </w:p>
        </w:tc>
      </w:tr>
      <w:tr w:rsidR="007F2079" w:rsidRPr="00A60A57" w14:paraId="296CC5D3" w14:textId="77777777" w:rsidTr="009B69CE">
        <w:trPr>
          <w:cnfStyle w:val="000000100000" w:firstRow="0" w:lastRow="0" w:firstColumn="0" w:lastColumn="0" w:oddVBand="0" w:evenVBand="0" w:oddHBand="1" w:evenHBand="0" w:firstRowFirstColumn="0" w:firstRowLastColumn="0" w:lastRowFirstColumn="0" w:lastRowLastColumn="0"/>
          <w:trHeight w:val="20"/>
          <w:trPrChange w:id="16042" w:author="tao huang" w:date="2017-09-17T10:49:00Z">
            <w:trPr>
              <w:trHeight w:val="20"/>
            </w:trPr>
          </w:trPrChange>
        </w:trPr>
        <w:tc>
          <w:tcPr>
            <w:cnfStyle w:val="001000000000" w:firstRow="0" w:lastRow="0" w:firstColumn="1" w:lastColumn="0" w:oddVBand="0" w:evenVBand="0" w:oddHBand="0" w:evenHBand="0" w:firstRowFirstColumn="0" w:firstRowLastColumn="0" w:lastRowFirstColumn="0" w:lastRowLastColumn="0"/>
            <w:tcW w:w="851" w:type="dxa"/>
            <w:vMerge/>
            <w:shd w:val="clear" w:color="auto" w:fill="auto"/>
            <w:hideMark/>
            <w:tcPrChange w:id="16043" w:author="tao huang" w:date="2017-09-17T10:49:00Z">
              <w:tcPr>
                <w:tcW w:w="993" w:type="dxa"/>
                <w:vMerge/>
                <w:shd w:val="clear" w:color="auto" w:fill="auto"/>
                <w:hideMark/>
              </w:tcPr>
            </w:tcPrChange>
          </w:tcPr>
          <w:p w14:paraId="388ED45B" w14:textId="77777777" w:rsidR="00967711" w:rsidRPr="00A60A57" w:rsidRDefault="00967711" w:rsidP="00FB69CC">
            <w:pPr>
              <w:spacing w:after="0" w:line="24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6044" w:author="tao huang" w:date="2017-09-17T12:05:00Z">
                  <w:rPr>
                    <w:rFonts w:eastAsia="Times New Roman" w:cs="Times New Roman"/>
                    <w:b w:val="0"/>
                    <w:color w:val="000000" w:themeColor="text1"/>
                    <w:sz w:val="22"/>
                  </w:rPr>
                </w:rPrChange>
              </w:rPr>
              <w:pPrChange w:id="16045" w:author="tao huang" w:date="2017-09-17T12:08:00Z">
                <w:pPr>
                  <w:spacing w:after="0" w:line="240" w:lineRule="auto"/>
                  <w:cnfStyle w:val="001000100000" w:firstRow="0" w:lastRow="0" w:firstColumn="1" w:lastColumn="0" w:oddVBand="0" w:evenVBand="0" w:oddHBand="1" w:evenHBand="0" w:firstRowFirstColumn="0" w:firstRowLastColumn="0" w:lastRowFirstColumn="0" w:lastRowLastColumn="0"/>
                </w:pPr>
              </w:pPrChange>
            </w:pPr>
          </w:p>
        </w:tc>
        <w:tc>
          <w:tcPr>
            <w:tcW w:w="1796" w:type="dxa"/>
            <w:shd w:val="clear" w:color="auto" w:fill="auto"/>
            <w:noWrap/>
            <w:hideMark/>
            <w:tcPrChange w:id="16046" w:author="tao huang" w:date="2017-09-17T10:49:00Z">
              <w:tcPr>
                <w:tcW w:w="1796" w:type="dxa"/>
                <w:shd w:val="clear" w:color="auto" w:fill="auto"/>
                <w:noWrap/>
                <w:hideMark/>
              </w:tcPr>
            </w:tcPrChange>
          </w:tcPr>
          <w:p w14:paraId="5A757AC1" w14:textId="77777777" w:rsidR="00967711" w:rsidRPr="00A60A57" w:rsidRDefault="00967711" w:rsidP="00FB69CC">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047" w:author="tao huang" w:date="2017-09-17T12:05:00Z">
                  <w:rPr>
                    <w:rFonts w:eastAsia="Times New Roman" w:cs="Times New Roman"/>
                    <w:color w:val="000000" w:themeColor="text1"/>
                    <w:sz w:val="22"/>
                  </w:rPr>
                </w:rPrChange>
              </w:rPr>
              <w:pPrChange w:id="16048" w:author="tao huang" w:date="2017-09-17T12:08:00Z">
                <w:pPr>
                  <w:spacing w:after="0" w:line="240" w:lineRule="auto"/>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049" w:author="tao huang" w:date="2017-09-17T12:05:00Z">
                  <w:rPr>
                    <w:rFonts w:eastAsia="Times New Roman" w:cs="Times New Roman"/>
                    <w:color w:val="000000" w:themeColor="text1"/>
                    <w:sz w:val="22"/>
                  </w:rPr>
                </w:rPrChange>
              </w:rPr>
              <w:t>ADL-intra-EWC</w:t>
            </w:r>
          </w:p>
        </w:tc>
        <w:tc>
          <w:tcPr>
            <w:tcW w:w="1796" w:type="dxa"/>
            <w:shd w:val="clear" w:color="auto" w:fill="auto"/>
            <w:noWrap/>
            <w:hideMark/>
            <w:tcPrChange w:id="16050" w:author="tao huang" w:date="2017-09-17T10:49:00Z">
              <w:tcPr>
                <w:tcW w:w="1796" w:type="dxa"/>
                <w:shd w:val="clear" w:color="auto" w:fill="auto"/>
                <w:noWrap/>
                <w:hideMark/>
              </w:tcPr>
            </w:tcPrChange>
          </w:tcPr>
          <w:p w14:paraId="67F313D4" w14:textId="77777777" w:rsidR="00967711" w:rsidRPr="00A60A57" w:rsidRDefault="00967711" w:rsidP="00FB69C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051" w:author="tao huang" w:date="2017-09-17T12:05:00Z">
                  <w:rPr>
                    <w:rFonts w:eastAsia="Times New Roman" w:cs="Times New Roman"/>
                    <w:color w:val="000000" w:themeColor="text1"/>
                    <w:sz w:val="22"/>
                  </w:rPr>
                </w:rPrChange>
              </w:rPr>
              <w:pPrChange w:id="16052" w:author="tao huang" w:date="2017-09-17T12: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053" w:author="tao huang" w:date="2017-09-17T12:05:00Z">
                  <w:rPr>
                    <w:rFonts w:eastAsia="Times New Roman" w:cs="Times New Roman"/>
                    <w:color w:val="000000" w:themeColor="text1"/>
                    <w:sz w:val="22"/>
                  </w:rPr>
                </w:rPrChange>
              </w:rPr>
              <w:t>Base-lift</w:t>
            </w:r>
          </w:p>
        </w:tc>
        <w:tc>
          <w:tcPr>
            <w:tcW w:w="1085" w:type="dxa"/>
            <w:shd w:val="clear" w:color="auto" w:fill="auto"/>
            <w:noWrap/>
            <w:hideMark/>
            <w:tcPrChange w:id="16054" w:author="tao huang" w:date="2017-09-17T10:49:00Z">
              <w:tcPr>
                <w:tcW w:w="1085" w:type="dxa"/>
                <w:shd w:val="clear" w:color="auto" w:fill="auto"/>
                <w:noWrap/>
                <w:hideMark/>
              </w:tcPr>
            </w:tcPrChange>
          </w:tcPr>
          <w:p w14:paraId="734CA46C" w14:textId="77777777" w:rsidR="00967711" w:rsidRPr="00A60A57" w:rsidRDefault="00967711" w:rsidP="00FB69C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055" w:author="tao huang" w:date="2017-09-17T12:05:00Z">
                  <w:rPr>
                    <w:rFonts w:eastAsia="Times New Roman" w:cs="Times New Roman"/>
                    <w:color w:val="000000" w:themeColor="text1"/>
                    <w:sz w:val="22"/>
                  </w:rPr>
                </w:rPrChange>
              </w:rPr>
              <w:pPrChange w:id="16056" w:author="tao huang" w:date="2017-09-17T12:08: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057" w:author="tao huang" w:date="2017-09-17T12:05:00Z">
                  <w:rPr>
                    <w:rFonts w:eastAsia="Times New Roman" w:cs="Times New Roman"/>
                    <w:color w:val="000000" w:themeColor="text1"/>
                    <w:sz w:val="22"/>
                  </w:rPr>
                </w:rPrChange>
              </w:rPr>
              <w:t>-33.47%</w:t>
            </w:r>
          </w:p>
        </w:tc>
        <w:tc>
          <w:tcPr>
            <w:tcW w:w="1041" w:type="dxa"/>
            <w:shd w:val="clear" w:color="auto" w:fill="auto"/>
            <w:noWrap/>
            <w:hideMark/>
            <w:tcPrChange w:id="16058" w:author="tao huang" w:date="2017-09-17T10:49:00Z">
              <w:tcPr>
                <w:tcW w:w="1041" w:type="dxa"/>
                <w:shd w:val="clear" w:color="auto" w:fill="auto"/>
                <w:noWrap/>
                <w:hideMark/>
              </w:tcPr>
            </w:tcPrChange>
          </w:tcPr>
          <w:p w14:paraId="5E4CBF77" w14:textId="77777777" w:rsidR="00967711" w:rsidRPr="00A60A57" w:rsidRDefault="00967711" w:rsidP="00FB69C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059" w:author="tao huang" w:date="2017-09-17T12:05:00Z">
                  <w:rPr>
                    <w:rFonts w:eastAsia="Times New Roman" w:cs="Times New Roman"/>
                    <w:color w:val="000000" w:themeColor="text1"/>
                    <w:sz w:val="22"/>
                  </w:rPr>
                </w:rPrChange>
              </w:rPr>
              <w:pPrChange w:id="16060" w:author="tao huang" w:date="2017-09-17T12:08: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061" w:author="tao huang" w:date="2017-09-17T12:05:00Z">
                  <w:rPr>
                    <w:rFonts w:eastAsia="Times New Roman" w:cs="Times New Roman"/>
                    <w:color w:val="000000" w:themeColor="text1"/>
                    <w:sz w:val="22"/>
                  </w:rPr>
                </w:rPrChange>
              </w:rPr>
              <w:t>-13.45%</w:t>
            </w:r>
          </w:p>
        </w:tc>
        <w:tc>
          <w:tcPr>
            <w:tcW w:w="1086" w:type="dxa"/>
            <w:shd w:val="clear" w:color="auto" w:fill="auto"/>
            <w:noWrap/>
            <w:hideMark/>
            <w:tcPrChange w:id="16062" w:author="tao huang" w:date="2017-09-17T10:49:00Z">
              <w:tcPr>
                <w:tcW w:w="1086" w:type="dxa"/>
                <w:shd w:val="clear" w:color="auto" w:fill="auto"/>
                <w:noWrap/>
                <w:hideMark/>
              </w:tcPr>
            </w:tcPrChange>
          </w:tcPr>
          <w:p w14:paraId="415A185D" w14:textId="77777777" w:rsidR="00967711" w:rsidRPr="00A60A57" w:rsidRDefault="00967711" w:rsidP="00FB69C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063" w:author="tao huang" w:date="2017-09-17T12:05:00Z">
                  <w:rPr>
                    <w:rFonts w:eastAsia="Times New Roman" w:cs="Times New Roman"/>
                    <w:color w:val="000000" w:themeColor="text1"/>
                    <w:sz w:val="22"/>
                  </w:rPr>
                </w:rPrChange>
              </w:rPr>
              <w:pPrChange w:id="16064" w:author="tao huang" w:date="2017-09-17T12:08: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065" w:author="tao huang" w:date="2017-09-17T12:05:00Z">
                  <w:rPr>
                    <w:rFonts w:eastAsia="Times New Roman" w:cs="Times New Roman"/>
                    <w:color w:val="000000" w:themeColor="text1"/>
                    <w:sz w:val="22"/>
                  </w:rPr>
                </w:rPrChange>
              </w:rPr>
              <w:t>-10.07%</w:t>
            </w:r>
          </w:p>
        </w:tc>
        <w:tc>
          <w:tcPr>
            <w:tcW w:w="1395" w:type="dxa"/>
            <w:shd w:val="clear" w:color="auto" w:fill="auto"/>
            <w:noWrap/>
            <w:hideMark/>
            <w:tcPrChange w:id="16066" w:author="tao huang" w:date="2017-09-17T10:49:00Z">
              <w:tcPr>
                <w:tcW w:w="1395" w:type="dxa"/>
                <w:shd w:val="clear" w:color="auto" w:fill="auto"/>
                <w:noWrap/>
                <w:hideMark/>
              </w:tcPr>
            </w:tcPrChange>
          </w:tcPr>
          <w:p w14:paraId="38658359" w14:textId="77777777" w:rsidR="00967711" w:rsidRPr="00A60A57" w:rsidRDefault="00967711" w:rsidP="00FB69C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067" w:author="tao huang" w:date="2017-09-17T12:05:00Z">
                  <w:rPr>
                    <w:rFonts w:eastAsia="Times New Roman" w:cs="Times New Roman"/>
                    <w:color w:val="000000" w:themeColor="text1"/>
                    <w:sz w:val="22"/>
                  </w:rPr>
                </w:rPrChange>
              </w:rPr>
              <w:pPrChange w:id="16068" w:author="tao huang" w:date="2017-09-17T12: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069" w:author="tao huang" w:date="2017-09-17T12:05:00Z">
                  <w:rPr>
                    <w:rFonts w:eastAsia="Times New Roman" w:cs="Times New Roman"/>
                    <w:color w:val="000000" w:themeColor="text1"/>
                    <w:sz w:val="22"/>
                  </w:rPr>
                </w:rPrChange>
              </w:rPr>
              <w:t>-10.88%</w:t>
            </w:r>
          </w:p>
        </w:tc>
      </w:tr>
      <w:tr w:rsidR="007F2079" w:rsidRPr="00A60A57" w14:paraId="1F44FEE3" w14:textId="77777777" w:rsidTr="009B69CE">
        <w:trPr>
          <w:trHeight w:val="20"/>
          <w:trPrChange w:id="16070" w:author="tao huang" w:date="2017-09-17T10:49:00Z">
            <w:trPr>
              <w:trHeight w:val="20"/>
            </w:trPr>
          </w:trPrChange>
        </w:trPr>
        <w:tc>
          <w:tcPr>
            <w:cnfStyle w:val="001000000000" w:firstRow="0" w:lastRow="0" w:firstColumn="1" w:lastColumn="0" w:oddVBand="0" w:evenVBand="0" w:oddHBand="0" w:evenHBand="0" w:firstRowFirstColumn="0" w:firstRowLastColumn="0" w:lastRowFirstColumn="0" w:lastRowLastColumn="0"/>
            <w:tcW w:w="851" w:type="dxa"/>
            <w:vMerge/>
            <w:shd w:val="clear" w:color="auto" w:fill="auto"/>
            <w:hideMark/>
            <w:tcPrChange w:id="16071" w:author="tao huang" w:date="2017-09-17T10:49:00Z">
              <w:tcPr>
                <w:tcW w:w="993" w:type="dxa"/>
                <w:vMerge/>
                <w:shd w:val="clear" w:color="auto" w:fill="auto"/>
                <w:hideMark/>
              </w:tcPr>
            </w:tcPrChange>
          </w:tcPr>
          <w:p w14:paraId="4CEDF6FC" w14:textId="77777777" w:rsidR="00967711" w:rsidRPr="00A60A57" w:rsidRDefault="00967711" w:rsidP="00FB69CC">
            <w:pPr>
              <w:spacing w:after="0" w:line="240" w:lineRule="auto"/>
              <w:rPr>
                <w:rFonts w:eastAsia="Times New Roman" w:cs="Times New Roman"/>
                <w:b w:val="0"/>
                <w:color w:val="0D0D0D" w:themeColor="text1" w:themeTint="F2"/>
                <w:sz w:val="22"/>
                <w:rPrChange w:id="16072" w:author="tao huang" w:date="2017-09-17T12:05:00Z">
                  <w:rPr>
                    <w:rFonts w:eastAsia="Times New Roman" w:cs="Times New Roman"/>
                    <w:b w:val="0"/>
                    <w:color w:val="000000" w:themeColor="text1"/>
                    <w:sz w:val="22"/>
                  </w:rPr>
                </w:rPrChange>
              </w:rPr>
              <w:pPrChange w:id="16073" w:author="tao huang" w:date="2017-09-17T12:08:00Z">
                <w:pPr>
                  <w:spacing w:after="0" w:line="240" w:lineRule="auto"/>
                </w:pPr>
              </w:pPrChange>
            </w:pPr>
          </w:p>
        </w:tc>
        <w:tc>
          <w:tcPr>
            <w:tcW w:w="1796" w:type="dxa"/>
            <w:shd w:val="clear" w:color="auto" w:fill="auto"/>
            <w:noWrap/>
            <w:hideMark/>
            <w:tcPrChange w:id="16074" w:author="tao huang" w:date="2017-09-17T10:49:00Z">
              <w:tcPr>
                <w:tcW w:w="1796" w:type="dxa"/>
                <w:shd w:val="clear" w:color="auto" w:fill="auto"/>
                <w:noWrap/>
                <w:hideMark/>
              </w:tcPr>
            </w:tcPrChange>
          </w:tcPr>
          <w:p w14:paraId="6028F863" w14:textId="77777777" w:rsidR="00967711" w:rsidRPr="00A60A57" w:rsidRDefault="00967711" w:rsidP="00FB69CC">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075" w:author="tao huang" w:date="2017-09-17T12:05:00Z">
                  <w:rPr>
                    <w:rFonts w:eastAsia="Times New Roman" w:cs="Times New Roman"/>
                    <w:color w:val="000000" w:themeColor="text1"/>
                    <w:sz w:val="22"/>
                  </w:rPr>
                </w:rPrChange>
              </w:rPr>
              <w:pPrChange w:id="16076" w:author="tao huang" w:date="2017-09-17T12:08:00Z">
                <w:pPr>
                  <w:spacing w:after="0" w:line="240" w:lineRule="auto"/>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077" w:author="tao huang" w:date="2017-09-17T12:05:00Z">
                  <w:rPr>
                    <w:rFonts w:eastAsia="Times New Roman" w:cs="Times New Roman"/>
                    <w:color w:val="000000" w:themeColor="text1"/>
                    <w:sz w:val="22"/>
                  </w:rPr>
                </w:rPrChange>
              </w:rPr>
              <w:t>ADL-intra-IC</w:t>
            </w:r>
          </w:p>
        </w:tc>
        <w:tc>
          <w:tcPr>
            <w:tcW w:w="1796" w:type="dxa"/>
            <w:shd w:val="clear" w:color="auto" w:fill="auto"/>
            <w:noWrap/>
            <w:hideMark/>
            <w:tcPrChange w:id="16078" w:author="tao huang" w:date="2017-09-17T10:49:00Z">
              <w:tcPr>
                <w:tcW w:w="1796" w:type="dxa"/>
                <w:shd w:val="clear" w:color="auto" w:fill="auto"/>
                <w:noWrap/>
                <w:hideMark/>
              </w:tcPr>
            </w:tcPrChange>
          </w:tcPr>
          <w:p w14:paraId="1ECDDBD0" w14:textId="77777777" w:rsidR="00967711" w:rsidRPr="00A60A57" w:rsidRDefault="00967711" w:rsidP="00FB69C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079" w:author="tao huang" w:date="2017-09-17T12:05:00Z">
                  <w:rPr>
                    <w:rFonts w:eastAsia="Times New Roman" w:cs="Times New Roman"/>
                    <w:color w:val="000000" w:themeColor="text1"/>
                    <w:sz w:val="22"/>
                  </w:rPr>
                </w:rPrChange>
              </w:rPr>
              <w:pPrChange w:id="16080" w:author="tao huang" w:date="2017-09-17T12: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081" w:author="tao huang" w:date="2017-09-17T12:05:00Z">
                  <w:rPr>
                    <w:rFonts w:eastAsia="Times New Roman" w:cs="Times New Roman"/>
                    <w:color w:val="000000" w:themeColor="text1"/>
                    <w:sz w:val="22"/>
                  </w:rPr>
                </w:rPrChange>
              </w:rPr>
              <w:t>Base-lift</w:t>
            </w:r>
          </w:p>
        </w:tc>
        <w:tc>
          <w:tcPr>
            <w:tcW w:w="1085" w:type="dxa"/>
            <w:shd w:val="clear" w:color="auto" w:fill="auto"/>
            <w:noWrap/>
            <w:hideMark/>
            <w:tcPrChange w:id="16082" w:author="tao huang" w:date="2017-09-17T10:49:00Z">
              <w:tcPr>
                <w:tcW w:w="1085" w:type="dxa"/>
                <w:shd w:val="clear" w:color="auto" w:fill="auto"/>
                <w:noWrap/>
                <w:hideMark/>
              </w:tcPr>
            </w:tcPrChange>
          </w:tcPr>
          <w:p w14:paraId="5A7678FA" w14:textId="77777777" w:rsidR="00967711" w:rsidRPr="00A60A57" w:rsidRDefault="00967711" w:rsidP="00FB69C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083" w:author="tao huang" w:date="2017-09-17T12:05:00Z">
                  <w:rPr>
                    <w:rFonts w:eastAsia="Times New Roman" w:cs="Times New Roman"/>
                    <w:color w:val="000000" w:themeColor="text1"/>
                    <w:sz w:val="22"/>
                  </w:rPr>
                </w:rPrChange>
              </w:rPr>
              <w:pPrChange w:id="16084" w:author="tao huang" w:date="2017-09-17T12:08: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085" w:author="tao huang" w:date="2017-09-17T12:05:00Z">
                  <w:rPr>
                    <w:rFonts w:eastAsia="Times New Roman" w:cs="Times New Roman"/>
                    <w:color w:val="000000" w:themeColor="text1"/>
                    <w:sz w:val="22"/>
                  </w:rPr>
                </w:rPrChange>
              </w:rPr>
              <w:t>-32.99%</w:t>
            </w:r>
          </w:p>
        </w:tc>
        <w:tc>
          <w:tcPr>
            <w:tcW w:w="1041" w:type="dxa"/>
            <w:shd w:val="clear" w:color="auto" w:fill="auto"/>
            <w:noWrap/>
            <w:hideMark/>
            <w:tcPrChange w:id="16086" w:author="tao huang" w:date="2017-09-17T10:49:00Z">
              <w:tcPr>
                <w:tcW w:w="1041" w:type="dxa"/>
                <w:shd w:val="clear" w:color="auto" w:fill="auto"/>
                <w:noWrap/>
                <w:hideMark/>
              </w:tcPr>
            </w:tcPrChange>
          </w:tcPr>
          <w:p w14:paraId="0E0BF46D" w14:textId="77777777" w:rsidR="00967711" w:rsidRPr="00A60A57" w:rsidRDefault="00967711" w:rsidP="00FB69C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087" w:author="tao huang" w:date="2017-09-17T12:05:00Z">
                  <w:rPr>
                    <w:rFonts w:eastAsia="Times New Roman" w:cs="Times New Roman"/>
                    <w:color w:val="000000" w:themeColor="text1"/>
                    <w:sz w:val="22"/>
                  </w:rPr>
                </w:rPrChange>
              </w:rPr>
              <w:pPrChange w:id="16088" w:author="tao huang" w:date="2017-09-17T12:08: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089" w:author="tao huang" w:date="2017-09-17T12:05:00Z">
                  <w:rPr>
                    <w:rFonts w:eastAsia="Times New Roman" w:cs="Times New Roman"/>
                    <w:color w:val="000000" w:themeColor="text1"/>
                    <w:sz w:val="22"/>
                  </w:rPr>
                </w:rPrChange>
              </w:rPr>
              <w:t>-13.66%</w:t>
            </w:r>
          </w:p>
        </w:tc>
        <w:tc>
          <w:tcPr>
            <w:tcW w:w="1086" w:type="dxa"/>
            <w:shd w:val="clear" w:color="auto" w:fill="auto"/>
            <w:noWrap/>
            <w:hideMark/>
            <w:tcPrChange w:id="16090" w:author="tao huang" w:date="2017-09-17T10:49:00Z">
              <w:tcPr>
                <w:tcW w:w="1086" w:type="dxa"/>
                <w:shd w:val="clear" w:color="auto" w:fill="auto"/>
                <w:noWrap/>
                <w:hideMark/>
              </w:tcPr>
            </w:tcPrChange>
          </w:tcPr>
          <w:p w14:paraId="7BACB8C2" w14:textId="77777777" w:rsidR="00967711" w:rsidRPr="00A60A57" w:rsidRDefault="00967711" w:rsidP="00FB69C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091" w:author="tao huang" w:date="2017-09-17T12:05:00Z">
                  <w:rPr>
                    <w:rFonts w:eastAsia="Times New Roman" w:cs="Times New Roman"/>
                    <w:color w:val="000000" w:themeColor="text1"/>
                    <w:sz w:val="22"/>
                  </w:rPr>
                </w:rPrChange>
              </w:rPr>
              <w:pPrChange w:id="16092" w:author="tao huang" w:date="2017-09-17T12:08: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093" w:author="tao huang" w:date="2017-09-17T12:05:00Z">
                  <w:rPr>
                    <w:rFonts w:eastAsia="Times New Roman" w:cs="Times New Roman"/>
                    <w:color w:val="000000" w:themeColor="text1"/>
                    <w:sz w:val="22"/>
                  </w:rPr>
                </w:rPrChange>
              </w:rPr>
              <w:t>-10.62%</w:t>
            </w:r>
          </w:p>
        </w:tc>
        <w:tc>
          <w:tcPr>
            <w:tcW w:w="1395" w:type="dxa"/>
            <w:shd w:val="clear" w:color="auto" w:fill="auto"/>
            <w:noWrap/>
            <w:hideMark/>
            <w:tcPrChange w:id="16094" w:author="tao huang" w:date="2017-09-17T10:49:00Z">
              <w:tcPr>
                <w:tcW w:w="1395" w:type="dxa"/>
                <w:shd w:val="clear" w:color="auto" w:fill="auto"/>
                <w:noWrap/>
                <w:hideMark/>
              </w:tcPr>
            </w:tcPrChange>
          </w:tcPr>
          <w:p w14:paraId="2C38EF67" w14:textId="77777777" w:rsidR="00967711" w:rsidRPr="00A60A57" w:rsidRDefault="00967711" w:rsidP="00FB69C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095" w:author="tao huang" w:date="2017-09-17T12:05:00Z">
                  <w:rPr>
                    <w:rFonts w:eastAsia="Times New Roman" w:cs="Times New Roman"/>
                    <w:color w:val="000000" w:themeColor="text1"/>
                    <w:sz w:val="22"/>
                  </w:rPr>
                </w:rPrChange>
              </w:rPr>
              <w:pPrChange w:id="16096" w:author="tao huang" w:date="2017-09-17T12: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097" w:author="tao huang" w:date="2017-09-17T12:05:00Z">
                  <w:rPr>
                    <w:rFonts w:eastAsia="Times New Roman" w:cs="Times New Roman"/>
                    <w:color w:val="000000" w:themeColor="text1"/>
                    <w:sz w:val="22"/>
                  </w:rPr>
                </w:rPrChange>
              </w:rPr>
              <w:t>-11.21%</w:t>
            </w:r>
          </w:p>
        </w:tc>
      </w:tr>
      <w:tr w:rsidR="007F2079" w:rsidRPr="00A60A57" w14:paraId="6B0B592E" w14:textId="77777777" w:rsidTr="009B69CE">
        <w:trPr>
          <w:cnfStyle w:val="000000100000" w:firstRow="0" w:lastRow="0" w:firstColumn="0" w:lastColumn="0" w:oddVBand="0" w:evenVBand="0" w:oddHBand="1" w:evenHBand="0" w:firstRowFirstColumn="0" w:firstRowLastColumn="0" w:lastRowFirstColumn="0" w:lastRowLastColumn="0"/>
          <w:trHeight w:val="20"/>
          <w:trPrChange w:id="16098" w:author="tao huang" w:date="2017-09-17T10:49:00Z">
            <w:trPr>
              <w:trHeight w:val="20"/>
            </w:trPr>
          </w:trPrChange>
        </w:trPr>
        <w:tc>
          <w:tcPr>
            <w:cnfStyle w:val="001000000000" w:firstRow="0" w:lastRow="0" w:firstColumn="1" w:lastColumn="0" w:oddVBand="0" w:evenVBand="0" w:oddHBand="0" w:evenHBand="0" w:firstRowFirstColumn="0" w:firstRowLastColumn="0" w:lastRowFirstColumn="0" w:lastRowLastColumn="0"/>
            <w:tcW w:w="851" w:type="dxa"/>
            <w:tcBorders>
              <w:bottom w:val="single" w:sz="4" w:space="0" w:color="auto"/>
            </w:tcBorders>
            <w:shd w:val="clear" w:color="auto" w:fill="auto"/>
            <w:noWrap/>
            <w:hideMark/>
            <w:tcPrChange w:id="16099" w:author="tao huang" w:date="2017-09-17T10:49:00Z">
              <w:tcPr>
                <w:tcW w:w="993" w:type="dxa"/>
                <w:tcBorders>
                  <w:bottom w:val="single" w:sz="4" w:space="0" w:color="auto"/>
                </w:tcBorders>
                <w:shd w:val="clear" w:color="auto" w:fill="auto"/>
                <w:noWrap/>
                <w:hideMark/>
              </w:tcPr>
            </w:tcPrChange>
          </w:tcPr>
          <w:p w14:paraId="34F31458" w14:textId="77777777" w:rsidR="00967711" w:rsidRPr="00A60A57" w:rsidRDefault="00967711" w:rsidP="00FB69CC">
            <w:pPr>
              <w:spacing w:after="0" w:line="240" w:lineRule="auto"/>
              <w:jc w:val="center"/>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6100" w:author="tao huang" w:date="2017-09-17T12:05:00Z">
                  <w:rPr>
                    <w:rFonts w:eastAsia="Times New Roman" w:cs="Times New Roman"/>
                    <w:b w:val="0"/>
                    <w:color w:val="000000" w:themeColor="text1"/>
                    <w:sz w:val="22"/>
                  </w:rPr>
                </w:rPrChange>
              </w:rPr>
              <w:pPrChange w:id="16101" w:author="tao huang" w:date="2017-09-17T12:08:00Z">
                <w:pPr>
                  <w:spacing w:after="0" w:line="240" w:lineRule="auto"/>
                  <w:jc w:val="center"/>
                  <w:cnfStyle w:val="001000100000" w:firstRow="0" w:lastRow="0" w:firstColumn="1" w:lastColumn="0" w:oddVBand="0" w:evenVBand="0" w:oddHBand="1" w:evenHBand="0" w:firstRowFirstColumn="0" w:firstRowLastColumn="0" w:lastRowFirstColumn="0" w:lastRowLastColumn="0"/>
                </w:pPr>
              </w:pPrChange>
            </w:pPr>
            <w:r w:rsidRPr="00A60A57">
              <w:rPr>
                <w:rFonts w:eastAsia="Times New Roman" w:cs="Times New Roman"/>
                <w:b w:val="0"/>
                <w:color w:val="0D0D0D" w:themeColor="text1" w:themeTint="F2"/>
                <w:sz w:val="22"/>
                <w:rPrChange w:id="16102" w:author="tao huang" w:date="2017-09-17T12:05:00Z">
                  <w:rPr>
                    <w:rFonts w:eastAsia="Times New Roman" w:cs="Times New Roman"/>
                    <w:color w:val="000000" w:themeColor="text1"/>
                    <w:sz w:val="22"/>
                  </w:rPr>
                </w:rPrChange>
              </w:rPr>
              <w:t> </w:t>
            </w:r>
          </w:p>
        </w:tc>
        <w:tc>
          <w:tcPr>
            <w:tcW w:w="1796" w:type="dxa"/>
            <w:tcBorders>
              <w:bottom w:val="single" w:sz="4" w:space="0" w:color="auto"/>
            </w:tcBorders>
            <w:shd w:val="clear" w:color="auto" w:fill="auto"/>
            <w:hideMark/>
            <w:tcPrChange w:id="16103" w:author="tao huang" w:date="2017-09-17T10:49:00Z">
              <w:tcPr>
                <w:tcW w:w="1796" w:type="dxa"/>
                <w:tcBorders>
                  <w:bottom w:val="single" w:sz="4" w:space="0" w:color="auto"/>
                </w:tcBorders>
                <w:shd w:val="clear" w:color="auto" w:fill="auto"/>
                <w:hideMark/>
              </w:tcPr>
            </w:tcPrChange>
          </w:tcPr>
          <w:p w14:paraId="6C60518D" w14:textId="77777777" w:rsidR="00967711" w:rsidRPr="00A60A57" w:rsidRDefault="00967711" w:rsidP="00FB69CC">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104" w:author="tao huang" w:date="2017-09-17T12:05:00Z">
                  <w:rPr>
                    <w:rFonts w:eastAsia="Times New Roman" w:cs="Times New Roman"/>
                    <w:color w:val="000000" w:themeColor="text1"/>
                    <w:sz w:val="22"/>
                  </w:rPr>
                </w:rPrChange>
              </w:rPr>
              <w:pPrChange w:id="16105" w:author="tao huang" w:date="2017-09-17T12:08:00Z">
                <w:pPr>
                  <w:spacing w:after="0" w:line="240" w:lineRule="auto"/>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106" w:author="tao huang" w:date="2017-09-17T12:05:00Z">
                  <w:rPr>
                    <w:rFonts w:eastAsia="Times New Roman" w:cs="Times New Roman"/>
                    <w:color w:val="000000" w:themeColor="text1"/>
                    <w:sz w:val="22"/>
                  </w:rPr>
                </w:rPrChange>
              </w:rPr>
              <w:t>ADL-EWC-IC</w:t>
            </w:r>
          </w:p>
        </w:tc>
        <w:tc>
          <w:tcPr>
            <w:tcW w:w="1796" w:type="dxa"/>
            <w:tcBorders>
              <w:bottom w:val="single" w:sz="4" w:space="0" w:color="auto"/>
            </w:tcBorders>
            <w:shd w:val="clear" w:color="auto" w:fill="auto"/>
            <w:noWrap/>
            <w:hideMark/>
            <w:tcPrChange w:id="16107" w:author="tao huang" w:date="2017-09-17T10:49:00Z">
              <w:tcPr>
                <w:tcW w:w="1796" w:type="dxa"/>
                <w:tcBorders>
                  <w:bottom w:val="single" w:sz="4" w:space="0" w:color="auto"/>
                </w:tcBorders>
                <w:shd w:val="clear" w:color="auto" w:fill="auto"/>
                <w:noWrap/>
                <w:hideMark/>
              </w:tcPr>
            </w:tcPrChange>
          </w:tcPr>
          <w:p w14:paraId="46258968" w14:textId="77777777" w:rsidR="00967711" w:rsidRPr="00A60A57" w:rsidRDefault="00967711" w:rsidP="00FB69C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108" w:author="tao huang" w:date="2017-09-17T12:05:00Z">
                  <w:rPr>
                    <w:rFonts w:eastAsia="Times New Roman" w:cs="Times New Roman"/>
                    <w:color w:val="000000" w:themeColor="text1"/>
                    <w:sz w:val="22"/>
                  </w:rPr>
                </w:rPrChange>
              </w:rPr>
              <w:pPrChange w:id="16109" w:author="tao huang" w:date="2017-09-17T12: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110" w:author="tao huang" w:date="2017-09-17T12:05:00Z">
                  <w:rPr>
                    <w:rFonts w:eastAsia="Times New Roman" w:cs="Times New Roman"/>
                    <w:color w:val="000000" w:themeColor="text1"/>
                    <w:sz w:val="22"/>
                  </w:rPr>
                </w:rPrChange>
              </w:rPr>
              <w:t>Base-lift</w:t>
            </w:r>
          </w:p>
        </w:tc>
        <w:tc>
          <w:tcPr>
            <w:tcW w:w="1085" w:type="dxa"/>
            <w:tcBorders>
              <w:bottom w:val="single" w:sz="4" w:space="0" w:color="auto"/>
            </w:tcBorders>
            <w:shd w:val="clear" w:color="auto" w:fill="auto"/>
            <w:noWrap/>
            <w:hideMark/>
            <w:tcPrChange w:id="16111" w:author="tao huang" w:date="2017-09-17T10:49:00Z">
              <w:tcPr>
                <w:tcW w:w="1085" w:type="dxa"/>
                <w:tcBorders>
                  <w:bottom w:val="single" w:sz="4" w:space="0" w:color="auto"/>
                </w:tcBorders>
                <w:shd w:val="clear" w:color="auto" w:fill="auto"/>
                <w:noWrap/>
                <w:hideMark/>
              </w:tcPr>
            </w:tcPrChange>
          </w:tcPr>
          <w:p w14:paraId="291525F0" w14:textId="77777777" w:rsidR="00967711" w:rsidRPr="00A60A57" w:rsidRDefault="00967711" w:rsidP="00FB69C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112" w:author="tao huang" w:date="2017-09-17T12:05:00Z">
                  <w:rPr>
                    <w:rFonts w:eastAsia="Times New Roman" w:cs="Times New Roman"/>
                    <w:color w:val="000000" w:themeColor="text1"/>
                    <w:sz w:val="22"/>
                  </w:rPr>
                </w:rPrChange>
              </w:rPr>
              <w:pPrChange w:id="16113" w:author="tao huang" w:date="2017-09-17T12:08: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114" w:author="tao huang" w:date="2017-09-17T12:05:00Z">
                  <w:rPr>
                    <w:rFonts w:eastAsia="Times New Roman" w:cs="Times New Roman"/>
                    <w:color w:val="000000" w:themeColor="text1"/>
                    <w:sz w:val="22"/>
                  </w:rPr>
                </w:rPrChange>
              </w:rPr>
              <w:t>-33.85%</w:t>
            </w:r>
          </w:p>
        </w:tc>
        <w:tc>
          <w:tcPr>
            <w:tcW w:w="1041" w:type="dxa"/>
            <w:tcBorders>
              <w:bottom w:val="single" w:sz="4" w:space="0" w:color="auto"/>
            </w:tcBorders>
            <w:shd w:val="clear" w:color="auto" w:fill="auto"/>
            <w:noWrap/>
            <w:hideMark/>
            <w:tcPrChange w:id="16115" w:author="tao huang" w:date="2017-09-17T10:49:00Z">
              <w:tcPr>
                <w:tcW w:w="1041" w:type="dxa"/>
                <w:tcBorders>
                  <w:bottom w:val="single" w:sz="4" w:space="0" w:color="auto"/>
                </w:tcBorders>
                <w:shd w:val="clear" w:color="auto" w:fill="auto"/>
                <w:noWrap/>
                <w:hideMark/>
              </w:tcPr>
            </w:tcPrChange>
          </w:tcPr>
          <w:p w14:paraId="2B5D22C8" w14:textId="77777777" w:rsidR="00967711" w:rsidRPr="00A60A57" w:rsidRDefault="00967711" w:rsidP="00FB69C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116" w:author="tao huang" w:date="2017-09-17T12:05:00Z">
                  <w:rPr>
                    <w:rFonts w:eastAsia="Times New Roman" w:cs="Times New Roman"/>
                    <w:color w:val="000000" w:themeColor="text1"/>
                    <w:sz w:val="22"/>
                  </w:rPr>
                </w:rPrChange>
              </w:rPr>
              <w:pPrChange w:id="16117" w:author="tao huang" w:date="2017-09-17T12:08: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118" w:author="tao huang" w:date="2017-09-17T12:05:00Z">
                  <w:rPr>
                    <w:rFonts w:eastAsia="Times New Roman" w:cs="Times New Roman"/>
                    <w:color w:val="000000" w:themeColor="text1"/>
                    <w:sz w:val="22"/>
                  </w:rPr>
                </w:rPrChange>
              </w:rPr>
              <w:t>-13.70%</w:t>
            </w:r>
          </w:p>
        </w:tc>
        <w:tc>
          <w:tcPr>
            <w:tcW w:w="1086" w:type="dxa"/>
            <w:tcBorders>
              <w:bottom w:val="single" w:sz="4" w:space="0" w:color="auto"/>
            </w:tcBorders>
            <w:shd w:val="clear" w:color="auto" w:fill="auto"/>
            <w:noWrap/>
            <w:hideMark/>
            <w:tcPrChange w:id="16119" w:author="tao huang" w:date="2017-09-17T10:49:00Z">
              <w:tcPr>
                <w:tcW w:w="1086" w:type="dxa"/>
                <w:tcBorders>
                  <w:bottom w:val="single" w:sz="4" w:space="0" w:color="auto"/>
                </w:tcBorders>
                <w:shd w:val="clear" w:color="auto" w:fill="auto"/>
                <w:noWrap/>
                <w:hideMark/>
              </w:tcPr>
            </w:tcPrChange>
          </w:tcPr>
          <w:p w14:paraId="2F0C2E25" w14:textId="77777777" w:rsidR="00967711" w:rsidRPr="00A60A57" w:rsidRDefault="00967711" w:rsidP="00FB69C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120" w:author="tao huang" w:date="2017-09-17T12:05:00Z">
                  <w:rPr>
                    <w:rFonts w:eastAsia="Times New Roman" w:cs="Times New Roman"/>
                    <w:color w:val="000000" w:themeColor="text1"/>
                    <w:sz w:val="22"/>
                  </w:rPr>
                </w:rPrChange>
              </w:rPr>
              <w:pPrChange w:id="16121" w:author="tao huang" w:date="2017-09-17T12:08: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122" w:author="tao huang" w:date="2017-09-17T12:05:00Z">
                  <w:rPr>
                    <w:rFonts w:eastAsia="Times New Roman" w:cs="Times New Roman"/>
                    <w:color w:val="000000" w:themeColor="text1"/>
                    <w:sz w:val="22"/>
                  </w:rPr>
                </w:rPrChange>
              </w:rPr>
              <w:t>-10.88%</w:t>
            </w:r>
          </w:p>
        </w:tc>
        <w:tc>
          <w:tcPr>
            <w:tcW w:w="1395" w:type="dxa"/>
            <w:tcBorders>
              <w:bottom w:val="single" w:sz="4" w:space="0" w:color="auto"/>
            </w:tcBorders>
            <w:shd w:val="clear" w:color="auto" w:fill="auto"/>
            <w:noWrap/>
            <w:hideMark/>
            <w:tcPrChange w:id="16123" w:author="tao huang" w:date="2017-09-17T10:49:00Z">
              <w:tcPr>
                <w:tcW w:w="1395" w:type="dxa"/>
                <w:tcBorders>
                  <w:bottom w:val="single" w:sz="4" w:space="0" w:color="auto"/>
                </w:tcBorders>
                <w:shd w:val="clear" w:color="auto" w:fill="auto"/>
                <w:noWrap/>
                <w:hideMark/>
              </w:tcPr>
            </w:tcPrChange>
          </w:tcPr>
          <w:p w14:paraId="015312F8" w14:textId="77777777" w:rsidR="00967711" w:rsidRPr="00A60A57" w:rsidRDefault="00967711" w:rsidP="00FB69C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124" w:author="tao huang" w:date="2017-09-17T12:05:00Z">
                  <w:rPr>
                    <w:rFonts w:eastAsia="Times New Roman" w:cs="Times New Roman"/>
                    <w:color w:val="000000" w:themeColor="text1"/>
                    <w:sz w:val="22"/>
                  </w:rPr>
                </w:rPrChange>
              </w:rPr>
              <w:pPrChange w:id="16125" w:author="tao huang" w:date="2017-09-17T12: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126" w:author="tao huang" w:date="2017-09-17T12:05:00Z">
                  <w:rPr>
                    <w:rFonts w:eastAsia="Times New Roman" w:cs="Times New Roman"/>
                    <w:color w:val="000000" w:themeColor="text1"/>
                    <w:sz w:val="22"/>
                  </w:rPr>
                </w:rPrChange>
              </w:rPr>
              <w:t>-11.36%</w:t>
            </w:r>
          </w:p>
        </w:tc>
      </w:tr>
      <w:tr w:rsidR="007F2079" w:rsidRPr="00A60A57" w14:paraId="542E35B8" w14:textId="77777777" w:rsidTr="009B69CE">
        <w:trPr>
          <w:trHeight w:val="20"/>
          <w:trPrChange w:id="16127" w:author="tao huang" w:date="2017-09-17T10:49:00Z">
            <w:trPr>
              <w:trHeight w:val="20"/>
            </w:trPr>
          </w:trPrChange>
        </w:trPr>
        <w:tc>
          <w:tcPr>
            <w:cnfStyle w:val="001000000000" w:firstRow="0" w:lastRow="0" w:firstColumn="1" w:lastColumn="0" w:oddVBand="0" w:evenVBand="0" w:oddHBand="0" w:evenHBand="0" w:firstRowFirstColumn="0" w:firstRowLastColumn="0" w:lastRowFirstColumn="0" w:lastRowLastColumn="0"/>
            <w:tcW w:w="851" w:type="dxa"/>
            <w:vMerge w:val="restart"/>
            <w:tcBorders>
              <w:top w:val="single" w:sz="4" w:space="0" w:color="auto"/>
            </w:tcBorders>
            <w:shd w:val="clear" w:color="auto" w:fill="auto"/>
            <w:noWrap/>
            <w:hideMark/>
            <w:tcPrChange w:id="16128" w:author="tao huang" w:date="2017-09-17T10:49:00Z">
              <w:tcPr>
                <w:tcW w:w="993" w:type="dxa"/>
                <w:vMerge w:val="restart"/>
                <w:tcBorders>
                  <w:top w:val="single" w:sz="4" w:space="0" w:color="auto"/>
                </w:tcBorders>
                <w:shd w:val="clear" w:color="auto" w:fill="auto"/>
                <w:noWrap/>
                <w:hideMark/>
              </w:tcPr>
            </w:tcPrChange>
          </w:tcPr>
          <w:p w14:paraId="2D69368B" w14:textId="77777777" w:rsidR="00967711" w:rsidRPr="00A60A57" w:rsidRDefault="00967711" w:rsidP="00FB69CC">
            <w:pPr>
              <w:spacing w:after="0" w:line="240" w:lineRule="auto"/>
              <w:jc w:val="center"/>
              <w:rPr>
                <w:rFonts w:eastAsia="Times New Roman" w:cs="Times New Roman"/>
                <w:b w:val="0"/>
                <w:color w:val="0D0D0D" w:themeColor="text1" w:themeTint="F2"/>
                <w:sz w:val="22"/>
                <w:rPrChange w:id="16129" w:author="tao huang" w:date="2017-09-17T12:05:00Z">
                  <w:rPr>
                    <w:rFonts w:eastAsia="Times New Roman" w:cs="Times New Roman"/>
                    <w:b w:val="0"/>
                    <w:color w:val="000000" w:themeColor="text1"/>
                    <w:sz w:val="22"/>
                  </w:rPr>
                </w:rPrChange>
              </w:rPr>
              <w:pPrChange w:id="16130" w:author="tao huang" w:date="2017-09-17T12:08:00Z">
                <w:pPr>
                  <w:spacing w:after="0" w:line="240" w:lineRule="auto"/>
                  <w:jc w:val="center"/>
                </w:pPr>
              </w:pPrChange>
            </w:pPr>
            <w:r w:rsidRPr="00A60A57">
              <w:rPr>
                <w:rFonts w:eastAsia="Times New Roman" w:cs="Times New Roman"/>
                <w:b w:val="0"/>
                <w:color w:val="0D0D0D" w:themeColor="text1" w:themeTint="F2"/>
                <w:sz w:val="22"/>
                <w:rPrChange w:id="16131" w:author="tao huang" w:date="2017-09-17T12:05:00Z">
                  <w:rPr>
                    <w:rFonts w:eastAsia="Times New Roman" w:cs="Times New Roman"/>
                    <w:color w:val="000000" w:themeColor="text1"/>
                    <w:sz w:val="22"/>
                  </w:rPr>
                </w:rPrChange>
              </w:rPr>
              <w:t>h=1</w:t>
            </w:r>
          </w:p>
        </w:tc>
        <w:tc>
          <w:tcPr>
            <w:tcW w:w="1796" w:type="dxa"/>
            <w:tcBorders>
              <w:top w:val="single" w:sz="4" w:space="0" w:color="auto"/>
            </w:tcBorders>
            <w:shd w:val="clear" w:color="auto" w:fill="auto"/>
            <w:noWrap/>
            <w:hideMark/>
            <w:tcPrChange w:id="16132" w:author="tao huang" w:date="2017-09-17T10:49:00Z">
              <w:tcPr>
                <w:tcW w:w="1796" w:type="dxa"/>
                <w:tcBorders>
                  <w:top w:val="single" w:sz="4" w:space="0" w:color="auto"/>
                </w:tcBorders>
                <w:shd w:val="clear" w:color="auto" w:fill="auto"/>
                <w:noWrap/>
                <w:hideMark/>
              </w:tcPr>
            </w:tcPrChange>
          </w:tcPr>
          <w:p w14:paraId="385E490A" w14:textId="77777777" w:rsidR="00967711" w:rsidRPr="00A60A57" w:rsidRDefault="00967711" w:rsidP="00FB69CC">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133" w:author="tao huang" w:date="2017-09-17T12:05:00Z">
                  <w:rPr>
                    <w:rFonts w:eastAsia="Times New Roman" w:cs="Times New Roman"/>
                    <w:color w:val="000000" w:themeColor="text1"/>
                    <w:sz w:val="22"/>
                  </w:rPr>
                </w:rPrChange>
              </w:rPr>
              <w:pPrChange w:id="16134" w:author="tao huang" w:date="2017-09-17T12:08:00Z">
                <w:pPr>
                  <w:spacing w:after="0" w:line="240" w:lineRule="auto"/>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135" w:author="tao huang" w:date="2017-09-17T12:05:00Z">
                  <w:rPr>
                    <w:rFonts w:eastAsia="Times New Roman" w:cs="Times New Roman"/>
                    <w:color w:val="000000" w:themeColor="text1"/>
                    <w:sz w:val="22"/>
                  </w:rPr>
                </w:rPrChange>
              </w:rPr>
              <w:t>ADL-intra-EWC</w:t>
            </w:r>
          </w:p>
        </w:tc>
        <w:tc>
          <w:tcPr>
            <w:tcW w:w="1796" w:type="dxa"/>
            <w:tcBorders>
              <w:top w:val="single" w:sz="4" w:space="0" w:color="auto"/>
            </w:tcBorders>
            <w:shd w:val="clear" w:color="auto" w:fill="auto"/>
            <w:noWrap/>
            <w:hideMark/>
            <w:tcPrChange w:id="16136" w:author="tao huang" w:date="2017-09-17T10:49:00Z">
              <w:tcPr>
                <w:tcW w:w="1796" w:type="dxa"/>
                <w:tcBorders>
                  <w:top w:val="single" w:sz="4" w:space="0" w:color="auto"/>
                </w:tcBorders>
                <w:shd w:val="clear" w:color="auto" w:fill="auto"/>
                <w:noWrap/>
                <w:hideMark/>
              </w:tcPr>
            </w:tcPrChange>
          </w:tcPr>
          <w:p w14:paraId="1424D69B" w14:textId="77777777" w:rsidR="00967711" w:rsidRPr="00A60A57" w:rsidRDefault="00967711" w:rsidP="00FB69C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137" w:author="tao huang" w:date="2017-09-17T12:05:00Z">
                  <w:rPr>
                    <w:rFonts w:eastAsia="Times New Roman" w:cs="Times New Roman"/>
                    <w:color w:val="000000" w:themeColor="text1"/>
                    <w:sz w:val="22"/>
                  </w:rPr>
                </w:rPrChange>
              </w:rPr>
              <w:pPrChange w:id="16138" w:author="tao huang" w:date="2017-09-17T12: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139" w:author="tao huang" w:date="2017-09-17T12:05:00Z">
                  <w:rPr>
                    <w:rFonts w:eastAsia="Times New Roman" w:cs="Times New Roman"/>
                    <w:color w:val="000000" w:themeColor="text1"/>
                    <w:sz w:val="22"/>
                  </w:rPr>
                </w:rPrChange>
              </w:rPr>
              <w:t>ADL-intra</w:t>
            </w:r>
          </w:p>
        </w:tc>
        <w:tc>
          <w:tcPr>
            <w:tcW w:w="1085" w:type="dxa"/>
            <w:tcBorders>
              <w:top w:val="single" w:sz="4" w:space="0" w:color="auto"/>
            </w:tcBorders>
            <w:shd w:val="clear" w:color="auto" w:fill="auto"/>
            <w:noWrap/>
            <w:hideMark/>
            <w:tcPrChange w:id="16140" w:author="tao huang" w:date="2017-09-17T10:49:00Z">
              <w:tcPr>
                <w:tcW w:w="1085" w:type="dxa"/>
                <w:tcBorders>
                  <w:top w:val="single" w:sz="4" w:space="0" w:color="auto"/>
                </w:tcBorders>
                <w:shd w:val="clear" w:color="auto" w:fill="auto"/>
                <w:noWrap/>
                <w:hideMark/>
              </w:tcPr>
            </w:tcPrChange>
          </w:tcPr>
          <w:p w14:paraId="6449C735" w14:textId="77777777" w:rsidR="00967711" w:rsidRPr="00A60A57" w:rsidRDefault="00967711" w:rsidP="00FB69C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141" w:author="tao huang" w:date="2017-09-17T12:05:00Z">
                  <w:rPr>
                    <w:rFonts w:eastAsia="Times New Roman" w:cs="Times New Roman"/>
                    <w:color w:val="000000" w:themeColor="text1"/>
                    <w:sz w:val="22"/>
                  </w:rPr>
                </w:rPrChange>
              </w:rPr>
              <w:pPrChange w:id="16142" w:author="tao huang" w:date="2017-09-17T12:08: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143" w:author="tao huang" w:date="2017-09-17T12:05:00Z">
                  <w:rPr>
                    <w:rFonts w:eastAsia="Times New Roman" w:cs="Times New Roman"/>
                    <w:color w:val="000000" w:themeColor="text1"/>
                    <w:sz w:val="22"/>
                  </w:rPr>
                </w:rPrChange>
              </w:rPr>
              <w:t>-37.33%</w:t>
            </w:r>
          </w:p>
        </w:tc>
        <w:tc>
          <w:tcPr>
            <w:tcW w:w="1041" w:type="dxa"/>
            <w:tcBorders>
              <w:top w:val="single" w:sz="4" w:space="0" w:color="auto"/>
            </w:tcBorders>
            <w:shd w:val="clear" w:color="auto" w:fill="auto"/>
            <w:noWrap/>
            <w:hideMark/>
            <w:tcPrChange w:id="16144" w:author="tao huang" w:date="2017-09-17T10:49:00Z">
              <w:tcPr>
                <w:tcW w:w="1041" w:type="dxa"/>
                <w:tcBorders>
                  <w:top w:val="single" w:sz="4" w:space="0" w:color="auto"/>
                </w:tcBorders>
                <w:shd w:val="clear" w:color="auto" w:fill="auto"/>
                <w:noWrap/>
                <w:hideMark/>
              </w:tcPr>
            </w:tcPrChange>
          </w:tcPr>
          <w:p w14:paraId="7D6C205B" w14:textId="77777777" w:rsidR="00967711" w:rsidRPr="00A60A57" w:rsidRDefault="00967711" w:rsidP="00FB69C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145" w:author="tao huang" w:date="2017-09-17T12:05:00Z">
                  <w:rPr>
                    <w:rFonts w:eastAsia="Times New Roman" w:cs="Times New Roman"/>
                    <w:color w:val="000000" w:themeColor="text1"/>
                    <w:sz w:val="22"/>
                  </w:rPr>
                </w:rPrChange>
              </w:rPr>
              <w:pPrChange w:id="16146" w:author="tao huang" w:date="2017-09-17T12:08: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147" w:author="tao huang" w:date="2017-09-17T12:05:00Z">
                  <w:rPr>
                    <w:rFonts w:eastAsia="Times New Roman" w:cs="Times New Roman"/>
                    <w:color w:val="000000" w:themeColor="text1"/>
                    <w:sz w:val="22"/>
                  </w:rPr>
                </w:rPrChange>
              </w:rPr>
              <w:t>-13.17%</w:t>
            </w:r>
          </w:p>
        </w:tc>
        <w:tc>
          <w:tcPr>
            <w:tcW w:w="1086" w:type="dxa"/>
            <w:tcBorders>
              <w:top w:val="single" w:sz="4" w:space="0" w:color="auto"/>
            </w:tcBorders>
            <w:shd w:val="clear" w:color="auto" w:fill="auto"/>
            <w:noWrap/>
            <w:hideMark/>
            <w:tcPrChange w:id="16148" w:author="tao huang" w:date="2017-09-17T10:49:00Z">
              <w:tcPr>
                <w:tcW w:w="1086" w:type="dxa"/>
                <w:tcBorders>
                  <w:top w:val="single" w:sz="4" w:space="0" w:color="auto"/>
                </w:tcBorders>
                <w:shd w:val="clear" w:color="auto" w:fill="auto"/>
                <w:noWrap/>
                <w:hideMark/>
              </w:tcPr>
            </w:tcPrChange>
          </w:tcPr>
          <w:p w14:paraId="382236AC" w14:textId="77777777" w:rsidR="00967711" w:rsidRPr="00A60A57" w:rsidRDefault="00967711" w:rsidP="00FB69C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149" w:author="tao huang" w:date="2017-09-17T12:05:00Z">
                  <w:rPr>
                    <w:rFonts w:eastAsia="Times New Roman" w:cs="Times New Roman"/>
                    <w:color w:val="000000" w:themeColor="text1"/>
                    <w:sz w:val="22"/>
                  </w:rPr>
                </w:rPrChange>
              </w:rPr>
              <w:pPrChange w:id="16150" w:author="tao huang" w:date="2017-09-17T12:08: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151" w:author="tao huang" w:date="2017-09-17T12:05:00Z">
                  <w:rPr>
                    <w:rFonts w:eastAsia="Times New Roman" w:cs="Times New Roman"/>
                    <w:color w:val="000000" w:themeColor="text1"/>
                    <w:sz w:val="22"/>
                  </w:rPr>
                </w:rPrChange>
              </w:rPr>
              <w:t>-10.04%</w:t>
            </w:r>
          </w:p>
        </w:tc>
        <w:tc>
          <w:tcPr>
            <w:tcW w:w="1395" w:type="dxa"/>
            <w:tcBorders>
              <w:top w:val="single" w:sz="4" w:space="0" w:color="auto"/>
            </w:tcBorders>
            <w:shd w:val="clear" w:color="auto" w:fill="auto"/>
            <w:noWrap/>
            <w:hideMark/>
            <w:tcPrChange w:id="16152" w:author="tao huang" w:date="2017-09-17T10:49:00Z">
              <w:tcPr>
                <w:tcW w:w="1395" w:type="dxa"/>
                <w:tcBorders>
                  <w:top w:val="single" w:sz="4" w:space="0" w:color="auto"/>
                </w:tcBorders>
                <w:shd w:val="clear" w:color="auto" w:fill="auto"/>
                <w:noWrap/>
                <w:hideMark/>
              </w:tcPr>
            </w:tcPrChange>
          </w:tcPr>
          <w:p w14:paraId="139848D1" w14:textId="77777777" w:rsidR="00967711" w:rsidRPr="00A60A57" w:rsidRDefault="00967711" w:rsidP="00FB69C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153" w:author="tao huang" w:date="2017-09-17T12:05:00Z">
                  <w:rPr>
                    <w:rFonts w:eastAsia="Times New Roman" w:cs="Times New Roman"/>
                    <w:color w:val="000000" w:themeColor="text1"/>
                    <w:sz w:val="22"/>
                  </w:rPr>
                </w:rPrChange>
              </w:rPr>
              <w:pPrChange w:id="16154" w:author="tao huang" w:date="2017-09-17T12: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155" w:author="tao huang" w:date="2017-09-17T12:05:00Z">
                  <w:rPr>
                    <w:rFonts w:eastAsia="Times New Roman" w:cs="Times New Roman"/>
                    <w:color w:val="000000" w:themeColor="text1"/>
                    <w:sz w:val="22"/>
                  </w:rPr>
                </w:rPrChange>
              </w:rPr>
              <w:t>-4.55%</w:t>
            </w:r>
          </w:p>
        </w:tc>
      </w:tr>
      <w:tr w:rsidR="007F2079" w:rsidRPr="00A60A57" w14:paraId="277ADDD6" w14:textId="77777777" w:rsidTr="009B69CE">
        <w:trPr>
          <w:cnfStyle w:val="000000100000" w:firstRow="0" w:lastRow="0" w:firstColumn="0" w:lastColumn="0" w:oddVBand="0" w:evenVBand="0" w:oddHBand="1" w:evenHBand="0" w:firstRowFirstColumn="0" w:firstRowLastColumn="0" w:lastRowFirstColumn="0" w:lastRowLastColumn="0"/>
          <w:trHeight w:val="20"/>
          <w:trPrChange w:id="16156" w:author="tao huang" w:date="2017-09-17T10:49:00Z">
            <w:trPr>
              <w:trHeight w:val="20"/>
            </w:trPr>
          </w:trPrChange>
        </w:trPr>
        <w:tc>
          <w:tcPr>
            <w:cnfStyle w:val="001000000000" w:firstRow="0" w:lastRow="0" w:firstColumn="1" w:lastColumn="0" w:oddVBand="0" w:evenVBand="0" w:oddHBand="0" w:evenHBand="0" w:firstRowFirstColumn="0" w:firstRowLastColumn="0" w:lastRowFirstColumn="0" w:lastRowLastColumn="0"/>
            <w:tcW w:w="851" w:type="dxa"/>
            <w:vMerge/>
            <w:shd w:val="clear" w:color="auto" w:fill="auto"/>
            <w:hideMark/>
            <w:tcPrChange w:id="16157" w:author="tao huang" w:date="2017-09-17T10:49:00Z">
              <w:tcPr>
                <w:tcW w:w="993" w:type="dxa"/>
                <w:vMerge/>
                <w:shd w:val="clear" w:color="auto" w:fill="auto"/>
                <w:hideMark/>
              </w:tcPr>
            </w:tcPrChange>
          </w:tcPr>
          <w:p w14:paraId="0BCFABBD" w14:textId="77777777" w:rsidR="00967711" w:rsidRPr="00A60A57" w:rsidRDefault="00967711" w:rsidP="00FB69CC">
            <w:pPr>
              <w:spacing w:after="0" w:line="24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6158" w:author="tao huang" w:date="2017-09-17T12:05:00Z">
                  <w:rPr>
                    <w:rFonts w:eastAsia="Times New Roman" w:cs="Times New Roman"/>
                    <w:b w:val="0"/>
                    <w:color w:val="000000" w:themeColor="text1"/>
                    <w:sz w:val="22"/>
                  </w:rPr>
                </w:rPrChange>
              </w:rPr>
              <w:pPrChange w:id="16159" w:author="tao huang" w:date="2017-09-17T12:08:00Z">
                <w:pPr>
                  <w:spacing w:after="0" w:line="240" w:lineRule="auto"/>
                  <w:cnfStyle w:val="001000100000" w:firstRow="0" w:lastRow="0" w:firstColumn="1" w:lastColumn="0" w:oddVBand="0" w:evenVBand="0" w:oddHBand="1" w:evenHBand="0" w:firstRowFirstColumn="0" w:firstRowLastColumn="0" w:lastRowFirstColumn="0" w:lastRowLastColumn="0"/>
                </w:pPr>
              </w:pPrChange>
            </w:pPr>
          </w:p>
        </w:tc>
        <w:tc>
          <w:tcPr>
            <w:tcW w:w="1796" w:type="dxa"/>
            <w:shd w:val="clear" w:color="auto" w:fill="auto"/>
            <w:noWrap/>
            <w:hideMark/>
            <w:tcPrChange w:id="16160" w:author="tao huang" w:date="2017-09-17T10:49:00Z">
              <w:tcPr>
                <w:tcW w:w="1796" w:type="dxa"/>
                <w:shd w:val="clear" w:color="auto" w:fill="auto"/>
                <w:noWrap/>
                <w:hideMark/>
              </w:tcPr>
            </w:tcPrChange>
          </w:tcPr>
          <w:p w14:paraId="38FC279C" w14:textId="77777777" w:rsidR="00967711" w:rsidRPr="00A60A57" w:rsidRDefault="00967711" w:rsidP="00FB69CC">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161" w:author="tao huang" w:date="2017-09-17T12:05:00Z">
                  <w:rPr>
                    <w:rFonts w:eastAsia="Times New Roman" w:cs="Times New Roman"/>
                    <w:color w:val="000000" w:themeColor="text1"/>
                    <w:sz w:val="22"/>
                  </w:rPr>
                </w:rPrChange>
              </w:rPr>
              <w:pPrChange w:id="16162" w:author="tao huang" w:date="2017-09-17T12:08:00Z">
                <w:pPr>
                  <w:spacing w:after="0" w:line="240" w:lineRule="auto"/>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163" w:author="tao huang" w:date="2017-09-17T12:05:00Z">
                  <w:rPr>
                    <w:rFonts w:eastAsia="Times New Roman" w:cs="Times New Roman"/>
                    <w:color w:val="000000" w:themeColor="text1"/>
                    <w:sz w:val="22"/>
                  </w:rPr>
                </w:rPrChange>
              </w:rPr>
              <w:t>ADL-intra-IC</w:t>
            </w:r>
          </w:p>
        </w:tc>
        <w:tc>
          <w:tcPr>
            <w:tcW w:w="1796" w:type="dxa"/>
            <w:shd w:val="clear" w:color="auto" w:fill="auto"/>
            <w:noWrap/>
            <w:hideMark/>
            <w:tcPrChange w:id="16164" w:author="tao huang" w:date="2017-09-17T10:49:00Z">
              <w:tcPr>
                <w:tcW w:w="1796" w:type="dxa"/>
                <w:shd w:val="clear" w:color="auto" w:fill="auto"/>
                <w:noWrap/>
                <w:hideMark/>
              </w:tcPr>
            </w:tcPrChange>
          </w:tcPr>
          <w:p w14:paraId="3C885D1F" w14:textId="77777777" w:rsidR="00967711" w:rsidRPr="00A60A57" w:rsidRDefault="00967711" w:rsidP="00FB69C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165" w:author="tao huang" w:date="2017-09-17T12:05:00Z">
                  <w:rPr>
                    <w:rFonts w:eastAsia="Times New Roman" w:cs="Times New Roman"/>
                    <w:color w:val="000000" w:themeColor="text1"/>
                    <w:sz w:val="22"/>
                  </w:rPr>
                </w:rPrChange>
              </w:rPr>
              <w:pPrChange w:id="16166" w:author="tao huang" w:date="2017-09-17T12: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167" w:author="tao huang" w:date="2017-09-17T12:05:00Z">
                  <w:rPr>
                    <w:rFonts w:eastAsia="Times New Roman" w:cs="Times New Roman"/>
                    <w:color w:val="000000" w:themeColor="text1"/>
                    <w:sz w:val="22"/>
                  </w:rPr>
                </w:rPrChange>
              </w:rPr>
              <w:t>ADL-intra</w:t>
            </w:r>
          </w:p>
        </w:tc>
        <w:tc>
          <w:tcPr>
            <w:tcW w:w="1085" w:type="dxa"/>
            <w:shd w:val="clear" w:color="auto" w:fill="auto"/>
            <w:noWrap/>
            <w:hideMark/>
            <w:tcPrChange w:id="16168" w:author="tao huang" w:date="2017-09-17T10:49:00Z">
              <w:tcPr>
                <w:tcW w:w="1085" w:type="dxa"/>
                <w:shd w:val="clear" w:color="auto" w:fill="auto"/>
                <w:noWrap/>
                <w:hideMark/>
              </w:tcPr>
            </w:tcPrChange>
          </w:tcPr>
          <w:p w14:paraId="566932BF" w14:textId="77777777" w:rsidR="00967711" w:rsidRPr="00A60A57" w:rsidRDefault="00967711" w:rsidP="00FB69C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169" w:author="tao huang" w:date="2017-09-17T12:05:00Z">
                  <w:rPr>
                    <w:rFonts w:eastAsia="Times New Roman" w:cs="Times New Roman"/>
                    <w:color w:val="000000" w:themeColor="text1"/>
                    <w:sz w:val="22"/>
                  </w:rPr>
                </w:rPrChange>
              </w:rPr>
              <w:pPrChange w:id="16170" w:author="tao huang" w:date="2017-09-17T12:08: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171" w:author="tao huang" w:date="2017-09-17T12:05:00Z">
                  <w:rPr>
                    <w:rFonts w:eastAsia="Times New Roman" w:cs="Times New Roman"/>
                    <w:color w:val="000000" w:themeColor="text1"/>
                    <w:sz w:val="22"/>
                  </w:rPr>
                </w:rPrChange>
              </w:rPr>
              <w:t>-37.63%</w:t>
            </w:r>
          </w:p>
        </w:tc>
        <w:tc>
          <w:tcPr>
            <w:tcW w:w="1041" w:type="dxa"/>
            <w:shd w:val="clear" w:color="auto" w:fill="auto"/>
            <w:noWrap/>
            <w:hideMark/>
            <w:tcPrChange w:id="16172" w:author="tao huang" w:date="2017-09-17T10:49:00Z">
              <w:tcPr>
                <w:tcW w:w="1041" w:type="dxa"/>
                <w:shd w:val="clear" w:color="auto" w:fill="auto"/>
                <w:noWrap/>
                <w:hideMark/>
              </w:tcPr>
            </w:tcPrChange>
          </w:tcPr>
          <w:p w14:paraId="1CCCA3FA" w14:textId="77777777" w:rsidR="00967711" w:rsidRPr="00A60A57" w:rsidRDefault="00967711" w:rsidP="00FB69C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173" w:author="tao huang" w:date="2017-09-17T12:05:00Z">
                  <w:rPr>
                    <w:rFonts w:eastAsia="Times New Roman" w:cs="Times New Roman"/>
                    <w:color w:val="000000" w:themeColor="text1"/>
                    <w:sz w:val="22"/>
                  </w:rPr>
                </w:rPrChange>
              </w:rPr>
              <w:pPrChange w:id="16174" w:author="tao huang" w:date="2017-09-17T12:08: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175" w:author="tao huang" w:date="2017-09-17T12:05:00Z">
                  <w:rPr>
                    <w:rFonts w:eastAsia="Times New Roman" w:cs="Times New Roman"/>
                    <w:color w:val="000000" w:themeColor="text1"/>
                    <w:sz w:val="22"/>
                  </w:rPr>
                </w:rPrChange>
              </w:rPr>
              <w:t>-13.38%</w:t>
            </w:r>
          </w:p>
        </w:tc>
        <w:tc>
          <w:tcPr>
            <w:tcW w:w="1086" w:type="dxa"/>
            <w:shd w:val="clear" w:color="auto" w:fill="auto"/>
            <w:noWrap/>
            <w:hideMark/>
            <w:tcPrChange w:id="16176" w:author="tao huang" w:date="2017-09-17T10:49:00Z">
              <w:tcPr>
                <w:tcW w:w="1086" w:type="dxa"/>
                <w:shd w:val="clear" w:color="auto" w:fill="auto"/>
                <w:noWrap/>
                <w:hideMark/>
              </w:tcPr>
            </w:tcPrChange>
          </w:tcPr>
          <w:p w14:paraId="71BB7872" w14:textId="77777777" w:rsidR="00967711" w:rsidRPr="00A60A57" w:rsidRDefault="00967711" w:rsidP="00FB69C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177" w:author="tao huang" w:date="2017-09-17T12:05:00Z">
                  <w:rPr>
                    <w:rFonts w:eastAsia="Times New Roman" w:cs="Times New Roman"/>
                    <w:color w:val="000000" w:themeColor="text1"/>
                    <w:sz w:val="22"/>
                  </w:rPr>
                </w:rPrChange>
              </w:rPr>
              <w:pPrChange w:id="16178" w:author="tao huang" w:date="2017-09-17T12:08: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179" w:author="tao huang" w:date="2017-09-17T12:05:00Z">
                  <w:rPr>
                    <w:rFonts w:eastAsia="Times New Roman" w:cs="Times New Roman"/>
                    <w:color w:val="000000" w:themeColor="text1"/>
                    <w:sz w:val="22"/>
                  </w:rPr>
                </w:rPrChange>
              </w:rPr>
              <w:t>-10.27%</w:t>
            </w:r>
          </w:p>
        </w:tc>
        <w:tc>
          <w:tcPr>
            <w:tcW w:w="1395" w:type="dxa"/>
            <w:shd w:val="clear" w:color="auto" w:fill="auto"/>
            <w:noWrap/>
            <w:hideMark/>
            <w:tcPrChange w:id="16180" w:author="tao huang" w:date="2017-09-17T10:49:00Z">
              <w:tcPr>
                <w:tcW w:w="1395" w:type="dxa"/>
                <w:shd w:val="clear" w:color="auto" w:fill="auto"/>
                <w:noWrap/>
                <w:hideMark/>
              </w:tcPr>
            </w:tcPrChange>
          </w:tcPr>
          <w:p w14:paraId="4008AA52" w14:textId="77777777" w:rsidR="00967711" w:rsidRPr="00A60A57" w:rsidRDefault="00967711" w:rsidP="00FB69C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181" w:author="tao huang" w:date="2017-09-17T12:05:00Z">
                  <w:rPr>
                    <w:rFonts w:eastAsia="Times New Roman" w:cs="Times New Roman"/>
                    <w:color w:val="000000" w:themeColor="text1"/>
                    <w:sz w:val="22"/>
                  </w:rPr>
                </w:rPrChange>
              </w:rPr>
              <w:pPrChange w:id="16182" w:author="tao huang" w:date="2017-09-17T12: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183" w:author="tao huang" w:date="2017-09-17T12:05:00Z">
                  <w:rPr>
                    <w:rFonts w:eastAsia="Times New Roman" w:cs="Times New Roman"/>
                    <w:color w:val="000000" w:themeColor="text1"/>
                    <w:sz w:val="22"/>
                  </w:rPr>
                </w:rPrChange>
              </w:rPr>
              <w:t>-4.88%</w:t>
            </w:r>
          </w:p>
        </w:tc>
      </w:tr>
      <w:tr w:rsidR="007F2079" w:rsidRPr="00A60A57" w14:paraId="6250ABB4" w14:textId="77777777" w:rsidTr="009B69CE">
        <w:trPr>
          <w:trHeight w:val="20"/>
          <w:trPrChange w:id="16184" w:author="tao huang" w:date="2017-09-17T10:49:00Z">
            <w:trPr>
              <w:trHeight w:val="20"/>
            </w:trPr>
          </w:trPrChange>
        </w:trPr>
        <w:tc>
          <w:tcPr>
            <w:cnfStyle w:val="001000000000" w:firstRow="0" w:lastRow="0" w:firstColumn="1" w:lastColumn="0" w:oddVBand="0" w:evenVBand="0" w:oddHBand="0" w:evenHBand="0" w:firstRowFirstColumn="0" w:firstRowLastColumn="0" w:lastRowFirstColumn="0" w:lastRowLastColumn="0"/>
            <w:tcW w:w="851" w:type="dxa"/>
            <w:vMerge/>
            <w:shd w:val="clear" w:color="auto" w:fill="auto"/>
            <w:hideMark/>
            <w:tcPrChange w:id="16185" w:author="tao huang" w:date="2017-09-17T10:49:00Z">
              <w:tcPr>
                <w:tcW w:w="993" w:type="dxa"/>
                <w:vMerge/>
                <w:shd w:val="clear" w:color="auto" w:fill="auto"/>
                <w:hideMark/>
              </w:tcPr>
            </w:tcPrChange>
          </w:tcPr>
          <w:p w14:paraId="2F9D309D" w14:textId="77777777" w:rsidR="00967711" w:rsidRPr="00A60A57" w:rsidRDefault="00967711" w:rsidP="00FB69CC">
            <w:pPr>
              <w:spacing w:after="0" w:line="240" w:lineRule="auto"/>
              <w:rPr>
                <w:rFonts w:eastAsia="Times New Roman" w:cs="Times New Roman"/>
                <w:b w:val="0"/>
                <w:color w:val="0D0D0D" w:themeColor="text1" w:themeTint="F2"/>
                <w:sz w:val="22"/>
                <w:rPrChange w:id="16186" w:author="tao huang" w:date="2017-09-17T12:05:00Z">
                  <w:rPr>
                    <w:rFonts w:eastAsia="Times New Roman" w:cs="Times New Roman"/>
                    <w:b w:val="0"/>
                    <w:color w:val="000000" w:themeColor="text1"/>
                    <w:sz w:val="22"/>
                  </w:rPr>
                </w:rPrChange>
              </w:rPr>
              <w:pPrChange w:id="16187" w:author="tao huang" w:date="2017-09-17T12:08:00Z">
                <w:pPr>
                  <w:spacing w:after="0" w:line="240" w:lineRule="auto"/>
                </w:pPr>
              </w:pPrChange>
            </w:pPr>
          </w:p>
        </w:tc>
        <w:tc>
          <w:tcPr>
            <w:tcW w:w="1796" w:type="dxa"/>
            <w:shd w:val="clear" w:color="auto" w:fill="auto"/>
            <w:noWrap/>
            <w:hideMark/>
            <w:tcPrChange w:id="16188" w:author="tao huang" w:date="2017-09-17T10:49:00Z">
              <w:tcPr>
                <w:tcW w:w="1796" w:type="dxa"/>
                <w:shd w:val="clear" w:color="auto" w:fill="auto"/>
                <w:noWrap/>
                <w:hideMark/>
              </w:tcPr>
            </w:tcPrChange>
          </w:tcPr>
          <w:p w14:paraId="3C5EB0A8" w14:textId="77777777" w:rsidR="00967711" w:rsidRPr="00A60A57" w:rsidRDefault="00967711" w:rsidP="00FB69CC">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189" w:author="tao huang" w:date="2017-09-17T12:05:00Z">
                  <w:rPr>
                    <w:rFonts w:eastAsia="Times New Roman" w:cs="Times New Roman"/>
                    <w:color w:val="000000" w:themeColor="text1"/>
                    <w:sz w:val="22"/>
                  </w:rPr>
                </w:rPrChange>
              </w:rPr>
              <w:pPrChange w:id="16190" w:author="tao huang" w:date="2017-09-17T12:08:00Z">
                <w:pPr>
                  <w:spacing w:after="0" w:line="240" w:lineRule="auto"/>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191" w:author="tao huang" w:date="2017-09-17T12:05:00Z">
                  <w:rPr>
                    <w:rFonts w:eastAsia="Times New Roman" w:cs="Times New Roman"/>
                    <w:color w:val="000000" w:themeColor="text1"/>
                    <w:sz w:val="22"/>
                  </w:rPr>
                </w:rPrChange>
              </w:rPr>
              <w:t>ADL-own-EWC</w:t>
            </w:r>
          </w:p>
        </w:tc>
        <w:tc>
          <w:tcPr>
            <w:tcW w:w="1796" w:type="dxa"/>
            <w:shd w:val="clear" w:color="auto" w:fill="auto"/>
            <w:noWrap/>
            <w:hideMark/>
            <w:tcPrChange w:id="16192" w:author="tao huang" w:date="2017-09-17T10:49:00Z">
              <w:tcPr>
                <w:tcW w:w="1796" w:type="dxa"/>
                <w:shd w:val="clear" w:color="auto" w:fill="auto"/>
                <w:noWrap/>
                <w:hideMark/>
              </w:tcPr>
            </w:tcPrChange>
          </w:tcPr>
          <w:p w14:paraId="17ABEAA9" w14:textId="77777777" w:rsidR="00967711" w:rsidRPr="00A60A57" w:rsidRDefault="00967711" w:rsidP="00FB69C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193" w:author="tao huang" w:date="2017-09-17T12:05:00Z">
                  <w:rPr>
                    <w:rFonts w:eastAsia="Times New Roman" w:cs="Times New Roman"/>
                    <w:color w:val="000000" w:themeColor="text1"/>
                    <w:sz w:val="22"/>
                  </w:rPr>
                </w:rPrChange>
              </w:rPr>
              <w:pPrChange w:id="16194" w:author="tao huang" w:date="2017-09-17T12: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195" w:author="tao huang" w:date="2017-09-17T12:05:00Z">
                  <w:rPr>
                    <w:rFonts w:eastAsia="Times New Roman" w:cs="Times New Roman"/>
                    <w:color w:val="000000" w:themeColor="text1"/>
                    <w:sz w:val="22"/>
                  </w:rPr>
                </w:rPrChange>
              </w:rPr>
              <w:t>ADL-own</w:t>
            </w:r>
          </w:p>
        </w:tc>
        <w:tc>
          <w:tcPr>
            <w:tcW w:w="1085" w:type="dxa"/>
            <w:shd w:val="clear" w:color="auto" w:fill="auto"/>
            <w:noWrap/>
            <w:hideMark/>
            <w:tcPrChange w:id="16196" w:author="tao huang" w:date="2017-09-17T10:49:00Z">
              <w:tcPr>
                <w:tcW w:w="1085" w:type="dxa"/>
                <w:shd w:val="clear" w:color="auto" w:fill="auto"/>
                <w:noWrap/>
                <w:hideMark/>
              </w:tcPr>
            </w:tcPrChange>
          </w:tcPr>
          <w:p w14:paraId="39560FC4" w14:textId="77777777" w:rsidR="00967711" w:rsidRPr="00A60A57" w:rsidRDefault="00967711" w:rsidP="00FB69C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197" w:author="tao huang" w:date="2017-09-17T12:05:00Z">
                  <w:rPr>
                    <w:rFonts w:eastAsia="Times New Roman" w:cs="Times New Roman"/>
                    <w:color w:val="000000" w:themeColor="text1"/>
                    <w:sz w:val="22"/>
                  </w:rPr>
                </w:rPrChange>
              </w:rPr>
              <w:pPrChange w:id="16198" w:author="tao huang" w:date="2017-09-17T12:08: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199" w:author="tao huang" w:date="2017-09-17T12:05:00Z">
                  <w:rPr>
                    <w:rFonts w:eastAsia="Times New Roman" w:cs="Times New Roman"/>
                    <w:color w:val="000000" w:themeColor="text1"/>
                    <w:sz w:val="22"/>
                  </w:rPr>
                </w:rPrChange>
              </w:rPr>
              <w:t>-0.47%</w:t>
            </w:r>
          </w:p>
        </w:tc>
        <w:tc>
          <w:tcPr>
            <w:tcW w:w="1041" w:type="dxa"/>
            <w:shd w:val="clear" w:color="auto" w:fill="auto"/>
            <w:noWrap/>
            <w:hideMark/>
            <w:tcPrChange w:id="16200" w:author="tao huang" w:date="2017-09-17T10:49:00Z">
              <w:tcPr>
                <w:tcW w:w="1041" w:type="dxa"/>
                <w:shd w:val="clear" w:color="auto" w:fill="auto"/>
                <w:noWrap/>
                <w:hideMark/>
              </w:tcPr>
            </w:tcPrChange>
          </w:tcPr>
          <w:p w14:paraId="35A798C9" w14:textId="77777777" w:rsidR="00967711" w:rsidRPr="00A60A57" w:rsidRDefault="00967711" w:rsidP="00FB69C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201" w:author="tao huang" w:date="2017-09-17T12:05:00Z">
                  <w:rPr>
                    <w:rFonts w:eastAsia="Times New Roman" w:cs="Times New Roman"/>
                    <w:color w:val="000000" w:themeColor="text1"/>
                    <w:sz w:val="22"/>
                  </w:rPr>
                </w:rPrChange>
              </w:rPr>
              <w:pPrChange w:id="16202" w:author="tao huang" w:date="2017-09-17T12:08: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203" w:author="tao huang" w:date="2017-09-17T12:05:00Z">
                  <w:rPr>
                    <w:rFonts w:eastAsia="Times New Roman" w:cs="Times New Roman"/>
                    <w:color w:val="000000" w:themeColor="text1"/>
                    <w:sz w:val="22"/>
                  </w:rPr>
                </w:rPrChange>
              </w:rPr>
              <w:t>-0.36%</w:t>
            </w:r>
          </w:p>
        </w:tc>
        <w:tc>
          <w:tcPr>
            <w:tcW w:w="1086" w:type="dxa"/>
            <w:shd w:val="clear" w:color="auto" w:fill="auto"/>
            <w:noWrap/>
            <w:hideMark/>
            <w:tcPrChange w:id="16204" w:author="tao huang" w:date="2017-09-17T10:49:00Z">
              <w:tcPr>
                <w:tcW w:w="1086" w:type="dxa"/>
                <w:shd w:val="clear" w:color="auto" w:fill="auto"/>
                <w:noWrap/>
                <w:hideMark/>
              </w:tcPr>
            </w:tcPrChange>
          </w:tcPr>
          <w:p w14:paraId="799D34E7" w14:textId="77777777" w:rsidR="00967711" w:rsidRPr="00A60A57" w:rsidRDefault="00967711" w:rsidP="00FB69C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205" w:author="tao huang" w:date="2017-09-17T12:05:00Z">
                  <w:rPr>
                    <w:rFonts w:eastAsia="Times New Roman" w:cs="Times New Roman"/>
                    <w:color w:val="000000" w:themeColor="text1"/>
                    <w:sz w:val="22"/>
                  </w:rPr>
                </w:rPrChange>
              </w:rPr>
              <w:pPrChange w:id="16206" w:author="tao huang" w:date="2017-09-17T12:08: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207" w:author="tao huang" w:date="2017-09-17T12:05:00Z">
                  <w:rPr>
                    <w:rFonts w:eastAsia="Times New Roman" w:cs="Times New Roman"/>
                    <w:color w:val="000000" w:themeColor="text1"/>
                    <w:sz w:val="22"/>
                  </w:rPr>
                </w:rPrChange>
              </w:rPr>
              <w:t>-0.44%</w:t>
            </w:r>
          </w:p>
        </w:tc>
        <w:tc>
          <w:tcPr>
            <w:tcW w:w="1395" w:type="dxa"/>
            <w:shd w:val="clear" w:color="auto" w:fill="auto"/>
            <w:noWrap/>
            <w:hideMark/>
            <w:tcPrChange w:id="16208" w:author="tao huang" w:date="2017-09-17T10:49:00Z">
              <w:tcPr>
                <w:tcW w:w="1395" w:type="dxa"/>
                <w:shd w:val="clear" w:color="auto" w:fill="auto"/>
                <w:noWrap/>
                <w:hideMark/>
              </w:tcPr>
            </w:tcPrChange>
          </w:tcPr>
          <w:p w14:paraId="1F03729D" w14:textId="77777777" w:rsidR="00967711" w:rsidRPr="00A60A57" w:rsidRDefault="00967711" w:rsidP="00FB69C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209" w:author="tao huang" w:date="2017-09-17T12:05:00Z">
                  <w:rPr>
                    <w:rFonts w:eastAsia="Times New Roman" w:cs="Times New Roman"/>
                    <w:color w:val="000000" w:themeColor="text1"/>
                    <w:sz w:val="22"/>
                  </w:rPr>
                </w:rPrChange>
              </w:rPr>
              <w:pPrChange w:id="16210" w:author="tao huang" w:date="2017-09-17T12: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211" w:author="tao huang" w:date="2017-09-17T12:05:00Z">
                  <w:rPr>
                    <w:rFonts w:eastAsia="Times New Roman" w:cs="Times New Roman"/>
                    <w:color w:val="000000" w:themeColor="text1"/>
                    <w:sz w:val="22"/>
                  </w:rPr>
                </w:rPrChange>
              </w:rPr>
              <w:t>-0.58%</w:t>
            </w:r>
          </w:p>
        </w:tc>
      </w:tr>
      <w:tr w:rsidR="007F2079" w:rsidRPr="00A60A57" w14:paraId="5B7EC32F" w14:textId="77777777" w:rsidTr="009B69CE">
        <w:trPr>
          <w:cnfStyle w:val="000000100000" w:firstRow="0" w:lastRow="0" w:firstColumn="0" w:lastColumn="0" w:oddVBand="0" w:evenVBand="0" w:oddHBand="1" w:evenHBand="0" w:firstRowFirstColumn="0" w:firstRowLastColumn="0" w:lastRowFirstColumn="0" w:lastRowLastColumn="0"/>
          <w:trHeight w:val="20"/>
          <w:trPrChange w:id="16212" w:author="tao huang" w:date="2017-09-17T10:49:00Z">
            <w:trPr>
              <w:trHeight w:val="20"/>
            </w:trPr>
          </w:trPrChange>
        </w:trPr>
        <w:tc>
          <w:tcPr>
            <w:cnfStyle w:val="001000000000" w:firstRow="0" w:lastRow="0" w:firstColumn="1" w:lastColumn="0" w:oddVBand="0" w:evenVBand="0" w:oddHBand="0" w:evenHBand="0" w:firstRowFirstColumn="0" w:firstRowLastColumn="0" w:lastRowFirstColumn="0" w:lastRowLastColumn="0"/>
            <w:tcW w:w="851" w:type="dxa"/>
            <w:vMerge/>
            <w:shd w:val="clear" w:color="auto" w:fill="auto"/>
            <w:hideMark/>
            <w:tcPrChange w:id="16213" w:author="tao huang" w:date="2017-09-17T10:49:00Z">
              <w:tcPr>
                <w:tcW w:w="993" w:type="dxa"/>
                <w:vMerge/>
                <w:shd w:val="clear" w:color="auto" w:fill="auto"/>
                <w:hideMark/>
              </w:tcPr>
            </w:tcPrChange>
          </w:tcPr>
          <w:p w14:paraId="4BD7FAD9" w14:textId="77777777" w:rsidR="00967711" w:rsidRPr="00A60A57" w:rsidRDefault="00967711" w:rsidP="00FB69CC">
            <w:pPr>
              <w:spacing w:after="0" w:line="24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6214" w:author="tao huang" w:date="2017-09-17T12:05:00Z">
                  <w:rPr>
                    <w:rFonts w:eastAsia="Times New Roman" w:cs="Times New Roman"/>
                    <w:b w:val="0"/>
                    <w:color w:val="000000" w:themeColor="text1"/>
                    <w:sz w:val="22"/>
                  </w:rPr>
                </w:rPrChange>
              </w:rPr>
              <w:pPrChange w:id="16215" w:author="tao huang" w:date="2017-09-17T12:08:00Z">
                <w:pPr>
                  <w:spacing w:after="0" w:line="240" w:lineRule="auto"/>
                  <w:cnfStyle w:val="001000100000" w:firstRow="0" w:lastRow="0" w:firstColumn="1" w:lastColumn="0" w:oddVBand="0" w:evenVBand="0" w:oddHBand="1" w:evenHBand="0" w:firstRowFirstColumn="0" w:firstRowLastColumn="0" w:lastRowFirstColumn="0" w:lastRowLastColumn="0"/>
                </w:pPr>
              </w:pPrChange>
            </w:pPr>
          </w:p>
        </w:tc>
        <w:tc>
          <w:tcPr>
            <w:tcW w:w="1796" w:type="dxa"/>
            <w:shd w:val="clear" w:color="auto" w:fill="auto"/>
            <w:noWrap/>
            <w:hideMark/>
            <w:tcPrChange w:id="16216" w:author="tao huang" w:date="2017-09-17T10:49:00Z">
              <w:tcPr>
                <w:tcW w:w="1796" w:type="dxa"/>
                <w:shd w:val="clear" w:color="auto" w:fill="auto"/>
                <w:noWrap/>
                <w:hideMark/>
              </w:tcPr>
            </w:tcPrChange>
          </w:tcPr>
          <w:p w14:paraId="37BF243C" w14:textId="77777777" w:rsidR="00967711" w:rsidRPr="00A60A57" w:rsidRDefault="00967711" w:rsidP="00FB69CC">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217" w:author="tao huang" w:date="2017-09-17T12:05:00Z">
                  <w:rPr>
                    <w:rFonts w:eastAsia="Times New Roman" w:cs="Times New Roman"/>
                    <w:color w:val="000000" w:themeColor="text1"/>
                    <w:sz w:val="22"/>
                  </w:rPr>
                </w:rPrChange>
              </w:rPr>
              <w:pPrChange w:id="16218" w:author="tao huang" w:date="2017-09-17T12:08:00Z">
                <w:pPr>
                  <w:spacing w:after="0" w:line="240" w:lineRule="auto"/>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219" w:author="tao huang" w:date="2017-09-17T12:05:00Z">
                  <w:rPr>
                    <w:rFonts w:eastAsia="Times New Roman" w:cs="Times New Roman"/>
                    <w:color w:val="000000" w:themeColor="text1"/>
                    <w:sz w:val="22"/>
                  </w:rPr>
                </w:rPrChange>
              </w:rPr>
              <w:t>ADL-own-IC</w:t>
            </w:r>
          </w:p>
        </w:tc>
        <w:tc>
          <w:tcPr>
            <w:tcW w:w="1796" w:type="dxa"/>
            <w:shd w:val="clear" w:color="auto" w:fill="auto"/>
            <w:noWrap/>
            <w:hideMark/>
            <w:tcPrChange w:id="16220" w:author="tao huang" w:date="2017-09-17T10:49:00Z">
              <w:tcPr>
                <w:tcW w:w="1796" w:type="dxa"/>
                <w:shd w:val="clear" w:color="auto" w:fill="auto"/>
                <w:noWrap/>
                <w:hideMark/>
              </w:tcPr>
            </w:tcPrChange>
          </w:tcPr>
          <w:p w14:paraId="3ADDDDA0" w14:textId="77777777" w:rsidR="00967711" w:rsidRPr="00A60A57" w:rsidRDefault="00967711" w:rsidP="00FB69C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221" w:author="tao huang" w:date="2017-09-17T12:05:00Z">
                  <w:rPr>
                    <w:rFonts w:eastAsia="Times New Roman" w:cs="Times New Roman"/>
                    <w:color w:val="000000" w:themeColor="text1"/>
                    <w:sz w:val="22"/>
                  </w:rPr>
                </w:rPrChange>
              </w:rPr>
              <w:pPrChange w:id="16222" w:author="tao huang" w:date="2017-09-17T12: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223" w:author="tao huang" w:date="2017-09-17T12:05:00Z">
                  <w:rPr>
                    <w:rFonts w:eastAsia="Times New Roman" w:cs="Times New Roman"/>
                    <w:color w:val="000000" w:themeColor="text1"/>
                    <w:sz w:val="22"/>
                  </w:rPr>
                </w:rPrChange>
              </w:rPr>
              <w:t>ADL-own</w:t>
            </w:r>
          </w:p>
        </w:tc>
        <w:tc>
          <w:tcPr>
            <w:tcW w:w="1085" w:type="dxa"/>
            <w:shd w:val="clear" w:color="auto" w:fill="auto"/>
            <w:noWrap/>
            <w:hideMark/>
            <w:tcPrChange w:id="16224" w:author="tao huang" w:date="2017-09-17T10:49:00Z">
              <w:tcPr>
                <w:tcW w:w="1085" w:type="dxa"/>
                <w:shd w:val="clear" w:color="auto" w:fill="auto"/>
                <w:noWrap/>
                <w:hideMark/>
              </w:tcPr>
            </w:tcPrChange>
          </w:tcPr>
          <w:p w14:paraId="6C8C1611" w14:textId="77777777" w:rsidR="00967711" w:rsidRPr="00A60A57" w:rsidRDefault="00967711" w:rsidP="00FB69C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225" w:author="tao huang" w:date="2017-09-17T12:05:00Z">
                  <w:rPr>
                    <w:rFonts w:eastAsia="Times New Roman" w:cs="Times New Roman"/>
                    <w:color w:val="000000" w:themeColor="text1"/>
                    <w:sz w:val="22"/>
                  </w:rPr>
                </w:rPrChange>
              </w:rPr>
              <w:pPrChange w:id="16226" w:author="tao huang" w:date="2017-09-17T12:08: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227" w:author="tao huang" w:date="2017-09-17T12:05:00Z">
                  <w:rPr>
                    <w:rFonts w:eastAsia="Times New Roman" w:cs="Times New Roman"/>
                    <w:color w:val="000000" w:themeColor="text1"/>
                    <w:sz w:val="22"/>
                  </w:rPr>
                </w:rPrChange>
              </w:rPr>
              <w:t>2.11%</w:t>
            </w:r>
          </w:p>
        </w:tc>
        <w:tc>
          <w:tcPr>
            <w:tcW w:w="1041" w:type="dxa"/>
            <w:shd w:val="clear" w:color="auto" w:fill="auto"/>
            <w:noWrap/>
            <w:hideMark/>
            <w:tcPrChange w:id="16228" w:author="tao huang" w:date="2017-09-17T10:49:00Z">
              <w:tcPr>
                <w:tcW w:w="1041" w:type="dxa"/>
                <w:shd w:val="clear" w:color="auto" w:fill="auto"/>
                <w:noWrap/>
                <w:hideMark/>
              </w:tcPr>
            </w:tcPrChange>
          </w:tcPr>
          <w:p w14:paraId="55378D4D" w14:textId="77777777" w:rsidR="00967711" w:rsidRPr="00A60A57" w:rsidRDefault="00967711" w:rsidP="00FB69C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229" w:author="tao huang" w:date="2017-09-17T12:05:00Z">
                  <w:rPr>
                    <w:rFonts w:eastAsia="Times New Roman" w:cs="Times New Roman"/>
                    <w:color w:val="000000" w:themeColor="text1"/>
                    <w:sz w:val="22"/>
                  </w:rPr>
                </w:rPrChange>
              </w:rPr>
              <w:pPrChange w:id="16230" w:author="tao huang" w:date="2017-09-17T12:08: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231" w:author="tao huang" w:date="2017-09-17T12:05:00Z">
                  <w:rPr>
                    <w:rFonts w:eastAsia="Times New Roman" w:cs="Times New Roman"/>
                    <w:color w:val="000000" w:themeColor="text1"/>
                    <w:sz w:val="22"/>
                  </w:rPr>
                </w:rPrChange>
              </w:rPr>
              <w:t>-0.80%</w:t>
            </w:r>
          </w:p>
        </w:tc>
        <w:tc>
          <w:tcPr>
            <w:tcW w:w="1086" w:type="dxa"/>
            <w:shd w:val="clear" w:color="auto" w:fill="auto"/>
            <w:noWrap/>
            <w:hideMark/>
            <w:tcPrChange w:id="16232" w:author="tao huang" w:date="2017-09-17T10:49:00Z">
              <w:tcPr>
                <w:tcW w:w="1086" w:type="dxa"/>
                <w:shd w:val="clear" w:color="auto" w:fill="auto"/>
                <w:noWrap/>
                <w:hideMark/>
              </w:tcPr>
            </w:tcPrChange>
          </w:tcPr>
          <w:p w14:paraId="4F349804" w14:textId="77777777" w:rsidR="00967711" w:rsidRPr="00A60A57" w:rsidRDefault="00967711" w:rsidP="00FB69C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233" w:author="tao huang" w:date="2017-09-17T12:05:00Z">
                  <w:rPr>
                    <w:rFonts w:eastAsia="Times New Roman" w:cs="Times New Roman"/>
                    <w:color w:val="000000" w:themeColor="text1"/>
                    <w:sz w:val="22"/>
                  </w:rPr>
                </w:rPrChange>
              </w:rPr>
              <w:pPrChange w:id="16234" w:author="tao huang" w:date="2017-09-17T12:08: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235" w:author="tao huang" w:date="2017-09-17T12:05:00Z">
                  <w:rPr>
                    <w:rFonts w:eastAsia="Times New Roman" w:cs="Times New Roman"/>
                    <w:color w:val="000000" w:themeColor="text1"/>
                    <w:sz w:val="22"/>
                  </w:rPr>
                </w:rPrChange>
              </w:rPr>
              <w:t>-1.22%</w:t>
            </w:r>
          </w:p>
        </w:tc>
        <w:tc>
          <w:tcPr>
            <w:tcW w:w="1395" w:type="dxa"/>
            <w:shd w:val="clear" w:color="auto" w:fill="auto"/>
            <w:noWrap/>
            <w:hideMark/>
            <w:tcPrChange w:id="16236" w:author="tao huang" w:date="2017-09-17T10:49:00Z">
              <w:tcPr>
                <w:tcW w:w="1395" w:type="dxa"/>
                <w:shd w:val="clear" w:color="auto" w:fill="auto"/>
                <w:noWrap/>
                <w:hideMark/>
              </w:tcPr>
            </w:tcPrChange>
          </w:tcPr>
          <w:p w14:paraId="2FB8B183" w14:textId="77777777" w:rsidR="00967711" w:rsidRPr="00A60A57" w:rsidRDefault="00967711" w:rsidP="00FB69C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237" w:author="tao huang" w:date="2017-09-17T12:05:00Z">
                  <w:rPr>
                    <w:rFonts w:eastAsia="Times New Roman" w:cs="Times New Roman"/>
                    <w:color w:val="000000" w:themeColor="text1"/>
                    <w:sz w:val="22"/>
                  </w:rPr>
                </w:rPrChange>
              </w:rPr>
              <w:pPrChange w:id="16238" w:author="tao huang" w:date="2017-09-17T12: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239" w:author="tao huang" w:date="2017-09-17T12:05:00Z">
                  <w:rPr>
                    <w:rFonts w:eastAsia="Times New Roman" w:cs="Times New Roman"/>
                    <w:color w:val="000000" w:themeColor="text1"/>
                    <w:sz w:val="22"/>
                  </w:rPr>
                </w:rPrChange>
              </w:rPr>
              <w:t>-1.80%</w:t>
            </w:r>
          </w:p>
        </w:tc>
      </w:tr>
      <w:tr w:rsidR="007F2079" w:rsidRPr="00A60A57" w14:paraId="48BACBC1" w14:textId="77777777" w:rsidTr="009B69CE">
        <w:trPr>
          <w:trHeight w:val="20"/>
          <w:trPrChange w:id="16240" w:author="tao huang" w:date="2017-09-17T10:49:00Z">
            <w:trPr>
              <w:trHeight w:val="20"/>
            </w:trPr>
          </w:trPrChange>
        </w:trPr>
        <w:tc>
          <w:tcPr>
            <w:cnfStyle w:val="001000000000" w:firstRow="0" w:lastRow="0" w:firstColumn="1" w:lastColumn="0" w:oddVBand="0" w:evenVBand="0" w:oddHBand="0" w:evenHBand="0" w:firstRowFirstColumn="0" w:firstRowLastColumn="0" w:lastRowFirstColumn="0" w:lastRowLastColumn="0"/>
            <w:tcW w:w="851" w:type="dxa"/>
            <w:vMerge/>
            <w:shd w:val="clear" w:color="auto" w:fill="auto"/>
            <w:hideMark/>
            <w:tcPrChange w:id="16241" w:author="tao huang" w:date="2017-09-17T10:49:00Z">
              <w:tcPr>
                <w:tcW w:w="993" w:type="dxa"/>
                <w:vMerge/>
                <w:shd w:val="clear" w:color="auto" w:fill="auto"/>
                <w:hideMark/>
              </w:tcPr>
            </w:tcPrChange>
          </w:tcPr>
          <w:p w14:paraId="2912BEB0" w14:textId="77777777" w:rsidR="00967711" w:rsidRPr="00A60A57" w:rsidRDefault="00967711" w:rsidP="00FB69CC">
            <w:pPr>
              <w:spacing w:after="0" w:line="240" w:lineRule="auto"/>
              <w:rPr>
                <w:rFonts w:eastAsia="Times New Roman" w:cs="Times New Roman"/>
                <w:b w:val="0"/>
                <w:color w:val="0D0D0D" w:themeColor="text1" w:themeTint="F2"/>
                <w:sz w:val="22"/>
                <w:rPrChange w:id="16242" w:author="tao huang" w:date="2017-09-17T12:05:00Z">
                  <w:rPr>
                    <w:rFonts w:eastAsia="Times New Roman" w:cs="Times New Roman"/>
                    <w:b w:val="0"/>
                    <w:color w:val="000000" w:themeColor="text1"/>
                    <w:sz w:val="22"/>
                  </w:rPr>
                </w:rPrChange>
              </w:rPr>
              <w:pPrChange w:id="16243" w:author="tao huang" w:date="2017-09-17T12:08:00Z">
                <w:pPr>
                  <w:spacing w:after="0" w:line="240" w:lineRule="auto"/>
                </w:pPr>
              </w:pPrChange>
            </w:pPr>
          </w:p>
        </w:tc>
        <w:tc>
          <w:tcPr>
            <w:tcW w:w="1796" w:type="dxa"/>
            <w:shd w:val="clear" w:color="auto" w:fill="auto"/>
            <w:noWrap/>
            <w:hideMark/>
            <w:tcPrChange w:id="16244" w:author="tao huang" w:date="2017-09-17T10:49:00Z">
              <w:tcPr>
                <w:tcW w:w="1796" w:type="dxa"/>
                <w:shd w:val="clear" w:color="auto" w:fill="auto"/>
                <w:noWrap/>
                <w:hideMark/>
              </w:tcPr>
            </w:tcPrChange>
          </w:tcPr>
          <w:p w14:paraId="4F2A2CE5" w14:textId="77777777" w:rsidR="00967711" w:rsidRPr="00A60A57" w:rsidRDefault="00967711" w:rsidP="00FB69CC">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245" w:author="tao huang" w:date="2017-09-17T12:05:00Z">
                  <w:rPr>
                    <w:rFonts w:eastAsia="Times New Roman" w:cs="Times New Roman"/>
                    <w:color w:val="000000" w:themeColor="text1"/>
                    <w:sz w:val="22"/>
                  </w:rPr>
                </w:rPrChange>
              </w:rPr>
              <w:pPrChange w:id="16246" w:author="tao huang" w:date="2017-09-17T12:08:00Z">
                <w:pPr>
                  <w:spacing w:after="0" w:line="240" w:lineRule="auto"/>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247" w:author="tao huang" w:date="2017-09-17T12:05:00Z">
                  <w:rPr>
                    <w:rFonts w:eastAsia="Times New Roman" w:cs="Times New Roman"/>
                    <w:color w:val="000000" w:themeColor="text1"/>
                    <w:sz w:val="22"/>
                  </w:rPr>
                </w:rPrChange>
              </w:rPr>
              <w:t>ADL-intra</w:t>
            </w:r>
          </w:p>
        </w:tc>
        <w:tc>
          <w:tcPr>
            <w:tcW w:w="1796" w:type="dxa"/>
            <w:shd w:val="clear" w:color="auto" w:fill="auto"/>
            <w:noWrap/>
            <w:hideMark/>
            <w:tcPrChange w:id="16248" w:author="tao huang" w:date="2017-09-17T10:49:00Z">
              <w:tcPr>
                <w:tcW w:w="1796" w:type="dxa"/>
                <w:shd w:val="clear" w:color="auto" w:fill="auto"/>
                <w:noWrap/>
                <w:hideMark/>
              </w:tcPr>
            </w:tcPrChange>
          </w:tcPr>
          <w:p w14:paraId="2009278F" w14:textId="77777777" w:rsidR="00967711" w:rsidRPr="00A60A57" w:rsidRDefault="00967711" w:rsidP="00FB69C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249" w:author="tao huang" w:date="2017-09-17T12:05:00Z">
                  <w:rPr>
                    <w:rFonts w:eastAsia="Times New Roman" w:cs="Times New Roman"/>
                    <w:color w:val="000000" w:themeColor="text1"/>
                    <w:sz w:val="22"/>
                  </w:rPr>
                </w:rPrChange>
              </w:rPr>
              <w:pPrChange w:id="16250" w:author="tao huang" w:date="2017-09-17T12: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251" w:author="tao huang" w:date="2017-09-17T12:05:00Z">
                  <w:rPr>
                    <w:rFonts w:eastAsia="Times New Roman" w:cs="Times New Roman"/>
                    <w:color w:val="000000" w:themeColor="text1"/>
                    <w:sz w:val="22"/>
                  </w:rPr>
                </w:rPrChange>
              </w:rPr>
              <w:t>ADL-own</w:t>
            </w:r>
          </w:p>
        </w:tc>
        <w:tc>
          <w:tcPr>
            <w:tcW w:w="1085" w:type="dxa"/>
            <w:shd w:val="clear" w:color="auto" w:fill="auto"/>
            <w:noWrap/>
            <w:hideMark/>
            <w:tcPrChange w:id="16252" w:author="tao huang" w:date="2017-09-17T10:49:00Z">
              <w:tcPr>
                <w:tcW w:w="1085" w:type="dxa"/>
                <w:shd w:val="clear" w:color="auto" w:fill="auto"/>
                <w:noWrap/>
                <w:hideMark/>
              </w:tcPr>
            </w:tcPrChange>
          </w:tcPr>
          <w:p w14:paraId="1A3F4EAD" w14:textId="77777777" w:rsidR="00967711" w:rsidRPr="00A60A57" w:rsidRDefault="00967711" w:rsidP="00FB69C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253" w:author="tao huang" w:date="2017-09-17T12:05:00Z">
                  <w:rPr>
                    <w:rFonts w:eastAsia="Times New Roman" w:cs="Times New Roman"/>
                    <w:color w:val="000000" w:themeColor="text1"/>
                    <w:sz w:val="22"/>
                  </w:rPr>
                </w:rPrChange>
              </w:rPr>
              <w:pPrChange w:id="16254" w:author="tao huang" w:date="2017-09-17T12:08: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255" w:author="tao huang" w:date="2017-09-17T12:05:00Z">
                  <w:rPr>
                    <w:rFonts w:eastAsia="Times New Roman" w:cs="Times New Roman"/>
                    <w:color w:val="000000" w:themeColor="text1"/>
                    <w:sz w:val="22"/>
                  </w:rPr>
                </w:rPrChange>
              </w:rPr>
              <w:t>-6.01%</w:t>
            </w:r>
          </w:p>
        </w:tc>
        <w:tc>
          <w:tcPr>
            <w:tcW w:w="1041" w:type="dxa"/>
            <w:shd w:val="clear" w:color="auto" w:fill="auto"/>
            <w:noWrap/>
            <w:hideMark/>
            <w:tcPrChange w:id="16256" w:author="tao huang" w:date="2017-09-17T10:49:00Z">
              <w:tcPr>
                <w:tcW w:w="1041" w:type="dxa"/>
                <w:shd w:val="clear" w:color="auto" w:fill="auto"/>
                <w:noWrap/>
                <w:hideMark/>
              </w:tcPr>
            </w:tcPrChange>
          </w:tcPr>
          <w:p w14:paraId="09B9FF65" w14:textId="77777777" w:rsidR="00967711" w:rsidRPr="00A60A57" w:rsidRDefault="00967711" w:rsidP="00FB69C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257" w:author="tao huang" w:date="2017-09-17T12:05:00Z">
                  <w:rPr>
                    <w:rFonts w:eastAsia="Times New Roman" w:cs="Times New Roman"/>
                    <w:color w:val="000000" w:themeColor="text1"/>
                    <w:sz w:val="22"/>
                  </w:rPr>
                </w:rPrChange>
              </w:rPr>
              <w:pPrChange w:id="16258" w:author="tao huang" w:date="2017-09-17T12:08: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259" w:author="tao huang" w:date="2017-09-17T12:05:00Z">
                  <w:rPr>
                    <w:rFonts w:eastAsia="Times New Roman" w:cs="Times New Roman"/>
                    <w:color w:val="000000" w:themeColor="text1"/>
                    <w:sz w:val="22"/>
                  </w:rPr>
                </w:rPrChange>
              </w:rPr>
              <w:t>-1.10%</w:t>
            </w:r>
          </w:p>
        </w:tc>
        <w:tc>
          <w:tcPr>
            <w:tcW w:w="1086" w:type="dxa"/>
            <w:shd w:val="clear" w:color="auto" w:fill="auto"/>
            <w:noWrap/>
            <w:hideMark/>
            <w:tcPrChange w:id="16260" w:author="tao huang" w:date="2017-09-17T10:49:00Z">
              <w:tcPr>
                <w:tcW w:w="1086" w:type="dxa"/>
                <w:shd w:val="clear" w:color="auto" w:fill="auto"/>
                <w:noWrap/>
                <w:hideMark/>
              </w:tcPr>
            </w:tcPrChange>
          </w:tcPr>
          <w:p w14:paraId="3F87702D" w14:textId="77777777" w:rsidR="00967711" w:rsidRPr="00A60A57" w:rsidRDefault="00967711" w:rsidP="00FB69C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261" w:author="tao huang" w:date="2017-09-17T12:05:00Z">
                  <w:rPr>
                    <w:rFonts w:eastAsia="Times New Roman" w:cs="Times New Roman"/>
                    <w:color w:val="000000" w:themeColor="text1"/>
                    <w:sz w:val="22"/>
                  </w:rPr>
                </w:rPrChange>
              </w:rPr>
              <w:pPrChange w:id="16262" w:author="tao huang" w:date="2017-09-17T12:08: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263" w:author="tao huang" w:date="2017-09-17T12:05:00Z">
                  <w:rPr>
                    <w:rFonts w:eastAsia="Times New Roman" w:cs="Times New Roman"/>
                    <w:color w:val="000000" w:themeColor="text1"/>
                    <w:sz w:val="22"/>
                  </w:rPr>
                </w:rPrChange>
              </w:rPr>
              <w:t>-0.51%</w:t>
            </w:r>
          </w:p>
        </w:tc>
        <w:tc>
          <w:tcPr>
            <w:tcW w:w="1395" w:type="dxa"/>
            <w:shd w:val="clear" w:color="auto" w:fill="auto"/>
            <w:noWrap/>
            <w:hideMark/>
            <w:tcPrChange w:id="16264" w:author="tao huang" w:date="2017-09-17T10:49:00Z">
              <w:tcPr>
                <w:tcW w:w="1395" w:type="dxa"/>
                <w:shd w:val="clear" w:color="auto" w:fill="auto"/>
                <w:noWrap/>
                <w:hideMark/>
              </w:tcPr>
            </w:tcPrChange>
          </w:tcPr>
          <w:p w14:paraId="49E747D0" w14:textId="77777777" w:rsidR="00967711" w:rsidRPr="00A60A57" w:rsidRDefault="00967711" w:rsidP="00FB69C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265" w:author="tao huang" w:date="2017-09-17T12:05:00Z">
                  <w:rPr>
                    <w:rFonts w:eastAsia="Times New Roman" w:cs="Times New Roman"/>
                    <w:color w:val="000000" w:themeColor="text1"/>
                    <w:sz w:val="22"/>
                  </w:rPr>
                </w:rPrChange>
              </w:rPr>
              <w:pPrChange w:id="16266" w:author="tao huang" w:date="2017-09-17T12: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267" w:author="tao huang" w:date="2017-09-17T12:05:00Z">
                  <w:rPr>
                    <w:rFonts w:eastAsia="Times New Roman" w:cs="Times New Roman"/>
                    <w:color w:val="000000" w:themeColor="text1"/>
                    <w:sz w:val="22"/>
                  </w:rPr>
                </w:rPrChange>
              </w:rPr>
              <w:t>-2.03%</w:t>
            </w:r>
          </w:p>
        </w:tc>
      </w:tr>
      <w:tr w:rsidR="007F2079" w:rsidRPr="00A60A57" w14:paraId="2809C8E6" w14:textId="77777777" w:rsidTr="009B69CE">
        <w:trPr>
          <w:cnfStyle w:val="000000100000" w:firstRow="0" w:lastRow="0" w:firstColumn="0" w:lastColumn="0" w:oddVBand="0" w:evenVBand="0" w:oddHBand="1" w:evenHBand="0" w:firstRowFirstColumn="0" w:firstRowLastColumn="0" w:lastRowFirstColumn="0" w:lastRowLastColumn="0"/>
          <w:trHeight w:val="20"/>
          <w:trPrChange w:id="16268" w:author="tao huang" w:date="2017-09-17T10:49:00Z">
            <w:trPr>
              <w:trHeight w:val="20"/>
            </w:trPr>
          </w:trPrChange>
        </w:trPr>
        <w:tc>
          <w:tcPr>
            <w:cnfStyle w:val="001000000000" w:firstRow="0" w:lastRow="0" w:firstColumn="1" w:lastColumn="0" w:oddVBand="0" w:evenVBand="0" w:oddHBand="0" w:evenHBand="0" w:firstRowFirstColumn="0" w:firstRowLastColumn="0" w:lastRowFirstColumn="0" w:lastRowLastColumn="0"/>
            <w:tcW w:w="851" w:type="dxa"/>
            <w:vMerge/>
            <w:shd w:val="clear" w:color="auto" w:fill="auto"/>
            <w:hideMark/>
            <w:tcPrChange w:id="16269" w:author="tao huang" w:date="2017-09-17T10:49:00Z">
              <w:tcPr>
                <w:tcW w:w="993" w:type="dxa"/>
                <w:vMerge/>
                <w:shd w:val="clear" w:color="auto" w:fill="auto"/>
                <w:hideMark/>
              </w:tcPr>
            </w:tcPrChange>
          </w:tcPr>
          <w:p w14:paraId="4127991C" w14:textId="77777777" w:rsidR="00967711" w:rsidRPr="00A60A57" w:rsidRDefault="00967711" w:rsidP="00FB69CC">
            <w:pPr>
              <w:spacing w:after="0" w:line="24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6270" w:author="tao huang" w:date="2017-09-17T12:05:00Z">
                  <w:rPr>
                    <w:rFonts w:eastAsia="Times New Roman" w:cs="Times New Roman"/>
                    <w:b w:val="0"/>
                    <w:color w:val="000000" w:themeColor="text1"/>
                    <w:sz w:val="22"/>
                  </w:rPr>
                </w:rPrChange>
              </w:rPr>
              <w:pPrChange w:id="16271" w:author="tao huang" w:date="2017-09-17T12:08:00Z">
                <w:pPr>
                  <w:spacing w:after="0" w:line="240" w:lineRule="auto"/>
                  <w:cnfStyle w:val="001000100000" w:firstRow="0" w:lastRow="0" w:firstColumn="1" w:lastColumn="0" w:oddVBand="0" w:evenVBand="0" w:oddHBand="1" w:evenHBand="0" w:firstRowFirstColumn="0" w:firstRowLastColumn="0" w:lastRowFirstColumn="0" w:lastRowLastColumn="0"/>
                </w:pPr>
              </w:pPrChange>
            </w:pPr>
          </w:p>
        </w:tc>
        <w:tc>
          <w:tcPr>
            <w:tcW w:w="1796" w:type="dxa"/>
            <w:shd w:val="clear" w:color="auto" w:fill="auto"/>
            <w:noWrap/>
            <w:hideMark/>
            <w:tcPrChange w:id="16272" w:author="tao huang" w:date="2017-09-17T10:49:00Z">
              <w:tcPr>
                <w:tcW w:w="1796" w:type="dxa"/>
                <w:shd w:val="clear" w:color="auto" w:fill="auto"/>
                <w:noWrap/>
                <w:hideMark/>
              </w:tcPr>
            </w:tcPrChange>
          </w:tcPr>
          <w:p w14:paraId="27299387" w14:textId="77777777" w:rsidR="00967711" w:rsidRPr="00A60A57" w:rsidRDefault="00967711" w:rsidP="00FB69CC">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273" w:author="tao huang" w:date="2017-09-17T12:05:00Z">
                  <w:rPr>
                    <w:rFonts w:eastAsia="Times New Roman" w:cs="Times New Roman"/>
                    <w:color w:val="000000" w:themeColor="text1"/>
                    <w:sz w:val="22"/>
                  </w:rPr>
                </w:rPrChange>
              </w:rPr>
              <w:pPrChange w:id="16274" w:author="tao huang" w:date="2017-09-17T12:08:00Z">
                <w:pPr>
                  <w:spacing w:after="0" w:line="240" w:lineRule="auto"/>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275" w:author="tao huang" w:date="2017-09-17T12:05:00Z">
                  <w:rPr>
                    <w:rFonts w:eastAsia="Times New Roman" w:cs="Times New Roman"/>
                    <w:color w:val="000000" w:themeColor="text1"/>
                    <w:sz w:val="22"/>
                  </w:rPr>
                </w:rPrChange>
              </w:rPr>
              <w:t>ADL-own-EWC</w:t>
            </w:r>
          </w:p>
        </w:tc>
        <w:tc>
          <w:tcPr>
            <w:tcW w:w="1796" w:type="dxa"/>
            <w:shd w:val="clear" w:color="auto" w:fill="auto"/>
            <w:noWrap/>
            <w:hideMark/>
            <w:tcPrChange w:id="16276" w:author="tao huang" w:date="2017-09-17T10:49:00Z">
              <w:tcPr>
                <w:tcW w:w="1796" w:type="dxa"/>
                <w:shd w:val="clear" w:color="auto" w:fill="auto"/>
                <w:noWrap/>
                <w:hideMark/>
              </w:tcPr>
            </w:tcPrChange>
          </w:tcPr>
          <w:p w14:paraId="010D590B" w14:textId="77777777" w:rsidR="00967711" w:rsidRPr="00A60A57" w:rsidRDefault="00967711" w:rsidP="00FB69C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277" w:author="tao huang" w:date="2017-09-17T12:05:00Z">
                  <w:rPr>
                    <w:rFonts w:eastAsia="Times New Roman" w:cs="Times New Roman"/>
                    <w:color w:val="000000" w:themeColor="text1"/>
                    <w:sz w:val="22"/>
                  </w:rPr>
                </w:rPrChange>
              </w:rPr>
              <w:pPrChange w:id="16278" w:author="tao huang" w:date="2017-09-17T12: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279" w:author="tao huang" w:date="2017-09-17T12:05:00Z">
                  <w:rPr>
                    <w:rFonts w:eastAsia="Times New Roman" w:cs="Times New Roman"/>
                    <w:color w:val="000000" w:themeColor="text1"/>
                    <w:sz w:val="22"/>
                  </w:rPr>
                </w:rPrChange>
              </w:rPr>
              <w:t>Base-lift</w:t>
            </w:r>
          </w:p>
        </w:tc>
        <w:tc>
          <w:tcPr>
            <w:tcW w:w="1085" w:type="dxa"/>
            <w:shd w:val="clear" w:color="auto" w:fill="auto"/>
            <w:noWrap/>
            <w:hideMark/>
            <w:tcPrChange w:id="16280" w:author="tao huang" w:date="2017-09-17T10:49:00Z">
              <w:tcPr>
                <w:tcW w:w="1085" w:type="dxa"/>
                <w:shd w:val="clear" w:color="auto" w:fill="auto"/>
                <w:noWrap/>
                <w:hideMark/>
              </w:tcPr>
            </w:tcPrChange>
          </w:tcPr>
          <w:p w14:paraId="781DBAE8" w14:textId="77777777" w:rsidR="00967711" w:rsidRPr="00A60A57" w:rsidRDefault="00967711" w:rsidP="00FB69C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281" w:author="tao huang" w:date="2017-09-17T12:05:00Z">
                  <w:rPr>
                    <w:rFonts w:eastAsia="Times New Roman" w:cs="Times New Roman"/>
                    <w:color w:val="000000" w:themeColor="text1"/>
                    <w:sz w:val="22"/>
                  </w:rPr>
                </w:rPrChange>
              </w:rPr>
              <w:pPrChange w:id="16282" w:author="tao huang" w:date="2017-09-17T12:08: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283" w:author="tao huang" w:date="2017-09-17T12:05:00Z">
                  <w:rPr>
                    <w:rFonts w:eastAsia="Times New Roman" w:cs="Times New Roman"/>
                    <w:color w:val="000000" w:themeColor="text1"/>
                    <w:sz w:val="22"/>
                  </w:rPr>
                </w:rPrChange>
              </w:rPr>
              <w:t>-33.64%</w:t>
            </w:r>
          </w:p>
        </w:tc>
        <w:tc>
          <w:tcPr>
            <w:tcW w:w="1041" w:type="dxa"/>
            <w:shd w:val="clear" w:color="auto" w:fill="auto"/>
            <w:noWrap/>
            <w:hideMark/>
            <w:tcPrChange w:id="16284" w:author="tao huang" w:date="2017-09-17T10:49:00Z">
              <w:tcPr>
                <w:tcW w:w="1041" w:type="dxa"/>
                <w:shd w:val="clear" w:color="auto" w:fill="auto"/>
                <w:noWrap/>
                <w:hideMark/>
              </w:tcPr>
            </w:tcPrChange>
          </w:tcPr>
          <w:p w14:paraId="2798542A" w14:textId="77777777" w:rsidR="00967711" w:rsidRPr="00A60A57" w:rsidRDefault="00967711" w:rsidP="00FB69C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285" w:author="tao huang" w:date="2017-09-17T12:05:00Z">
                  <w:rPr>
                    <w:rFonts w:eastAsia="Times New Roman" w:cs="Times New Roman"/>
                    <w:color w:val="000000" w:themeColor="text1"/>
                    <w:sz w:val="22"/>
                  </w:rPr>
                </w:rPrChange>
              </w:rPr>
              <w:pPrChange w:id="16286" w:author="tao huang" w:date="2017-09-17T12:08: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287" w:author="tao huang" w:date="2017-09-17T12:05:00Z">
                  <w:rPr>
                    <w:rFonts w:eastAsia="Times New Roman" w:cs="Times New Roman"/>
                    <w:color w:val="000000" w:themeColor="text1"/>
                    <w:sz w:val="22"/>
                  </w:rPr>
                </w:rPrChange>
              </w:rPr>
              <w:t>-12.52%</w:t>
            </w:r>
          </w:p>
        </w:tc>
        <w:tc>
          <w:tcPr>
            <w:tcW w:w="1086" w:type="dxa"/>
            <w:shd w:val="clear" w:color="auto" w:fill="auto"/>
            <w:noWrap/>
            <w:hideMark/>
            <w:tcPrChange w:id="16288" w:author="tao huang" w:date="2017-09-17T10:49:00Z">
              <w:tcPr>
                <w:tcW w:w="1086" w:type="dxa"/>
                <w:shd w:val="clear" w:color="auto" w:fill="auto"/>
                <w:noWrap/>
                <w:hideMark/>
              </w:tcPr>
            </w:tcPrChange>
          </w:tcPr>
          <w:p w14:paraId="19E19445" w14:textId="77777777" w:rsidR="00967711" w:rsidRPr="00A60A57" w:rsidRDefault="00967711" w:rsidP="00FB69C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289" w:author="tao huang" w:date="2017-09-17T12:05:00Z">
                  <w:rPr>
                    <w:rFonts w:eastAsia="Times New Roman" w:cs="Times New Roman"/>
                    <w:color w:val="000000" w:themeColor="text1"/>
                    <w:sz w:val="22"/>
                  </w:rPr>
                </w:rPrChange>
              </w:rPr>
              <w:pPrChange w:id="16290" w:author="tao huang" w:date="2017-09-17T12:08: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291" w:author="tao huang" w:date="2017-09-17T12:05:00Z">
                  <w:rPr>
                    <w:rFonts w:eastAsia="Times New Roman" w:cs="Times New Roman"/>
                    <w:color w:val="000000" w:themeColor="text1"/>
                    <w:sz w:val="22"/>
                  </w:rPr>
                </w:rPrChange>
              </w:rPr>
              <w:t>-9.97%</w:t>
            </w:r>
          </w:p>
        </w:tc>
        <w:tc>
          <w:tcPr>
            <w:tcW w:w="1395" w:type="dxa"/>
            <w:shd w:val="clear" w:color="auto" w:fill="auto"/>
            <w:noWrap/>
            <w:hideMark/>
            <w:tcPrChange w:id="16292" w:author="tao huang" w:date="2017-09-17T10:49:00Z">
              <w:tcPr>
                <w:tcW w:w="1395" w:type="dxa"/>
                <w:shd w:val="clear" w:color="auto" w:fill="auto"/>
                <w:noWrap/>
                <w:hideMark/>
              </w:tcPr>
            </w:tcPrChange>
          </w:tcPr>
          <w:p w14:paraId="7E01D9B4" w14:textId="77777777" w:rsidR="00967711" w:rsidRPr="00A60A57" w:rsidRDefault="00967711" w:rsidP="00FB69C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293" w:author="tao huang" w:date="2017-09-17T12:05:00Z">
                  <w:rPr>
                    <w:rFonts w:eastAsia="Times New Roman" w:cs="Times New Roman"/>
                    <w:color w:val="000000" w:themeColor="text1"/>
                    <w:sz w:val="22"/>
                  </w:rPr>
                </w:rPrChange>
              </w:rPr>
              <w:pPrChange w:id="16294" w:author="tao huang" w:date="2017-09-17T12: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295" w:author="tao huang" w:date="2017-09-17T12:05:00Z">
                  <w:rPr>
                    <w:rFonts w:eastAsia="Times New Roman" w:cs="Times New Roman"/>
                    <w:color w:val="000000" w:themeColor="text1"/>
                    <w:sz w:val="22"/>
                  </w:rPr>
                </w:rPrChange>
              </w:rPr>
              <w:t>-3.14%</w:t>
            </w:r>
          </w:p>
        </w:tc>
      </w:tr>
      <w:tr w:rsidR="007F2079" w:rsidRPr="00A60A57" w14:paraId="2CD9664F" w14:textId="77777777" w:rsidTr="009B69CE">
        <w:trPr>
          <w:trHeight w:val="20"/>
          <w:trPrChange w:id="16296" w:author="tao huang" w:date="2017-09-17T10:49:00Z">
            <w:trPr>
              <w:trHeight w:val="20"/>
            </w:trPr>
          </w:trPrChange>
        </w:trPr>
        <w:tc>
          <w:tcPr>
            <w:cnfStyle w:val="001000000000" w:firstRow="0" w:lastRow="0" w:firstColumn="1" w:lastColumn="0" w:oddVBand="0" w:evenVBand="0" w:oddHBand="0" w:evenHBand="0" w:firstRowFirstColumn="0" w:firstRowLastColumn="0" w:lastRowFirstColumn="0" w:lastRowLastColumn="0"/>
            <w:tcW w:w="851" w:type="dxa"/>
            <w:vMerge/>
            <w:shd w:val="clear" w:color="auto" w:fill="auto"/>
            <w:hideMark/>
            <w:tcPrChange w:id="16297" w:author="tao huang" w:date="2017-09-17T10:49:00Z">
              <w:tcPr>
                <w:tcW w:w="993" w:type="dxa"/>
                <w:vMerge/>
                <w:shd w:val="clear" w:color="auto" w:fill="auto"/>
                <w:hideMark/>
              </w:tcPr>
            </w:tcPrChange>
          </w:tcPr>
          <w:p w14:paraId="1A6CF8CC" w14:textId="77777777" w:rsidR="00967711" w:rsidRPr="00A60A57" w:rsidRDefault="00967711" w:rsidP="00FB69CC">
            <w:pPr>
              <w:spacing w:after="0" w:line="240" w:lineRule="auto"/>
              <w:rPr>
                <w:rFonts w:eastAsia="Times New Roman" w:cs="Times New Roman"/>
                <w:b w:val="0"/>
                <w:color w:val="0D0D0D" w:themeColor="text1" w:themeTint="F2"/>
                <w:sz w:val="22"/>
                <w:rPrChange w:id="16298" w:author="tao huang" w:date="2017-09-17T12:05:00Z">
                  <w:rPr>
                    <w:rFonts w:eastAsia="Times New Roman" w:cs="Times New Roman"/>
                    <w:b w:val="0"/>
                    <w:color w:val="000000" w:themeColor="text1"/>
                    <w:sz w:val="22"/>
                  </w:rPr>
                </w:rPrChange>
              </w:rPr>
              <w:pPrChange w:id="16299" w:author="tao huang" w:date="2017-09-17T12:08:00Z">
                <w:pPr>
                  <w:spacing w:after="0" w:line="240" w:lineRule="auto"/>
                </w:pPr>
              </w:pPrChange>
            </w:pPr>
          </w:p>
        </w:tc>
        <w:tc>
          <w:tcPr>
            <w:tcW w:w="1796" w:type="dxa"/>
            <w:shd w:val="clear" w:color="auto" w:fill="auto"/>
            <w:noWrap/>
            <w:hideMark/>
            <w:tcPrChange w:id="16300" w:author="tao huang" w:date="2017-09-17T10:49:00Z">
              <w:tcPr>
                <w:tcW w:w="1796" w:type="dxa"/>
                <w:shd w:val="clear" w:color="auto" w:fill="auto"/>
                <w:noWrap/>
                <w:hideMark/>
              </w:tcPr>
            </w:tcPrChange>
          </w:tcPr>
          <w:p w14:paraId="61916A65" w14:textId="77777777" w:rsidR="00967711" w:rsidRPr="00A60A57" w:rsidRDefault="00967711" w:rsidP="00FB69CC">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301" w:author="tao huang" w:date="2017-09-17T12:05:00Z">
                  <w:rPr>
                    <w:rFonts w:eastAsia="Times New Roman" w:cs="Times New Roman"/>
                    <w:color w:val="000000" w:themeColor="text1"/>
                    <w:sz w:val="22"/>
                  </w:rPr>
                </w:rPrChange>
              </w:rPr>
              <w:pPrChange w:id="16302" w:author="tao huang" w:date="2017-09-17T12:08:00Z">
                <w:pPr>
                  <w:spacing w:after="0" w:line="240" w:lineRule="auto"/>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303" w:author="tao huang" w:date="2017-09-17T12:05:00Z">
                  <w:rPr>
                    <w:rFonts w:eastAsia="Times New Roman" w:cs="Times New Roman"/>
                    <w:color w:val="000000" w:themeColor="text1"/>
                    <w:sz w:val="22"/>
                  </w:rPr>
                </w:rPrChange>
              </w:rPr>
              <w:t>ADL-own-IC</w:t>
            </w:r>
          </w:p>
        </w:tc>
        <w:tc>
          <w:tcPr>
            <w:tcW w:w="1796" w:type="dxa"/>
            <w:shd w:val="clear" w:color="auto" w:fill="auto"/>
            <w:noWrap/>
            <w:hideMark/>
            <w:tcPrChange w:id="16304" w:author="tao huang" w:date="2017-09-17T10:49:00Z">
              <w:tcPr>
                <w:tcW w:w="1796" w:type="dxa"/>
                <w:shd w:val="clear" w:color="auto" w:fill="auto"/>
                <w:noWrap/>
                <w:hideMark/>
              </w:tcPr>
            </w:tcPrChange>
          </w:tcPr>
          <w:p w14:paraId="22AB9F0D" w14:textId="77777777" w:rsidR="00967711" w:rsidRPr="00A60A57" w:rsidRDefault="00967711" w:rsidP="00FB69C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305" w:author="tao huang" w:date="2017-09-17T12:05:00Z">
                  <w:rPr>
                    <w:rFonts w:eastAsia="Times New Roman" w:cs="Times New Roman"/>
                    <w:color w:val="000000" w:themeColor="text1"/>
                    <w:sz w:val="22"/>
                  </w:rPr>
                </w:rPrChange>
              </w:rPr>
              <w:pPrChange w:id="16306" w:author="tao huang" w:date="2017-09-17T12: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307" w:author="tao huang" w:date="2017-09-17T12:05:00Z">
                  <w:rPr>
                    <w:rFonts w:eastAsia="Times New Roman" w:cs="Times New Roman"/>
                    <w:color w:val="000000" w:themeColor="text1"/>
                    <w:sz w:val="22"/>
                  </w:rPr>
                </w:rPrChange>
              </w:rPr>
              <w:t>Base-lift</w:t>
            </w:r>
          </w:p>
        </w:tc>
        <w:tc>
          <w:tcPr>
            <w:tcW w:w="1085" w:type="dxa"/>
            <w:shd w:val="clear" w:color="auto" w:fill="auto"/>
            <w:noWrap/>
            <w:hideMark/>
            <w:tcPrChange w:id="16308" w:author="tao huang" w:date="2017-09-17T10:49:00Z">
              <w:tcPr>
                <w:tcW w:w="1085" w:type="dxa"/>
                <w:shd w:val="clear" w:color="auto" w:fill="auto"/>
                <w:noWrap/>
                <w:hideMark/>
              </w:tcPr>
            </w:tcPrChange>
          </w:tcPr>
          <w:p w14:paraId="2D0180F4" w14:textId="77777777" w:rsidR="00967711" w:rsidRPr="00A60A57" w:rsidRDefault="00967711" w:rsidP="00FB69C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309" w:author="tao huang" w:date="2017-09-17T12:05:00Z">
                  <w:rPr>
                    <w:rFonts w:eastAsia="Times New Roman" w:cs="Times New Roman"/>
                    <w:color w:val="000000" w:themeColor="text1"/>
                    <w:sz w:val="22"/>
                  </w:rPr>
                </w:rPrChange>
              </w:rPr>
              <w:pPrChange w:id="16310" w:author="tao huang" w:date="2017-09-17T12:08: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311" w:author="tao huang" w:date="2017-09-17T12:05:00Z">
                  <w:rPr>
                    <w:rFonts w:eastAsia="Times New Roman" w:cs="Times New Roman"/>
                    <w:color w:val="000000" w:themeColor="text1"/>
                    <w:sz w:val="22"/>
                  </w:rPr>
                </w:rPrChange>
              </w:rPr>
              <w:t>-31.92%</w:t>
            </w:r>
          </w:p>
        </w:tc>
        <w:tc>
          <w:tcPr>
            <w:tcW w:w="1041" w:type="dxa"/>
            <w:shd w:val="clear" w:color="auto" w:fill="auto"/>
            <w:noWrap/>
            <w:hideMark/>
            <w:tcPrChange w:id="16312" w:author="tao huang" w:date="2017-09-17T10:49:00Z">
              <w:tcPr>
                <w:tcW w:w="1041" w:type="dxa"/>
                <w:shd w:val="clear" w:color="auto" w:fill="auto"/>
                <w:noWrap/>
                <w:hideMark/>
              </w:tcPr>
            </w:tcPrChange>
          </w:tcPr>
          <w:p w14:paraId="2DBCD234" w14:textId="77777777" w:rsidR="00967711" w:rsidRPr="00A60A57" w:rsidRDefault="00967711" w:rsidP="00FB69C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313" w:author="tao huang" w:date="2017-09-17T12:05:00Z">
                  <w:rPr>
                    <w:rFonts w:eastAsia="Times New Roman" w:cs="Times New Roman"/>
                    <w:color w:val="000000" w:themeColor="text1"/>
                    <w:sz w:val="22"/>
                  </w:rPr>
                </w:rPrChange>
              </w:rPr>
              <w:pPrChange w:id="16314" w:author="tao huang" w:date="2017-09-17T12:08: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315" w:author="tao huang" w:date="2017-09-17T12:05:00Z">
                  <w:rPr>
                    <w:rFonts w:eastAsia="Times New Roman" w:cs="Times New Roman"/>
                    <w:color w:val="000000" w:themeColor="text1"/>
                    <w:sz w:val="22"/>
                  </w:rPr>
                </w:rPrChange>
              </w:rPr>
              <w:t>-12.91%</w:t>
            </w:r>
          </w:p>
        </w:tc>
        <w:tc>
          <w:tcPr>
            <w:tcW w:w="1086" w:type="dxa"/>
            <w:shd w:val="clear" w:color="auto" w:fill="auto"/>
            <w:noWrap/>
            <w:hideMark/>
            <w:tcPrChange w:id="16316" w:author="tao huang" w:date="2017-09-17T10:49:00Z">
              <w:tcPr>
                <w:tcW w:w="1086" w:type="dxa"/>
                <w:shd w:val="clear" w:color="auto" w:fill="auto"/>
                <w:noWrap/>
                <w:hideMark/>
              </w:tcPr>
            </w:tcPrChange>
          </w:tcPr>
          <w:p w14:paraId="3FD8EC42" w14:textId="77777777" w:rsidR="00967711" w:rsidRPr="00A60A57" w:rsidRDefault="00967711" w:rsidP="00FB69C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317" w:author="tao huang" w:date="2017-09-17T12:05:00Z">
                  <w:rPr>
                    <w:rFonts w:eastAsia="Times New Roman" w:cs="Times New Roman"/>
                    <w:color w:val="000000" w:themeColor="text1"/>
                    <w:sz w:val="22"/>
                  </w:rPr>
                </w:rPrChange>
              </w:rPr>
              <w:pPrChange w:id="16318" w:author="tao huang" w:date="2017-09-17T12:08: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319" w:author="tao huang" w:date="2017-09-17T12:05:00Z">
                  <w:rPr>
                    <w:rFonts w:eastAsia="Times New Roman" w:cs="Times New Roman"/>
                    <w:color w:val="000000" w:themeColor="text1"/>
                    <w:sz w:val="22"/>
                  </w:rPr>
                </w:rPrChange>
              </w:rPr>
              <w:t>-10.68%</w:t>
            </w:r>
          </w:p>
        </w:tc>
        <w:tc>
          <w:tcPr>
            <w:tcW w:w="1395" w:type="dxa"/>
            <w:shd w:val="clear" w:color="auto" w:fill="auto"/>
            <w:noWrap/>
            <w:hideMark/>
            <w:tcPrChange w:id="16320" w:author="tao huang" w:date="2017-09-17T10:49:00Z">
              <w:tcPr>
                <w:tcW w:w="1395" w:type="dxa"/>
                <w:shd w:val="clear" w:color="auto" w:fill="auto"/>
                <w:noWrap/>
                <w:hideMark/>
              </w:tcPr>
            </w:tcPrChange>
          </w:tcPr>
          <w:p w14:paraId="7FEC71DF" w14:textId="77777777" w:rsidR="00967711" w:rsidRPr="00A60A57" w:rsidRDefault="00967711" w:rsidP="00FB69C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321" w:author="tao huang" w:date="2017-09-17T12:05:00Z">
                  <w:rPr>
                    <w:rFonts w:eastAsia="Times New Roman" w:cs="Times New Roman"/>
                    <w:color w:val="000000" w:themeColor="text1"/>
                    <w:sz w:val="22"/>
                  </w:rPr>
                </w:rPrChange>
              </w:rPr>
              <w:pPrChange w:id="16322" w:author="tao huang" w:date="2017-09-17T12: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323" w:author="tao huang" w:date="2017-09-17T12:05:00Z">
                  <w:rPr>
                    <w:rFonts w:eastAsia="Times New Roman" w:cs="Times New Roman"/>
                    <w:color w:val="000000" w:themeColor="text1"/>
                    <w:sz w:val="22"/>
                  </w:rPr>
                </w:rPrChange>
              </w:rPr>
              <w:t>-4.33%</w:t>
            </w:r>
          </w:p>
        </w:tc>
      </w:tr>
      <w:tr w:rsidR="007F2079" w:rsidRPr="00A60A57" w14:paraId="55A23D55" w14:textId="77777777" w:rsidTr="009B69CE">
        <w:trPr>
          <w:cnfStyle w:val="000000100000" w:firstRow="0" w:lastRow="0" w:firstColumn="0" w:lastColumn="0" w:oddVBand="0" w:evenVBand="0" w:oddHBand="1" w:evenHBand="0" w:firstRowFirstColumn="0" w:firstRowLastColumn="0" w:lastRowFirstColumn="0" w:lastRowLastColumn="0"/>
          <w:trHeight w:val="20"/>
          <w:trPrChange w:id="16324" w:author="tao huang" w:date="2017-09-17T10:49:00Z">
            <w:trPr>
              <w:trHeight w:val="20"/>
            </w:trPr>
          </w:trPrChange>
        </w:trPr>
        <w:tc>
          <w:tcPr>
            <w:cnfStyle w:val="001000000000" w:firstRow="0" w:lastRow="0" w:firstColumn="1" w:lastColumn="0" w:oddVBand="0" w:evenVBand="0" w:oddHBand="0" w:evenHBand="0" w:firstRowFirstColumn="0" w:firstRowLastColumn="0" w:lastRowFirstColumn="0" w:lastRowLastColumn="0"/>
            <w:tcW w:w="851" w:type="dxa"/>
            <w:vMerge/>
            <w:shd w:val="clear" w:color="auto" w:fill="auto"/>
            <w:hideMark/>
            <w:tcPrChange w:id="16325" w:author="tao huang" w:date="2017-09-17T10:49:00Z">
              <w:tcPr>
                <w:tcW w:w="993" w:type="dxa"/>
                <w:vMerge/>
                <w:shd w:val="clear" w:color="auto" w:fill="auto"/>
                <w:hideMark/>
              </w:tcPr>
            </w:tcPrChange>
          </w:tcPr>
          <w:p w14:paraId="2B36A690" w14:textId="77777777" w:rsidR="00967711" w:rsidRPr="00A60A57" w:rsidRDefault="00967711" w:rsidP="00FB69CC">
            <w:pPr>
              <w:spacing w:after="0" w:line="24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6326" w:author="tao huang" w:date="2017-09-17T12:05:00Z">
                  <w:rPr>
                    <w:rFonts w:eastAsia="Times New Roman" w:cs="Times New Roman"/>
                    <w:b w:val="0"/>
                    <w:color w:val="000000" w:themeColor="text1"/>
                    <w:sz w:val="22"/>
                  </w:rPr>
                </w:rPrChange>
              </w:rPr>
              <w:pPrChange w:id="16327" w:author="tao huang" w:date="2017-09-17T12:08:00Z">
                <w:pPr>
                  <w:spacing w:after="0" w:line="240" w:lineRule="auto"/>
                  <w:cnfStyle w:val="001000100000" w:firstRow="0" w:lastRow="0" w:firstColumn="1" w:lastColumn="0" w:oddVBand="0" w:evenVBand="0" w:oddHBand="1" w:evenHBand="0" w:firstRowFirstColumn="0" w:firstRowLastColumn="0" w:lastRowFirstColumn="0" w:lastRowLastColumn="0"/>
                </w:pPr>
              </w:pPrChange>
            </w:pPr>
          </w:p>
        </w:tc>
        <w:tc>
          <w:tcPr>
            <w:tcW w:w="1796" w:type="dxa"/>
            <w:shd w:val="clear" w:color="auto" w:fill="auto"/>
            <w:noWrap/>
            <w:hideMark/>
            <w:tcPrChange w:id="16328" w:author="tao huang" w:date="2017-09-17T10:49:00Z">
              <w:tcPr>
                <w:tcW w:w="1796" w:type="dxa"/>
                <w:shd w:val="clear" w:color="auto" w:fill="auto"/>
                <w:noWrap/>
                <w:hideMark/>
              </w:tcPr>
            </w:tcPrChange>
          </w:tcPr>
          <w:p w14:paraId="6AA0AF30" w14:textId="77777777" w:rsidR="00967711" w:rsidRPr="00A60A57" w:rsidRDefault="00967711" w:rsidP="00FB69CC">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329" w:author="tao huang" w:date="2017-09-17T12:05:00Z">
                  <w:rPr>
                    <w:rFonts w:eastAsia="Times New Roman" w:cs="Times New Roman"/>
                    <w:color w:val="000000" w:themeColor="text1"/>
                    <w:sz w:val="22"/>
                  </w:rPr>
                </w:rPrChange>
              </w:rPr>
              <w:pPrChange w:id="16330" w:author="tao huang" w:date="2017-09-17T12:08:00Z">
                <w:pPr>
                  <w:spacing w:after="0" w:line="240" w:lineRule="auto"/>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331" w:author="tao huang" w:date="2017-09-17T12:05:00Z">
                  <w:rPr>
                    <w:rFonts w:eastAsia="Times New Roman" w:cs="Times New Roman"/>
                    <w:color w:val="000000" w:themeColor="text1"/>
                    <w:sz w:val="22"/>
                  </w:rPr>
                </w:rPrChange>
              </w:rPr>
              <w:t>ADL-intra-EWC</w:t>
            </w:r>
          </w:p>
        </w:tc>
        <w:tc>
          <w:tcPr>
            <w:tcW w:w="1796" w:type="dxa"/>
            <w:shd w:val="clear" w:color="auto" w:fill="auto"/>
            <w:noWrap/>
            <w:hideMark/>
            <w:tcPrChange w:id="16332" w:author="tao huang" w:date="2017-09-17T10:49:00Z">
              <w:tcPr>
                <w:tcW w:w="1796" w:type="dxa"/>
                <w:shd w:val="clear" w:color="auto" w:fill="auto"/>
                <w:noWrap/>
                <w:hideMark/>
              </w:tcPr>
            </w:tcPrChange>
          </w:tcPr>
          <w:p w14:paraId="316DAC37" w14:textId="77777777" w:rsidR="00967711" w:rsidRPr="00A60A57" w:rsidRDefault="00967711" w:rsidP="00FB69C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333" w:author="tao huang" w:date="2017-09-17T12:05:00Z">
                  <w:rPr>
                    <w:rFonts w:eastAsia="Times New Roman" w:cs="Times New Roman"/>
                    <w:color w:val="000000" w:themeColor="text1"/>
                    <w:sz w:val="22"/>
                  </w:rPr>
                </w:rPrChange>
              </w:rPr>
              <w:pPrChange w:id="16334" w:author="tao huang" w:date="2017-09-17T12: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335" w:author="tao huang" w:date="2017-09-17T12:05:00Z">
                  <w:rPr>
                    <w:rFonts w:eastAsia="Times New Roman" w:cs="Times New Roman"/>
                    <w:color w:val="000000" w:themeColor="text1"/>
                    <w:sz w:val="22"/>
                  </w:rPr>
                </w:rPrChange>
              </w:rPr>
              <w:t>Base-lift</w:t>
            </w:r>
          </w:p>
        </w:tc>
        <w:tc>
          <w:tcPr>
            <w:tcW w:w="1085" w:type="dxa"/>
            <w:shd w:val="clear" w:color="auto" w:fill="auto"/>
            <w:noWrap/>
            <w:hideMark/>
            <w:tcPrChange w:id="16336" w:author="tao huang" w:date="2017-09-17T10:49:00Z">
              <w:tcPr>
                <w:tcW w:w="1085" w:type="dxa"/>
                <w:shd w:val="clear" w:color="auto" w:fill="auto"/>
                <w:noWrap/>
                <w:hideMark/>
              </w:tcPr>
            </w:tcPrChange>
          </w:tcPr>
          <w:p w14:paraId="57748369" w14:textId="77777777" w:rsidR="00967711" w:rsidRPr="00A60A57" w:rsidRDefault="00967711" w:rsidP="00FB69C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337" w:author="tao huang" w:date="2017-09-17T12:05:00Z">
                  <w:rPr>
                    <w:rFonts w:eastAsia="Times New Roman" w:cs="Times New Roman"/>
                    <w:color w:val="000000" w:themeColor="text1"/>
                    <w:sz w:val="22"/>
                  </w:rPr>
                </w:rPrChange>
              </w:rPr>
              <w:pPrChange w:id="16338" w:author="tao huang" w:date="2017-09-17T12:08: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339" w:author="tao huang" w:date="2017-09-17T12:05:00Z">
                  <w:rPr>
                    <w:rFonts w:eastAsia="Times New Roman" w:cs="Times New Roman"/>
                    <w:color w:val="000000" w:themeColor="text1"/>
                    <w:sz w:val="22"/>
                  </w:rPr>
                </w:rPrChange>
              </w:rPr>
              <w:t>-37.63%</w:t>
            </w:r>
          </w:p>
        </w:tc>
        <w:tc>
          <w:tcPr>
            <w:tcW w:w="1041" w:type="dxa"/>
            <w:shd w:val="clear" w:color="auto" w:fill="auto"/>
            <w:noWrap/>
            <w:hideMark/>
            <w:tcPrChange w:id="16340" w:author="tao huang" w:date="2017-09-17T10:49:00Z">
              <w:tcPr>
                <w:tcW w:w="1041" w:type="dxa"/>
                <w:shd w:val="clear" w:color="auto" w:fill="auto"/>
                <w:noWrap/>
                <w:hideMark/>
              </w:tcPr>
            </w:tcPrChange>
          </w:tcPr>
          <w:p w14:paraId="2BE22D49" w14:textId="77777777" w:rsidR="00967711" w:rsidRPr="00A60A57" w:rsidRDefault="00967711" w:rsidP="00FB69C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341" w:author="tao huang" w:date="2017-09-17T12:05:00Z">
                  <w:rPr>
                    <w:rFonts w:eastAsia="Times New Roman" w:cs="Times New Roman"/>
                    <w:color w:val="000000" w:themeColor="text1"/>
                    <w:sz w:val="22"/>
                  </w:rPr>
                </w:rPrChange>
              </w:rPr>
              <w:pPrChange w:id="16342" w:author="tao huang" w:date="2017-09-17T12:08: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343" w:author="tao huang" w:date="2017-09-17T12:05:00Z">
                  <w:rPr>
                    <w:rFonts w:eastAsia="Times New Roman" w:cs="Times New Roman"/>
                    <w:color w:val="000000" w:themeColor="text1"/>
                    <w:sz w:val="22"/>
                  </w:rPr>
                </w:rPrChange>
              </w:rPr>
              <w:t>-13.38%</w:t>
            </w:r>
          </w:p>
        </w:tc>
        <w:tc>
          <w:tcPr>
            <w:tcW w:w="1086" w:type="dxa"/>
            <w:shd w:val="clear" w:color="auto" w:fill="auto"/>
            <w:noWrap/>
            <w:hideMark/>
            <w:tcPrChange w:id="16344" w:author="tao huang" w:date="2017-09-17T10:49:00Z">
              <w:tcPr>
                <w:tcW w:w="1086" w:type="dxa"/>
                <w:shd w:val="clear" w:color="auto" w:fill="auto"/>
                <w:noWrap/>
                <w:hideMark/>
              </w:tcPr>
            </w:tcPrChange>
          </w:tcPr>
          <w:p w14:paraId="1EF010B4" w14:textId="77777777" w:rsidR="00967711" w:rsidRPr="00A60A57" w:rsidRDefault="00967711" w:rsidP="00FB69C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345" w:author="tao huang" w:date="2017-09-17T12:05:00Z">
                  <w:rPr>
                    <w:rFonts w:eastAsia="Times New Roman" w:cs="Times New Roman"/>
                    <w:color w:val="000000" w:themeColor="text1"/>
                    <w:sz w:val="22"/>
                  </w:rPr>
                </w:rPrChange>
              </w:rPr>
              <w:pPrChange w:id="16346" w:author="tao huang" w:date="2017-09-17T12:08: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347" w:author="tao huang" w:date="2017-09-17T12:05:00Z">
                  <w:rPr>
                    <w:rFonts w:eastAsia="Times New Roman" w:cs="Times New Roman"/>
                    <w:color w:val="000000" w:themeColor="text1"/>
                    <w:sz w:val="22"/>
                  </w:rPr>
                </w:rPrChange>
              </w:rPr>
              <w:t>-10.27%</w:t>
            </w:r>
          </w:p>
        </w:tc>
        <w:tc>
          <w:tcPr>
            <w:tcW w:w="1395" w:type="dxa"/>
            <w:shd w:val="clear" w:color="auto" w:fill="auto"/>
            <w:noWrap/>
            <w:hideMark/>
            <w:tcPrChange w:id="16348" w:author="tao huang" w:date="2017-09-17T10:49:00Z">
              <w:tcPr>
                <w:tcW w:w="1395" w:type="dxa"/>
                <w:shd w:val="clear" w:color="auto" w:fill="auto"/>
                <w:noWrap/>
                <w:hideMark/>
              </w:tcPr>
            </w:tcPrChange>
          </w:tcPr>
          <w:p w14:paraId="7ABD924B" w14:textId="77777777" w:rsidR="00967711" w:rsidRPr="00A60A57" w:rsidRDefault="00967711" w:rsidP="00FB69C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349" w:author="tao huang" w:date="2017-09-17T12:05:00Z">
                  <w:rPr>
                    <w:rFonts w:eastAsia="Times New Roman" w:cs="Times New Roman"/>
                    <w:color w:val="000000" w:themeColor="text1"/>
                    <w:sz w:val="22"/>
                  </w:rPr>
                </w:rPrChange>
              </w:rPr>
              <w:pPrChange w:id="16350" w:author="tao huang" w:date="2017-09-17T12: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351" w:author="tao huang" w:date="2017-09-17T12:05:00Z">
                  <w:rPr>
                    <w:rFonts w:eastAsia="Times New Roman" w:cs="Times New Roman"/>
                    <w:color w:val="000000" w:themeColor="text1"/>
                    <w:sz w:val="22"/>
                  </w:rPr>
                </w:rPrChange>
              </w:rPr>
              <w:t>-4.88%</w:t>
            </w:r>
          </w:p>
        </w:tc>
      </w:tr>
      <w:tr w:rsidR="007F2079" w:rsidRPr="00A60A57" w14:paraId="20608D0B" w14:textId="77777777" w:rsidTr="009B69CE">
        <w:trPr>
          <w:trHeight w:val="20"/>
          <w:trPrChange w:id="16352" w:author="tao huang" w:date="2017-09-17T10:49:00Z">
            <w:trPr>
              <w:trHeight w:val="20"/>
            </w:trPr>
          </w:trPrChange>
        </w:trPr>
        <w:tc>
          <w:tcPr>
            <w:cnfStyle w:val="001000000000" w:firstRow="0" w:lastRow="0" w:firstColumn="1" w:lastColumn="0" w:oddVBand="0" w:evenVBand="0" w:oddHBand="0" w:evenHBand="0" w:firstRowFirstColumn="0" w:firstRowLastColumn="0" w:lastRowFirstColumn="0" w:lastRowLastColumn="0"/>
            <w:tcW w:w="851" w:type="dxa"/>
            <w:vMerge/>
            <w:shd w:val="clear" w:color="auto" w:fill="auto"/>
            <w:hideMark/>
            <w:tcPrChange w:id="16353" w:author="tao huang" w:date="2017-09-17T10:49:00Z">
              <w:tcPr>
                <w:tcW w:w="993" w:type="dxa"/>
                <w:vMerge/>
                <w:shd w:val="clear" w:color="auto" w:fill="auto"/>
                <w:hideMark/>
              </w:tcPr>
            </w:tcPrChange>
          </w:tcPr>
          <w:p w14:paraId="4C17C9E8" w14:textId="77777777" w:rsidR="00967711" w:rsidRPr="00A60A57" w:rsidRDefault="00967711" w:rsidP="00FB69CC">
            <w:pPr>
              <w:spacing w:after="0" w:line="240" w:lineRule="auto"/>
              <w:rPr>
                <w:rFonts w:eastAsia="Times New Roman" w:cs="Times New Roman"/>
                <w:b w:val="0"/>
                <w:color w:val="0D0D0D" w:themeColor="text1" w:themeTint="F2"/>
                <w:sz w:val="22"/>
                <w:rPrChange w:id="16354" w:author="tao huang" w:date="2017-09-17T12:05:00Z">
                  <w:rPr>
                    <w:rFonts w:eastAsia="Times New Roman" w:cs="Times New Roman"/>
                    <w:b w:val="0"/>
                    <w:color w:val="000000" w:themeColor="text1"/>
                    <w:sz w:val="22"/>
                  </w:rPr>
                </w:rPrChange>
              </w:rPr>
              <w:pPrChange w:id="16355" w:author="tao huang" w:date="2017-09-17T12:08:00Z">
                <w:pPr>
                  <w:spacing w:after="0" w:line="240" w:lineRule="auto"/>
                </w:pPr>
              </w:pPrChange>
            </w:pPr>
          </w:p>
        </w:tc>
        <w:tc>
          <w:tcPr>
            <w:tcW w:w="1796" w:type="dxa"/>
            <w:shd w:val="clear" w:color="auto" w:fill="auto"/>
            <w:noWrap/>
            <w:hideMark/>
            <w:tcPrChange w:id="16356" w:author="tao huang" w:date="2017-09-17T10:49:00Z">
              <w:tcPr>
                <w:tcW w:w="1796" w:type="dxa"/>
                <w:shd w:val="clear" w:color="auto" w:fill="auto"/>
                <w:noWrap/>
                <w:hideMark/>
              </w:tcPr>
            </w:tcPrChange>
          </w:tcPr>
          <w:p w14:paraId="47A9B5ED" w14:textId="77777777" w:rsidR="00967711" w:rsidRPr="00A60A57" w:rsidRDefault="00967711" w:rsidP="00FB69CC">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357" w:author="tao huang" w:date="2017-09-17T12:05:00Z">
                  <w:rPr>
                    <w:rFonts w:eastAsia="Times New Roman" w:cs="Times New Roman"/>
                    <w:color w:val="000000" w:themeColor="text1"/>
                    <w:sz w:val="22"/>
                  </w:rPr>
                </w:rPrChange>
              </w:rPr>
              <w:pPrChange w:id="16358" w:author="tao huang" w:date="2017-09-17T12:08:00Z">
                <w:pPr>
                  <w:spacing w:after="0" w:line="240" w:lineRule="auto"/>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359" w:author="tao huang" w:date="2017-09-17T12:05:00Z">
                  <w:rPr>
                    <w:rFonts w:eastAsia="Times New Roman" w:cs="Times New Roman"/>
                    <w:color w:val="000000" w:themeColor="text1"/>
                    <w:sz w:val="22"/>
                  </w:rPr>
                </w:rPrChange>
              </w:rPr>
              <w:t>ADL-intra-IC</w:t>
            </w:r>
          </w:p>
        </w:tc>
        <w:tc>
          <w:tcPr>
            <w:tcW w:w="1796" w:type="dxa"/>
            <w:shd w:val="clear" w:color="auto" w:fill="auto"/>
            <w:noWrap/>
            <w:hideMark/>
            <w:tcPrChange w:id="16360" w:author="tao huang" w:date="2017-09-17T10:49:00Z">
              <w:tcPr>
                <w:tcW w:w="1796" w:type="dxa"/>
                <w:shd w:val="clear" w:color="auto" w:fill="auto"/>
                <w:noWrap/>
                <w:hideMark/>
              </w:tcPr>
            </w:tcPrChange>
          </w:tcPr>
          <w:p w14:paraId="54B52D79" w14:textId="77777777" w:rsidR="00967711" w:rsidRPr="00A60A57" w:rsidRDefault="00967711" w:rsidP="00FB69C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361" w:author="tao huang" w:date="2017-09-17T12:05:00Z">
                  <w:rPr>
                    <w:rFonts w:eastAsia="Times New Roman" w:cs="Times New Roman"/>
                    <w:color w:val="000000" w:themeColor="text1"/>
                    <w:sz w:val="22"/>
                  </w:rPr>
                </w:rPrChange>
              </w:rPr>
              <w:pPrChange w:id="16362" w:author="tao huang" w:date="2017-09-17T12: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363" w:author="tao huang" w:date="2017-09-17T12:05:00Z">
                  <w:rPr>
                    <w:rFonts w:eastAsia="Times New Roman" w:cs="Times New Roman"/>
                    <w:color w:val="000000" w:themeColor="text1"/>
                    <w:sz w:val="22"/>
                  </w:rPr>
                </w:rPrChange>
              </w:rPr>
              <w:t>Base-lift</w:t>
            </w:r>
          </w:p>
        </w:tc>
        <w:tc>
          <w:tcPr>
            <w:tcW w:w="1085" w:type="dxa"/>
            <w:shd w:val="clear" w:color="auto" w:fill="auto"/>
            <w:noWrap/>
            <w:hideMark/>
            <w:tcPrChange w:id="16364" w:author="tao huang" w:date="2017-09-17T10:49:00Z">
              <w:tcPr>
                <w:tcW w:w="1085" w:type="dxa"/>
                <w:shd w:val="clear" w:color="auto" w:fill="auto"/>
                <w:noWrap/>
                <w:hideMark/>
              </w:tcPr>
            </w:tcPrChange>
          </w:tcPr>
          <w:p w14:paraId="459E55C5" w14:textId="77777777" w:rsidR="00967711" w:rsidRPr="00A60A57" w:rsidRDefault="00967711" w:rsidP="00FB69C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365" w:author="tao huang" w:date="2017-09-17T12:05:00Z">
                  <w:rPr>
                    <w:rFonts w:eastAsia="Times New Roman" w:cs="Times New Roman"/>
                    <w:color w:val="000000" w:themeColor="text1"/>
                    <w:sz w:val="22"/>
                  </w:rPr>
                </w:rPrChange>
              </w:rPr>
              <w:pPrChange w:id="16366" w:author="tao huang" w:date="2017-09-17T12:08: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367" w:author="tao huang" w:date="2017-09-17T12:05:00Z">
                  <w:rPr>
                    <w:rFonts w:eastAsia="Times New Roman" w:cs="Times New Roman"/>
                    <w:color w:val="000000" w:themeColor="text1"/>
                    <w:sz w:val="22"/>
                  </w:rPr>
                </w:rPrChange>
              </w:rPr>
              <w:t>-37.59%</w:t>
            </w:r>
          </w:p>
        </w:tc>
        <w:tc>
          <w:tcPr>
            <w:tcW w:w="1041" w:type="dxa"/>
            <w:shd w:val="clear" w:color="auto" w:fill="auto"/>
            <w:noWrap/>
            <w:hideMark/>
            <w:tcPrChange w:id="16368" w:author="tao huang" w:date="2017-09-17T10:49:00Z">
              <w:tcPr>
                <w:tcW w:w="1041" w:type="dxa"/>
                <w:shd w:val="clear" w:color="auto" w:fill="auto"/>
                <w:noWrap/>
                <w:hideMark/>
              </w:tcPr>
            </w:tcPrChange>
          </w:tcPr>
          <w:p w14:paraId="664D4619" w14:textId="77777777" w:rsidR="00967711" w:rsidRPr="00A60A57" w:rsidRDefault="00967711" w:rsidP="00FB69C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369" w:author="tao huang" w:date="2017-09-17T12:05:00Z">
                  <w:rPr>
                    <w:rFonts w:eastAsia="Times New Roman" w:cs="Times New Roman"/>
                    <w:color w:val="000000" w:themeColor="text1"/>
                    <w:sz w:val="22"/>
                  </w:rPr>
                </w:rPrChange>
              </w:rPr>
              <w:pPrChange w:id="16370" w:author="tao huang" w:date="2017-09-17T12:08: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371" w:author="tao huang" w:date="2017-09-17T12:05:00Z">
                  <w:rPr>
                    <w:rFonts w:eastAsia="Times New Roman" w:cs="Times New Roman"/>
                    <w:color w:val="000000" w:themeColor="text1"/>
                    <w:sz w:val="22"/>
                  </w:rPr>
                </w:rPrChange>
              </w:rPr>
              <w:t>-13.75%</w:t>
            </w:r>
          </w:p>
        </w:tc>
        <w:tc>
          <w:tcPr>
            <w:tcW w:w="1086" w:type="dxa"/>
            <w:shd w:val="clear" w:color="auto" w:fill="auto"/>
            <w:noWrap/>
            <w:hideMark/>
            <w:tcPrChange w:id="16372" w:author="tao huang" w:date="2017-09-17T10:49:00Z">
              <w:tcPr>
                <w:tcW w:w="1086" w:type="dxa"/>
                <w:shd w:val="clear" w:color="auto" w:fill="auto"/>
                <w:noWrap/>
                <w:hideMark/>
              </w:tcPr>
            </w:tcPrChange>
          </w:tcPr>
          <w:p w14:paraId="3D871DA0" w14:textId="77777777" w:rsidR="00967711" w:rsidRPr="00A60A57" w:rsidRDefault="00967711" w:rsidP="00FB69C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373" w:author="tao huang" w:date="2017-09-17T12:05:00Z">
                  <w:rPr>
                    <w:rFonts w:eastAsia="Times New Roman" w:cs="Times New Roman"/>
                    <w:color w:val="000000" w:themeColor="text1"/>
                    <w:sz w:val="22"/>
                  </w:rPr>
                </w:rPrChange>
              </w:rPr>
              <w:pPrChange w:id="16374" w:author="tao huang" w:date="2017-09-17T12:08: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375" w:author="tao huang" w:date="2017-09-17T12:05:00Z">
                  <w:rPr>
                    <w:rFonts w:eastAsia="Times New Roman" w:cs="Times New Roman"/>
                    <w:color w:val="000000" w:themeColor="text1"/>
                    <w:sz w:val="22"/>
                  </w:rPr>
                </w:rPrChange>
              </w:rPr>
              <w:t>-10.99%</w:t>
            </w:r>
          </w:p>
        </w:tc>
        <w:tc>
          <w:tcPr>
            <w:tcW w:w="1395" w:type="dxa"/>
            <w:shd w:val="clear" w:color="auto" w:fill="auto"/>
            <w:noWrap/>
            <w:hideMark/>
            <w:tcPrChange w:id="16376" w:author="tao huang" w:date="2017-09-17T10:49:00Z">
              <w:tcPr>
                <w:tcW w:w="1395" w:type="dxa"/>
                <w:shd w:val="clear" w:color="auto" w:fill="auto"/>
                <w:noWrap/>
                <w:hideMark/>
              </w:tcPr>
            </w:tcPrChange>
          </w:tcPr>
          <w:p w14:paraId="03885639" w14:textId="77777777" w:rsidR="00967711" w:rsidRPr="00A60A57" w:rsidRDefault="00967711" w:rsidP="00FB69C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6377" w:author="tao huang" w:date="2017-09-17T12:05:00Z">
                  <w:rPr>
                    <w:rFonts w:eastAsia="Times New Roman" w:cs="Times New Roman"/>
                    <w:color w:val="000000" w:themeColor="text1"/>
                    <w:sz w:val="22"/>
                  </w:rPr>
                </w:rPrChange>
              </w:rPr>
              <w:pPrChange w:id="16378" w:author="tao huang" w:date="2017-09-17T12:08: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6379" w:author="tao huang" w:date="2017-09-17T12:05:00Z">
                  <w:rPr>
                    <w:rFonts w:eastAsia="Times New Roman" w:cs="Times New Roman"/>
                    <w:color w:val="000000" w:themeColor="text1"/>
                    <w:sz w:val="22"/>
                  </w:rPr>
                </w:rPrChange>
              </w:rPr>
              <w:t>-5.85%</w:t>
            </w:r>
          </w:p>
        </w:tc>
      </w:tr>
      <w:tr w:rsidR="007F2079" w:rsidRPr="00A60A57" w14:paraId="011E55DE" w14:textId="77777777" w:rsidTr="009B69CE">
        <w:trPr>
          <w:cnfStyle w:val="000000100000" w:firstRow="0" w:lastRow="0" w:firstColumn="0" w:lastColumn="0" w:oddVBand="0" w:evenVBand="0" w:oddHBand="1" w:evenHBand="0" w:firstRowFirstColumn="0" w:firstRowLastColumn="0" w:lastRowFirstColumn="0" w:lastRowLastColumn="0"/>
          <w:trHeight w:val="20"/>
          <w:trPrChange w:id="16380" w:author="tao huang" w:date="2017-09-17T10:49:00Z">
            <w:trPr>
              <w:trHeight w:val="20"/>
            </w:trPr>
          </w:trPrChange>
        </w:trPr>
        <w:tc>
          <w:tcPr>
            <w:cnfStyle w:val="001000000000" w:firstRow="0" w:lastRow="0" w:firstColumn="1" w:lastColumn="0" w:oddVBand="0" w:evenVBand="0" w:oddHBand="0" w:evenHBand="0" w:firstRowFirstColumn="0" w:firstRowLastColumn="0" w:lastRowFirstColumn="0" w:lastRowLastColumn="0"/>
            <w:tcW w:w="851" w:type="dxa"/>
            <w:shd w:val="clear" w:color="auto" w:fill="auto"/>
            <w:noWrap/>
            <w:hideMark/>
            <w:tcPrChange w:id="16381" w:author="tao huang" w:date="2017-09-17T10:49:00Z">
              <w:tcPr>
                <w:tcW w:w="993" w:type="dxa"/>
                <w:shd w:val="clear" w:color="auto" w:fill="auto"/>
                <w:noWrap/>
                <w:hideMark/>
              </w:tcPr>
            </w:tcPrChange>
          </w:tcPr>
          <w:p w14:paraId="330FABA6" w14:textId="77777777" w:rsidR="00967711" w:rsidRPr="00A60A57" w:rsidRDefault="00967711" w:rsidP="00FB69CC">
            <w:pPr>
              <w:spacing w:after="0" w:line="24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6382" w:author="tao huang" w:date="2017-09-17T12:05:00Z">
                  <w:rPr>
                    <w:rFonts w:eastAsia="Times New Roman" w:cs="Times New Roman"/>
                    <w:b w:val="0"/>
                    <w:color w:val="000000" w:themeColor="text1"/>
                    <w:sz w:val="22"/>
                  </w:rPr>
                </w:rPrChange>
              </w:rPr>
              <w:pPrChange w:id="16383" w:author="tao huang" w:date="2017-09-17T12:08:00Z">
                <w:pPr>
                  <w:spacing w:after="0" w:line="240" w:lineRule="auto"/>
                  <w:cnfStyle w:val="001000100000" w:firstRow="0" w:lastRow="0" w:firstColumn="1" w:lastColumn="0" w:oddVBand="0" w:evenVBand="0" w:oddHBand="1" w:evenHBand="0" w:firstRowFirstColumn="0" w:firstRowLastColumn="0" w:lastRowFirstColumn="0" w:lastRowLastColumn="0"/>
                </w:pPr>
              </w:pPrChange>
            </w:pPr>
            <w:r w:rsidRPr="00A60A57">
              <w:rPr>
                <w:rFonts w:eastAsia="Times New Roman" w:cs="Times New Roman"/>
                <w:b w:val="0"/>
                <w:color w:val="0D0D0D" w:themeColor="text1" w:themeTint="F2"/>
                <w:sz w:val="22"/>
                <w:rPrChange w:id="16384" w:author="tao huang" w:date="2017-09-17T12:05:00Z">
                  <w:rPr>
                    <w:rFonts w:eastAsia="Times New Roman" w:cs="Times New Roman"/>
                    <w:color w:val="000000" w:themeColor="text1"/>
                    <w:sz w:val="22"/>
                  </w:rPr>
                </w:rPrChange>
              </w:rPr>
              <w:t> </w:t>
            </w:r>
          </w:p>
        </w:tc>
        <w:tc>
          <w:tcPr>
            <w:tcW w:w="1796" w:type="dxa"/>
            <w:shd w:val="clear" w:color="auto" w:fill="auto"/>
            <w:hideMark/>
            <w:tcPrChange w:id="16385" w:author="tao huang" w:date="2017-09-17T10:49:00Z">
              <w:tcPr>
                <w:tcW w:w="1796" w:type="dxa"/>
                <w:shd w:val="clear" w:color="auto" w:fill="auto"/>
                <w:hideMark/>
              </w:tcPr>
            </w:tcPrChange>
          </w:tcPr>
          <w:p w14:paraId="7B38D22C" w14:textId="77777777" w:rsidR="00967711" w:rsidRPr="00A60A57" w:rsidRDefault="00967711" w:rsidP="00FB69CC">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386" w:author="tao huang" w:date="2017-09-17T12:05:00Z">
                  <w:rPr>
                    <w:rFonts w:eastAsia="Times New Roman" w:cs="Times New Roman"/>
                    <w:color w:val="000000" w:themeColor="text1"/>
                    <w:sz w:val="22"/>
                  </w:rPr>
                </w:rPrChange>
              </w:rPr>
              <w:pPrChange w:id="16387" w:author="tao huang" w:date="2017-09-17T12:08:00Z">
                <w:pPr>
                  <w:spacing w:after="0" w:line="240" w:lineRule="auto"/>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388" w:author="tao huang" w:date="2017-09-17T12:05:00Z">
                  <w:rPr>
                    <w:rFonts w:eastAsia="Times New Roman" w:cs="Times New Roman"/>
                    <w:color w:val="000000" w:themeColor="text1"/>
                    <w:sz w:val="22"/>
                  </w:rPr>
                </w:rPrChange>
              </w:rPr>
              <w:t>ADL-EWC-IC</w:t>
            </w:r>
          </w:p>
        </w:tc>
        <w:tc>
          <w:tcPr>
            <w:tcW w:w="1796" w:type="dxa"/>
            <w:shd w:val="clear" w:color="auto" w:fill="auto"/>
            <w:noWrap/>
            <w:hideMark/>
            <w:tcPrChange w:id="16389" w:author="tao huang" w:date="2017-09-17T10:49:00Z">
              <w:tcPr>
                <w:tcW w:w="1796" w:type="dxa"/>
                <w:shd w:val="clear" w:color="auto" w:fill="auto"/>
                <w:noWrap/>
                <w:hideMark/>
              </w:tcPr>
            </w:tcPrChange>
          </w:tcPr>
          <w:p w14:paraId="4DE3DE24" w14:textId="77777777" w:rsidR="00967711" w:rsidRPr="00A60A57" w:rsidRDefault="00967711" w:rsidP="00FB69C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390" w:author="tao huang" w:date="2017-09-17T12:05:00Z">
                  <w:rPr>
                    <w:rFonts w:eastAsia="Times New Roman" w:cs="Times New Roman"/>
                    <w:color w:val="000000" w:themeColor="text1"/>
                    <w:sz w:val="22"/>
                  </w:rPr>
                </w:rPrChange>
              </w:rPr>
              <w:pPrChange w:id="16391" w:author="tao huang" w:date="2017-09-17T12: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392" w:author="tao huang" w:date="2017-09-17T12:05:00Z">
                  <w:rPr>
                    <w:rFonts w:eastAsia="Times New Roman" w:cs="Times New Roman"/>
                    <w:color w:val="000000" w:themeColor="text1"/>
                    <w:sz w:val="22"/>
                  </w:rPr>
                </w:rPrChange>
              </w:rPr>
              <w:t>Base-lift</w:t>
            </w:r>
          </w:p>
        </w:tc>
        <w:tc>
          <w:tcPr>
            <w:tcW w:w="1085" w:type="dxa"/>
            <w:shd w:val="clear" w:color="auto" w:fill="auto"/>
            <w:noWrap/>
            <w:hideMark/>
            <w:tcPrChange w:id="16393" w:author="tao huang" w:date="2017-09-17T10:49:00Z">
              <w:tcPr>
                <w:tcW w:w="1085" w:type="dxa"/>
                <w:shd w:val="clear" w:color="auto" w:fill="auto"/>
                <w:noWrap/>
                <w:hideMark/>
              </w:tcPr>
            </w:tcPrChange>
          </w:tcPr>
          <w:p w14:paraId="39CDE42B" w14:textId="77777777" w:rsidR="00967711" w:rsidRPr="00A60A57" w:rsidRDefault="00967711" w:rsidP="00FB69C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394" w:author="tao huang" w:date="2017-09-17T12:05:00Z">
                  <w:rPr>
                    <w:rFonts w:eastAsia="Times New Roman" w:cs="Times New Roman"/>
                    <w:color w:val="000000" w:themeColor="text1"/>
                    <w:sz w:val="22"/>
                  </w:rPr>
                </w:rPrChange>
              </w:rPr>
              <w:pPrChange w:id="16395" w:author="tao huang" w:date="2017-09-17T12:08: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396" w:author="tao huang" w:date="2017-09-17T12:05:00Z">
                  <w:rPr>
                    <w:rFonts w:eastAsia="Times New Roman" w:cs="Times New Roman"/>
                    <w:color w:val="000000" w:themeColor="text1"/>
                    <w:sz w:val="22"/>
                  </w:rPr>
                </w:rPrChange>
              </w:rPr>
              <w:t>-37.97%</w:t>
            </w:r>
          </w:p>
        </w:tc>
        <w:tc>
          <w:tcPr>
            <w:tcW w:w="1041" w:type="dxa"/>
            <w:shd w:val="clear" w:color="auto" w:fill="auto"/>
            <w:noWrap/>
            <w:hideMark/>
            <w:tcPrChange w:id="16397" w:author="tao huang" w:date="2017-09-17T10:49:00Z">
              <w:tcPr>
                <w:tcW w:w="1041" w:type="dxa"/>
                <w:shd w:val="clear" w:color="auto" w:fill="auto"/>
                <w:noWrap/>
                <w:hideMark/>
              </w:tcPr>
            </w:tcPrChange>
          </w:tcPr>
          <w:p w14:paraId="2AB71E56" w14:textId="77777777" w:rsidR="00967711" w:rsidRPr="00A60A57" w:rsidRDefault="00967711" w:rsidP="00FB69C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398" w:author="tao huang" w:date="2017-09-17T12:05:00Z">
                  <w:rPr>
                    <w:rFonts w:eastAsia="Times New Roman" w:cs="Times New Roman"/>
                    <w:color w:val="000000" w:themeColor="text1"/>
                    <w:sz w:val="22"/>
                  </w:rPr>
                </w:rPrChange>
              </w:rPr>
              <w:pPrChange w:id="16399" w:author="tao huang" w:date="2017-09-17T12:08: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400" w:author="tao huang" w:date="2017-09-17T12:05:00Z">
                  <w:rPr>
                    <w:rFonts w:eastAsia="Times New Roman" w:cs="Times New Roman"/>
                    <w:color w:val="000000" w:themeColor="text1"/>
                    <w:sz w:val="22"/>
                  </w:rPr>
                </w:rPrChange>
              </w:rPr>
              <w:t>-13.74%</w:t>
            </w:r>
          </w:p>
        </w:tc>
        <w:tc>
          <w:tcPr>
            <w:tcW w:w="1086" w:type="dxa"/>
            <w:shd w:val="clear" w:color="auto" w:fill="auto"/>
            <w:noWrap/>
            <w:hideMark/>
            <w:tcPrChange w:id="16401" w:author="tao huang" w:date="2017-09-17T10:49:00Z">
              <w:tcPr>
                <w:tcW w:w="1086" w:type="dxa"/>
                <w:shd w:val="clear" w:color="auto" w:fill="auto"/>
                <w:noWrap/>
                <w:hideMark/>
              </w:tcPr>
            </w:tcPrChange>
          </w:tcPr>
          <w:p w14:paraId="4E13A57A" w14:textId="77777777" w:rsidR="00967711" w:rsidRPr="00A60A57" w:rsidRDefault="00967711" w:rsidP="00FB69C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402" w:author="tao huang" w:date="2017-09-17T12:05:00Z">
                  <w:rPr>
                    <w:rFonts w:eastAsia="Times New Roman" w:cs="Times New Roman"/>
                    <w:color w:val="000000" w:themeColor="text1"/>
                    <w:sz w:val="22"/>
                  </w:rPr>
                </w:rPrChange>
              </w:rPr>
              <w:pPrChange w:id="16403" w:author="tao huang" w:date="2017-09-17T12:08: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404" w:author="tao huang" w:date="2017-09-17T12:05:00Z">
                  <w:rPr>
                    <w:rFonts w:eastAsia="Times New Roman" w:cs="Times New Roman"/>
                    <w:color w:val="000000" w:themeColor="text1"/>
                    <w:sz w:val="22"/>
                  </w:rPr>
                </w:rPrChange>
              </w:rPr>
              <w:t>-10.97%</w:t>
            </w:r>
          </w:p>
        </w:tc>
        <w:tc>
          <w:tcPr>
            <w:tcW w:w="1395" w:type="dxa"/>
            <w:shd w:val="clear" w:color="auto" w:fill="auto"/>
            <w:noWrap/>
            <w:hideMark/>
            <w:tcPrChange w:id="16405" w:author="tao huang" w:date="2017-09-17T10:49:00Z">
              <w:tcPr>
                <w:tcW w:w="1395" w:type="dxa"/>
                <w:shd w:val="clear" w:color="auto" w:fill="auto"/>
                <w:noWrap/>
                <w:hideMark/>
              </w:tcPr>
            </w:tcPrChange>
          </w:tcPr>
          <w:p w14:paraId="62C02A29" w14:textId="77777777" w:rsidR="00967711" w:rsidRPr="00A60A57" w:rsidRDefault="00967711" w:rsidP="00FB69C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6406" w:author="tao huang" w:date="2017-09-17T12:05:00Z">
                  <w:rPr>
                    <w:rFonts w:eastAsia="Times New Roman" w:cs="Times New Roman"/>
                    <w:color w:val="000000" w:themeColor="text1"/>
                    <w:sz w:val="22"/>
                  </w:rPr>
                </w:rPrChange>
              </w:rPr>
              <w:pPrChange w:id="16407" w:author="tao huang" w:date="2017-09-17T12:08: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6408" w:author="tao huang" w:date="2017-09-17T12:05:00Z">
                  <w:rPr>
                    <w:rFonts w:eastAsia="Times New Roman" w:cs="Times New Roman"/>
                    <w:color w:val="000000" w:themeColor="text1"/>
                    <w:sz w:val="22"/>
                  </w:rPr>
                </w:rPrChange>
              </w:rPr>
              <w:t>-6.02%</w:t>
            </w:r>
          </w:p>
        </w:tc>
      </w:tr>
    </w:tbl>
    <w:p w14:paraId="03D0D981" w14:textId="77777777" w:rsidR="006343D8" w:rsidRPr="00A60A57" w:rsidRDefault="006343D8">
      <w:pPr>
        <w:spacing w:after="0" w:line="360" w:lineRule="auto"/>
        <w:rPr>
          <w:rFonts w:cs="Times New Roman"/>
          <w:color w:val="0D0D0D" w:themeColor="text1" w:themeTint="F2"/>
          <w:sz w:val="22"/>
          <w:rPrChange w:id="16409" w:author="tao huang" w:date="2017-09-17T12:05:00Z">
            <w:rPr>
              <w:rFonts w:cs="Times New Roman"/>
              <w:color w:val="000000" w:themeColor="text1"/>
              <w:szCs w:val="24"/>
            </w:rPr>
          </w:rPrChange>
        </w:rPr>
      </w:pPr>
      <w:r w:rsidRPr="00A60A57">
        <w:rPr>
          <w:rFonts w:cs="Times New Roman"/>
          <w:color w:val="0D0D0D" w:themeColor="text1" w:themeTint="F2"/>
          <w:sz w:val="22"/>
          <w:rPrChange w:id="16410" w:author="tao huang" w:date="2017-09-17T12:05:00Z">
            <w:rPr>
              <w:rFonts w:cs="Times New Roman"/>
              <w:color w:val="000000" w:themeColor="text1"/>
              <w:szCs w:val="24"/>
            </w:rPr>
          </w:rPrChange>
        </w:rPr>
        <w:t xml:space="preserve"> </w:t>
      </w:r>
    </w:p>
    <w:p w14:paraId="7E34D1A6" w14:textId="77777777" w:rsidR="000964E9" w:rsidRPr="00A60A57" w:rsidRDefault="000964E9">
      <w:pPr>
        <w:spacing w:after="0" w:line="360" w:lineRule="auto"/>
        <w:rPr>
          <w:rFonts w:cs="Times New Roman"/>
          <w:color w:val="0D0D0D" w:themeColor="text1" w:themeTint="F2"/>
          <w:sz w:val="22"/>
          <w:rPrChange w:id="16411" w:author="tao huang" w:date="2017-09-17T12:05:00Z">
            <w:rPr>
              <w:rFonts w:cs="Times New Roman"/>
              <w:color w:val="000000" w:themeColor="text1"/>
              <w:szCs w:val="24"/>
            </w:rPr>
          </w:rPrChange>
        </w:rPr>
      </w:pPr>
    </w:p>
    <w:p w14:paraId="4B5BC3F3" w14:textId="4D06C0D1" w:rsidR="000964E9" w:rsidRPr="00A60A57" w:rsidRDefault="000964E9">
      <w:pPr>
        <w:spacing w:after="0" w:line="360" w:lineRule="auto"/>
        <w:rPr>
          <w:rFonts w:cs="Times New Roman"/>
          <w:color w:val="0D0D0D" w:themeColor="text1" w:themeTint="F2"/>
          <w:sz w:val="22"/>
          <w:rPrChange w:id="16412" w:author="tao huang" w:date="2017-09-17T12:05:00Z">
            <w:rPr>
              <w:rFonts w:cs="Times New Roman"/>
              <w:color w:val="000000" w:themeColor="text1"/>
              <w:szCs w:val="24"/>
            </w:rPr>
          </w:rPrChange>
        </w:rPr>
      </w:pPr>
      <w:r w:rsidRPr="00A60A57">
        <w:rPr>
          <w:rFonts w:cs="Times New Roman"/>
          <w:color w:val="0D0D0D" w:themeColor="text1" w:themeTint="F2"/>
          <w:sz w:val="22"/>
          <w:rPrChange w:id="16413" w:author="tao huang" w:date="2017-09-17T12:05:00Z">
            <w:rPr>
              <w:rFonts w:cs="Times New Roman"/>
              <w:color w:val="000000" w:themeColor="text1"/>
              <w:szCs w:val="24"/>
            </w:rPr>
          </w:rPrChange>
        </w:rPr>
        <w:t xml:space="preserve">We also explore the relationship between the relative advantage of the proposed models and the </w:t>
      </w:r>
      <w:r w:rsidR="0025711F" w:rsidRPr="00A60A57">
        <w:rPr>
          <w:rFonts w:cs="Times New Roman"/>
          <w:color w:val="0D0D0D" w:themeColor="text1" w:themeTint="F2"/>
          <w:sz w:val="22"/>
          <w:rPrChange w:id="16414" w:author="tao huang" w:date="2017-09-17T12:05:00Z">
            <w:rPr>
              <w:rFonts w:cs="Times New Roman"/>
              <w:color w:val="000000" w:themeColor="text1"/>
              <w:szCs w:val="24"/>
            </w:rPr>
          </w:rPrChange>
        </w:rPr>
        <w:t>data characteristics of the product SKU. We find that</w:t>
      </w:r>
      <w:r w:rsidR="00C56C06" w:rsidRPr="00A60A57">
        <w:rPr>
          <w:rFonts w:cs="Times New Roman"/>
          <w:color w:val="0D0D0D" w:themeColor="text1" w:themeTint="F2"/>
          <w:sz w:val="22"/>
          <w:rPrChange w:id="16415" w:author="tao huang" w:date="2017-09-17T12:05:00Z">
            <w:rPr>
              <w:rFonts w:cs="Times New Roman"/>
              <w:color w:val="000000" w:themeColor="text1"/>
              <w:szCs w:val="24"/>
            </w:rPr>
          </w:rPrChange>
        </w:rPr>
        <w:t xml:space="preserve"> the models with the estimation window combining (e.g., the ADL-</w:t>
      </w:r>
      <w:r w:rsidR="00C56C06" w:rsidRPr="000A110D">
        <w:rPr>
          <w:rFonts w:cs="Times New Roman"/>
          <w:noProof/>
          <w:color w:val="0D0D0D" w:themeColor="text1" w:themeTint="F2"/>
          <w:sz w:val="22"/>
          <w:rPrChange w:id="16416" w:author="tao huang" w:date="2017-09-17T12:18:00Z">
            <w:rPr>
              <w:rFonts w:cs="Times New Roman"/>
              <w:color w:val="000000" w:themeColor="text1"/>
              <w:szCs w:val="24"/>
            </w:rPr>
          </w:rPrChange>
        </w:rPr>
        <w:t>intra</w:t>
      </w:r>
      <w:r w:rsidR="00C56C06" w:rsidRPr="00A60A57">
        <w:rPr>
          <w:rFonts w:cs="Times New Roman"/>
          <w:color w:val="0D0D0D" w:themeColor="text1" w:themeTint="F2"/>
          <w:sz w:val="22"/>
          <w:rPrChange w:id="16417" w:author="tao huang" w:date="2017-09-17T12:05:00Z">
            <w:rPr>
              <w:rFonts w:cs="Times New Roman"/>
              <w:color w:val="000000" w:themeColor="text1"/>
              <w:szCs w:val="24"/>
            </w:rPr>
          </w:rPrChange>
        </w:rPr>
        <w:t>-EWC model and the ADL-own-EWC model)</w:t>
      </w:r>
      <w:ins w:id="16418" w:author="Soopramanien, Didier" w:date="2017-09-08T15:21:00Z">
        <w:r w:rsidR="009B7E49" w:rsidRPr="00A60A57">
          <w:rPr>
            <w:rFonts w:cs="Times New Roman"/>
            <w:color w:val="0D0D0D" w:themeColor="text1" w:themeTint="F2"/>
            <w:sz w:val="22"/>
            <w:rPrChange w:id="16419" w:author="tao huang" w:date="2017-09-17T12:05:00Z">
              <w:rPr>
                <w:rFonts w:cs="Times New Roman"/>
                <w:color w:val="000000" w:themeColor="text1"/>
                <w:szCs w:val="24"/>
              </w:rPr>
            </w:rPrChange>
          </w:rPr>
          <w:t xml:space="preserve">have better forecasting </w:t>
        </w:r>
        <w:r w:rsidR="009B7E49" w:rsidRPr="00A60A57">
          <w:rPr>
            <w:rFonts w:cs="Times New Roman"/>
            <w:color w:val="0D0D0D" w:themeColor="text1" w:themeTint="F2"/>
            <w:sz w:val="22"/>
            <w:rPrChange w:id="16420" w:author="tao huang" w:date="2017-09-17T12:05:00Z">
              <w:rPr>
                <w:rFonts w:cs="Times New Roman"/>
                <w:color w:val="000000" w:themeColor="text1"/>
                <w:szCs w:val="24"/>
              </w:rPr>
            </w:rPrChange>
          </w:rPr>
          <w:lastRenderedPageBreak/>
          <w:t>performances</w:t>
        </w:r>
      </w:ins>
      <w:del w:id="16421" w:author="Soopramanien, Didier" w:date="2017-09-08T15:21:00Z">
        <w:r w:rsidR="00C56C06" w:rsidRPr="00A60A57" w:rsidDel="009B7E49">
          <w:rPr>
            <w:rFonts w:cs="Times New Roman"/>
            <w:color w:val="0D0D0D" w:themeColor="text1" w:themeTint="F2"/>
            <w:sz w:val="22"/>
            <w:rPrChange w:id="16422" w:author="tao huang" w:date="2017-09-17T12:05:00Z">
              <w:rPr>
                <w:rFonts w:cs="Times New Roman"/>
                <w:color w:val="000000" w:themeColor="text1"/>
                <w:szCs w:val="24"/>
              </w:rPr>
            </w:rPrChange>
          </w:rPr>
          <w:delText xml:space="preserve"> tend to have more advantages</w:delText>
        </w:r>
      </w:del>
      <w:r w:rsidR="00C56C06" w:rsidRPr="00A60A57">
        <w:rPr>
          <w:rFonts w:cs="Times New Roman"/>
          <w:color w:val="0D0D0D" w:themeColor="text1" w:themeTint="F2"/>
          <w:sz w:val="22"/>
          <w:rPrChange w:id="16423" w:author="tao huang" w:date="2017-09-17T12:05:00Z">
            <w:rPr>
              <w:rFonts w:cs="Times New Roman"/>
              <w:color w:val="000000" w:themeColor="text1"/>
              <w:szCs w:val="24"/>
            </w:rPr>
          </w:rPrChange>
        </w:rPr>
        <w:t xml:space="preserve"> compared to their counterparts for the SKU’s with high randomness and trend, while the models with intercept corrections (e.g., the ADL-intra-IC model and the ADL-own-IC model) tend to have more advantages compared to their counterparts for the SKU’s with high randomness and trend, with low proportion of outliers and low level of general variations, and with low level of sales kurtosis and skewness.</w:t>
      </w:r>
    </w:p>
    <w:p w14:paraId="1A79186C" w14:textId="77777777" w:rsidR="000964E9" w:rsidRPr="00A60A57" w:rsidRDefault="0027422F">
      <w:pPr>
        <w:spacing w:after="0" w:line="360" w:lineRule="auto"/>
        <w:rPr>
          <w:rFonts w:cs="Times New Roman"/>
          <w:color w:val="0D0D0D" w:themeColor="text1" w:themeTint="F2"/>
          <w:sz w:val="22"/>
          <w:rPrChange w:id="16424" w:author="tao huang" w:date="2017-09-17T12:05:00Z">
            <w:rPr>
              <w:rFonts w:cs="Times New Roman"/>
              <w:color w:val="000000" w:themeColor="text1"/>
              <w:szCs w:val="24"/>
            </w:rPr>
          </w:rPrChange>
        </w:rPr>
      </w:pPr>
      <w:r w:rsidRPr="00A60A57">
        <w:rPr>
          <w:rFonts w:cs="Times New Roman"/>
          <w:color w:val="0D0D0D" w:themeColor="text1" w:themeTint="F2"/>
          <w:sz w:val="22"/>
          <w:rPrChange w:id="16425" w:author="tao huang" w:date="2017-09-17T12:05:00Z">
            <w:rPr>
              <w:rFonts w:cs="Times New Roman"/>
              <w:color w:val="000000" w:themeColor="text1"/>
              <w:szCs w:val="24"/>
            </w:rPr>
          </w:rPrChange>
        </w:rPr>
        <w:t xml:space="preserve"> </w:t>
      </w:r>
    </w:p>
    <w:p w14:paraId="32AAA43A" w14:textId="3AD3B348" w:rsidR="007D38E4" w:rsidRPr="00A60A57" w:rsidRDefault="00676AD3">
      <w:pPr>
        <w:spacing w:after="0" w:line="360" w:lineRule="auto"/>
        <w:rPr>
          <w:rFonts w:cs="Times New Roman"/>
          <w:color w:val="0D0D0D" w:themeColor="text1" w:themeTint="F2"/>
          <w:sz w:val="22"/>
          <w:rPrChange w:id="16426" w:author="tao huang" w:date="2017-09-17T12:05:00Z">
            <w:rPr>
              <w:rFonts w:cs="Times New Roman"/>
              <w:color w:val="000000" w:themeColor="text1"/>
              <w:szCs w:val="24"/>
            </w:rPr>
          </w:rPrChange>
        </w:rPr>
      </w:pPr>
      <w:r w:rsidRPr="00A60A57">
        <w:rPr>
          <w:rFonts w:cs="Times New Roman"/>
          <w:color w:val="0D0D0D" w:themeColor="text1" w:themeTint="F2"/>
          <w:sz w:val="22"/>
          <w:rPrChange w:id="16427" w:author="tao huang" w:date="2017-09-17T12:05:00Z">
            <w:rPr>
              <w:rFonts w:cs="Times New Roman"/>
              <w:color w:val="000000" w:themeColor="text1"/>
              <w:szCs w:val="24"/>
            </w:rPr>
          </w:rPrChange>
        </w:rPr>
        <w:t>The</w:t>
      </w:r>
      <w:ins w:id="16428" w:author="Soopramanien, Didier" w:date="2017-09-09T13:39:00Z">
        <w:r w:rsidR="00A017EC" w:rsidRPr="00A60A57">
          <w:rPr>
            <w:rFonts w:cs="Times New Roman"/>
            <w:color w:val="0D0D0D" w:themeColor="text1" w:themeTint="F2"/>
            <w:sz w:val="22"/>
            <w:rPrChange w:id="16429" w:author="tao huang" w:date="2017-09-17T12:05:00Z">
              <w:rPr>
                <w:rFonts w:cs="Times New Roman"/>
                <w:color w:val="000000" w:themeColor="text1"/>
                <w:szCs w:val="24"/>
              </w:rPr>
            </w:rPrChange>
          </w:rPr>
          <w:t xml:space="preserve"> approach that we propose here is new to the area of SKU forecasting but we have also identified some areas where we feel there can be further improvements to the forecasting models that we have described in the paper</w:t>
        </w:r>
      </w:ins>
      <w:del w:id="16430" w:author="Soopramanien, Didier" w:date="2017-09-09T13:39:00Z">
        <w:r w:rsidRPr="00A60A57" w:rsidDel="00A017EC">
          <w:rPr>
            <w:rFonts w:cs="Times New Roman"/>
            <w:color w:val="0D0D0D" w:themeColor="text1" w:themeTint="F2"/>
            <w:sz w:val="22"/>
            <w:rPrChange w:id="16431" w:author="tao huang" w:date="2017-09-17T12:05:00Z">
              <w:rPr>
                <w:rFonts w:cs="Times New Roman"/>
                <w:color w:val="000000" w:themeColor="text1"/>
                <w:szCs w:val="24"/>
              </w:rPr>
            </w:rPrChange>
          </w:rPr>
          <w:delText>re are potentials</w:delText>
        </w:r>
      </w:del>
      <w:del w:id="16432" w:author="Soopramanien, Didier" w:date="2017-09-09T13:40:00Z">
        <w:r w:rsidRPr="00A60A57" w:rsidDel="00A017EC">
          <w:rPr>
            <w:rFonts w:cs="Times New Roman"/>
            <w:color w:val="0D0D0D" w:themeColor="text1" w:themeTint="F2"/>
            <w:sz w:val="22"/>
            <w:rPrChange w:id="16433" w:author="tao huang" w:date="2017-09-17T12:05:00Z">
              <w:rPr>
                <w:rFonts w:cs="Times New Roman"/>
                <w:color w:val="000000" w:themeColor="text1"/>
                <w:szCs w:val="24"/>
              </w:rPr>
            </w:rPrChange>
          </w:rPr>
          <w:delText xml:space="preserve"> to further improve the forecasting accuracy</w:delText>
        </w:r>
        <w:r w:rsidR="006D03B1" w:rsidRPr="00A60A57" w:rsidDel="00A017EC">
          <w:rPr>
            <w:rFonts w:cs="Times New Roman"/>
            <w:color w:val="0D0D0D" w:themeColor="text1" w:themeTint="F2"/>
            <w:sz w:val="22"/>
            <w:rPrChange w:id="16434" w:author="tao huang" w:date="2017-09-17T12:05:00Z">
              <w:rPr>
                <w:rFonts w:cs="Times New Roman"/>
                <w:color w:val="000000" w:themeColor="text1"/>
                <w:szCs w:val="24"/>
              </w:rPr>
            </w:rPrChange>
          </w:rPr>
          <w:delText xml:space="preserve"> and we leave it to</w:delText>
        </w:r>
        <w:r w:rsidR="007A2E0C" w:rsidRPr="00A60A57" w:rsidDel="00A017EC">
          <w:rPr>
            <w:rFonts w:cs="Times New Roman"/>
            <w:color w:val="0D0D0D" w:themeColor="text1" w:themeTint="F2"/>
            <w:sz w:val="22"/>
            <w:rPrChange w:id="16435" w:author="tao huang" w:date="2017-09-17T12:05:00Z">
              <w:rPr>
                <w:rFonts w:cs="Times New Roman"/>
                <w:color w:val="000000" w:themeColor="text1"/>
                <w:szCs w:val="24"/>
              </w:rPr>
            </w:rPrChange>
          </w:rPr>
          <w:delText xml:space="preserve"> future research</w:delText>
        </w:r>
      </w:del>
      <w:r w:rsidR="00FF584B" w:rsidRPr="00A60A57">
        <w:rPr>
          <w:rFonts w:cs="Times New Roman"/>
          <w:color w:val="0D0D0D" w:themeColor="text1" w:themeTint="F2"/>
          <w:sz w:val="22"/>
          <w:rPrChange w:id="16436" w:author="tao huang" w:date="2017-09-17T12:05:00Z">
            <w:rPr>
              <w:rFonts w:cs="Times New Roman"/>
              <w:color w:val="000000" w:themeColor="text1"/>
              <w:szCs w:val="24"/>
            </w:rPr>
          </w:rPrChange>
        </w:rPr>
        <w:t>. For example</w:t>
      </w:r>
      <w:ins w:id="16437" w:author="tao huang" w:date="2017-09-17T10:49:00Z">
        <w:r w:rsidR="00BD25DF" w:rsidRPr="00A60A57">
          <w:rPr>
            <w:rFonts w:cs="Times New Roman"/>
            <w:color w:val="0D0D0D" w:themeColor="text1" w:themeTint="F2"/>
            <w:sz w:val="22"/>
            <w:rPrChange w:id="16438" w:author="tao huang" w:date="2017-09-17T12:05:00Z">
              <w:rPr>
                <w:rFonts w:cs="Times New Roman"/>
                <w:color w:val="000000" w:themeColor="text1"/>
                <w:sz w:val="22"/>
              </w:rPr>
            </w:rPrChange>
          </w:rPr>
          <w:t>,</w:t>
        </w:r>
      </w:ins>
      <w:del w:id="16439" w:author="Soopramanien, Didier" w:date="2017-09-09T13:41:00Z">
        <w:r w:rsidR="00FF584B" w:rsidRPr="00A60A57" w:rsidDel="00A017EC">
          <w:rPr>
            <w:rFonts w:cs="Times New Roman"/>
            <w:color w:val="0D0D0D" w:themeColor="text1" w:themeTint="F2"/>
            <w:sz w:val="22"/>
            <w:rPrChange w:id="16440" w:author="tao huang" w:date="2017-09-17T12:05:00Z">
              <w:rPr>
                <w:rFonts w:cs="Times New Roman"/>
                <w:color w:val="000000" w:themeColor="text1"/>
                <w:szCs w:val="24"/>
              </w:rPr>
            </w:rPrChange>
          </w:rPr>
          <w:delText>, 1)</w:delText>
        </w:r>
      </w:del>
      <w:r w:rsidR="00FF584B" w:rsidRPr="00A60A57">
        <w:rPr>
          <w:rFonts w:cs="Times New Roman"/>
          <w:color w:val="0D0D0D" w:themeColor="text1" w:themeTint="F2"/>
          <w:sz w:val="22"/>
          <w:rPrChange w:id="16441" w:author="tao huang" w:date="2017-09-17T12:05:00Z">
            <w:rPr>
              <w:rFonts w:cs="Times New Roman"/>
              <w:color w:val="000000" w:themeColor="text1"/>
              <w:szCs w:val="24"/>
            </w:rPr>
          </w:rPrChange>
        </w:rPr>
        <w:t xml:space="preserve"> </w:t>
      </w:r>
      <w:r w:rsidR="00974BCB" w:rsidRPr="00A60A57">
        <w:rPr>
          <w:rFonts w:cs="Times New Roman"/>
          <w:color w:val="0D0D0D" w:themeColor="text1" w:themeTint="F2"/>
          <w:sz w:val="22"/>
          <w:rPrChange w:id="16442" w:author="tao huang" w:date="2017-09-17T12:05:00Z">
            <w:rPr>
              <w:rFonts w:cs="Times New Roman"/>
              <w:color w:val="000000" w:themeColor="text1"/>
              <w:szCs w:val="24"/>
            </w:rPr>
          </w:rPrChange>
        </w:rPr>
        <w:t xml:space="preserve">for the EWC method, </w:t>
      </w:r>
      <w:r w:rsidRPr="00A60A57">
        <w:rPr>
          <w:rFonts w:cs="Times New Roman"/>
          <w:color w:val="0D0D0D" w:themeColor="text1" w:themeTint="F2"/>
          <w:sz w:val="22"/>
          <w:rPrChange w:id="16443" w:author="tao huang" w:date="2017-09-17T12:05:00Z">
            <w:rPr>
              <w:rFonts w:cs="Times New Roman"/>
              <w:color w:val="000000" w:themeColor="text1"/>
              <w:szCs w:val="24"/>
            </w:rPr>
          </w:rPrChange>
        </w:rPr>
        <w:t xml:space="preserve">we combine </w:t>
      </w:r>
      <w:r w:rsidR="00974BCB" w:rsidRPr="00A60A57">
        <w:rPr>
          <w:rFonts w:cs="Times New Roman"/>
          <w:color w:val="0D0D0D" w:themeColor="text1" w:themeTint="F2"/>
          <w:sz w:val="22"/>
          <w:rPrChange w:id="16444" w:author="tao huang" w:date="2017-09-17T12:05:00Z">
            <w:rPr>
              <w:rFonts w:cs="Times New Roman"/>
              <w:color w:val="000000" w:themeColor="text1"/>
              <w:szCs w:val="24"/>
            </w:rPr>
          </w:rPrChange>
        </w:rPr>
        <w:t>five</w:t>
      </w:r>
      <w:r w:rsidRPr="00A60A57">
        <w:rPr>
          <w:rFonts w:cs="Times New Roman"/>
          <w:color w:val="0D0D0D" w:themeColor="text1" w:themeTint="F2"/>
          <w:sz w:val="22"/>
          <w:rPrChange w:id="16445" w:author="tao huang" w:date="2017-09-17T12:05:00Z">
            <w:rPr>
              <w:rFonts w:cs="Times New Roman"/>
              <w:color w:val="000000" w:themeColor="text1"/>
              <w:szCs w:val="24"/>
            </w:rPr>
          </w:rPrChange>
        </w:rPr>
        <w:t xml:space="preserve"> sets of forecasts based on </w:t>
      </w:r>
      <w:r w:rsidR="005363FA" w:rsidRPr="00A60A57">
        <w:rPr>
          <w:rFonts w:cs="Times New Roman"/>
          <w:color w:val="0D0D0D" w:themeColor="text1" w:themeTint="F2"/>
          <w:sz w:val="22"/>
          <w:rPrChange w:id="16446" w:author="tao huang" w:date="2017-09-17T12:05:00Z">
            <w:rPr>
              <w:rFonts w:cs="Times New Roman"/>
              <w:color w:val="000000" w:themeColor="text1"/>
              <w:szCs w:val="24"/>
            </w:rPr>
          </w:rPrChange>
        </w:rPr>
        <w:t>ten</w:t>
      </w:r>
      <w:r w:rsidR="00974BCB" w:rsidRPr="00A60A57">
        <w:rPr>
          <w:rFonts w:cs="Times New Roman"/>
          <w:color w:val="0D0D0D" w:themeColor="text1" w:themeTint="F2"/>
          <w:sz w:val="22"/>
          <w:rPrChange w:id="16447" w:author="tao huang" w:date="2017-09-17T12:05:00Z">
            <w:rPr>
              <w:rFonts w:cs="Times New Roman"/>
              <w:color w:val="000000" w:themeColor="text1"/>
              <w:szCs w:val="24"/>
            </w:rPr>
          </w:rPrChange>
        </w:rPr>
        <w:t xml:space="preserve"> </w:t>
      </w:r>
      <w:r w:rsidRPr="00A60A57">
        <w:rPr>
          <w:rFonts w:cs="Times New Roman"/>
          <w:color w:val="0D0D0D" w:themeColor="text1" w:themeTint="F2"/>
          <w:sz w:val="22"/>
          <w:rPrChange w:id="16448" w:author="tao huang" w:date="2017-09-17T12:05:00Z">
            <w:rPr>
              <w:rFonts w:cs="Times New Roman"/>
              <w:color w:val="000000" w:themeColor="text1"/>
              <w:szCs w:val="24"/>
            </w:rPr>
          </w:rPrChange>
        </w:rPr>
        <w:t xml:space="preserve">different estimation windows using equal weights. The forecasting performance may potentially be improved by </w:t>
      </w:r>
      <w:r w:rsidR="00974BCB" w:rsidRPr="00A60A57">
        <w:rPr>
          <w:rFonts w:cs="Times New Roman"/>
          <w:color w:val="0D0D0D" w:themeColor="text1" w:themeTint="F2"/>
          <w:sz w:val="22"/>
          <w:rPrChange w:id="16449" w:author="tao huang" w:date="2017-09-17T12:05:00Z">
            <w:rPr>
              <w:rFonts w:cs="Times New Roman"/>
              <w:color w:val="000000" w:themeColor="text1"/>
              <w:szCs w:val="24"/>
            </w:rPr>
          </w:rPrChange>
        </w:rPr>
        <w:t xml:space="preserve">changing </w:t>
      </w:r>
      <w:r w:rsidR="00003E32" w:rsidRPr="00A60A57">
        <w:rPr>
          <w:rFonts w:cs="Times New Roman"/>
          <w:color w:val="0D0D0D" w:themeColor="text1" w:themeTint="F2"/>
          <w:sz w:val="22"/>
          <w:rPrChange w:id="16450" w:author="tao huang" w:date="2017-09-17T12:05:00Z">
            <w:rPr>
              <w:rFonts w:cs="Times New Roman"/>
              <w:color w:val="000000" w:themeColor="text1"/>
              <w:szCs w:val="24"/>
            </w:rPr>
          </w:rPrChange>
        </w:rPr>
        <w:t xml:space="preserve">the </w:t>
      </w:r>
      <w:r w:rsidR="00974BCB" w:rsidRPr="00A60A57">
        <w:rPr>
          <w:rFonts w:cs="Times New Roman"/>
          <w:color w:val="0D0D0D" w:themeColor="text1" w:themeTint="F2"/>
          <w:sz w:val="22"/>
          <w:rPrChange w:id="16451" w:author="tao huang" w:date="2017-09-17T12:05:00Z">
            <w:rPr>
              <w:rFonts w:cs="Times New Roman"/>
              <w:color w:val="000000" w:themeColor="text1"/>
              <w:szCs w:val="24"/>
            </w:rPr>
          </w:rPrChange>
        </w:rPr>
        <w:t xml:space="preserve">number of </w:t>
      </w:r>
      <w:r w:rsidR="00003E32" w:rsidRPr="00A60A57">
        <w:rPr>
          <w:rFonts w:cs="Times New Roman"/>
          <w:color w:val="0D0D0D" w:themeColor="text1" w:themeTint="F2"/>
          <w:sz w:val="22"/>
          <w:rPrChange w:id="16452" w:author="tao huang" w:date="2017-09-17T12:05:00Z">
            <w:rPr>
              <w:rFonts w:cs="Times New Roman"/>
              <w:color w:val="000000" w:themeColor="text1"/>
              <w:szCs w:val="24"/>
            </w:rPr>
          </w:rPrChange>
        </w:rPr>
        <w:t xml:space="preserve">the </w:t>
      </w:r>
      <w:r w:rsidRPr="00A60A57">
        <w:rPr>
          <w:rFonts w:cs="Times New Roman"/>
          <w:color w:val="0D0D0D" w:themeColor="text1" w:themeTint="F2"/>
          <w:sz w:val="22"/>
          <w:rPrChange w:id="16453" w:author="tao huang" w:date="2017-09-17T12:05:00Z">
            <w:rPr>
              <w:rFonts w:cs="Times New Roman"/>
              <w:color w:val="000000" w:themeColor="text1"/>
              <w:szCs w:val="24"/>
            </w:rPr>
          </w:rPrChange>
        </w:rPr>
        <w:t>estimation window</w:t>
      </w:r>
      <w:r w:rsidR="00003E32" w:rsidRPr="00A60A57">
        <w:rPr>
          <w:rFonts w:cs="Times New Roman"/>
          <w:color w:val="0D0D0D" w:themeColor="text1" w:themeTint="F2"/>
          <w:sz w:val="22"/>
          <w:rPrChange w:id="16454" w:author="tao huang" w:date="2017-09-17T12:05:00Z">
            <w:rPr>
              <w:rFonts w:cs="Times New Roman"/>
              <w:color w:val="000000" w:themeColor="text1"/>
              <w:szCs w:val="24"/>
            </w:rPr>
          </w:rPrChange>
        </w:rPr>
        <w:t>s</w:t>
      </w:r>
      <w:r w:rsidR="00974BCB" w:rsidRPr="00A60A57">
        <w:rPr>
          <w:rFonts w:cs="Times New Roman"/>
          <w:color w:val="0D0D0D" w:themeColor="text1" w:themeTint="F2"/>
          <w:sz w:val="22"/>
          <w:rPrChange w:id="16455" w:author="tao huang" w:date="2017-09-17T12:05:00Z">
            <w:rPr>
              <w:rFonts w:cs="Times New Roman"/>
              <w:color w:val="000000" w:themeColor="text1"/>
              <w:szCs w:val="24"/>
            </w:rPr>
          </w:rPrChange>
        </w:rPr>
        <w:t xml:space="preserve">, by changing the </w:t>
      </w:r>
      <w:r w:rsidR="005363FA" w:rsidRPr="00A60A57">
        <w:rPr>
          <w:rFonts w:cs="Times New Roman"/>
          <w:color w:val="0D0D0D" w:themeColor="text1" w:themeTint="F2"/>
          <w:sz w:val="22"/>
          <w:rPrChange w:id="16456" w:author="tao huang" w:date="2017-09-17T12:05:00Z">
            <w:rPr>
              <w:rFonts w:cs="Times New Roman"/>
              <w:color w:val="000000" w:themeColor="text1"/>
              <w:szCs w:val="24"/>
            </w:rPr>
          </w:rPrChange>
        </w:rPr>
        <w:t xml:space="preserve">minimum </w:t>
      </w:r>
      <w:r w:rsidR="00974BCB" w:rsidRPr="00A60A57">
        <w:rPr>
          <w:rFonts w:cs="Times New Roman"/>
          <w:color w:val="0D0D0D" w:themeColor="text1" w:themeTint="F2"/>
          <w:sz w:val="22"/>
          <w:rPrChange w:id="16457" w:author="tao huang" w:date="2017-09-17T12:05:00Z">
            <w:rPr>
              <w:rFonts w:cs="Times New Roman"/>
              <w:color w:val="000000" w:themeColor="text1"/>
              <w:szCs w:val="24"/>
            </w:rPr>
          </w:rPrChange>
        </w:rPr>
        <w:t xml:space="preserve">length of the estimation windows, </w:t>
      </w:r>
      <w:r w:rsidR="00242BD1" w:rsidRPr="00A60A57">
        <w:rPr>
          <w:rFonts w:cs="Times New Roman"/>
          <w:color w:val="0D0D0D" w:themeColor="text1" w:themeTint="F2"/>
          <w:sz w:val="22"/>
          <w:rPrChange w:id="16458" w:author="tao huang" w:date="2017-09-17T12:05:00Z">
            <w:rPr>
              <w:rFonts w:cs="Times New Roman"/>
              <w:color w:val="000000" w:themeColor="text1"/>
              <w:szCs w:val="24"/>
            </w:rPr>
          </w:rPrChange>
        </w:rPr>
        <w:t>and by exploring alternative</w:t>
      </w:r>
      <w:r w:rsidRPr="00A60A57">
        <w:rPr>
          <w:rFonts w:cs="Times New Roman"/>
          <w:color w:val="0D0D0D" w:themeColor="text1" w:themeTint="F2"/>
          <w:sz w:val="22"/>
          <w:rPrChange w:id="16459" w:author="tao huang" w:date="2017-09-17T12:05:00Z">
            <w:rPr>
              <w:rFonts w:cs="Times New Roman"/>
              <w:color w:val="000000" w:themeColor="text1"/>
              <w:szCs w:val="24"/>
            </w:rPr>
          </w:rPrChange>
        </w:rPr>
        <w:t xml:space="preserve"> forecasting combination schemes</w:t>
      </w:r>
      <w:r w:rsidR="00242BD1" w:rsidRPr="00A60A57">
        <w:rPr>
          <w:rFonts w:cs="Times New Roman"/>
          <w:color w:val="0D0D0D" w:themeColor="text1" w:themeTint="F2"/>
          <w:sz w:val="22"/>
          <w:rPrChange w:id="16460" w:author="tao huang" w:date="2017-09-17T12:05:00Z">
            <w:rPr>
              <w:rFonts w:cs="Times New Roman"/>
              <w:color w:val="000000" w:themeColor="text1"/>
              <w:szCs w:val="24"/>
            </w:rPr>
          </w:rPrChange>
        </w:rPr>
        <w:t xml:space="preserve"> </w:t>
      </w:r>
      <w:r w:rsidRPr="00A60A57">
        <w:rPr>
          <w:rFonts w:cs="Times New Roman"/>
          <w:color w:val="0D0D0D" w:themeColor="text1" w:themeTint="F2"/>
          <w:sz w:val="22"/>
          <w:rPrChange w:id="16461" w:author="tao huang" w:date="2017-09-17T12:05:00Z">
            <w:rPr>
              <w:rFonts w:cs="Times New Roman"/>
              <w:color w:val="000000" w:themeColor="text1"/>
              <w:szCs w:val="24"/>
            </w:rPr>
          </w:rPrChange>
        </w:rPr>
        <w:t xml:space="preserve">(e.g., based on k-fold evaluation). For the IC method, </w:t>
      </w:r>
      <w:r w:rsidR="00010C3F" w:rsidRPr="00A60A57">
        <w:rPr>
          <w:rFonts w:cs="Times New Roman"/>
          <w:color w:val="0D0D0D" w:themeColor="text1" w:themeTint="F2"/>
          <w:sz w:val="22"/>
          <w:rPrChange w:id="16462" w:author="tao huang" w:date="2017-09-17T12:05:00Z">
            <w:rPr>
              <w:rFonts w:cs="Times New Roman"/>
              <w:color w:val="000000" w:themeColor="text1"/>
              <w:szCs w:val="24"/>
            </w:rPr>
          </w:rPrChange>
        </w:rPr>
        <w:t xml:space="preserve">Clements and Hendry (1999) </w:t>
      </w:r>
      <w:r w:rsidR="00A70059" w:rsidRPr="00A60A57">
        <w:rPr>
          <w:rFonts w:cs="Times New Roman"/>
          <w:color w:val="0D0D0D" w:themeColor="text1" w:themeTint="F2"/>
          <w:sz w:val="22"/>
          <w:rPrChange w:id="16463" w:author="tao huang" w:date="2017-09-17T12:05:00Z">
            <w:rPr>
              <w:rFonts w:cs="Times New Roman"/>
              <w:color w:val="000000" w:themeColor="text1"/>
              <w:szCs w:val="24"/>
            </w:rPr>
          </w:rPrChange>
        </w:rPr>
        <w:t xml:space="preserve">summarize </w:t>
      </w:r>
      <w:r w:rsidR="00822F34" w:rsidRPr="00A60A57">
        <w:rPr>
          <w:rFonts w:cs="Times New Roman"/>
          <w:color w:val="0D0D0D" w:themeColor="text1" w:themeTint="F2"/>
          <w:sz w:val="22"/>
          <w:rPrChange w:id="16464" w:author="tao huang" w:date="2017-09-17T12:05:00Z">
            <w:rPr>
              <w:rFonts w:cs="Times New Roman"/>
              <w:color w:val="000000" w:themeColor="text1"/>
              <w:szCs w:val="24"/>
            </w:rPr>
          </w:rPrChange>
        </w:rPr>
        <w:t>various</w:t>
      </w:r>
      <w:r w:rsidR="007A2E0C" w:rsidRPr="00A60A57">
        <w:rPr>
          <w:rFonts w:cs="Times New Roman"/>
          <w:color w:val="0D0D0D" w:themeColor="text1" w:themeTint="F2"/>
          <w:sz w:val="22"/>
          <w:rPrChange w:id="16465" w:author="tao huang" w:date="2017-09-17T12:05:00Z">
            <w:rPr>
              <w:rFonts w:cs="Times New Roman"/>
              <w:color w:val="000000" w:themeColor="text1"/>
              <w:szCs w:val="24"/>
            </w:rPr>
          </w:rPrChange>
        </w:rPr>
        <w:t xml:space="preserve"> correction schemes </w:t>
      </w:r>
      <w:r w:rsidR="00822F34" w:rsidRPr="00A60A57">
        <w:rPr>
          <w:rFonts w:cs="Times New Roman"/>
          <w:color w:val="0D0D0D" w:themeColor="text1" w:themeTint="F2"/>
          <w:sz w:val="22"/>
          <w:rPrChange w:id="16466" w:author="tao huang" w:date="2017-09-17T12:05:00Z">
            <w:rPr>
              <w:rFonts w:cs="Times New Roman"/>
              <w:color w:val="000000" w:themeColor="text1"/>
              <w:szCs w:val="24"/>
            </w:rPr>
          </w:rPrChange>
        </w:rPr>
        <w:t xml:space="preserve">each of </w:t>
      </w:r>
      <w:r w:rsidR="007A2E0C" w:rsidRPr="00A60A57">
        <w:rPr>
          <w:rFonts w:cs="Times New Roman"/>
          <w:color w:val="0D0D0D" w:themeColor="text1" w:themeTint="F2"/>
          <w:sz w:val="22"/>
          <w:rPrChange w:id="16467" w:author="tao huang" w:date="2017-09-17T12:05:00Z">
            <w:rPr>
              <w:rFonts w:cs="Times New Roman"/>
              <w:color w:val="000000" w:themeColor="text1"/>
              <w:szCs w:val="24"/>
            </w:rPr>
          </w:rPrChange>
        </w:rPr>
        <w:t>which may have different effect</w:t>
      </w:r>
      <w:r w:rsidR="00822F34" w:rsidRPr="00A60A57">
        <w:rPr>
          <w:rFonts w:cs="Times New Roman"/>
          <w:color w:val="0D0D0D" w:themeColor="text1" w:themeTint="F2"/>
          <w:sz w:val="22"/>
          <w:rPrChange w:id="16468" w:author="tao huang" w:date="2017-09-17T12:05:00Z">
            <w:rPr>
              <w:rFonts w:cs="Times New Roman"/>
              <w:color w:val="000000" w:themeColor="text1"/>
              <w:szCs w:val="24"/>
            </w:rPr>
          </w:rPrChange>
        </w:rPr>
        <w:t>s</w:t>
      </w:r>
      <w:r w:rsidR="007A2E0C" w:rsidRPr="00A60A57">
        <w:rPr>
          <w:rFonts w:cs="Times New Roman"/>
          <w:color w:val="0D0D0D" w:themeColor="text1" w:themeTint="F2"/>
          <w:sz w:val="22"/>
          <w:rPrChange w:id="16469" w:author="tao huang" w:date="2017-09-17T12:05:00Z">
            <w:rPr>
              <w:rFonts w:cs="Times New Roman"/>
              <w:color w:val="000000" w:themeColor="text1"/>
              <w:szCs w:val="24"/>
            </w:rPr>
          </w:rPrChange>
        </w:rPr>
        <w:t xml:space="preserve"> on the </w:t>
      </w:r>
      <w:r w:rsidR="007A7D01" w:rsidRPr="00A60A57">
        <w:rPr>
          <w:rFonts w:cs="Times New Roman"/>
          <w:color w:val="0D0D0D" w:themeColor="text1" w:themeTint="F2"/>
          <w:sz w:val="22"/>
          <w:rPrChange w:id="16470" w:author="tao huang" w:date="2017-09-17T12:05:00Z">
            <w:rPr>
              <w:rFonts w:cs="Times New Roman"/>
              <w:color w:val="000000" w:themeColor="text1"/>
              <w:szCs w:val="24"/>
            </w:rPr>
          </w:rPrChange>
        </w:rPr>
        <w:t>trad</w:t>
      </w:r>
      <w:r w:rsidR="00822F34" w:rsidRPr="00A60A57">
        <w:rPr>
          <w:rFonts w:cs="Times New Roman"/>
          <w:color w:val="0D0D0D" w:themeColor="text1" w:themeTint="F2"/>
          <w:sz w:val="22"/>
          <w:rPrChange w:id="16471" w:author="tao huang" w:date="2017-09-17T12:05:00Z">
            <w:rPr>
              <w:rFonts w:cs="Times New Roman"/>
              <w:color w:val="000000" w:themeColor="text1"/>
              <w:szCs w:val="24"/>
            </w:rPr>
          </w:rPrChange>
        </w:rPr>
        <w:t>e</w:t>
      </w:r>
      <w:r w:rsidR="007A7D01" w:rsidRPr="00A60A57">
        <w:rPr>
          <w:rFonts w:cs="Times New Roman"/>
          <w:color w:val="0D0D0D" w:themeColor="text1" w:themeTint="F2"/>
          <w:sz w:val="22"/>
          <w:rPrChange w:id="16472" w:author="tao huang" w:date="2017-09-17T12:05:00Z">
            <w:rPr>
              <w:rFonts w:cs="Times New Roman"/>
              <w:color w:val="000000" w:themeColor="text1"/>
              <w:szCs w:val="24"/>
            </w:rPr>
          </w:rPrChange>
        </w:rPr>
        <w:t>-off</w:t>
      </w:r>
      <w:r w:rsidR="007A2E0C" w:rsidRPr="00A60A57">
        <w:rPr>
          <w:rFonts w:cs="Times New Roman"/>
          <w:color w:val="0D0D0D" w:themeColor="text1" w:themeTint="F2"/>
          <w:sz w:val="22"/>
          <w:rPrChange w:id="16473" w:author="tao huang" w:date="2017-09-17T12:05:00Z">
            <w:rPr>
              <w:rFonts w:cs="Times New Roman"/>
              <w:color w:val="000000" w:themeColor="text1"/>
              <w:szCs w:val="24"/>
            </w:rPr>
          </w:rPrChange>
        </w:rPr>
        <w:t xml:space="preserve"> </w:t>
      </w:r>
      <w:r w:rsidR="00822F34" w:rsidRPr="00A60A57">
        <w:rPr>
          <w:rFonts w:cs="Times New Roman"/>
          <w:color w:val="0D0D0D" w:themeColor="text1" w:themeTint="F2"/>
          <w:sz w:val="22"/>
          <w:rPrChange w:id="16474" w:author="tao huang" w:date="2017-09-17T12:05:00Z">
            <w:rPr>
              <w:rFonts w:cs="Times New Roman"/>
              <w:color w:val="000000" w:themeColor="text1"/>
              <w:szCs w:val="24"/>
            </w:rPr>
          </w:rPrChange>
        </w:rPr>
        <w:t>between</w:t>
      </w:r>
      <w:r w:rsidR="007A2E0C" w:rsidRPr="00A60A57">
        <w:rPr>
          <w:rFonts w:cs="Times New Roman"/>
          <w:color w:val="0D0D0D" w:themeColor="text1" w:themeTint="F2"/>
          <w:sz w:val="22"/>
          <w:rPrChange w:id="16475" w:author="tao huang" w:date="2017-09-17T12:05:00Z">
            <w:rPr>
              <w:rFonts w:cs="Times New Roman"/>
              <w:color w:val="000000" w:themeColor="text1"/>
              <w:szCs w:val="24"/>
            </w:rPr>
          </w:rPrChange>
        </w:rPr>
        <w:t xml:space="preserve"> the bias and the error variance</w:t>
      </w:r>
      <w:r w:rsidR="00B0170E" w:rsidRPr="00A60A57">
        <w:rPr>
          <w:rStyle w:val="FootnoteReference"/>
          <w:rFonts w:cs="Times New Roman"/>
          <w:color w:val="0D0D0D" w:themeColor="text1" w:themeTint="F2"/>
          <w:sz w:val="22"/>
          <w:rPrChange w:id="16476" w:author="tao huang" w:date="2017-09-17T12:05:00Z">
            <w:rPr>
              <w:rStyle w:val="FootnoteReference"/>
              <w:rFonts w:cs="Times New Roman"/>
              <w:color w:val="000000" w:themeColor="text1"/>
              <w:szCs w:val="24"/>
            </w:rPr>
          </w:rPrChange>
        </w:rPr>
        <w:footnoteReference w:id="19"/>
      </w:r>
      <w:r w:rsidR="007A2E0C" w:rsidRPr="00A60A57">
        <w:rPr>
          <w:rFonts w:cs="Times New Roman"/>
          <w:color w:val="0D0D0D" w:themeColor="text1" w:themeTint="F2"/>
          <w:sz w:val="22"/>
          <w:rPrChange w:id="16477" w:author="tao huang" w:date="2017-09-17T12:05:00Z">
            <w:rPr>
              <w:rFonts w:cs="Times New Roman"/>
              <w:color w:val="000000" w:themeColor="text1"/>
              <w:szCs w:val="24"/>
            </w:rPr>
          </w:rPrChange>
        </w:rPr>
        <w:t>.</w:t>
      </w:r>
      <w:ins w:id="16478" w:author="Soopramanien, Didier" w:date="2017-09-09T13:41:00Z">
        <w:r w:rsidR="00A017EC" w:rsidRPr="00A60A57">
          <w:rPr>
            <w:rFonts w:cs="Times New Roman"/>
            <w:color w:val="0D0D0D" w:themeColor="text1" w:themeTint="F2"/>
            <w:sz w:val="22"/>
            <w:rPrChange w:id="16479" w:author="tao huang" w:date="2017-09-17T12:05:00Z">
              <w:rPr>
                <w:rFonts w:cs="Times New Roman"/>
                <w:color w:val="000000" w:themeColor="text1"/>
                <w:szCs w:val="24"/>
              </w:rPr>
            </w:rPrChange>
          </w:rPr>
          <w:t xml:space="preserve"> Furthermore,</w:t>
        </w:r>
      </w:ins>
      <w:del w:id="16480" w:author="Soopramanien, Didier" w:date="2017-09-09T13:41:00Z">
        <w:r w:rsidR="007A2E0C" w:rsidRPr="00A60A57" w:rsidDel="00A017EC">
          <w:rPr>
            <w:rFonts w:cs="Times New Roman"/>
            <w:color w:val="0D0D0D" w:themeColor="text1" w:themeTint="F2"/>
            <w:sz w:val="22"/>
            <w:rPrChange w:id="16481" w:author="tao huang" w:date="2017-09-17T12:05:00Z">
              <w:rPr>
                <w:rFonts w:cs="Times New Roman"/>
                <w:color w:val="000000" w:themeColor="text1"/>
                <w:szCs w:val="24"/>
              </w:rPr>
            </w:rPrChange>
          </w:rPr>
          <w:delText xml:space="preserve"> </w:delText>
        </w:r>
        <w:r w:rsidR="004B7130" w:rsidRPr="00A60A57" w:rsidDel="00A017EC">
          <w:rPr>
            <w:rFonts w:cs="Times New Roman"/>
            <w:color w:val="0D0D0D" w:themeColor="text1" w:themeTint="F2"/>
            <w:sz w:val="22"/>
            <w:rPrChange w:id="16482" w:author="tao huang" w:date="2017-09-17T12:05:00Z">
              <w:rPr>
                <w:rFonts w:cs="Times New Roman"/>
                <w:color w:val="000000" w:themeColor="text1"/>
                <w:szCs w:val="24"/>
              </w:rPr>
            </w:rPrChange>
          </w:rPr>
          <w:delText>2)</w:delText>
        </w:r>
      </w:del>
      <w:r w:rsidR="004B7130" w:rsidRPr="00A60A57">
        <w:rPr>
          <w:rFonts w:cs="Times New Roman"/>
          <w:color w:val="0D0D0D" w:themeColor="text1" w:themeTint="F2"/>
          <w:sz w:val="22"/>
          <w:rPrChange w:id="16483" w:author="tao huang" w:date="2017-09-17T12:05:00Z">
            <w:rPr>
              <w:rFonts w:cs="Times New Roman"/>
              <w:color w:val="000000" w:themeColor="text1"/>
              <w:szCs w:val="24"/>
            </w:rPr>
          </w:rPrChange>
        </w:rPr>
        <w:t xml:space="preserve"> </w:t>
      </w:r>
      <w:r w:rsidR="007069CC" w:rsidRPr="00A60A57">
        <w:rPr>
          <w:rFonts w:cs="Times New Roman"/>
          <w:color w:val="0D0D0D" w:themeColor="text1" w:themeTint="F2"/>
          <w:sz w:val="22"/>
          <w:rPrChange w:id="16484" w:author="tao huang" w:date="2017-09-17T12:05:00Z">
            <w:rPr>
              <w:rFonts w:cs="Times New Roman"/>
              <w:color w:val="000000" w:themeColor="text1"/>
              <w:szCs w:val="24"/>
            </w:rPr>
          </w:rPrChange>
        </w:rPr>
        <w:t xml:space="preserve">Ma et al. (2016) </w:t>
      </w:r>
      <w:commentRangeStart w:id="16485"/>
      <w:commentRangeStart w:id="16486"/>
      <w:r w:rsidR="007069CC" w:rsidRPr="00A60A57">
        <w:rPr>
          <w:rFonts w:cs="Times New Roman"/>
          <w:color w:val="0D0D0D" w:themeColor="text1" w:themeTint="F2"/>
          <w:sz w:val="22"/>
          <w:rPrChange w:id="16487" w:author="tao huang" w:date="2017-09-17T12:05:00Z">
            <w:rPr>
              <w:rFonts w:cs="Times New Roman"/>
              <w:color w:val="000000" w:themeColor="text1"/>
              <w:szCs w:val="24"/>
            </w:rPr>
          </w:rPrChange>
        </w:rPr>
        <w:t>propose</w:t>
      </w:r>
      <w:del w:id="16488" w:author="Soopramanien, Didier" w:date="2017-09-09T13:41:00Z">
        <w:r w:rsidR="007069CC" w:rsidRPr="00A60A57" w:rsidDel="00A017EC">
          <w:rPr>
            <w:rFonts w:cs="Times New Roman"/>
            <w:color w:val="0D0D0D" w:themeColor="text1" w:themeTint="F2"/>
            <w:sz w:val="22"/>
            <w:rPrChange w:id="16489" w:author="tao huang" w:date="2017-09-17T12:05:00Z">
              <w:rPr>
                <w:rFonts w:cs="Times New Roman"/>
                <w:color w:val="000000" w:themeColor="text1"/>
                <w:szCs w:val="24"/>
              </w:rPr>
            </w:rPrChange>
          </w:rPr>
          <w:delText>d</w:delText>
        </w:r>
      </w:del>
      <w:commentRangeEnd w:id="16485"/>
      <w:r w:rsidR="00A017EC" w:rsidRPr="00A60A57">
        <w:rPr>
          <w:rStyle w:val="CommentReference"/>
          <w:color w:val="0D0D0D" w:themeColor="text1" w:themeTint="F2"/>
          <w:sz w:val="22"/>
          <w:szCs w:val="22"/>
          <w:rPrChange w:id="16490" w:author="tao huang" w:date="2017-09-17T12:05:00Z">
            <w:rPr>
              <w:rStyle w:val="CommentReference"/>
            </w:rPr>
          </w:rPrChange>
        </w:rPr>
        <w:commentReference w:id="16485"/>
      </w:r>
      <w:commentRangeEnd w:id="16486"/>
      <w:r w:rsidR="00BD25DF" w:rsidRPr="00A60A57">
        <w:rPr>
          <w:rStyle w:val="CommentReference"/>
          <w:color w:val="0D0D0D" w:themeColor="text1" w:themeTint="F2"/>
          <w:rPrChange w:id="16491" w:author="tao huang" w:date="2017-09-17T12:05:00Z">
            <w:rPr>
              <w:rStyle w:val="CommentReference"/>
            </w:rPr>
          </w:rPrChange>
        </w:rPr>
        <w:commentReference w:id="16486"/>
      </w:r>
      <w:r w:rsidR="007069CC" w:rsidRPr="00A60A57">
        <w:rPr>
          <w:rFonts w:cs="Times New Roman"/>
          <w:color w:val="0D0D0D" w:themeColor="text1" w:themeTint="F2"/>
          <w:sz w:val="22"/>
          <w:rPrChange w:id="16492" w:author="tao huang" w:date="2017-09-17T12:05:00Z">
            <w:rPr>
              <w:rFonts w:cs="Times New Roman"/>
              <w:color w:val="000000" w:themeColor="text1"/>
              <w:szCs w:val="24"/>
            </w:rPr>
          </w:rPrChange>
        </w:rPr>
        <w:t xml:space="preserve"> models which integrate both the </w:t>
      </w:r>
      <w:r w:rsidR="007069CC" w:rsidRPr="000A110D">
        <w:rPr>
          <w:rFonts w:cs="Times New Roman"/>
          <w:noProof/>
          <w:color w:val="0D0D0D" w:themeColor="text1" w:themeTint="F2"/>
          <w:sz w:val="22"/>
          <w:rPrChange w:id="16493" w:author="tao huang" w:date="2017-09-17T12:18:00Z">
            <w:rPr>
              <w:rFonts w:cs="Times New Roman"/>
              <w:noProof/>
              <w:color w:val="000000" w:themeColor="text1"/>
              <w:szCs w:val="24"/>
            </w:rPr>
          </w:rPrChange>
        </w:rPr>
        <w:t>intra</w:t>
      </w:r>
      <w:r w:rsidR="007069CC" w:rsidRPr="00A60A57">
        <w:rPr>
          <w:rFonts w:cs="Times New Roman"/>
          <w:color w:val="0D0D0D" w:themeColor="text1" w:themeTint="F2"/>
          <w:sz w:val="22"/>
          <w:rPrChange w:id="16494" w:author="tao huang" w:date="2017-09-17T12:05:00Z">
            <w:rPr>
              <w:rFonts w:cs="Times New Roman"/>
              <w:color w:val="000000" w:themeColor="text1"/>
              <w:szCs w:val="24"/>
            </w:rPr>
          </w:rPrChange>
        </w:rPr>
        <w:t xml:space="preserve"> and the </w:t>
      </w:r>
      <w:r w:rsidR="007069CC" w:rsidRPr="00A60A57">
        <w:rPr>
          <w:rFonts w:cs="Times New Roman"/>
          <w:noProof/>
          <w:color w:val="0D0D0D" w:themeColor="text1" w:themeTint="F2"/>
          <w:sz w:val="22"/>
          <w:rPrChange w:id="16495" w:author="tao huang" w:date="2017-09-17T12:05:00Z">
            <w:rPr>
              <w:rFonts w:cs="Times New Roman"/>
              <w:noProof/>
              <w:color w:val="000000" w:themeColor="text1"/>
              <w:szCs w:val="24"/>
            </w:rPr>
          </w:rPrChange>
        </w:rPr>
        <w:t>inter</w:t>
      </w:r>
      <w:r w:rsidR="003C0313" w:rsidRPr="00A60A57">
        <w:rPr>
          <w:rFonts w:cs="Times New Roman"/>
          <w:noProof/>
          <w:color w:val="0D0D0D" w:themeColor="text1" w:themeTint="F2"/>
          <w:sz w:val="22"/>
          <w:rPrChange w:id="16496" w:author="tao huang" w:date="2017-09-17T12:05:00Z">
            <w:rPr>
              <w:rFonts w:cs="Times New Roman"/>
              <w:noProof/>
              <w:color w:val="000000" w:themeColor="text1"/>
              <w:szCs w:val="24"/>
            </w:rPr>
          </w:rPrChange>
        </w:rPr>
        <w:t>-</w:t>
      </w:r>
      <w:r w:rsidR="007069CC" w:rsidRPr="00A60A57">
        <w:rPr>
          <w:rFonts w:cs="Times New Roman"/>
          <w:noProof/>
          <w:color w:val="0D0D0D" w:themeColor="text1" w:themeTint="F2"/>
          <w:sz w:val="22"/>
          <w:rPrChange w:id="16497" w:author="tao huang" w:date="2017-09-17T12:05:00Z">
            <w:rPr>
              <w:rFonts w:cs="Times New Roman"/>
              <w:noProof/>
              <w:color w:val="000000" w:themeColor="text1"/>
              <w:szCs w:val="24"/>
            </w:rPr>
          </w:rPrChange>
        </w:rPr>
        <w:t>category</w:t>
      </w:r>
      <w:r w:rsidR="007069CC" w:rsidRPr="00A60A57">
        <w:rPr>
          <w:rFonts w:cs="Times New Roman"/>
          <w:color w:val="0D0D0D" w:themeColor="text1" w:themeTint="F2"/>
          <w:sz w:val="22"/>
          <w:rPrChange w:id="16498" w:author="tao huang" w:date="2017-09-17T12:05:00Z">
            <w:rPr>
              <w:rFonts w:cs="Times New Roman"/>
              <w:color w:val="000000" w:themeColor="text1"/>
              <w:szCs w:val="24"/>
            </w:rPr>
          </w:rPrChange>
        </w:rPr>
        <w:t xml:space="preserve"> promotional information. </w:t>
      </w:r>
      <w:r w:rsidR="007A2E0C" w:rsidRPr="00A60A57">
        <w:rPr>
          <w:rFonts w:cs="Times New Roman"/>
          <w:color w:val="0D0D0D" w:themeColor="text1" w:themeTint="F2"/>
          <w:sz w:val="22"/>
          <w:rPrChange w:id="16499" w:author="tao huang" w:date="2017-09-17T12:05:00Z">
            <w:rPr>
              <w:rFonts w:cs="Times New Roman"/>
              <w:color w:val="000000" w:themeColor="text1"/>
              <w:szCs w:val="24"/>
            </w:rPr>
          </w:rPrChange>
        </w:rPr>
        <w:t>W</w:t>
      </w:r>
      <w:r w:rsidR="007069CC" w:rsidRPr="00A60A57">
        <w:rPr>
          <w:rFonts w:cs="Times New Roman"/>
          <w:color w:val="0D0D0D" w:themeColor="text1" w:themeTint="F2"/>
          <w:sz w:val="22"/>
          <w:rPrChange w:id="16500" w:author="tao huang" w:date="2017-09-17T12:05:00Z">
            <w:rPr>
              <w:rFonts w:cs="Times New Roman"/>
              <w:color w:val="000000" w:themeColor="text1"/>
              <w:szCs w:val="24"/>
            </w:rPr>
          </w:rPrChange>
        </w:rPr>
        <w:t>e may investigate if we can further improv</w:t>
      </w:r>
      <w:r w:rsidR="007A2E0C" w:rsidRPr="00A60A57">
        <w:rPr>
          <w:rFonts w:cs="Times New Roman"/>
          <w:color w:val="0D0D0D" w:themeColor="text1" w:themeTint="F2"/>
          <w:sz w:val="22"/>
          <w:rPrChange w:id="16501" w:author="tao huang" w:date="2017-09-17T12:05:00Z">
            <w:rPr>
              <w:rFonts w:cs="Times New Roman"/>
              <w:color w:val="000000" w:themeColor="text1"/>
              <w:szCs w:val="24"/>
            </w:rPr>
          </w:rPrChange>
        </w:rPr>
        <w:t>e the forecasting performance of the ADL-</w:t>
      </w:r>
      <w:r w:rsidR="007A2E0C" w:rsidRPr="000A110D">
        <w:rPr>
          <w:rFonts w:cs="Times New Roman"/>
          <w:noProof/>
          <w:color w:val="0D0D0D" w:themeColor="text1" w:themeTint="F2"/>
          <w:sz w:val="22"/>
          <w:rPrChange w:id="16502" w:author="tao huang" w:date="2017-09-17T12:18:00Z">
            <w:rPr>
              <w:rFonts w:cs="Times New Roman"/>
              <w:noProof/>
              <w:color w:val="000000" w:themeColor="text1"/>
              <w:szCs w:val="24"/>
            </w:rPr>
          </w:rPrChange>
        </w:rPr>
        <w:t>intra</w:t>
      </w:r>
      <w:r w:rsidR="007A2E0C" w:rsidRPr="00A60A57">
        <w:rPr>
          <w:rFonts w:cs="Times New Roman"/>
          <w:color w:val="0D0D0D" w:themeColor="text1" w:themeTint="F2"/>
          <w:sz w:val="22"/>
          <w:rPrChange w:id="16503" w:author="tao huang" w:date="2017-09-17T12:05:00Z">
            <w:rPr>
              <w:rFonts w:cs="Times New Roman"/>
              <w:color w:val="000000" w:themeColor="text1"/>
              <w:szCs w:val="24"/>
            </w:rPr>
          </w:rPrChange>
        </w:rPr>
        <w:t>-EWC model and the ADL-intra-IC model with inter-category information</w:t>
      </w:r>
      <w:r w:rsidR="007069CC" w:rsidRPr="00A60A57">
        <w:rPr>
          <w:rFonts w:cs="Times New Roman"/>
          <w:color w:val="0D0D0D" w:themeColor="text1" w:themeTint="F2"/>
          <w:sz w:val="22"/>
          <w:rPrChange w:id="16504" w:author="tao huang" w:date="2017-09-17T12:05:00Z">
            <w:rPr>
              <w:rFonts w:cs="Times New Roman"/>
              <w:color w:val="000000" w:themeColor="text1"/>
              <w:szCs w:val="24"/>
            </w:rPr>
          </w:rPrChange>
        </w:rPr>
        <w:t xml:space="preserve">. </w:t>
      </w:r>
      <w:r w:rsidR="004B7130" w:rsidRPr="00A60A57">
        <w:rPr>
          <w:rFonts w:cs="Times New Roman"/>
          <w:color w:val="0D0D0D" w:themeColor="text1" w:themeTint="F2"/>
          <w:sz w:val="22"/>
          <w:rPrChange w:id="16505" w:author="tao huang" w:date="2017-09-17T12:05:00Z">
            <w:rPr>
              <w:rFonts w:cs="Times New Roman"/>
              <w:color w:val="000000" w:themeColor="text1"/>
              <w:szCs w:val="24"/>
            </w:rPr>
          </w:rPrChange>
        </w:rPr>
        <w:t xml:space="preserve">3) </w:t>
      </w:r>
      <w:r w:rsidR="000D51A4" w:rsidRPr="00A60A57">
        <w:rPr>
          <w:rFonts w:cs="Times New Roman"/>
          <w:color w:val="0D0D0D" w:themeColor="text1" w:themeTint="F2"/>
          <w:sz w:val="22"/>
          <w:rPrChange w:id="16506" w:author="tao huang" w:date="2017-09-17T12:05:00Z">
            <w:rPr>
              <w:rFonts w:cs="Times New Roman"/>
              <w:color w:val="000000" w:themeColor="text1"/>
              <w:szCs w:val="24"/>
            </w:rPr>
          </w:rPrChange>
        </w:rPr>
        <w:t>A</w:t>
      </w:r>
      <w:r w:rsidR="00D30E30" w:rsidRPr="00A60A57">
        <w:rPr>
          <w:rFonts w:cs="Times New Roman"/>
          <w:color w:val="0D0D0D" w:themeColor="text1" w:themeTint="F2"/>
          <w:sz w:val="22"/>
          <w:rPrChange w:id="16507" w:author="tao huang" w:date="2017-09-17T12:05:00Z">
            <w:rPr>
              <w:rFonts w:cs="Times New Roman"/>
              <w:color w:val="000000" w:themeColor="text1"/>
              <w:szCs w:val="24"/>
            </w:rPr>
          </w:rPrChange>
        </w:rPr>
        <w:t xml:space="preserve"> </w:t>
      </w:r>
      <w:r w:rsidR="00635639" w:rsidRPr="00A60A57">
        <w:rPr>
          <w:rFonts w:cs="Times New Roman"/>
          <w:color w:val="0D0D0D" w:themeColor="text1" w:themeTint="F2"/>
          <w:sz w:val="22"/>
          <w:rPrChange w:id="16508" w:author="tao huang" w:date="2017-09-17T12:05:00Z">
            <w:rPr>
              <w:rFonts w:cs="Times New Roman"/>
              <w:color w:val="000000" w:themeColor="text1"/>
              <w:szCs w:val="24"/>
            </w:rPr>
          </w:rPrChange>
        </w:rPr>
        <w:t>method alternative to the EWC method and the IC method</w:t>
      </w:r>
      <w:r w:rsidR="00D30E30" w:rsidRPr="00A60A57">
        <w:rPr>
          <w:rFonts w:cs="Times New Roman"/>
          <w:color w:val="0D0D0D" w:themeColor="text1" w:themeTint="F2"/>
          <w:sz w:val="22"/>
          <w:rPrChange w:id="16509" w:author="tao huang" w:date="2017-09-17T12:05:00Z">
            <w:rPr>
              <w:rFonts w:cs="Times New Roman"/>
              <w:color w:val="000000" w:themeColor="text1"/>
              <w:szCs w:val="24"/>
            </w:rPr>
          </w:rPrChange>
        </w:rPr>
        <w:t xml:space="preserve"> is directly </w:t>
      </w:r>
      <w:r w:rsidR="00DB12D4" w:rsidRPr="000A110D">
        <w:rPr>
          <w:rFonts w:cs="Times New Roman"/>
          <w:noProof/>
          <w:color w:val="0D0D0D" w:themeColor="text1" w:themeTint="F2"/>
          <w:sz w:val="22"/>
          <w:rPrChange w:id="16510" w:author="tao huang" w:date="2017-09-17T12:18:00Z">
            <w:rPr>
              <w:rFonts w:cs="Times New Roman"/>
              <w:color w:val="000000" w:themeColor="text1"/>
              <w:szCs w:val="24"/>
            </w:rPr>
          </w:rPrChange>
        </w:rPr>
        <w:t>mode</w:t>
      </w:r>
      <w:del w:id="16511" w:author="tao huang" w:date="2017-09-17T12:18:00Z">
        <w:r w:rsidR="00DB12D4" w:rsidRPr="000A110D" w:rsidDel="000A110D">
          <w:rPr>
            <w:rFonts w:cs="Times New Roman"/>
            <w:noProof/>
            <w:color w:val="0D0D0D" w:themeColor="text1" w:themeTint="F2"/>
            <w:sz w:val="22"/>
            <w:rPrChange w:id="16512" w:author="tao huang" w:date="2017-09-17T12:18:00Z">
              <w:rPr>
                <w:rFonts w:cs="Times New Roman"/>
                <w:color w:val="000000" w:themeColor="text1"/>
                <w:szCs w:val="24"/>
              </w:rPr>
            </w:rPrChange>
          </w:rPr>
          <w:delText>l</w:delText>
        </w:r>
      </w:del>
      <w:r w:rsidR="00DB12D4" w:rsidRPr="000A110D">
        <w:rPr>
          <w:rFonts w:cs="Times New Roman"/>
          <w:noProof/>
          <w:color w:val="0D0D0D" w:themeColor="text1" w:themeTint="F2"/>
          <w:sz w:val="22"/>
          <w:rPrChange w:id="16513" w:author="tao huang" w:date="2017-09-17T12:18:00Z">
            <w:rPr>
              <w:rFonts w:cs="Times New Roman"/>
              <w:color w:val="000000" w:themeColor="text1"/>
              <w:szCs w:val="24"/>
            </w:rPr>
          </w:rPrChange>
        </w:rPr>
        <w:t>ling</w:t>
      </w:r>
      <w:r w:rsidR="00D30E30" w:rsidRPr="00A60A57">
        <w:rPr>
          <w:rFonts w:cs="Times New Roman"/>
          <w:color w:val="0D0D0D" w:themeColor="text1" w:themeTint="F2"/>
          <w:sz w:val="22"/>
          <w:rPrChange w:id="16514" w:author="tao huang" w:date="2017-09-17T12:05:00Z">
            <w:rPr>
              <w:rFonts w:cs="Times New Roman"/>
              <w:color w:val="000000" w:themeColor="text1"/>
              <w:szCs w:val="24"/>
            </w:rPr>
          </w:rPrChange>
        </w:rPr>
        <w:t xml:space="preserve"> the changing process of the </w:t>
      </w:r>
      <w:r w:rsidR="00CE119B" w:rsidRPr="00A60A57">
        <w:rPr>
          <w:rFonts w:cs="Times New Roman"/>
          <w:color w:val="0D0D0D" w:themeColor="text1" w:themeTint="F2"/>
          <w:sz w:val="22"/>
          <w:rPrChange w:id="16515" w:author="tao huang" w:date="2017-09-17T12:05:00Z">
            <w:rPr>
              <w:rFonts w:cs="Times New Roman"/>
              <w:color w:val="000000" w:themeColor="text1"/>
              <w:szCs w:val="24"/>
            </w:rPr>
          </w:rPrChange>
        </w:rPr>
        <w:t xml:space="preserve">effect </w:t>
      </w:r>
      <w:r w:rsidR="00D30E30" w:rsidRPr="00A60A57">
        <w:rPr>
          <w:rFonts w:cs="Times New Roman"/>
          <w:color w:val="0D0D0D" w:themeColor="text1" w:themeTint="F2"/>
          <w:sz w:val="22"/>
          <w:rPrChange w:id="16516" w:author="tao huang" w:date="2017-09-17T12:05:00Z">
            <w:rPr>
              <w:rFonts w:cs="Times New Roman"/>
              <w:color w:val="000000" w:themeColor="text1"/>
              <w:szCs w:val="24"/>
            </w:rPr>
          </w:rPrChange>
        </w:rPr>
        <w:t>of the marketing activities into the model</w:t>
      </w:r>
      <w:r w:rsidR="00015DAA" w:rsidRPr="00A60A57">
        <w:rPr>
          <w:rFonts w:cs="Times New Roman"/>
          <w:color w:val="0D0D0D" w:themeColor="text1" w:themeTint="F2"/>
          <w:sz w:val="22"/>
          <w:rPrChange w:id="16517" w:author="tao huang" w:date="2017-09-17T12:05:00Z">
            <w:rPr>
              <w:rFonts w:cs="Times New Roman"/>
              <w:color w:val="000000" w:themeColor="text1"/>
              <w:szCs w:val="24"/>
            </w:rPr>
          </w:rPrChange>
        </w:rPr>
        <w:t xml:space="preserve"> so that the structural break may potentially </w:t>
      </w:r>
      <w:r w:rsidR="003C0313" w:rsidRPr="00A60A57">
        <w:rPr>
          <w:rFonts w:cs="Times New Roman"/>
          <w:noProof/>
          <w:color w:val="0D0D0D" w:themeColor="text1" w:themeTint="F2"/>
          <w:sz w:val="22"/>
          <w:rPrChange w:id="16518" w:author="tao huang" w:date="2017-09-17T12:05:00Z">
            <w:rPr>
              <w:rFonts w:cs="Times New Roman"/>
              <w:noProof/>
              <w:color w:val="000000" w:themeColor="text1"/>
              <w:szCs w:val="24"/>
            </w:rPr>
          </w:rPrChange>
        </w:rPr>
        <w:t xml:space="preserve">be </w:t>
      </w:r>
      <w:r w:rsidR="00015DAA" w:rsidRPr="00A60A57">
        <w:rPr>
          <w:rFonts w:cs="Times New Roman"/>
          <w:noProof/>
          <w:color w:val="0D0D0D" w:themeColor="text1" w:themeTint="F2"/>
          <w:sz w:val="22"/>
          <w:rPrChange w:id="16519" w:author="tao huang" w:date="2017-09-17T12:05:00Z">
            <w:rPr>
              <w:rFonts w:cs="Times New Roman"/>
              <w:noProof/>
              <w:color w:val="000000" w:themeColor="text1"/>
              <w:szCs w:val="24"/>
            </w:rPr>
          </w:rPrChange>
        </w:rPr>
        <w:t>eliminated</w:t>
      </w:r>
      <w:r w:rsidR="00015DAA" w:rsidRPr="00A60A57">
        <w:rPr>
          <w:rFonts w:cs="Times New Roman"/>
          <w:color w:val="0D0D0D" w:themeColor="text1" w:themeTint="F2"/>
          <w:sz w:val="22"/>
          <w:rPrChange w:id="16520" w:author="tao huang" w:date="2017-09-17T12:05:00Z">
            <w:rPr>
              <w:rFonts w:cs="Times New Roman"/>
              <w:color w:val="000000" w:themeColor="text1"/>
              <w:szCs w:val="24"/>
            </w:rPr>
          </w:rPrChange>
        </w:rPr>
        <w:t xml:space="preserve"> </w:t>
      </w:r>
      <w:r w:rsidR="00EE2584" w:rsidRPr="00A60A57">
        <w:rPr>
          <w:rFonts w:cs="Times New Roman"/>
          <w:color w:val="0D0D0D" w:themeColor="text1" w:themeTint="F2"/>
          <w:sz w:val="22"/>
          <w:rPrChange w:id="16521" w:author="tao huang" w:date="2017-09-17T12:05:00Z">
            <w:rPr>
              <w:rFonts w:cs="Times New Roman"/>
              <w:color w:val="000000" w:themeColor="text1"/>
              <w:szCs w:val="24"/>
            </w:rPr>
          </w:rPrChange>
        </w:rPr>
        <w:t xml:space="preserve">or be mitigated </w:t>
      </w:r>
      <w:r w:rsidR="00015DAA" w:rsidRPr="00A60A57">
        <w:rPr>
          <w:rFonts w:cs="Times New Roman"/>
          <w:color w:val="0D0D0D" w:themeColor="text1" w:themeTint="F2"/>
          <w:sz w:val="22"/>
          <w:rPrChange w:id="16522" w:author="tao huang" w:date="2017-09-17T12:05:00Z">
            <w:rPr>
              <w:rFonts w:cs="Times New Roman"/>
              <w:color w:val="000000" w:themeColor="text1"/>
              <w:szCs w:val="24"/>
            </w:rPr>
          </w:rPrChange>
        </w:rPr>
        <w:t xml:space="preserve">even when </w:t>
      </w:r>
      <w:r w:rsidR="00D30E30" w:rsidRPr="00A60A57">
        <w:rPr>
          <w:rFonts w:cs="Times New Roman"/>
          <w:color w:val="0D0D0D" w:themeColor="text1" w:themeTint="F2"/>
          <w:sz w:val="22"/>
          <w:rPrChange w:id="16523" w:author="tao huang" w:date="2017-09-17T12:05:00Z">
            <w:rPr>
              <w:rFonts w:cs="Times New Roman"/>
              <w:color w:val="000000" w:themeColor="text1"/>
              <w:szCs w:val="24"/>
            </w:rPr>
          </w:rPrChange>
        </w:rPr>
        <w:t>the influe</w:t>
      </w:r>
      <w:r w:rsidR="004378AE" w:rsidRPr="00A60A57">
        <w:rPr>
          <w:rFonts w:cs="Times New Roman"/>
          <w:color w:val="0D0D0D" w:themeColor="text1" w:themeTint="F2"/>
          <w:sz w:val="22"/>
          <w:rPrChange w:id="16524" w:author="tao huang" w:date="2017-09-17T12:05:00Z">
            <w:rPr>
              <w:rFonts w:cs="Times New Roman"/>
              <w:color w:val="000000" w:themeColor="text1"/>
              <w:szCs w:val="24"/>
            </w:rPr>
          </w:rPrChange>
        </w:rPr>
        <w:t>ncing factors are not observed</w:t>
      </w:r>
      <w:r w:rsidR="00015DAA" w:rsidRPr="00A60A57">
        <w:rPr>
          <w:rFonts w:cs="Times New Roman"/>
          <w:color w:val="0D0D0D" w:themeColor="text1" w:themeTint="F2"/>
          <w:sz w:val="22"/>
          <w:rPrChange w:id="16525" w:author="tao huang" w:date="2017-09-17T12:05:00Z">
            <w:rPr>
              <w:rFonts w:cs="Times New Roman"/>
              <w:color w:val="000000" w:themeColor="text1"/>
              <w:szCs w:val="24"/>
            </w:rPr>
          </w:rPrChange>
        </w:rPr>
        <w:t xml:space="preserve">. </w:t>
      </w:r>
      <w:r w:rsidR="00F75C33">
        <w:rPr>
          <w:rFonts w:cs="Times New Roman"/>
          <w:color w:val="0D0D0D" w:themeColor="text1" w:themeTint="F2"/>
          <w:sz w:val="22"/>
        </w:rPr>
        <w:fldChar w:fldCharType="begin"/>
      </w:r>
      <w:r w:rsidR="00F75C33">
        <w:rPr>
          <w:rFonts w:cs="Times New Roman"/>
          <w:color w:val="0D0D0D" w:themeColor="text1" w:themeTint="F2"/>
          <w:sz w:val="22"/>
        </w:rPr>
        <w:instrText xml:space="preserve"> HYPERLINK \l "_ENREF_36" \o "Foekens, 1999 #145" </w:instrText>
      </w:r>
      <w:r w:rsidR="00F75C33">
        <w:rPr>
          <w:rFonts w:cs="Times New Roman"/>
          <w:color w:val="0D0D0D" w:themeColor="text1" w:themeTint="F2"/>
          <w:sz w:val="22"/>
        </w:rPr>
      </w:r>
      <w:r w:rsidR="00F75C33">
        <w:rPr>
          <w:rFonts w:cs="Times New Roman"/>
          <w:color w:val="0D0D0D" w:themeColor="text1" w:themeTint="F2"/>
          <w:sz w:val="22"/>
        </w:rPr>
        <w:fldChar w:fldCharType="separate"/>
      </w:r>
      <w:r w:rsidR="00F75C33" w:rsidRPr="00A60A57">
        <w:rPr>
          <w:rFonts w:cs="Times New Roman"/>
          <w:color w:val="0D0D0D" w:themeColor="text1" w:themeTint="F2"/>
          <w:sz w:val="22"/>
          <w:rPrChange w:id="16526" w:author="tao huang" w:date="2017-09-17T12:05:00Z">
            <w:rPr>
              <w:rFonts w:cs="Times New Roman"/>
              <w:color w:val="000000" w:themeColor="text1"/>
              <w:szCs w:val="24"/>
            </w:rPr>
          </w:rPrChange>
        </w:rPr>
        <w:fldChar w:fldCharType="begin"/>
      </w:r>
      <w:r w:rsidR="00F75C33">
        <w:rPr>
          <w:rFonts w:cs="Times New Roman"/>
          <w:color w:val="0D0D0D" w:themeColor="text1" w:themeTint="F2"/>
          <w:sz w:val="22"/>
        </w:rPr>
        <w:instrText xml:space="preserve"> ADDIN EN.CITE &lt;EndNote&gt;&lt;Cite AuthorYear="1"&gt;&lt;Author&gt;Foekens&lt;/Author&gt;&lt;Year&gt;1999&lt;/Year&gt;&lt;RecNum&gt;145&lt;/RecNum&gt;&lt;DisplayText&gt;Foekens, Leeflang, and Wittink (1999)&lt;/DisplayText&gt;&lt;record&gt;&lt;rec-number&gt;145&lt;/rec-number&gt;&lt;foreign-keys&gt;&lt;key app="EN" db-id="fwzpfdt205x9v6eprsvv25dpxftedxv0z0a9" timestamp="0"&gt;145&lt;/key&gt;&lt;/foreign-keys&gt;&lt;ref-type name="Journal Article"&gt;17&lt;/ref-type&gt;&lt;contributors&gt;&lt;authors&gt;&lt;author&gt;Foekens, Eijte W.&lt;/author&gt;&lt;author&gt;Peter Leeflang&lt;/author&gt;&lt;author&gt;Wittink, Dick R.&lt;/author&gt;&lt;/authors&gt;&lt;/contributors&gt;&lt;titles&gt;&lt;title&gt;Varying parameter models to accommodate dynamic promotion effects&lt;/title&gt;&lt;secondary-title&gt;Journal of Econometrics&lt;/secondary-title&gt;&lt;/titles&gt;&lt;periodical&gt;&lt;full-title&gt;Journal of Econometrics&lt;/full-title&gt;&lt;/periodical&gt;&lt;pages&gt;249-268&lt;/pages&gt;&lt;volume&gt;89&lt;/volume&gt;&lt;number&gt;1-2&lt;/number&gt;&lt;dates&gt;&lt;year&gt;1999&lt;/year&gt;&lt;/dates&gt;&lt;urls&gt;&lt;related-urls&gt;&lt;url&gt;http://www.sciencedirect.com/science/article/B6VC0-3V5MSFR-R/2/57a8ee48fed9ba1ffe10d03baa7f0459 &lt;/url&gt;&lt;/related-urls&gt;&lt;/urls&gt;&lt;/record&gt;&lt;/Cite&gt;&lt;/EndNote&gt;</w:instrText>
      </w:r>
      <w:r w:rsidR="00F75C33" w:rsidRPr="00A60A57">
        <w:rPr>
          <w:rFonts w:cs="Times New Roman"/>
          <w:color w:val="0D0D0D" w:themeColor="text1" w:themeTint="F2"/>
          <w:sz w:val="22"/>
          <w:rPrChange w:id="16527" w:author="tao huang" w:date="2017-09-17T12:05:00Z">
            <w:rPr>
              <w:rFonts w:cs="Times New Roman"/>
              <w:color w:val="000000" w:themeColor="text1"/>
              <w:szCs w:val="24"/>
            </w:rPr>
          </w:rPrChange>
        </w:rPr>
        <w:fldChar w:fldCharType="separate"/>
      </w:r>
      <w:r w:rsidR="00F75C33">
        <w:rPr>
          <w:rFonts w:cs="Times New Roman"/>
          <w:noProof/>
          <w:color w:val="0D0D0D" w:themeColor="text1" w:themeTint="F2"/>
          <w:sz w:val="22"/>
        </w:rPr>
        <w:t>Foekens, Leeflang, and Wittink (1999)</w:t>
      </w:r>
      <w:r w:rsidR="00F75C33" w:rsidRPr="00A60A57">
        <w:rPr>
          <w:rFonts w:cs="Times New Roman"/>
          <w:color w:val="0D0D0D" w:themeColor="text1" w:themeTint="F2"/>
          <w:sz w:val="22"/>
          <w:rPrChange w:id="16528" w:author="tao huang" w:date="2017-09-17T12:05:00Z">
            <w:rPr>
              <w:rFonts w:cs="Times New Roman"/>
              <w:color w:val="000000" w:themeColor="text1"/>
              <w:szCs w:val="24"/>
            </w:rPr>
          </w:rPrChange>
        </w:rPr>
        <w:fldChar w:fldCharType="end"/>
      </w:r>
      <w:r w:rsidR="00F75C33">
        <w:rPr>
          <w:rFonts w:cs="Times New Roman"/>
          <w:color w:val="0D0D0D" w:themeColor="text1" w:themeTint="F2"/>
          <w:sz w:val="22"/>
        </w:rPr>
        <w:fldChar w:fldCharType="end"/>
      </w:r>
      <w:r w:rsidR="00822534" w:rsidRPr="00A60A57">
        <w:rPr>
          <w:rFonts w:cs="Times New Roman"/>
          <w:color w:val="0D0D0D" w:themeColor="text1" w:themeTint="F2"/>
          <w:sz w:val="22"/>
          <w:rPrChange w:id="16529" w:author="tao huang" w:date="2017-09-17T12:05:00Z">
            <w:rPr>
              <w:rFonts w:cs="Times New Roman"/>
              <w:color w:val="000000" w:themeColor="text1"/>
              <w:szCs w:val="24"/>
            </w:rPr>
          </w:rPrChange>
        </w:rPr>
        <w:t xml:space="preserve"> </w:t>
      </w:r>
      <w:r w:rsidR="00ED7D8E" w:rsidRPr="00A60A57">
        <w:rPr>
          <w:rFonts w:cs="Times New Roman"/>
          <w:noProof/>
          <w:color w:val="0D0D0D" w:themeColor="text1" w:themeTint="F2"/>
          <w:sz w:val="22"/>
          <w:rPrChange w:id="16530" w:author="tao huang" w:date="2017-09-17T12:05:00Z">
            <w:rPr>
              <w:rFonts w:cs="Times New Roman"/>
              <w:noProof/>
              <w:color w:val="000000" w:themeColor="text1"/>
            </w:rPr>
          </w:rPrChange>
        </w:rPr>
        <w:t>modeled</w:t>
      </w:r>
      <w:r w:rsidR="00ED7D8E" w:rsidRPr="00A60A57">
        <w:rPr>
          <w:rFonts w:cs="Times New Roman"/>
          <w:color w:val="0D0D0D" w:themeColor="text1" w:themeTint="F2"/>
          <w:sz w:val="22"/>
          <w:rPrChange w:id="16531" w:author="tao huang" w:date="2017-09-17T12:05:00Z">
            <w:rPr>
              <w:rFonts w:cs="Times New Roman"/>
              <w:color w:val="000000" w:themeColor="text1"/>
            </w:rPr>
          </w:rPrChange>
        </w:rPr>
        <w:t xml:space="preserve"> the </w:t>
      </w:r>
      <w:r w:rsidR="00CE119B" w:rsidRPr="00A60A57">
        <w:rPr>
          <w:rFonts w:cs="Times New Roman"/>
          <w:color w:val="0D0D0D" w:themeColor="text1" w:themeTint="F2"/>
          <w:sz w:val="22"/>
          <w:rPrChange w:id="16532" w:author="tao huang" w:date="2017-09-17T12:05:00Z">
            <w:rPr>
              <w:rFonts w:cs="Times New Roman"/>
              <w:color w:val="000000" w:themeColor="text1"/>
            </w:rPr>
          </w:rPrChange>
        </w:rPr>
        <w:t xml:space="preserve">effect </w:t>
      </w:r>
      <w:r w:rsidR="00ED7D8E" w:rsidRPr="00A60A57">
        <w:rPr>
          <w:rFonts w:cs="Times New Roman"/>
          <w:color w:val="0D0D0D" w:themeColor="text1" w:themeTint="F2"/>
          <w:sz w:val="22"/>
          <w:rPrChange w:id="16533" w:author="tao huang" w:date="2017-09-17T12:05:00Z">
            <w:rPr>
              <w:rFonts w:cs="Times New Roman"/>
              <w:color w:val="000000" w:themeColor="text1"/>
            </w:rPr>
          </w:rPrChange>
        </w:rPr>
        <w:t>of the price</w:t>
      </w:r>
      <w:r w:rsidR="00D30E30" w:rsidRPr="00A60A57">
        <w:rPr>
          <w:rFonts w:cs="Times New Roman"/>
          <w:color w:val="0D0D0D" w:themeColor="text1" w:themeTint="F2"/>
          <w:sz w:val="22"/>
          <w:rPrChange w:id="16534" w:author="tao huang" w:date="2017-09-17T12:05:00Z">
            <w:rPr>
              <w:rFonts w:cs="Times New Roman"/>
              <w:color w:val="000000" w:themeColor="text1"/>
            </w:rPr>
          </w:rPrChange>
        </w:rPr>
        <w:t xml:space="preserve"> variables</w:t>
      </w:r>
      <w:r w:rsidR="00ED7D8E" w:rsidRPr="00A60A57">
        <w:rPr>
          <w:rFonts w:cs="Times New Roman"/>
          <w:color w:val="0D0D0D" w:themeColor="text1" w:themeTint="F2"/>
          <w:sz w:val="22"/>
          <w:rPrChange w:id="16535" w:author="tao huang" w:date="2017-09-17T12:05:00Z">
            <w:rPr>
              <w:rFonts w:cs="Times New Roman"/>
              <w:color w:val="000000" w:themeColor="text1"/>
            </w:rPr>
          </w:rPrChange>
        </w:rPr>
        <w:t xml:space="preserve"> </w:t>
      </w:r>
      <w:r w:rsidR="00D30E30" w:rsidRPr="00A60A57">
        <w:rPr>
          <w:rFonts w:cs="Times New Roman"/>
          <w:color w:val="0D0D0D" w:themeColor="text1" w:themeTint="F2"/>
          <w:sz w:val="22"/>
          <w:rPrChange w:id="16536" w:author="tao huang" w:date="2017-09-17T12:05:00Z">
            <w:rPr>
              <w:rFonts w:cs="Times New Roman"/>
              <w:color w:val="000000" w:themeColor="text1"/>
            </w:rPr>
          </w:rPrChange>
        </w:rPr>
        <w:t>using</w:t>
      </w:r>
      <w:r w:rsidR="00ED7D8E" w:rsidRPr="00A60A57">
        <w:rPr>
          <w:rFonts w:cs="Times New Roman"/>
          <w:color w:val="0D0D0D" w:themeColor="text1" w:themeTint="F2"/>
          <w:sz w:val="22"/>
          <w:rPrChange w:id="16537" w:author="tao huang" w:date="2017-09-17T12:05:00Z">
            <w:rPr>
              <w:rFonts w:cs="Times New Roman"/>
              <w:color w:val="000000" w:themeColor="text1"/>
            </w:rPr>
          </w:rPrChange>
        </w:rPr>
        <w:t xml:space="preserve"> previous price</w:t>
      </w:r>
      <w:r w:rsidR="00D30E30" w:rsidRPr="00A60A57">
        <w:rPr>
          <w:rFonts w:cs="Times New Roman"/>
          <w:color w:val="0D0D0D" w:themeColor="text1" w:themeTint="F2"/>
          <w:sz w:val="22"/>
          <w:rPrChange w:id="16538" w:author="tao huang" w:date="2017-09-17T12:05:00Z">
            <w:rPr>
              <w:rFonts w:cs="Times New Roman"/>
              <w:color w:val="000000" w:themeColor="text1"/>
            </w:rPr>
          </w:rPrChange>
        </w:rPr>
        <w:t>s</w:t>
      </w:r>
      <w:r w:rsidR="00ED7D8E" w:rsidRPr="00A60A57">
        <w:rPr>
          <w:rFonts w:cs="Times New Roman"/>
          <w:color w:val="0D0D0D" w:themeColor="text1" w:themeTint="F2"/>
          <w:sz w:val="22"/>
          <w:rPrChange w:id="16539" w:author="tao huang" w:date="2017-09-17T12:05:00Z">
            <w:rPr>
              <w:rFonts w:cs="Times New Roman"/>
              <w:color w:val="000000" w:themeColor="text1"/>
            </w:rPr>
          </w:rPrChange>
        </w:rPr>
        <w:t xml:space="preserve"> and the recency and </w:t>
      </w:r>
      <w:r w:rsidR="00D30E30" w:rsidRPr="00A60A57">
        <w:rPr>
          <w:rFonts w:cs="Times New Roman"/>
          <w:color w:val="0D0D0D" w:themeColor="text1" w:themeTint="F2"/>
          <w:sz w:val="22"/>
          <w:rPrChange w:id="16540" w:author="tao huang" w:date="2017-09-17T12:05:00Z">
            <w:rPr>
              <w:rFonts w:cs="Times New Roman"/>
              <w:color w:val="000000" w:themeColor="text1"/>
            </w:rPr>
          </w:rPrChange>
        </w:rPr>
        <w:t xml:space="preserve">the </w:t>
      </w:r>
      <w:r w:rsidR="00ED7D8E" w:rsidRPr="00A60A57">
        <w:rPr>
          <w:rFonts w:cs="Times New Roman"/>
          <w:color w:val="0D0D0D" w:themeColor="text1" w:themeTint="F2"/>
          <w:sz w:val="22"/>
          <w:rPrChange w:id="16541" w:author="tao huang" w:date="2017-09-17T12:05:00Z">
            <w:rPr>
              <w:rFonts w:cs="Times New Roman"/>
              <w:color w:val="000000" w:themeColor="text1"/>
            </w:rPr>
          </w:rPrChange>
        </w:rPr>
        <w:t xml:space="preserve">frequency of previous </w:t>
      </w:r>
      <w:r w:rsidR="00DB12D4" w:rsidRPr="00A60A57">
        <w:rPr>
          <w:rFonts w:cs="Times New Roman"/>
          <w:color w:val="0D0D0D" w:themeColor="text1" w:themeTint="F2"/>
          <w:sz w:val="22"/>
          <w:rPrChange w:id="16542" w:author="tao huang" w:date="2017-09-17T12:05:00Z">
            <w:rPr>
              <w:rFonts w:cs="Times New Roman"/>
              <w:color w:val="000000" w:themeColor="text1"/>
            </w:rPr>
          </w:rPrChange>
        </w:rPr>
        <w:t>prices</w:t>
      </w:r>
      <w:r w:rsidR="00ED7D8E" w:rsidRPr="00A60A57">
        <w:rPr>
          <w:rFonts w:cs="Times New Roman"/>
          <w:color w:val="0D0D0D" w:themeColor="text1" w:themeTint="F2"/>
          <w:sz w:val="22"/>
          <w:rPrChange w:id="16543" w:author="tao huang" w:date="2017-09-17T12:05:00Z">
            <w:rPr>
              <w:rFonts w:cs="Times New Roman"/>
              <w:color w:val="000000" w:themeColor="text1"/>
            </w:rPr>
          </w:rPrChange>
        </w:rPr>
        <w:t>. The model</w:t>
      </w:r>
      <w:r w:rsidR="00D30E30" w:rsidRPr="00A60A57">
        <w:rPr>
          <w:rFonts w:cs="Times New Roman"/>
          <w:color w:val="0D0D0D" w:themeColor="text1" w:themeTint="F2"/>
          <w:sz w:val="22"/>
          <w:rPrChange w:id="16544" w:author="tao huang" w:date="2017-09-17T12:05:00Z">
            <w:rPr>
              <w:rFonts w:cs="Times New Roman"/>
              <w:color w:val="000000" w:themeColor="text1"/>
            </w:rPr>
          </w:rPrChange>
        </w:rPr>
        <w:t>s</w:t>
      </w:r>
      <w:r w:rsidR="00ED7D8E" w:rsidRPr="00A60A57">
        <w:rPr>
          <w:rFonts w:cs="Times New Roman"/>
          <w:color w:val="0D0D0D" w:themeColor="text1" w:themeTint="F2"/>
          <w:sz w:val="22"/>
          <w:rPrChange w:id="16545" w:author="tao huang" w:date="2017-09-17T12:05:00Z">
            <w:rPr>
              <w:rFonts w:cs="Times New Roman"/>
              <w:color w:val="000000" w:themeColor="text1"/>
            </w:rPr>
          </w:rPrChange>
        </w:rPr>
        <w:t xml:space="preserve"> </w:t>
      </w:r>
      <w:r w:rsidR="00E96090" w:rsidRPr="00A60A57">
        <w:rPr>
          <w:rFonts w:cs="Times New Roman"/>
          <w:color w:val="0D0D0D" w:themeColor="text1" w:themeTint="F2"/>
          <w:sz w:val="22"/>
          <w:rPrChange w:id="16546" w:author="tao huang" w:date="2017-09-17T12:05:00Z">
            <w:rPr>
              <w:rFonts w:cs="Times New Roman"/>
              <w:color w:val="000000" w:themeColor="text1"/>
            </w:rPr>
          </w:rPrChange>
        </w:rPr>
        <w:t>are</w:t>
      </w:r>
      <w:r w:rsidR="00ED7D8E" w:rsidRPr="00A60A57">
        <w:rPr>
          <w:rFonts w:cs="Times New Roman"/>
          <w:color w:val="0D0D0D" w:themeColor="text1" w:themeTint="F2"/>
          <w:sz w:val="22"/>
          <w:rPrChange w:id="16547" w:author="tao huang" w:date="2017-09-17T12:05:00Z">
            <w:rPr>
              <w:rFonts w:cs="Times New Roman"/>
              <w:color w:val="000000" w:themeColor="text1"/>
            </w:rPr>
          </w:rPrChange>
        </w:rPr>
        <w:t xml:space="preserve"> </w:t>
      </w:r>
      <w:r w:rsidR="00E96090" w:rsidRPr="00A60A57">
        <w:rPr>
          <w:rFonts w:cs="Times New Roman"/>
          <w:color w:val="0D0D0D" w:themeColor="text1" w:themeTint="F2"/>
          <w:sz w:val="22"/>
          <w:rPrChange w:id="16548" w:author="tao huang" w:date="2017-09-17T12:05:00Z">
            <w:rPr>
              <w:rFonts w:cs="Times New Roman"/>
              <w:color w:val="000000" w:themeColor="text1"/>
            </w:rPr>
          </w:rPrChange>
        </w:rPr>
        <w:t xml:space="preserve">for descriptive purposes and not evaluated </w:t>
      </w:r>
      <w:r w:rsidR="002813DC" w:rsidRPr="00A60A57">
        <w:rPr>
          <w:rFonts w:cs="Times New Roman"/>
          <w:color w:val="0D0D0D" w:themeColor="text1" w:themeTint="F2"/>
          <w:sz w:val="22"/>
          <w:rPrChange w:id="16549" w:author="tao huang" w:date="2017-09-17T12:05:00Z">
            <w:rPr>
              <w:rFonts w:cs="Times New Roman"/>
              <w:color w:val="000000" w:themeColor="text1"/>
            </w:rPr>
          </w:rPrChange>
        </w:rPr>
        <w:t>in terms of forecasting performance</w:t>
      </w:r>
      <w:r w:rsidR="00ED7D8E" w:rsidRPr="00A60A57">
        <w:rPr>
          <w:rFonts w:cs="Times New Roman"/>
          <w:color w:val="0D0D0D" w:themeColor="text1" w:themeTint="F2"/>
          <w:sz w:val="22"/>
          <w:rPrChange w:id="16550" w:author="tao huang" w:date="2017-09-17T12:05:00Z">
            <w:rPr>
              <w:rFonts w:cs="Times New Roman"/>
              <w:color w:val="000000" w:themeColor="text1"/>
            </w:rPr>
          </w:rPrChange>
        </w:rPr>
        <w:t>.</w:t>
      </w:r>
      <w:r w:rsidR="009A1BD7" w:rsidRPr="00A60A57">
        <w:rPr>
          <w:rFonts w:cs="Times New Roman"/>
          <w:color w:val="0D0D0D" w:themeColor="text1" w:themeTint="F2"/>
          <w:sz w:val="22"/>
          <w:rPrChange w:id="16551" w:author="tao huang" w:date="2017-09-17T12:05:00Z">
            <w:rPr>
              <w:rFonts w:cs="Times New Roman"/>
              <w:color w:val="000000" w:themeColor="text1"/>
            </w:rPr>
          </w:rPrChange>
        </w:rPr>
        <w:t xml:space="preserve"> </w:t>
      </w:r>
      <w:r w:rsidR="00D30E30" w:rsidRPr="00A60A57">
        <w:rPr>
          <w:rFonts w:cs="Times New Roman"/>
          <w:color w:val="0D0D0D" w:themeColor="text1" w:themeTint="F2"/>
          <w:sz w:val="22"/>
          <w:rPrChange w:id="16552" w:author="tao huang" w:date="2017-09-17T12:05:00Z">
            <w:rPr>
              <w:rFonts w:cs="Times New Roman"/>
              <w:color w:val="000000" w:themeColor="text1"/>
            </w:rPr>
          </w:rPrChange>
        </w:rPr>
        <w:t>However, one of the challenges</w:t>
      </w:r>
      <w:r w:rsidR="00935B0D" w:rsidRPr="00A60A57">
        <w:rPr>
          <w:rFonts w:cs="Times New Roman"/>
          <w:color w:val="0D0D0D" w:themeColor="text1" w:themeTint="F2"/>
          <w:sz w:val="22"/>
          <w:rPrChange w:id="16553" w:author="tao huang" w:date="2017-09-17T12:05:00Z">
            <w:rPr>
              <w:rFonts w:cs="Times New Roman"/>
              <w:color w:val="000000" w:themeColor="text1"/>
            </w:rPr>
          </w:rPrChange>
        </w:rPr>
        <w:t xml:space="preserve"> for this type of model</w:t>
      </w:r>
      <w:r w:rsidR="00D30E30" w:rsidRPr="00A60A57">
        <w:rPr>
          <w:rFonts w:cs="Times New Roman"/>
          <w:color w:val="0D0D0D" w:themeColor="text1" w:themeTint="F2"/>
          <w:sz w:val="22"/>
          <w:rPrChange w:id="16554" w:author="tao huang" w:date="2017-09-17T12:05:00Z">
            <w:rPr>
              <w:rFonts w:cs="Times New Roman"/>
              <w:color w:val="000000" w:themeColor="text1"/>
              <w:szCs w:val="24"/>
            </w:rPr>
          </w:rPrChange>
        </w:rPr>
        <w:t xml:space="preserve"> </w:t>
      </w:r>
      <w:r w:rsidR="007464A8" w:rsidRPr="00A60A57">
        <w:rPr>
          <w:rFonts w:cs="Times New Roman"/>
          <w:color w:val="0D0D0D" w:themeColor="text1" w:themeTint="F2"/>
          <w:sz w:val="22"/>
          <w:rPrChange w:id="16555" w:author="tao huang" w:date="2017-09-17T12:05:00Z">
            <w:rPr>
              <w:rFonts w:cs="Times New Roman"/>
              <w:color w:val="000000" w:themeColor="text1"/>
              <w:szCs w:val="24"/>
            </w:rPr>
          </w:rPrChange>
        </w:rPr>
        <w:t xml:space="preserve">is </w:t>
      </w:r>
      <w:r w:rsidR="00A04DB3" w:rsidRPr="00A60A57">
        <w:rPr>
          <w:rFonts w:cs="Times New Roman"/>
          <w:color w:val="0D0D0D" w:themeColor="text1" w:themeTint="F2"/>
          <w:sz w:val="22"/>
          <w:rPrChange w:id="16556" w:author="tao huang" w:date="2017-09-17T12:05:00Z">
            <w:rPr>
              <w:rFonts w:cs="Times New Roman"/>
              <w:color w:val="000000" w:themeColor="text1"/>
              <w:szCs w:val="24"/>
            </w:rPr>
          </w:rPrChange>
        </w:rPr>
        <w:t>the complexity</w:t>
      </w:r>
      <w:r w:rsidR="007464A8" w:rsidRPr="00A60A57">
        <w:rPr>
          <w:rFonts w:cs="Times New Roman"/>
          <w:color w:val="0D0D0D" w:themeColor="text1" w:themeTint="F2"/>
          <w:sz w:val="22"/>
          <w:rPrChange w:id="16557" w:author="tao huang" w:date="2017-09-17T12:05:00Z">
            <w:rPr>
              <w:rFonts w:cs="Times New Roman"/>
              <w:color w:val="000000" w:themeColor="text1"/>
              <w:szCs w:val="24"/>
            </w:rPr>
          </w:rPrChange>
        </w:rPr>
        <w:t xml:space="preserve"> </w:t>
      </w:r>
      <w:r w:rsidR="00A04DB3" w:rsidRPr="00A60A57">
        <w:rPr>
          <w:rFonts w:cs="Times New Roman"/>
          <w:color w:val="0D0D0D" w:themeColor="text1" w:themeTint="F2"/>
          <w:sz w:val="22"/>
          <w:rPrChange w:id="16558" w:author="tao huang" w:date="2017-09-17T12:05:00Z">
            <w:rPr>
              <w:rFonts w:cs="Times New Roman"/>
              <w:color w:val="000000" w:themeColor="text1"/>
              <w:szCs w:val="24"/>
            </w:rPr>
          </w:rPrChange>
        </w:rPr>
        <w:t>and potential convergence issue in estimation</w:t>
      </w:r>
      <w:r w:rsidR="009A1BD7" w:rsidRPr="00A60A57">
        <w:rPr>
          <w:rFonts w:cs="Times New Roman"/>
          <w:color w:val="0D0D0D" w:themeColor="text1" w:themeTint="F2"/>
          <w:sz w:val="22"/>
          <w:rPrChange w:id="16559" w:author="tao huang" w:date="2017-09-17T12:05:00Z">
            <w:rPr>
              <w:rFonts w:cs="Times New Roman"/>
              <w:color w:val="000000" w:themeColor="text1"/>
              <w:szCs w:val="24"/>
            </w:rPr>
          </w:rPrChange>
        </w:rPr>
        <w:t xml:space="preserve">. </w:t>
      </w:r>
      <w:r w:rsidR="00370F86" w:rsidRPr="00A60A57">
        <w:rPr>
          <w:rFonts w:cs="Times New Roman"/>
          <w:color w:val="0D0D0D" w:themeColor="text1" w:themeTint="F2"/>
          <w:sz w:val="22"/>
          <w:rPrChange w:id="16560" w:author="tao huang" w:date="2017-09-17T12:05:00Z">
            <w:rPr>
              <w:rFonts w:cs="Times New Roman"/>
              <w:color w:val="000000" w:themeColor="text1"/>
              <w:szCs w:val="24"/>
            </w:rPr>
          </w:rPrChange>
        </w:rPr>
        <w:t xml:space="preserve"> </w:t>
      </w:r>
    </w:p>
    <w:p w14:paraId="576B195D" w14:textId="01C97ECB" w:rsidR="00176C9D" w:rsidDel="00FB69CC" w:rsidRDefault="0080357C">
      <w:pPr>
        <w:spacing w:after="0" w:line="360" w:lineRule="auto"/>
        <w:outlineLvl w:val="0"/>
        <w:rPr>
          <w:del w:id="16561" w:author="tao huang" w:date="2017-09-17T12:07:00Z"/>
          <w:rFonts w:cs="Times New Roman"/>
          <w:color w:val="0D0D0D" w:themeColor="text1" w:themeTint="F2"/>
          <w:sz w:val="22"/>
        </w:rPr>
      </w:pPr>
      <w:r w:rsidRPr="00A60A57">
        <w:rPr>
          <w:rFonts w:cs="Times New Roman"/>
          <w:color w:val="0D0D0D" w:themeColor="text1" w:themeTint="F2"/>
          <w:sz w:val="22"/>
          <w:rPrChange w:id="16562" w:author="tao huang" w:date="2017-09-17T12:05:00Z">
            <w:rPr>
              <w:rFonts w:cs="Times New Roman"/>
              <w:color w:val="000000" w:themeColor="text1"/>
              <w:szCs w:val="24"/>
            </w:rPr>
          </w:rPrChange>
        </w:rPr>
        <w:t xml:space="preserve"> </w:t>
      </w:r>
    </w:p>
    <w:p w14:paraId="2A11D50A" w14:textId="77777777" w:rsidR="00FB69CC" w:rsidRPr="00A60A57" w:rsidRDefault="00FB69CC">
      <w:pPr>
        <w:spacing w:after="0" w:line="360" w:lineRule="auto"/>
        <w:rPr>
          <w:ins w:id="16563" w:author="tao huang" w:date="2017-09-17T12:07:00Z"/>
          <w:rFonts w:cs="Times New Roman"/>
          <w:color w:val="0D0D0D" w:themeColor="text1" w:themeTint="F2"/>
          <w:sz w:val="22"/>
          <w:rPrChange w:id="16564" w:author="tao huang" w:date="2017-09-17T12:05:00Z">
            <w:rPr>
              <w:ins w:id="16565" w:author="tao huang" w:date="2017-09-17T12:07:00Z"/>
              <w:rFonts w:cs="Times New Roman"/>
              <w:color w:val="000000" w:themeColor="text1"/>
              <w:szCs w:val="24"/>
            </w:rPr>
          </w:rPrChange>
        </w:rPr>
      </w:pPr>
    </w:p>
    <w:p w14:paraId="338ED899" w14:textId="37B963F8" w:rsidR="00FB69CC" w:rsidDel="00FB69CC" w:rsidRDefault="00FB69CC">
      <w:pPr>
        <w:spacing w:after="0" w:line="360" w:lineRule="auto"/>
        <w:outlineLvl w:val="0"/>
        <w:rPr>
          <w:del w:id="16566" w:author="tao huang" w:date="2017-09-17T12:07:00Z"/>
          <w:rFonts w:cs="Times New Roman"/>
          <w:color w:val="0D0D0D" w:themeColor="text1" w:themeTint="F2"/>
          <w:sz w:val="22"/>
        </w:rPr>
      </w:pPr>
    </w:p>
    <w:p w14:paraId="4B3E3AE8" w14:textId="18CE0F42" w:rsidR="00960D94" w:rsidRPr="00A60A57" w:rsidDel="00FB69CC" w:rsidRDefault="00086CDF">
      <w:pPr>
        <w:spacing w:after="0" w:line="360" w:lineRule="auto"/>
        <w:rPr>
          <w:del w:id="16567" w:author="tao huang" w:date="2017-09-17T12:07:00Z"/>
          <w:rFonts w:cs="Times New Roman"/>
          <w:color w:val="0D0D0D" w:themeColor="text1" w:themeTint="F2"/>
          <w:sz w:val="22"/>
          <w:rPrChange w:id="16568" w:author="tao huang" w:date="2017-09-17T12:05:00Z">
            <w:rPr>
              <w:del w:id="16569" w:author="tao huang" w:date="2017-09-17T12:07:00Z"/>
              <w:rFonts w:cs="Times New Roman"/>
              <w:color w:val="000000" w:themeColor="text1"/>
              <w:szCs w:val="24"/>
            </w:rPr>
          </w:rPrChange>
        </w:rPr>
      </w:pPr>
      <w:del w:id="16570" w:author="tao huang" w:date="2017-09-17T12:07:00Z">
        <w:r w:rsidRPr="00A60A57" w:rsidDel="00FB69CC">
          <w:rPr>
            <w:rFonts w:cs="Times New Roman"/>
            <w:color w:val="0D0D0D" w:themeColor="text1" w:themeTint="F2"/>
            <w:sz w:val="22"/>
            <w:rPrChange w:id="16571" w:author="tao huang" w:date="2017-09-17T12:05:00Z">
              <w:rPr>
                <w:rFonts w:cs="Times New Roman"/>
                <w:color w:val="000000" w:themeColor="text1"/>
                <w:szCs w:val="24"/>
              </w:rPr>
            </w:rPrChange>
          </w:rPr>
          <w:delText xml:space="preserve"> </w:delText>
        </w:r>
      </w:del>
    </w:p>
    <w:p w14:paraId="2D66AF26" w14:textId="77777777" w:rsidR="00FF3278" w:rsidRPr="00A60A57" w:rsidRDefault="00C7064E">
      <w:pPr>
        <w:spacing w:after="0" w:line="360" w:lineRule="auto"/>
        <w:outlineLvl w:val="0"/>
        <w:rPr>
          <w:rFonts w:cs="Times New Roman"/>
          <w:b/>
          <w:color w:val="0D0D0D" w:themeColor="text1" w:themeTint="F2"/>
          <w:sz w:val="22"/>
          <w:rPrChange w:id="16572" w:author="tao huang" w:date="2017-09-17T12:05:00Z">
            <w:rPr>
              <w:rFonts w:cs="Times New Roman"/>
              <w:b/>
              <w:color w:val="000000" w:themeColor="text1"/>
              <w:szCs w:val="24"/>
            </w:rPr>
          </w:rPrChange>
        </w:rPr>
      </w:pPr>
      <w:r w:rsidRPr="00A60A57">
        <w:rPr>
          <w:rFonts w:cs="Times New Roman"/>
          <w:b/>
          <w:color w:val="0D0D0D" w:themeColor="text1" w:themeTint="F2"/>
          <w:sz w:val="22"/>
          <w:rPrChange w:id="16573" w:author="tao huang" w:date="2017-09-17T12:05:00Z">
            <w:rPr>
              <w:rFonts w:cs="Times New Roman"/>
              <w:b/>
              <w:color w:val="000000" w:themeColor="text1"/>
              <w:szCs w:val="24"/>
            </w:rPr>
          </w:rPrChange>
        </w:rPr>
        <w:t xml:space="preserve"> </w:t>
      </w:r>
      <w:r w:rsidR="0038656A" w:rsidRPr="00A60A57">
        <w:rPr>
          <w:rFonts w:cs="Times New Roman"/>
          <w:b/>
          <w:color w:val="0D0D0D" w:themeColor="text1" w:themeTint="F2"/>
          <w:sz w:val="22"/>
          <w:rPrChange w:id="16574" w:author="tao huang" w:date="2017-09-17T12:05:00Z">
            <w:rPr>
              <w:rFonts w:cs="Times New Roman"/>
              <w:b/>
              <w:color w:val="000000" w:themeColor="text1"/>
              <w:szCs w:val="24"/>
            </w:rPr>
          </w:rPrChange>
        </w:rPr>
        <w:t>Acknowledgement</w:t>
      </w:r>
    </w:p>
    <w:p w14:paraId="575A089D" w14:textId="77777777" w:rsidR="0038656A" w:rsidRPr="00A60A57" w:rsidRDefault="0038656A">
      <w:pPr>
        <w:spacing w:after="0" w:line="360" w:lineRule="auto"/>
        <w:rPr>
          <w:rFonts w:cs="Times New Roman"/>
          <w:color w:val="0D0D0D" w:themeColor="text1" w:themeTint="F2"/>
          <w:sz w:val="22"/>
          <w:rPrChange w:id="16575" w:author="tao huang" w:date="2017-09-17T12:05:00Z">
            <w:rPr>
              <w:rFonts w:cs="Times New Roman"/>
              <w:color w:val="000000" w:themeColor="text1"/>
              <w:szCs w:val="24"/>
            </w:rPr>
          </w:rPrChange>
        </w:rPr>
      </w:pPr>
    </w:p>
    <w:p w14:paraId="340957A3" w14:textId="498AC946" w:rsidR="0038656A" w:rsidRPr="00A60A57" w:rsidRDefault="0038656A">
      <w:pPr>
        <w:spacing w:after="0" w:line="360" w:lineRule="auto"/>
        <w:rPr>
          <w:ins w:id="16576" w:author="tao huang" w:date="2017-09-16T13:06:00Z"/>
          <w:color w:val="0D0D0D" w:themeColor="text1" w:themeTint="F2"/>
          <w:sz w:val="22"/>
          <w:rPrChange w:id="16577" w:author="tao huang" w:date="2017-09-17T12:05:00Z">
            <w:rPr>
              <w:ins w:id="16578" w:author="tao huang" w:date="2017-09-16T13:06:00Z"/>
              <w:color w:val="000000" w:themeColor="text1"/>
              <w:sz w:val="22"/>
            </w:rPr>
          </w:rPrChange>
        </w:rPr>
      </w:pPr>
      <w:r w:rsidRPr="00A60A57">
        <w:rPr>
          <w:color w:val="0D0D0D" w:themeColor="text1" w:themeTint="F2"/>
          <w:sz w:val="22"/>
          <w:rPrChange w:id="16579" w:author="tao huang" w:date="2017-09-17T12:05:00Z">
            <w:rPr>
              <w:color w:val="000000" w:themeColor="text1"/>
            </w:rPr>
          </w:rPrChange>
        </w:rPr>
        <w:t xml:space="preserve">We thank the IRI company </w:t>
      </w:r>
      <w:r w:rsidR="003C0313" w:rsidRPr="00A60A57">
        <w:rPr>
          <w:noProof/>
          <w:color w:val="0D0D0D" w:themeColor="text1" w:themeTint="F2"/>
          <w:sz w:val="22"/>
          <w:rPrChange w:id="16580" w:author="tao huang" w:date="2017-09-17T12:05:00Z">
            <w:rPr>
              <w:noProof/>
              <w:color w:val="000000" w:themeColor="text1"/>
            </w:rPr>
          </w:rPrChange>
        </w:rPr>
        <w:t>for making</w:t>
      </w:r>
      <w:r w:rsidRPr="00A60A57">
        <w:rPr>
          <w:noProof/>
          <w:color w:val="0D0D0D" w:themeColor="text1" w:themeTint="F2"/>
          <w:sz w:val="22"/>
          <w:rPrChange w:id="16581" w:author="tao huang" w:date="2017-09-17T12:05:00Z">
            <w:rPr>
              <w:noProof/>
              <w:color w:val="000000" w:themeColor="text1"/>
            </w:rPr>
          </w:rPrChange>
        </w:rPr>
        <w:t xml:space="preserve"> the data available</w:t>
      </w:r>
      <w:r w:rsidRPr="00A60A57">
        <w:rPr>
          <w:color w:val="0D0D0D" w:themeColor="text1" w:themeTint="F2"/>
          <w:sz w:val="22"/>
          <w:rPrChange w:id="16582" w:author="tao huang" w:date="2017-09-17T12:05:00Z">
            <w:rPr>
              <w:color w:val="000000" w:themeColor="text1"/>
            </w:rPr>
          </w:rPrChange>
        </w:rPr>
        <w:t>.</w:t>
      </w:r>
      <w:r w:rsidR="000F2F46" w:rsidRPr="00A60A57">
        <w:rPr>
          <w:color w:val="0D0D0D" w:themeColor="text1" w:themeTint="F2"/>
          <w:sz w:val="22"/>
          <w:rPrChange w:id="16583" w:author="tao huang" w:date="2017-09-17T12:05:00Z">
            <w:rPr>
              <w:color w:val="000000" w:themeColor="text1"/>
            </w:rPr>
          </w:rPrChange>
        </w:rPr>
        <w:t xml:space="preserve"> All the analysis and findings in this paper based on the IRI dataset are by the author and not by IRI company.</w:t>
      </w:r>
    </w:p>
    <w:p w14:paraId="6C585526" w14:textId="106AA347" w:rsidR="00E5745A" w:rsidRDefault="00E5745A">
      <w:pPr>
        <w:spacing w:after="0" w:line="360" w:lineRule="auto"/>
        <w:rPr>
          <w:ins w:id="16584" w:author="tao huang" w:date="2017-09-17T12:07:00Z"/>
          <w:rFonts w:cs="Times New Roman"/>
          <w:color w:val="0D0D0D" w:themeColor="text1" w:themeTint="F2"/>
          <w:sz w:val="22"/>
        </w:rPr>
      </w:pPr>
    </w:p>
    <w:p w14:paraId="11797DE6" w14:textId="1E1334ED" w:rsidR="00FB69CC" w:rsidDel="00FB69CC" w:rsidRDefault="00FB69CC">
      <w:pPr>
        <w:spacing w:after="0" w:line="360" w:lineRule="auto"/>
        <w:rPr>
          <w:del w:id="16585" w:author="tao huang" w:date="2017-09-17T12:07:00Z"/>
          <w:rFonts w:cs="Times New Roman"/>
          <w:color w:val="0D0D0D" w:themeColor="text1" w:themeTint="F2"/>
          <w:sz w:val="22"/>
        </w:rPr>
      </w:pPr>
    </w:p>
    <w:p w14:paraId="61E22ADB" w14:textId="615A739C" w:rsidR="00FB69CC" w:rsidRDefault="00FB69CC">
      <w:pPr>
        <w:spacing w:after="0" w:line="360" w:lineRule="auto"/>
        <w:rPr>
          <w:ins w:id="16586" w:author="tao huang" w:date="2017-09-17T12:07:00Z"/>
          <w:rFonts w:cs="Times New Roman"/>
          <w:color w:val="0D0D0D" w:themeColor="text1" w:themeTint="F2"/>
          <w:sz w:val="22"/>
        </w:rPr>
      </w:pPr>
    </w:p>
    <w:p w14:paraId="661207A7" w14:textId="2F4D5306" w:rsidR="00FB69CC" w:rsidRDefault="00FB69CC">
      <w:pPr>
        <w:spacing w:after="0" w:line="360" w:lineRule="auto"/>
        <w:rPr>
          <w:ins w:id="16587" w:author="tao huang" w:date="2017-09-17T12:07:00Z"/>
          <w:rFonts w:cs="Times New Roman"/>
          <w:color w:val="0D0D0D" w:themeColor="text1" w:themeTint="F2"/>
          <w:sz w:val="22"/>
        </w:rPr>
      </w:pPr>
    </w:p>
    <w:p w14:paraId="4476E43F" w14:textId="3A080772" w:rsidR="00FB69CC" w:rsidRDefault="00FB69CC">
      <w:pPr>
        <w:spacing w:after="0" w:line="360" w:lineRule="auto"/>
        <w:rPr>
          <w:ins w:id="16588" w:author="tao huang" w:date="2017-09-17T12:07:00Z"/>
          <w:rFonts w:cs="Times New Roman"/>
          <w:color w:val="0D0D0D" w:themeColor="text1" w:themeTint="F2"/>
          <w:sz w:val="22"/>
        </w:rPr>
      </w:pPr>
    </w:p>
    <w:p w14:paraId="61127814" w14:textId="64A25536" w:rsidR="00FB69CC" w:rsidRDefault="00FB69CC">
      <w:pPr>
        <w:spacing w:after="0" w:line="360" w:lineRule="auto"/>
        <w:rPr>
          <w:ins w:id="16589" w:author="tao huang" w:date="2017-09-17T12:07:00Z"/>
          <w:rFonts w:cs="Times New Roman"/>
          <w:color w:val="0D0D0D" w:themeColor="text1" w:themeTint="F2"/>
          <w:sz w:val="22"/>
        </w:rPr>
      </w:pPr>
    </w:p>
    <w:p w14:paraId="6573D191" w14:textId="16F27471" w:rsidR="00FF3278" w:rsidRPr="00A60A57" w:rsidDel="007A2744" w:rsidRDefault="00FF3278">
      <w:pPr>
        <w:spacing w:after="0" w:line="360" w:lineRule="auto"/>
        <w:rPr>
          <w:del w:id="16590" w:author="tao huang" w:date="2017-09-16T12:51:00Z"/>
          <w:rFonts w:cs="Times New Roman"/>
          <w:color w:val="0D0D0D" w:themeColor="text1" w:themeTint="F2"/>
          <w:sz w:val="22"/>
          <w:rPrChange w:id="16591" w:author="tao huang" w:date="2017-09-17T12:05:00Z">
            <w:rPr>
              <w:del w:id="16592" w:author="tao huang" w:date="2017-09-16T12:51:00Z"/>
              <w:rFonts w:cs="Times New Roman"/>
              <w:color w:val="000000" w:themeColor="text1"/>
              <w:szCs w:val="24"/>
            </w:rPr>
          </w:rPrChange>
        </w:rPr>
      </w:pPr>
      <w:bookmarkStart w:id="16593" w:name="_GoBack"/>
      <w:bookmarkEnd w:id="16593"/>
    </w:p>
    <w:p w14:paraId="273BA136" w14:textId="5BE2DE26" w:rsidR="005D18C8" w:rsidRPr="00A60A57" w:rsidDel="007A2744" w:rsidRDefault="005D18C8">
      <w:pPr>
        <w:spacing w:after="0" w:line="360" w:lineRule="auto"/>
        <w:rPr>
          <w:del w:id="16594" w:author="tao huang" w:date="2017-09-16T12:51:00Z"/>
          <w:rFonts w:cs="Times New Roman"/>
          <w:color w:val="0D0D0D" w:themeColor="text1" w:themeTint="F2"/>
          <w:sz w:val="22"/>
          <w:rPrChange w:id="16595" w:author="tao huang" w:date="2017-09-17T12:05:00Z">
            <w:rPr>
              <w:del w:id="16596" w:author="tao huang" w:date="2017-09-16T12:51:00Z"/>
              <w:rFonts w:cs="Times New Roman"/>
              <w:color w:val="000000" w:themeColor="text1"/>
              <w:szCs w:val="24"/>
            </w:rPr>
          </w:rPrChange>
        </w:rPr>
      </w:pPr>
    </w:p>
    <w:p w14:paraId="35A45FEC" w14:textId="2B1C0129" w:rsidR="004B26CC" w:rsidRPr="00A60A57" w:rsidDel="007A2744" w:rsidRDefault="004B26CC">
      <w:pPr>
        <w:spacing w:after="0" w:line="360" w:lineRule="auto"/>
        <w:rPr>
          <w:del w:id="16597" w:author="tao huang" w:date="2017-09-16T12:51:00Z"/>
          <w:rFonts w:cs="Times New Roman"/>
          <w:color w:val="0D0D0D" w:themeColor="text1" w:themeTint="F2"/>
          <w:sz w:val="22"/>
          <w:rPrChange w:id="16598" w:author="tao huang" w:date="2017-09-17T12:05:00Z">
            <w:rPr>
              <w:del w:id="16599" w:author="tao huang" w:date="2017-09-16T12:51:00Z"/>
              <w:rFonts w:cs="Times New Roman"/>
              <w:color w:val="000000" w:themeColor="text1"/>
              <w:szCs w:val="24"/>
            </w:rPr>
          </w:rPrChange>
        </w:rPr>
      </w:pPr>
    </w:p>
    <w:p w14:paraId="7E00A943" w14:textId="5667DD71" w:rsidR="004B26CC" w:rsidRPr="00A60A57" w:rsidDel="007A2744" w:rsidRDefault="004B26CC">
      <w:pPr>
        <w:spacing w:after="0" w:line="360" w:lineRule="auto"/>
        <w:rPr>
          <w:del w:id="16600" w:author="tao huang" w:date="2017-09-16T12:51:00Z"/>
          <w:rFonts w:cs="Times New Roman"/>
          <w:color w:val="0D0D0D" w:themeColor="text1" w:themeTint="F2"/>
          <w:sz w:val="22"/>
          <w:rPrChange w:id="16601" w:author="tao huang" w:date="2017-09-17T12:05:00Z">
            <w:rPr>
              <w:del w:id="16602" w:author="tao huang" w:date="2017-09-16T12:51:00Z"/>
              <w:rFonts w:cs="Times New Roman"/>
              <w:color w:val="000000" w:themeColor="text1"/>
              <w:szCs w:val="24"/>
            </w:rPr>
          </w:rPrChange>
        </w:rPr>
      </w:pPr>
    </w:p>
    <w:p w14:paraId="7A6A68F2" w14:textId="5D690FCA" w:rsidR="004B26CC" w:rsidRPr="00A60A57" w:rsidRDefault="00847E8F">
      <w:pPr>
        <w:spacing w:after="0" w:line="360" w:lineRule="auto"/>
        <w:rPr>
          <w:ins w:id="16603" w:author="tao huang" w:date="2017-09-13T16:49:00Z"/>
          <w:rFonts w:cs="Times New Roman"/>
          <w:b/>
          <w:color w:val="0D0D0D" w:themeColor="text1" w:themeTint="F2"/>
          <w:sz w:val="22"/>
          <w:rPrChange w:id="16604" w:author="tao huang" w:date="2017-09-17T12:05:00Z">
            <w:rPr>
              <w:ins w:id="16605" w:author="tao huang" w:date="2017-09-13T16:49:00Z"/>
              <w:rFonts w:cs="Times New Roman"/>
              <w:color w:val="000000" w:themeColor="text1"/>
              <w:sz w:val="22"/>
            </w:rPr>
          </w:rPrChange>
        </w:rPr>
      </w:pPr>
      <w:ins w:id="16606" w:author="tao huang" w:date="2017-09-13T16:49:00Z">
        <w:r w:rsidRPr="00A60A57">
          <w:rPr>
            <w:rFonts w:cs="Times New Roman"/>
            <w:b/>
            <w:color w:val="0D0D0D" w:themeColor="text1" w:themeTint="F2"/>
            <w:sz w:val="22"/>
            <w:rPrChange w:id="16607" w:author="tao huang" w:date="2017-09-17T12:05:00Z">
              <w:rPr>
                <w:rFonts w:cs="Times New Roman"/>
                <w:color w:val="000000" w:themeColor="text1"/>
                <w:sz w:val="22"/>
              </w:rPr>
            </w:rPrChange>
          </w:rPr>
          <w:t>Appendix</w:t>
        </w:r>
      </w:ins>
      <w:ins w:id="16608" w:author="tao huang" w:date="2017-09-15T21:27:00Z">
        <w:r w:rsidR="00006F2E" w:rsidRPr="00A60A57">
          <w:rPr>
            <w:rFonts w:cs="Times New Roman"/>
            <w:b/>
            <w:color w:val="0D0D0D" w:themeColor="text1" w:themeTint="F2"/>
            <w:sz w:val="22"/>
            <w:rPrChange w:id="16609" w:author="tao huang" w:date="2017-09-17T12:05:00Z">
              <w:rPr>
                <w:rFonts w:cs="Times New Roman"/>
                <w:b/>
                <w:color w:val="000000" w:themeColor="text1"/>
                <w:sz w:val="22"/>
              </w:rPr>
            </w:rPrChange>
          </w:rPr>
          <w:t xml:space="preserve"> A:</w:t>
        </w:r>
      </w:ins>
    </w:p>
    <w:p w14:paraId="7B5974B5" w14:textId="2EC7DA05" w:rsidR="00847E8F" w:rsidRPr="00A60A57" w:rsidRDefault="00847E8F">
      <w:pPr>
        <w:spacing w:after="0" w:line="360" w:lineRule="auto"/>
        <w:rPr>
          <w:rFonts w:cs="Times New Roman"/>
          <w:color w:val="0D0D0D" w:themeColor="text1" w:themeTint="F2"/>
          <w:sz w:val="22"/>
          <w:rPrChange w:id="16610" w:author="tao huang" w:date="2017-09-17T12:05:00Z">
            <w:rPr>
              <w:rFonts w:cs="Times New Roman"/>
              <w:color w:val="000000" w:themeColor="text1"/>
              <w:szCs w:val="24"/>
            </w:rPr>
          </w:rPrChange>
        </w:rPr>
      </w:pPr>
    </w:p>
    <w:p w14:paraId="41F3CDA5" w14:textId="07D05F53" w:rsidR="00E74BF1" w:rsidRPr="00A60A57" w:rsidRDefault="00E74BF1">
      <w:pPr>
        <w:spacing w:after="0" w:line="360" w:lineRule="auto"/>
        <w:rPr>
          <w:ins w:id="16611" w:author="tao huang" w:date="2017-09-13T16:50:00Z"/>
          <w:rFonts w:cs="Times New Roman"/>
          <w:color w:val="0D0D0D" w:themeColor="text1" w:themeTint="F2"/>
          <w:sz w:val="22"/>
          <w:rPrChange w:id="16612" w:author="tao huang" w:date="2017-09-17T12:05:00Z">
            <w:rPr>
              <w:ins w:id="16613" w:author="tao huang" w:date="2017-09-13T16:50:00Z"/>
              <w:rFonts w:cs="Times New Roman"/>
              <w:color w:val="000000" w:themeColor="text1"/>
              <w:sz w:val="22"/>
            </w:rPr>
          </w:rPrChange>
        </w:rPr>
      </w:pPr>
      <w:ins w:id="16614" w:author="tao huang" w:date="2017-09-13T16:50:00Z">
        <w:r w:rsidRPr="00A60A57">
          <w:rPr>
            <w:rFonts w:cs="Times New Roman"/>
            <w:color w:val="0D0D0D" w:themeColor="text1" w:themeTint="F2"/>
            <w:sz w:val="22"/>
            <w:rPrChange w:id="16615" w:author="tao huang" w:date="2017-09-17T12:05:00Z">
              <w:rPr>
                <w:rFonts w:cs="Times New Roman"/>
                <w:color w:val="000000" w:themeColor="text1"/>
                <w:sz w:val="22"/>
              </w:rPr>
            </w:rPrChange>
          </w:rPr>
          <w:t xml:space="preserve">In this Appendix, we illustrate the impact of </w:t>
        </w:r>
        <w:r w:rsidRPr="000A110D">
          <w:rPr>
            <w:rFonts w:cs="Times New Roman"/>
            <w:noProof/>
            <w:color w:val="0D0D0D" w:themeColor="text1" w:themeTint="F2"/>
            <w:sz w:val="22"/>
            <w:rPrChange w:id="16616" w:author="tao huang" w:date="2017-09-17T12:18:00Z">
              <w:rPr>
                <w:rFonts w:cs="Times New Roman"/>
                <w:color w:val="000000" w:themeColor="text1"/>
                <w:sz w:val="22"/>
              </w:rPr>
            </w:rPrChange>
          </w:rPr>
          <w:t>structural</w:t>
        </w:r>
        <w:r w:rsidRPr="00A60A57">
          <w:rPr>
            <w:rFonts w:cs="Times New Roman"/>
            <w:color w:val="0D0D0D" w:themeColor="text1" w:themeTint="F2"/>
            <w:sz w:val="22"/>
            <w:rPrChange w:id="16617" w:author="tao huang" w:date="2017-09-17T12:05:00Z">
              <w:rPr>
                <w:rFonts w:cs="Times New Roman"/>
                <w:color w:val="000000" w:themeColor="text1"/>
                <w:sz w:val="22"/>
              </w:rPr>
            </w:rPrChange>
          </w:rPr>
          <w:t xml:space="preserve"> break on forecasting accuracy with an example using simulation. For example, we construct a price variable </w:t>
        </w:r>
        <m:oMath>
          <m:sSub>
            <m:sSubPr>
              <m:ctrlPr>
                <w:rPr>
                  <w:rFonts w:ascii="Cambria Math" w:hAnsi="Cambria Math" w:cs="Times New Roman"/>
                  <w:i/>
                  <w:color w:val="0D0D0D" w:themeColor="text1" w:themeTint="F2"/>
                  <w:sz w:val="22"/>
                  <w:rPrChange w:id="16618"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16619" w:author="tao huang" w:date="2017-09-17T12:05:00Z">
                    <w:rPr>
                      <w:rFonts w:ascii="Cambria Math" w:hAnsi="Cambria Math" w:cs="Times New Roman"/>
                      <w:color w:val="000000" w:themeColor="text1"/>
                      <w:sz w:val="22"/>
                    </w:rPr>
                  </w:rPrChange>
                </w:rPr>
                <m:t>x</m:t>
              </m:r>
            </m:e>
            <m:sub>
              <m:r>
                <w:rPr>
                  <w:rFonts w:ascii="Cambria Math" w:hAnsi="Cambria Math" w:cs="Times New Roman"/>
                  <w:color w:val="0D0D0D" w:themeColor="text1" w:themeTint="F2"/>
                  <w:sz w:val="22"/>
                  <w:rPrChange w:id="16620" w:author="tao huang" w:date="2017-09-17T12:05:00Z">
                    <w:rPr>
                      <w:rFonts w:ascii="Cambria Math" w:hAnsi="Cambria Math" w:cs="Times New Roman"/>
                      <w:color w:val="000000" w:themeColor="text1"/>
                      <w:sz w:val="22"/>
                    </w:rPr>
                  </w:rPrChange>
                </w:rPr>
                <m:t>t</m:t>
              </m:r>
            </m:sub>
          </m:sSub>
        </m:oMath>
        <w:r w:rsidRPr="00A60A57">
          <w:rPr>
            <w:rFonts w:cs="Times New Roman"/>
            <w:color w:val="0D0D0D" w:themeColor="text1" w:themeTint="F2"/>
            <w:sz w:val="22"/>
            <w:rPrChange w:id="16621" w:author="tao huang" w:date="2017-09-17T12:05:00Z">
              <w:rPr>
                <w:rFonts w:cs="Times New Roman"/>
                <w:color w:val="000000" w:themeColor="text1"/>
                <w:sz w:val="22"/>
              </w:rPr>
            </w:rPrChange>
          </w:rPr>
          <w:t xml:space="preserve"> with its values being 2.99 for most of the observations (say, weeks) but occasionally reduced to 2.29 or 1.99</w:t>
        </w:r>
        <w:r w:rsidRPr="00A60A57">
          <w:rPr>
            <w:rStyle w:val="FootnoteReference"/>
            <w:rFonts w:cs="Times New Roman"/>
            <w:color w:val="0D0D0D" w:themeColor="text1" w:themeTint="F2"/>
            <w:sz w:val="22"/>
            <w:rPrChange w:id="16622" w:author="tao huang" w:date="2017-09-17T12:05:00Z">
              <w:rPr>
                <w:rStyle w:val="FootnoteReference"/>
                <w:rFonts w:cs="Times New Roman"/>
                <w:color w:val="000000" w:themeColor="text1"/>
                <w:sz w:val="22"/>
              </w:rPr>
            </w:rPrChange>
          </w:rPr>
          <w:footnoteReference w:id="20"/>
        </w:r>
        <w:r w:rsidRPr="00A60A57">
          <w:rPr>
            <w:rFonts w:cs="Times New Roman"/>
            <w:color w:val="0D0D0D" w:themeColor="text1" w:themeTint="F2"/>
            <w:sz w:val="22"/>
            <w:rPrChange w:id="16625" w:author="tao huang" w:date="2017-09-17T12:05:00Z">
              <w:rPr>
                <w:rFonts w:cs="Times New Roman"/>
                <w:color w:val="000000" w:themeColor="text1"/>
                <w:sz w:val="22"/>
              </w:rPr>
            </w:rPrChange>
          </w:rPr>
          <w:t xml:space="preserve">. We assume </w:t>
        </w:r>
      </w:ins>
      <w:ins w:id="16626" w:author="tao huang" w:date="2017-09-14T18:39:00Z">
        <w:r w:rsidR="00677DB1" w:rsidRPr="00A60A57">
          <w:rPr>
            <w:rFonts w:cs="Times New Roman"/>
            <w:color w:val="0D0D0D" w:themeColor="text1" w:themeTint="F2"/>
            <w:sz w:val="22"/>
            <w:rPrChange w:id="16627" w:author="tao huang" w:date="2017-09-17T12:05:00Z">
              <w:rPr>
                <w:rFonts w:cs="Times New Roman"/>
                <w:color w:val="000000" w:themeColor="text1"/>
                <w:sz w:val="22"/>
              </w:rPr>
            </w:rPrChange>
          </w:rPr>
          <w:t xml:space="preserve">the following </w:t>
        </w:r>
      </w:ins>
      <w:ins w:id="16628" w:author="tao huang" w:date="2017-09-14T18:40:00Z">
        <w:r w:rsidR="00677DB1" w:rsidRPr="00A60A57">
          <w:rPr>
            <w:rFonts w:cs="Times New Roman"/>
            <w:color w:val="0D0D0D" w:themeColor="text1" w:themeTint="F2"/>
            <w:sz w:val="22"/>
            <w:rPrChange w:id="16629" w:author="tao huang" w:date="2017-09-17T12:05:00Z">
              <w:rPr>
                <w:rFonts w:cs="Times New Roman"/>
                <w:color w:val="000000" w:themeColor="text1"/>
                <w:sz w:val="22"/>
              </w:rPr>
            </w:rPrChange>
          </w:rPr>
          <w:t>true product sales</w:t>
        </w:r>
      </w:ins>
      <w:ins w:id="16630" w:author="tao huang" w:date="2017-09-13T16:50:00Z">
        <w:r w:rsidRPr="00A60A57">
          <w:rPr>
            <w:rStyle w:val="FootnoteReference"/>
            <w:rFonts w:cs="Times New Roman"/>
            <w:color w:val="0D0D0D" w:themeColor="text1" w:themeTint="F2"/>
            <w:sz w:val="22"/>
            <w:rPrChange w:id="16631" w:author="tao huang" w:date="2017-09-17T12:05:00Z">
              <w:rPr>
                <w:rStyle w:val="FootnoteReference"/>
                <w:rFonts w:cs="Times New Roman"/>
                <w:color w:val="000000" w:themeColor="text1"/>
                <w:sz w:val="22"/>
              </w:rPr>
            </w:rPrChange>
          </w:rPr>
          <w:footnoteReference w:id="21"/>
        </w:r>
        <w:r w:rsidRPr="00A60A57">
          <w:rPr>
            <w:rFonts w:cs="Times New Roman"/>
            <w:color w:val="0D0D0D" w:themeColor="text1" w:themeTint="F2"/>
            <w:sz w:val="22"/>
            <w:rPrChange w:id="16634" w:author="tao huang" w:date="2017-09-17T12:05:00Z">
              <w:rPr>
                <w:rFonts w:cs="Times New Roman"/>
                <w:color w:val="000000" w:themeColor="text1"/>
                <w:sz w:val="22"/>
              </w:rPr>
            </w:rPrChange>
          </w:rPr>
          <w:t>:</w:t>
        </w:r>
      </w:ins>
    </w:p>
    <w:p w14:paraId="412511CD" w14:textId="77777777" w:rsidR="00E74BF1" w:rsidRPr="00A60A57" w:rsidRDefault="00F65496">
      <w:pPr>
        <w:spacing w:after="0" w:line="360" w:lineRule="auto"/>
        <w:jc w:val="center"/>
        <w:rPr>
          <w:ins w:id="16635" w:author="tao huang" w:date="2017-09-13T16:50:00Z"/>
          <w:rFonts w:cs="Times New Roman"/>
          <w:color w:val="0D0D0D" w:themeColor="text1" w:themeTint="F2"/>
          <w:sz w:val="22"/>
          <w:rPrChange w:id="16636" w:author="tao huang" w:date="2017-09-17T12:05:00Z">
            <w:rPr>
              <w:ins w:id="16637" w:author="tao huang" w:date="2017-09-13T16:50:00Z"/>
              <w:rFonts w:cs="Times New Roman"/>
              <w:color w:val="000000" w:themeColor="text1"/>
              <w:sz w:val="22"/>
            </w:rPr>
          </w:rPrChange>
        </w:rPr>
      </w:pPr>
      <m:oMath>
        <m:sSub>
          <m:sSubPr>
            <m:ctrlPr>
              <w:ins w:id="16638" w:author="tao huang" w:date="2017-09-13T16:50:00Z">
                <w:rPr>
                  <w:rFonts w:ascii="Cambria Math" w:hAnsi="Cambria Math" w:cs="Times New Roman"/>
                  <w:i/>
                  <w:color w:val="0D0D0D" w:themeColor="text1" w:themeTint="F2"/>
                  <w:sz w:val="22"/>
                  <w:rPrChange w:id="16639" w:author="tao huang" w:date="2017-09-17T12:05:00Z">
                    <w:rPr>
                      <w:rFonts w:ascii="Cambria Math" w:hAnsi="Cambria Math" w:cs="Times New Roman"/>
                      <w:i/>
                      <w:color w:val="385623" w:themeColor="accent6" w:themeShade="80"/>
                      <w:sz w:val="22"/>
                    </w:rPr>
                  </w:rPrChange>
                </w:rPr>
              </w:ins>
            </m:ctrlPr>
          </m:sSubPr>
          <m:e>
            <m:r>
              <w:ins w:id="16640" w:author="tao huang" w:date="2017-09-13T16:50:00Z">
                <w:rPr>
                  <w:rFonts w:ascii="Cambria Math" w:hAnsi="Cambria Math" w:cs="Times New Roman"/>
                  <w:color w:val="0D0D0D" w:themeColor="text1" w:themeTint="F2"/>
                  <w:sz w:val="22"/>
                  <w:rPrChange w:id="16641" w:author="tao huang" w:date="2017-09-17T12:05:00Z">
                    <w:rPr>
                      <w:rFonts w:ascii="Cambria Math" w:hAnsi="Cambria Math" w:cs="Times New Roman"/>
                      <w:color w:val="000000" w:themeColor="text1"/>
                      <w:sz w:val="22"/>
                    </w:rPr>
                  </w:rPrChange>
                </w:rPr>
                <m:t>y</m:t>
              </w:ins>
            </m:r>
          </m:e>
          <m:sub>
            <m:r>
              <w:ins w:id="16642" w:author="tao huang" w:date="2017-09-13T16:50:00Z">
                <w:rPr>
                  <w:rFonts w:ascii="Cambria Math" w:hAnsi="Cambria Math" w:cs="Times New Roman"/>
                  <w:color w:val="0D0D0D" w:themeColor="text1" w:themeTint="F2"/>
                  <w:sz w:val="22"/>
                  <w:rPrChange w:id="16643" w:author="tao huang" w:date="2017-09-17T12:05:00Z">
                    <w:rPr>
                      <w:rFonts w:ascii="Cambria Math" w:hAnsi="Cambria Math" w:cs="Times New Roman"/>
                      <w:color w:val="000000" w:themeColor="text1"/>
                      <w:sz w:val="22"/>
                    </w:rPr>
                  </w:rPrChange>
                </w:rPr>
                <m:t>t</m:t>
              </w:ins>
            </m:r>
          </m:sub>
        </m:sSub>
        <m:r>
          <w:ins w:id="16644" w:author="tao huang" w:date="2017-09-13T16:50:00Z">
            <w:rPr>
              <w:rFonts w:ascii="Cambria Math" w:hAnsi="Cambria Math" w:cs="Times New Roman"/>
              <w:color w:val="0D0D0D" w:themeColor="text1" w:themeTint="F2"/>
              <w:sz w:val="22"/>
              <w:rPrChange w:id="16645" w:author="tao huang" w:date="2017-09-17T12:05:00Z">
                <w:rPr>
                  <w:rFonts w:ascii="Cambria Math" w:hAnsi="Cambria Math" w:cs="Times New Roman"/>
                  <w:color w:val="000000" w:themeColor="text1"/>
                  <w:sz w:val="22"/>
                </w:rPr>
              </w:rPrChange>
            </w:rPr>
            <m:t>=10-1.5</m:t>
          </w:ins>
        </m:r>
        <m:sSub>
          <m:sSubPr>
            <m:ctrlPr>
              <w:ins w:id="16646" w:author="tao huang" w:date="2017-09-13T16:50:00Z">
                <w:rPr>
                  <w:rFonts w:ascii="Cambria Math" w:hAnsi="Cambria Math" w:cs="Times New Roman"/>
                  <w:i/>
                  <w:color w:val="0D0D0D" w:themeColor="text1" w:themeTint="F2"/>
                  <w:sz w:val="22"/>
                  <w:rPrChange w:id="16647" w:author="tao huang" w:date="2017-09-17T12:05:00Z">
                    <w:rPr>
                      <w:rFonts w:ascii="Cambria Math" w:hAnsi="Cambria Math" w:cs="Times New Roman"/>
                      <w:i/>
                      <w:color w:val="385623" w:themeColor="accent6" w:themeShade="80"/>
                      <w:sz w:val="22"/>
                    </w:rPr>
                  </w:rPrChange>
                </w:rPr>
              </w:ins>
            </m:ctrlPr>
          </m:sSubPr>
          <m:e>
            <m:r>
              <w:ins w:id="16648" w:author="tao huang" w:date="2017-09-13T16:50:00Z">
                <w:rPr>
                  <w:rFonts w:ascii="Cambria Math" w:hAnsi="Cambria Math" w:cs="Times New Roman"/>
                  <w:color w:val="0D0D0D" w:themeColor="text1" w:themeTint="F2"/>
                  <w:sz w:val="22"/>
                  <w:rPrChange w:id="16649" w:author="tao huang" w:date="2017-09-17T12:05:00Z">
                    <w:rPr>
                      <w:rFonts w:ascii="Cambria Math" w:hAnsi="Cambria Math" w:cs="Times New Roman"/>
                      <w:color w:val="000000" w:themeColor="text1"/>
                      <w:sz w:val="22"/>
                    </w:rPr>
                  </w:rPrChange>
                </w:rPr>
                <m:t>x</m:t>
              </w:ins>
            </m:r>
          </m:e>
          <m:sub>
            <m:r>
              <w:ins w:id="16650" w:author="tao huang" w:date="2017-09-13T16:50:00Z">
                <w:rPr>
                  <w:rFonts w:ascii="Cambria Math" w:hAnsi="Cambria Math" w:cs="Times New Roman"/>
                  <w:color w:val="0D0D0D" w:themeColor="text1" w:themeTint="F2"/>
                  <w:sz w:val="22"/>
                  <w:rPrChange w:id="16651" w:author="tao huang" w:date="2017-09-17T12:05:00Z">
                    <w:rPr>
                      <w:rFonts w:ascii="Cambria Math" w:hAnsi="Cambria Math" w:cs="Times New Roman"/>
                      <w:color w:val="000000" w:themeColor="text1"/>
                      <w:sz w:val="22"/>
                    </w:rPr>
                  </w:rPrChange>
                </w:rPr>
                <m:t>t</m:t>
              </w:ins>
            </m:r>
          </m:sub>
        </m:sSub>
        <m:r>
          <w:ins w:id="16652" w:author="tao huang" w:date="2017-09-13T16:50:00Z">
            <w:rPr>
              <w:rFonts w:ascii="Cambria Math" w:hAnsi="Cambria Math" w:cs="Times New Roman"/>
              <w:color w:val="0D0D0D" w:themeColor="text1" w:themeTint="F2"/>
              <w:sz w:val="22"/>
              <w:rPrChange w:id="16653" w:author="tao huang" w:date="2017-09-17T12:05:00Z">
                <w:rPr>
                  <w:rFonts w:ascii="Cambria Math" w:hAnsi="Cambria Math" w:cs="Times New Roman"/>
                  <w:color w:val="000000" w:themeColor="text1"/>
                  <w:sz w:val="22"/>
                </w:rPr>
              </w:rPrChange>
            </w:rPr>
            <m:t>+</m:t>
          </w:ins>
        </m:r>
        <m:sSub>
          <m:sSubPr>
            <m:ctrlPr>
              <w:ins w:id="16654" w:author="tao huang" w:date="2017-09-13T16:50:00Z">
                <w:rPr>
                  <w:rFonts w:ascii="Cambria Math" w:hAnsi="Cambria Math" w:cs="Times New Roman"/>
                  <w:i/>
                  <w:color w:val="0D0D0D" w:themeColor="text1" w:themeTint="F2"/>
                  <w:sz w:val="22"/>
                  <w:rPrChange w:id="16655" w:author="tao huang" w:date="2017-09-17T12:05:00Z">
                    <w:rPr>
                      <w:rFonts w:ascii="Cambria Math" w:hAnsi="Cambria Math" w:cs="Times New Roman"/>
                      <w:i/>
                      <w:color w:val="385623" w:themeColor="accent6" w:themeShade="80"/>
                      <w:sz w:val="22"/>
                    </w:rPr>
                  </w:rPrChange>
                </w:rPr>
              </w:ins>
            </m:ctrlPr>
          </m:sSubPr>
          <m:e>
            <m:r>
              <w:ins w:id="16656" w:author="tao huang" w:date="2017-09-13T16:50:00Z">
                <w:rPr>
                  <w:rFonts w:ascii="Cambria Math" w:hAnsi="Cambria Math" w:cs="Times New Roman"/>
                  <w:color w:val="0D0D0D" w:themeColor="text1" w:themeTint="F2"/>
                  <w:sz w:val="22"/>
                  <w:rPrChange w:id="16657" w:author="tao huang" w:date="2017-09-17T12:05:00Z">
                    <w:rPr>
                      <w:rFonts w:ascii="Cambria Math" w:hAnsi="Cambria Math" w:cs="Times New Roman"/>
                      <w:color w:val="000000" w:themeColor="text1"/>
                      <w:sz w:val="22"/>
                    </w:rPr>
                  </w:rPrChange>
                </w:rPr>
                <m:t>u</m:t>
              </w:ins>
            </m:r>
          </m:e>
          <m:sub>
            <m:r>
              <w:ins w:id="16658" w:author="tao huang" w:date="2017-09-13T16:50:00Z">
                <w:rPr>
                  <w:rFonts w:ascii="Cambria Math" w:hAnsi="Cambria Math" w:cs="Times New Roman"/>
                  <w:color w:val="0D0D0D" w:themeColor="text1" w:themeTint="F2"/>
                  <w:sz w:val="22"/>
                  <w:rPrChange w:id="16659" w:author="tao huang" w:date="2017-09-17T12:05:00Z">
                    <w:rPr>
                      <w:rFonts w:ascii="Cambria Math" w:hAnsi="Cambria Math" w:cs="Times New Roman"/>
                      <w:color w:val="000000" w:themeColor="text1"/>
                      <w:sz w:val="22"/>
                    </w:rPr>
                  </w:rPrChange>
                </w:rPr>
                <m:t>t</m:t>
              </w:ins>
            </m:r>
          </m:sub>
        </m:sSub>
      </m:oMath>
      <w:ins w:id="16660" w:author="tao huang" w:date="2017-09-13T16:50:00Z">
        <w:r w:rsidR="00E74BF1" w:rsidRPr="00A60A57">
          <w:rPr>
            <w:rFonts w:cs="Times New Roman"/>
            <w:color w:val="0D0D0D" w:themeColor="text1" w:themeTint="F2"/>
            <w:sz w:val="22"/>
            <w:rPrChange w:id="16661" w:author="tao huang" w:date="2017-09-17T12:05:00Z">
              <w:rPr>
                <w:rFonts w:cs="Times New Roman"/>
                <w:color w:val="000000" w:themeColor="text1"/>
                <w:sz w:val="22"/>
              </w:rPr>
            </w:rPrChange>
          </w:rPr>
          <w:t xml:space="preserve">, </w:t>
        </w:r>
        <m:oMath>
          <m:sSub>
            <m:sSubPr>
              <m:ctrlPr>
                <w:rPr>
                  <w:rFonts w:ascii="Cambria Math" w:hAnsi="Cambria Math" w:cs="Times New Roman"/>
                  <w:i/>
                  <w:color w:val="0D0D0D" w:themeColor="text1" w:themeTint="F2"/>
                  <w:sz w:val="22"/>
                  <w:rPrChange w:id="16662"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16663" w:author="tao huang" w:date="2017-09-17T12:05:00Z">
                    <w:rPr>
                      <w:rFonts w:ascii="Cambria Math" w:hAnsi="Cambria Math" w:cs="Times New Roman"/>
                      <w:color w:val="000000" w:themeColor="text1"/>
                      <w:sz w:val="22"/>
                    </w:rPr>
                  </w:rPrChange>
                </w:rPr>
                <m:t>u</m:t>
              </m:r>
            </m:e>
            <m:sub>
              <m:r>
                <w:rPr>
                  <w:rFonts w:ascii="Cambria Math" w:hAnsi="Cambria Math" w:cs="Times New Roman"/>
                  <w:color w:val="0D0D0D" w:themeColor="text1" w:themeTint="F2"/>
                  <w:sz w:val="22"/>
                  <w:rPrChange w:id="16664" w:author="tao huang" w:date="2017-09-17T12:05:00Z">
                    <w:rPr>
                      <w:rFonts w:ascii="Cambria Math" w:hAnsi="Cambria Math" w:cs="Times New Roman"/>
                      <w:color w:val="000000" w:themeColor="text1"/>
                      <w:sz w:val="22"/>
                    </w:rPr>
                  </w:rPrChange>
                </w:rPr>
                <m:t>t</m:t>
              </m:r>
            </m:sub>
          </m:sSub>
          <m:r>
            <w:rPr>
              <w:rFonts w:ascii="Cambria Math" w:hAnsi="Cambria Math" w:cs="Times New Roman"/>
              <w:color w:val="0D0D0D" w:themeColor="text1" w:themeTint="F2"/>
              <w:sz w:val="22"/>
              <w:rPrChange w:id="16665" w:author="tao huang" w:date="2017-09-17T12:05:00Z">
                <w:rPr>
                  <w:rFonts w:ascii="Cambria Math" w:hAnsi="Cambria Math" w:cs="Times New Roman"/>
                  <w:color w:val="000000" w:themeColor="text1"/>
                  <w:sz w:val="22"/>
                </w:rPr>
              </w:rPrChange>
            </w:rPr>
            <m:t>~</m:t>
          </m:r>
          <m:r>
            <m:rPr>
              <m:sty m:val="p"/>
            </m:rPr>
            <w:rPr>
              <w:rFonts w:ascii="Cambria Math" w:hAnsi="Cambria Math" w:cs="Times New Roman"/>
              <w:color w:val="0D0D0D" w:themeColor="text1" w:themeTint="F2"/>
              <w:sz w:val="22"/>
              <w:rPrChange w:id="16666" w:author="tao huang" w:date="2017-09-17T12:05:00Z">
                <w:rPr>
                  <w:rFonts w:ascii="Cambria Math" w:hAnsi="Cambria Math" w:cs="Times New Roman"/>
                  <w:color w:val="000000" w:themeColor="text1"/>
                  <w:sz w:val="22"/>
                </w:rPr>
              </w:rPrChange>
            </w:rPr>
            <m:t>NID</m:t>
          </m:r>
          <m:r>
            <w:rPr>
              <w:rFonts w:ascii="Cambria Math" w:hAnsi="Cambria Math" w:cs="Times New Roman"/>
              <w:color w:val="0D0D0D" w:themeColor="text1" w:themeTint="F2"/>
              <w:sz w:val="22"/>
              <w:rPrChange w:id="16667" w:author="tao huang" w:date="2017-09-17T12:05:00Z">
                <w:rPr>
                  <w:rFonts w:ascii="Cambria Math" w:hAnsi="Cambria Math" w:cs="Times New Roman"/>
                  <w:color w:val="000000" w:themeColor="text1"/>
                  <w:sz w:val="22"/>
                </w:rPr>
              </w:rPrChange>
            </w:rPr>
            <m:t>(0,0.1)</m:t>
          </m:r>
        </m:oMath>
        <w:r w:rsidR="00E74BF1" w:rsidRPr="00A60A57">
          <w:rPr>
            <w:rFonts w:cs="Times New Roman"/>
            <w:color w:val="0D0D0D" w:themeColor="text1" w:themeTint="F2"/>
            <w:sz w:val="22"/>
            <w:rPrChange w:id="16668" w:author="tao huang" w:date="2017-09-17T12:05:00Z">
              <w:rPr>
                <w:rFonts w:cs="Times New Roman"/>
                <w:color w:val="000000" w:themeColor="text1"/>
                <w:sz w:val="22"/>
              </w:rPr>
            </w:rPrChange>
          </w:rPr>
          <w:t xml:space="preserve">, when </w:t>
        </w:r>
        <m:oMath>
          <m:r>
            <w:rPr>
              <w:rFonts w:ascii="Cambria Math" w:hAnsi="Cambria Math" w:cs="Times New Roman"/>
              <w:color w:val="0D0D0D" w:themeColor="text1" w:themeTint="F2"/>
              <w:sz w:val="22"/>
              <w:rPrChange w:id="16669" w:author="tao huang" w:date="2017-09-17T12:05:00Z">
                <w:rPr>
                  <w:rFonts w:ascii="Cambria Math" w:hAnsi="Cambria Math" w:cs="Times New Roman"/>
                  <w:color w:val="000000" w:themeColor="text1"/>
                  <w:sz w:val="22"/>
                </w:rPr>
              </w:rPrChange>
            </w:rPr>
            <m:t>t&lt;25</m:t>
          </m:r>
        </m:oMath>
      </w:ins>
    </w:p>
    <w:p w14:paraId="4628BDAA" w14:textId="77777777" w:rsidR="00E74BF1" w:rsidRPr="00A60A57" w:rsidRDefault="00F65496">
      <w:pPr>
        <w:spacing w:after="0" w:line="360" w:lineRule="auto"/>
        <w:jc w:val="center"/>
        <w:rPr>
          <w:ins w:id="16670" w:author="tao huang" w:date="2017-09-13T16:50:00Z"/>
          <w:rFonts w:cs="Times New Roman"/>
          <w:color w:val="0D0D0D" w:themeColor="text1" w:themeTint="F2"/>
          <w:sz w:val="22"/>
          <w:rPrChange w:id="16671" w:author="tao huang" w:date="2017-09-17T12:05:00Z">
            <w:rPr>
              <w:ins w:id="16672" w:author="tao huang" w:date="2017-09-13T16:50:00Z"/>
              <w:rFonts w:cs="Times New Roman"/>
              <w:color w:val="000000" w:themeColor="text1"/>
              <w:sz w:val="22"/>
            </w:rPr>
          </w:rPrChange>
        </w:rPr>
      </w:pPr>
      <m:oMath>
        <m:sSub>
          <m:sSubPr>
            <m:ctrlPr>
              <w:ins w:id="16673" w:author="tao huang" w:date="2017-09-13T16:50:00Z">
                <w:rPr>
                  <w:rFonts w:ascii="Cambria Math" w:hAnsi="Cambria Math" w:cs="Times New Roman"/>
                  <w:i/>
                  <w:color w:val="0D0D0D" w:themeColor="text1" w:themeTint="F2"/>
                  <w:sz w:val="22"/>
                  <w:rPrChange w:id="16674" w:author="tao huang" w:date="2017-09-17T12:05:00Z">
                    <w:rPr>
                      <w:rFonts w:ascii="Cambria Math" w:hAnsi="Cambria Math" w:cs="Times New Roman"/>
                      <w:i/>
                      <w:color w:val="385623" w:themeColor="accent6" w:themeShade="80"/>
                      <w:sz w:val="22"/>
                    </w:rPr>
                  </w:rPrChange>
                </w:rPr>
              </w:ins>
            </m:ctrlPr>
          </m:sSubPr>
          <m:e>
            <m:r>
              <w:ins w:id="16675" w:author="tao huang" w:date="2017-09-13T16:50:00Z">
                <w:rPr>
                  <w:rFonts w:ascii="Cambria Math" w:hAnsi="Cambria Math" w:cs="Times New Roman"/>
                  <w:color w:val="0D0D0D" w:themeColor="text1" w:themeTint="F2"/>
                  <w:sz w:val="22"/>
                  <w:rPrChange w:id="16676" w:author="tao huang" w:date="2017-09-17T12:05:00Z">
                    <w:rPr>
                      <w:rFonts w:ascii="Cambria Math" w:hAnsi="Cambria Math" w:cs="Times New Roman"/>
                      <w:color w:val="000000" w:themeColor="text1"/>
                      <w:sz w:val="22"/>
                    </w:rPr>
                  </w:rPrChange>
                </w:rPr>
                <m:t>y</m:t>
              </w:ins>
            </m:r>
          </m:e>
          <m:sub>
            <m:r>
              <w:ins w:id="16677" w:author="tao huang" w:date="2017-09-13T16:50:00Z">
                <w:rPr>
                  <w:rFonts w:ascii="Cambria Math" w:hAnsi="Cambria Math" w:cs="Times New Roman"/>
                  <w:color w:val="0D0D0D" w:themeColor="text1" w:themeTint="F2"/>
                  <w:sz w:val="22"/>
                  <w:rPrChange w:id="16678" w:author="tao huang" w:date="2017-09-17T12:05:00Z">
                    <w:rPr>
                      <w:rFonts w:ascii="Cambria Math" w:hAnsi="Cambria Math" w:cs="Times New Roman"/>
                      <w:color w:val="000000" w:themeColor="text1"/>
                      <w:sz w:val="22"/>
                    </w:rPr>
                  </w:rPrChange>
                </w:rPr>
                <m:t>t</m:t>
              </w:ins>
            </m:r>
          </m:sub>
        </m:sSub>
        <m:r>
          <w:ins w:id="16679" w:author="tao huang" w:date="2017-09-13T16:50:00Z">
            <w:rPr>
              <w:rFonts w:ascii="Cambria Math" w:hAnsi="Cambria Math" w:cs="Times New Roman"/>
              <w:color w:val="0D0D0D" w:themeColor="text1" w:themeTint="F2"/>
              <w:sz w:val="22"/>
              <w:rPrChange w:id="16680" w:author="tao huang" w:date="2017-09-17T12:05:00Z">
                <w:rPr>
                  <w:rFonts w:ascii="Cambria Math" w:hAnsi="Cambria Math" w:cs="Times New Roman"/>
                  <w:color w:val="000000" w:themeColor="text1"/>
                  <w:sz w:val="22"/>
                </w:rPr>
              </w:rPrChange>
            </w:rPr>
            <m:t>=10-0.7</m:t>
          </w:ins>
        </m:r>
        <m:sSub>
          <m:sSubPr>
            <m:ctrlPr>
              <w:ins w:id="16681" w:author="tao huang" w:date="2017-09-13T16:50:00Z">
                <w:rPr>
                  <w:rFonts w:ascii="Cambria Math" w:hAnsi="Cambria Math" w:cs="Times New Roman"/>
                  <w:i/>
                  <w:color w:val="0D0D0D" w:themeColor="text1" w:themeTint="F2"/>
                  <w:sz w:val="22"/>
                  <w:rPrChange w:id="16682" w:author="tao huang" w:date="2017-09-17T12:05:00Z">
                    <w:rPr>
                      <w:rFonts w:ascii="Cambria Math" w:hAnsi="Cambria Math" w:cs="Times New Roman"/>
                      <w:i/>
                      <w:color w:val="385623" w:themeColor="accent6" w:themeShade="80"/>
                      <w:sz w:val="22"/>
                    </w:rPr>
                  </w:rPrChange>
                </w:rPr>
              </w:ins>
            </m:ctrlPr>
          </m:sSubPr>
          <m:e>
            <m:r>
              <w:ins w:id="16683" w:author="tao huang" w:date="2017-09-13T16:50:00Z">
                <w:rPr>
                  <w:rFonts w:ascii="Cambria Math" w:hAnsi="Cambria Math" w:cs="Times New Roman"/>
                  <w:color w:val="0D0D0D" w:themeColor="text1" w:themeTint="F2"/>
                  <w:sz w:val="22"/>
                  <w:rPrChange w:id="16684" w:author="tao huang" w:date="2017-09-17T12:05:00Z">
                    <w:rPr>
                      <w:rFonts w:ascii="Cambria Math" w:hAnsi="Cambria Math" w:cs="Times New Roman"/>
                      <w:color w:val="000000" w:themeColor="text1"/>
                      <w:sz w:val="22"/>
                    </w:rPr>
                  </w:rPrChange>
                </w:rPr>
                <m:t>x</m:t>
              </w:ins>
            </m:r>
          </m:e>
          <m:sub>
            <m:r>
              <w:ins w:id="16685" w:author="tao huang" w:date="2017-09-13T16:50:00Z">
                <w:rPr>
                  <w:rFonts w:ascii="Cambria Math" w:hAnsi="Cambria Math" w:cs="Times New Roman"/>
                  <w:color w:val="0D0D0D" w:themeColor="text1" w:themeTint="F2"/>
                  <w:sz w:val="22"/>
                  <w:rPrChange w:id="16686" w:author="tao huang" w:date="2017-09-17T12:05:00Z">
                    <w:rPr>
                      <w:rFonts w:ascii="Cambria Math" w:hAnsi="Cambria Math" w:cs="Times New Roman"/>
                      <w:color w:val="000000" w:themeColor="text1"/>
                      <w:sz w:val="22"/>
                    </w:rPr>
                  </w:rPrChange>
                </w:rPr>
                <m:t>t</m:t>
              </w:ins>
            </m:r>
          </m:sub>
        </m:sSub>
        <m:r>
          <w:ins w:id="16687" w:author="tao huang" w:date="2017-09-13T16:50:00Z">
            <w:rPr>
              <w:rFonts w:ascii="Cambria Math" w:hAnsi="Cambria Math" w:cs="Times New Roman"/>
              <w:color w:val="0D0D0D" w:themeColor="text1" w:themeTint="F2"/>
              <w:sz w:val="22"/>
              <w:rPrChange w:id="16688" w:author="tao huang" w:date="2017-09-17T12:05:00Z">
                <w:rPr>
                  <w:rFonts w:ascii="Cambria Math" w:hAnsi="Cambria Math" w:cs="Times New Roman"/>
                  <w:color w:val="000000" w:themeColor="text1"/>
                  <w:sz w:val="22"/>
                </w:rPr>
              </w:rPrChange>
            </w:rPr>
            <m:t>+</m:t>
          </w:ins>
        </m:r>
        <m:sSub>
          <m:sSubPr>
            <m:ctrlPr>
              <w:ins w:id="16689" w:author="tao huang" w:date="2017-09-13T16:50:00Z">
                <w:rPr>
                  <w:rFonts w:ascii="Cambria Math" w:hAnsi="Cambria Math" w:cs="Times New Roman"/>
                  <w:i/>
                  <w:color w:val="0D0D0D" w:themeColor="text1" w:themeTint="F2"/>
                  <w:sz w:val="22"/>
                  <w:rPrChange w:id="16690" w:author="tao huang" w:date="2017-09-17T12:05:00Z">
                    <w:rPr>
                      <w:rFonts w:ascii="Cambria Math" w:hAnsi="Cambria Math" w:cs="Times New Roman"/>
                      <w:i/>
                      <w:color w:val="385623" w:themeColor="accent6" w:themeShade="80"/>
                      <w:sz w:val="22"/>
                    </w:rPr>
                  </w:rPrChange>
                </w:rPr>
              </w:ins>
            </m:ctrlPr>
          </m:sSubPr>
          <m:e>
            <m:r>
              <w:ins w:id="16691" w:author="tao huang" w:date="2017-09-13T16:50:00Z">
                <w:rPr>
                  <w:rFonts w:ascii="Cambria Math" w:hAnsi="Cambria Math" w:cs="Times New Roman"/>
                  <w:color w:val="0D0D0D" w:themeColor="text1" w:themeTint="F2"/>
                  <w:sz w:val="22"/>
                  <w:rPrChange w:id="16692" w:author="tao huang" w:date="2017-09-17T12:05:00Z">
                    <w:rPr>
                      <w:rFonts w:ascii="Cambria Math" w:hAnsi="Cambria Math" w:cs="Times New Roman"/>
                      <w:color w:val="000000" w:themeColor="text1"/>
                      <w:sz w:val="22"/>
                    </w:rPr>
                  </w:rPrChange>
                </w:rPr>
                <m:t>u</m:t>
              </w:ins>
            </m:r>
          </m:e>
          <m:sub>
            <m:r>
              <w:ins w:id="16693" w:author="tao huang" w:date="2017-09-13T16:50:00Z">
                <w:rPr>
                  <w:rFonts w:ascii="Cambria Math" w:hAnsi="Cambria Math" w:cs="Times New Roman"/>
                  <w:color w:val="0D0D0D" w:themeColor="text1" w:themeTint="F2"/>
                  <w:sz w:val="22"/>
                  <w:rPrChange w:id="16694" w:author="tao huang" w:date="2017-09-17T12:05:00Z">
                    <w:rPr>
                      <w:rFonts w:ascii="Cambria Math" w:hAnsi="Cambria Math" w:cs="Times New Roman"/>
                      <w:color w:val="000000" w:themeColor="text1"/>
                      <w:sz w:val="22"/>
                    </w:rPr>
                  </w:rPrChange>
                </w:rPr>
                <m:t>t</m:t>
              </w:ins>
            </m:r>
          </m:sub>
        </m:sSub>
      </m:oMath>
      <w:ins w:id="16695" w:author="tao huang" w:date="2017-09-13T16:50:00Z">
        <w:r w:rsidR="00E74BF1" w:rsidRPr="00A60A57">
          <w:rPr>
            <w:rFonts w:cs="Times New Roman"/>
            <w:color w:val="0D0D0D" w:themeColor="text1" w:themeTint="F2"/>
            <w:sz w:val="22"/>
            <w:rPrChange w:id="16696" w:author="tao huang" w:date="2017-09-17T12:05:00Z">
              <w:rPr>
                <w:rFonts w:cs="Times New Roman"/>
                <w:color w:val="000000" w:themeColor="text1"/>
                <w:sz w:val="22"/>
              </w:rPr>
            </w:rPrChange>
          </w:rPr>
          <w:t xml:space="preserve">, </w:t>
        </w:r>
        <m:oMath>
          <m:sSub>
            <m:sSubPr>
              <m:ctrlPr>
                <w:rPr>
                  <w:rFonts w:ascii="Cambria Math" w:hAnsi="Cambria Math" w:cs="Times New Roman"/>
                  <w:i/>
                  <w:color w:val="0D0D0D" w:themeColor="text1" w:themeTint="F2"/>
                  <w:sz w:val="22"/>
                  <w:rPrChange w:id="16697"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16698" w:author="tao huang" w:date="2017-09-17T12:05:00Z">
                    <w:rPr>
                      <w:rFonts w:ascii="Cambria Math" w:hAnsi="Cambria Math" w:cs="Times New Roman"/>
                      <w:color w:val="000000" w:themeColor="text1"/>
                      <w:sz w:val="22"/>
                    </w:rPr>
                  </w:rPrChange>
                </w:rPr>
                <m:t>u</m:t>
              </m:r>
            </m:e>
            <m:sub>
              <m:r>
                <w:rPr>
                  <w:rFonts w:ascii="Cambria Math" w:hAnsi="Cambria Math" w:cs="Times New Roman"/>
                  <w:color w:val="0D0D0D" w:themeColor="text1" w:themeTint="F2"/>
                  <w:sz w:val="22"/>
                  <w:rPrChange w:id="16699" w:author="tao huang" w:date="2017-09-17T12:05:00Z">
                    <w:rPr>
                      <w:rFonts w:ascii="Cambria Math" w:hAnsi="Cambria Math" w:cs="Times New Roman"/>
                      <w:color w:val="000000" w:themeColor="text1"/>
                      <w:sz w:val="22"/>
                    </w:rPr>
                  </w:rPrChange>
                </w:rPr>
                <m:t>t</m:t>
              </m:r>
            </m:sub>
          </m:sSub>
          <m:r>
            <w:rPr>
              <w:rFonts w:ascii="Cambria Math" w:hAnsi="Cambria Math" w:cs="Times New Roman"/>
              <w:color w:val="0D0D0D" w:themeColor="text1" w:themeTint="F2"/>
              <w:sz w:val="22"/>
              <w:rPrChange w:id="16700" w:author="tao huang" w:date="2017-09-17T12:05:00Z">
                <w:rPr>
                  <w:rFonts w:ascii="Cambria Math" w:hAnsi="Cambria Math" w:cs="Times New Roman"/>
                  <w:color w:val="000000" w:themeColor="text1"/>
                  <w:sz w:val="22"/>
                </w:rPr>
              </w:rPrChange>
            </w:rPr>
            <m:t>~</m:t>
          </m:r>
          <m:r>
            <m:rPr>
              <m:sty m:val="p"/>
            </m:rPr>
            <w:rPr>
              <w:rFonts w:ascii="Cambria Math" w:hAnsi="Cambria Math" w:cs="Times New Roman"/>
              <w:color w:val="0D0D0D" w:themeColor="text1" w:themeTint="F2"/>
              <w:sz w:val="22"/>
              <w:rPrChange w:id="16701" w:author="tao huang" w:date="2017-09-17T12:05:00Z">
                <w:rPr>
                  <w:rFonts w:ascii="Cambria Math" w:hAnsi="Cambria Math" w:cs="Times New Roman"/>
                  <w:color w:val="000000" w:themeColor="text1"/>
                  <w:sz w:val="22"/>
                </w:rPr>
              </w:rPrChange>
            </w:rPr>
            <m:t>NID</m:t>
          </m:r>
          <m:r>
            <w:rPr>
              <w:rFonts w:ascii="Cambria Math" w:hAnsi="Cambria Math" w:cs="Times New Roman"/>
              <w:color w:val="0D0D0D" w:themeColor="text1" w:themeTint="F2"/>
              <w:sz w:val="22"/>
              <w:rPrChange w:id="16702" w:author="tao huang" w:date="2017-09-17T12:05:00Z">
                <w:rPr>
                  <w:rFonts w:ascii="Cambria Math" w:hAnsi="Cambria Math" w:cs="Times New Roman"/>
                  <w:color w:val="000000" w:themeColor="text1"/>
                  <w:sz w:val="22"/>
                </w:rPr>
              </w:rPrChange>
            </w:rPr>
            <m:t>(0,0.1)</m:t>
          </m:r>
        </m:oMath>
        <w:r w:rsidR="00E74BF1" w:rsidRPr="00A60A57">
          <w:rPr>
            <w:rFonts w:cs="Times New Roman"/>
            <w:color w:val="0D0D0D" w:themeColor="text1" w:themeTint="F2"/>
            <w:sz w:val="22"/>
            <w:rPrChange w:id="16703" w:author="tao huang" w:date="2017-09-17T12:05:00Z">
              <w:rPr>
                <w:rFonts w:cs="Times New Roman"/>
                <w:color w:val="000000" w:themeColor="text1"/>
                <w:sz w:val="22"/>
              </w:rPr>
            </w:rPrChange>
          </w:rPr>
          <w:t xml:space="preserve">, when </w:t>
        </w:r>
        <m:oMath>
          <m:r>
            <w:rPr>
              <w:rFonts w:ascii="Cambria Math" w:hAnsi="Cambria Math" w:cs="Times New Roman"/>
              <w:color w:val="0D0D0D" w:themeColor="text1" w:themeTint="F2"/>
              <w:sz w:val="22"/>
              <w:rPrChange w:id="16704" w:author="tao huang" w:date="2017-09-17T12:05:00Z">
                <w:rPr>
                  <w:rFonts w:ascii="Cambria Math" w:hAnsi="Cambria Math" w:cs="Times New Roman"/>
                  <w:color w:val="000000" w:themeColor="text1"/>
                  <w:sz w:val="22"/>
                </w:rPr>
              </w:rPrChange>
            </w:rPr>
            <m:t>25&lt;t&lt;50</m:t>
          </m:r>
        </m:oMath>
      </w:ins>
    </w:p>
    <w:p w14:paraId="2400F495" w14:textId="77777777" w:rsidR="00E74BF1" w:rsidRPr="00A60A57" w:rsidRDefault="00F65496">
      <w:pPr>
        <w:spacing w:after="0" w:line="360" w:lineRule="auto"/>
        <w:jc w:val="center"/>
        <w:rPr>
          <w:ins w:id="16705" w:author="tao huang" w:date="2017-09-13T16:50:00Z"/>
          <w:rFonts w:cs="Times New Roman"/>
          <w:color w:val="0D0D0D" w:themeColor="text1" w:themeTint="F2"/>
          <w:sz w:val="22"/>
          <w:rPrChange w:id="16706" w:author="tao huang" w:date="2017-09-17T12:05:00Z">
            <w:rPr>
              <w:ins w:id="16707" w:author="tao huang" w:date="2017-09-13T16:50:00Z"/>
              <w:rFonts w:cs="Times New Roman"/>
              <w:color w:val="000000" w:themeColor="text1"/>
              <w:sz w:val="22"/>
            </w:rPr>
          </w:rPrChange>
        </w:rPr>
      </w:pPr>
      <m:oMath>
        <m:sSub>
          <m:sSubPr>
            <m:ctrlPr>
              <w:ins w:id="16708" w:author="tao huang" w:date="2017-09-13T16:50:00Z">
                <w:rPr>
                  <w:rFonts w:ascii="Cambria Math" w:hAnsi="Cambria Math" w:cs="Times New Roman"/>
                  <w:i/>
                  <w:color w:val="0D0D0D" w:themeColor="text1" w:themeTint="F2"/>
                  <w:sz w:val="22"/>
                  <w:rPrChange w:id="16709" w:author="tao huang" w:date="2017-09-17T12:05:00Z">
                    <w:rPr>
                      <w:rFonts w:ascii="Cambria Math" w:hAnsi="Cambria Math" w:cs="Times New Roman"/>
                      <w:i/>
                      <w:color w:val="385623" w:themeColor="accent6" w:themeShade="80"/>
                      <w:sz w:val="22"/>
                    </w:rPr>
                  </w:rPrChange>
                </w:rPr>
              </w:ins>
            </m:ctrlPr>
          </m:sSubPr>
          <m:e>
            <m:r>
              <w:ins w:id="16710" w:author="tao huang" w:date="2017-09-13T16:50:00Z">
                <w:rPr>
                  <w:rFonts w:ascii="Cambria Math" w:hAnsi="Cambria Math" w:cs="Times New Roman"/>
                  <w:color w:val="0D0D0D" w:themeColor="text1" w:themeTint="F2"/>
                  <w:sz w:val="22"/>
                  <w:rPrChange w:id="16711" w:author="tao huang" w:date="2017-09-17T12:05:00Z">
                    <w:rPr>
                      <w:rFonts w:ascii="Cambria Math" w:hAnsi="Cambria Math" w:cs="Times New Roman"/>
                      <w:color w:val="000000" w:themeColor="text1"/>
                      <w:sz w:val="22"/>
                    </w:rPr>
                  </w:rPrChange>
                </w:rPr>
                <m:t>y</m:t>
              </w:ins>
            </m:r>
          </m:e>
          <m:sub>
            <m:r>
              <w:ins w:id="16712" w:author="tao huang" w:date="2017-09-13T16:50:00Z">
                <w:rPr>
                  <w:rFonts w:ascii="Cambria Math" w:hAnsi="Cambria Math" w:cs="Times New Roman"/>
                  <w:color w:val="0D0D0D" w:themeColor="text1" w:themeTint="F2"/>
                  <w:sz w:val="22"/>
                  <w:rPrChange w:id="16713" w:author="tao huang" w:date="2017-09-17T12:05:00Z">
                    <w:rPr>
                      <w:rFonts w:ascii="Cambria Math" w:hAnsi="Cambria Math" w:cs="Times New Roman"/>
                      <w:color w:val="000000" w:themeColor="text1"/>
                      <w:sz w:val="22"/>
                    </w:rPr>
                  </w:rPrChange>
                </w:rPr>
                <m:t>t</m:t>
              </w:ins>
            </m:r>
          </m:sub>
        </m:sSub>
        <m:r>
          <w:ins w:id="16714" w:author="tao huang" w:date="2017-09-13T16:50:00Z">
            <w:rPr>
              <w:rFonts w:ascii="Cambria Math" w:hAnsi="Cambria Math" w:cs="Times New Roman"/>
              <w:color w:val="0D0D0D" w:themeColor="text1" w:themeTint="F2"/>
              <w:sz w:val="22"/>
              <w:rPrChange w:id="16715" w:author="tao huang" w:date="2017-09-17T12:05:00Z">
                <w:rPr>
                  <w:rFonts w:ascii="Cambria Math" w:hAnsi="Cambria Math" w:cs="Times New Roman"/>
                  <w:color w:val="000000" w:themeColor="text1"/>
                  <w:sz w:val="22"/>
                </w:rPr>
              </w:rPrChange>
            </w:rPr>
            <m:t>=10-1.5</m:t>
          </w:ins>
        </m:r>
        <m:sSub>
          <m:sSubPr>
            <m:ctrlPr>
              <w:ins w:id="16716" w:author="tao huang" w:date="2017-09-13T16:50:00Z">
                <w:rPr>
                  <w:rFonts w:ascii="Cambria Math" w:hAnsi="Cambria Math" w:cs="Times New Roman"/>
                  <w:i/>
                  <w:color w:val="0D0D0D" w:themeColor="text1" w:themeTint="F2"/>
                  <w:sz w:val="22"/>
                  <w:rPrChange w:id="16717" w:author="tao huang" w:date="2017-09-17T12:05:00Z">
                    <w:rPr>
                      <w:rFonts w:ascii="Cambria Math" w:hAnsi="Cambria Math" w:cs="Times New Roman"/>
                      <w:i/>
                      <w:color w:val="385623" w:themeColor="accent6" w:themeShade="80"/>
                      <w:sz w:val="22"/>
                    </w:rPr>
                  </w:rPrChange>
                </w:rPr>
              </w:ins>
            </m:ctrlPr>
          </m:sSubPr>
          <m:e>
            <m:r>
              <w:ins w:id="16718" w:author="tao huang" w:date="2017-09-13T16:50:00Z">
                <w:rPr>
                  <w:rFonts w:ascii="Cambria Math" w:hAnsi="Cambria Math" w:cs="Times New Roman"/>
                  <w:color w:val="0D0D0D" w:themeColor="text1" w:themeTint="F2"/>
                  <w:sz w:val="22"/>
                  <w:rPrChange w:id="16719" w:author="tao huang" w:date="2017-09-17T12:05:00Z">
                    <w:rPr>
                      <w:rFonts w:ascii="Cambria Math" w:hAnsi="Cambria Math" w:cs="Times New Roman"/>
                      <w:color w:val="000000" w:themeColor="text1"/>
                      <w:sz w:val="22"/>
                    </w:rPr>
                  </w:rPrChange>
                </w:rPr>
                <m:t>x</m:t>
              </w:ins>
            </m:r>
          </m:e>
          <m:sub>
            <m:r>
              <w:ins w:id="16720" w:author="tao huang" w:date="2017-09-13T16:50:00Z">
                <w:rPr>
                  <w:rFonts w:ascii="Cambria Math" w:hAnsi="Cambria Math" w:cs="Times New Roman"/>
                  <w:color w:val="0D0D0D" w:themeColor="text1" w:themeTint="F2"/>
                  <w:sz w:val="22"/>
                  <w:rPrChange w:id="16721" w:author="tao huang" w:date="2017-09-17T12:05:00Z">
                    <w:rPr>
                      <w:rFonts w:ascii="Cambria Math" w:hAnsi="Cambria Math" w:cs="Times New Roman"/>
                      <w:color w:val="000000" w:themeColor="text1"/>
                      <w:sz w:val="22"/>
                    </w:rPr>
                  </w:rPrChange>
                </w:rPr>
                <m:t>t</m:t>
              </w:ins>
            </m:r>
          </m:sub>
        </m:sSub>
        <m:r>
          <w:ins w:id="16722" w:author="tao huang" w:date="2017-09-13T16:50:00Z">
            <w:rPr>
              <w:rFonts w:ascii="Cambria Math" w:hAnsi="Cambria Math" w:cs="Times New Roman"/>
              <w:color w:val="0D0D0D" w:themeColor="text1" w:themeTint="F2"/>
              <w:sz w:val="22"/>
              <w:rPrChange w:id="16723" w:author="tao huang" w:date="2017-09-17T12:05:00Z">
                <w:rPr>
                  <w:rFonts w:ascii="Cambria Math" w:hAnsi="Cambria Math" w:cs="Times New Roman"/>
                  <w:color w:val="000000" w:themeColor="text1"/>
                  <w:sz w:val="22"/>
                </w:rPr>
              </w:rPrChange>
            </w:rPr>
            <m:t>+</m:t>
          </w:ins>
        </m:r>
        <m:sSub>
          <m:sSubPr>
            <m:ctrlPr>
              <w:ins w:id="16724" w:author="tao huang" w:date="2017-09-13T16:50:00Z">
                <w:rPr>
                  <w:rFonts w:ascii="Cambria Math" w:hAnsi="Cambria Math" w:cs="Times New Roman"/>
                  <w:i/>
                  <w:color w:val="0D0D0D" w:themeColor="text1" w:themeTint="F2"/>
                  <w:sz w:val="22"/>
                  <w:rPrChange w:id="16725" w:author="tao huang" w:date="2017-09-17T12:05:00Z">
                    <w:rPr>
                      <w:rFonts w:ascii="Cambria Math" w:hAnsi="Cambria Math" w:cs="Times New Roman"/>
                      <w:i/>
                      <w:color w:val="385623" w:themeColor="accent6" w:themeShade="80"/>
                      <w:sz w:val="22"/>
                    </w:rPr>
                  </w:rPrChange>
                </w:rPr>
              </w:ins>
            </m:ctrlPr>
          </m:sSubPr>
          <m:e>
            <m:r>
              <w:ins w:id="16726" w:author="tao huang" w:date="2017-09-13T16:50:00Z">
                <w:rPr>
                  <w:rFonts w:ascii="Cambria Math" w:hAnsi="Cambria Math" w:cs="Times New Roman"/>
                  <w:color w:val="0D0D0D" w:themeColor="text1" w:themeTint="F2"/>
                  <w:sz w:val="22"/>
                  <w:rPrChange w:id="16727" w:author="tao huang" w:date="2017-09-17T12:05:00Z">
                    <w:rPr>
                      <w:rFonts w:ascii="Cambria Math" w:hAnsi="Cambria Math" w:cs="Times New Roman"/>
                      <w:color w:val="000000" w:themeColor="text1"/>
                      <w:sz w:val="22"/>
                    </w:rPr>
                  </w:rPrChange>
                </w:rPr>
                <m:t>u</m:t>
              </w:ins>
            </m:r>
          </m:e>
          <m:sub>
            <m:r>
              <w:ins w:id="16728" w:author="tao huang" w:date="2017-09-13T16:50:00Z">
                <w:rPr>
                  <w:rFonts w:ascii="Cambria Math" w:hAnsi="Cambria Math" w:cs="Times New Roman"/>
                  <w:color w:val="0D0D0D" w:themeColor="text1" w:themeTint="F2"/>
                  <w:sz w:val="22"/>
                  <w:rPrChange w:id="16729" w:author="tao huang" w:date="2017-09-17T12:05:00Z">
                    <w:rPr>
                      <w:rFonts w:ascii="Cambria Math" w:hAnsi="Cambria Math" w:cs="Times New Roman"/>
                      <w:color w:val="000000" w:themeColor="text1"/>
                      <w:sz w:val="22"/>
                    </w:rPr>
                  </w:rPrChange>
                </w:rPr>
                <m:t>t</m:t>
              </w:ins>
            </m:r>
          </m:sub>
        </m:sSub>
      </m:oMath>
      <w:ins w:id="16730" w:author="tao huang" w:date="2017-09-13T16:50:00Z">
        <w:r w:rsidR="00E74BF1" w:rsidRPr="00A60A57">
          <w:rPr>
            <w:rFonts w:cs="Times New Roman"/>
            <w:color w:val="0D0D0D" w:themeColor="text1" w:themeTint="F2"/>
            <w:sz w:val="22"/>
            <w:rPrChange w:id="16731" w:author="tao huang" w:date="2017-09-17T12:05:00Z">
              <w:rPr>
                <w:rFonts w:cs="Times New Roman"/>
                <w:color w:val="000000" w:themeColor="text1"/>
                <w:sz w:val="22"/>
              </w:rPr>
            </w:rPrChange>
          </w:rPr>
          <w:t xml:space="preserve">, </w:t>
        </w:r>
        <m:oMath>
          <m:sSub>
            <m:sSubPr>
              <m:ctrlPr>
                <w:rPr>
                  <w:rFonts w:ascii="Cambria Math" w:hAnsi="Cambria Math" w:cs="Times New Roman"/>
                  <w:i/>
                  <w:color w:val="0D0D0D" w:themeColor="text1" w:themeTint="F2"/>
                  <w:sz w:val="22"/>
                  <w:rPrChange w:id="16732"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16733" w:author="tao huang" w:date="2017-09-17T12:05:00Z">
                    <w:rPr>
                      <w:rFonts w:ascii="Cambria Math" w:hAnsi="Cambria Math" w:cs="Times New Roman"/>
                      <w:color w:val="000000" w:themeColor="text1"/>
                      <w:sz w:val="22"/>
                    </w:rPr>
                  </w:rPrChange>
                </w:rPr>
                <m:t>u</m:t>
              </m:r>
            </m:e>
            <m:sub>
              <m:r>
                <w:rPr>
                  <w:rFonts w:ascii="Cambria Math" w:hAnsi="Cambria Math" w:cs="Times New Roman"/>
                  <w:color w:val="0D0D0D" w:themeColor="text1" w:themeTint="F2"/>
                  <w:sz w:val="22"/>
                  <w:rPrChange w:id="16734" w:author="tao huang" w:date="2017-09-17T12:05:00Z">
                    <w:rPr>
                      <w:rFonts w:ascii="Cambria Math" w:hAnsi="Cambria Math" w:cs="Times New Roman"/>
                      <w:color w:val="000000" w:themeColor="text1"/>
                      <w:sz w:val="22"/>
                    </w:rPr>
                  </w:rPrChange>
                </w:rPr>
                <m:t>t</m:t>
              </m:r>
            </m:sub>
          </m:sSub>
          <m:r>
            <w:rPr>
              <w:rFonts w:ascii="Cambria Math" w:hAnsi="Cambria Math" w:cs="Times New Roman"/>
              <w:color w:val="0D0D0D" w:themeColor="text1" w:themeTint="F2"/>
              <w:sz w:val="22"/>
              <w:rPrChange w:id="16735" w:author="tao huang" w:date="2017-09-17T12:05:00Z">
                <w:rPr>
                  <w:rFonts w:ascii="Cambria Math" w:hAnsi="Cambria Math" w:cs="Times New Roman"/>
                  <w:color w:val="000000" w:themeColor="text1"/>
                  <w:sz w:val="22"/>
                </w:rPr>
              </w:rPrChange>
            </w:rPr>
            <m:t>~</m:t>
          </m:r>
          <m:r>
            <m:rPr>
              <m:sty m:val="p"/>
            </m:rPr>
            <w:rPr>
              <w:rFonts w:ascii="Cambria Math" w:hAnsi="Cambria Math" w:cs="Times New Roman"/>
              <w:color w:val="0D0D0D" w:themeColor="text1" w:themeTint="F2"/>
              <w:sz w:val="22"/>
              <w:rPrChange w:id="16736" w:author="tao huang" w:date="2017-09-17T12:05:00Z">
                <w:rPr>
                  <w:rFonts w:ascii="Cambria Math" w:hAnsi="Cambria Math" w:cs="Times New Roman"/>
                  <w:color w:val="000000" w:themeColor="text1"/>
                  <w:sz w:val="22"/>
                </w:rPr>
              </w:rPrChange>
            </w:rPr>
            <m:t>NID</m:t>
          </m:r>
          <m:r>
            <w:rPr>
              <w:rFonts w:ascii="Cambria Math" w:hAnsi="Cambria Math" w:cs="Times New Roman"/>
              <w:color w:val="0D0D0D" w:themeColor="text1" w:themeTint="F2"/>
              <w:sz w:val="22"/>
              <w:rPrChange w:id="16737" w:author="tao huang" w:date="2017-09-17T12:05:00Z">
                <w:rPr>
                  <w:rFonts w:ascii="Cambria Math" w:hAnsi="Cambria Math" w:cs="Times New Roman"/>
                  <w:color w:val="000000" w:themeColor="text1"/>
                  <w:sz w:val="22"/>
                </w:rPr>
              </w:rPrChange>
            </w:rPr>
            <m:t>(0,0.1)</m:t>
          </m:r>
        </m:oMath>
        <w:r w:rsidR="00E74BF1" w:rsidRPr="00A60A57">
          <w:rPr>
            <w:rFonts w:cs="Times New Roman"/>
            <w:color w:val="0D0D0D" w:themeColor="text1" w:themeTint="F2"/>
            <w:sz w:val="22"/>
            <w:rPrChange w:id="16738" w:author="tao huang" w:date="2017-09-17T12:05:00Z">
              <w:rPr>
                <w:rFonts w:cs="Times New Roman"/>
                <w:color w:val="000000" w:themeColor="text1"/>
                <w:sz w:val="22"/>
              </w:rPr>
            </w:rPrChange>
          </w:rPr>
          <w:t xml:space="preserve">, when </w:t>
        </w:r>
        <m:oMath>
          <m:r>
            <w:rPr>
              <w:rFonts w:ascii="Cambria Math" w:hAnsi="Cambria Math" w:cs="Times New Roman"/>
              <w:color w:val="0D0D0D" w:themeColor="text1" w:themeTint="F2"/>
              <w:sz w:val="22"/>
              <w:rPrChange w:id="16739" w:author="tao huang" w:date="2017-09-17T12:05:00Z">
                <w:rPr>
                  <w:rFonts w:ascii="Cambria Math" w:hAnsi="Cambria Math" w:cs="Times New Roman"/>
                  <w:color w:val="000000" w:themeColor="text1"/>
                  <w:sz w:val="22"/>
                </w:rPr>
              </w:rPrChange>
            </w:rPr>
            <m:t>t&gt;50</m:t>
          </m:r>
        </m:oMath>
      </w:ins>
    </w:p>
    <w:p w14:paraId="30D093B4" w14:textId="649807DF" w:rsidR="00E74BF1" w:rsidRPr="00A60A57" w:rsidRDefault="00E74BF1">
      <w:pPr>
        <w:spacing w:after="0" w:line="360" w:lineRule="auto"/>
        <w:rPr>
          <w:ins w:id="16740" w:author="tao huang" w:date="2017-09-13T16:50:00Z"/>
          <w:rFonts w:cs="Times New Roman"/>
          <w:color w:val="0D0D0D" w:themeColor="text1" w:themeTint="F2"/>
          <w:sz w:val="22"/>
          <w:rPrChange w:id="16741" w:author="tao huang" w:date="2017-09-17T12:05:00Z">
            <w:rPr>
              <w:ins w:id="16742" w:author="tao huang" w:date="2017-09-13T16:50:00Z"/>
              <w:rFonts w:cs="Times New Roman"/>
              <w:color w:val="000000" w:themeColor="text1"/>
              <w:sz w:val="22"/>
            </w:rPr>
          </w:rPrChange>
        </w:rPr>
      </w:pPr>
      <w:ins w:id="16743" w:author="tao huang" w:date="2017-09-13T16:50:00Z">
        <w:r w:rsidRPr="00A60A57">
          <w:rPr>
            <w:rFonts w:cs="Times New Roman"/>
            <w:color w:val="0D0D0D" w:themeColor="text1" w:themeTint="F2"/>
            <w:sz w:val="22"/>
            <w:rPrChange w:id="16744" w:author="tao huang" w:date="2017-09-17T12:05:00Z">
              <w:rPr>
                <w:rFonts w:cs="Times New Roman"/>
                <w:color w:val="000000" w:themeColor="text1"/>
                <w:sz w:val="22"/>
              </w:rPr>
            </w:rPrChange>
          </w:rPr>
          <w:t xml:space="preserve">where </w:t>
        </w:r>
        <m:oMath>
          <m:sSub>
            <m:sSubPr>
              <m:ctrlPr>
                <w:rPr>
                  <w:rFonts w:ascii="Cambria Math" w:hAnsi="Cambria Math" w:cs="Times New Roman"/>
                  <w:i/>
                  <w:color w:val="0D0D0D" w:themeColor="text1" w:themeTint="F2"/>
                  <w:sz w:val="22"/>
                  <w:rPrChange w:id="16745"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16746" w:author="tao huang" w:date="2017-09-17T12:05:00Z">
                    <w:rPr>
                      <w:rFonts w:ascii="Cambria Math" w:hAnsi="Cambria Math" w:cs="Times New Roman"/>
                      <w:color w:val="000000" w:themeColor="text1"/>
                      <w:sz w:val="22"/>
                    </w:rPr>
                  </w:rPrChange>
                </w:rPr>
                <m:t>y</m:t>
              </m:r>
            </m:e>
            <m:sub>
              <m:r>
                <w:rPr>
                  <w:rFonts w:ascii="Cambria Math" w:hAnsi="Cambria Math" w:cs="Times New Roman"/>
                  <w:color w:val="0D0D0D" w:themeColor="text1" w:themeTint="F2"/>
                  <w:sz w:val="22"/>
                  <w:rPrChange w:id="16747" w:author="tao huang" w:date="2017-09-17T12:05:00Z">
                    <w:rPr>
                      <w:rFonts w:ascii="Cambria Math" w:hAnsi="Cambria Math" w:cs="Times New Roman"/>
                      <w:color w:val="000000" w:themeColor="text1"/>
                      <w:sz w:val="22"/>
                    </w:rPr>
                  </w:rPrChange>
                </w:rPr>
                <m:t>t</m:t>
              </m:r>
            </m:sub>
          </m:sSub>
        </m:oMath>
        <w:r w:rsidRPr="00A60A57">
          <w:rPr>
            <w:rFonts w:cs="Times New Roman"/>
            <w:color w:val="0D0D0D" w:themeColor="text1" w:themeTint="F2"/>
            <w:sz w:val="22"/>
            <w:rPrChange w:id="16748" w:author="tao huang" w:date="2017-09-17T12:05:00Z">
              <w:rPr>
                <w:rFonts w:cs="Times New Roman"/>
                <w:color w:val="000000" w:themeColor="text1"/>
                <w:sz w:val="22"/>
              </w:rPr>
            </w:rPrChange>
          </w:rPr>
          <w:t xml:space="preserve"> and </w:t>
        </w:r>
        <m:oMath>
          <m:sSub>
            <m:sSubPr>
              <m:ctrlPr>
                <w:rPr>
                  <w:rFonts w:ascii="Cambria Math" w:hAnsi="Cambria Math" w:cs="Times New Roman"/>
                  <w:i/>
                  <w:color w:val="0D0D0D" w:themeColor="text1" w:themeTint="F2"/>
                  <w:sz w:val="22"/>
                  <w:rPrChange w:id="16749"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16750" w:author="tao huang" w:date="2017-09-17T12:05:00Z">
                    <w:rPr>
                      <w:rFonts w:ascii="Cambria Math" w:hAnsi="Cambria Math" w:cs="Times New Roman"/>
                      <w:color w:val="000000" w:themeColor="text1"/>
                      <w:sz w:val="22"/>
                    </w:rPr>
                  </w:rPrChange>
                </w:rPr>
                <m:t>x</m:t>
              </m:r>
            </m:e>
            <m:sub>
              <m:r>
                <w:rPr>
                  <w:rFonts w:ascii="Cambria Math" w:hAnsi="Cambria Math" w:cs="Times New Roman"/>
                  <w:color w:val="0D0D0D" w:themeColor="text1" w:themeTint="F2"/>
                  <w:sz w:val="22"/>
                  <w:rPrChange w:id="16751" w:author="tao huang" w:date="2017-09-17T12:05:00Z">
                    <w:rPr>
                      <w:rFonts w:ascii="Cambria Math" w:hAnsi="Cambria Math" w:cs="Times New Roman"/>
                      <w:color w:val="000000" w:themeColor="text1"/>
                      <w:sz w:val="22"/>
                    </w:rPr>
                  </w:rPrChange>
                </w:rPr>
                <m:t>t</m:t>
              </m:r>
            </m:sub>
          </m:sSub>
        </m:oMath>
        <w:r w:rsidRPr="00A60A57">
          <w:rPr>
            <w:rFonts w:cs="Times New Roman"/>
            <w:color w:val="0D0D0D" w:themeColor="text1" w:themeTint="F2"/>
            <w:sz w:val="22"/>
            <w:rPrChange w:id="16752" w:author="tao huang" w:date="2017-09-17T12:05:00Z">
              <w:rPr>
                <w:rFonts w:cs="Times New Roman"/>
                <w:color w:val="000000" w:themeColor="text1"/>
                <w:sz w:val="22"/>
              </w:rPr>
            </w:rPrChange>
          </w:rPr>
          <w:t xml:space="preserve"> represent the </w:t>
        </w:r>
      </w:ins>
      <w:ins w:id="16753" w:author="tao huang" w:date="2017-09-14T18:41:00Z">
        <w:r w:rsidR="00057285" w:rsidRPr="00A60A57">
          <w:rPr>
            <w:rFonts w:cs="Times New Roman"/>
            <w:color w:val="0D0D0D" w:themeColor="text1" w:themeTint="F2"/>
            <w:sz w:val="22"/>
            <w:rPrChange w:id="16754" w:author="tao huang" w:date="2017-09-17T12:05:00Z">
              <w:rPr>
                <w:rFonts w:cs="Times New Roman"/>
                <w:color w:val="000000" w:themeColor="text1"/>
                <w:sz w:val="22"/>
              </w:rPr>
            </w:rPrChange>
          </w:rPr>
          <w:t xml:space="preserve">product </w:t>
        </w:r>
      </w:ins>
      <w:ins w:id="16755" w:author="tao huang" w:date="2017-09-13T16:50:00Z">
        <w:r w:rsidRPr="00A60A57">
          <w:rPr>
            <w:rFonts w:cs="Times New Roman"/>
            <w:color w:val="0D0D0D" w:themeColor="text1" w:themeTint="F2"/>
            <w:sz w:val="22"/>
            <w:rPrChange w:id="16756" w:author="tao huang" w:date="2017-09-17T12:05:00Z">
              <w:rPr>
                <w:rFonts w:cs="Times New Roman"/>
                <w:color w:val="000000" w:themeColor="text1"/>
                <w:sz w:val="22"/>
              </w:rPr>
            </w:rPrChange>
          </w:rPr>
          <w:t xml:space="preserve">sales and the price at week </w:t>
        </w:r>
        <w:r w:rsidRPr="00A60A57">
          <w:rPr>
            <w:rFonts w:cs="Times New Roman"/>
            <w:i/>
            <w:color w:val="0D0D0D" w:themeColor="text1" w:themeTint="F2"/>
            <w:sz w:val="22"/>
            <w:rPrChange w:id="16757" w:author="tao huang" w:date="2017-09-17T12:05:00Z">
              <w:rPr>
                <w:rFonts w:cs="Times New Roman"/>
                <w:i/>
                <w:color w:val="000000" w:themeColor="text1"/>
                <w:sz w:val="22"/>
              </w:rPr>
            </w:rPrChange>
          </w:rPr>
          <w:t>t</w:t>
        </w:r>
      </w:ins>
      <w:ins w:id="16758" w:author="tao huang" w:date="2017-09-14T18:41:00Z">
        <w:r w:rsidR="00057285" w:rsidRPr="00A60A57">
          <w:rPr>
            <w:rFonts w:cs="Times New Roman"/>
            <w:color w:val="0D0D0D" w:themeColor="text1" w:themeTint="F2"/>
            <w:sz w:val="22"/>
            <w:rPrChange w:id="16759" w:author="tao huang" w:date="2017-09-17T12:05:00Z">
              <w:rPr>
                <w:rFonts w:cs="Times New Roman"/>
                <w:color w:val="000000" w:themeColor="text1"/>
                <w:sz w:val="22"/>
              </w:rPr>
            </w:rPrChange>
          </w:rPr>
          <w:t>, and</w:t>
        </w:r>
      </w:ins>
      <w:ins w:id="16760" w:author="tao huang" w:date="2017-09-13T16:50:00Z">
        <w:r w:rsidRPr="00A60A57">
          <w:rPr>
            <w:rFonts w:cs="Times New Roman"/>
            <w:color w:val="0D0D0D" w:themeColor="text1" w:themeTint="F2"/>
            <w:sz w:val="22"/>
            <w:rPrChange w:id="16761" w:author="tao huang" w:date="2017-09-17T12:05:00Z">
              <w:rPr>
                <w:rFonts w:cs="Times New Roman"/>
                <w:color w:val="000000" w:themeColor="text1"/>
                <w:sz w:val="22"/>
              </w:rPr>
            </w:rPrChange>
          </w:rPr>
          <w:t xml:space="preserve"> </w:t>
        </w:r>
        <m:oMath>
          <m:sSub>
            <m:sSubPr>
              <m:ctrlPr>
                <w:rPr>
                  <w:rFonts w:ascii="Cambria Math" w:hAnsi="Cambria Math" w:cs="Times New Roman"/>
                  <w:i/>
                  <w:color w:val="0D0D0D" w:themeColor="text1" w:themeTint="F2"/>
                  <w:sz w:val="22"/>
                  <w:rPrChange w:id="16762"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16763" w:author="tao huang" w:date="2017-09-17T12:05:00Z">
                    <w:rPr>
                      <w:rFonts w:ascii="Cambria Math" w:hAnsi="Cambria Math" w:cs="Times New Roman"/>
                      <w:color w:val="000000" w:themeColor="text1"/>
                      <w:sz w:val="22"/>
                    </w:rPr>
                  </w:rPrChange>
                </w:rPr>
                <m:t>u</m:t>
              </m:r>
            </m:e>
            <m:sub>
              <m:r>
                <w:rPr>
                  <w:rFonts w:ascii="Cambria Math" w:hAnsi="Cambria Math" w:cs="Times New Roman"/>
                  <w:color w:val="0D0D0D" w:themeColor="text1" w:themeTint="F2"/>
                  <w:sz w:val="22"/>
                  <w:rPrChange w:id="16764" w:author="tao huang" w:date="2017-09-17T12:05:00Z">
                    <w:rPr>
                      <w:rFonts w:ascii="Cambria Math" w:hAnsi="Cambria Math" w:cs="Times New Roman"/>
                      <w:color w:val="000000" w:themeColor="text1"/>
                      <w:sz w:val="22"/>
                    </w:rPr>
                  </w:rPrChange>
                </w:rPr>
                <m:t>t</m:t>
              </m:r>
            </m:sub>
          </m:sSub>
        </m:oMath>
        <w:r w:rsidRPr="00A60A57">
          <w:rPr>
            <w:rFonts w:cs="Times New Roman"/>
            <w:color w:val="0D0D0D" w:themeColor="text1" w:themeTint="F2"/>
            <w:sz w:val="22"/>
            <w:rPrChange w:id="16765" w:author="tao huang" w:date="2017-09-17T12:05:00Z">
              <w:rPr>
                <w:rFonts w:cs="Times New Roman"/>
                <w:color w:val="000000" w:themeColor="text1"/>
                <w:sz w:val="22"/>
              </w:rPr>
            </w:rPrChange>
          </w:rPr>
          <w:t xml:space="preserve"> is the </w:t>
        </w:r>
        <w:r w:rsidR="002D0514" w:rsidRPr="00A60A57">
          <w:rPr>
            <w:rFonts w:cs="Times New Roman"/>
            <w:color w:val="0D0D0D" w:themeColor="text1" w:themeTint="F2"/>
            <w:sz w:val="22"/>
            <w:rPrChange w:id="16766" w:author="tao huang" w:date="2017-09-17T12:05:00Z">
              <w:rPr>
                <w:rFonts w:cs="Times New Roman"/>
                <w:color w:val="000000" w:themeColor="text1"/>
                <w:sz w:val="22"/>
              </w:rPr>
            </w:rPrChange>
          </w:rPr>
          <w:t>error term.</w:t>
        </w:r>
      </w:ins>
      <w:ins w:id="16767" w:author="tao huang" w:date="2017-09-14T18:43:00Z">
        <w:r w:rsidR="002D0514" w:rsidRPr="00A60A57">
          <w:rPr>
            <w:rFonts w:cs="Times New Roman"/>
            <w:color w:val="0D0D0D" w:themeColor="text1" w:themeTint="F2"/>
            <w:sz w:val="22"/>
            <w:rPrChange w:id="16768" w:author="tao huang" w:date="2017-09-17T12:05:00Z">
              <w:rPr>
                <w:rFonts w:cs="Times New Roman"/>
                <w:color w:val="000000" w:themeColor="text1"/>
                <w:sz w:val="22"/>
              </w:rPr>
            </w:rPrChange>
          </w:rPr>
          <w:t xml:space="preserve"> </w:t>
        </w:r>
      </w:ins>
      <w:ins w:id="16769" w:author="tao huang" w:date="2017-09-14T18:44:00Z">
        <w:r w:rsidR="002D0514" w:rsidRPr="00A60A57">
          <w:rPr>
            <w:rFonts w:cs="Times New Roman"/>
            <w:color w:val="0D0D0D" w:themeColor="text1" w:themeTint="F2"/>
            <w:sz w:val="22"/>
            <w:rPrChange w:id="16770" w:author="tao huang" w:date="2017-09-17T12:05:00Z">
              <w:rPr>
                <w:rFonts w:cs="Times New Roman"/>
                <w:color w:val="000000" w:themeColor="text1"/>
                <w:sz w:val="22"/>
              </w:rPr>
            </w:rPrChange>
          </w:rPr>
          <w:t>The</w:t>
        </w:r>
      </w:ins>
      <w:ins w:id="16771" w:author="tao huang" w:date="2017-09-14T18:50:00Z">
        <w:r w:rsidR="00A8742B" w:rsidRPr="00A60A57">
          <w:rPr>
            <w:rFonts w:cs="Times New Roman"/>
            <w:color w:val="0D0D0D" w:themeColor="text1" w:themeTint="F2"/>
            <w:sz w:val="22"/>
            <w:rPrChange w:id="16772" w:author="tao huang" w:date="2017-09-17T12:05:00Z">
              <w:rPr>
                <w:rFonts w:cs="Times New Roman"/>
                <w:color w:val="385623" w:themeColor="accent6" w:themeShade="80"/>
                <w:sz w:val="22"/>
              </w:rPr>
            </w:rPrChange>
          </w:rPr>
          <w:t>re are two structural breaks for the model: the</w:t>
        </w:r>
      </w:ins>
      <w:ins w:id="16773" w:author="tao huang" w:date="2017-09-14T18:44:00Z">
        <w:r w:rsidR="002D0514" w:rsidRPr="00A60A57">
          <w:rPr>
            <w:rFonts w:cs="Times New Roman"/>
            <w:color w:val="0D0D0D" w:themeColor="text1" w:themeTint="F2"/>
            <w:sz w:val="22"/>
            <w:rPrChange w:id="16774" w:author="tao huang" w:date="2017-09-17T12:05:00Z">
              <w:rPr>
                <w:rFonts w:cs="Times New Roman"/>
                <w:color w:val="000000" w:themeColor="text1"/>
                <w:sz w:val="22"/>
              </w:rPr>
            </w:rPrChange>
          </w:rPr>
          <w:t xml:space="preserve"> parameter of the price changes at week 25 and</w:t>
        </w:r>
      </w:ins>
      <w:ins w:id="16775" w:author="tao huang" w:date="2017-09-14T18:50:00Z">
        <w:r w:rsidR="00A8742B" w:rsidRPr="00A60A57">
          <w:rPr>
            <w:rFonts w:cs="Times New Roman"/>
            <w:color w:val="0D0D0D" w:themeColor="text1" w:themeTint="F2"/>
            <w:sz w:val="22"/>
            <w:rPrChange w:id="16776" w:author="tao huang" w:date="2017-09-17T12:05:00Z">
              <w:rPr>
                <w:rFonts w:cs="Times New Roman"/>
                <w:color w:val="385623" w:themeColor="accent6" w:themeShade="80"/>
                <w:sz w:val="22"/>
              </w:rPr>
            </w:rPrChange>
          </w:rPr>
          <w:t xml:space="preserve"> then at</w:t>
        </w:r>
      </w:ins>
      <w:ins w:id="16777" w:author="tao huang" w:date="2017-09-14T18:44:00Z">
        <w:r w:rsidR="002D0514" w:rsidRPr="00A60A57">
          <w:rPr>
            <w:rFonts w:cs="Times New Roman"/>
            <w:color w:val="0D0D0D" w:themeColor="text1" w:themeTint="F2"/>
            <w:sz w:val="22"/>
            <w:rPrChange w:id="16778" w:author="tao huang" w:date="2017-09-17T12:05:00Z">
              <w:rPr>
                <w:rFonts w:cs="Times New Roman"/>
                <w:color w:val="000000" w:themeColor="text1"/>
                <w:sz w:val="22"/>
              </w:rPr>
            </w:rPrChange>
          </w:rPr>
          <w:t xml:space="preserve"> week 50. </w:t>
        </w:r>
      </w:ins>
      <w:ins w:id="16779" w:author="tao huang" w:date="2017-09-13T16:50:00Z">
        <w:r w:rsidRPr="00A60A57">
          <w:rPr>
            <w:rFonts w:cs="Times New Roman"/>
            <w:color w:val="0D0D0D" w:themeColor="text1" w:themeTint="F2"/>
            <w:sz w:val="22"/>
            <w:rPrChange w:id="16780" w:author="tao huang" w:date="2017-09-17T12:05:00Z">
              <w:rPr>
                <w:rFonts w:cs="Times New Roman"/>
                <w:color w:val="000000" w:themeColor="text1"/>
                <w:sz w:val="22"/>
              </w:rPr>
            </w:rPrChange>
          </w:rPr>
          <w:t xml:space="preserve">In practice, </w:t>
        </w:r>
      </w:ins>
      <w:ins w:id="16781" w:author="tao huang" w:date="2017-09-14T18:44:00Z">
        <w:r w:rsidR="002D0514" w:rsidRPr="00A60A57">
          <w:rPr>
            <w:rFonts w:cs="Times New Roman"/>
            <w:color w:val="0D0D0D" w:themeColor="text1" w:themeTint="F2"/>
            <w:sz w:val="22"/>
            <w:rPrChange w:id="16782" w:author="tao huang" w:date="2017-09-17T12:05:00Z">
              <w:rPr>
                <w:rFonts w:cs="Times New Roman"/>
                <w:color w:val="000000" w:themeColor="text1"/>
                <w:sz w:val="22"/>
              </w:rPr>
            </w:rPrChange>
          </w:rPr>
          <w:t xml:space="preserve">this may be due to </w:t>
        </w:r>
      </w:ins>
      <w:ins w:id="16783" w:author="tao huang" w:date="2017-09-13T16:50:00Z">
        <w:r w:rsidRPr="00A60A57">
          <w:rPr>
            <w:rFonts w:cs="Times New Roman"/>
            <w:color w:val="0D0D0D" w:themeColor="text1" w:themeTint="F2"/>
            <w:sz w:val="22"/>
            <w:rPrChange w:id="16784" w:author="tao huang" w:date="2017-09-17T12:05:00Z">
              <w:rPr>
                <w:rFonts w:cs="Times New Roman"/>
                <w:color w:val="000000" w:themeColor="text1"/>
                <w:sz w:val="22"/>
              </w:rPr>
            </w:rPrChange>
          </w:rPr>
          <w:t>new product introduction (which reduces the price elasticity of the focal product) and a credit crunch (</w:t>
        </w:r>
      </w:ins>
      <w:ins w:id="16785" w:author="tao huang" w:date="2017-09-14T18:45:00Z">
        <w:r w:rsidR="002D0514" w:rsidRPr="00A60A57">
          <w:rPr>
            <w:rFonts w:cs="Times New Roman"/>
            <w:color w:val="0D0D0D" w:themeColor="text1" w:themeTint="F2"/>
            <w:sz w:val="22"/>
            <w:rPrChange w:id="16786" w:author="tao huang" w:date="2017-09-17T12:05:00Z">
              <w:rPr>
                <w:rFonts w:cs="Times New Roman"/>
                <w:color w:val="000000" w:themeColor="text1"/>
                <w:sz w:val="22"/>
              </w:rPr>
            </w:rPrChange>
          </w:rPr>
          <w:t xml:space="preserve">e.g., </w:t>
        </w:r>
      </w:ins>
      <w:ins w:id="16787" w:author="tao huang" w:date="2017-09-13T16:50:00Z">
        <w:r w:rsidRPr="00A60A57">
          <w:rPr>
            <w:rFonts w:cs="Times New Roman"/>
            <w:color w:val="0D0D0D" w:themeColor="text1" w:themeTint="F2"/>
            <w:sz w:val="22"/>
            <w:rPrChange w:id="16788" w:author="tao huang" w:date="2017-09-17T12:05:00Z">
              <w:rPr>
                <w:rFonts w:cs="Times New Roman"/>
                <w:color w:val="000000" w:themeColor="text1"/>
                <w:sz w:val="22"/>
              </w:rPr>
            </w:rPrChange>
          </w:rPr>
          <w:t xml:space="preserve">customers become more price sensitive). The sales and price are represented in Figure </w:t>
        </w:r>
      </w:ins>
      <w:ins w:id="16789" w:author="tao huang" w:date="2017-09-17T11:58:00Z">
        <w:r w:rsidR="00D52516" w:rsidRPr="00A60A57">
          <w:rPr>
            <w:rFonts w:cs="Times New Roman"/>
            <w:color w:val="0D0D0D" w:themeColor="text1" w:themeTint="F2"/>
            <w:sz w:val="22"/>
            <w:rPrChange w:id="16790" w:author="tao huang" w:date="2017-09-17T12:05:00Z">
              <w:rPr>
                <w:rFonts w:cs="Times New Roman"/>
                <w:color w:val="385623" w:themeColor="accent6" w:themeShade="80"/>
                <w:sz w:val="22"/>
              </w:rPr>
            </w:rPrChange>
          </w:rPr>
          <w:t>A</w:t>
        </w:r>
      </w:ins>
      <w:ins w:id="16791" w:author="tao huang" w:date="2017-09-13T16:50:00Z">
        <w:r w:rsidRPr="00A60A57">
          <w:rPr>
            <w:rFonts w:cs="Times New Roman"/>
            <w:color w:val="0D0D0D" w:themeColor="text1" w:themeTint="F2"/>
            <w:sz w:val="22"/>
            <w:rPrChange w:id="16792" w:author="tao huang" w:date="2017-09-17T12:05:00Z">
              <w:rPr>
                <w:rFonts w:cs="Times New Roman"/>
                <w:color w:val="000000" w:themeColor="text1"/>
                <w:sz w:val="22"/>
              </w:rPr>
            </w:rPrChange>
          </w:rPr>
          <w:t xml:space="preserve">1 by the solid black line and the solid red line respectively.  </w:t>
        </w:r>
      </w:ins>
    </w:p>
    <w:p w14:paraId="5DF56E6E" w14:textId="77777777" w:rsidR="009638D7" w:rsidRPr="00A60A57" w:rsidRDefault="009638D7">
      <w:pPr>
        <w:spacing w:after="0" w:line="360" w:lineRule="auto"/>
        <w:jc w:val="center"/>
        <w:rPr>
          <w:ins w:id="16793" w:author="tao huang" w:date="2017-09-14T18:45:00Z"/>
          <w:rFonts w:cs="Times New Roman"/>
          <w:color w:val="0D0D0D" w:themeColor="text1" w:themeTint="F2"/>
          <w:sz w:val="22"/>
          <w:rPrChange w:id="16794" w:author="tao huang" w:date="2017-09-17T12:05:00Z">
            <w:rPr>
              <w:ins w:id="16795" w:author="tao huang" w:date="2017-09-14T18:45:00Z"/>
              <w:rFonts w:cs="Times New Roman"/>
              <w:color w:val="000000" w:themeColor="text1"/>
              <w:sz w:val="22"/>
            </w:rPr>
          </w:rPrChange>
        </w:rPr>
      </w:pPr>
    </w:p>
    <w:p w14:paraId="320633A9" w14:textId="2B8C07F5" w:rsidR="00E74BF1" w:rsidRPr="00A60A57" w:rsidRDefault="00E74BF1">
      <w:pPr>
        <w:spacing w:after="0" w:line="360" w:lineRule="auto"/>
        <w:jc w:val="center"/>
        <w:rPr>
          <w:ins w:id="16796" w:author="tao huang" w:date="2017-09-13T16:50:00Z"/>
          <w:rFonts w:cs="Times New Roman"/>
          <w:color w:val="0D0D0D" w:themeColor="text1" w:themeTint="F2"/>
          <w:sz w:val="22"/>
          <w:rPrChange w:id="16797" w:author="tao huang" w:date="2017-09-17T12:05:00Z">
            <w:rPr>
              <w:ins w:id="16798" w:author="tao huang" w:date="2017-09-13T16:50:00Z"/>
              <w:rFonts w:cs="Times New Roman"/>
              <w:color w:val="000000" w:themeColor="text1"/>
              <w:sz w:val="22"/>
            </w:rPr>
          </w:rPrChange>
        </w:rPr>
      </w:pPr>
      <w:ins w:id="16799" w:author="tao huang" w:date="2017-09-13T16:50:00Z">
        <w:r w:rsidRPr="00A60A57">
          <w:rPr>
            <w:rFonts w:cs="Times New Roman"/>
            <w:color w:val="0D0D0D" w:themeColor="text1" w:themeTint="F2"/>
            <w:sz w:val="22"/>
            <w:rPrChange w:id="16800" w:author="tao huang" w:date="2017-09-17T12:05:00Z">
              <w:rPr>
                <w:rFonts w:cs="Times New Roman"/>
                <w:color w:val="000000" w:themeColor="text1"/>
                <w:sz w:val="22"/>
              </w:rPr>
            </w:rPrChange>
          </w:rPr>
          <w:t xml:space="preserve">Figure </w:t>
        </w:r>
      </w:ins>
      <w:ins w:id="16801" w:author="tao huang" w:date="2017-09-17T11:58:00Z">
        <w:r w:rsidR="00D52516" w:rsidRPr="00A60A57">
          <w:rPr>
            <w:rFonts w:cs="Times New Roman"/>
            <w:color w:val="0D0D0D" w:themeColor="text1" w:themeTint="F2"/>
            <w:sz w:val="22"/>
            <w:rPrChange w:id="16802" w:author="tao huang" w:date="2017-09-17T12:05:00Z">
              <w:rPr>
                <w:rFonts w:cs="Times New Roman"/>
                <w:color w:val="385623" w:themeColor="accent6" w:themeShade="80"/>
                <w:sz w:val="22"/>
              </w:rPr>
            </w:rPrChange>
          </w:rPr>
          <w:t>A</w:t>
        </w:r>
      </w:ins>
      <w:ins w:id="16803" w:author="tao huang" w:date="2017-09-13T16:50:00Z">
        <w:r w:rsidRPr="00A60A57">
          <w:rPr>
            <w:rFonts w:cs="Times New Roman"/>
            <w:color w:val="0D0D0D" w:themeColor="text1" w:themeTint="F2"/>
            <w:sz w:val="22"/>
            <w:rPrChange w:id="16804" w:author="tao huang" w:date="2017-09-17T12:05:00Z">
              <w:rPr>
                <w:rFonts w:cs="Times New Roman"/>
                <w:color w:val="000000" w:themeColor="text1"/>
                <w:sz w:val="22"/>
              </w:rPr>
            </w:rPrChange>
          </w:rPr>
          <w:t>1.</w:t>
        </w:r>
        <w:r w:rsidRPr="00A60A57">
          <w:rPr>
            <w:rFonts w:cs="Times New Roman"/>
            <w:color w:val="0D0D0D" w:themeColor="text1" w:themeTint="F2"/>
            <w:sz w:val="22"/>
            <w:rPrChange w:id="16805" w:author="tao huang" w:date="2017-09-17T12:05:00Z">
              <w:rPr>
                <w:rFonts w:cs="Times New Roman"/>
                <w:color w:val="000000" w:themeColor="text1"/>
                <w:sz w:val="22"/>
              </w:rPr>
            </w:rPrChange>
          </w:rPr>
          <w:tab/>
          <w:t>Simulated sales with a structural break: model with post-break data</w:t>
        </w:r>
      </w:ins>
    </w:p>
    <w:p w14:paraId="32F8B2A9" w14:textId="77777777" w:rsidR="00E74BF1" w:rsidRPr="00A60A57" w:rsidRDefault="00E74BF1">
      <w:pPr>
        <w:spacing w:after="0" w:line="360" w:lineRule="auto"/>
        <w:rPr>
          <w:ins w:id="16806" w:author="tao huang" w:date="2017-09-13T16:50:00Z"/>
          <w:rFonts w:cs="Times New Roman"/>
          <w:color w:val="0D0D0D" w:themeColor="text1" w:themeTint="F2"/>
          <w:sz w:val="22"/>
          <w:rPrChange w:id="16807" w:author="tao huang" w:date="2017-09-17T12:05:00Z">
            <w:rPr>
              <w:ins w:id="16808" w:author="tao huang" w:date="2017-09-13T16:50:00Z"/>
              <w:rFonts w:cs="Times New Roman"/>
              <w:color w:val="000000" w:themeColor="text1"/>
              <w:sz w:val="22"/>
            </w:rPr>
          </w:rPrChange>
        </w:rPr>
      </w:pPr>
      <w:ins w:id="16809" w:author="tao huang" w:date="2017-09-13T16:50:00Z">
        <w:r w:rsidRPr="00A60A57">
          <w:rPr>
            <w:rFonts w:cs="Times New Roman"/>
            <w:noProof/>
            <w:color w:val="0D0D0D" w:themeColor="text1" w:themeTint="F2"/>
            <w:sz w:val="22"/>
            <w:lang w:eastAsia="en-GB"/>
            <w:rPrChange w:id="16810" w:author="tao huang" w:date="2017-09-17T12:05:00Z">
              <w:rPr>
                <w:rFonts w:cs="Times New Roman"/>
                <w:noProof/>
                <w:color w:val="000000" w:themeColor="text1"/>
                <w:sz w:val="22"/>
                <w:lang w:eastAsia="en-GB"/>
              </w:rPr>
            </w:rPrChange>
          </w:rPr>
          <mc:AlternateContent>
            <mc:Choice Requires="wps">
              <w:drawing>
                <wp:anchor distT="0" distB="0" distL="114300" distR="114300" simplePos="0" relativeHeight="251749376" behindDoc="0" locked="0" layoutInCell="1" allowOverlap="1" wp14:anchorId="791B706B" wp14:editId="2CB49EC6">
                  <wp:simplePos x="0" y="0"/>
                  <wp:positionH relativeFrom="column">
                    <wp:posOffset>423545</wp:posOffset>
                  </wp:positionH>
                  <wp:positionV relativeFrom="paragraph">
                    <wp:posOffset>109220</wp:posOffset>
                  </wp:positionV>
                  <wp:extent cx="1296670" cy="1938020"/>
                  <wp:effectExtent l="0" t="0" r="17780" b="24130"/>
                  <wp:wrapNone/>
                  <wp:docPr id="4" name="Rectangle 4"/>
                  <wp:cNvGraphicFramePr/>
                  <a:graphic xmlns:a="http://schemas.openxmlformats.org/drawingml/2006/main">
                    <a:graphicData uri="http://schemas.microsoft.com/office/word/2010/wordprocessingShape">
                      <wps:wsp>
                        <wps:cNvSpPr/>
                        <wps:spPr>
                          <a:xfrm>
                            <a:off x="0" y="0"/>
                            <a:ext cx="1296670" cy="1938020"/>
                          </a:xfrm>
                          <a:prstGeom prst="rect">
                            <a:avLst/>
                          </a:prstGeom>
                          <a:solidFill>
                            <a:srgbClr val="5B9BD5">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C0AD5B" id="Rectangle 4" o:spid="_x0000_s1026" style="position:absolute;margin-left:33.35pt;margin-top:8.6pt;width:102.1pt;height:152.6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" fillcolor="#5b9bd5" strokecolor="#1f4d78 [1604]" strokeweight="1pt">
                  <v:fill opacity="8481f"/>
                </v:rect>
              </w:pict>
            </mc:Fallback>
          </mc:AlternateContent>
        </w:r>
        <w:r w:rsidRPr="00A60A57">
          <w:rPr>
            <w:rFonts w:cs="Times New Roman"/>
            <w:noProof/>
            <w:color w:val="0D0D0D" w:themeColor="text1" w:themeTint="F2"/>
            <w:sz w:val="22"/>
            <w:lang w:eastAsia="en-GB"/>
            <w:rPrChange w:id="16811" w:author="tao huang" w:date="2017-09-17T12:05:00Z">
              <w:rPr>
                <w:rFonts w:cs="Times New Roman"/>
                <w:noProof/>
                <w:color w:val="000000" w:themeColor="text1"/>
                <w:sz w:val="22"/>
                <w:lang w:eastAsia="en-GB"/>
              </w:rPr>
            </w:rPrChange>
          </w:rPr>
          <mc:AlternateContent>
            <mc:Choice Requires="wps">
              <w:drawing>
                <wp:anchor distT="0" distB="0" distL="114300" distR="114300" simplePos="0" relativeHeight="251752448" behindDoc="0" locked="0" layoutInCell="1" allowOverlap="1" wp14:anchorId="283BECF8" wp14:editId="1DFEB42C">
                  <wp:simplePos x="0" y="0"/>
                  <wp:positionH relativeFrom="column">
                    <wp:posOffset>1720215</wp:posOffset>
                  </wp:positionH>
                  <wp:positionV relativeFrom="paragraph">
                    <wp:posOffset>109220</wp:posOffset>
                  </wp:positionV>
                  <wp:extent cx="1368425" cy="1946275"/>
                  <wp:effectExtent l="0" t="0" r="22225" b="15875"/>
                  <wp:wrapNone/>
                  <wp:docPr id="7" name="Rectangle 7"/>
                  <wp:cNvGraphicFramePr/>
                  <a:graphic xmlns:a="http://schemas.openxmlformats.org/drawingml/2006/main">
                    <a:graphicData uri="http://schemas.microsoft.com/office/word/2010/wordprocessingShape">
                      <wps:wsp>
                        <wps:cNvSpPr/>
                        <wps:spPr>
                          <a:xfrm>
                            <a:off x="0" y="0"/>
                            <a:ext cx="1368425" cy="1946275"/>
                          </a:xfrm>
                          <a:prstGeom prst="rect">
                            <a:avLst/>
                          </a:prstGeom>
                          <a:solidFill>
                            <a:schemeClr val="accent6">
                              <a:lumMod val="60000"/>
                              <a:lumOff val="40000"/>
                              <a:alpha val="12941"/>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1157E8" id="Rectangle 7" o:spid="_x0000_s1026" style="position:absolute;margin-left:135.45pt;margin-top:8.6pt;width:107.75pt;height:153.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" fillcolor="#a8d08d [1945]" strokecolor="#1f4d78 [1604]" strokeweight="1pt">
                  <v:fill opacity="8481f"/>
                </v:rect>
              </w:pict>
            </mc:Fallback>
          </mc:AlternateContent>
        </w:r>
        <w:r w:rsidRPr="00A60A57">
          <w:rPr>
            <w:rFonts w:cs="Times New Roman"/>
            <w:noProof/>
            <w:color w:val="0D0D0D" w:themeColor="text1" w:themeTint="F2"/>
            <w:sz w:val="22"/>
            <w:lang w:eastAsia="en-GB"/>
            <w:rPrChange w:id="16812" w:author="tao huang" w:date="2017-09-17T12:05:00Z">
              <w:rPr>
                <w:rFonts w:cs="Times New Roman"/>
                <w:noProof/>
                <w:color w:val="000000" w:themeColor="text1"/>
                <w:sz w:val="22"/>
                <w:lang w:eastAsia="en-GB"/>
              </w:rPr>
            </w:rPrChange>
          </w:rPr>
          <mc:AlternateContent>
            <mc:Choice Requires="wps">
              <w:drawing>
                <wp:anchor distT="0" distB="0" distL="114300" distR="114300" simplePos="0" relativeHeight="251750400" behindDoc="0" locked="0" layoutInCell="1" allowOverlap="1" wp14:anchorId="4F52B9CD" wp14:editId="33AEC1B1">
                  <wp:simplePos x="0" y="0"/>
                  <wp:positionH relativeFrom="column">
                    <wp:posOffset>3086100</wp:posOffset>
                  </wp:positionH>
                  <wp:positionV relativeFrom="paragraph">
                    <wp:posOffset>109220</wp:posOffset>
                  </wp:positionV>
                  <wp:extent cx="1377950" cy="1946275"/>
                  <wp:effectExtent l="0" t="0" r="12700" b="15875"/>
                  <wp:wrapNone/>
                  <wp:docPr id="8" name="Rectangle 8"/>
                  <wp:cNvGraphicFramePr/>
                  <a:graphic xmlns:a="http://schemas.openxmlformats.org/drawingml/2006/main">
                    <a:graphicData uri="http://schemas.microsoft.com/office/word/2010/wordprocessingShape">
                      <wps:wsp>
                        <wps:cNvSpPr/>
                        <wps:spPr>
                          <a:xfrm>
                            <a:off x="0" y="0"/>
                            <a:ext cx="1377950" cy="1946275"/>
                          </a:xfrm>
                          <a:prstGeom prst="rect">
                            <a:avLst/>
                          </a:prstGeom>
                          <a:solidFill>
                            <a:srgbClr val="FFC000">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B6798" id="Rectangle 8" o:spid="_x0000_s1026" style="position:absolute;margin-left:243pt;margin-top:8.6pt;width:108.5pt;height:153.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" fillcolor="#ffc000" strokecolor="#1f4d78 [1604]" strokeweight="1pt">
                  <v:fill opacity="8481f"/>
                </v:rect>
              </w:pict>
            </mc:Fallback>
          </mc:AlternateContent>
        </w:r>
        <w:r w:rsidRPr="00A60A57">
          <w:rPr>
            <w:rFonts w:cs="Times New Roman"/>
            <w:noProof/>
            <w:color w:val="0D0D0D" w:themeColor="text1" w:themeTint="F2"/>
            <w:sz w:val="22"/>
            <w:lang w:eastAsia="en-GB"/>
            <w:rPrChange w:id="16813" w:author="tao huang" w:date="2017-09-17T12:05:00Z">
              <w:rPr>
                <w:rFonts w:cs="Times New Roman"/>
                <w:noProof/>
                <w:color w:val="000000" w:themeColor="text1"/>
                <w:sz w:val="22"/>
                <w:lang w:eastAsia="en-GB"/>
              </w:rPr>
            </w:rPrChange>
          </w:rPr>
          <mc:AlternateContent>
            <mc:Choice Requires="wps">
              <w:drawing>
                <wp:anchor distT="0" distB="0" distL="114300" distR="114300" simplePos="0" relativeHeight="251751424" behindDoc="0" locked="0" layoutInCell="1" allowOverlap="1" wp14:anchorId="5249836F" wp14:editId="694414E2">
                  <wp:simplePos x="0" y="0"/>
                  <wp:positionH relativeFrom="column">
                    <wp:posOffset>4462145</wp:posOffset>
                  </wp:positionH>
                  <wp:positionV relativeFrom="paragraph">
                    <wp:posOffset>109220</wp:posOffset>
                  </wp:positionV>
                  <wp:extent cx="1390650" cy="1946275"/>
                  <wp:effectExtent l="0" t="0" r="19050" b="15875"/>
                  <wp:wrapNone/>
                  <wp:docPr id="9" name="Rectangle 9"/>
                  <wp:cNvGraphicFramePr/>
                  <a:graphic xmlns:a="http://schemas.openxmlformats.org/drawingml/2006/main">
                    <a:graphicData uri="http://schemas.microsoft.com/office/word/2010/wordprocessingShape">
                      <wps:wsp>
                        <wps:cNvSpPr/>
                        <wps:spPr>
                          <a:xfrm>
                            <a:off x="0" y="0"/>
                            <a:ext cx="1390650" cy="1946275"/>
                          </a:xfrm>
                          <a:prstGeom prst="rect">
                            <a:avLst/>
                          </a:prstGeom>
                          <a:solidFill>
                            <a:srgbClr val="C00000">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B859FC" id="Rectangle 9" o:spid="_x0000_s1026" style="position:absolute;margin-left:351.35pt;margin-top:8.6pt;width:109.5pt;height:153.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" fillcolor="#c00000" strokecolor="#1f4d78 [1604]" strokeweight="1pt">
                  <v:fill opacity="8481f"/>
                </v:rect>
              </w:pict>
            </mc:Fallback>
          </mc:AlternateContent>
        </w:r>
        <w:r w:rsidRPr="00A60A57">
          <w:rPr>
            <w:rFonts w:cs="Times New Roman"/>
            <w:noProof/>
            <w:color w:val="0D0D0D" w:themeColor="text1" w:themeTint="F2"/>
            <w:sz w:val="22"/>
            <w:lang w:eastAsia="en-GB"/>
            <w:rPrChange w:id="16814" w:author="tao huang" w:date="2017-09-17T12:05:00Z">
              <w:rPr>
                <w:rFonts w:cs="Times New Roman"/>
                <w:noProof/>
                <w:color w:val="000000" w:themeColor="text1"/>
                <w:sz w:val="22"/>
                <w:lang w:eastAsia="en-GB"/>
              </w:rPr>
            </w:rPrChange>
          </w:rPr>
          <w:drawing>
            <wp:inline distT="0" distB="0" distL="0" distR="0" wp14:anchorId="73E220F4" wp14:editId="45171E56">
              <wp:extent cx="6267450" cy="24829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01740" cy="2496575"/>
                      </a:xfrm>
                      <a:prstGeom prst="rect">
                        <a:avLst/>
                      </a:prstGeom>
                      <a:noFill/>
                    </pic:spPr>
                  </pic:pic>
                </a:graphicData>
              </a:graphic>
            </wp:inline>
          </w:drawing>
        </w:r>
      </w:ins>
    </w:p>
    <w:p w14:paraId="09EAD630" w14:textId="77777777" w:rsidR="00E74BF1" w:rsidRPr="00A60A57" w:rsidRDefault="00E74BF1">
      <w:pPr>
        <w:spacing w:after="0" w:line="360" w:lineRule="auto"/>
        <w:rPr>
          <w:ins w:id="16815" w:author="tao huang" w:date="2017-09-13T16:50:00Z"/>
          <w:rFonts w:cs="Times New Roman"/>
          <w:color w:val="0D0D0D" w:themeColor="text1" w:themeTint="F2"/>
          <w:sz w:val="22"/>
          <w:rPrChange w:id="16816" w:author="tao huang" w:date="2017-09-17T12:05:00Z">
            <w:rPr>
              <w:ins w:id="16817" w:author="tao huang" w:date="2017-09-13T16:50:00Z"/>
              <w:rFonts w:cs="Times New Roman"/>
              <w:color w:val="000000" w:themeColor="text1"/>
              <w:sz w:val="22"/>
            </w:rPr>
          </w:rPrChange>
        </w:rPr>
      </w:pPr>
    </w:p>
    <w:p w14:paraId="1127AC48" w14:textId="2E7A57D9" w:rsidR="00E74BF1" w:rsidRPr="00A60A57" w:rsidRDefault="00E74BF1">
      <w:pPr>
        <w:spacing w:after="0" w:line="360" w:lineRule="auto"/>
        <w:rPr>
          <w:ins w:id="16818" w:author="tao huang" w:date="2017-09-13T16:50:00Z"/>
          <w:rFonts w:cs="Times New Roman"/>
          <w:color w:val="0D0D0D" w:themeColor="text1" w:themeTint="F2"/>
          <w:sz w:val="22"/>
          <w:rPrChange w:id="16819" w:author="tao huang" w:date="2017-09-17T12:05:00Z">
            <w:rPr>
              <w:ins w:id="16820" w:author="tao huang" w:date="2017-09-13T16:50:00Z"/>
              <w:rFonts w:cs="Times New Roman"/>
              <w:color w:val="000000" w:themeColor="text1"/>
              <w:sz w:val="22"/>
            </w:rPr>
          </w:rPrChange>
        </w:rPr>
      </w:pPr>
      <w:ins w:id="16821" w:author="tao huang" w:date="2017-09-13T16:50:00Z">
        <w:r w:rsidRPr="00A60A57">
          <w:rPr>
            <w:rFonts w:cs="Times New Roman"/>
            <w:color w:val="0D0D0D" w:themeColor="text1" w:themeTint="F2"/>
            <w:sz w:val="22"/>
            <w:rPrChange w:id="16822" w:author="tao huang" w:date="2017-09-17T12:05:00Z">
              <w:rPr>
                <w:rFonts w:cs="Times New Roman"/>
                <w:color w:val="000000" w:themeColor="text1"/>
                <w:sz w:val="22"/>
              </w:rPr>
            </w:rPrChange>
          </w:rPr>
          <w:t xml:space="preserve">Suppose that we </w:t>
        </w:r>
      </w:ins>
      <w:ins w:id="16823" w:author="tao huang" w:date="2017-09-14T18:46:00Z">
        <w:r w:rsidR="00302624" w:rsidRPr="00A60A57">
          <w:rPr>
            <w:rFonts w:cs="Times New Roman"/>
            <w:color w:val="0D0D0D" w:themeColor="text1" w:themeTint="F2"/>
            <w:sz w:val="22"/>
            <w:rPrChange w:id="16824" w:author="tao huang" w:date="2017-09-17T12:05:00Z">
              <w:rPr>
                <w:rFonts w:cs="Times New Roman"/>
                <w:color w:val="000000" w:themeColor="text1"/>
                <w:sz w:val="22"/>
              </w:rPr>
            </w:rPrChange>
          </w:rPr>
          <w:t>have the data from week 1 to week 75 and we f</w:t>
        </w:r>
      </w:ins>
      <w:ins w:id="16825" w:author="tao huang" w:date="2017-09-13T16:50:00Z">
        <w:r w:rsidRPr="00A60A57">
          <w:rPr>
            <w:rFonts w:cs="Times New Roman"/>
            <w:color w:val="0D0D0D" w:themeColor="text1" w:themeTint="F2"/>
            <w:sz w:val="22"/>
            <w:rPrChange w:id="16826" w:author="tao huang" w:date="2017-09-17T12:05:00Z">
              <w:rPr>
                <w:rFonts w:cs="Times New Roman"/>
                <w:color w:val="000000" w:themeColor="text1"/>
                <w:sz w:val="22"/>
              </w:rPr>
            </w:rPrChange>
          </w:rPr>
          <w:t>orecast the product sales for the period from week</w:t>
        </w:r>
        <w:r w:rsidR="00302624" w:rsidRPr="00A60A57">
          <w:rPr>
            <w:rFonts w:cs="Times New Roman"/>
            <w:color w:val="0D0D0D" w:themeColor="text1" w:themeTint="F2"/>
            <w:sz w:val="22"/>
            <w:rPrChange w:id="16827" w:author="tao huang" w:date="2017-09-17T12:05:00Z">
              <w:rPr>
                <w:rFonts w:cs="Times New Roman"/>
                <w:color w:val="000000" w:themeColor="text1"/>
                <w:sz w:val="22"/>
              </w:rPr>
            </w:rPrChange>
          </w:rPr>
          <w:t xml:space="preserve"> 76 to week 100. If we know th</w:t>
        </w:r>
      </w:ins>
      <w:ins w:id="16828" w:author="tao huang" w:date="2017-09-14T18:47:00Z">
        <w:r w:rsidR="00302624" w:rsidRPr="00A60A57">
          <w:rPr>
            <w:rFonts w:cs="Times New Roman"/>
            <w:color w:val="0D0D0D" w:themeColor="text1" w:themeTint="F2"/>
            <w:sz w:val="22"/>
            <w:rPrChange w:id="16829" w:author="tao huang" w:date="2017-09-17T12:05:00Z">
              <w:rPr>
                <w:rFonts w:cs="Times New Roman"/>
                <w:color w:val="000000" w:themeColor="text1"/>
                <w:sz w:val="22"/>
              </w:rPr>
            </w:rPrChange>
          </w:rPr>
          <w:t>at there are changes for the effect of the product price</w:t>
        </w:r>
      </w:ins>
      <w:ins w:id="16830" w:author="tao huang" w:date="2017-09-13T16:50:00Z">
        <w:r w:rsidRPr="00A60A57">
          <w:rPr>
            <w:rFonts w:cs="Times New Roman"/>
            <w:color w:val="0D0D0D" w:themeColor="text1" w:themeTint="F2"/>
            <w:sz w:val="22"/>
            <w:rPrChange w:id="16831" w:author="tao huang" w:date="2017-09-17T12:05:00Z">
              <w:rPr>
                <w:rFonts w:cs="Times New Roman"/>
                <w:color w:val="000000" w:themeColor="text1"/>
                <w:sz w:val="22"/>
              </w:rPr>
            </w:rPrChange>
          </w:rPr>
          <w:t xml:space="preserve">, we may develop a congruent model (i.e., </w:t>
        </w:r>
        <m:oMath>
          <m:sSub>
            <m:sSubPr>
              <m:ctrlPr>
                <w:rPr>
                  <w:rFonts w:ascii="Cambria Math" w:hAnsi="Cambria Math" w:cs="Times New Roman"/>
                  <w:i/>
                  <w:color w:val="0D0D0D" w:themeColor="text1" w:themeTint="F2"/>
                  <w:sz w:val="22"/>
                  <w:rPrChange w:id="16832"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16833" w:author="tao huang" w:date="2017-09-17T12:05:00Z">
                    <w:rPr>
                      <w:rFonts w:ascii="Cambria Math" w:hAnsi="Cambria Math" w:cs="Times New Roman"/>
                      <w:color w:val="000000" w:themeColor="text1"/>
                      <w:sz w:val="22"/>
                    </w:rPr>
                  </w:rPrChange>
                </w:rPr>
                <m:t>y</m:t>
              </m:r>
            </m:e>
            <m:sub>
              <m:r>
                <w:rPr>
                  <w:rFonts w:ascii="Cambria Math" w:hAnsi="Cambria Math" w:cs="Times New Roman"/>
                  <w:color w:val="0D0D0D" w:themeColor="text1" w:themeTint="F2"/>
                  <w:sz w:val="22"/>
                  <w:rPrChange w:id="16834" w:author="tao huang" w:date="2017-09-17T12:05:00Z">
                    <w:rPr>
                      <w:rFonts w:ascii="Cambria Math" w:hAnsi="Cambria Math" w:cs="Times New Roman"/>
                      <w:color w:val="000000" w:themeColor="text1"/>
                      <w:sz w:val="22"/>
                    </w:rPr>
                  </w:rPrChange>
                </w:rPr>
                <m:t>t</m:t>
              </m:r>
            </m:sub>
          </m:sSub>
          <m:r>
            <w:rPr>
              <w:rFonts w:ascii="Cambria Math" w:hAnsi="Cambria Math" w:cs="Times New Roman"/>
              <w:color w:val="0D0D0D" w:themeColor="text1" w:themeTint="F2"/>
              <w:sz w:val="22"/>
              <w:rPrChange w:id="16835" w:author="tao huang" w:date="2017-09-17T12:05:00Z">
                <w:rPr>
                  <w:rFonts w:ascii="Cambria Math" w:hAnsi="Cambria Math" w:cs="Times New Roman"/>
                  <w:color w:val="000000" w:themeColor="text1"/>
                  <w:sz w:val="22"/>
                </w:rPr>
              </w:rPrChange>
            </w:rPr>
            <m:t>=a+b</m:t>
          </m:r>
          <m:sSub>
            <m:sSubPr>
              <m:ctrlPr>
                <w:rPr>
                  <w:rFonts w:ascii="Cambria Math" w:hAnsi="Cambria Math" w:cs="Times New Roman"/>
                  <w:i/>
                  <w:color w:val="0D0D0D" w:themeColor="text1" w:themeTint="F2"/>
                  <w:sz w:val="22"/>
                  <w:rPrChange w:id="16836"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16837" w:author="tao huang" w:date="2017-09-17T12:05:00Z">
                    <w:rPr>
                      <w:rFonts w:ascii="Cambria Math" w:hAnsi="Cambria Math" w:cs="Times New Roman"/>
                      <w:color w:val="000000" w:themeColor="text1"/>
                      <w:sz w:val="22"/>
                    </w:rPr>
                  </w:rPrChange>
                </w:rPr>
                <m:t>x</m:t>
              </m:r>
            </m:e>
            <m:sub>
              <m:r>
                <w:rPr>
                  <w:rFonts w:ascii="Cambria Math" w:hAnsi="Cambria Math" w:cs="Times New Roman"/>
                  <w:color w:val="0D0D0D" w:themeColor="text1" w:themeTint="F2"/>
                  <w:sz w:val="22"/>
                  <w:rPrChange w:id="16838" w:author="tao huang" w:date="2017-09-17T12:05:00Z">
                    <w:rPr>
                      <w:rFonts w:ascii="Cambria Math" w:hAnsi="Cambria Math" w:cs="Times New Roman"/>
                      <w:color w:val="000000" w:themeColor="text1"/>
                      <w:sz w:val="22"/>
                    </w:rPr>
                  </w:rPrChange>
                </w:rPr>
                <m:t>t</m:t>
              </m:r>
            </m:sub>
          </m:sSub>
          <m:r>
            <w:rPr>
              <w:rFonts w:ascii="Cambria Math" w:hAnsi="Cambria Math" w:cs="Times New Roman"/>
              <w:color w:val="0D0D0D" w:themeColor="text1" w:themeTint="F2"/>
              <w:sz w:val="22"/>
              <w:rPrChange w:id="16839" w:author="tao huang" w:date="2017-09-17T12:05:00Z">
                <w:rPr>
                  <w:rFonts w:ascii="Cambria Math" w:hAnsi="Cambria Math" w:cs="Times New Roman"/>
                  <w:color w:val="000000" w:themeColor="text1"/>
                  <w:sz w:val="22"/>
                </w:rPr>
              </w:rPrChange>
            </w:rPr>
            <m:t>+</m:t>
          </m:r>
          <m:sSub>
            <m:sSubPr>
              <m:ctrlPr>
                <w:rPr>
                  <w:rFonts w:ascii="Cambria Math" w:hAnsi="Cambria Math" w:cs="Times New Roman"/>
                  <w:i/>
                  <w:color w:val="0D0D0D" w:themeColor="text1" w:themeTint="F2"/>
                  <w:sz w:val="22"/>
                  <w:rPrChange w:id="16840"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16841" w:author="tao huang" w:date="2017-09-17T12:05:00Z">
                    <w:rPr>
                      <w:rFonts w:ascii="Cambria Math" w:hAnsi="Cambria Math" w:cs="Times New Roman"/>
                      <w:color w:val="000000" w:themeColor="text1"/>
                      <w:sz w:val="22"/>
                    </w:rPr>
                  </w:rPrChange>
                </w:rPr>
                <m:t>u</m:t>
              </m:r>
            </m:e>
            <m:sub>
              <m:r>
                <w:rPr>
                  <w:rFonts w:ascii="Cambria Math" w:hAnsi="Cambria Math" w:cs="Times New Roman"/>
                  <w:color w:val="0D0D0D" w:themeColor="text1" w:themeTint="F2"/>
                  <w:sz w:val="22"/>
                  <w:rPrChange w:id="16842" w:author="tao huang" w:date="2017-09-17T12:05:00Z">
                    <w:rPr>
                      <w:rFonts w:ascii="Cambria Math" w:hAnsi="Cambria Math" w:cs="Times New Roman"/>
                      <w:color w:val="000000" w:themeColor="text1"/>
                      <w:sz w:val="22"/>
                    </w:rPr>
                  </w:rPrChange>
                </w:rPr>
                <m:t>t</m:t>
              </m:r>
            </m:sub>
          </m:sSub>
        </m:oMath>
        <w:r w:rsidRPr="00A60A57">
          <w:rPr>
            <w:rFonts w:cs="Times New Roman"/>
            <w:color w:val="0D0D0D" w:themeColor="text1" w:themeTint="F2"/>
            <w:sz w:val="22"/>
            <w:rPrChange w:id="16843" w:author="tao huang" w:date="2017-09-17T12:05:00Z">
              <w:rPr>
                <w:rFonts w:cs="Times New Roman"/>
                <w:color w:val="000000" w:themeColor="text1"/>
                <w:sz w:val="22"/>
              </w:rPr>
            </w:rPrChange>
          </w:rPr>
          <w:t xml:space="preserve"> ) exclusively based on the post</w:t>
        </w:r>
      </w:ins>
      <w:ins w:id="16844" w:author="tao huang" w:date="2017-09-14T18:50:00Z">
        <w:r w:rsidR="00A8742B" w:rsidRPr="00A60A57">
          <w:rPr>
            <w:rFonts w:cs="Times New Roman"/>
            <w:color w:val="0D0D0D" w:themeColor="text1" w:themeTint="F2"/>
            <w:sz w:val="22"/>
            <w:rPrChange w:id="16845" w:author="tao huang" w:date="2017-09-17T12:05:00Z">
              <w:rPr>
                <w:rFonts w:cs="Times New Roman"/>
                <w:color w:val="000000" w:themeColor="text1"/>
                <w:sz w:val="22"/>
              </w:rPr>
            </w:rPrChange>
          </w:rPr>
          <w:t>-</w:t>
        </w:r>
      </w:ins>
      <w:ins w:id="16846" w:author="tao huang" w:date="2017-09-13T16:50:00Z">
        <w:r w:rsidRPr="00A60A57">
          <w:rPr>
            <w:rFonts w:cs="Times New Roman"/>
            <w:color w:val="0D0D0D" w:themeColor="text1" w:themeTint="F2"/>
            <w:sz w:val="22"/>
            <w:rPrChange w:id="16847" w:author="tao huang" w:date="2017-09-17T12:05:00Z">
              <w:rPr>
                <w:rFonts w:cs="Times New Roman"/>
                <w:color w:val="000000" w:themeColor="text1"/>
                <w:sz w:val="22"/>
              </w:rPr>
            </w:rPrChange>
          </w:rPr>
          <w:t xml:space="preserve">break data (i.e., data from week 51 to week 75) and generate unbiased forecasts. Figure </w:t>
        </w:r>
      </w:ins>
      <w:ins w:id="16848" w:author="tao huang" w:date="2017-09-17T11:58:00Z">
        <w:r w:rsidR="00D52516" w:rsidRPr="00A60A57">
          <w:rPr>
            <w:rFonts w:cs="Times New Roman"/>
            <w:color w:val="0D0D0D" w:themeColor="text1" w:themeTint="F2"/>
            <w:sz w:val="22"/>
            <w:rPrChange w:id="16849" w:author="tao huang" w:date="2017-09-17T12:05:00Z">
              <w:rPr>
                <w:rFonts w:cs="Times New Roman"/>
                <w:color w:val="385623" w:themeColor="accent6" w:themeShade="80"/>
                <w:sz w:val="22"/>
              </w:rPr>
            </w:rPrChange>
          </w:rPr>
          <w:t>A</w:t>
        </w:r>
      </w:ins>
      <w:ins w:id="16850" w:author="tao huang" w:date="2017-09-13T16:50:00Z">
        <w:r w:rsidRPr="00A60A57">
          <w:rPr>
            <w:rFonts w:cs="Times New Roman"/>
            <w:color w:val="0D0D0D" w:themeColor="text1" w:themeTint="F2"/>
            <w:sz w:val="22"/>
            <w:rPrChange w:id="16851" w:author="tao huang" w:date="2017-09-17T12:05:00Z">
              <w:rPr>
                <w:rFonts w:cs="Times New Roman"/>
                <w:color w:val="000000" w:themeColor="text1"/>
                <w:sz w:val="22"/>
              </w:rPr>
            </w:rPrChange>
          </w:rPr>
          <w:t xml:space="preserve">1 represents </w:t>
        </w:r>
        <w:r w:rsidRPr="00A60A57">
          <w:rPr>
            <w:rFonts w:cs="Times New Roman"/>
            <w:color w:val="0D0D0D" w:themeColor="text1" w:themeTint="F2"/>
            <w:sz w:val="22"/>
            <w:rPrChange w:id="16852" w:author="tao huang" w:date="2017-09-17T12:05:00Z">
              <w:rPr>
                <w:rFonts w:cs="Times New Roman"/>
                <w:color w:val="000000" w:themeColor="text1"/>
                <w:sz w:val="22"/>
              </w:rPr>
            </w:rPrChange>
          </w:rPr>
          <w:lastRenderedPageBreak/>
          <w:t xml:space="preserve">the predictions/forecasts using the black dashed line (e.g., </w:t>
        </w:r>
        <w:r w:rsidRPr="00A60A57">
          <w:rPr>
            <w:rFonts w:cs="Times New Roman"/>
            <w:i/>
            <w:color w:val="0D0D0D" w:themeColor="text1" w:themeTint="F2"/>
            <w:sz w:val="22"/>
            <w:rPrChange w:id="16853" w:author="tao huang" w:date="2017-09-17T12:05:00Z">
              <w:rPr>
                <w:rFonts w:cs="Times New Roman"/>
                <w:i/>
                <w:color w:val="000000" w:themeColor="text1"/>
                <w:sz w:val="22"/>
              </w:rPr>
            </w:rPrChange>
          </w:rPr>
          <w:t>ybar_post breaks</w:t>
        </w:r>
        <w:r w:rsidRPr="00A60A57">
          <w:rPr>
            <w:rFonts w:cs="Times New Roman"/>
            <w:color w:val="0D0D0D" w:themeColor="text1" w:themeTint="F2"/>
            <w:sz w:val="22"/>
            <w:rPrChange w:id="16854" w:author="tao huang" w:date="2017-09-17T12:05:00Z">
              <w:rPr>
                <w:rFonts w:cs="Times New Roman"/>
                <w:color w:val="000000" w:themeColor="text1"/>
                <w:sz w:val="22"/>
              </w:rPr>
            </w:rPrChange>
          </w:rPr>
          <w:t xml:space="preserve">). Table </w:t>
        </w:r>
      </w:ins>
      <w:ins w:id="16855" w:author="tao huang" w:date="2017-09-17T11:58:00Z">
        <w:r w:rsidR="00D52516" w:rsidRPr="00A60A57">
          <w:rPr>
            <w:rFonts w:cs="Times New Roman"/>
            <w:color w:val="0D0D0D" w:themeColor="text1" w:themeTint="F2"/>
            <w:sz w:val="22"/>
            <w:rPrChange w:id="16856" w:author="tao huang" w:date="2017-09-17T12:05:00Z">
              <w:rPr>
                <w:rFonts w:cs="Times New Roman"/>
                <w:color w:val="385623" w:themeColor="accent6" w:themeShade="80"/>
                <w:sz w:val="22"/>
              </w:rPr>
            </w:rPrChange>
          </w:rPr>
          <w:t>A</w:t>
        </w:r>
      </w:ins>
      <w:ins w:id="16857" w:author="tao huang" w:date="2017-09-13T16:50:00Z">
        <w:r w:rsidRPr="00A60A57">
          <w:rPr>
            <w:rFonts w:cs="Times New Roman"/>
            <w:color w:val="0D0D0D" w:themeColor="text1" w:themeTint="F2"/>
            <w:sz w:val="22"/>
            <w:rPrChange w:id="16858" w:author="tao huang" w:date="2017-09-17T12:05:00Z">
              <w:rPr>
                <w:rFonts w:cs="Times New Roman"/>
                <w:color w:val="000000" w:themeColor="text1"/>
                <w:sz w:val="22"/>
              </w:rPr>
            </w:rPrChange>
          </w:rPr>
          <w:t xml:space="preserve">1 shows the forecasting performance of the model with post break data (e.g., with MAE= 0.3, MSE= 0.18, MAPE= 5.0%, and SMAPE= 4.3%). </w:t>
        </w:r>
      </w:ins>
    </w:p>
    <w:p w14:paraId="3A090C84" w14:textId="77777777" w:rsidR="00E74BF1" w:rsidRPr="00A60A57" w:rsidRDefault="00E74BF1">
      <w:pPr>
        <w:spacing w:after="0" w:line="360" w:lineRule="auto"/>
        <w:rPr>
          <w:ins w:id="16859" w:author="tao huang" w:date="2017-09-13T16:50:00Z"/>
          <w:rFonts w:cs="Times New Roman"/>
          <w:color w:val="0D0D0D" w:themeColor="text1" w:themeTint="F2"/>
          <w:sz w:val="22"/>
          <w:rPrChange w:id="16860" w:author="tao huang" w:date="2017-09-17T12:05:00Z">
            <w:rPr>
              <w:ins w:id="16861" w:author="tao huang" w:date="2017-09-13T16:50:00Z"/>
              <w:rFonts w:cs="Times New Roman"/>
              <w:color w:val="000000" w:themeColor="text1"/>
              <w:sz w:val="22"/>
            </w:rPr>
          </w:rPrChange>
        </w:rPr>
      </w:pPr>
    </w:p>
    <w:p w14:paraId="0831ECF0" w14:textId="0DA2D276" w:rsidR="00E74BF1" w:rsidRPr="00A60A57" w:rsidRDefault="00E74BF1">
      <w:pPr>
        <w:spacing w:after="0" w:line="360" w:lineRule="auto"/>
        <w:rPr>
          <w:ins w:id="16862" w:author="tao huang" w:date="2017-09-13T16:50:00Z"/>
          <w:rFonts w:cs="Times New Roman"/>
          <w:color w:val="0D0D0D" w:themeColor="text1" w:themeTint="F2"/>
          <w:sz w:val="22"/>
          <w:rPrChange w:id="16863" w:author="tao huang" w:date="2017-09-17T12:05:00Z">
            <w:rPr>
              <w:ins w:id="16864" w:author="tao huang" w:date="2017-09-13T16:50:00Z"/>
              <w:rFonts w:cs="Times New Roman"/>
              <w:color w:val="000000" w:themeColor="text1"/>
              <w:sz w:val="22"/>
            </w:rPr>
          </w:rPrChange>
        </w:rPr>
      </w:pPr>
      <w:ins w:id="16865" w:author="tao huang" w:date="2017-09-13T16:50:00Z">
        <w:r w:rsidRPr="00A60A57">
          <w:rPr>
            <w:rFonts w:cs="Times New Roman"/>
            <w:color w:val="0D0D0D" w:themeColor="text1" w:themeTint="F2"/>
            <w:sz w:val="22"/>
            <w:rPrChange w:id="16866" w:author="tao huang" w:date="2017-09-17T12:05:00Z">
              <w:rPr>
                <w:rFonts w:cs="Times New Roman"/>
                <w:color w:val="000000" w:themeColor="text1"/>
                <w:sz w:val="22"/>
              </w:rPr>
            </w:rPrChange>
          </w:rPr>
          <w:t xml:space="preserve">However, the </w:t>
        </w:r>
      </w:ins>
      <w:ins w:id="16867" w:author="tao huang" w:date="2017-09-14T18:51:00Z">
        <w:r w:rsidR="000A2CA7" w:rsidRPr="00A60A57">
          <w:rPr>
            <w:rFonts w:cs="Times New Roman"/>
            <w:color w:val="0D0D0D" w:themeColor="text1" w:themeTint="F2"/>
            <w:sz w:val="22"/>
            <w:rPrChange w:id="16868" w:author="tao huang" w:date="2017-09-17T12:05:00Z">
              <w:rPr>
                <w:rFonts w:cs="Times New Roman"/>
                <w:color w:val="000000" w:themeColor="text1"/>
                <w:sz w:val="22"/>
              </w:rPr>
            </w:rPrChange>
          </w:rPr>
          <w:t>change</w:t>
        </w:r>
      </w:ins>
      <w:ins w:id="16869" w:author="tao huang" w:date="2017-09-14T18:53:00Z">
        <w:r w:rsidR="003A0A20" w:rsidRPr="00A60A57">
          <w:rPr>
            <w:rFonts w:cs="Times New Roman"/>
            <w:color w:val="0D0D0D" w:themeColor="text1" w:themeTint="F2"/>
            <w:sz w:val="22"/>
            <w:rPrChange w:id="16870" w:author="tao huang" w:date="2017-09-17T12:05:00Z">
              <w:rPr>
                <w:rFonts w:cs="Times New Roman"/>
                <w:color w:val="000000" w:themeColor="text1"/>
                <w:sz w:val="22"/>
              </w:rPr>
            </w:rPrChange>
          </w:rPr>
          <w:t>s</w:t>
        </w:r>
      </w:ins>
      <w:ins w:id="16871" w:author="tao huang" w:date="2017-09-14T18:51:00Z">
        <w:r w:rsidR="000A2CA7" w:rsidRPr="00A60A57">
          <w:rPr>
            <w:rFonts w:cs="Times New Roman"/>
            <w:color w:val="0D0D0D" w:themeColor="text1" w:themeTint="F2"/>
            <w:sz w:val="22"/>
            <w:rPrChange w:id="16872" w:author="tao huang" w:date="2017-09-17T12:05:00Z">
              <w:rPr>
                <w:rFonts w:cs="Times New Roman"/>
                <w:color w:val="000000" w:themeColor="text1"/>
                <w:sz w:val="22"/>
              </w:rPr>
            </w:rPrChange>
          </w:rPr>
          <w:t xml:space="preserve"> of the effect of the price </w:t>
        </w:r>
      </w:ins>
      <w:ins w:id="16873" w:author="tao huang" w:date="2017-09-14T18:53:00Z">
        <w:r w:rsidR="003A0A20" w:rsidRPr="00A60A57">
          <w:rPr>
            <w:rFonts w:cs="Times New Roman"/>
            <w:color w:val="0D0D0D" w:themeColor="text1" w:themeTint="F2"/>
            <w:sz w:val="22"/>
            <w:rPrChange w:id="16874" w:author="tao huang" w:date="2017-09-17T12:05:00Z">
              <w:rPr>
                <w:rFonts w:cs="Times New Roman"/>
                <w:color w:val="000000" w:themeColor="text1"/>
                <w:sz w:val="22"/>
              </w:rPr>
            </w:rPrChange>
          </w:rPr>
          <w:t>are</w:t>
        </w:r>
      </w:ins>
      <w:ins w:id="16875" w:author="tao huang" w:date="2017-09-13T16:50:00Z">
        <w:r w:rsidRPr="00A60A57">
          <w:rPr>
            <w:rFonts w:cs="Times New Roman"/>
            <w:color w:val="0D0D0D" w:themeColor="text1" w:themeTint="F2"/>
            <w:sz w:val="22"/>
            <w:rPrChange w:id="16876" w:author="tao huang" w:date="2017-09-17T12:05:00Z">
              <w:rPr>
                <w:rFonts w:cs="Times New Roman"/>
                <w:color w:val="000000" w:themeColor="text1"/>
                <w:sz w:val="22"/>
              </w:rPr>
            </w:rPrChange>
          </w:rPr>
          <w:t xml:space="preserve"> usually unknown. </w:t>
        </w:r>
      </w:ins>
      <w:ins w:id="16877" w:author="tao huang" w:date="2017-09-14T19:25:00Z">
        <w:r w:rsidR="003E1CE7" w:rsidRPr="00A60A57">
          <w:rPr>
            <w:rFonts w:cs="Times New Roman"/>
            <w:color w:val="0D0D0D" w:themeColor="text1" w:themeTint="F2"/>
            <w:sz w:val="22"/>
            <w:rPrChange w:id="16878" w:author="tao huang" w:date="2017-09-17T12:05:00Z">
              <w:rPr>
                <w:rFonts w:cs="Times New Roman"/>
                <w:color w:val="385623" w:themeColor="accent6" w:themeShade="80"/>
                <w:sz w:val="22"/>
              </w:rPr>
            </w:rPrChange>
          </w:rPr>
          <w:t>If we</w:t>
        </w:r>
      </w:ins>
      <w:ins w:id="16879" w:author="tao huang" w:date="2017-09-13T16:50:00Z">
        <w:r w:rsidRPr="00A60A57">
          <w:rPr>
            <w:rFonts w:cs="Times New Roman"/>
            <w:color w:val="0D0D0D" w:themeColor="text1" w:themeTint="F2"/>
            <w:sz w:val="22"/>
            <w:rPrChange w:id="16880" w:author="tao huang" w:date="2017-09-17T12:05:00Z">
              <w:rPr>
                <w:rFonts w:cs="Times New Roman"/>
                <w:color w:val="000000" w:themeColor="text1"/>
                <w:sz w:val="22"/>
              </w:rPr>
            </w:rPrChange>
          </w:rPr>
          <w:t xml:space="preserve"> </w:t>
        </w:r>
      </w:ins>
      <w:ins w:id="16881" w:author="tao huang" w:date="2017-09-14T18:55:00Z">
        <w:r w:rsidR="0064780A" w:rsidRPr="00A60A57">
          <w:rPr>
            <w:rFonts w:cs="Times New Roman"/>
            <w:color w:val="0D0D0D" w:themeColor="text1" w:themeTint="F2"/>
            <w:sz w:val="22"/>
            <w:rPrChange w:id="16882" w:author="tao huang" w:date="2017-09-17T12:05:00Z">
              <w:rPr>
                <w:rFonts w:cs="Times New Roman"/>
                <w:color w:val="000000" w:themeColor="text1"/>
                <w:sz w:val="22"/>
              </w:rPr>
            </w:rPrChange>
          </w:rPr>
          <w:t xml:space="preserve">overlook the two structural breaks and </w:t>
        </w:r>
      </w:ins>
      <w:ins w:id="16883" w:author="tao huang" w:date="2017-09-14T18:54:00Z">
        <w:r w:rsidR="0064780A" w:rsidRPr="00A60A57">
          <w:rPr>
            <w:rFonts w:cs="Times New Roman"/>
            <w:color w:val="0D0D0D" w:themeColor="text1" w:themeTint="F2"/>
            <w:sz w:val="22"/>
            <w:rPrChange w:id="16884" w:author="tao huang" w:date="2017-09-17T12:05:00Z">
              <w:rPr>
                <w:rFonts w:cs="Times New Roman"/>
                <w:color w:val="000000" w:themeColor="text1"/>
                <w:sz w:val="22"/>
              </w:rPr>
            </w:rPrChange>
          </w:rPr>
          <w:t>estimate</w:t>
        </w:r>
      </w:ins>
      <w:ins w:id="16885" w:author="tao huang" w:date="2017-09-13T16:50:00Z">
        <w:r w:rsidRPr="00A60A57">
          <w:rPr>
            <w:rFonts w:cs="Times New Roman"/>
            <w:color w:val="0D0D0D" w:themeColor="text1" w:themeTint="F2"/>
            <w:sz w:val="22"/>
            <w:rPrChange w:id="16886" w:author="tao huang" w:date="2017-09-17T12:05:00Z">
              <w:rPr>
                <w:rFonts w:cs="Times New Roman"/>
                <w:color w:val="000000" w:themeColor="text1"/>
                <w:sz w:val="22"/>
              </w:rPr>
            </w:rPrChange>
          </w:rPr>
          <w:t xml:space="preserve"> the model using all the </w:t>
        </w:r>
      </w:ins>
      <w:ins w:id="16887" w:author="tao huang" w:date="2017-09-14T18:54:00Z">
        <w:r w:rsidR="0064780A" w:rsidRPr="00A60A57">
          <w:rPr>
            <w:rFonts w:cs="Times New Roman"/>
            <w:color w:val="0D0D0D" w:themeColor="text1" w:themeTint="F2"/>
            <w:sz w:val="22"/>
            <w:rPrChange w:id="16888" w:author="tao huang" w:date="2017-09-17T12:05:00Z">
              <w:rPr>
                <w:rFonts w:cs="Times New Roman"/>
                <w:color w:val="000000" w:themeColor="text1"/>
                <w:sz w:val="22"/>
              </w:rPr>
            </w:rPrChange>
          </w:rPr>
          <w:t xml:space="preserve">available </w:t>
        </w:r>
      </w:ins>
      <w:ins w:id="16889" w:author="tao huang" w:date="2017-09-13T16:50:00Z">
        <w:r w:rsidRPr="00A60A57">
          <w:rPr>
            <w:rFonts w:cs="Times New Roman"/>
            <w:color w:val="0D0D0D" w:themeColor="text1" w:themeTint="F2"/>
            <w:sz w:val="22"/>
            <w:rPrChange w:id="16890" w:author="tao huang" w:date="2017-09-17T12:05:00Z">
              <w:rPr>
                <w:rFonts w:cs="Times New Roman"/>
                <w:color w:val="000000" w:themeColor="text1"/>
                <w:sz w:val="22"/>
              </w:rPr>
            </w:rPrChange>
          </w:rPr>
          <w:t>data</w:t>
        </w:r>
        <w:r w:rsidR="0064780A" w:rsidRPr="00A60A57">
          <w:rPr>
            <w:rFonts w:cs="Times New Roman"/>
            <w:color w:val="0D0D0D" w:themeColor="text1" w:themeTint="F2"/>
            <w:sz w:val="22"/>
            <w:rPrChange w:id="16891" w:author="tao huang" w:date="2017-09-17T12:05:00Z">
              <w:rPr>
                <w:rFonts w:cs="Times New Roman"/>
                <w:color w:val="000000" w:themeColor="text1"/>
                <w:sz w:val="22"/>
              </w:rPr>
            </w:rPrChange>
          </w:rPr>
          <w:t xml:space="preserve"> (i.e., from week 1 to week 75)</w:t>
        </w:r>
      </w:ins>
      <w:ins w:id="16892" w:author="tao huang" w:date="2017-09-14T19:25:00Z">
        <w:r w:rsidR="003E1CE7" w:rsidRPr="00A60A57">
          <w:rPr>
            <w:rFonts w:cs="Times New Roman"/>
            <w:color w:val="0D0D0D" w:themeColor="text1" w:themeTint="F2"/>
            <w:sz w:val="22"/>
            <w:rPrChange w:id="16893" w:author="tao huang" w:date="2017-09-17T12:05:00Z">
              <w:rPr>
                <w:rFonts w:cs="Times New Roman"/>
                <w:color w:val="385623" w:themeColor="accent6" w:themeShade="80"/>
                <w:sz w:val="22"/>
              </w:rPr>
            </w:rPrChange>
          </w:rPr>
          <w:t xml:space="preserve">, </w:t>
        </w:r>
      </w:ins>
      <w:ins w:id="16894" w:author="tao huang" w:date="2017-09-13T16:50:00Z">
        <w:r w:rsidRPr="00A60A57">
          <w:rPr>
            <w:rFonts w:cs="Times New Roman"/>
            <w:color w:val="0D0D0D" w:themeColor="text1" w:themeTint="F2"/>
            <w:sz w:val="22"/>
            <w:rPrChange w:id="16895" w:author="tao huang" w:date="2017-09-17T12:05:00Z">
              <w:rPr>
                <w:rFonts w:cs="Times New Roman"/>
                <w:color w:val="000000" w:themeColor="text1"/>
                <w:sz w:val="22"/>
              </w:rPr>
            </w:rPrChange>
          </w:rPr>
          <w:t xml:space="preserve">we </w:t>
        </w:r>
      </w:ins>
      <w:ins w:id="16896" w:author="tao huang" w:date="2017-09-14T18:55:00Z">
        <w:r w:rsidR="0064780A" w:rsidRPr="00A60A57">
          <w:rPr>
            <w:rFonts w:cs="Times New Roman"/>
            <w:color w:val="0D0D0D" w:themeColor="text1" w:themeTint="F2"/>
            <w:sz w:val="22"/>
            <w:rPrChange w:id="16897" w:author="tao huang" w:date="2017-09-17T12:05:00Z">
              <w:rPr>
                <w:rFonts w:cs="Times New Roman"/>
                <w:color w:val="000000" w:themeColor="text1"/>
                <w:sz w:val="22"/>
              </w:rPr>
            </w:rPrChange>
          </w:rPr>
          <w:t xml:space="preserve">would </w:t>
        </w:r>
      </w:ins>
      <w:ins w:id="16898" w:author="tao huang" w:date="2017-09-13T16:50:00Z">
        <w:r w:rsidR="0064780A" w:rsidRPr="00A60A57">
          <w:rPr>
            <w:rFonts w:cs="Times New Roman"/>
            <w:color w:val="0D0D0D" w:themeColor="text1" w:themeTint="F2"/>
            <w:sz w:val="22"/>
            <w:rPrChange w:id="16899" w:author="tao huang" w:date="2017-09-17T12:05:00Z">
              <w:rPr>
                <w:rFonts w:cs="Times New Roman"/>
                <w:color w:val="000000" w:themeColor="text1"/>
                <w:sz w:val="22"/>
              </w:rPr>
            </w:rPrChange>
          </w:rPr>
          <w:t>obtain estimate</w:t>
        </w:r>
      </w:ins>
      <w:ins w:id="16900" w:author="tao huang" w:date="2017-09-14T18:56:00Z">
        <w:r w:rsidR="0064780A" w:rsidRPr="00A60A57">
          <w:rPr>
            <w:rFonts w:cs="Times New Roman"/>
            <w:color w:val="0D0D0D" w:themeColor="text1" w:themeTint="F2"/>
            <w:sz w:val="22"/>
            <w:rPrChange w:id="16901" w:author="tao huang" w:date="2017-09-17T12:05:00Z">
              <w:rPr>
                <w:rFonts w:cs="Times New Roman"/>
                <w:color w:val="000000" w:themeColor="text1"/>
                <w:sz w:val="22"/>
              </w:rPr>
            </w:rPrChange>
          </w:rPr>
          <w:t>s</w:t>
        </w:r>
      </w:ins>
      <w:ins w:id="16902" w:author="tao huang" w:date="2017-09-13T16:50:00Z">
        <w:r w:rsidRPr="00A60A57">
          <w:rPr>
            <w:rFonts w:cs="Times New Roman"/>
            <w:color w:val="0D0D0D" w:themeColor="text1" w:themeTint="F2"/>
            <w:sz w:val="22"/>
            <w:rPrChange w:id="16903" w:author="tao huang" w:date="2017-09-17T12:05:00Z">
              <w:rPr>
                <w:rFonts w:cs="Times New Roman"/>
                <w:color w:val="000000" w:themeColor="text1"/>
                <w:sz w:val="22"/>
              </w:rPr>
            </w:rPrChange>
          </w:rPr>
          <w:t xml:space="preserve"> of the parameters as the weighted average of the true parameters before and after the breaks and generate biased forecasts. </w:t>
        </w:r>
      </w:ins>
      <w:ins w:id="16904" w:author="tao huang" w:date="2017-09-14T18:56:00Z">
        <w:r w:rsidR="0064780A" w:rsidRPr="00A60A57">
          <w:rPr>
            <w:rFonts w:cs="Times New Roman"/>
            <w:color w:val="0D0D0D" w:themeColor="text1" w:themeTint="F2"/>
            <w:sz w:val="22"/>
            <w:rPrChange w:id="16905" w:author="tao huang" w:date="2017-09-17T12:05:00Z">
              <w:rPr>
                <w:rFonts w:cs="Times New Roman"/>
                <w:color w:val="000000" w:themeColor="text1"/>
                <w:sz w:val="22"/>
              </w:rPr>
            </w:rPrChange>
          </w:rPr>
          <w:t>In this</w:t>
        </w:r>
      </w:ins>
      <w:ins w:id="16906" w:author="tao huang" w:date="2017-09-13T16:50:00Z">
        <w:r w:rsidRPr="00A60A57">
          <w:rPr>
            <w:rFonts w:cs="Times New Roman"/>
            <w:color w:val="0D0D0D" w:themeColor="text1" w:themeTint="F2"/>
            <w:sz w:val="22"/>
            <w:rPrChange w:id="16907" w:author="tao huang" w:date="2017-09-17T12:05:00Z">
              <w:rPr>
                <w:rFonts w:cs="Times New Roman"/>
                <w:color w:val="000000" w:themeColor="text1"/>
                <w:sz w:val="22"/>
              </w:rPr>
            </w:rPrChange>
          </w:rPr>
          <w:t xml:space="preserve"> example, we tend to over-predict the sales from week 1 to week 25, under-predict the sales from week 26 to week 50, then again over-predict the sales from week 51 to week </w:t>
        </w:r>
        <w:r w:rsidRPr="000A110D">
          <w:rPr>
            <w:rFonts w:cs="Times New Roman"/>
            <w:noProof/>
            <w:color w:val="0D0D0D" w:themeColor="text1" w:themeTint="F2"/>
            <w:sz w:val="22"/>
            <w:rPrChange w:id="16908" w:author="tao huang" w:date="2017-09-17T12:18:00Z">
              <w:rPr>
                <w:rFonts w:cs="Times New Roman"/>
                <w:color w:val="000000" w:themeColor="text1"/>
                <w:sz w:val="22"/>
              </w:rPr>
            </w:rPrChange>
          </w:rPr>
          <w:t>70,</w:t>
        </w:r>
        <w:r w:rsidRPr="00A60A57">
          <w:rPr>
            <w:rFonts w:cs="Times New Roman"/>
            <w:color w:val="0D0D0D" w:themeColor="text1" w:themeTint="F2"/>
            <w:sz w:val="22"/>
            <w:rPrChange w:id="16909" w:author="tao huang" w:date="2017-09-17T12:05:00Z">
              <w:rPr>
                <w:rFonts w:cs="Times New Roman"/>
                <w:color w:val="000000" w:themeColor="text1"/>
                <w:sz w:val="22"/>
              </w:rPr>
            </w:rPrChange>
          </w:rPr>
          <w:t xml:space="preserve"> and finally generate downwards-biased out-of-sample forecasts from week 76 to week 100. Figure 2 shows the biased predictions/forecasts with the black dashed line (as </w:t>
        </w:r>
        <w:r w:rsidRPr="00A60A57">
          <w:rPr>
            <w:rFonts w:cs="Times New Roman"/>
            <w:i/>
            <w:color w:val="0D0D0D" w:themeColor="text1" w:themeTint="F2"/>
            <w:sz w:val="22"/>
            <w:rPrChange w:id="16910" w:author="tao huang" w:date="2017-09-17T12:05:00Z">
              <w:rPr>
                <w:rFonts w:cs="Times New Roman"/>
                <w:i/>
                <w:color w:val="000000" w:themeColor="text1"/>
                <w:sz w:val="22"/>
              </w:rPr>
            </w:rPrChange>
          </w:rPr>
          <w:t>ybar_all data</w:t>
        </w:r>
        <w:r w:rsidRPr="00A60A57">
          <w:rPr>
            <w:rFonts w:cs="Times New Roman"/>
            <w:color w:val="0D0D0D" w:themeColor="text1" w:themeTint="F2"/>
            <w:sz w:val="22"/>
            <w:rPrChange w:id="16911" w:author="tao huang" w:date="2017-09-17T12:05:00Z">
              <w:rPr>
                <w:rFonts w:cs="Times New Roman"/>
                <w:color w:val="000000" w:themeColor="text1"/>
                <w:sz w:val="22"/>
              </w:rPr>
            </w:rPrChange>
          </w:rPr>
          <w:t xml:space="preserve">). Table 1 shows the forecasting performance of the model with the full data (e.g., with MAE= 0.7, MSE= 0.52, MAPE= 12.2%, and SMAPE= 11.5%). The forecasts are substantially inferior compared to the model with </w:t>
        </w:r>
        <w:r w:rsidRPr="000A110D">
          <w:rPr>
            <w:rFonts w:cs="Times New Roman"/>
            <w:noProof/>
            <w:color w:val="0D0D0D" w:themeColor="text1" w:themeTint="F2"/>
            <w:sz w:val="22"/>
            <w:rPrChange w:id="16912" w:author="tao huang" w:date="2017-09-17T12:18:00Z">
              <w:rPr>
                <w:rFonts w:cs="Times New Roman"/>
                <w:color w:val="000000" w:themeColor="text1"/>
                <w:sz w:val="22"/>
              </w:rPr>
            </w:rPrChange>
          </w:rPr>
          <w:t>post</w:t>
        </w:r>
      </w:ins>
      <w:ins w:id="16913" w:author="tao huang" w:date="2017-09-17T12:18:00Z">
        <w:r w:rsidR="000A110D">
          <w:rPr>
            <w:rFonts w:cs="Times New Roman"/>
            <w:noProof/>
            <w:color w:val="0D0D0D" w:themeColor="text1" w:themeTint="F2"/>
            <w:sz w:val="22"/>
          </w:rPr>
          <w:t>-</w:t>
        </w:r>
      </w:ins>
      <w:ins w:id="16914" w:author="tao huang" w:date="2017-09-13T16:50:00Z">
        <w:r w:rsidRPr="000A110D">
          <w:rPr>
            <w:rFonts w:cs="Times New Roman"/>
            <w:noProof/>
            <w:color w:val="0D0D0D" w:themeColor="text1" w:themeTint="F2"/>
            <w:sz w:val="22"/>
            <w:rPrChange w:id="16915" w:author="tao huang" w:date="2017-09-17T12:18:00Z">
              <w:rPr>
                <w:rFonts w:cs="Times New Roman"/>
                <w:color w:val="000000" w:themeColor="text1"/>
                <w:sz w:val="22"/>
              </w:rPr>
            </w:rPrChange>
          </w:rPr>
          <w:t>break</w:t>
        </w:r>
        <w:r w:rsidRPr="00A60A57">
          <w:rPr>
            <w:rFonts w:cs="Times New Roman"/>
            <w:color w:val="0D0D0D" w:themeColor="text1" w:themeTint="F2"/>
            <w:sz w:val="22"/>
            <w:rPrChange w:id="16916" w:author="tao huang" w:date="2017-09-17T12:05:00Z">
              <w:rPr>
                <w:rFonts w:cs="Times New Roman"/>
                <w:color w:val="000000" w:themeColor="text1"/>
                <w:sz w:val="22"/>
              </w:rPr>
            </w:rPrChange>
          </w:rPr>
          <w:t xml:space="preserve"> data.</w:t>
        </w:r>
      </w:ins>
    </w:p>
    <w:p w14:paraId="42113042" w14:textId="77777777" w:rsidR="00FB69CC" w:rsidRDefault="00FB69CC">
      <w:pPr>
        <w:spacing w:after="0" w:line="360" w:lineRule="auto"/>
        <w:jc w:val="center"/>
        <w:rPr>
          <w:ins w:id="16917" w:author="tao huang" w:date="2017-09-17T12:07:00Z"/>
          <w:rFonts w:cs="Times New Roman"/>
          <w:color w:val="0D0D0D" w:themeColor="text1" w:themeTint="F2"/>
          <w:sz w:val="22"/>
        </w:rPr>
      </w:pPr>
    </w:p>
    <w:p w14:paraId="59AC4AF1" w14:textId="4E698B48" w:rsidR="00E74BF1" w:rsidRPr="00A60A57" w:rsidRDefault="00E74BF1">
      <w:pPr>
        <w:spacing w:after="0" w:line="360" w:lineRule="auto"/>
        <w:jc w:val="center"/>
        <w:rPr>
          <w:ins w:id="16918" w:author="tao huang" w:date="2017-09-13T16:50:00Z"/>
          <w:rFonts w:cs="Times New Roman"/>
          <w:color w:val="0D0D0D" w:themeColor="text1" w:themeTint="F2"/>
          <w:sz w:val="22"/>
          <w:rPrChange w:id="16919" w:author="tao huang" w:date="2017-09-17T12:05:00Z">
            <w:rPr>
              <w:ins w:id="16920" w:author="tao huang" w:date="2017-09-13T16:50:00Z"/>
              <w:rFonts w:cs="Times New Roman"/>
              <w:color w:val="000000" w:themeColor="text1"/>
              <w:sz w:val="22"/>
            </w:rPr>
          </w:rPrChange>
        </w:rPr>
      </w:pPr>
      <w:ins w:id="16921" w:author="tao huang" w:date="2017-09-13T16:50:00Z">
        <w:r w:rsidRPr="00A60A57">
          <w:rPr>
            <w:rFonts w:cs="Times New Roman"/>
            <w:color w:val="0D0D0D" w:themeColor="text1" w:themeTint="F2"/>
            <w:sz w:val="22"/>
            <w:rPrChange w:id="16922" w:author="tao huang" w:date="2017-09-17T12:05:00Z">
              <w:rPr>
                <w:rFonts w:cs="Times New Roman"/>
                <w:color w:val="000000" w:themeColor="text1"/>
                <w:sz w:val="22"/>
              </w:rPr>
            </w:rPrChange>
          </w:rPr>
          <w:t xml:space="preserve">Figure </w:t>
        </w:r>
      </w:ins>
      <w:ins w:id="16923" w:author="tao huang" w:date="2017-09-17T11:58:00Z">
        <w:r w:rsidR="00D52516" w:rsidRPr="00A60A57">
          <w:rPr>
            <w:rFonts w:cs="Times New Roman"/>
            <w:color w:val="0D0D0D" w:themeColor="text1" w:themeTint="F2"/>
            <w:sz w:val="22"/>
            <w:rPrChange w:id="16924" w:author="tao huang" w:date="2017-09-17T12:05:00Z">
              <w:rPr>
                <w:rFonts w:cs="Times New Roman"/>
                <w:color w:val="000000" w:themeColor="text1"/>
                <w:sz w:val="22"/>
              </w:rPr>
            </w:rPrChange>
          </w:rPr>
          <w:t>A</w:t>
        </w:r>
      </w:ins>
      <w:ins w:id="16925" w:author="tao huang" w:date="2017-09-13T16:50:00Z">
        <w:r w:rsidRPr="00A60A57">
          <w:rPr>
            <w:rFonts w:cs="Times New Roman"/>
            <w:color w:val="0D0D0D" w:themeColor="text1" w:themeTint="F2"/>
            <w:sz w:val="22"/>
            <w:rPrChange w:id="16926" w:author="tao huang" w:date="2017-09-17T12:05:00Z">
              <w:rPr>
                <w:rFonts w:cs="Times New Roman"/>
                <w:color w:val="000000" w:themeColor="text1"/>
                <w:sz w:val="22"/>
              </w:rPr>
            </w:rPrChange>
          </w:rPr>
          <w:t>2.</w:t>
        </w:r>
        <w:r w:rsidRPr="00A60A57">
          <w:rPr>
            <w:rFonts w:cs="Times New Roman"/>
            <w:color w:val="0D0D0D" w:themeColor="text1" w:themeTint="F2"/>
            <w:sz w:val="22"/>
            <w:rPrChange w:id="16927" w:author="tao huang" w:date="2017-09-17T12:05:00Z">
              <w:rPr>
                <w:rFonts w:cs="Times New Roman"/>
                <w:color w:val="000000" w:themeColor="text1"/>
                <w:sz w:val="22"/>
              </w:rPr>
            </w:rPrChange>
          </w:rPr>
          <w:tab/>
          <w:t>Simulated sales with a structural break: model with full data</w:t>
        </w:r>
        <w:r w:rsidRPr="00A60A57">
          <w:rPr>
            <w:rStyle w:val="FootnoteReference"/>
            <w:rFonts w:cs="Times New Roman"/>
            <w:color w:val="0D0D0D" w:themeColor="text1" w:themeTint="F2"/>
            <w:sz w:val="22"/>
            <w:rPrChange w:id="16928" w:author="tao huang" w:date="2017-09-17T12:05:00Z">
              <w:rPr>
                <w:rStyle w:val="FootnoteReference"/>
                <w:rFonts w:cs="Times New Roman"/>
                <w:color w:val="000000" w:themeColor="text1"/>
                <w:sz w:val="22"/>
              </w:rPr>
            </w:rPrChange>
          </w:rPr>
          <w:footnoteReference w:id="22"/>
        </w:r>
      </w:ins>
    </w:p>
    <w:p w14:paraId="131E2FFE" w14:textId="77777777" w:rsidR="00E74BF1" w:rsidRPr="00A60A57" w:rsidRDefault="00E74BF1">
      <w:pPr>
        <w:spacing w:after="0" w:line="360" w:lineRule="auto"/>
        <w:jc w:val="center"/>
        <w:rPr>
          <w:ins w:id="16931" w:author="tao huang" w:date="2017-09-13T16:50:00Z"/>
          <w:rFonts w:cs="Times New Roman"/>
          <w:color w:val="0D0D0D" w:themeColor="text1" w:themeTint="F2"/>
          <w:sz w:val="22"/>
          <w:rPrChange w:id="16932" w:author="tao huang" w:date="2017-09-17T12:05:00Z">
            <w:rPr>
              <w:ins w:id="16933" w:author="tao huang" w:date="2017-09-13T16:50:00Z"/>
              <w:rFonts w:cs="Times New Roman"/>
              <w:color w:val="000000" w:themeColor="text1"/>
              <w:sz w:val="22"/>
            </w:rPr>
          </w:rPrChange>
        </w:rPr>
      </w:pPr>
      <w:ins w:id="16934" w:author="tao huang" w:date="2017-09-13T16:50:00Z">
        <w:r w:rsidRPr="00A60A57">
          <w:rPr>
            <w:rFonts w:cs="Times New Roman"/>
            <w:noProof/>
            <w:color w:val="0D0D0D" w:themeColor="text1" w:themeTint="F2"/>
            <w:sz w:val="22"/>
            <w:lang w:eastAsia="en-GB"/>
            <w:rPrChange w:id="16935" w:author="tao huang" w:date="2017-09-17T12:05:00Z">
              <w:rPr>
                <w:rFonts w:cs="Times New Roman"/>
                <w:noProof/>
                <w:color w:val="000000" w:themeColor="text1"/>
                <w:sz w:val="22"/>
                <w:lang w:eastAsia="en-GB"/>
              </w:rPr>
            </w:rPrChange>
          </w:rPr>
          <mc:AlternateContent>
            <mc:Choice Requires="wps">
              <w:drawing>
                <wp:anchor distT="0" distB="0" distL="114300" distR="114300" simplePos="0" relativeHeight="251753472" behindDoc="0" locked="0" layoutInCell="1" allowOverlap="1" wp14:anchorId="22F3A016" wp14:editId="77513379">
                  <wp:simplePos x="0" y="0"/>
                  <wp:positionH relativeFrom="column">
                    <wp:posOffset>409575</wp:posOffset>
                  </wp:positionH>
                  <wp:positionV relativeFrom="paragraph">
                    <wp:posOffset>101600</wp:posOffset>
                  </wp:positionV>
                  <wp:extent cx="1296670" cy="1921510"/>
                  <wp:effectExtent l="0" t="0" r="17780" b="21590"/>
                  <wp:wrapNone/>
                  <wp:docPr id="14" name="Rectangle 14"/>
                  <wp:cNvGraphicFramePr/>
                  <a:graphic xmlns:a="http://schemas.openxmlformats.org/drawingml/2006/main">
                    <a:graphicData uri="http://schemas.microsoft.com/office/word/2010/wordprocessingShape">
                      <wps:wsp>
                        <wps:cNvSpPr/>
                        <wps:spPr>
                          <a:xfrm>
                            <a:off x="0" y="0"/>
                            <a:ext cx="1296670" cy="1921510"/>
                          </a:xfrm>
                          <a:prstGeom prst="rect">
                            <a:avLst/>
                          </a:prstGeom>
                          <a:solidFill>
                            <a:srgbClr val="5B9BD5">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970D8F" id="Rectangle 14" o:spid="_x0000_s1026" style="position:absolute;margin-left:32.25pt;margin-top:8pt;width:102.1pt;height:151.3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" fillcolor="#5b9bd5" strokecolor="#1f4d78 [1604]" strokeweight="1pt">
                  <v:fill opacity="8481f"/>
                </v:rect>
              </w:pict>
            </mc:Fallback>
          </mc:AlternateContent>
        </w:r>
        <w:r w:rsidRPr="00A60A57">
          <w:rPr>
            <w:rFonts w:cs="Times New Roman"/>
            <w:noProof/>
            <w:color w:val="0D0D0D" w:themeColor="text1" w:themeTint="F2"/>
            <w:sz w:val="22"/>
            <w:lang w:eastAsia="en-GB"/>
            <w:rPrChange w:id="16936" w:author="tao huang" w:date="2017-09-17T12:05:00Z">
              <w:rPr>
                <w:rFonts w:cs="Times New Roman"/>
                <w:noProof/>
                <w:color w:val="000000" w:themeColor="text1"/>
                <w:sz w:val="22"/>
                <w:lang w:eastAsia="en-GB"/>
              </w:rPr>
            </w:rPrChange>
          </w:rPr>
          <mc:AlternateContent>
            <mc:Choice Requires="wps">
              <w:drawing>
                <wp:anchor distT="0" distB="0" distL="114300" distR="114300" simplePos="0" relativeHeight="251756544" behindDoc="0" locked="0" layoutInCell="1" allowOverlap="1" wp14:anchorId="01308DBD" wp14:editId="3EBA4AFA">
                  <wp:simplePos x="0" y="0"/>
                  <wp:positionH relativeFrom="column">
                    <wp:posOffset>1707515</wp:posOffset>
                  </wp:positionH>
                  <wp:positionV relativeFrom="paragraph">
                    <wp:posOffset>107315</wp:posOffset>
                  </wp:positionV>
                  <wp:extent cx="1350645" cy="1927225"/>
                  <wp:effectExtent l="0" t="0" r="20955" b="15875"/>
                  <wp:wrapNone/>
                  <wp:docPr id="15" name="Rectangle 15"/>
                  <wp:cNvGraphicFramePr/>
                  <a:graphic xmlns:a="http://schemas.openxmlformats.org/drawingml/2006/main">
                    <a:graphicData uri="http://schemas.microsoft.com/office/word/2010/wordprocessingShape">
                      <wps:wsp>
                        <wps:cNvSpPr/>
                        <wps:spPr>
                          <a:xfrm>
                            <a:off x="0" y="0"/>
                            <a:ext cx="1350645" cy="1927225"/>
                          </a:xfrm>
                          <a:prstGeom prst="rect">
                            <a:avLst/>
                          </a:prstGeom>
                          <a:solidFill>
                            <a:schemeClr val="accent6">
                              <a:lumMod val="60000"/>
                              <a:lumOff val="40000"/>
                              <a:alpha val="12941"/>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5D9246" id="Rectangle 15" o:spid="_x0000_s1026" style="position:absolute;margin-left:134.45pt;margin-top:8.45pt;width:106.35pt;height:151.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" fillcolor="#a8d08d [1945]" strokecolor="#1f4d78 [1604]" strokeweight="1pt">
                  <v:fill opacity="8481f"/>
                </v:rect>
              </w:pict>
            </mc:Fallback>
          </mc:AlternateContent>
        </w:r>
        <w:r w:rsidRPr="00A60A57">
          <w:rPr>
            <w:rFonts w:cs="Times New Roman"/>
            <w:noProof/>
            <w:color w:val="0D0D0D" w:themeColor="text1" w:themeTint="F2"/>
            <w:sz w:val="22"/>
            <w:lang w:eastAsia="en-GB"/>
            <w:rPrChange w:id="16937" w:author="tao huang" w:date="2017-09-17T12:05:00Z">
              <w:rPr>
                <w:rFonts w:cs="Times New Roman"/>
                <w:noProof/>
                <w:color w:val="000000" w:themeColor="text1"/>
                <w:sz w:val="22"/>
                <w:lang w:eastAsia="en-GB"/>
              </w:rPr>
            </w:rPrChange>
          </w:rPr>
          <mc:AlternateContent>
            <mc:Choice Requires="wps">
              <w:drawing>
                <wp:anchor distT="0" distB="0" distL="114300" distR="114300" simplePos="0" relativeHeight="251755520" behindDoc="0" locked="0" layoutInCell="1" allowOverlap="1" wp14:anchorId="0BDB1EF5" wp14:editId="703F5C8A">
                  <wp:simplePos x="0" y="0"/>
                  <wp:positionH relativeFrom="column">
                    <wp:posOffset>4430395</wp:posOffset>
                  </wp:positionH>
                  <wp:positionV relativeFrom="paragraph">
                    <wp:posOffset>107315</wp:posOffset>
                  </wp:positionV>
                  <wp:extent cx="1423035" cy="1914525"/>
                  <wp:effectExtent l="0" t="0" r="24765" b="28575"/>
                  <wp:wrapNone/>
                  <wp:docPr id="17" name="Rectangle 17"/>
                  <wp:cNvGraphicFramePr/>
                  <a:graphic xmlns:a="http://schemas.openxmlformats.org/drawingml/2006/main">
                    <a:graphicData uri="http://schemas.microsoft.com/office/word/2010/wordprocessingShape">
                      <wps:wsp>
                        <wps:cNvSpPr/>
                        <wps:spPr>
                          <a:xfrm>
                            <a:off x="0" y="0"/>
                            <a:ext cx="1423035" cy="1914525"/>
                          </a:xfrm>
                          <a:prstGeom prst="rect">
                            <a:avLst/>
                          </a:prstGeom>
                          <a:solidFill>
                            <a:srgbClr val="C00000">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4C4C8B" id="Rectangle 17" o:spid="_x0000_s1026" style="position:absolute;margin-left:348.85pt;margin-top:8.45pt;width:112.05pt;height:150.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" fillcolor="#c00000" strokecolor="#1f4d78 [1604]" strokeweight="1pt">
                  <v:fill opacity="8481f"/>
                </v:rect>
              </w:pict>
            </mc:Fallback>
          </mc:AlternateContent>
        </w:r>
        <w:r w:rsidRPr="00A60A57">
          <w:rPr>
            <w:rFonts w:cs="Times New Roman"/>
            <w:noProof/>
            <w:color w:val="0D0D0D" w:themeColor="text1" w:themeTint="F2"/>
            <w:sz w:val="22"/>
            <w:lang w:eastAsia="en-GB"/>
            <w:rPrChange w:id="16938" w:author="tao huang" w:date="2017-09-17T12:05:00Z">
              <w:rPr>
                <w:rFonts w:cs="Times New Roman"/>
                <w:noProof/>
                <w:color w:val="000000" w:themeColor="text1"/>
                <w:sz w:val="22"/>
                <w:lang w:eastAsia="en-GB"/>
              </w:rPr>
            </w:rPrChange>
          </w:rPr>
          <mc:AlternateContent>
            <mc:Choice Requires="wps">
              <w:drawing>
                <wp:anchor distT="0" distB="0" distL="114300" distR="114300" simplePos="0" relativeHeight="251754496" behindDoc="0" locked="0" layoutInCell="1" allowOverlap="1" wp14:anchorId="49CE1B89" wp14:editId="030324EC">
                  <wp:simplePos x="0" y="0"/>
                  <wp:positionH relativeFrom="column">
                    <wp:posOffset>3058160</wp:posOffset>
                  </wp:positionH>
                  <wp:positionV relativeFrom="paragraph">
                    <wp:posOffset>106680</wp:posOffset>
                  </wp:positionV>
                  <wp:extent cx="1377950" cy="1927225"/>
                  <wp:effectExtent l="0" t="0" r="12700" b="15875"/>
                  <wp:wrapNone/>
                  <wp:docPr id="23" name="Rectangle 23"/>
                  <wp:cNvGraphicFramePr/>
                  <a:graphic xmlns:a="http://schemas.openxmlformats.org/drawingml/2006/main">
                    <a:graphicData uri="http://schemas.microsoft.com/office/word/2010/wordprocessingShape">
                      <wps:wsp>
                        <wps:cNvSpPr/>
                        <wps:spPr>
                          <a:xfrm>
                            <a:off x="0" y="0"/>
                            <a:ext cx="1377950" cy="1927225"/>
                          </a:xfrm>
                          <a:prstGeom prst="rect">
                            <a:avLst/>
                          </a:prstGeom>
                          <a:solidFill>
                            <a:srgbClr val="FFC000">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ED665B" id="Rectangle 23" o:spid="_x0000_s1026" style="position:absolute;margin-left:240.8pt;margin-top:8.4pt;width:108.5pt;height:151.7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" fillcolor="#ffc000" strokecolor="#1f4d78 [1604]" strokeweight="1pt">
                  <v:fill opacity="8481f"/>
                </v:rect>
              </w:pict>
            </mc:Fallback>
          </mc:AlternateContent>
        </w:r>
        <w:r w:rsidRPr="00A60A57">
          <w:rPr>
            <w:rFonts w:cs="Times New Roman"/>
            <w:noProof/>
            <w:color w:val="0D0D0D" w:themeColor="text1" w:themeTint="F2"/>
            <w:sz w:val="22"/>
            <w:lang w:eastAsia="en-GB"/>
            <w:rPrChange w:id="16939" w:author="tao huang" w:date="2017-09-17T12:05:00Z">
              <w:rPr>
                <w:rFonts w:cs="Times New Roman"/>
                <w:noProof/>
                <w:color w:val="000000" w:themeColor="text1"/>
                <w:sz w:val="22"/>
                <w:lang w:eastAsia="en-GB"/>
              </w:rPr>
            </w:rPrChange>
          </w:rPr>
          <w:drawing>
            <wp:inline distT="0" distB="0" distL="0" distR="0" wp14:anchorId="2AAC3685" wp14:editId="2BB45C6B">
              <wp:extent cx="6276718" cy="244977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93355" cy="2495296"/>
                      </a:xfrm>
                      <a:prstGeom prst="rect">
                        <a:avLst/>
                      </a:prstGeom>
                      <a:noFill/>
                    </pic:spPr>
                  </pic:pic>
                </a:graphicData>
              </a:graphic>
            </wp:inline>
          </w:drawing>
        </w:r>
      </w:ins>
    </w:p>
    <w:p w14:paraId="6314A85C" w14:textId="77777777" w:rsidR="00E74BF1" w:rsidRPr="00A60A57" w:rsidRDefault="00E74BF1">
      <w:pPr>
        <w:spacing w:after="0" w:line="360" w:lineRule="auto"/>
        <w:ind w:firstLine="720"/>
        <w:rPr>
          <w:ins w:id="16940" w:author="tao huang" w:date="2017-09-13T16:50:00Z"/>
          <w:rFonts w:cs="Times New Roman"/>
          <w:noProof/>
          <w:color w:val="0D0D0D" w:themeColor="text1" w:themeTint="F2"/>
          <w:sz w:val="22"/>
          <w:rPrChange w:id="16941" w:author="tao huang" w:date="2017-09-17T12:05:00Z">
            <w:rPr>
              <w:ins w:id="16942" w:author="tao huang" w:date="2017-09-13T16:50:00Z"/>
              <w:rFonts w:cs="Times New Roman"/>
              <w:noProof/>
              <w:color w:val="000000" w:themeColor="text1"/>
              <w:sz w:val="22"/>
            </w:rPr>
          </w:rPrChange>
        </w:rPr>
      </w:pPr>
    </w:p>
    <w:p w14:paraId="2A8BB095" w14:textId="167BF2E3" w:rsidR="00E74BF1" w:rsidRPr="00A60A57" w:rsidRDefault="00E74BF1">
      <w:pPr>
        <w:spacing w:after="0" w:line="360" w:lineRule="auto"/>
        <w:ind w:firstLine="720"/>
        <w:rPr>
          <w:ins w:id="16943" w:author="tao huang" w:date="2017-09-13T16:50:00Z"/>
          <w:rFonts w:cs="Times New Roman"/>
          <w:noProof/>
          <w:color w:val="0D0D0D" w:themeColor="text1" w:themeTint="F2"/>
          <w:sz w:val="22"/>
          <w:rPrChange w:id="16944" w:author="tao huang" w:date="2017-09-17T12:05:00Z">
            <w:rPr>
              <w:ins w:id="16945" w:author="tao huang" w:date="2017-09-13T16:50:00Z"/>
              <w:rFonts w:cs="Times New Roman"/>
              <w:noProof/>
              <w:color w:val="000000" w:themeColor="text1"/>
              <w:sz w:val="22"/>
            </w:rPr>
          </w:rPrChange>
        </w:rPr>
      </w:pPr>
      <w:ins w:id="16946" w:author="tao huang" w:date="2017-09-13T16:50:00Z">
        <w:r w:rsidRPr="00A60A57">
          <w:rPr>
            <w:rFonts w:cs="Times New Roman"/>
            <w:noProof/>
            <w:color w:val="0D0D0D" w:themeColor="text1" w:themeTint="F2"/>
            <w:sz w:val="22"/>
            <w:rPrChange w:id="16947" w:author="tao huang" w:date="2017-09-17T12:05:00Z">
              <w:rPr>
                <w:rFonts w:cs="Times New Roman"/>
                <w:noProof/>
                <w:color w:val="000000" w:themeColor="text1"/>
                <w:sz w:val="22"/>
              </w:rPr>
            </w:rPrChange>
          </w:rPr>
          <w:t xml:space="preserve">Table </w:t>
        </w:r>
      </w:ins>
      <w:ins w:id="16948" w:author="tao huang" w:date="2017-09-17T11:58:00Z">
        <w:r w:rsidR="00D52516" w:rsidRPr="00A60A57">
          <w:rPr>
            <w:rFonts w:cs="Times New Roman"/>
            <w:noProof/>
            <w:color w:val="0D0D0D" w:themeColor="text1" w:themeTint="F2"/>
            <w:sz w:val="22"/>
            <w:rPrChange w:id="16949" w:author="tao huang" w:date="2017-09-17T12:05:00Z">
              <w:rPr>
                <w:rFonts w:cs="Times New Roman"/>
                <w:noProof/>
                <w:color w:val="000000" w:themeColor="text1"/>
                <w:sz w:val="22"/>
              </w:rPr>
            </w:rPrChange>
          </w:rPr>
          <w:t>A</w:t>
        </w:r>
      </w:ins>
      <w:ins w:id="16950" w:author="tao huang" w:date="2017-09-13T16:50:00Z">
        <w:r w:rsidRPr="00A60A57">
          <w:rPr>
            <w:rFonts w:cs="Times New Roman"/>
            <w:noProof/>
            <w:color w:val="0D0D0D" w:themeColor="text1" w:themeTint="F2"/>
            <w:sz w:val="22"/>
            <w:rPrChange w:id="16951" w:author="tao huang" w:date="2017-09-17T12:05:00Z">
              <w:rPr>
                <w:rFonts w:cs="Times New Roman"/>
                <w:noProof/>
                <w:color w:val="000000" w:themeColor="text1"/>
                <w:sz w:val="22"/>
              </w:rPr>
            </w:rPrChange>
          </w:rPr>
          <w:t>1.</w:t>
        </w:r>
        <w:r w:rsidRPr="00A60A57">
          <w:rPr>
            <w:rFonts w:cs="Times New Roman"/>
            <w:noProof/>
            <w:color w:val="0D0D0D" w:themeColor="text1" w:themeTint="F2"/>
            <w:sz w:val="22"/>
            <w:rPrChange w:id="16952" w:author="tao huang" w:date="2017-09-17T12:05:00Z">
              <w:rPr>
                <w:rFonts w:cs="Times New Roman"/>
                <w:noProof/>
                <w:color w:val="000000" w:themeColor="text1"/>
                <w:sz w:val="22"/>
              </w:rPr>
            </w:rPrChange>
          </w:rPr>
          <w:tab/>
          <w:t>The forecasting performance of different models in the simulation</w:t>
        </w:r>
      </w:ins>
    </w:p>
    <w:p w14:paraId="4C0211D4" w14:textId="77777777" w:rsidR="00E74BF1" w:rsidRPr="00A60A57" w:rsidRDefault="00E74BF1">
      <w:pPr>
        <w:spacing w:after="0" w:line="360" w:lineRule="auto"/>
        <w:rPr>
          <w:ins w:id="16953" w:author="tao huang" w:date="2017-09-13T16:50:00Z"/>
          <w:rFonts w:cs="Times New Roman"/>
          <w:noProof/>
          <w:color w:val="0D0D0D" w:themeColor="text1" w:themeTint="F2"/>
          <w:sz w:val="22"/>
          <w:rPrChange w:id="16954" w:author="tao huang" w:date="2017-09-17T12:05:00Z">
            <w:rPr>
              <w:ins w:id="16955" w:author="tao huang" w:date="2017-09-13T16:50:00Z"/>
              <w:rFonts w:cs="Times New Roman"/>
              <w:noProof/>
              <w:color w:val="000000" w:themeColor="text1"/>
              <w:sz w:val="22"/>
            </w:rPr>
          </w:rPrChange>
        </w:rPr>
      </w:pPr>
      <w:ins w:id="16956" w:author="tao huang" w:date="2017-09-13T16:50:00Z">
        <w:r w:rsidRPr="00A60A57">
          <w:rPr>
            <w:rFonts w:cs="Times New Roman"/>
            <w:noProof/>
            <w:color w:val="0D0D0D" w:themeColor="text1" w:themeTint="F2"/>
            <w:sz w:val="22"/>
            <w:rPrChange w:id="16957" w:author="tao huang" w:date="2017-09-17T12:05:00Z">
              <w:rPr>
                <w:rFonts w:cs="Times New Roman"/>
                <w:noProof/>
                <w:color w:val="000000" w:themeColor="text1"/>
                <w:sz w:val="22"/>
              </w:rPr>
            </w:rPrChange>
          </w:rPr>
          <w:t xml:space="preserve"> </w:t>
        </w:r>
      </w:ins>
    </w:p>
    <w:tbl>
      <w:tblPr>
        <w:tblStyle w:val="ListTable1Light1"/>
        <w:tblW w:w="6599" w:type="dxa"/>
        <w:jc w:val="center"/>
        <w:tblLook w:val="04A0" w:firstRow="1" w:lastRow="0" w:firstColumn="1" w:lastColumn="0" w:noHBand="0" w:noVBand="1"/>
      </w:tblPr>
      <w:tblGrid>
        <w:gridCol w:w="3261"/>
        <w:gridCol w:w="705"/>
        <w:gridCol w:w="686"/>
        <w:gridCol w:w="970"/>
        <w:gridCol w:w="977"/>
      </w:tblGrid>
      <w:tr w:rsidR="00A60A57" w:rsidRPr="00A60A57" w14:paraId="7BA4B038" w14:textId="77777777" w:rsidTr="00302624">
        <w:trPr>
          <w:cnfStyle w:val="100000000000" w:firstRow="1" w:lastRow="0" w:firstColumn="0" w:lastColumn="0" w:oddVBand="0" w:evenVBand="0" w:oddHBand="0" w:evenHBand="0" w:firstRowFirstColumn="0" w:firstRowLastColumn="0" w:lastRowFirstColumn="0" w:lastRowLastColumn="0"/>
          <w:trHeight w:val="20"/>
          <w:jc w:val="center"/>
          <w:ins w:id="16958" w:author="tao huang" w:date="2017-09-13T16:50:00Z"/>
        </w:trPr>
        <w:tc>
          <w:tcPr>
            <w:cnfStyle w:val="001000000000" w:firstRow="0" w:lastRow="0" w:firstColumn="1" w:lastColumn="0" w:oddVBand="0" w:evenVBand="0" w:oddHBand="0" w:evenHBand="0" w:firstRowFirstColumn="0" w:firstRowLastColumn="0" w:lastRowFirstColumn="0" w:lastRowLastColumn="0"/>
            <w:tcW w:w="3261" w:type="dxa"/>
            <w:shd w:val="clear" w:color="auto" w:fill="auto"/>
            <w:hideMark/>
          </w:tcPr>
          <w:p w14:paraId="0672D9B8" w14:textId="77777777" w:rsidR="00E74BF1" w:rsidRPr="00A60A57" w:rsidRDefault="00E74BF1" w:rsidP="00FB69CC">
            <w:pPr>
              <w:spacing w:after="0" w:line="240" w:lineRule="auto"/>
              <w:rPr>
                <w:ins w:id="16959" w:author="tao huang" w:date="2017-09-13T16:50:00Z"/>
                <w:rFonts w:eastAsia="Times New Roman" w:cs="Times New Roman"/>
                <w:b w:val="0"/>
                <w:color w:val="0D0D0D" w:themeColor="text1" w:themeTint="F2"/>
                <w:sz w:val="22"/>
                <w:rPrChange w:id="16960" w:author="tao huang" w:date="2017-09-17T12:05:00Z">
                  <w:rPr>
                    <w:ins w:id="16961" w:author="tao huang" w:date="2017-09-13T16:50:00Z"/>
                    <w:rFonts w:eastAsia="Times New Roman" w:cs="Times New Roman"/>
                    <w:b w:val="0"/>
                    <w:color w:val="000000" w:themeColor="text1"/>
                    <w:sz w:val="22"/>
                  </w:rPr>
                </w:rPrChange>
              </w:rPr>
              <w:pPrChange w:id="16962" w:author="tao huang" w:date="2017-09-17T12:07:00Z">
                <w:pPr>
                  <w:spacing w:after="0" w:line="360" w:lineRule="auto"/>
                </w:pPr>
              </w:pPrChange>
            </w:pPr>
            <w:ins w:id="16963" w:author="tao huang" w:date="2017-09-13T16:50:00Z">
              <w:r w:rsidRPr="00A60A57">
                <w:rPr>
                  <w:rFonts w:eastAsia="Times New Roman" w:cs="Times New Roman"/>
                  <w:b w:val="0"/>
                  <w:color w:val="0D0D0D" w:themeColor="text1" w:themeTint="F2"/>
                  <w:sz w:val="22"/>
                  <w:rPrChange w:id="16964" w:author="tao huang" w:date="2017-09-17T12:05:00Z">
                    <w:rPr>
                      <w:rFonts w:eastAsia="Times New Roman" w:cs="Times New Roman"/>
                      <w:color w:val="000000" w:themeColor="text1"/>
                      <w:sz w:val="22"/>
                    </w:rPr>
                  </w:rPrChange>
                </w:rPr>
                <w:t>Model</w:t>
              </w:r>
            </w:ins>
          </w:p>
        </w:tc>
        <w:tc>
          <w:tcPr>
            <w:tcW w:w="705" w:type="dxa"/>
            <w:shd w:val="clear" w:color="auto" w:fill="auto"/>
            <w:hideMark/>
          </w:tcPr>
          <w:p w14:paraId="7F172A4D" w14:textId="77777777" w:rsidR="00E74BF1" w:rsidRPr="00A60A57" w:rsidRDefault="00E74BF1" w:rsidP="00FB69CC">
            <w:pPr>
              <w:spacing w:after="0" w:line="240" w:lineRule="auto"/>
              <w:jc w:val="center"/>
              <w:cnfStyle w:val="100000000000" w:firstRow="1" w:lastRow="0" w:firstColumn="0" w:lastColumn="0" w:oddVBand="0" w:evenVBand="0" w:oddHBand="0" w:evenHBand="0" w:firstRowFirstColumn="0" w:firstRowLastColumn="0" w:lastRowFirstColumn="0" w:lastRowLastColumn="0"/>
              <w:rPr>
                <w:ins w:id="16965" w:author="tao huang" w:date="2017-09-13T16:50:00Z"/>
                <w:rFonts w:eastAsia="Times New Roman" w:cs="Times New Roman"/>
                <w:b w:val="0"/>
                <w:color w:val="0D0D0D" w:themeColor="text1" w:themeTint="F2"/>
                <w:sz w:val="22"/>
                <w:rPrChange w:id="16966" w:author="tao huang" w:date="2017-09-17T12:05:00Z">
                  <w:rPr>
                    <w:ins w:id="16967" w:author="tao huang" w:date="2017-09-13T16:50:00Z"/>
                    <w:rFonts w:eastAsia="Times New Roman" w:cs="Times New Roman"/>
                    <w:b w:val="0"/>
                    <w:color w:val="000000" w:themeColor="text1"/>
                    <w:sz w:val="22"/>
                  </w:rPr>
                </w:rPrChange>
              </w:rPr>
              <w:pPrChange w:id="16968" w:author="tao huang" w:date="2017-09-17T12:07:00Z">
                <w:pPr>
                  <w:spacing w:after="0" w:line="360" w:lineRule="auto"/>
                  <w:jc w:val="center"/>
                  <w:cnfStyle w:val="100000000000" w:firstRow="1" w:lastRow="0" w:firstColumn="0" w:lastColumn="0" w:oddVBand="0" w:evenVBand="0" w:oddHBand="0" w:evenHBand="0" w:firstRowFirstColumn="0" w:firstRowLastColumn="0" w:lastRowFirstColumn="0" w:lastRowLastColumn="0"/>
                </w:pPr>
              </w:pPrChange>
            </w:pPr>
            <w:ins w:id="16969" w:author="tao huang" w:date="2017-09-13T16:50:00Z">
              <w:r w:rsidRPr="00A60A57">
                <w:rPr>
                  <w:rFonts w:eastAsia="Times New Roman" w:cs="Times New Roman"/>
                  <w:b w:val="0"/>
                  <w:color w:val="0D0D0D" w:themeColor="text1" w:themeTint="F2"/>
                  <w:sz w:val="22"/>
                  <w:rPrChange w:id="16970" w:author="tao huang" w:date="2017-09-17T12:05:00Z">
                    <w:rPr>
                      <w:rFonts w:eastAsia="Times New Roman" w:cs="Times New Roman"/>
                      <w:color w:val="000000" w:themeColor="text1"/>
                      <w:sz w:val="22"/>
                    </w:rPr>
                  </w:rPrChange>
                </w:rPr>
                <w:t>MAE</w:t>
              </w:r>
            </w:ins>
          </w:p>
        </w:tc>
        <w:tc>
          <w:tcPr>
            <w:tcW w:w="686" w:type="dxa"/>
            <w:shd w:val="clear" w:color="auto" w:fill="auto"/>
            <w:hideMark/>
          </w:tcPr>
          <w:p w14:paraId="36BED099" w14:textId="77777777" w:rsidR="00E74BF1" w:rsidRPr="00A60A57" w:rsidRDefault="00E74BF1" w:rsidP="00FB69CC">
            <w:pPr>
              <w:spacing w:after="0" w:line="240" w:lineRule="auto"/>
              <w:jc w:val="center"/>
              <w:cnfStyle w:val="100000000000" w:firstRow="1" w:lastRow="0" w:firstColumn="0" w:lastColumn="0" w:oddVBand="0" w:evenVBand="0" w:oddHBand="0" w:evenHBand="0" w:firstRowFirstColumn="0" w:firstRowLastColumn="0" w:lastRowFirstColumn="0" w:lastRowLastColumn="0"/>
              <w:rPr>
                <w:ins w:id="16971" w:author="tao huang" w:date="2017-09-13T16:50:00Z"/>
                <w:rFonts w:eastAsia="Times New Roman" w:cs="Times New Roman"/>
                <w:b w:val="0"/>
                <w:color w:val="0D0D0D" w:themeColor="text1" w:themeTint="F2"/>
                <w:sz w:val="22"/>
                <w:rPrChange w:id="16972" w:author="tao huang" w:date="2017-09-17T12:05:00Z">
                  <w:rPr>
                    <w:ins w:id="16973" w:author="tao huang" w:date="2017-09-13T16:50:00Z"/>
                    <w:rFonts w:eastAsia="Times New Roman" w:cs="Times New Roman"/>
                    <w:b w:val="0"/>
                    <w:color w:val="000000" w:themeColor="text1"/>
                    <w:sz w:val="22"/>
                  </w:rPr>
                </w:rPrChange>
              </w:rPr>
              <w:pPrChange w:id="16974" w:author="tao huang" w:date="2017-09-17T12:07:00Z">
                <w:pPr>
                  <w:spacing w:after="0" w:line="360" w:lineRule="auto"/>
                  <w:jc w:val="center"/>
                  <w:cnfStyle w:val="100000000000" w:firstRow="1" w:lastRow="0" w:firstColumn="0" w:lastColumn="0" w:oddVBand="0" w:evenVBand="0" w:oddHBand="0" w:evenHBand="0" w:firstRowFirstColumn="0" w:firstRowLastColumn="0" w:lastRowFirstColumn="0" w:lastRowLastColumn="0"/>
                </w:pPr>
              </w:pPrChange>
            </w:pPr>
            <w:ins w:id="16975" w:author="tao huang" w:date="2017-09-13T16:50:00Z">
              <w:r w:rsidRPr="00A60A57">
                <w:rPr>
                  <w:rFonts w:eastAsia="Times New Roman" w:cs="Times New Roman"/>
                  <w:b w:val="0"/>
                  <w:color w:val="0D0D0D" w:themeColor="text1" w:themeTint="F2"/>
                  <w:sz w:val="22"/>
                  <w:rPrChange w:id="16976" w:author="tao huang" w:date="2017-09-17T12:05:00Z">
                    <w:rPr>
                      <w:rFonts w:eastAsia="Times New Roman" w:cs="Times New Roman"/>
                      <w:color w:val="000000" w:themeColor="text1"/>
                      <w:sz w:val="22"/>
                    </w:rPr>
                  </w:rPrChange>
                </w:rPr>
                <w:t>MSE</w:t>
              </w:r>
            </w:ins>
          </w:p>
        </w:tc>
        <w:tc>
          <w:tcPr>
            <w:tcW w:w="970" w:type="dxa"/>
            <w:shd w:val="clear" w:color="auto" w:fill="auto"/>
            <w:hideMark/>
          </w:tcPr>
          <w:p w14:paraId="5155448A" w14:textId="77777777" w:rsidR="00E74BF1" w:rsidRPr="00A60A57" w:rsidRDefault="00E74BF1" w:rsidP="00FB69CC">
            <w:pPr>
              <w:spacing w:after="0" w:line="240" w:lineRule="auto"/>
              <w:jc w:val="center"/>
              <w:cnfStyle w:val="100000000000" w:firstRow="1" w:lastRow="0" w:firstColumn="0" w:lastColumn="0" w:oddVBand="0" w:evenVBand="0" w:oddHBand="0" w:evenHBand="0" w:firstRowFirstColumn="0" w:firstRowLastColumn="0" w:lastRowFirstColumn="0" w:lastRowLastColumn="0"/>
              <w:rPr>
                <w:ins w:id="16977" w:author="tao huang" w:date="2017-09-13T16:50:00Z"/>
                <w:rFonts w:eastAsia="Times New Roman" w:cs="Times New Roman"/>
                <w:b w:val="0"/>
                <w:color w:val="0D0D0D" w:themeColor="text1" w:themeTint="F2"/>
                <w:sz w:val="22"/>
                <w:rPrChange w:id="16978" w:author="tao huang" w:date="2017-09-17T12:05:00Z">
                  <w:rPr>
                    <w:ins w:id="16979" w:author="tao huang" w:date="2017-09-13T16:50:00Z"/>
                    <w:rFonts w:eastAsia="Times New Roman" w:cs="Times New Roman"/>
                    <w:b w:val="0"/>
                    <w:color w:val="000000" w:themeColor="text1"/>
                    <w:sz w:val="22"/>
                  </w:rPr>
                </w:rPrChange>
              </w:rPr>
              <w:pPrChange w:id="16980" w:author="tao huang" w:date="2017-09-17T12:07:00Z">
                <w:pPr>
                  <w:spacing w:after="0" w:line="360" w:lineRule="auto"/>
                  <w:jc w:val="center"/>
                  <w:cnfStyle w:val="100000000000" w:firstRow="1" w:lastRow="0" w:firstColumn="0" w:lastColumn="0" w:oddVBand="0" w:evenVBand="0" w:oddHBand="0" w:evenHBand="0" w:firstRowFirstColumn="0" w:firstRowLastColumn="0" w:lastRowFirstColumn="0" w:lastRowLastColumn="0"/>
                </w:pPr>
              </w:pPrChange>
            </w:pPr>
            <w:ins w:id="16981" w:author="tao huang" w:date="2017-09-13T16:50:00Z">
              <w:r w:rsidRPr="00A60A57">
                <w:rPr>
                  <w:rFonts w:eastAsia="Times New Roman" w:cs="Times New Roman"/>
                  <w:b w:val="0"/>
                  <w:color w:val="0D0D0D" w:themeColor="text1" w:themeTint="F2"/>
                  <w:sz w:val="22"/>
                  <w:rPrChange w:id="16982" w:author="tao huang" w:date="2017-09-17T12:05:00Z">
                    <w:rPr>
                      <w:rFonts w:eastAsia="Times New Roman" w:cs="Times New Roman"/>
                      <w:color w:val="000000" w:themeColor="text1"/>
                      <w:sz w:val="22"/>
                    </w:rPr>
                  </w:rPrChange>
                </w:rPr>
                <w:t>MAPE</w:t>
              </w:r>
            </w:ins>
          </w:p>
        </w:tc>
        <w:tc>
          <w:tcPr>
            <w:tcW w:w="977" w:type="dxa"/>
            <w:shd w:val="clear" w:color="auto" w:fill="auto"/>
            <w:hideMark/>
          </w:tcPr>
          <w:p w14:paraId="4F333C7F" w14:textId="77777777" w:rsidR="00E74BF1" w:rsidRPr="00A60A57" w:rsidRDefault="00E74BF1" w:rsidP="00FB69CC">
            <w:pPr>
              <w:spacing w:after="0" w:line="240" w:lineRule="auto"/>
              <w:jc w:val="center"/>
              <w:cnfStyle w:val="100000000000" w:firstRow="1" w:lastRow="0" w:firstColumn="0" w:lastColumn="0" w:oddVBand="0" w:evenVBand="0" w:oddHBand="0" w:evenHBand="0" w:firstRowFirstColumn="0" w:firstRowLastColumn="0" w:lastRowFirstColumn="0" w:lastRowLastColumn="0"/>
              <w:rPr>
                <w:ins w:id="16983" w:author="tao huang" w:date="2017-09-13T16:50:00Z"/>
                <w:rFonts w:eastAsia="Times New Roman" w:cs="Times New Roman"/>
                <w:b w:val="0"/>
                <w:color w:val="0D0D0D" w:themeColor="text1" w:themeTint="F2"/>
                <w:sz w:val="22"/>
                <w:rPrChange w:id="16984" w:author="tao huang" w:date="2017-09-17T12:05:00Z">
                  <w:rPr>
                    <w:ins w:id="16985" w:author="tao huang" w:date="2017-09-13T16:50:00Z"/>
                    <w:rFonts w:eastAsia="Times New Roman" w:cs="Times New Roman"/>
                    <w:b w:val="0"/>
                    <w:color w:val="000000" w:themeColor="text1"/>
                    <w:sz w:val="22"/>
                  </w:rPr>
                </w:rPrChange>
              </w:rPr>
              <w:pPrChange w:id="16986" w:author="tao huang" w:date="2017-09-17T12:07:00Z">
                <w:pPr>
                  <w:spacing w:after="0" w:line="360" w:lineRule="auto"/>
                  <w:jc w:val="center"/>
                  <w:cnfStyle w:val="100000000000" w:firstRow="1" w:lastRow="0" w:firstColumn="0" w:lastColumn="0" w:oddVBand="0" w:evenVBand="0" w:oddHBand="0" w:evenHBand="0" w:firstRowFirstColumn="0" w:firstRowLastColumn="0" w:lastRowFirstColumn="0" w:lastRowLastColumn="0"/>
                </w:pPr>
              </w:pPrChange>
            </w:pPr>
            <w:ins w:id="16987" w:author="tao huang" w:date="2017-09-13T16:50:00Z">
              <w:r w:rsidRPr="00A60A57">
                <w:rPr>
                  <w:rFonts w:eastAsia="Times New Roman" w:cs="Times New Roman"/>
                  <w:b w:val="0"/>
                  <w:color w:val="0D0D0D" w:themeColor="text1" w:themeTint="F2"/>
                  <w:sz w:val="22"/>
                  <w:rPrChange w:id="16988" w:author="tao huang" w:date="2017-09-17T12:05:00Z">
                    <w:rPr>
                      <w:rFonts w:eastAsia="Times New Roman" w:cs="Times New Roman"/>
                      <w:color w:val="000000" w:themeColor="text1"/>
                      <w:sz w:val="22"/>
                    </w:rPr>
                  </w:rPrChange>
                </w:rPr>
                <w:t>SMAPE</w:t>
              </w:r>
            </w:ins>
          </w:p>
        </w:tc>
      </w:tr>
      <w:tr w:rsidR="00A60A57" w:rsidRPr="00A60A57" w14:paraId="16DFFA80" w14:textId="77777777" w:rsidTr="00302624">
        <w:trPr>
          <w:cnfStyle w:val="000000100000" w:firstRow="0" w:lastRow="0" w:firstColumn="0" w:lastColumn="0" w:oddVBand="0" w:evenVBand="0" w:oddHBand="1" w:evenHBand="0" w:firstRowFirstColumn="0" w:firstRowLastColumn="0" w:lastRowFirstColumn="0" w:lastRowLastColumn="0"/>
          <w:trHeight w:val="20"/>
          <w:jc w:val="center"/>
          <w:ins w:id="16989" w:author="tao huang" w:date="2017-09-13T16:50:00Z"/>
        </w:trPr>
        <w:tc>
          <w:tcPr>
            <w:cnfStyle w:val="001000000000" w:firstRow="0" w:lastRow="0" w:firstColumn="1" w:lastColumn="0" w:oddVBand="0" w:evenVBand="0" w:oddHBand="0" w:evenHBand="0" w:firstRowFirstColumn="0" w:firstRowLastColumn="0" w:lastRowFirstColumn="0" w:lastRowLastColumn="0"/>
            <w:tcW w:w="3261" w:type="dxa"/>
            <w:shd w:val="clear" w:color="auto" w:fill="auto"/>
            <w:hideMark/>
          </w:tcPr>
          <w:p w14:paraId="78095D9C" w14:textId="77777777" w:rsidR="00E74BF1" w:rsidRPr="00A60A57" w:rsidRDefault="00E74BF1" w:rsidP="00FB69CC">
            <w:pPr>
              <w:spacing w:after="0" w:line="240" w:lineRule="auto"/>
              <w:rPr>
                <w:ins w:id="16990" w:author="tao huang" w:date="2017-09-13T16:50:00Z"/>
                <w:rFonts w:eastAsia="Times New Roman" w:cs="Times New Roman"/>
                <w:b w:val="0"/>
                <w:color w:val="0D0D0D" w:themeColor="text1" w:themeTint="F2"/>
                <w:sz w:val="22"/>
                <w:rPrChange w:id="16991" w:author="tao huang" w:date="2017-09-17T12:05:00Z">
                  <w:rPr>
                    <w:ins w:id="16992" w:author="tao huang" w:date="2017-09-13T16:50:00Z"/>
                    <w:rFonts w:eastAsia="Times New Roman" w:cs="Times New Roman"/>
                    <w:b w:val="0"/>
                    <w:color w:val="000000" w:themeColor="text1"/>
                    <w:sz w:val="22"/>
                  </w:rPr>
                </w:rPrChange>
              </w:rPr>
              <w:pPrChange w:id="16993" w:author="tao huang" w:date="2017-09-17T12:07:00Z">
                <w:pPr>
                  <w:spacing w:after="0" w:line="360" w:lineRule="auto"/>
                </w:pPr>
              </w:pPrChange>
            </w:pPr>
            <w:ins w:id="16994" w:author="tao huang" w:date="2017-09-13T16:50:00Z">
              <w:r w:rsidRPr="00A60A57">
                <w:rPr>
                  <w:rFonts w:eastAsia="Times New Roman" w:cs="Times New Roman"/>
                  <w:b w:val="0"/>
                  <w:color w:val="0D0D0D" w:themeColor="text1" w:themeTint="F2"/>
                  <w:sz w:val="22"/>
                  <w:rPrChange w:id="16995" w:author="tao huang" w:date="2017-09-17T12:05:00Z">
                    <w:rPr>
                      <w:rFonts w:eastAsia="Times New Roman" w:cs="Times New Roman"/>
                      <w:color w:val="000000" w:themeColor="text1"/>
                      <w:sz w:val="22"/>
                    </w:rPr>
                  </w:rPrChange>
                </w:rPr>
                <w:t>Model with post-break data</w:t>
              </w:r>
            </w:ins>
          </w:p>
        </w:tc>
        <w:tc>
          <w:tcPr>
            <w:tcW w:w="705" w:type="dxa"/>
            <w:shd w:val="clear" w:color="auto" w:fill="auto"/>
            <w:hideMark/>
          </w:tcPr>
          <w:p w14:paraId="1A5920E3" w14:textId="77777777" w:rsidR="00E74BF1" w:rsidRPr="00A60A57" w:rsidRDefault="00E74BF1" w:rsidP="00FB69CC">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6996" w:author="tao huang" w:date="2017-09-13T16:50:00Z"/>
                <w:rFonts w:eastAsia="Times New Roman" w:cs="Times New Roman"/>
                <w:color w:val="0D0D0D" w:themeColor="text1" w:themeTint="F2"/>
                <w:sz w:val="22"/>
                <w:rPrChange w:id="16997" w:author="tao huang" w:date="2017-09-17T12:05:00Z">
                  <w:rPr>
                    <w:ins w:id="16998" w:author="tao huang" w:date="2017-09-13T16:50:00Z"/>
                    <w:rFonts w:eastAsia="Times New Roman" w:cs="Times New Roman"/>
                    <w:color w:val="000000" w:themeColor="text1"/>
                    <w:sz w:val="22"/>
                  </w:rPr>
                </w:rPrChange>
              </w:rPr>
              <w:pPrChange w:id="16999" w:author="tao huang" w:date="2017-09-17T12:07:00Z">
                <w:pPr>
                  <w:spacing w:after="0" w:line="360" w:lineRule="auto"/>
                  <w:jc w:val="center"/>
                  <w:cnfStyle w:val="000000100000" w:firstRow="0" w:lastRow="0" w:firstColumn="0" w:lastColumn="0" w:oddVBand="0" w:evenVBand="0" w:oddHBand="1" w:evenHBand="0" w:firstRowFirstColumn="0" w:firstRowLastColumn="0" w:lastRowFirstColumn="0" w:lastRowLastColumn="0"/>
                </w:pPr>
              </w:pPrChange>
            </w:pPr>
            <w:ins w:id="17000" w:author="tao huang" w:date="2017-09-13T16:50:00Z">
              <w:r w:rsidRPr="00A60A57">
                <w:rPr>
                  <w:rFonts w:eastAsia="Times New Roman" w:cs="Times New Roman"/>
                  <w:color w:val="0D0D0D" w:themeColor="text1" w:themeTint="F2"/>
                  <w:sz w:val="22"/>
                  <w:rPrChange w:id="17001" w:author="tao huang" w:date="2017-09-17T12:05:00Z">
                    <w:rPr>
                      <w:rFonts w:eastAsia="Times New Roman" w:cs="Times New Roman"/>
                      <w:color w:val="000000" w:themeColor="text1"/>
                      <w:sz w:val="22"/>
                    </w:rPr>
                  </w:rPrChange>
                </w:rPr>
                <w:t>0.3</w:t>
              </w:r>
            </w:ins>
          </w:p>
        </w:tc>
        <w:tc>
          <w:tcPr>
            <w:tcW w:w="686" w:type="dxa"/>
            <w:shd w:val="clear" w:color="auto" w:fill="auto"/>
            <w:hideMark/>
          </w:tcPr>
          <w:p w14:paraId="684F57A4" w14:textId="77777777" w:rsidR="00E74BF1" w:rsidRPr="00A60A57" w:rsidRDefault="00E74BF1" w:rsidP="00FB69CC">
            <w:pPr>
              <w:spacing w:after="0" w:line="240" w:lineRule="auto"/>
              <w:cnfStyle w:val="000000100000" w:firstRow="0" w:lastRow="0" w:firstColumn="0" w:lastColumn="0" w:oddVBand="0" w:evenVBand="0" w:oddHBand="1" w:evenHBand="0" w:firstRowFirstColumn="0" w:firstRowLastColumn="0" w:lastRowFirstColumn="0" w:lastRowLastColumn="0"/>
              <w:rPr>
                <w:ins w:id="17002" w:author="tao huang" w:date="2017-09-13T16:50:00Z"/>
                <w:color w:val="0D0D0D" w:themeColor="text1" w:themeTint="F2"/>
                <w:sz w:val="22"/>
                <w:rPrChange w:id="17003" w:author="tao huang" w:date="2017-09-17T12:05:00Z">
                  <w:rPr>
                    <w:ins w:id="17004" w:author="tao huang" w:date="2017-09-13T16:50:00Z"/>
                    <w:color w:val="000000" w:themeColor="text1"/>
                    <w:sz w:val="22"/>
                  </w:rPr>
                </w:rPrChange>
              </w:rPr>
              <w:pPrChange w:id="17005" w:author="tao huang" w:date="2017-09-17T12:07:00Z">
                <w:pPr>
                  <w:spacing w:after="0" w:line="360" w:lineRule="auto"/>
                  <w:cnfStyle w:val="000000100000" w:firstRow="0" w:lastRow="0" w:firstColumn="0" w:lastColumn="0" w:oddVBand="0" w:evenVBand="0" w:oddHBand="1" w:evenHBand="0" w:firstRowFirstColumn="0" w:firstRowLastColumn="0" w:lastRowFirstColumn="0" w:lastRowLastColumn="0"/>
                </w:pPr>
              </w:pPrChange>
            </w:pPr>
            <w:ins w:id="17006" w:author="tao huang" w:date="2017-09-13T16:50:00Z">
              <w:r w:rsidRPr="00A60A57">
                <w:rPr>
                  <w:color w:val="0D0D0D" w:themeColor="text1" w:themeTint="F2"/>
                  <w:sz w:val="22"/>
                  <w:rPrChange w:id="17007" w:author="tao huang" w:date="2017-09-17T12:05:00Z">
                    <w:rPr>
                      <w:color w:val="000000" w:themeColor="text1"/>
                      <w:sz w:val="22"/>
                    </w:rPr>
                  </w:rPrChange>
                </w:rPr>
                <w:t>0.18</w:t>
              </w:r>
            </w:ins>
          </w:p>
        </w:tc>
        <w:tc>
          <w:tcPr>
            <w:tcW w:w="970" w:type="dxa"/>
            <w:shd w:val="clear" w:color="auto" w:fill="auto"/>
            <w:hideMark/>
          </w:tcPr>
          <w:p w14:paraId="46E20ABD" w14:textId="77777777" w:rsidR="00E74BF1" w:rsidRPr="00A60A57" w:rsidRDefault="00E74BF1" w:rsidP="00FB69CC">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7008" w:author="tao huang" w:date="2017-09-13T16:50:00Z"/>
                <w:rFonts w:eastAsia="Times New Roman" w:cs="Times New Roman"/>
                <w:color w:val="0D0D0D" w:themeColor="text1" w:themeTint="F2"/>
                <w:sz w:val="22"/>
                <w:rPrChange w:id="17009" w:author="tao huang" w:date="2017-09-17T12:05:00Z">
                  <w:rPr>
                    <w:ins w:id="17010" w:author="tao huang" w:date="2017-09-13T16:50:00Z"/>
                    <w:rFonts w:eastAsia="Times New Roman" w:cs="Times New Roman"/>
                    <w:color w:val="000000" w:themeColor="text1"/>
                    <w:sz w:val="22"/>
                  </w:rPr>
                </w:rPrChange>
              </w:rPr>
              <w:pPrChange w:id="17011" w:author="tao huang" w:date="2017-09-17T12:07:00Z">
                <w:pPr>
                  <w:spacing w:after="0" w:line="360" w:lineRule="auto"/>
                  <w:jc w:val="center"/>
                  <w:cnfStyle w:val="000000100000" w:firstRow="0" w:lastRow="0" w:firstColumn="0" w:lastColumn="0" w:oddVBand="0" w:evenVBand="0" w:oddHBand="1" w:evenHBand="0" w:firstRowFirstColumn="0" w:firstRowLastColumn="0" w:lastRowFirstColumn="0" w:lastRowLastColumn="0"/>
                </w:pPr>
              </w:pPrChange>
            </w:pPr>
            <w:ins w:id="17012" w:author="tao huang" w:date="2017-09-13T16:50:00Z">
              <w:r w:rsidRPr="00A60A57">
                <w:rPr>
                  <w:rFonts w:eastAsia="Times New Roman" w:cs="Times New Roman"/>
                  <w:color w:val="0D0D0D" w:themeColor="text1" w:themeTint="F2"/>
                  <w:sz w:val="22"/>
                  <w:rPrChange w:id="17013" w:author="tao huang" w:date="2017-09-17T12:05:00Z">
                    <w:rPr>
                      <w:rFonts w:eastAsia="Times New Roman" w:cs="Times New Roman"/>
                      <w:color w:val="000000" w:themeColor="text1"/>
                      <w:sz w:val="22"/>
                    </w:rPr>
                  </w:rPrChange>
                </w:rPr>
                <w:t>5.0%</w:t>
              </w:r>
            </w:ins>
          </w:p>
        </w:tc>
        <w:tc>
          <w:tcPr>
            <w:tcW w:w="977" w:type="dxa"/>
            <w:shd w:val="clear" w:color="auto" w:fill="auto"/>
            <w:hideMark/>
          </w:tcPr>
          <w:p w14:paraId="68C2DE88" w14:textId="77777777" w:rsidR="00E74BF1" w:rsidRPr="00A60A57" w:rsidRDefault="00E74BF1" w:rsidP="00FB69CC">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7014" w:author="tao huang" w:date="2017-09-13T16:50:00Z"/>
                <w:rFonts w:eastAsia="Times New Roman" w:cs="Times New Roman"/>
                <w:color w:val="0D0D0D" w:themeColor="text1" w:themeTint="F2"/>
                <w:sz w:val="22"/>
                <w:rPrChange w:id="17015" w:author="tao huang" w:date="2017-09-17T12:05:00Z">
                  <w:rPr>
                    <w:ins w:id="17016" w:author="tao huang" w:date="2017-09-13T16:50:00Z"/>
                    <w:rFonts w:eastAsia="Times New Roman" w:cs="Times New Roman"/>
                    <w:color w:val="000000" w:themeColor="text1"/>
                    <w:sz w:val="22"/>
                  </w:rPr>
                </w:rPrChange>
              </w:rPr>
              <w:pPrChange w:id="17017" w:author="tao huang" w:date="2017-09-17T12:07:00Z">
                <w:pPr>
                  <w:spacing w:after="0" w:line="360" w:lineRule="auto"/>
                  <w:jc w:val="center"/>
                  <w:cnfStyle w:val="000000100000" w:firstRow="0" w:lastRow="0" w:firstColumn="0" w:lastColumn="0" w:oddVBand="0" w:evenVBand="0" w:oddHBand="1" w:evenHBand="0" w:firstRowFirstColumn="0" w:firstRowLastColumn="0" w:lastRowFirstColumn="0" w:lastRowLastColumn="0"/>
                </w:pPr>
              </w:pPrChange>
            </w:pPr>
            <w:ins w:id="17018" w:author="tao huang" w:date="2017-09-13T16:50:00Z">
              <w:r w:rsidRPr="00A60A57">
                <w:rPr>
                  <w:rFonts w:eastAsia="Times New Roman" w:cs="Times New Roman"/>
                  <w:color w:val="0D0D0D" w:themeColor="text1" w:themeTint="F2"/>
                  <w:sz w:val="22"/>
                  <w:rPrChange w:id="17019" w:author="tao huang" w:date="2017-09-17T12:05:00Z">
                    <w:rPr>
                      <w:rFonts w:eastAsia="Times New Roman" w:cs="Times New Roman"/>
                      <w:color w:val="000000" w:themeColor="text1"/>
                      <w:sz w:val="22"/>
                    </w:rPr>
                  </w:rPrChange>
                </w:rPr>
                <w:t>4.3%</w:t>
              </w:r>
            </w:ins>
          </w:p>
        </w:tc>
      </w:tr>
      <w:tr w:rsidR="00A60A57" w:rsidRPr="00A60A57" w14:paraId="0EBF2B74" w14:textId="77777777" w:rsidTr="00302624">
        <w:trPr>
          <w:trHeight w:val="20"/>
          <w:jc w:val="center"/>
          <w:ins w:id="17020" w:author="tao huang" w:date="2017-09-13T16:50:00Z"/>
        </w:trPr>
        <w:tc>
          <w:tcPr>
            <w:cnfStyle w:val="001000000000" w:firstRow="0" w:lastRow="0" w:firstColumn="1" w:lastColumn="0" w:oddVBand="0" w:evenVBand="0" w:oddHBand="0" w:evenHBand="0" w:firstRowFirstColumn="0" w:firstRowLastColumn="0" w:lastRowFirstColumn="0" w:lastRowLastColumn="0"/>
            <w:tcW w:w="3261" w:type="dxa"/>
            <w:shd w:val="clear" w:color="auto" w:fill="auto"/>
            <w:hideMark/>
          </w:tcPr>
          <w:p w14:paraId="2999B3FA" w14:textId="77777777" w:rsidR="00E74BF1" w:rsidRPr="00A60A57" w:rsidRDefault="00E74BF1" w:rsidP="00FB69CC">
            <w:pPr>
              <w:spacing w:after="0" w:line="240" w:lineRule="auto"/>
              <w:rPr>
                <w:ins w:id="17021" w:author="tao huang" w:date="2017-09-13T16:50:00Z"/>
                <w:rFonts w:eastAsia="Times New Roman" w:cs="Times New Roman"/>
                <w:b w:val="0"/>
                <w:color w:val="0D0D0D" w:themeColor="text1" w:themeTint="F2"/>
                <w:sz w:val="22"/>
                <w:rPrChange w:id="17022" w:author="tao huang" w:date="2017-09-17T12:05:00Z">
                  <w:rPr>
                    <w:ins w:id="17023" w:author="tao huang" w:date="2017-09-13T16:50:00Z"/>
                    <w:rFonts w:eastAsia="Times New Roman" w:cs="Times New Roman"/>
                    <w:b w:val="0"/>
                    <w:color w:val="000000" w:themeColor="text1"/>
                    <w:sz w:val="22"/>
                  </w:rPr>
                </w:rPrChange>
              </w:rPr>
              <w:pPrChange w:id="17024" w:author="tao huang" w:date="2017-09-17T12:07:00Z">
                <w:pPr>
                  <w:spacing w:after="0" w:line="360" w:lineRule="auto"/>
                </w:pPr>
              </w:pPrChange>
            </w:pPr>
            <w:ins w:id="17025" w:author="tao huang" w:date="2017-09-13T16:50:00Z">
              <w:r w:rsidRPr="00A60A57">
                <w:rPr>
                  <w:rFonts w:eastAsia="Times New Roman" w:cs="Times New Roman"/>
                  <w:b w:val="0"/>
                  <w:color w:val="0D0D0D" w:themeColor="text1" w:themeTint="F2"/>
                  <w:sz w:val="22"/>
                  <w:rPrChange w:id="17026" w:author="tao huang" w:date="2017-09-17T12:05:00Z">
                    <w:rPr>
                      <w:rFonts w:eastAsia="Times New Roman" w:cs="Times New Roman"/>
                      <w:color w:val="000000" w:themeColor="text1"/>
                      <w:sz w:val="22"/>
                    </w:rPr>
                  </w:rPrChange>
                </w:rPr>
                <w:t>Model with full data</w:t>
              </w:r>
            </w:ins>
          </w:p>
        </w:tc>
        <w:tc>
          <w:tcPr>
            <w:tcW w:w="705" w:type="dxa"/>
            <w:shd w:val="clear" w:color="auto" w:fill="auto"/>
            <w:hideMark/>
          </w:tcPr>
          <w:p w14:paraId="089A4F7F" w14:textId="77777777" w:rsidR="00E74BF1" w:rsidRPr="00A60A57" w:rsidRDefault="00E74BF1" w:rsidP="00FB69CC">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7027" w:author="tao huang" w:date="2017-09-13T16:50:00Z"/>
                <w:rFonts w:eastAsia="Times New Roman" w:cs="Times New Roman"/>
                <w:color w:val="0D0D0D" w:themeColor="text1" w:themeTint="F2"/>
                <w:sz w:val="22"/>
                <w:rPrChange w:id="17028" w:author="tao huang" w:date="2017-09-17T12:05:00Z">
                  <w:rPr>
                    <w:ins w:id="17029" w:author="tao huang" w:date="2017-09-13T16:50:00Z"/>
                    <w:rFonts w:eastAsia="Times New Roman" w:cs="Times New Roman"/>
                    <w:color w:val="000000" w:themeColor="text1"/>
                    <w:sz w:val="22"/>
                  </w:rPr>
                </w:rPrChange>
              </w:rPr>
              <w:pPrChange w:id="17030" w:author="tao huang" w:date="2017-09-17T12:07:00Z">
                <w:pPr>
                  <w:spacing w:after="0" w:line="360" w:lineRule="auto"/>
                  <w:jc w:val="center"/>
                  <w:cnfStyle w:val="000000000000" w:firstRow="0" w:lastRow="0" w:firstColumn="0" w:lastColumn="0" w:oddVBand="0" w:evenVBand="0" w:oddHBand="0" w:evenHBand="0" w:firstRowFirstColumn="0" w:firstRowLastColumn="0" w:lastRowFirstColumn="0" w:lastRowLastColumn="0"/>
                </w:pPr>
              </w:pPrChange>
            </w:pPr>
            <w:ins w:id="17031" w:author="tao huang" w:date="2017-09-13T16:50:00Z">
              <w:r w:rsidRPr="00A60A57">
                <w:rPr>
                  <w:rFonts w:eastAsia="Times New Roman" w:cs="Times New Roman"/>
                  <w:color w:val="0D0D0D" w:themeColor="text1" w:themeTint="F2"/>
                  <w:sz w:val="22"/>
                  <w:rPrChange w:id="17032" w:author="tao huang" w:date="2017-09-17T12:05:00Z">
                    <w:rPr>
                      <w:rFonts w:eastAsia="Times New Roman" w:cs="Times New Roman"/>
                      <w:color w:val="000000" w:themeColor="text1"/>
                      <w:sz w:val="22"/>
                    </w:rPr>
                  </w:rPrChange>
                </w:rPr>
                <w:t>0.7</w:t>
              </w:r>
            </w:ins>
          </w:p>
        </w:tc>
        <w:tc>
          <w:tcPr>
            <w:tcW w:w="686" w:type="dxa"/>
            <w:shd w:val="clear" w:color="auto" w:fill="auto"/>
            <w:hideMark/>
          </w:tcPr>
          <w:p w14:paraId="22E86E2A" w14:textId="77777777" w:rsidR="00E74BF1" w:rsidRPr="00A60A57" w:rsidRDefault="00E74BF1" w:rsidP="00FB69CC">
            <w:pPr>
              <w:spacing w:after="0" w:line="240" w:lineRule="auto"/>
              <w:cnfStyle w:val="000000000000" w:firstRow="0" w:lastRow="0" w:firstColumn="0" w:lastColumn="0" w:oddVBand="0" w:evenVBand="0" w:oddHBand="0" w:evenHBand="0" w:firstRowFirstColumn="0" w:firstRowLastColumn="0" w:lastRowFirstColumn="0" w:lastRowLastColumn="0"/>
              <w:rPr>
                <w:ins w:id="17033" w:author="tao huang" w:date="2017-09-13T16:50:00Z"/>
                <w:color w:val="0D0D0D" w:themeColor="text1" w:themeTint="F2"/>
                <w:sz w:val="22"/>
                <w:rPrChange w:id="17034" w:author="tao huang" w:date="2017-09-17T12:05:00Z">
                  <w:rPr>
                    <w:ins w:id="17035" w:author="tao huang" w:date="2017-09-13T16:50:00Z"/>
                    <w:color w:val="000000" w:themeColor="text1"/>
                    <w:sz w:val="22"/>
                  </w:rPr>
                </w:rPrChange>
              </w:rPr>
              <w:pPrChange w:id="17036" w:author="tao huang" w:date="2017-09-17T12:07:00Z">
                <w:pPr>
                  <w:spacing w:after="0" w:line="360" w:lineRule="auto"/>
                  <w:cnfStyle w:val="000000000000" w:firstRow="0" w:lastRow="0" w:firstColumn="0" w:lastColumn="0" w:oddVBand="0" w:evenVBand="0" w:oddHBand="0" w:evenHBand="0" w:firstRowFirstColumn="0" w:firstRowLastColumn="0" w:lastRowFirstColumn="0" w:lastRowLastColumn="0"/>
                </w:pPr>
              </w:pPrChange>
            </w:pPr>
            <w:ins w:id="17037" w:author="tao huang" w:date="2017-09-13T16:50:00Z">
              <w:r w:rsidRPr="00A60A57">
                <w:rPr>
                  <w:color w:val="0D0D0D" w:themeColor="text1" w:themeTint="F2"/>
                  <w:sz w:val="22"/>
                  <w:rPrChange w:id="17038" w:author="tao huang" w:date="2017-09-17T12:05:00Z">
                    <w:rPr>
                      <w:color w:val="000000" w:themeColor="text1"/>
                      <w:sz w:val="22"/>
                    </w:rPr>
                  </w:rPrChange>
                </w:rPr>
                <w:t>0.52</w:t>
              </w:r>
            </w:ins>
          </w:p>
        </w:tc>
        <w:tc>
          <w:tcPr>
            <w:tcW w:w="970" w:type="dxa"/>
            <w:shd w:val="clear" w:color="auto" w:fill="auto"/>
            <w:hideMark/>
          </w:tcPr>
          <w:p w14:paraId="49D70F7C" w14:textId="77777777" w:rsidR="00E74BF1" w:rsidRPr="00A60A57" w:rsidRDefault="00E74BF1" w:rsidP="00FB69CC">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7039" w:author="tao huang" w:date="2017-09-13T16:50:00Z"/>
                <w:rFonts w:eastAsia="Times New Roman" w:cs="Times New Roman"/>
                <w:color w:val="0D0D0D" w:themeColor="text1" w:themeTint="F2"/>
                <w:sz w:val="22"/>
                <w:rPrChange w:id="17040" w:author="tao huang" w:date="2017-09-17T12:05:00Z">
                  <w:rPr>
                    <w:ins w:id="17041" w:author="tao huang" w:date="2017-09-13T16:50:00Z"/>
                    <w:rFonts w:eastAsia="Times New Roman" w:cs="Times New Roman"/>
                    <w:color w:val="000000" w:themeColor="text1"/>
                    <w:sz w:val="22"/>
                  </w:rPr>
                </w:rPrChange>
              </w:rPr>
              <w:pPrChange w:id="17042" w:author="tao huang" w:date="2017-09-17T12:07:00Z">
                <w:pPr>
                  <w:spacing w:after="0" w:line="360" w:lineRule="auto"/>
                  <w:jc w:val="center"/>
                  <w:cnfStyle w:val="000000000000" w:firstRow="0" w:lastRow="0" w:firstColumn="0" w:lastColumn="0" w:oddVBand="0" w:evenVBand="0" w:oddHBand="0" w:evenHBand="0" w:firstRowFirstColumn="0" w:firstRowLastColumn="0" w:lastRowFirstColumn="0" w:lastRowLastColumn="0"/>
                </w:pPr>
              </w:pPrChange>
            </w:pPr>
            <w:ins w:id="17043" w:author="tao huang" w:date="2017-09-13T16:50:00Z">
              <w:r w:rsidRPr="00A60A57">
                <w:rPr>
                  <w:rFonts w:eastAsia="Times New Roman" w:cs="Times New Roman"/>
                  <w:color w:val="0D0D0D" w:themeColor="text1" w:themeTint="F2"/>
                  <w:sz w:val="22"/>
                  <w:rPrChange w:id="17044" w:author="tao huang" w:date="2017-09-17T12:05:00Z">
                    <w:rPr>
                      <w:rFonts w:eastAsia="Times New Roman" w:cs="Times New Roman"/>
                      <w:color w:val="000000" w:themeColor="text1"/>
                      <w:sz w:val="22"/>
                    </w:rPr>
                  </w:rPrChange>
                </w:rPr>
                <w:t>12.2%</w:t>
              </w:r>
            </w:ins>
          </w:p>
        </w:tc>
        <w:tc>
          <w:tcPr>
            <w:tcW w:w="977" w:type="dxa"/>
            <w:shd w:val="clear" w:color="auto" w:fill="auto"/>
            <w:hideMark/>
          </w:tcPr>
          <w:p w14:paraId="5A79D3CC" w14:textId="77777777" w:rsidR="00E74BF1" w:rsidRPr="00A60A57" w:rsidRDefault="00E74BF1" w:rsidP="00FB69CC">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7045" w:author="tao huang" w:date="2017-09-13T16:50:00Z"/>
                <w:rFonts w:eastAsia="Times New Roman" w:cs="Times New Roman"/>
                <w:color w:val="0D0D0D" w:themeColor="text1" w:themeTint="F2"/>
                <w:sz w:val="22"/>
                <w:rPrChange w:id="17046" w:author="tao huang" w:date="2017-09-17T12:05:00Z">
                  <w:rPr>
                    <w:ins w:id="17047" w:author="tao huang" w:date="2017-09-13T16:50:00Z"/>
                    <w:rFonts w:eastAsia="Times New Roman" w:cs="Times New Roman"/>
                    <w:color w:val="000000" w:themeColor="text1"/>
                    <w:sz w:val="22"/>
                  </w:rPr>
                </w:rPrChange>
              </w:rPr>
              <w:pPrChange w:id="17048" w:author="tao huang" w:date="2017-09-17T12:07:00Z">
                <w:pPr>
                  <w:spacing w:after="0" w:line="360" w:lineRule="auto"/>
                  <w:jc w:val="center"/>
                  <w:cnfStyle w:val="000000000000" w:firstRow="0" w:lastRow="0" w:firstColumn="0" w:lastColumn="0" w:oddVBand="0" w:evenVBand="0" w:oddHBand="0" w:evenHBand="0" w:firstRowFirstColumn="0" w:firstRowLastColumn="0" w:lastRowFirstColumn="0" w:lastRowLastColumn="0"/>
                </w:pPr>
              </w:pPrChange>
            </w:pPr>
            <w:ins w:id="17049" w:author="tao huang" w:date="2017-09-13T16:50:00Z">
              <w:r w:rsidRPr="00A60A57">
                <w:rPr>
                  <w:rFonts w:eastAsia="Times New Roman" w:cs="Times New Roman"/>
                  <w:color w:val="0D0D0D" w:themeColor="text1" w:themeTint="F2"/>
                  <w:sz w:val="22"/>
                  <w:rPrChange w:id="17050" w:author="tao huang" w:date="2017-09-17T12:05:00Z">
                    <w:rPr>
                      <w:rFonts w:eastAsia="Times New Roman" w:cs="Times New Roman"/>
                      <w:color w:val="000000" w:themeColor="text1"/>
                      <w:sz w:val="22"/>
                    </w:rPr>
                  </w:rPrChange>
                </w:rPr>
                <w:t>11.5%</w:t>
              </w:r>
            </w:ins>
          </w:p>
        </w:tc>
      </w:tr>
      <w:tr w:rsidR="00A60A57" w:rsidRPr="00A60A57" w14:paraId="0FA1C47D" w14:textId="77777777" w:rsidTr="00302624">
        <w:trPr>
          <w:cnfStyle w:val="000000100000" w:firstRow="0" w:lastRow="0" w:firstColumn="0" w:lastColumn="0" w:oddVBand="0" w:evenVBand="0" w:oddHBand="1" w:evenHBand="0" w:firstRowFirstColumn="0" w:firstRowLastColumn="0" w:lastRowFirstColumn="0" w:lastRowLastColumn="0"/>
          <w:trHeight w:val="20"/>
          <w:jc w:val="center"/>
          <w:ins w:id="17051" w:author="tao huang" w:date="2017-09-13T16:50:00Z"/>
        </w:trPr>
        <w:tc>
          <w:tcPr>
            <w:cnfStyle w:val="001000000000" w:firstRow="0" w:lastRow="0" w:firstColumn="1" w:lastColumn="0" w:oddVBand="0" w:evenVBand="0" w:oddHBand="0" w:evenHBand="0" w:firstRowFirstColumn="0" w:firstRowLastColumn="0" w:lastRowFirstColumn="0" w:lastRowLastColumn="0"/>
            <w:tcW w:w="3261" w:type="dxa"/>
            <w:shd w:val="clear" w:color="auto" w:fill="auto"/>
            <w:hideMark/>
          </w:tcPr>
          <w:p w14:paraId="56F2BBA9" w14:textId="77777777" w:rsidR="00E74BF1" w:rsidRPr="00A60A57" w:rsidRDefault="00E74BF1" w:rsidP="00FB69CC">
            <w:pPr>
              <w:spacing w:after="0" w:line="240" w:lineRule="auto"/>
              <w:rPr>
                <w:ins w:id="17052" w:author="tao huang" w:date="2017-09-13T16:50:00Z"/>
                <w:rFonts w:eastAsia="Times New Roman" w:cs="Times New Roman"/>
                <w:b w:val="0"/>
                <w:color w:val="0D0D0D" w:themeColor="text1" w:themeTint="F2"/>
                <w:sz w:val="22"/>
                <w:rPrChange w:id="17053" w:author="tao huang" w:date="2017-09-17T12:05:00Z">
                  <w:rPr>
                    <w:ins w:id="17054" w:author="tao huang" w:date="2017-09-13T16:50:00Z"/>
                    <w:rFonts w:eastAsia="Times New Roman" w:cs="Times New Roman"/>
                    <w:b w:val="0"/>
                    <w:color w:val="000000" w:themeColor="text1"/>
                    <w:sz w:val="22"/>
                  </w:rPr>
                </w:rPrChange>
              </w:rPr>
              <w:pPrChange w:id="17055" w:author="tao huang" w:date="2017-09-17T12:07:00Z">
                <w:pPr>
                  <w:spacing w:after="0" w:line="360" w:lineRule="auto"/>
                </w:pPr>
              </w:pPrChange>
            </w:pPr>
            <w:ins w:id="17056" w:author="tao huang" w:date="2017-09-13T16:50:00Z">
              <w:r w:rsidRPr="00A60A57">
                <w:rPr>
                  <w:rFonts w:eastAsia="Times New Roman" w:cs="Times New Roman"/>
                  <w:b w:val="0"/>
                  <w:color w:val="0D0D0D" w:themeColor="text1" w:themeTint="F2"/>
                  <w:sz w:val="22"/>
                  <w:rPrChange w:id="17057" w:author="tao huang" w:date="2017-09-17T12:05:00Z">
                    <w:rPr>
                      <w:rFonts w:eastAsia="Times New Roman" w:cs="Times New Roman"/>
                      <w:color w:val="000000" w:themeColor="text1"/>
                      <w:sz w:val="22"/>
                    </w:rPr>
                  </w:rPrChange>
                </w:rPr>
                <w:t>Model with full data, with IC</w:t>
              </w:r>
            </w:ins>
          </w:p>
        </w:tc>
        <w:tc>
          <w:tcPr>
            <w:tcW w:w="705" w:type="dxa"/>
            <w:shd w:val="clear" w:color="auto" w:fill="auto"/>
            <w:hideMark/>
          </w:tcPr>
          <w:p w14:paraId="391616EA" w14:textId="77777777" w:rsidR="00E74BF1" w:rsidRPr="00A60A57" w:rsidRDefault="00E74BF1" w:rsidP="00FB69CC">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7058" w:author="tao huang" w:date="2017-09-13T16:50:00Z"/>
                <w:rFonts w:eastAsia="Times New Roman" w:cs="Times New Roman"/>
                <w:color w:val="0D0D0D" w:themeColor="text1" w:themeTint="F2"/>
                <w:sz w:val="22"/>
                <w:rPrChange w:id="17059" w:author="tao huang" w:date="2017-09-17T12:05:00Z">
                  <w:rPr>
                    <w:ins w:id="17060" w:author="tao huang" w:date="2017-09-13T16:50:00Z"/>
                    <w:rFonts w:eastAsia="Times New Roman" w:cs="Times New Roman"/>
                    <w:color w:val="000000" w:themeColor="text1"/>
                    <w:sz w:val="22"/>
                  </w:rPr>
                </w:rPrChange>
              </w:rPr>
              <w:pPrChange w:id="17061" w:author="tao huang" w:date="2017-09-17T12:07:00Z">
                <w:pPr>
                  <w:spacing w:after="0" w:line="360" w:lineRule="auto"/>
                  <w:jc w:val="center"/>
                  <w:cnfStyle w:val="000000100000" w:firstRow="0" w:lastRow="0" w:firstColumn="0" w:lastColumn="0" w:oddVBand="0" w:evenVBand="0" w:oddHBand="1" w:evenHBand="0" w:firstRowFirstColumn="0" w:firstRowLastColumn="0" w:lastRowFirstColumn="0" w:lastRowLastColumn="0"/>
                </w:pPr>
              </w:pPrChange>
            </w:pPr>
            <w:ins w:id="17062" w:author="tao huang" w:date="2017-09-13T16:50:00Z">
              <w:r w:rsidRPr="00A60A57">
                <w:rPr>
                  <w:rFonts w:eastAsia="Times New Roman" w:cs="Times New Roman"/>
                  <w:color w:val="0D0D0D" w:themeColor="text1" w:themeTint="F2"/>
                  <w:sz w:val="22"/>
                  <w:rPrChange w:id="17063" w:author="tao huang" w:date="2017-09-17T12:05:00Z">
                    <w:rPr>
                      <w:rFonts w:eastAsia="Times New Roman" w:cs="Times New Roman"/>
                      <w:color w:val="000000" w:themeColor="text1"/>
                      <w:sz w:val="22"/>
                    </w:rPr>
                  </w:rPrChange>
                </w:rPr>
                <w:t>0.1</w:t>
              </w:r>
            </w:ins>
          </w:p>
        </w:tc>
        <w:tc>
          <w:tcPr>
            <w:tcW w:w="686" w:type="dxa"/>
            <w:shd w:val="clear" w:color="auto" w:fill="auto"/>
            <w:hideMark/>
          </w:tcPr>
          <w:p w14:paraId="1F79E4A7" w14:textId="77777777" w:rsidR="00E74BF1" w:rsidRPr="00A60A57" w:rsidRDefault="00E74BF1" w:rsidP="00FB69CC">
            <w:pPr>
              <w:spacing w:after="0" w:line="240" w:lineRule="auto"/>
              <w:cnfStyle w:val="000000100000" w:firstRow="0" w:lastRow="0" w:firstColumn="0" w:lastColumn="0" w:oddVBand="0" w:evenVBand="0" w:oddHBand="1" w:evenHBand="0" w:firstRowFirstColumn="0" w:firstRowLastColumn="0" w:lastRowFirstColumn="0" w:lastRowLastColumn="0"/>
              <w:rPr>
                <w:ins w:id="17064" w:author="tao huang" w:date="2017-09-13T16:50:00Z"/>
                <w:color w:val="0D0D0D" w:themeColor="text1" w:themeTint="F2"/>
                <w:sz w:val="22"/>
                <w:rPrChange w:id="17065" w:author="tao huang" w:date="2017-09-17T12:05:00Z">
                  <w:rPr>
                    <w:ins w:id="17066" w:author="tao huang" w:date="2017-09-13T16:50:00Z"/>
                    <w:color w:val="000000" w:themeColor="text1"/>
                    <w:sz w:val="22"/>
                  </w:rPr>
                </w:rPrChange>
              </w:rPr>
              <w:pPrChange w:id="17067" w:author="tao huang" w:date="2017-09-17T12:07:00Z">
                <w:pPr>
                  <w:spacing w:after="0" w:line="360" w:lineRule="auto"/>
                  <w:cnfStyle w:val="000000100000" w:firstRow="0" w:lastRow="0" w:firstColumn="0" w:lastColumn="0" w:oddVBand="0" w:evenVBand="0" w:oddHBand="1" w:evenHBand="0" w:firstRowFirstColumn="0" w:firstRowLastColumn="0" w:lastRowFirstColumn="0" w:lastRowLastColumn="0"/>
                </w:pPr>
              </w:pPrChange>
            </w:pPr>
            <w:ins w:id="17068" w:author="tao huang" w:date="2017-09-13T16:50:00Z">
              <w:r w:rsidRPr="00A60A57">
                <w:rPr>
                  <w:color w:val="0D0D0D" w:themeColor="text1" w:themeTint="F2"/>
                  <w:sz w:val="22"/>
                  <w:rPrChange w:id="17069" w:author="tao huang" w:date="2017-09-17T12:05:00Z">
                    <w:rPr>
                      <w:color w:val="000000" w:themeColor="text1"/>
                      <w:sz w:val="22"/>
                    </w:rPr>
                  </w:rPrChange>
                </w:rPr>
                <w:t>0.01</w:t>
              </w:r>
            </w:ins>
          </w:p>
        </w:tc>
        <w:tc>
          <w:tcPr>
            <w:tcW w:w="970" w:type="dxa"/>
            <w:shd w:val="clear" w:color="auto" w:fill="auto"/>
            <w:hideMark/>
          </w:tcPr>
          <w:p w14:paraId="2245A5C0" w14:textId="77777777" w:rsidR="00E74BF1" w:rsidRPr="00A60A57" w:rsidRDefault="00E74BF1" w:rsidP="00FB69CC">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7070" w:author="tao huang" w:date="2017-09-13T16:50:00Z"/>
                <w:rFonts w:eastAsia="Times New Roman" w:cs="Times New Roman"/>
                <w:color w:val="0D0D0D" w:themeColor="text1" w:themeTint="F2"/>
                <w:sz w:val="22"/>
                <w:rPrChange w:id="17071" w:author="tao huang" w:date="2017-09-17T12:05:00Z">
                  <w:rPr>
                    <w:ins w:id="17072" w:author="tao huang" w:date="2017-09-13T16:50:00Z"/>
                    <w:rFonts w:eastAsia="Times New Roman" w:cs="Times New Roman"/>
                    <w:color w:val="000000" w:themeColor="text1"/>
                    <w:sz w:val="22"/>
                  </w:rPr>
                </w:rPrChange>
              </w:rPr>
              <w:pPrChange w:id="17073" w:author="tao huang" w:date="2017-09-17T12:07:00Z">
                <w:pPr>
                  <w:spacing w:after="0" w:line="360" w:lineRule="auto"/>
                  <w:jc w:val="center"/>
                  <w:cnfStyle w:val="000000100000" w:firstRow="0" w:lastRow="0" w:firstColumn="0" w:lastColumn="0" w:oddVBand="0" w:evenVBand="0" w:oddHBand="1" w:evenHBand="0" w:firstRowFirstColumn="0" w:firstRowLastColumn="0" w:lastRowFirstColumn="0" w:lastRowLastColumn="0"/>
                </w:pPr>
              </w:pPrChange>
            </w:pPr>
            <w:ins w:id="17074" w:author="tao huang" w:date="2017-09-13T16:50:00Z">
              <w:r w:rsidRPr="00A60A57">
                <w:rPr>
                  <w:rFonts w:eastAsia="Times New Roman" w:cs="Times New Roman"/>
                  <w:color w:val="0D0D0D" w:themeColor="text1" w:themeTint="F2"/>
                  <w:sz w:val="22"/>
                  <w:rPrChange w:id="17075" w:author="tao huang" w:date="2017-09-17T12:05:00Z">
                    <w:rPr>
                      <w:rFonts w:eastAsia="Times New Roman" w:cs="Times New Roman"/>
                      <w:color w:val="000000" w:themeColor="text1"/>
                      <w:sz w:val="22"/>
                    </w:rPr>
                  </w:rPrChange>
                </w:rPr>
                <w:t>1.7%</w:t>
              </w:r>
            </w:ins>
          </w:p>
        </w:tc>
        <w:tc>
          <w:tcPr>
            <w:tcW w:w="977" w:type="dxa"/>
            <w:shd w:val="clear" w:color="auto" w:fill="auto"/>
            <w:hideMark/>
          </w:tcPr>
          <w:p w14:paraId="64F46A60" w14:textId="77777777" w:rsidR="00E74BF1" w:rsidRPr="00A60A57" w:rsidRDefault="00E74BF1" w:rsidP="00FB69CC">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7076" w:author="tao huang" w:date="2017-09-13T16:50:00Z"/>
                <w:rFonts w:eastAsia="Times New Roman" w:cs="Times New Roman"/>
                <w:color w:val="0D0D0D" w:themeColor="text1" w:themeTint="F2"/>
                <w:sz w:val="22"/>
                <w:rPrChange w:id="17077" w:author="tao huang" w:date="2017-09-17T12:05:00Z">
                  <w:rPr>
                    <w:ins w:id="17078" w:author="tao huang" w:date="2017-09-13T16:50:00Z"/>
                    <w:rFonts w:eastAsia="Times New Roman" w:cs="Times New Roman"/>
                    <w:color w:val="000000" w:themeColor="text1"/>
                    <w:sz w:val="22"/>
                  </w:rPr>
                </w:rPrChange>
              </w:rPr>
              <w:pPrChange w:id="17079" w:author="tao huang" w:date="2017-09-17T12:07:00Z">
                <w:pPr>
                  <w:spacing w:after="0" w:line="360" w:lineRule="auto"/>
                  <w:jc w:val="center"/>
                  <w:cnfStyle w:val="000000100000" w:firstRow="0" w:lastRow="0" w:firstColumn="0" w:lastColumn="0" w:oddVBand="0" w:evenVBand="0" w:oddHBand="1" w:evenHBand="0" w:firstRowFirstColumn="0" w:firstRowLastColumn="0" w:lastRowFirstColumn="0" w:lastRowLastColumn="0"/>
                </w:pPr>
              </w:pPrChange>
            </w:pPr>
            <w:ins w:id="17080" w:author="tao huang" w:date="2017-09-13T16:50:00Z">
              <w:r w:rsidRPr="00A60A57">
                <w:rPr>
                  <w:rFonts w:eastAsia="Times New Roman" w:cs="Times New Roman"/>
                  <w:color w:val="0D0D0D" w:themeColor="text1" w:themeTint="F2"/>
                  <w:sz w:val="22"/>
                  <w:rPrChange w:id="17081" w:author="tao huang" w:date="2017-09-17T12:05:00Z">
                    <w:rPr>
                      <w:rFonts w:eastAsia="Times New Roman" w:cs="Times New Roman"/>
                      <w:color w:val="000000" w:themeColor="text1"/>
                      <w:sz w:val="22"/>
                    </w:rPr>
                  </w:rPrChange>
                </w:rPr>
                <w:t>1.8%</w:t>
              </w:r>
            </w:ins>
          </w:p>
        </w:tc>
      </w:tr>
      <w:tr w:rsidR="00A60A57" w:rsidRPr="00A60A57" w14:paraId="0BE42403" w14:textId="77777777" w:rsidTr="00302624">
        <w:trPr>
          <w:trHeight w:val="20"/>
          <w:jc w:val="center"/>
          <w:ins w:id="17082" w:author="tao huang" w:date="2017-09-13T16:50:00Z"/>
        </w:trPr>
        <w:tc>
          <w:tcPr>
            <w:cnfStyle w:val="001000000000" w:firstRow="0" w:lastRow="0" w:firstColumn="1" w:lastColumn="0" w:oddVBand="0" w:evenVBand="0" w:oddHBand="0" w:evenHBand="0" w:firstRowFirstColumn="0" w:firstRowLastColumn="0" w:lastRowFirstColumn="0" w:lastRowLastColumn="0"/>
            <w:tcW w:w="3261" w:type="dxa"/>
            <w:shd w:val="clear" w:color="auto" w:fill="auto"/>
            <w:hideMark/>
          </w:tcPr>
          <w:p w14:paraId="4BFB9A32" w14:textId="77777777" w:rsidR="00E74BF1" w:rsidRPr="00A60A57" w:rsidRDefault="00E74BF1" w:rsidP="00FB69CC">
            <w:pPr>
              <w:spacing w:after="0" w:line="240" w:lineRule="auto"/>
              <w:rPr>
                <w:ins w:id="17083" w:author="tao huang" w:date="2017-09-13T16:50:00Z"/>
                <w:rFonts w:eastAsia="Times New Roman" w:cs="Times New Roman"/>
                <w:b w:val="0"/>
                <w:color w:val="0D0D0D" w:themeColor="text1" w:themeTint="F2"/>
                <w:sz w:val="22"/>
                <w:rPrChange w:id="17084" w:author="tao huang" w:date="2017-09-17T12:05:00Z">
                  <w:rPr>
                    <w:ins w:id="17085" w:author="tao huang" w:date="2017-09-13T16:50:00Z"/>
                    <w:rFonts w:eastAsia="Times New Roman" w:cs="Times New Roman"/>
                    <w:b w:val="0"/>
                    <w:color w:val="000000" w:themeColor="text1"/>
                    <w:sz w:val="22"/>
                  </w:rPr>
                </w:rPrChange>
              </w:rPr>
              <w:pPrChange w:id="17086" w:author="tao huang" w:date="2017-09-17T12:07:00Z">
                <w:pPr>
                  <w:spacing w:after="0" w:line="360" w:lineRule="auto"/>
                </w:pPr>
              </w:pPrChange>
            </w:pPr>
            <w:ins w:id="17087" w:author="tao huang" w:date="2017-09-13T16:50:00Z">
              <w:r w:rsidRPr="00A60A57">
                <w:rPr>
                  <w:rFonts w:eastAsia="Times New Roman" w:cs="Times New Roman"/>
                  <w:b w:val="0"/>
                  <w:color w:val="0D0D0D" w:themeColor="text1" w:themeTint="F2"/>
                  <w:sz w:val="22"/>
                  <w:rPrChange w:id="17088" w:author="tao huang" w:date="2017-09-17T12:05:00Z">
                    <w:rPr>
                      <w:rFonts w:eastAsia="Times New Roman" w:cs="Times New Roman"/>
                      <w:color w:val="000000" w:themeColor="text1"/>
                      <w:sz w:val="22"/>
                    </w:rPr>
                  </w:rPrChange>
                </w:rPr>
                <w:t>Model with full data, with EWC</w:t>
              </w:r>
            </w:ins>
          </w:p>
        </w:tc>
        <w:tc>
          <w:tcPr>
            <w:tcW w:w="705" w:type="dxa"/>
            <w:shd w:val="clear" w:color="auto" w:fill="auto"/>
            <w:hideMark/>
          </w:tcPr>
          <w:p w14:paraId="0E573F24" w14:textId="77777777" w:rsidR="00E74BF1" w:rsidRPr="00A60A57" w:rsidRDefault="00E74BF1" w:rsidP="00FB69CC">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7089" w:author="tao huang" w:date="2017-09-13T16:50:00Z"/>
                <w:rFonts w:eastAsia="Times New Roman" w:cs="Times New Roman"/>
                <w:color w:val="0D0D0D" w:themeColor="text1" w:themeTint="F2"/>
                <w:sz w:val="22"/>
                <w:rPrChange w:id="17090" w:author="tao huang" w:date="2017-09-17T12:05:00Z">
                  <w:rPr>
                    <w:ins w:id="17091" w:author="tao huang" w:date="2017-09-13T16:50:00Z"/>
                    <w:rFonts w:eastAsia="Times New Roman" w:cs="Times New Roman"/>
                    <w:color w:val="000000" w:themeColor="text1"/>
                    <w:sz w:val="22"/>
                  </w:rPr>
                </w:rPrChange>
              </w:rPr>
              <w:pPrChange w:id="17092" w:author="tao huang" w:date="2017-09-17T12:07:00Z">
                <w:pPr>
                  <w:spacing w:after="0" w:line="360" w:lineRule="auto"/>
                  <w:jc w:val="center"/>
                  <w:cnfStyle w:val="000000000000" w:firstRow="0" w:lastRow="0" w:firstColumn="0" w:lastColumn="0" w:oddVBand="0" w:evenVBand="0" w:oddHBand="0" w:evenHBand="0" w:firstRowFirstColumn="0" w:firstRowLastColumn="0" w:lastRowFirstColumn="0" w:lastRowLastColumn="0"/>
                </w:pPr>
              </w:pPrChange>
            </w:pPr>
            <w:ins w:id="17093" w:author="tao huang" w:date="2017-09-13T16:50:00Z">
              <w:r w:rsidRPr="00A60A57">
                <w:rPr>
                  <w:rFonts w:eastAsia="Times New Roman" w:cs="Times New Roman"/>
                  <w:color w:val="0D0D0D" w:themeColor="text1" w:themeTint="F2"/>
                  <w:sz w:val="22"/>
                  <w:rPrChange w:id="17094" w:author="tao huang" w:date="2017-09-17T12:05:00Z">
                    <w:rPr>
                      <w:rFonts w:eastAsia="Times New Roman" w:cs="Times New Roman"/>
                      <w:color w:val="000000" w:themeColor="text1"/>
                      <w:sz w:val="22"/>
                    </w:rPr>
                  </w:rPrChange>
                </w:rPr>
                <w:t>0.6</w:t>
              </w:r>
            </w:ins>
          </w:p>
        </w:tc>
        <w:tc>
          <w:tcPr>
            <w:tcW w:w="686" w:type="dxa"/>
            <w:shd w:val="clear" w:color="auto" w:fill="auto"/>
            <w:hideMark/>
          </w:tcPr>
          <w:p w14:paraId="441E0CCA" w14:textId="77777777" w:rsidR="00E74BF1" w:rsidRPr="00A60A57" w:rsidRDefault="00E74BF1" w:rsidP="00FB69CC">
            <w:pPr>
              <w:spacing w:after="0" w:line="240" w:lineRule="auto"/>
              <w:cnfStyle w:val="000000000000" w:firstRow="0" w:lastRow="0" w:firstColumn="0" w:lastColumn="0" w:oddVBand="0" w:evenVBand="0" w:oddHBand="0" w:evenHBand="0" w:firstRowFirstColumn="0" w:firstRowLastColumn="0" w:lastRowFirstColumn="0" w:lastRowLastColumn="0"/>
              <w:rPr>
                <w:ins w:id="17095" w:author="tao huang" w:date="2017-09-13T16:50:00Z"/>
                <w:color w:val="0D0D0D" w:themeColor="text1" w:themeTint="F2"/>
                <w:sz w:val="22"/>
                <w:rPrChange w:id="17096" w:author="tao huang" w:date="2017-09-17T12:05:00Z">
                  <w:rPr>
                    <w:ins w:id="17097" w:author="tao huang" w:date="2017-09-13T16:50:00Z"/>
                    <w:color w:val="000000" w:themeColor="text1"/>
                    <w:sz w:val="22"/>
                  </w:rPr>
                </w:rPrChange>
              </w:rPr>
              <w:pPrChange w:id="17098" w:author="tao huang" w:date="2017-09-17T12:07:00Z">
                <w:pPr>
                  <w:spacing w:after="0" w:line="360" w:lineRule="auto"/>
                  <w:cnfStyle w:val="000000000000" w:firstRow="0" w:lastRow="0" w:firstColumn="0" w:lastColumn="0" w:oddVBand="0" w:evenVBand="0" w:oddHBand="0" w:evenHBand="0" w:firstRowFirstColumn="0" w:firstRowLastColumn="0" w:lastRowFirstColumn="0" w:lastRowLastColumn="0"/>
                </w:pPr>
              </w:pPrChange>
            </w:pPr>
            <w:ins w:id="17099" w:author="tao huang" w:date="2017-09-13T16:50:00Z">
              <w:r w:rsidRPr="00A60A57">
                <w:rPr>
                  <w:color w:val="0D0D0D" w:themeColor="text1" w:themeTint="F2"/>
                  <w:sz w:val="22"/>
                  <w:rPrChange w:id="17100" w:author="tao huang" w:date="2017-09-17T12:05:00Z">
                    <w:rPr>
                      <w:color w:val="000000" w:themeColor="text1"/>
                      <w:sz w:val="22"/>
                    </w:rPr>
                  </w:rPrChange>
                </w:rPr>
                <w:t>0.43</w:t>
              </w:r>
            </w:ins>
          </w:p>
        </w:tc>
        <w:tc>
          <w:tcPr>
            <w:tcW w:w="970" w:type="dxa"/>
            <w:shd w:val="clear" w:color="auto" w:fill="auto"/>
            <w:hideMark/>
          </w:tcPr>
          <w:p w14:paraId="4FDD6A83" w14:textId="77777777" w:rsidR="00E74BF1" w:rsidRPr="00A60A57" w:rsidRDefault="00E74BF1" w:rsidP="00FB69CC">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7101" w:author="tao huang" w:date="2017-09-13T16:50:00Z"/>
                <w:rFonts w:eastAsia="Times New Roman" w:cs="Times New Roman"/>
                <w:color w:val="0D0D0D" w:themeColor="text1" w:themeTint="F2"/>
                <w:sz w:val="22"/>
                <w:rPrChange w:id="17102" w:author="tao huang" w:date="2017-09-17T12:05:00Z">
                  <w:rPr>
                    <w:ins w:id="17103" w:author="tao huang" w:date="2017-09-13T16:50:00Z"/>
                    <w:rFonts w:eastAsia="Times New Roman" w:cs="Times New Roman"/>
                    <w:color w:val="000000" w:themeColor="text1"/>
                    <w:sz w:val="22"/>
                  </w:rPr>
                </w:rPrChange>
              </w:rPr>
              <w:pPrChange w:id="17104" w:author="tao huang" w:date="2017-09-17T12:07:00Z">
                <w:pPr>
                  <w:spacing w:after="0" w:line="360" w:lineRule="auto"/>
                  <w:jc w:val="center"/>
                  <w:cnfStyle w:val="000000000000" w:firstRow="0" w:lastRow="0" w:firstColumn="0" w:lastColumn="0" w:oddVBand="0" w:evenVBand="0" w:oddHBand="0" w:evenHBand="0" w:firstRowFirstColumn="0" w:firstRowLastColumn="0" w:lastRowFirstColumn="0" w:lastRowLastColumn="0"/>
                </w:pPr>
              </w:pPrChange>
            </w:pPr>
            <w:ins w:id="17105" w:author="tao huang" w:date="2017-09-13T16:50:00Z">
              <w:r w:rsidRPr="00A60A57">
                <w:rPr>
                  <w:rFonts w:eastAsia="Times New Roman" w:cs="Times New Roman"/>
                  <w:color w:val="0D0D0D" w:themeColor="text1" w:themeTint="F2"/>
                  <w:sz w:val="22"/>
                  <w:rPrChange w:id="17106" w:author="tao huang" w:date="2017-09-17T12:05:00Z">
                    <w:rPr>
                      <w:rFonts w:eastAsia="Times New Roman" w:cs="Times New Roman"/>
                      <w:color w:val="000000" w:themeColor="text1"/>
                      <w:sz w:val="22"/>
                    </w:rPr>
                  </w:rPrChange>
                </w:rPr>
                <w:t>11.0%</w:t>
              </w:r>
            </w:ins>
          </w:p>
        </w:tc>
        <w:tc>
          <w:tcPr>
            <w:tcW w:w="977" w:type="dxa"/>
            <w:shd w:val="clear" w:color="auto" w:fill="auto"/>
            <w:hideMark/>
          </w:tcPr>
          <w:p w14:paraId="7C4C0837" w14:textId="77777777" w:rsidR="00E74BF1" w:rsidRPr="00A60A57" w:rsidRDefault="00E74BF1" w:rsidP="00FB69CC">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7107" w:author="tao huang" w:date="2017-09-13T16:50:00Z"/>
                <w:rFonts w:eastAsia="Times New Roman" w:cs="Times New Roman"/>
                <w:color w:val="0D0D0D" w:themeColor="text1" w:themeTint="F2"/>
                <w:sz w:val="22"/>
                <w:rPrChange w:id="17108" w:author="tao huang" w:date="2017-09-17T12:05:00Z">
                  <w:rPr>
                    <w:ins w:id="17109" w:author="tao huang" w:date="2017-09-13T16:50:00Z"/>
                    <w:rFonts w:eastAsia="Times New Roman" w:cs="Times New Roman"/>
                    <w:color w:val="000000" w:themeColor="text1"/>
                    <w:sz w:val="22"/>
                  </w:rPr>
                </w:rPrChange>
              </w:rPr>
              <w:pPrChange w:id="17110" w:author="tao huang" w:date="2017-09-17T12:07:00Z">
                <w:pPr>
                  <w:spacing w:after="0" w:line="360" w:lineRule="auto"/>
                  <w:jc w:val="center"/>
                  <w:cnfStyle w:val="000000000000" w:firstRow="0" w:lastRow="0" w:firstColumn="0" w:lastColumn="0" w:oddVBand="0" w:evenVBand="0" w:oddHBand="0" w:evenHBand="0" w:firstRowFirstColumn="0" w:firstRowLastColumn="0" w:lastRowFirstColumn="0" w:lastRowLastColumn="0"/>
                </w:pPr>
              </w:pPrChange>
            </w:pPr>
            <w:ins w:id="17111" w:author="tao huang" w:date="2017-09-13T16:50:00Z">
              <w:r w:rsidRPr="00A60A57">
                <w:rPr>
                  <w:rFonts w:eastAsia="Times New Roman" w:cs="Times New Roman"/>
                  <w:color w:val="0D0D0D" w:themeColor="text1" w:themeTint="F2"/>
                  <w:sz w:val="22"/>
                  <w:rPrChange w:id="17112" w:author="tao huang" w:date="2017-09-17T12:05:00Z">
                    <w:rPr>
                      <w:rFonts w:eastAsia="Times New Roman" w:cs="Times New Roman"/>
                      <w:color w:val="000000" w:themeColor="text1"/>
                      <w:sz w:val="22"/>
                    </w:rPr>
                  </w:rPrChange>
                </w:rPr>
                <w:t>10.5%</w:t>
              </w:r>
            </w:ins>
          </w:p>
        </w:tc>
      </w:tr>
    </w:tbl>
    <w:p w14:paraId="0E11B59F" w14:textId="2AF80768" w:rsidR="00006F2E" w:rsidRPr="00A60A57" w:rsidRDefault="00006F2E">
      <w:pPr>
        <w:spacing w:after="0" w:line="360" w:lineRule="auto"/>
        <w:rPr>
          <w:ins w:id="17113" w:author="tao huang" w:date="2017-09-15T21:27:00Z"/>
          <w:rFonts w:cs="Times New Roman"/>
          <w:b/>
          <w:color w:val="0D0D0D" w:themeColor="text1" w:themeTint="F2"/>
          <w:sz w:val="22"/>
          <w:rPrChange w:id="17114" w:author="tao huang" w:date="2017-09-17T12:05:00Z">
            <w:rPr>
              <w:ins w:id="17115" w:author="tao huang" w:date="2017-09-15T21:27:00Z"/>
              <w:rFonts w:cs="Times New Roman"/>
              <w:b/>
              <w:color w:val="000000" w:themeColor="text1"/>
              <w:sz w:val="22"/>
            </w:rPr>
          </w:rPrChange>
        </w:rPr>
      </w:pPr>
      <w:ins w:id="17116" w:author="tao huang" w:date="2017-09-15T21:27:00Z">
        <w:r w:rsidRPr="00A60A57">
          <w:rPr>
            <w:rFonts w:cs="Times New Roman"/>
            <w:b/>
            <w:color w:val="0D0D0D" w:themeColor="text1" w:themeTint="F2"/>
            <w:sz w:val="22"/>
            <w:rPrChange w:id="17117" w:author="tao huang" w:date="2017-09-17T12:05:00Z">
              <w:rPr>
                <w:rFonts w:cs="Times New Roman"/>
                <w:b/>
                <w:color w:val="000000" w:themeColor="text1"/>
                <w:sz w:val="22"/>
              </w:rPr>
            </w:rPrChange>
          </w:rPr>
          <w:lastRenderedPageBreak/>
          <w:t>Appendix B:</w:t>
        </w:r>
      </w:ins>
    </w:p>
    <w:p w14:paraId="7B1E67F0" w14:textId="77777777" w:rsidR="00006F2E" w:rsidRPr="00A60A57" w:rsidRDefault="00006F2E">
      <w:pPr>
        <w:spacing w:after="0" w:line="360" w:lineRule="auto"/>
        <w:rPr>
          <w:ins w:id="17118" w:author="tao huang" w:date="2017-09-13T16:50:00Z"/>
          <w:rFonts w:cs="Times New Roman"/>
          <w:noProof/>
          <w:color w:val="0D0D0D" w:themeColor="text1" w:themeTint="F2"/>
          <w:sz w:val="22"/>
          <w:rPrChange w:id="17119" w:author="tao huang" w:date="2017-09-17T12:05:00Z">
            <w:rPr>
              <w:ins w:id="17120" w:author="tao huang" w:date="2017-09-13T16:50:00Z"/>
              <w:rFonts w:cs="Times New Roman"/>
              <w:noProof/>
              <w:color w:val="000000" w:themeColor="text1"/>
              <w:sz w:val="22"/>
            </w:rPr>
          </w:rPrChange>
        </w:rPr>
      </w:pPr>
    </w:p>
    <w:p w14:paraId="5F49049F" w14:textId="648E27C7" w:rsidR="004B26CC" w:rsidRPr="00A60A57" w:rsidDel="004F2F84" w:rsidRDefault="00006F2E">
      <w:pPr>
        <w:spacing w:after="0" w:line="360" w:lineRule="auto"/>
        <w:rPr>
          <w:del w:id="17121" w:author="tao huang" w:date="2017-09-14T19:25:00Z"/>
          <w:rFonts w:cs="Times New Roman"/>
          <w:color w:val="0D0D0D" w:themeColor="text1" w:themeTint="F2"/>
          <w:sz w:val="22"/>
          <w:rPrChange w:id="17122" w:author="tao huang" w:date="2017-09-17T12:05:00Z">
            <w:rPr>
              <w:del w:id="17123" w:author="tao huang" w:date="2017-09-14T19:25:00Z"/>
              <w:rFonts w:cs="Times New Roman"/>
              <w:color w:val="000000" w:themeColor="text1"/>
              <w:szCs w:val="24"/>
            </w:rPr>
          </w:rPrChange>
        </w:rPr>
      </w:pPr>
      <w:ins w:id="17124" w:author="tao huang" w:date="2017-09-15T21:28:00Z">
        <w:r w:rsidRPr="00A60A57">
          <w:rPr>
            <w:rFonts w:cs="Times New Roman"/>
            <w:color w:val="0D0D0D" w:themeColor="text1" w:themeTint="F2"/>
            <w:sz w:val="22"/>
            <w:rPrChange w:id="17125" w:author="tao huang" w:date="2017-09-17T12:05:00Z">
              <w:rPr>
                <w:rFonts w:cs="Times New Roman"/>
                <w:color w:val="385623" w:themeColor="accent6" w:themeShade="80"/>
                <w:sz w:val="22"/>
              </w:rPr>
            </w:rPrChange>
          </w:rPr>
          <w:t xml:space="preserve">Based on the same example in Appendix A, </w:t>
        </w:r>
      </w:ins>
    </w:p>
    <w:p w14:paraId="0F433995" w14:textId="396FDBAE" w:rsidR="004B26CC" w:rsidRPr="00A60A57" w:rsidDel="004F2F84" w:rsidRDefault="004B26CC">
      <w:pPr>
        <w:spacing w:after="0" w:line="360" w:lineRule="auto"/>
        <w:rPr>
          <w:del w:id="17126" w:author="tao huang" w:date="2017-09-14T19:25:00Z"/>
          <w:rFonts w:cs="Times New Roman"/>
          <w:color w:val="0D0D0D" w:themeColor="text1" w:themeTint="F2"/>
          <w:sz w:val="22"/>
          <w:rPrChange w:id="17127" w:author="tao huang" w:date="2017-09-17T12:05:00Z">
            <w:rPr>
              <w:del w:id="17128" w:author="tao huang" w:date="2017-09-14T19:25:00Z"/>
              <w:rFonts w:cs="Times New Roman"/>
              <w:color w:val="000000" w:themeColor="text1"/>
              <w:szCs w:val="24"/>
            </w:rPr>
          </w:rPrChange>
        </w:rPr>
      </w:pPr>
    </w:p>
    <w:p w14:paraId="3F562493" w14:textId="544D85AF" w:rsidR="009D55F0" w:rsidRPr="00A60A57" w:rsidRDefault="00006F2E">
      <w:pPr>
        <w:spacing w:after="0" w:line="360" w:lineRule="auto"/>
        <w:rPr>
          <w:ins w:id="17129" w:author="tao huang" w:date="2017-09-16T12:57:00Z"/>
          <w:rFonts w:cs="Times New Roman"/>
          <w:color w:val="0D0D0D" w:themeColor="text1" w:themeTint="F2"/>
          <w:sz w:val="22"/>
          <w:rPrChange w:id="17130" w:author="tao huang" w:date="2017-09-17T12:05:00Z">
            <w:rPr>
              <w:ins w:id="17131" w:author="tao huang" w:date="2017-09-16T12:57:00Z"/>
              <w:rFonts w:cs="Times New Roman"/>
              <w:color w:val="385623" w:themeColor="accent6" w:themeShade="80"/>
              <w:sz w:val="22"/>
            </w:rPr>
          </w:rPrChange>
        </w:rPr>
      </w:pPr>
      <w:ins w:id="17132" w:author="tao huang" w:date="2017-09-15T21:28:00Z">
        <w:r w:rsidRPr="00A60A57">
          <w:rPr>
            <w:rFonts w:cs="Times New Roman"/>
            <w:color w:val="0D0D0D" w:themeColor="text1" w:themeTint="F2"/>
            <w:sz w:val="22"/>
            <w:rPrChange w:id="17133" w:author="tao huang" w:date="2017-09-17T12:05:00Z">
              <w:rPr>
                <w:rFonts w:cs="Times New Roman"/>
                <w:color w:val="385623" w:themeColor="accent6" w:themeShade="80"/>
                <w:sz w:val="22"/>
              </w:rPr>
            </w:rPrChange>
          </w:rPr>
          <w:t>w</w:t>
        </w:r>
      </w:ins>
      <w:ins w:id="17134" w:author="tao huang" w:date="2017-09-15T11:06:00Z">
        <w:r w:rsidR="00C43432" w:rsidRPr="00A60A57">
          <w:rPr>
            <w:rFonts w:cs="Times New Roman"/>
            <w:color w:val="0D0D0D" w:themeColor="text1" w:themeTint="F2"/>
            <w:sz w:val="22"/>
            <w:rPrChange w:id="17135" w:author="tao huang" w:date="2017-09-17T12:05:00Z">
              <w:rPr>
                <w:rFonts w:cs="Times New Roman"/>
                <w:color w:val="000000" w:themeColor="text1"/>
                <w:sz w:val="22"/>
              </w:rPr>
            </w:rPrChange>
          </w:rPr>
          <w:t xml:space="preserve">e may </w:t>
        </w:r>
      </w:ins>
      <w:ins w:id="17136" w:author="tao huang" w:date="2017-09-15T11:08:00Z">
        <w:r w:rsidR="00C43432" w:rsidRPr="00A60A57">
          <w:rPr>
            <w:rFonts w:cs="Times New Roman"/>
            <w:color w:val="0D0D0D" w:themeColor="text1" w:themeTint="F2"/>
            <w:sz w:val="22"/>
            <w:rPrChange w:id="17137" w:author="tao huang" w:date="2017-09-17T12:05:00Z">
              <w:rPr>
                <w:rFonts w:cs="Times New Roman"/>
                <w:color w:val="000000" w:themeColor="text1"/>
                <w:sz w:val="22"/>
              </w:rPr>
            </w:rPrChange>
          </w:rPr>
          <w:t>improve the accuracy of the forecasts using</w:t>
        </w:r>
      </w:ins>
      <w:ins w:id="17138" w:author="tao huang" w:date="2017-09-15T11:07:00Z">
        <w:r w:rsidR="00C43432" w:rsidRPr="00A60A57">
          <w:rPr>
            <w:rFonts w:cs="Times New Roman"/>
            <w:color w:val="0D0D0D" w:themeColor="text1" w:themeTint="F2"/>
            <w:sz w:val="22"/>
            <w:rPrChange w:id="17139" w:author="tao huang" w:date="2017-09-17T12:05:00Z">
              <w:rPr>
                <w:rFonts w:cs="Times New Roman"/>
                <w:color w:val="000000" w:themeColor="text1"/>
                <w:sz w:val="22"/>
              </w:rPr>
            </w:rPrChange>
          </w:rPr>
          <w:t xml:space="preserve"> the intercept correction</w:t>
        </w:r>
      </w:ins>
      <w:ins w:id="17140" w:author="tao huang" w:date="2017-09-15T11:08:00Z">
        <w:r w:rsidR="00C43432" w:rsidRPr="00A60A57">
          <w:rPr>
            <w:rFonts w:cs="Times New Roman"/>
            <w:color w:val="0D0D0D" w:themeColor="text1" w:themeTint="F2"/>
            <w:sz w:val="22"/>
            <w:rPrChange w:id="17141" w:author="tao huang" w:date="2017-09-17T12:05:00Z">
              <w:rPr>
                <w:rFonts w:cs="Times New Roman"/>
                <w:color w:val="000000" w:themeColor="text1"/>
                <w:sz w:val="22"/>
              </w:rPr>
            </w:rPrChange>
          </w:rPr>
          <w:t xml:space="preserve"> </w:t>
        </w:r>
      </w:ins>
      <w:ins w:id="17142" w:author="tao huang" w:date="2017-09-15T11:21:00Z">
        <w:r w:rsidR="002C5201" w:rsidRPr="00A60A57">
          <w:rPr>
            <w:rFonts w:cs="Times New Roman"/>
            <w:color w:val="0D0D0D" w:themeColor="text1" w:themeTint="F2"/>
            <w:sz w:val="22"/>
            <w:rPrChange w:id="17143" w:author="tao huang" w:date="2017-09-17T12:05:00Z">
              <w:rPr>
                <w:rFonts w:cs="Times New Roman"/>
                <w:color w:val="385623" w:themeColor="accent6" w:themeShade="80"/>
                <w:sz w:val="22"/>
              </w:rPr>
            </w:rPrChange>
          </w:rPr>
          <w:t xml:space="preserve">(IC) </w:t>
        </w:r>
      </w:ins>
      <w:ins w:id="17144" w:author="tao huang" w:date="2017-09-15T11:08:00Z">
        <w:r w:rsidR="00C43432" w:rsidRPr="00A60A57">
          <w:rPr>
            <w:rFonts w:cs="Times New Roman"/>
            <w:color w:val="0D0D0D" w:themeColor="text1" w:themeTint="F2"/>
            <w:sz w:val="22"/>
            <w:rPrChange w:id="17145" w:author="tao huang" w:date="2017-09-17T12:05:00Z">
              <w:rPr>
                <w:rFonts w:cs="Times New Roman"/>
                <w:color w:val="000000" w:themeColor="text1"/>
                <w:sz w:val="22"/>
              </w:rPr>
            </w:rPrChange>
          </w:rPr>
          <w:t>method</w:t>
        </w:r>
      </w:ins>
      <w:ins w:id="17146" w:author="tao huang" w:date="2017-09-15T11:09:00Z">
        <w:r w:rsidR="00F90434" w:rsidRPr="00A60A57">
          <w:rPr>
            <w:rFonts w:cs="Times New Roman"/>
            <w:color w:val="0D0D0D" w:themeColor="text1" w:themeTint="F2"/>
            <w:sz w:val="22"/>
            <w:rPrChange w:id="17147" w:author="tao huang" w:date="2017-09-17T12:05:00Z">
              <w:rPr>
                <w:rFonts w:cs="Times New Roman"/>
                <w:color w:val="000000" w:themeColor="text1"/>
                <w:sz w:val="22"/>
              </w:rPr>
            </w:rPrChange>
          </w:rPr>
          <w:t xml:space="preserve">. </w:t>
        </w:r>
        <w:r w:rsidR="00CF6FFD" w:rsidRPr="00A60A57">
          <w:rPr>
            <w:rFonts w:cs="Times New Roman"/>
            <w:color w:val="0D0D0D" w:themeColor="text1" w:themeTint="F2"/>
            <w:sz w:val="22"/>
            <w:rPrChange w:id="17148" w:author="tao huang" w:date="2017-09-17T12:05:00Z">
              <w:rPr>
                <w:rFonts w:cs="Times New Roman"/>
                <w:color w:val="000000" w:themeColor="text1"/>
                <w:sz w:val="22"/>
              </w:rPr>
            </w:rPrChange>
          </w:rPr>
          <w:t>First, w</w:t>
        </w:r>
      </w:ins>
      <w:ins w:id="17149" w:author="tao huang" w:date="2017-09-13T16:51:00Z">
        <w:r w:rsidR="001878AE" w:rsidRPr="00A60A57">
          <w:rPr>
            <w:rFonts w:cs="Times New Roman"/>
            <w:color w:val="0D0D0D" w:themeColor="text1" w:themeTint="F2"/>
            <w:sz w:val="22"/>
            <w:rPrChange w:id="17150" w:author="tao huang" w:date="2017-09-17T12:05:00Z">
              <w:rPr>
                <w:rFonts w:cs="Times New Roman"/>
                <w:color w:val="000000" w:themeColor="text1"/>
                <w:sz w:val="22"/>
              </w:rPr>
            </w:rPrChange>
          </w:rPr>
          <w:t xml:space="preserve">e construct </w:t>
        </w:r>
      </w:ins>
      <w:ins w:id="17151" w:author="tao huang" w:date="2017-09-15T11:09:00Z">
        <w:r w:rsidR="00F90434" w:rsidRPr="00A60A57">
          <w:rPr>
            <w:rFonts w:cs="Times New Roman"/>
            <w:color w:val="0D0D0D" w:themeColor="text1" w:themeTint="F2"/>
            <w:sz w:val="22"/>
            <w:rPrChange w:id="17152" w:author="tao huang" w:date="2017-09-17T12:05:00Z">
              <w:rPr>
                <w:rFonts w:cs="Times New Roman"/>
                <w:color w:val="000000" w:themeColor="text1"/>
                <w:sz w:val="22"/>
              </w:rPr>
            </w:rPrChange>
          </w:rPr>
          <w:t>a</w:t>
        </w:r>
      </w:ins>
      <w:ins w:id="17153" w:author="tao huang" w:date="2017-09-13T16:51:00Z">
        <w:r w:rsidR="001878AE" w:rsidRPr="00A60A57">
          <w:rPr>
            <w:rFonts w:cs="Times New Roman"/>
            <w:color w:val="0D0D0D" w:themeColor="text1" w:themeTint="F2"/>
            <w:sz w:val="22"/>
            <w:rPrChange w:id="17154" w:author="tao huang" w:date="2017-09-17T12:05:00Z">
              <w:rPr>
                <w:rFonts w:cs="Times New Roman"/>
                <w:color w:val="000000" w:themeColor="text1"/>
                <w:sz w:val="22"/>
              </w:rPr>
            </w:rPrChange>
          </w:rPr>
          <w:t xml:space="preserve"> congruent model as </w:t>
        </w:r>
        <m:oMath>
          <m:sSub>
            <m:sSubPr>
              <m:ctrlPr>
                <w:rPr>
                  <w:rFonts w:ascii="Cambria Math" w:hAnsi="Cambria Math" w:cs="Times New Roman"/>
                  <w:i/>
                  <w:color w:val="0D0D0D" w:themeColor="text1" w:themeTint="F2"/>
                  <w:sz w:val="22"/>
                  <w:rPrChange w:id="17155"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17156" w:author="tao huang" w:date="2017-09-17T12:05:00Z">
                    <w:rPr>
                      <w:rFonts w:ascii="Cambria Math" w:hAnsi="Cambria Math" w:cs="Times New Roman"/>
                      <w:color w:val="000000" w:themeColor="text1"/>
                      <w:sz w:val="22"/>
                    </w:rPr>
                  </w:rPrChange>
                </w:rPr>
                <m:t>y</m:t>
              </m:r>
            </m:e>
            <m:sub>
              <m:r>
                <w:rPr>
                  <w:rFonts w:ascii="Cambria Math" w:hAnsi="Cambria Math" w:cs="Times New Roman"/>
                  <w:color w:val="0D0D0D" w:themeColor="text1" w:themeTint="F2"/>
                  <w:sz w:val="22"/>
                  <w:rPrChange w:id="17157" w:author="tao huang" w:date="2017-09-17T12:05:00Z">
                    <w:rPr>
                      <w:rFonts w:ascii="Cambria Math" w:hAnsi="Cambria Math" w:cs="Times New Roman"/>
                      <w:color w:val="000000" w:themeColor="text1"/>
                      <w:sz w:val="22"/>
                    </w:rPr>
                  </w:rPrChange>
                </w:rPr>
                <m:t>t</m:t>
              </m:r>
            </m:sub>
          </m:sSub>
          <m:r>
            <w:rPr>
              <w:rFonts w:ascii="Cambria Math" w:hAnsi="Cambria Math" w:cs="Times New Roman"/>
              <w:color w:val="0D0D0D" w:themeColor="text1" w:themeTint="F2"/>
              <w:sz w:val="22"/>
              <w:rPrChange w:id="17158" w:author="tao huang" w:date="2017-09-17T12:05:00Z">
                <w:rPr>
                  <w:rFonts w:ascii="Cambria Math" w:hAnsi="Cambria Math" w:cs="Times New Roman"/>
                  <w:color w:val="000000" w:themeColor="text1"/>
                  <w:sz w:val="22"/>
                </w:rPr>
              </w:rPrChange>
            </w:rPr>
            <m:t>=a+b</m:t>
          </m:r>
          <m:sSub>
            <m:sSubPr>
              <m:ctrlPr>
                <w:rPr>
                  <w:rFonts w:ascii="Cambria Math" w:hAnsi="Cambria Math" w:cs="Times New Roman"/>
                  <w:i/>
                  <w:color w:val="0D0D0D" w:themeColor="text1" w:themeTint="F2"/>
                  <w:sz w:val="22"/>
                  <w:rPrChange w:id="17159"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17160" w:author="tao huang" w:date="2017-09-17T12:05:00Z">
                    <w:rPr>
                      <w:rFonts w:ascii="Cambria Math" w:hAnsi="Cambria Math" w:cs="Times New Roman"/>
                      <w:color w:val="000000" w:themeColor="text1"/>
                      <w:sz w:val="22"/>
                    </w:rPr>
                  </w:rPrChange>
                </w:rPr>
                <m:t>x</m:t>
              </m:r>
            </m:e>
            <m:sub>
              <m:r>
                <w:rPr>
                  <w:rFonts w:ascii="Cambria Math" w:hAnsi="Cambria Math" w:cs="Times New Roman"/>
                  <w:color w:val="0D0D0D" w:themeColor="text1" w:themeTint="F2"/>
                  <w:sz w:val="22"/>
                  <w:rPrChange w:id="17161" w:author="tao huang" w:date="2017-09-17T12:05:00Z">
                    <w:rPr>
                      <w:rFonts w:ascii="Cambria Math" w:hAnsi="Cambria Math" w:cs="Times New Roman"/>
                      <w:color w:val="000000" w:themeColor="text1"/>
                      <w:sz w:val="22"/>
                    </w:rPr>
                  </w:rPrChange>
                </w:rPr>
                <m:t>t</m:t>
              </m:r>
            </m:sub>
          </m:sSub>
          <m:r>
            <w:rPr>
              <w:rFonts w:ascii="Cambria Math" w:hAnsi="Cambria Math" w:cs="Times New Roman"/>
              <w:color w:val="0D0D0D" w:themeColor="text1" w:themeTint="F2"/>
              <w:sz w:val="22"/>
              <w:rPrChange w:id="17162" w:author="tao huang" w:date="2017-09-17T12:05:00Z">
                <w:rPr>
                  <w:rFonts w:ascii="Cambria Math" w:hAnsi="Cambria Math" w:cs="Times New Roman"/>
                  <w:color w:val="000000" w:themeColor="text1"/>
                  <w:sz w:val="22"/>
                </w:rPr>
              </w:rPrChange>
            </w:rPr>
            <m:t>+</m:t>
          </m:r>
          <m:sSub>
            <m:sSubPr>
              <m:ctrlPr>
                <w:rPr>
                  <w:rFonts w:ascii="Cambria Math" w:hAnsi="Cambria Math" w:cs="Times New Roman"/>
                  <w:i/>
                  <w:color w:val="0D0D0D" w:themeColor="text1" w:themeTint="F2"/>
                  <w:sz w:val="22"/>
                  <w:rPrChange w:id="17163"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17164" w:author="tao huang" w:date="2017-09-17T12:05:00Z">
                    <w:rPr>
                      <w:rFonts w:ascii="Cambria Math" w:hAnsi="Cambria Math" w:cs="Times New Roman"/>
                      <w:color w:val="000000" w:themeColor="text1"/>
                      <w:sz w:val="22"/>
                    </w:rPr>
                  </w:rPrChange>
                </w:rPr>
                <m:t>u</m:t>
              </m:r>
            </m:e>
            <m:sub>
              <m:r>
                <w:rPr>
                  <w:rFonts w:ascii="Cambria Math" w:hAnsi="Cambria Math" w:cs="Times New Roman"/>
                  <w:color w:val="0D0D0D" w:themeColor="text1" w:themeTint="F2"/>
                  <w:sz w:val="22"/>
                  <w:rPrChange w:id="17165" w:author="tao huang" w:date="2017-09-17T12:05:00Z">
                    <w:rPr>
                      <w:rFonts w:ascii="Cambria Math" w:hAnsi="Cambria Math" w:cs="Times New Roman"/>
                      <w:color w:val="000000" w:themeColor="text1"/>
                      <w:sz w:val="22"/>
                    </w:rPr>
                  </w:rPrChange>
                </w:rPr>
                <m:t>t</m:t>
              </m:r>
            </m:sub>
          </m:sSub>
        </m:oMath>
        <w:r w:rsidR="001878AE" w:rsidRPr="00A60A57">
          <w:rPr>
            <w:rFonts w:cs="Times New Roman"/>
            <w:color w:val="0D0D0D" w:themeColor="text1" w:themeTint="F2"/>
            <w:sz w:val="22"/>
            <w:rPrChange w:id="17166" w:author="tao huang" w:date="2017-09-17T12:05:00Z">
              <w:rPr>
                <w:rFonts w:cs="Times New Roman"/>
                <w:color w:val="000000" w:themeColor="text1"/>
                <w:sz w:val="22"/>
              </w:rPr>
            </w:rPrChange>
          </w:rPr>
          <w:t xml:space="preserve"> but presuming no priori knowledge </w:t>
        </w:r>
      </w:ins>
      <w:ins w:id="17167" w:author="tao huang" w:date="2017-09-15T11:09:00Z">
        <w:r w:rsidR="00F90434" w:rsidRPr="00A60A57">
          <w:rPr>
            <w:rFonts w:cs="Times New Roman"/>
            <w:color w:val="0D0D0D" w:themeColor="text1" w:themeTint="F2"/>
            <w:sz w:val="22"/>
            <w:rPrChange w:id="17168" w:author="tao huang" w:date="2017-09-17T12:05:00Z">
              <w:rPr>
                <w:rFonts w:cs="Times New Roman"/>
                <w:color w:val="000000" w:themeColor="text1"/>
                <w:sz w:val="22"/>
              </w:rPr>
            </w:rPrChange>
          </w:rPr>
          <w:t>of</w:t>
        </w:r>
      </w:ins>
      <w:ins w:id="17169" w:author="tao huang" w:date="2017-09-13T16:51:00Z">
        <w:r w:rsidR="001878AE" w:rsidRPr="00A60A57">
          <w:rPr>
            <w:rFonts w:cs="Times New Roman"/>
            <w:color w:val="0D0D0D" w:themeColor="text1" w:themeTint="F2"/>
            <w:sz w:val="22"/>
            <w:rPrChange w:id="17170" w:author="tao huang" w:date="2017-09-17T12:05:00Z">
              <w:rPr>
                <w:rFonts w:cs="Times New Roman"/>
                <w:color w:val="000000" w:themeColor="text1"/>
                <w:sz w:val="22"/>
              </w:rPr>
            </w:rPrChange>
          </w:rPr>
          <w:t xml:space="preserve"> the </w:t>
        </w:r>
      </w:ins>
      <w:ins w:id="17171" w:author="tao huang" w:date="2017-09-15T11:09:00Z">
        <w:r w:rsidR="00F90434" w:rsidRPr="00A60A57">
          <w:rPr>
            <w:rFonts w:cs="Times New Roman"/>
            <w:color w:val="0D0D0D" w:themeColor="text1" w:themeTint="F2"/>
            <w:sz w:val="22"/>
            <w:rPrChange w:id="17172" w:author="tao huang" w:date="2017-09-17T12:05:00Z">
              <w:rPr>
                <w:rFonts w:cs="Times New Roman"/>
                <w:color w:val="000000" w:themeColor="text1"/>
                <w:sz w:val="22"/>
              </w:rPr>
            </w:rPrChange>
          </w:rPr>
          <w:t xml:space="preserve">structural </w:t>
        </w:r>
      </w:ins>
      <w:ins w:id="17173" w:author="tao huang" w:date="2017-09-13T16:51:00Z">
        <w:r w:rsidR="001878AE" w:rsidRPr="00A60A57">
          <w:rPr>
            <w:rFonts w:cs="Times New Roman"/>
            <w:color w:val="0D0D0D" w:themeColor="text1" w:themeTint="F2"/>
            <w:sz w:val="22"/>
            <w:rPrChange w:id="17174" w:author="tao huang" w:date="2017-09-17T12:05:00Z">
              <w:rPr>
                <w:rFonts w:cs="Times New Roman"/>
                <w:color w:val="000000" w:themeColor="text1"/>
                <w:sz w:val="22"/>
              </w:rPr>
            </w:rPrChange>
          </w:rPr>
          <w:t xml:space="preserve">breaks. We conduct a sequential </w:t>
        </w:r>
      </w:ins>
      <w:r w:rsidR="00F75C33">
        <w:rPr>
          <w:rFonts w:cs="Times New Roman"/>
          <w:color w:val="0D0D0D" w:themeColor="text1" w:themeTint="F2"/>
          <w:sz w:val="22"/>
        </w:rPr>
        <w:fldChar w:fldCharType="begin"/>
      </w:r>
      <w:r w:rsidR="00F75C33">
        <w:rPr>
          <w:rFonts w:cs="Times New Roman"/>
          <w:color w:val="0D0D0D" w:themeColor="text1" w:themeTint="F2"/>
          <w:sz w:val="22"/>
        </w:rPr>
        <w:instrText xml:space="preserve"> HYPERLINK \l "_ENREF_16" \o "Chow, 1960 #260" </w:instrText>
      </w:r>
      <w:r w:rsidR="00F75C33">
        <w:rPr>
          <w:rFonts w:cs="Times New Roman"/>
          <w:color w:val="0D0D0D" w:themeColor="text1" w:themeTint="F2"/>
          <w:sz w:val="22"/>
        </w:rPr>
      </w:r>
      <w:r w:rsidR="00F75C33">
        <w:rPr>
          <w:rFonts w:cs="Times New Roman"/>
          <w:color w:val="0D0D0D" w:themeColor="text1" w:themeTint="F2"/>
          <w:sz w:val="22"/>
        </w:rPr>
        <w:fldChar w:fldCharType="separate"/>
      </w:r>
      <w:ins w:id="17175" w:author="tao huang" w:date="2017-09-13T16:51:00Z">
        <w:r w:rsidR="00F75C33" w:rsidRPr="00A60A57">
          <w:rPr>
            <w:rFonts w:cs="Times New Roman"/>
            <w:color w:val="0D0D0D" w:themeColor="text1" w:themeTint="F2"/>
            <w:sz w:val="22"/>
            <w:rPrChange w:id="17176" w:author="tao huang" w:date="2017-09-17T12:05:00Z">
              <w:rPr>
                <w:rFonts w:cs="Times New Roman"/>
                <w:color w:val="000000" w:themeColor="text1"/>
                <w:sz w:val="22"/>
              </w:rPr>
            </w:rPrChange>
          </w:rPr>
          <w:fldChar w:fldCharType="begin"/>
        </w:r>
        <w:r w:rsidR="00F75C33" w:rsidRPr="00A60A57">
          <w:rPr>
            <w:rFonts w:cs="Times New Roman"/>
            <w:color w:val="0D0D0D" w:themeColor="text1" w:themeTint="F2"/>
            <w:sz w:val="22"/>
            <w:rPrChange w:id="17177" w:author="tao huang" w:date="2017-09-17T12:05:00Z">
              <w:rPr>
                <w:rFonts w:cs="Times New Roman"/>
                <w:color w:val="000000" w:themeColor="text1"/>
                <w:sz w:val="22"/>
              </w:rPr>
            </w:rPrChange>
          </w:rPr>
          <w:instrText xml:space="preserve"> ADDIN EN.CITE &lt;EndNote&gt;&lt;Cite AuthorYear="1"&gt;&lt;Author&gt;Chow&lt;/Author&gt;&lt;Year&gt;1960&lt;/Year&gt;&lt;RecNum&gt;260&lt;/RecNum&gt;&lt;DisplayText&gt;Chow (1960)&lt;/DisplayText&gt;&lt;record&gt;&lt;rec-number&gt;260&lt;/rec-number&gt;&lt;foreign-keys&gt;&lt;key app="EN" db-id="fwzpfdt205x9v6eprsvv25dpxftedxv0z0a9" timestamp="0"&gt;260&lt;/key&gt;&lt;/foreign-keys&gt;&lt;ref-type name="Journal Article"&gt;17&lt;/ref-type&gt;&lt;contributors&gt;&lt;authors&gt;&lt;author&gt;Gregory C. Chow&lt;/author&gt;&lt;/authors&gt;&lt;/contributors&gt;&lt;titles&gt;&lt;title&gt;Tests of Equality Between Sets of Coefficients in Two Linear Regressions&lt;/title&gt;&lt;secondary-title&gt;Econometrica&lt;/secondary-title&gt;&lt;/titles&gt;&lt;volume&gt;28&lt;/volume&gt;&lt;number&gt;3&lt;/number&gt;&lt;dates&gt;&lt;year&gt;1960&lt;/year&gt;&lt;/dates&gt;&lt;urls&gt;&lt;/urls&gt;&lt;/record&gt;&lt;/Cite&gt;&lt;/EndNote&gt;</w:instrText>
        </w:r>
        <w:r w:rsidR="00F75C33" w:rsidRPr="00A60A57">
          <w:rPr>
            <w:rFonts w:cs="Times New Roman"/>
            <w:color w:val="0D0D0D" w:themeColor="text1" w:themeTint="F2"/>
            <w:sz w:val="22"/>
            <w:rPrChange w:id="17178" w:author="tao huang" w:date="2017-09-17T12:05:00Z">
              <w:rPr>
                <w:rFonts w:cs="Times New Roman"/>
                <w:color w:val="000000" w:themeColor="text1"/>
                <w:sz w:val="22"/>
              </w:rPr>
            </w:rPrChange>
          </w:rPr>
          <w:fldChar w:fldCharType="separate"/>
        </w:r>
        <w:r w:rsidR="00F75C33" w:rsidRPr="00A60A57">
          <w:rPr>
            <w:rFonts w:cs="Times New Roman"/>
            <w:noProof/>
            <w:color w:val="0D0D0D" w:themeColor="text1" w:themeTint="F2"/>
            <w:sz w:val="22"/>
            <w:rPrChange w:id="17179" w:author="tao huang" w:date="2017-09-17T12:05:00Z">
              <w:rPr>
                <w:rFonts w:cs="Times New Roman"/>
                <w:noProof/>
                <w:color w:val="000000" w:themeColor="text1"/>
                <w:sz w:val="22"/>
              </w:rPr>
            </w:rPrChange>
          </w:rPr>
          <w:t>Chow (1960)</w:t>
        </w:r>
        <w:r w:rsidR="00F75C33" w:rsidRPr="00A60A57">
          <w:rPr>
            <w:rFonts w:cs="Times New Roman"/>
            <w:color w:val="0D0D0D" w:themeColor="text1" w:themeTint="F2"/>
            <w:sz w:val="22"/>
            <w:rPrChange w:id="17180" w:author="tao huang" w:date="2017-09-17T12:05:00Z">
              <w:rPr>
                <w:rFonts w:cs="Times New Roman"/>
                <w:color w:val="000000" w:themeColor="text1"/>
                <w:sz w:val="22"/>
              </w:rPr>
            </w:rPrChange>
          </w:rPr>
          <w:fldChar w:fldCharType="end"/>
        </w:r>
      </w:ins>
      <w:r w:rsidR="00F75C33">
        <w:rPr>
          <w:rFonts w:cs="Times New Roman"/>
          <w:color w:val="0D0D0D" w:themeColor="text1" w:themeTint="F2"/>
          <w:sz w:val="22"/>
        </w:rPr>
        <w:fldChar w:fldCharType="end"/>
      </w:r>
      <w:ins w:id="17181" w:author="tao huang" w:date="2017-09-13T16:51:00Z">
        <w:r w:rsidR="001878AE" w:rsidRPr="00A60A57">
          <w:rPr>
            <w:rFonts w:cs="Times New Roman"/>
            <w:color w:val="0D0D0D" w:themeColor="text1" w:themeTint="F2"/>
            <w:sz w:val="22"/>
            <w:rPrChange w:id="17182" w:author="tao huang" w:date="2017-09-17T12:05:00Z">
              <w:rPr>
                <w:rFonts w:cs="Times New Roman"/>
                <w:color w:val="000000" w:themeColor="text1"/>
                <w:sz w:val="22"/>
              </w:rPr>
            </w:rPrChange>
          </w:rPr>
          <w:t xml:space="preserve"> test based on every observation </w:t>
        </w:r>
      </w:ins>
      <w:ins w:id="17183" w:author="tao huang" w:date="2017-09-15T11:10:00Z">
        <w:r w:rsidR="003D1881" w:rsidRPr="00A60A57">
          <w:rPr>
            <w:rFonts w:cs="Times New Roman"/>
            <w:color w:val="0D0D0D" w:themeColor="text1" w:themeTint="F2"/>
            <w:sz w:val="22"/>
            <w:rPrChange w:id="17184" w:author="tao huang" w:date="2017-09-17T12:05:00Z">
              <w:rPr>
                <w:rFonts w:cs="Times New Roman"/>
                <w:color w:val="000000" w:themeColor="text1"/>
                <w:sz w:val="22"/>
              </w:rPr>
            </w:rPrChange>
          </w:rPr>
          <w:t>during</w:t>
        </w:r>
      </w:ins>
      <w:ins w:id="17185" w:author="tao huang" w:date="2017-09-13T16:51:00Z">
        <w:r w:rsidR="001878AE" w:rsidRPr="00A60A57">
          <w:rPr>
            <w:rFonts w:cs="Times New Roman"/>
            <w:color w:val="0D0D0D" w:themeColor="text1" w:themeTint="F2"/>
            <w:sz w:val="22"/>
            <w:rPrChange w:id="17186" w:author="tao huang" w:date="2017-09-17T12:05:00Z">
              <w:rPr>
                <w:rFonts w:cs="Times New Roman"/>
                <w:color w:val="000000" w:themeColor="text1"/>
                <w:sz w:val="22"/>
              </w:rPr>
            </w:rPrChange>
          </w:rPr>
          <w:t xml:space="preserve"> the estimation period</w:t>
        </w:r>
        <w:r w:rsidR="001878AE" w:rsidRPr="00A60A57">
          <w:rPr>
            <w:rStyle w:val="FootnoteReference"/>
            <w:rFonts w:cs="Times New Roman"/>
            <w:color w:val="0D0D0D" w:themeColor="text1" w:themeTint="F2"/>
            <w:sz w:val="22"/>
            <w:rPrChange w:id="17187" w:author="tao huang" w:date="2017-09-17T12:05:00Z">
              <w:rPr>
                <w:rStyle w:val="FootnoteReference"/>
                <w:rFonts w:cs="Times New Roman"/>
                <w:color w:val="000000" w:themeColor="text1"/>
                <w:sz w:val="22"/>
              </w:rPr>
            </w:rPrChange>
          </w:rPr>
          <w:footnoteReference w:id="23"/>
        </w:r>
        <w:r w:rsidR="001878AE" w:rsidRPr="00A60A57">
          <w:rPr>
            <w:rFonts w:cs="Times New Roman"/>
            <w:color w:val="0D0D0D" w:themeColor="text1" w:themeTint="F2"/>
            <w:sz w:val="22"/>
            <w:rPrChange w:id="17200" w:author="tao huang" w:date="2017-09-17T12:05:00Z">
              <w:rPr>
                <w:rFonts w:cs="Times New Roman"/>
                <w:color w:val="000000" w:themeColor="text1"/>
                <w:sz w:val="22"/>
              </w:rPr>
            </w:rPrChange>
          </w:rPr>
          <w:t>. The rejection of the null hypothesis of no structural break for any of the observation</w:t>
        </w:r>
      </w:ins>
      <w:ins w:id="17201" w:author="tao huang" w:date="2017-09-15T11:12:00Z">
        <w:r w:rsidR="004D567E" w:rsidRPr="00A60A57">
          <w:rPr>
            <w:rFonts w:cs="Times New Roman"/>
            <w:color w:val="0D0D0D" w:themeColor="text1" w:themeTint="F2"/>
            <w:sz w:val="22"/>
            <w:rPrChange w:id="17202" w:author="tao huang" w:date="2017-09-17T12:05:00Z">
              <w:rPr>
                <w:rFonts w:cs="Times New Roman"/>
                <w:color w:val="000000" w:themeColor="text1"/>
                <w:sz w:val="22"/>
              </w:rPr>
            </w:rPrChange>
          </w:rPr>
          <w:t>s</w:t>
        </w:r>
      </w:ins>
      <w:ins w:id="17203" w:author="tao huang" w:date="2017-09-13T16:51:00Z">
        <w:r w:rsidR="001878AE" w:rsidRPr="00A60A57">
          <w:rPr>
            <w:rFonts w:cs="Times New Roman"/>
            <w:color w:val="0D0D0D" w:themeColor="text1" w:themeTint="F2"/>
            <w:sz w:val="22"/>
            <w:rPrChange w:id="17204" w:author="tao huang" w:date="2017-09-17T12:05:00Z">
              <w:rPr>
                <w:rFonts w:cs="Times New Roman"/>
                <w:color w:val="000000" w:themeColor="text1"/>
                <w:sz w:val="22"/>
              </w:rPr>
            </w:rPrChange>
          </w:rPr>
          <w:t xml:space="preserve"> would suggest that the model is subject to structural break though without indicating how many structural breaks and their locations. Figure </w:t>
        </w:r>
      </w:ins>
      <w:ins w:id="17205" w:author="tao huang" w:date="2017-09-17T11:59:00Z">
        <w:r w:rsidR="00D52516" w:rsidRPr="00A60A57">
          <w:rPr>
            <w:rFonts w:cs="Times New Roman"/>
            <w:color w:val="0D0D0D" w:themeColor="text1" w:themeTint="F2"/>
            <w:sz w:val="22"/>
            <w:rPrChange w:id="17206" w:author="tao huang" w:date="2017-09-17T12:05:00Z">
              <w:rPr>
                <w:rFonts w:cs="Times New Roman"/>
                <w:color w:val="385623" w:themeColor="accent6" w:themeShade="80"/>
                <w:sz w:val="22"/>
              </w:rPr>
            </w:rPrChange>
          </w:rPr>
          <w:t>B1</w:t>
        </w:r>
      </w:ins>
      <w:ins w:id="17207" w:author="tao huang" w:date="2017-09-13T16:51:00Z">
        <w:r w:rsidR="001878AE" w:rsidRPr="00A60A57">
          <w:rPr>
            <w:rFonts w:cs="Times New Roman"/>
            <w:color w:val="0D0D0D" w:themeColor="text1" w:themeTint="F2"/>
            <w:sz w:val="22"/>
            <w:rPrChange w:id="17208" w:author="tao huang" w:date="2017-09-17T12:05:00Z">
              <w:rPr>
                <w:rFonts w:cs="Times New Roman"/>
                <w:color w:val="000000" w:themeColor="text1"/>
                <w:sz w:val="22"/>
              </w:rPr>
            </w:rPrChange>
          </w:rPr>
          <w:t xml:space="preserve"> shows the </w:t>
        </w:r>
        <w:r w:rsidR="001878AE" w:rsidRPr="00A60A57">
          <w:rPr>
            <w:rFonts w:cs="Times New Roman"/>
            <w:i/>
            <w:color w:val="0D0D0D" w:themeColor="text1" w:themeTint="F2"/>
            <w:sz w:val="22"/>
            <w:rPrChange w:id="17209" w:author="tao huang" w:date="2017-09-17T12:05:00Z">
              <w:rPr>
                <w:rFonts w:cs="Times New Roman"/>
                <w:i/>
                <w:color w:val="000000" w:themeColor="text1"/>
                <w:sz w:val="22"/>
              </w:rPr>
            </w:rPrChange>
          </w:rPr>
          <w:t>p</w:t>
        </w:r>
        <w:r w:rsidR="001878AE" w:rsidRPr="00A60A57">
          <w:rPr>
            <w:rFonts w:cs="Times New Roman"/>
            <w:color w:val="0D0D0D" w:themeColor="text1" w:themeTint="F2"/>
            <w:sz w:val="22"/>
            <w:rPrChange w:id="17210" w:author="tao huang" w:date="2017-09-17T12:05:00Z">
              <w:rPr>
                <w:rFonts w:cs="Times New Roman"/>
                <w:color w:val="000000" w:themeColor="text1"/>
                <w:sz w:val="22"/>
              </w:rPr>
            </w:rPrChange>
          </w:rPr>
          <w:t xml:space="preserve">-values of the sequential Chow test. The results reject the null hypothesis of no structural break </w:t>
        </w:r>
      </w:ins>
      <w:ins w:id="17211" w:author="tao huang" w:date="2017-09-15T11:13:00Z">
        <w:r w:rsidR="004D567E" w:rsidRPr="00A60A57">
          <w:rPr>
            <w:rFonts w:cs="Times New Roman"/>
            <w:color w:val="0D0D0D" w:themeColor="text1" w:themeTint="F2"/>
            <w:sz w:val="22"/>
            <w:rPrChange w:id="17212" w:author="tao huang" w:date="2017-09-17T12:05:00Z">
              <w:rPr>
                <w:rFonts w:cs="Times New Roman"/>
                <w:color w:val="000000" w:themeColor="text1"/>
                <w:sz w:val="22"/>
              </w:rPr>
            </w:rPrChange>
          </w:rPr>
          <w:t>(especially for weeks closed to week 25 and week 50)</w:t>
        </w:r>
      </w:ins>
      <w:ins w:id="17213" w:author="tao huang" w:date="2017-09-15T11:14:00Z">
        <w:r w:rsidR="00C201C5" w:rsidRPr="00A60A57">
          <w:rPr>
            <w:rStyle w:val="FootnoteReference"/>
            <w:rFonts w:cs="Times New Roman"/>
            <w:color w:val="0D0D0D" w:themeColor="text1" w:themeTint="F2"/>
            <w:sz w:val="22"/>
            <w:rPrChange w:id="17214" w:author="tao huang" w:date="2017-09-17T12:05:00Z">
              <w:rPr>
                <w:rStyle w:val="FootnoteReference"/>
                <w:rFonts w:cs="Times New Roman"/>
                <w:color w:val="000000" w:themeColor="text1"/>
                <w:sz w:val="22"/>
              </w:rPr>
            </w:rPrChange>
          </w:rPr>
          <w:t xml:space="preserve"> </w:t>
        </w:r>
        <w:r w:rsidR="00C201C5" w:rsidRPr="00A60A57">
          <w:rPr>
            <w:rStyle w:val="FootnoteReference"/>
            <w:rFonts w:cs="Times New Roman"/>
            <w:color w:val="0D0D0D" w:themeColor="text1" w:themeTint="F2"/>
            <w:sz w:val="22"/>
            <w:rPrChange w:id="17215" w:author="tao huang" w:date="2017-09-17T12:05:00Z">
              <w:rPr>
                <w:rStyle w:val="FootnoteReference"/>
                <w:rFonts w:cs="Times New Roman"/>
                <w:color w:val="000000" w:themeColor="text1"/>
                <w:sz w:val="22"/>
              </w:rPr>
            </w:rPrChange>
          </w:rPr>
          <w:footnoteReference w:id="24"/>
        </w:r>
      </w:ins>
      <w:ins w:id="17218" w:author="tao huang" w:date="2017-09-15T11:13:00Z">
        <w:r w:rsidR="004D567E" w:rsidRPr="00A60A57">
          <w:rPr>
            <w:rFonts w:cs="Times New Roman"/>
            <w:color w:val="0D0D0D" w:themeColor="text1" w:themeTint="F2"/>
            <w:sz w:val="22"/>
            <w:rPrChange w:id="17219" w:author="tao huang" w:date="2017-09-17T12:05:00Z">
              <w:rPr>
                <w:rFonts w:cs="Times New Roman"/>
                <w:color w:val="000000" w:themeColor="text1"/>
                <w:sz w:val="22"/>
              </w:rPr>
            </w:rPrChange>
          </w:rPr>
          <w:t xml:space="preserve">. </w:t>
        </w:r>
      </w:ins>
      <w:ins w:id="17220" w:author="tao huang" w:date="2017-09-15T11:14:00Z">
        <w:r w:rsidR="00C201C5" w:rsidRPr="00A60A57">
          <w:rPr>
            <w:rFonts w:cs="Times New Roman"/>
            <w:color w:val="0D0D0D" w:themeColor="text1" w:themeTint="F2"/>
            <w:sz w:val="22"/>
            <w:rPrChange w:id="17221" w:author="tao huang" w:date="2017-09-17T12:05:00Z">
              <w:rPr>
                <w:rFonts w:cs="Times New Roman"/>
                <w:color w:val="000000" w:themeColor="text1"/>
                <w:sz w:val="22"/>
              </w:rPr>
            </w:rPrChange>
          </w:rPr>
          <w:t>More</w:t>
        </w:r>
      </w:ins>
      <w:ins w:id="17222" w:author="tao huang" w:date="2017-09-13T16:51:00Z">
        <w:r w:rsidR="001878AE" w:rsidRPr="00A60A57">
          <w:rPr>
            <w:rFonts w:cs="Times New Roman"/>
            <w:color w:val="0D0D0D" w:themeColor="text1" w:themeTint="F2"/>
            <w:sz w:val="22"/>
            <w:rPrChange w:id="17223" w:author="tao huang" w:date="2017-09-17T12:05:00Z">
              <w:rPr>
                <w:rFonts w:cs="Times New Roman"/>
                <w:color w:val="000000" w:themeColor="text1"/>
                <w:sz w:val="22"/>
              </w:rPr>
            </w:rPrChange>
          </w:rPr>
          <w:t xml:space="preserve"> advanced tests </w:t>
        </w:r>
      </w:ins>
      <w:ins w:id="17224" w:author="tao huang" w:date="2017-09-15T11:14:00Z">
        <w:r w:rsidR="00C201C5" w:rsidRPr="00A60A57">
          <w:rPr>
            <w:rFonts w:cs="Times New Roman"/>
            <w:color w:val="0D0D0D" w:themeColor="text1" w:themeTint="F2"/>
            <w:sz w:val="22"/>
            <w:rPrChange w:id="17225" w:author="tao huang" w:date="2017-09-17T12:05:00Z">
              <w:rPr>
                <w:rFonts w:cs="Times New Roman"/>
                <w:color w:val="000000" w:themeColor="text1"/>
                <w:sz w:val="22"/>
              </w:rPr>
            </w:rPrChange>
          </w:rPr>
          <w:t xml:space="preserve">are available (e.g., </w:t>
        </w:r>
      </w:ins>
      <w:ins w:id="17226" w:author="tao huang" w:date="2017-09-13T16:51:00Z">
        <w:r w:rsidR="001878AE" w:rsidRPr="00A60A57">
          <w:rPr>
            <w:rFonts w:cs="Times New Roman"/>
            <w:color w:val="0D0D0D" w:themeColor="text1" w:themeTint="F2"/>
            <w:sz w:val="22"/>
            <w:rPrChange w:id="17227" w:author="tao huang" w:date="2017-09-17T12:05:00Z">
              <w:rPr>
                <w:rFonts w:cs="Times New Roman"/>
                <w:color w:val="000000" w:themeColor="text1"/>
                <w:sz w:val="22"/>
              </w:rPr>
            </w:rPrChange>
          </w:rPr>
          <w:t>considering multiple breaks, heteroskedasticity, and unit roots</w:t>
        </w:r>
      </w:ins>
      <w:ins w:id="17228" w:author="tao huang" w:date="2017-09-15T11:15:00Z">
        <w:r w:rsidR="00C201C5" w:rsidRPr="00A60A57">
          <w:rPr>
            <w:rFonts w:cs="Times New Roman"/>
            <w:color w:val="0D0D0D" w:themeColor="text1" w:themeTint="F2"/>
            <w:sz w:val="22"/>
            <w:rPrChange w:id="17229" w:author="tao huang" w:date="2017-09-17T12:05:00Z">
              <w:rPr>
                <w:rFonts w:cs="Times New Roman"/>
                <w:color w:val="000000" w:themeColor="text1"/>
                <w:sz w:val="22"/>
              </w:rPr>
            </w:rPrChange>
          </w:rPr>
          <w:t xml:space="preserve"> etc.)</w:t>
        </w:r>
      </w:ins>
      <w:ins w:id="17230" w:author="tao huang" w:date="2017-09-13T16:51:00Z">
        <w:r w:rsidR="001878AE" w:rsidRPr="00A60A57">
          <w:rPr>
            <w:rFonts w:cs="Times New Roman"/>
            <w:color w:val="0D0D0D" w:themeColor="text1" w:themeTint="F2"/>
            <w:sz w:val="22"/>
            <w:rPrChange w:id="17231" w:author="tao huang" w:date="2017-09-17T12:05:00Z">
              <w:rPr>
                <w:rFonts w:cs="Times New Roman"/>
                <w:color w:val="000000" w:themeColor="text1"/>
                <w:sz w:val="22"/>
              </w:rPr>
            </w:rPrChange>
          </w:rPr>
          <w:t xml:space="preserve"> are available but require additional priori knowledge such as the number of potential structural breaks </w:t>
        </w:r>
      </w:ins>
      <w:r w:rsidR="009D55F0" w:rsidRPr="00A60A57">
        <w:rPr>
          <w:rFonts w:cs="Times New Roman"/>
          <w:color w:val="0D0D0D" w:themeColor="text1" w:themeTint="F2"/>
          <w:sz w:val="22"/>
          <w:rPrChange w:id="17232" w:author="tao huang" w:date="2017-09-17T12:05:00Z">
            <w:rPr>
              <w:rFonts w:cs="Times New Roman"/>
              <w:color w:val="385623" w:themeColor="accent6" w:themeShade="80"/>
              <w:sz w:val="22"/>
            </w:rPr>
          </w:rPrChange>
        </w:rPr>
        <w:fldChar w:fldCharType="begin">
          <w:fldData xml:space="preserve">PEVuZE5vdGU+PENpdGU+PEF1dGhvcj5CYWk8L0F1dGhvcj48WWVhcj4xOTk4PC9ZZWFyPjxSZWNO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</w:fldData>
        </w:fldChar>
      </w:r>
      <w:r w:rsidR="006016F1">
        <w:rPr>
          <w:rFonts w:cs="Times New Roman"/>
          <w:color w:val="0D0D0D" w:themeColor="text1" w:themeTint="F2"/>
          <w:sz w:val="22"/>
        </w:rPr>
        <w:instrText xml:space="preserve"> ADDIN EN.CITE </w:instrText>
      </w:r>
      <w:r w:rsidR="006016F1">
        <w:rPr>
          <w:rFonts w:cs="Times New Roman"/>
          <w:color w:val="0D0D0D" w:themeColor="text1" w:themeTint="F2"/>
          <w:sz w:val="22"/>
        </w:rPr>
        <w:fldChar w:fldCharType="begin">
          <w:fldData xml:space="preserve">PEVuZE5vdGU+PENpdGU+PEF1dGhvcj5CYWk8L0F1dGhvcj48WWVhcj4xOTk4PC9ZZWFyPjxSZWNO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</w:fldData>
        </w:fldChar>
      </w:r>
      <w:r w:rsidR="006016F1">
        <w:rPr>
          <w:rFonts w:cs="Times New Roman"/>
          <w:color w:val="0D0D0D" w:themeColor="text1" w:themeTint="F2"/>
          <w:sz w:val="22"/>
        </w:rPr>
        <w:instrText xml:space="preserve"> ADDIN EN.CITE.DATA </w:instrText>
      </w:r>
      <w:r w:rsidR="006016F1">
        <w:rPr>
          <w:rFonts w:cs="Times New Roman"/>
          <w:color w:val="0D0D0D" w:themeColor="text1" w:themeTint="F2"/>
          <w:sz w:val="22"/>
        </w:rPr>
      </w:r>
      <w:r w:rsidR="006016F1">
        <w:rPr>
          <w:rFonts w:cs="Times New Roman"/>
          <w:color w:val="0D0D0D" w:themeColor="text1" w:themeTint="F2"/>
          <w:sz w:val="22"/>
        </w:rPr>
        <w:fldChar w:fldCharType="end"/>
      </w:r>
      <w:r w:rsidR="009D55F0" w:rsidRPr="00A60A57">
        <w:rPr>
          <w:rFonts w:cs="Times New Roman"/>
          <w:color w:val="0D0D0D" w:themeColor="text1" w:themeTint="F2"/>
          <w:sz w:val="22"/>
          <w:rPrChange w:id="17233" w:author="tao huang" w:date="2017-09-17T12:05:00Z">
            <w:rPr>
              <w:rFonts w:cs="Times New Roman"/>
              <w:color w:val="385623" w:themeColor="accent6" w:themeShade="80"/>
              <w:sz w:val="22"/>
            </w:rPr>
          </w:rPrChange>
        </w:rPr>
        <w:fldChar w:fldCharType="separate"/>
      </w:r>
      <w:r w:rsidR="006016F1">
        <w:rPr>
          <w:rFonts w:cs="Times New Roman"/>
          <w:noProof/>
          <w:color w:val="0D0D0D" w:themeColor="text1" w:themeTint="F2"/>
          <w:sz w:val="22"/>
        </w:rPr>
        <w:t>(</w:t>
      </w:r>
      <w:hyperlink w:anchor="_ENREF_3" w:tooltip="Andrews, 1993 #237" w:history="1">
        <w:r w:rsidR="00F75C33">
          <w:rPr>
            <w:rFonts w:cs="Times New Roman"/>
            <w:noProof/>
            <w:color w:val="0D0D0D" w:themeColor="text1" w:themeTint="F2"/>
            <w:sz w:val="22"/>
          </w:rPr>
          <w:t>Donald W K Andrews, 1993</w:t>
        </w:r>
      </w:hyperlink>
      <w:r w:rsidR="006016F1">
        <w:rPr>
          <w:rFonts w:cs="Times New Roman"/>
          <w:noProof/>
          <w:color w:val="0D0D0D" w:themeColor="text1" w:themeTint="F2"/>
          <w:sz w:val="22"/>
        </w:rPr>
        <w:t xml:space="preserve">; </w:t>
      </w:r>
      <w:hyperlink w:anchor="_ENREF_4" w:tooltip="Andrews, 1994 #238" w:history="1">
        <w:r w:rsidR="00F75C33">
          <w:rPr>
            <w:rFonts w:cs="Times New Roman"/>
            <w:noProof/>
            <w:color w:val="0D0D0D" w:themeColor="text1" w:themeTint="F2"/>
            <w:sz w:val="22"/>
          </w:rPr>
          <w:t>Donald W. K. Andrews &amp; Ploberger, 1994</w:t>
        </w:r>
      </w:hyperlink>
      <w:r w:rsidR="006016F1">
        <w:rPr>
          <w:rFonts w:cs="Times New Roman"/>
          <w:noProof/>
          <w:color w:val="0D0D0D" w:themeColor="text1" w:themeTint="F2"/>
          <w:sz w:val="22"/>
        </w:rPr>
        <w:t xml:space="preserve">; </w:t>
      </w:r>
      <w:hyperlink w:anchor="_ENREF_9" w:tooltip="Bai, 1998 #227" w:history="1">
        <w:r w:rsidR="00F75C33">
          <w:rPr>
            <w:rFonts w:cs="Times New Roman"/>
            <w:noProof/>
            <w:color w:val="0D0D0D" w:themeColor="text1" w:themeTint="F2"/>
            <w:sz w:val="22"/>
          </w:rPr>
          <w:t>Bai &amp; Perron, 1998</w:t>
        </w:r>
      </w:hyperlink>
      <w:r w:rsidR="006016F1">
        <w:rPr>
          <w:rFonts w:cs="Times New Roman"/>
          <w:noProof/>
          <w:color w:val="0D0D0D" w:themeColor="text1" w:themeTint="F2"/>
          <w:sz w:val="22"/>
        </w:rPr>
        <w:t xml:space="preserve">, </w:t>
      </w:r>
      <w:hyperlink w:anchor="_ENREF_10" w:tooltip="Bai, 2003 #657" w:history="1">
        <w:r w:rsidR="00F75C33">
          <w:rPr>
            <w:rFonts w:cs="Times New Roman"/>
            <w:noProof/>
            <w:color w:val="0D0D0D" w:themeColor="text1" w:themeTint="F2"/>
            <w:sz w:val="22"/>
          </w:rPr>
          <w:t>2003</w:t>
        </w:r>
      </w:hyperlink>
      <w:r w:rsidR="006016F1">
        <w:rPr>
          <w:rFonts w:cs="Times New Roman"/>
          <w:noProof/>
          <w:color w:val="0D0D0D" w:themeColor="text1" w:themeTint="F2"/>
          <w:sz w:val="22"/>
        </w:rPr>
        <w:t>)</w:t>
      </w:r>
      <w:r w:rsidR="009D55F0" w:rsidRPr="00A60A57">
        <w:rPr>
          <w:rFonts w:cs="Times New Roman"/>
          <w:color w:val="0D0D0D" w:themeColor="text1" w:themeTint="F2"/>
          <w:sz w:val="22"/>
          <w:rPrChange w:id="17234" w:author="tao huang" w:date="2017-09-17T12:05:00Z">
            <w:rPr>
              <w:rFonts w:cs="Times New Roman"/>
              <w:color w:val="385623" w:themeColor="accent6" w:themeShade="80"/>
              <w:sz w:val="22"/>
            </w:rPr>
          </w:rPrChange>
        </w:rPr>
        <w:fldChar w:fldCharType="end"/>
      </w:r>
      <w:ins w:id="17235" w:author="tao huang" w:date="2017-09-16T12:59:00Z">
        <w:r w:rsidR="008B5007" w:rsidRPr="00A60A57">
          <w:rPr>
            <w:rFonts w:cs="Times New Roman"/>
            <w:color w:val="0D0D0D" w:themeColor="text1" w:themeTint="F2"/>
            <w:sz w:val="22"/>
            <w:rPrChange w:id="17236" w:author="tao huang" w:date="2017-09-17T12:05:00Z">
              <w:rPr>
                <w:rFonts w:cs="Times New Roman"/>
                <w:color w:val="385623" w:themeColor="accent6" w:themeShade="80"/>
                <w:sz w:val="22"/>
              </w:rPr>
            </w:rPrChange>
          </w:rPr>
          <w:t>.</w:t>
        </w:r>
      </w:ins>
    </w:p>
    <w:p w14:paraId="0C5CEB7A" w14:textId="77777777" w:rsidR="009D55F0" w:rsidRPr="00A60A57" w:rsidRDefault="009D55F0">
      <w:pPr>
        <w:spacing w:after="0" w:line="360" w:lineRule="auto"/>
        <w:rPr>
          <w:ins w:id="17237" w:author="tao huang" w:date="2017-09-13T16:51:00Z"/>
          <w:rFonts w:cs="Times New Roman"/>
          <w:color w:val="0D0D0D" w:themeColor="text1" w:themeTint="F2"/>
          <w:sz w:val="22"/>
          <w:rPrChange w:id="17238" w:author="tao huang" w:date="2017-09-17T12:05:00Z">
            <w:rPr>
              <w:ins w:id="17239" w:author="tao huang" w:date="2017-09-13T16:51:00Z"/>
              <w:rFonts w:cs="Times New Roman"/>
              <w:color w:val="000000" w:themeColor="text1"/>
              <w:sz w:val="22"/>
            </w:rPr>
          </w:rPrChange>
        </w:rPr>
      </w:pPr>
    </w:p>
    <w:p w14:paraId="103906BD" w14:textId="5DB46ACA" w:rsidR="001878AE" w:rsidRPr="00A60A57" w:rsidRDefault="001878AE">
      <w:pPr>
        <w:spacing w:after="0" w:line="360" w:lineRule="auto"/>
        <w:jc w:val="center"/>
        <w:rPr>
          <w:ins w:id="17240" w:author="tao huang" w:date="2017-09-13T16:51:00Z"/>
          <w:rFonts w:cs="Times New Roman"/>
          <w:color w:val="0D0D0D" w:themeColor="text1" w:themeTint="F2"/>
          <w:sz w:val="22"/>
          <w:rPrChange w:id="17241" w:author="tao huang" w:date="2017-09-17T12:05:00Z">
            <w:rPr>
              <w:ins w:id="17242" w:author="tao huang" w:date="2017-09-13T16:51:00Z"/>
              <w:rFonts w:cs="Times New Roman"/>
              <w:color w:val="000000" w:themeColor="text1"/>
              <w:sz w:val="22"/>
            </w:rPr>
          </w:rPrChange>
        </w:rPr>
      </w:pPr>
      <w:ins w:id="17243" w:author="tao huang" w:date="2017-09-13T16:51:00Z">
        <w:r w:rsidRPr="00A60A57">
          <w:rPr>
            <w:rFonts w:cs="Times New Roman"/>
            <w:color w:val="0D0D0D" w:themeColor="text1" w:themeTint="F2"/>
            <w:sz w:val="22"/>
            <w:rPrChange w:id="17244" w:author="tao huang" w:date="2017-09-17T12:05:00Z">
              <w:rPr>
                <w:rFonts w:cs="Times New Roman"/>
                <w:color w:val="000000" w:themeColor="text1"/>
                <w:sz w:val="22"/>
              </w:rPr>
            </w:rPrChange>
          </w:rPr>
          <w:t xml:space="preserve">Figure </w:t>
        </w:r>
      </w:ins>
      <w:ins w:id="17245" w:author="tao huang" w:date="2017-09-17T11:59:00Z">
        <w:r w:rsidR="00D52516" w:rsidRPr="00A60A57">
          <w:rPr>
            <w:rFonts w:cs="Times New Roman"/>
            <w:color w:val="0D0D0D" w:themeColor="text1" w:themeTint="F2"/>
            <w:sz w:val="22"/>
            <w:rPrChange w:id="17246" w:author="tao huang" w:date="2017-09-17T12:05:00Z">
              <w:rPr>
                <w:rFonts w:cs="Times New Roman"/>
                <w:color w:val="000000" w:themeColor="text1"/>
                <w:sz w:val="22"/>
              </w:rPr>
            </w:rPrChange>
          </w:rPr>
          <w:t>B1</w:t>
        </w:r>
      </w:ins>
      <w:ins w:id="17247" w:author="tao huang" w:date="2017-09-13T16:51:00Z">
        <w:r w:rsidRPr="00A60A57">
          <w:rPr>
            <w:rFonts w:cs="Times New Roman"/>
            <w:color w:val="0D0D0D" w:themeColor="text1" w:themeTint="F2"/>
            <w:sz w:val="22"/>
            <w:rPrChange w:id="17248" w:author="tao huang" w:date="2017-09-17T12:05:00Z">
              <w:rPr>
                <w:rFonts w:cs="Times New Roman"/>
                <w:color w:val="000000" w:themeColor="text1"/>
                <w:sz w:val="22"/>
              </w:rPr>
            </w:rPrChange>
          </w:rPr>
          <w:tab/>
        </w:r>
        <w:r w:rsidRPr="00A60A57">
          <w:rPr>
            <w:rFonts w:cs="Times New Roman"/>
            <w:i/>
            <w:color w:val="0D0D0D" w:themeColor="text1" w:themeTint="F2"/>
            <w:sz w:val="22"/>
            <w:rPrChange w:id="17249" w:author="tao huang" w:date="2017-09-17T12:05:00Z">
              <w:rPr>
                <w:rFonts w:cs="Times New Roman"/>
                <w:i/>
                <w:color w:val="000000" w:themeColor="text1"/>
                <w:sz w:val="22"/>
              </w:rPr>
            </w:rPrChange>
          </w:rPr>
          <w:t>P</w:t>
        </w:r>
        <w:r w:rsidRPr="00A60A57">
          <w:rPr>
            <w:rFonts w:cs="Times New Roman"/>
            <w:color w:val="0D0D0D" w:themeColor="text1" w:themeTint="F2"/>
            <w:sz w:val="22"/>
            <w:rPrChange w:id="17250" w:author="tao huang" w:date="2017-09-17T12:05:00Z">
              <w:rPr>
                <w:rFonts w:cs="Times New Roman"/>
                <w:color w:val="000000" w:themeColor="text1"/>
                <w:sz w:val="22"/>
              </w:rPr>
            </w:rPrChange>
          </w:rPr>
          <w:t xml:space="preserve">-values of the sequential Chow </w:t>
        </w:r>
        <w:commentRangeStart w:id="17251"/>
        <w:commentRangeStart w:id="17252"/>
        <w:r w:rsidRPr="00A60A57">
          <w:rPr>
            <w:rFonts w:cs="Times New Roman"/>
            <w:color w:val="0D0D0D" w:themeColor="text1" w:themeTint="F2"/>
            <w:sz w:val="22"/>
            <w:rPrChange w:id="17253" w:author="tao huang" w:date="2017-09-17T12:05:00Z">
              <w:rPr>
                <w:rFonts w:cs="Times New Roman"/>
                <w:color w:val="000000" w:themeColor="text1"/>
                <w:sz w:val="22"/>
              </w:rPr>
            </w:rPrChange>
          </w:rPr>
          <w:t>test</w:t>
        </w:r>
        <w:commentRangeEnd w:id="17251"/>
        <w:r w:rsidRPr="00A60A57">
          <w:rPr>
            <w:rStyle w:val="CommentReference"/>
            <w:color w:val="0D0D0D" w:themeColor="text1" w:themeTint="F2"/>
            <w:sz w:val="22"/>
            <w:szCs w:val="22"/>
            <w:rPrChange w:id="17254" w:author="tao huang" w:date="2017-09-17T12:05:00Z">
              <w:rPr>
                <w:rStyle w:val="CommentReference"/>
                <w:sz w:val="22"/>
                <w:szCs w:val="22"/>
              </w:rPr>
            </w:rPrChange>
          </w:rPr>
          <w:commentReference w:id="17251"/>
        </w:r>
        <w:commentRangeEnd w:id="17252"/>
        <w:r w:rsidRPr="00A60A57">
          <w:rPr>
            <w:rStyle w:val="CommentReference"/>
            <w:color w:val="0D0D0D" w:themeColor="text1" w:themeTint="F2"/>
            <w:sz w:val="22"/>
            <w:szCs w:val="22"/>
            <w:rPrChange w:id="17255" w:author="tao huang" w:date="2017-09-17T12:05:00Z">
              <w:rPr>
                <w:rStyle w:val="CommentReference"/>
                <w:sz w:val="22"/>
                <w:szCs w:val="22"/>
              </w:rPr>
            </w:rPrChange>
          </w:rPr>
          <w:commentReference w:id="17252"/>
        </w:r>
      </w:ins>
    </w:p>
    <w:p w14:paraId="76C42765" w14:textId="77777777" w:rsidR="001878AE" w:rsidRPr="00A60A57" w:rsidRDefault="001878AE">
      <w:pPr>
        <w:spacing w:after="0" w:line="360" w:lineRule="auto"/>
        <w:jc w:val="center"/>
        <w:rPr>
          <w:ins w:id="17256" w:author="tao huang" w:date="2017-09-13T16:51:00Z"/>
          <w:rFonts w:cs="Times New Roman"/>
          <w:color w:val="0D0D0D" w:themeColor="text1" w:themeTint="F2"/>
          <w:sz w:val="22"/>
          <w:rPrChange w:id="17257" w:author="tao huang" w:date="2017-09-17T12:05:00Z">
            <w:rPr>
              <w:ins w:id="17258" w:author="tao huang" w:date="2017-09-13T16:51:00Z"/>
              <w:rFonts w:cs="Times New Roman"/>
              <w:color w:val="000000" w:themeColor="text1"/>
              <w:sz w:val="22"/>
            </w:rPr>
          </w:rPrChange>
        </w:rPr>
      </w:pPr>
      <w:ins w:id="17259" w:author="tao huang" w:date="2017-09-13T16:51:00Z">
        <w:r w:rsidRPr="00A60A57">
          <w:rPr>
            <w:rFonts w:cs="Times New Roman"/>
            <w:noProof/>
            <w:color w:val="0D0D0D" w:themeColor="text1" w:themeTint="F2"/>
            <w:sz w:val="22"/>
            <w:lang w:eastAsia="en-GB"/>
            <w:rPrChange w:id="17260" w:author="tao huang" w:date="2017-09-17T12:05:00Z">
              <w:rPr>
                <w:rFonts w:cs="Times New Roman"/>
                <w:noProof/>
                <w:color w:val="000000" w:themeColor="text1"/>
                <w:sz w:val="22"/>
                <w:lang w:eastAsia="en-GB"/>
              </w:rPr>
            </w:rPrChange>
          </w:rPr>
          <w:drawing>
            <wp:inline distT="0" distB="0" distL="0" distR="0" wp14:anchorId="7DB188C2" wp14:editId="5FB6D2BC">
              <wp:extent cx="3502324" cy="1606502"/>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43719" cy="1625490"/>
                      </a:xfrm>
                      <a:prstGeom prst="rect">
                        <a:avLst/>
                      </a:prstGeom>
                      <a:noFill/>
                    </pic:spPr>
                  </pic:pic>
                </a:graphicData>
              </a:graphic>
            </wp:inline>
          </w:drawing>
        </w:r>
      </w:ins>
    </w:p>
    <w:p w14:paraId="73463CA5" w14:textId="3380E996" w:rsidR="00224A11" w:rsidRPr="00A60A57" w:rsidRDefault="002C5201">
      <w:pPr>
        <w:spacing w:after="0" w:line="360" w:lineRule="auto"/>
        <w:rPr>
          <w:ins w:id="17261" w:author="tao huang" w:date="2017-09-13T16:51:00Z"/>
          <w:rFonts w:cs="Times New Roman"/>
          <w:color w:val="0D0D0D" w:themeColor="text1" w:themeTint="F2"/>
          <w:sz w:val="22"/>
          <w:rPrChange w:id="17262" w:author="tao huang" w:date="2017-09-17T12:05:00Z">
            <w:rPr>
              <w:ins w:id="17263" w:author="tao huang" w:date="2017-09-13T16:51:00Z"/>
              <w:rFonts w:cs="Times New Roman"/>
              <w:color w:val="000000" w:themeColor="text1"/>
              <w:sz w:val="22"/>
            </w:rPr>
          </w:rPrChange>
        </w:rPr>
      </w:pPr>
      <w:ins w:id="17264" w:author="tao huang" w:date="2017-09-15T11:16:00Z">
        <w:r w:rsidRPr="00A60A57">
          <w:rPr>
            <w:rFonts w:cs="Times New Roman"/>
            <w:color w:val="0D0D0D" w:themeColor="text1" w:themeTint="F2"/>
            <w:sz w:val="22"/>
            <w:rPrChange w:id="17265" w:author="tao huang" w:date="2017-09-17T12:05:00Z">
              <w:rPr>
                <w:rFonts w:cs="Times New Roman"/>
                <w:color w:val="000000" w:themeColor="text1"/>
                <w:sz w:val="22"/>
              </w:rPr>
            </w:rPrChange>
          </w:rPr>
          <w:t>We confirm that the model is subject to structural break and assume the forecasts</w:t>
        </w:r>
      </w:ins>
      <w:ins w:id="17266" w:author="tao huang" w:date="2017-09-15T11:17:00Z">
        <w:r w:rsidRPr="00A60A57">
          <w:rPr>
            <w:rFonts w:cs="Times New Roman"/>
            <w:color w:val="0D0D0D" w:themeColor="text1" w:themeTint="F2"/>
            <w:sz w:val="22"/>
            <w:rPrChange w:id="17267" w:author="tao huang" w:date="2017-09-17T12:05:00Z">
              <w:rPr>
                <w:rFonts w:cs="Times New Roman"/>
                <w:color w:val="000000" w:themeColor="text1"/>
                <w:sz w:val="22"/>
              </w:rPr>
            </w:rPrChange>
          </w:rPr>
          <w:t xml:space="preserve"> are biased</w:t>
        </w:r>
      </w:ins>
      <w:ins w:id="17268" w:author="tao huang" w:date="2017-09-15T11:16:00Z">
        <w:r w:rsidRPr="00A60A57">
          <w:rPr>
            <w:rFonts w:cs="Times New Roman"/>
            <w:color w:val="0D0D0D" w:themeColor="text1" w:themeTint="F2"/>
            <w:sz w:val="22"/>
            <w:rPrChange w:id="17269" w:author="tao huang" w:date="2017-09-17T12:05:00Z">
              <w:rPr>
                <w:rFonts w:cs="Times New Roman"/>
                <w:color w:val="000000" w:themeColor="text1"/>
                <w:sz w:val="22"/>
              </w:rPr>
            </w:rPrChange>
          </w:rPr>
          <w:t xml:space="preserve">. We may </w:t>
        </w:r>
      </w:ins>
      <w:ins w:id="17270" w:author="tao huang" w:date="2017-09-13T16:51:00Z">
        <w:r w:rsidR="001878AE" w:rsidRPr="00A60A57">
          <w:rPr>
            <w:rFonts w:cs="Times New Roman"/>
            <w:color w:val="0D0D0D" w:themeColor="text1" w:themeTint="F2"/>
            <w:sz w:val="22"/>
            <w:rPrChange w:id="17271" w:author="tao huang" w:date="2017-09-17T12:05:00Z">
              <w:rPr>
                <w:rFonts w:cs="Times New Roman"/>
                <w:color w:val="000000" w:themeColor="text1"/>
                <w:sz w:val="22"/>
              </w:rPr>
            </w:rPrChange>
          </w:rPr>
          <w:t xml:space="preserve">estimate the forecast bias as the average value of </w:t>
        </w:r>
      </w:ins>
      <w:ins w:id="17272" w:author="tao huang" w:date="2017-09-15T11:18:00Z">
        <w:r w:rsidRPr="00A60A57">
          <w:rPr>
            <w:rFonts w:cs="Times New Roman"/>
            <w:color w:val="0D0D0D" w:themeColor="text1" w:themeTint="F2"/>
            <w:sz w:val="22"/>
            <w:rPrChange w:id="17273" w:author="tao huang" w:date="2017-09-17T12:05:00Z">
              <w:rPr>
                <w:rFonts w:cs="Times New Roman"/>
                <w:color w:val="000000" w:themeColor="text1"/>
                <w:sz w:val="22"/>
              </w:rPr>
            </w:rPrChange>
          </w:rPr>
          <w:t>an ad hoc number</w:t>
        </w:r>
      </w:ins>
      <w:ins w:id="17274" w:author="tao huang" w:date="2017-09-15T11:17:00Z">
        <w:r w:rsidRPr="00A60A57">
          <w:rPr>
            <w:rFonts w:cs="Times New Roman"/>
            <w:color w:val="0D0D0D" w:themeColor="text1" w:themeTint="F2"/>
            <w:sz w:val="22"/>
            <w:rPrChange w:id="17275" w:author="tao huang" w:date="2017-09-17T12:05:00Z">
              <w:rPr>
                <w:rFonts w:cs="Times New Roman"/>
                <w:color w:val="000000" w:themeColor="text1"/>
                <w:sz w:val="22"/>
              </w:rPr>
            </w:rPrChange>
          </w:rPr>
          <w:t xml:space="preserve"> </w:t>
        </w:r>
      </w:ins>
      <w:ins w:id="17276" w:author="tao huang" w:date="2017-09-15T11:19:00Z">
        <w:r w:rsidRPr="00A60A57">
          <w:rPr>
            <w:rFonts w:cs="Times New Roman"/>
            <w:color w:val="0D0D0D" w:themeColor="text1" w:themeTint="F2"/>
            <w:sz w:val="22"/>
            <w:rPrChange w:id="17277" w:author="tao huang" w:date="2017-09-17T12:05:00Z">
              <w:rPr>
                <w:rFonts w:cs="Times New Roman"/>
                <w:color w:val="000000" w:themeColor="text1"/>
                <w:sz w:val="22"/>
              </w:rPr>
            </w:rPrChange>
          </w:rPr>
          <w:t xml:space="preserve">(e.g., we may choose 4) </w:t>
        </w:r>
      </w:ins>
      <w:ins w:id="17278" w:author="tao huang" w:date="2017-09-15T11:17:00Z">
        <w:r w:rsidRPr="00A60A57">
          <w:rPr>
            <w:rFonts w:cs="Times New Roman"/>
            <w:color w:val="0D0D0D" w:themeColor="text1" w:themeTint="F2"/>
            <w:sz w:val="22"/>
            <w:rPrChange w:id="17279" w:author="tao huang" w:date="2017-09-17T12:05:00Z">
              <w:rPr>
                <w:rFonts w:cs="Times New Roman"/>
                <w:color w:val="000000" w:themeColor="text1"/>
                <w:sz w:val="22"/>
              </w:rPr>
            </w:rPrChange>
          </w:rPr>
          <w:t xml:space="preserve">of </w:t>
        </w:r>
      </w:ins>
      <w:ins w:id="17280" w:author="tao huang" w:date="2017-09-13T16:51:00Z">
        <w:r w:rsidR="001878AE" w:rsidRPr="00A60A57">
          <w:rPr>
            <w:rFonts w:cs="Times New Roman"/>
            <w:color w:val="0D0D0D" w:themeColor="text1" w:themeTint="F2"/>
            <w:sz w:val="22"/>
            <w:rPrChange w:id="17281" w:author="tao huang" w:date="2017-09-17T12:05:00Z">
              <w:rPr>
                <w:rFonts w:cs="Times New Roman"/>
                <w:color w:val="000000" w:themeColor="text1"/>
                <w:sz w:val="22"/>
              </w:rPr>
            </w:rPrChange>
          </w:rPr>
          <w:t xml:space="preserve">the </w:t>
        </w:r>
      </w:ins>
      <w:ins w:id="17282" w:author="tao huang" w:date="2017-09-15T11:18:00Z">
        <w:r w:rsidRPr="00A60A57">
          <w:rPr>
            <w:rFonts w:cs="Times New Roman"/>
            <w:color w:val="0D0D0D" w:themeColor="text1" w:themeTint="F2"/>
            <w:sz w:val="22"/>
            <w:rPrChange w:id="17283" w:author="tao huang" w:date="2017-09-17T12:05:00Z">
              <w:rPr>
                <w:rFonts w:cs="Times New Roman"/>
                <w:color w:val="000000" w:themeColor="text1"/>
                <w:sz w:val="22"/>
              </w:rPr>
            </w:rPrChange>
          </w:rPr>
          <w:t>errors</w:t>
        </w:r>
      </w:ins>
      <w:ins w:id="17284" w:author="tao huang" w:date="2017-09-13T16:51:00Z">
        <w:r w:rsidR="001878AE" w:rsidRPr="00A60A57">
          <w:rPr>
            <w:rFonts w:cs="Times New Roman"/>
            <w:color w:val="0D0D0D" w:themeColor="text1" w:themeTint="F2"/>
            <w:sz w:val="22"/>
            <w:rPrChange w:id="17285" w:author="tao huang" w:date="2017-09-17T12:05:00Z">
              <w:rPr>
                <w:rFonts w:cs="Times New Roman"/>
                <w:color w:val="000000" w:themeColor="text1"/>
                <w:sz w:val="22"/>
              </w:rPr>
            </w:rPrChange>
          </w:rPr>
          <w:t xml:space="preserve"> close to the forecast origin. e.g., </w:t>
        </w:r>
        <m:oMath>
          <m:sSub>
            <m:sSubPr>
              <m:ctrlPr>
                <w:rPr>
                  <w:rFonts w:ascii="Cambria Math" w:hAnsi="Cambria Math" w:cs="Times New Roman"/>
                  <w:color w:val="0D0D0D" w:themeColor="text1" w:themeTint="F2"/>
                  <w:sz w:val="22"/>
                  <w:rPrChange w:id="17286" w:author="tao huang" w:date="2017-09-17T12:05:00Z">
                    <w:rPr>
                      <w:rFonts w:ascii="Cambria Math" w:hAnsi="Cambria Math" w:cs="Times New Roman"/>
                      <w:color w:val="385623" w:themeColor="accent6" w:themeShade="80"/>
                      <w:sz w:val="22"/>
                    </w:rPr>
                  </w:rPrChange>
                </w:rPr>
              </m:ctrlPr>
            </m:sSubPr>
            <m:e>
              <m:acc>
                <m:accPr>
                  <m:ctrlPr>
                    <w:rPr>
                      <w:rFonts w:ascii="Cambria Math" w:hAnsi="Cambria Math" w:cs="Times New Roman"/>
                      <w:color w:val="0D0D0D" w:themeColor="text1" w:themeTint="F2"/>
                      <w:sz w:val="22"/>
                      <w:rPrChange w:id="17287" w:author="tao huang" w:date="2017-09-17T12:05:00Z">
                        <w:rPr>
                          <w:rFonts w:ascii="Cambria Math" w:hAnsi="Cambria Math" w:cs="Times New Roman"/>
                          <w:color w:val="385623" w:themeColor="accent6" w:themeShade="80"/>
                          <w:sz w:val="22"/>
                        </w:rPr>
                      </w:rPrChange>
                    </w:rPr>
                  </m:ctrlPr>
                </m:accPr>
                <m:e>
                  <m:r>
                    <m:rPr>
                      <m:sty m:val="p"/>
                    </m:rPr>
                    <w:rPr>
                      <w:rFonts w:ascii="Cambria Math" w:hAnsi="Cambria Math" w:cs="Times New Roman"/>
                      <w:color w:val="0D0D0D" w:themeColor="text1" w:themeTint="F2"/>
                      <w:sz w:val="22"/>
                      <w:rPrChange w:id="17288" w:author="tao huang" w:date="2017-09-17T12:05:00Z">
                        <w:rPr>
                          <w:rFonts w:ascii="Cambria Math" w:hAnsi="Cambria Math" w:cs="Times New Roman"/>
                          <w:color w:val="000000" w:themeColor="text1"/>
                          <w:sz w:val="22"/>
                        </w:rPr>
                      </w:rPrChange>
                    </w:rPr>
                    <m:t>Bias</m:t>
                  </m:r>
                </m:e>
              </m:acc>
            </m:e>
            <m:sub>
              <m:r>
                <w:rPr>
                  <w:rFonts w:ascii="Cambria Math" w:hAnsi="Cambria Math" w:cs="Times New Roman"/>
                  <w:color w:val="0D0D0D" w:themeColor="text1" w:themeTint="F2"/>
                  <w:sz w:val="22"/>
                  <w:rPrChange w:id="17289" w:author="tao huang" w:date="2017-09-17T12:05:00Z">
                    <w:rPr>
                      <w:rFonts w:ascii="Cambria Math" w:hAnsi="Cambria Math" w:cs="Times New Roman"/>
                      <w:color w:val="000000" w:themeColor="text1"/>
                      <w:sz w:val="22"/>
                    </w:rPr>
                  </w:rPrChange>
                </w:rPr>
                <m:t>IC</m:t>
              </m:r>
            </m:sub>
          </m:sSub>
          <m:r>
            <w:rPr>
              <w:rFonts w:ascii="Cambria Math" w:hAnsi="Cambria Math" w:cs="Times New Roman"/>
              <w:color w:val="0D0D0D" w:themeColor="text1" w:themeTint="F2"/>
              <w:sz w:val="22"/>
              <w:rPrChange w:id="17290" w:author="tao huang" w:date="2017-09-17T12:05:00Z">
                <w:rPr>
                  <w:rFonts w:ascii="Cambria Math" w:hAnsi="Cambria Math" w:cs="Times New Roman"/>
                  <w:color w:val="000000" w:themeColor="text1"/>
                  <w:sz w:val="22"/>
                </w:rPr>
              </w:rPrChange>
            </w:rPr>
            <m:t>=</m:t>
          </m:r>
          <m:nary>
            <m:naryPr>
              <m:chr m:val="∑"/>
              <m:limLoc m:val="undOvr"/>
              <m:ctrlPr>
                <w:rPr>
                  <w:rFonts w:ascii="Cambria Math" w:hAnsi="Cambria Math" w:cs="Times New Roman"/>
                  <w:i/>
                  <w:color w:val="0D0D0D" w:themeColor="text1" w:themeTint="F2"/>
                  <w:sz w:val="22"/>
                  <w:rPrChange w:id="17291" w:author="tao huang" w:date="2017-09-17T12:05:00Z">
                    <w:rPr>
                      <w:rFonts w:ascii="Cambria Math" w:hAnsi="Cambria Math" w:cs="Times New Roman"/>
                      <w:i/>
                      <w:color w:val="385623" w:themeColor="accent6" w:themeShade="80"/>
                      <w:sz w:val="22"/>
                    </w:rPr>
                  </w:rPrChange>
                </w:rPr>
              </m:ctrlPr>
            </m:naryPr>
            <m:sub>
              <m:r>
                <w:rPr>
                  <w:rFonts w:ascii="Cambria Math" w:hAnsi="Cambria Math" w:cs="Times New Roman"/>
                  <w:color w:val="0D0D0D" w:themeColor="text1" w:themeTint="F2"/>
                  <w:sz w:val="22"/>
                  <w:rPrChange w:id="17292" w:author="tao huang" w:date="2017-09-17T12:05:00Z">
                    <w:rPr>
                      <w:rFonts w:ascii="Cambria Math" w:hAnsi="Cambria Math" w:cs="Times New Roman"/>
                      <w:color w:val="000000" w:themeColor="text1"/>
                      <w:sz w:val="22"/>
                    </w:rPr>
                  </w:rPrChange>
                </w:rPr>
                <m:t>t=67</m:t>
              </m:r>
            </m:sub>
            <m:sup>
              <m:r>
                <w:rPr>
                  <w:rFonts w:ascii="Cambria Math" w:hAnsi="Cambria Math" w:cs="Times New Roman"/>
                  <w:color w:val="0D0D0D" w:themeColor="text1" w:themeTint="F2"/>
                  <w:sz w:val="22"/>
                  <w:rPrChange w:id="17293" w:author="tao huang" w:date="2017-09-17T12:05:00Z">
                    <w:rPr>
                      <w:rFonts w:ascii="Cambria Math" w:hAnsi="Cambria Math" w:cs="Times New Roman"/>
                      <w:color w:val="000000" w:themeColor="text1"/>
                      <w:sz w:val="22"/>
                    </w:rPr>
                  </w:rPrChange>
                </w:rPr>
                <m:t>t=70</m:t>
              </m:r>
            </m:sup>
            <m:e>
              <m:r>
                <w:rPr>
                  <w:rFonts w:ascii="Cambria Math" w:hAnsi="Cambria Math" w:cs="Times New Roman"/>
                  <w:color w:val="0D0D0D" w:themeColor="text1" w:themeTint="F2"/>
                  <w:sz w:val="22"/>
                  <w:rPrChange w:id="17294" w:author="tao huang" w:date="2017-09-17T12:05:00Z">
                    <w:rPr>
                      <w:rFonts w:ascii="Cambria Math" w:hAnsi="Cambria Math" w:cs="Times New Roman"/>
                      <w:color w:val="000000" w:themeColor="text1"/>
                      <w:sz w:val="22"/>
                    </w:rPr>
                  </w:rPrChange>
                </w:rPr>
                <m:t>(</m:t>
              </m:r>
              <m:f>
                <m:fPr>
                  <m:ctrlPr>
                    <w:rPr>
                      <w:rFonts w:ascii="Cambria Math" w:hAnsi="Cambria Math" w:cs="Times New Roman"/>
                      <w:i/>
                      <w:color w:val="0D0D0D" w:themeColor="text1" w:themeTint="F2"/>
                      <w:sz w:val="22"/>
                      <w:rPrChange w:id="17295" w:author="tao huang" w:date="2017-09-17T12:05:00Z">
                        <w:rPr>
                          <w:rFonts w:ascii="Cambria Math" w:hAnsi="Cambria Math" w:cs="Times New Roman"/>
                          <w:i/>
                          <w:color w:val="385623" w:themeColor="accent6" w:themeShade="80"/>
                          <w:sz w:val="22"/>
                        </w:rPr>
                      </w:rPrChange>
                    </w:rPr>
                  </m:ctrlPr>
                </m:fPr>
                <m:num>
                  <m:sSub>
                    <m:sSubPr>
                      <m:ctrlPr>
                        <w:rPr>
                          <w:rFonts w:ascii="Cambria Math" w:hAnsi="Cambria Math" w:cs="Times New Roman"/>
                          <w:i/>
                          <w:color w:val="0D0D0D" w:themeColor="text1" w:themeTint="F2"/>
                          <w:sz w:val="22"/>
                          <w:rPrChange w:id="17296"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17297" w:author="tao huang" w:date="2017-09-17T12:05:00Z">
                            <w:rPr>
                              <w:rFonts w:ascii="Cambria Math" w:hAnsi="Cambria Math" w:cs="Times New Roman"/>
                              <w:color w:val="000000" w:themeColor="text1"/>
                              <w:sz w:val="22"/>
                            </w:rPr>
                          </w:rPrChange>
                        </w:rPr>
                        <m:t>y</m:t>
                      </m:r>
                    </m:e>
                    <m:sub>
                      <m:r>
                        <w:rPr>
                          <w:rFonts w:ascii="Cambria Math" w:hAnsi="Cambria Math" w:cs="Times New Roman"/>
                          <w:color w:val="0D0D0D" w:themeColor="text1" w:themeTint="F2"/>
                          <w:sz w:val="22"/>
                          <w:rPrChange w:id="17298" w:author="tao huang" w:date="2017-09-17T12:05:00Z">
                            <w:rPr>
                              <w:rFonts w:ascii="Cambria Math" w:hAnsi="Cambria Math" w:cs="Times New Roman"/>
                              <w:color w:val="000000" w:themeColor="text1"/>
                              <w:sz w:val="22"/>
                            </w:rPr>
                          </w:rPrChange>
                        </w:rPr>
                        <m:t>t</m:t>
                      </m:r>
                    </m:sub>
                  </m:sSub>
                  <m:r>
                    <w:rPr>
                      <w:rFonts w:ascii="Cambria Math" w:hAnsi="Cambria Math" w:cs="Times New Roman"/>
                      <w:color w:val="0D0D0D" w:themeColor="text1" w:themeTint="F2"/>
                      <w:sz w:val="22"/>
                      <w:rPrChange w:id="17299" w:author="tao huang" w:date="2017-09-17T12:05:00Z">
                        <w:rPr>
                          <w:rFonts w:ascii="Cambria Math" w:hAnsi="Cambria Math" w:cs="Times New Roman"/>
                          <w:color w:val="000000" w:themeColor="text1"/>
                          <w:sz w:val="22"/>
                        </w:rPr>
                      </w:rPrChange>
                    </w:rPr>
                    <m:t>-</m:t>
                  </m:r>
                  <m:sSub>
                    <m:sSubPr>
                      <m:ctrlPr>
                        <w:rPr>
                          <w:rFonts w:ascii="Cambria Math" w:hAnsi="Cambria Math" w:cs="Times New Roman"/>
                          <w:i/>
                          <w:color w:val="0D0D0D" w:themeColor="text1" w:themeTint="F2"/>
                          <w:sz w:val="22"/>
                          <w:rPrChange w:id="17300" w:author="tao huang" w:date="2017-09-17T12:05:00Z">
                            <w:rPr>
                              <w:rFonts w:ascii="Cambria Math" w:hAnsi="Cambria Math" w:cs="Times New Roman"/>
                              <w:i/>
                              <w:color w:val="385623" w:themeColor="accent6" w:themeShade="80"/>
                              <w:sz w:val="22"/>
                            </w:rPr>
                          </w:rPrChange>
                        </w:rPr>
                      </m:ctrlPr>
                    </m:sSubPr>
                    <m:e>
                      <m:acc>
                        <m:accPr>
                          <m:ctrlPr>
                            <w:rPr>
                              <w:rFonts w:ascii="Cambria Math" w:hAnsi="Cambria Math" w:cs="Times New Roman"/>
                              <w:i/>
                              <w:color w:val="0D0D0D" w:themeColor="text1" w:themeTint="F2"/>
                              <w:sz w:val="22"/>
                              <w:rPrChange w:id="17301" w:author="tao huang" w:date="2017-09-17T12:05:00Z">
                                <w:rPr>
                                  <w:rFonts w:ascii="Cambria Math" w:hAnsi="Cambria Math" w:cs="Times New Roman"/>
                                  <w:i/>
                                  <w:color w:val="385623" w:themeColor="accent6" w:themeShade="80"/>
                                  <w:sz w:val="22"/>
                                </w:rPr>
                              </w:rPrChange>
                            </w:rPr>
                          </m:ctrlPr>
                        </m:accPr>
                        <m:e>
                          <m:r>
                            <w:rPr>
                              <w:rFonts w:ascii="Cambria Math" w:hAnsi="Cambria Math" w:cs="Times New Roman"/>
                              <w:color w:val="0D0D0D" w:themeColor="text1" w:themeTint="F2"/>
                              <w:sz w:val="22"/>
                              <w:rPrChange w:id="17302" w:author="tao huang" w:date="2017-09-17T12:05:00Z">
                                <w:rPr>
                                  <w:rFonts w:ascii="Cambria Math" w:hAnsi="Cambria Math" w:cs="Times New Roman"/>
                                  <w:color w:val="000000" w:themeColor="text1"/>
                                  <w:sz w:val="22"/>
                                </w:rPr>
                              </w:rPrChange>
                            </w:rPr>
                            <m:t>y</m:t>
                          </m:r>
                        </m:e>
                      </m:acc>
                    </m:e>
                    <m:sub>
                      <m:r>
                        <w:rPr>
                          <w:rFonts w:ascii="Cambria Math" w:hAnsi="Cambria Math" w:cs="Times New Roman"/>
                          <w:color w:val="0D0D0D" w:themeColor="text1" w:themeTint="F2"/>
                          <w:sz w:val="22"/>
                          <w:rPrChange w:id="17303" w:author="tao huang" w:date="2017-09-17T12:05:00Z">
                            <w:rPr>
                              <w:rFonts w:ascii="Cambria Math" w:hAnsi="Cambria Math" w:cs="Times New Roman"/>
                              <w:color w:val="000000" w:themeColor="text1"/>
                              <w:sz w:val="22"/>
                            </w:rPr>
                          </w:rPrChange>
                        </w:rPr>
                        <m:t>t</m:t>
                      </m:r>
                    </m:sub>
                  </m:sSub>
                </m:num>
                <m:den>
                  <m:r>
                    <w:rPr>
                      <w:rFonts w:ascii="Cambria Math" w:hAnsi="Cambria Math" w:cs="Times New Roman"/>
                      <w:color w:val="0D0D0D" w:themeColor="text1" w:themeTint="F2"/>
                      <w:sz w:val="22"/>
                      <w:rPrChange w:id="17304" w:author="tao huang" w:date="2017-09-17T12:05:00Z">
                        <w:rPr>
                          <w:rFonts w:ascii="Cambria Math" w:hAnsi="Cambria Math" w:cs="Times New Roman"/>
                          <w:color w:val="000000" w:themeColor="text1"/>
                          <w:sz w:val="22"/>
                        </w:rPr>
                      </w:rPrChange>
                    </w:rPr>
                    <m:t>4</m:t>
                  </m:r>
                </m:den>
              </m:f>
              <m:r>
                <w:rPr>
                  <w:rFonts w:ascii="Cambria Math" w:hAnsi="Cambria Math" w:cs="Times New Roman"/>
                  <w:color w:val="0D0D0D" w:themeColor="text1" w:themeTint="F2"/>
                  <w:sz w:val="22"/>
                  <w:rPrChange w:id="17305" w:author="tao huang" w:date="2017-09-17T12:05:00Z">
                    <w:rPr>
                      <w:rFonts w:ascii="Cambria Math" w:hAnsi="Cambria Math" w:cs="Times New Roman"/>
                      <w:color w:val="000000" w:themeColor="text1"/>
                      <w:sz w:val="22"/>
                    </w:rPr>
                  </w:rPrChange>
                </w:rPr>
                <m:t>)</m:t>
              </m:r>
            </m:e>
          </m:nary>
        </m:oMath>
      </w:ins>
      <w:ins w:id="17306" w:author="tao huang" w:date="2017-09-15T11:19:00Z">
        <w:r w:rsidRPr="00A60A57">
          <w:rPr>
            <w:rFonts w:cs="Times New Roman"/>
            <w:color w:val="0D0D0D" w:themeColor="text1" w:themeTint="F2"/>
            <w:sz w:val="22"/>
            <w:rPrChange w:id="17307" w:author="tao huang" w:date="2017-09-17T12:05:00Z">
              <w:rPr>
                <w:rFonts w:cs="Times New Roman"/>
                <w:color w:val="000000" w:themeColor="text1"/>
                <w:sz w:val="22"/>
              </w:rPr>
            </w:rPrChange>
          </w:rPr>
          <w:t xml:space="preserve"> w</w:t>
        </w:r>
      </w:ins>
      <w:ins w:id="17308" w:author="tao huang" w:date="2017-09-15T11:18:00Z">
        <w:r w:rsidRPr="00A60A57">
          <w:rPr>
            <w:rFonts w:cs="Times New Roman"/>
            <w:color w:val="0D0D0D" w:themeColor="text1" w:themeTint="F2"/>
            <w:sz w:val="22"/>
            <w:rPrChange w:id="17309" w:author="tao huang" w:date="2017-09-17T12:05:00Z">
              <w:rPr>
                <w:rFonts w:cs="Times New Roman"/>
                <w:color w:val="000000" w:themeColor="text1"/>
                <w:sz w:val="22"/>
              </w:rPr>
            </w:rPrChange>
          </w:rPr>
          <w:t xml:space="preserve">here </w:t>
        </w:r>
        <m:oMath>
          <m:sSub>
            <m:sSubPr>
              <m:ctrlPr>
                <w:rPr>
                  <w:rFonts w:ascii="Cambria Math" w:hAnsi="Cambria Math" w:cs="Times New Roman"/>
                  <w:color w:val="0D0D0D" w:themeColor="text1" w:themeTint="F2"/>
                  <w:sz w:val="22"/>
                  <w:rPrChange w:id="17310" w:author="tao huang" w:date="2017-09-17T12:05:00Z">
                    <w:rPr>
                      <w:rFonts w:ascii="Cambria Math" w:hAnsi="Cambria Math" w:cs="Times New Roman"/>
                      <w:color w:val="385623" w:themeColor="accent6" w:themeShade="80"/>
                      <w:sz w:val="22"/>
                    </w:rPr>
                  </w:rPrChange>
                </w:rPr>
              </m:ctrlPr>
            </m:sSubPr>
            <m:e>
              <m:acc>
                <m:accPr>
                  <m:ctrlPr>
                    <w:rPr>
                      <w:rFonts w:ascii="Cambria Math" w:hAnsi="Cambria Math" w:cs="Times New Roman"/>
                      <w:color w:val="0D0D0D" w:themeColor="text1" w:themeTint="F2"/>
                      <w:sz w:val="22"/>
                      <w:rPrChange w:id="17311" w:author="tao huang" w:date="2017-09-17T12:05:00Z">
                        <w:rPr>
                          <w:rFonts w:ascii="Cambria Math" w:hAnsi="Cambria Math" w:cs="Times New Roman"/>
                          <w:color w:val="385623" w:themeColor="accent6" w:themeShade="80"/>
                          <w:sz w:val="22"/>
                        </w:rPr>
                      </w:rPrChange>
                    </w:rPr>
                  </m:ctrlPr>
                </m:accPr>
                <m:e>
                  <m:r>
                    <m:rPr>
                      <m:sty m:val="p"/>
                    </m:rPr>
                    <w:rPr>
                      <w:rFonts w:ascii="Cambria Math" w:hAnsi="Cambria Math" w:cs="Times New Roman"/>
                      <w:color w:val="0D0D0D" w:themeColor="text1" w:themeTint="F2"/>
                      <w:sz w:val="22"/>
                      <w:rPrChange w:id="17312" w:author="tao huang" w:date="2017-09-17T12:05:00Z">
                        <w:rPr>
                          <w:rFonts w:ascii="Cambria Math" w:hAnsi="Cambria Math" w:cs="Times New Roman"/>
                          <w:color w:val="000000" w:themeColor="text1"/>
                          <w:sz w:val="22"/>
                        </w:rPr>
                      </w:rPrChange>
                    </w:rPr>
                    <m:t>Bias</m:t>
                  </m:r>
                </m:e>
              </m:acc>
            </m:e>
            <m:sub>
              <m:r>
                <w:rPr>
                  <w:rFonts w:ascii="Cambria Math" w:hAnsi="Cambria Math" w:cs="Times New Roman"/>
                  <w:color w:val="0D0D0D" w:themeColor="text1" w:themeTint="F2"/>
                  <w:sz w:val="22"/>
                  <w:rPrChange w:id="17313" w:author="tao huang" w:date="2017-09-17T12:05:00Z">
                    <w:rPr>
                      <w:rFonts w:ascii="Cambria Math" w:hAnsi="Cambria Math" w:cs="Times New Roman"/>
                      <w:color w:val="000000" w:themeColor="text1"/>
                      <w:sz w:val="22"/>
                    </w:rPr>
                  </w:rPrChange>
                </w:rPr>
                <m:t>IC</m:t>
              </m:r>
            </m:sub>
          </m:sSub>
        </m:oMath>
        <w:r w:rsidRPr="00A60A57">
          <w:rPr>
            <w:rFonts w:cs="Times New Roman"/>
            <w:color w:val="0D0D0D" w:themeColor="text1" w:themeTint="F2"/>
            <w:sz w:val="22"/>
            <w:rPrChange w:id="17314" w:author="tao huang" w:date="2017-09-17T12:05:00Z">
              <w:rPr>
                <w:rFonts w:cs="Times New Roman"/>
                <w:color w:val="000000" w:themeColor="text1"/>
                <w:sz w:val="22"/>
              </w:rPr>
            </w:rPrChange>
          </w:rPr>
          <w:t xml:space="preserve"> is the estimated forecast bias</w:t>
        </w:r>
      </w:ins>
      <w:ins w:id="17315" w:author="tao huang" w:date="2017-09-15T11:19:00Z">
        <w:r w:rsidRPr="00A60A57">
          <w:rPr>
            <w:rFonts w:cs="Times New Roman"/>
            <w:color w:val="0D0D0D" w:themeColor="text1" w:themeTint="F2"/>
            <w:sz w:val="22"/>
            <w:rPrChange w:id="17316" w:author="tao huang" w:date="2017-09-17T12:05:00Z">
              <w:rPr>
                <w:rFonts w:cs="Times New Roman"/>
                <w:color w:val="000000" w:themeColor="text1"/>
                <w:sz w:val="22"/>
              </w:rPr>
            </w:rPrChange>
          </w:rPr>
          <w:t xml:space="preserve">. </w:t>
        </w:r>
      </w:ins>
      <w:ins w:id="17317" w:author="tao huang" w:date="2017-09-13T16:51:00Z">
        <w:r w:rsidR="001878AE" w:rsidRPr="00A60A57">
          <w:rPr>
            <w:rFonts w:cs="Times New Roman"/>
            <w:color w:val="0D0D0D" w:themeColor="text1" w:themeTint="F2"/>
            <w:sz w:val="22"/>
            <w:rPrChange w:id="17318" w:author="tao huang" w:date="2017-09-17T12:05:00Z">
              <w:rPr>
                <w:rFonts w:cs="Times New Roman"/>
                <w:color w:val="000000" w:themeColor="text1"/>
                <w:sz w:val="22"/>
              </w:rPr>
            </w:rPrChange>
          </w:rPr>
          <w:t xml:space="preserve">We </w:t>
        </w:r>
      </w:ins>
      <w:ins w:id="17319" w:author="tao huang" w:date="2017-09-15T11:20:00Z">
        <w:r w:rsidRPr="00A60A57">
          <w:rPr>
            <w:rFonts w:cs="Times New Roman"/>
            <w:color w:val="0D0D0D" w:themeColor="text1" w:themeTint="F2"/>
            <w:sz w:val="22"/>
            <w:rPrChange w:id="17320" w:author="tao huang" w:date="2017-09-17T12:05:00Z">
              <w:rPr>
                <w:rFonts w:cs="Times New Roman"/>
                <w:color w:val="000000" w:themeColor="text1"/>
                <w:sz w:val="22"/>
              </w:rPr>
            </w:rPrChange>
          </w:rPr>
          <w:t xml:space="preserve">can </w:t>
        </w:r>
      </w:ins>
      <w:ins w:id="17321" w:author="tao huang" w:date="2017-09-13T16:51:00Z">
        <w:r w:rsidR="001878AE" w:rsidRPr="00A60A57">
          <w:rPr>
            <w:rFonts w:cs="Times New Roman"/>
            <w:color w:val="0D0D0D" w:themeColor="text1" w:themeTint="F2"/>
            <w:sz w:val="22"/>
            <w:rPrChange w:id="17322" w:author="tao huang" w:date="2017-09-17T12:05:00Z">
              <w:rPr>
                <w:rFonts w:cs="Times New Roman"/>
                <w:color w:val="000000" w:themeColor="text1"/>
                <w:sz w:val="22"/>
              </w:rPr>
            </w:rPrChange>
          </w:rPr>
          <w:t>obtain the final corrected forecasts</w:t>
        </w:r>
      </w:ins>
      <w:ins w:id="17323" w:author="tao huang" w:date="2017-09-15T11:20:00Z">
        <w:r w:rsidRPr="00A60A57">
          <w:rPr>
            <w:rFonts w:cs="Times New Roman"/>
            <w:color w:val="0D0D0D" w:themeColor="text1" w:themeTint="F2"/>
            <w:sz w:val="22"/>
            <w:rPrChange w:id="17324" w:author="tao huang" w:date="2017-09-17T12:05:00Z">
              <w:rPr>
                <w:rFonts w:cs="Times New Roman"/>
                <w:color w:val="000000" w:themeColor="text1"/>
                <w:sz w:val="22"/>
              </w:rPr>
            </w:rPrChange>
          </w:rPr>
          <w:t xml:space="preserve"> by add the estimated bias back to the forecasts by the original model, e.g., </w:t>
        </w:r>
      </w:ins>
      <m:oMath>
        <m:sSub>
          <m:sSubPr>
            <m:ctrlPr>
              <w:ins w:id="17325" w:author="tao huang" w:date="2017-09-13T16:51:00Z">
                <w:rPr>
                  <w:rFonts w:ascii="Cambria Math" w:hAnsi="Cambria Math" w:cs="Times New Roman"/>
                  <w:i/>
                  <w:color w:val="0D0D0D" w:themeColor="text1" w:themeTint="F2"/>
                  <w:sz w:val="22"/>
                  <w:rPrChange w:id="17326" w:author="tao huang" w:date="2017-09-17T12:05:00Z">
                    <w:rPr>
                      <w:rFonts w:ascii="Cambria Math" w:hAnsi="Cambria Math" w:cs="Times New Roman"/>
                      <w:i/>
                      <w:color w:val="385623" w:themeColor="accent6" w:themeShade="80"/>
                      <w:sz w:val="22"/>
                    </w:rPr>
                  </w:rPrChange>
                </w:rPr>
              </w:ins>
            </m:ctrlPr>
          </m:sSubPr>
          <m:e>
            <m:acc>
              <m:accPr>
                <m:ctrlPr>
                  <w:ins w:id="17327" w:author="tao huang" w:date="2017-09-13T16:51:00Z">
                    <w:rPr>
                      <w:rFonts w:ascii="Cambria Math" w:hAnsi="Cambria Math" w:cs="Times New Roman"/>
                      <w:i/>
                      <w:color w:val="0D0D0D" w:themeColor="text1" w:themeTint="F2"/>
                      <w:sz w:val="22"/>
                      <w:rPrChange w:id="17328" w:author="tao huang" w:date="2017-09-17T12:05:00Z">
                        <w:rPr>
                          <w:rFonts w:ascii="Cambria Math" w:hAnsi="Cambria Math" w:cs="Times New Roman"/>
                          <w:i/>
                          <w:color w:val="385623" w:themeColor="accent6" w:themeShade="80"/>
                          <w:sz w:val="22"/>
                        </w:rPr>
                      </w:rPrChange>
                    </w:rPr>
                  </w:ins>
                </m:ctrlPr>
              </m:accPr>
              <m:e>
                <m:r>
                  <w:ins w:id="17329" w:author="tao huang" w:date="2017-09-13T16:51:00Z">
                    <w:rPr>
                      <w:rFonts w:ascii="Cambria Math" w:hAnsi="Cambria Math" w:cs="Times New Roman"/>
                      <w:color w:val="0D0D0D" w:themeColor="text1" w:themeTint="F2"/>
                      <w:sz w:val="22"/>
                      <w:rPrChange w:id="17330" w:author="tao huang" w:date="2017-09-17T12:05:00Z">
                        <w:rPr>
                          <w:rFonts w:ascii="Cambria Math" w:hAnsi="Cambria Math" w:cs="Times New Roman"/>
                          <w:color w:val="000000" w:themeColor="text1"/>
                          <w:sz w:val="22"/>
                        </w:rPr>
                      </w:rPrChange>
                    </w:rPr>
                    <m:t>y</m:t>
                  </w:ins>
                </m:r>
              </m:e>
            </m:acc>
          </m:e>
          <m:sub>
            <m:r>
              <w:ins w:id="17331" w:author="tao huang" w:date="2017-09-13T16:51:00Z">
                <w:rPr>
                  <w:rFonts w:ascii="Cambria Math" w:hAnsi="Cambria Math" w:cs="Times New Roman"/>
                  <w:color w:val="0D0D0D" w:themeColor="text1" w:themeTint="F2"/>
                  <w:sz w:val="22"/>
                  <w:rPrChange w:id="17332" w:author="tao huang" w:date="2017-09-17T12:05:00Z">
                    <w:rPr>
                      <w:rFonts w:ascii="Cambria Math" w:hAnsi="Cambria Math" w:cs="Times New Roman"/>
                      <w:color w:val="000000" w:themeColor="text1"/>
                      <w:sz w:val="22"/>
                    </w:rPr>
                  </w:rPrChange>
                </w:rPr>
                <m:t>IC, t+h</m:t>
              </w:ins>
            </m:r>
          </m:sub>
        </m:sSub>
        <m:r>
          <w:ins w:id="17333" w:author="tao huang" w:date="2017-09-13T16:51:00Z">
            <w:rPr>
              <w:rFonts w:ascii="Cambria Math" w:hAnsi="Cambria Math" w:cs="Times New Roman"/>
              <w:color w:val="0D0D0D" w:themeColor="text1" w:themeTint="F2"/>
              <w:sz w:val="22"/>
              <w:rPrChange w:id="17334" w:author="tao huang" w:date="2017-09-17T12:05:00Z">
                <w:rPr>
                  <w:rFonts w:ascii="Cambria Math" w:hAnsi="Cambria Math" w:cs="Times New Roman"/>
                  <w:color w:val="000000" w:themeColor="text1"/>
                  <w:sz w:val="22"/>
                </w:rPr>
              </w:rPrChange>
            </w:rPr>
            <m:t>=</m:t>
          </w:ins>
        </m:r>
        <m:sSub>
          <m:sSubPr>
            <m:ctrlPr>
              <w:ins w:id="17335" w:author="tao huang" w:date="2017-09-13T16:51:00Z">
                <w:rPr>
                  <w:rFonts w:ascii="Cambria Math" w:hAnsi="Cambria Math" w:cs="Times New Roman"/>
                  <w:i/>
                  <w:color w:val="0D0D0D" w:themeColor="text1" w:themeTint="F2"/>
                  <w:sz w:val="22"/>
                  <w:rPrChange w:id="17336" w:author="tao huang" w:date="2017-09-17T12:05:00Z">
                    <w:rPr>
                      <w:rFonts w:ascii="Cambria Math" w:hAnsi="Cambria Math" w:cs="Times New Roman"/>
                      <w:i/>
                      <w:color w:val="385623" w:themeColor="accent6" w:themeShade="80"/>
                      <w:sz w:val="22"/>
                    </w:rPr>
                  </w:rPrChange>
                </w:rPr>
              </w:ins>
            </m:ctrlPr>
          </m:sSubPr>
          <m:e>
            <m:acc>
              <m:accPr>
                <m:ctrlPr>
                  <w:ins w:id="17337" w:author="tao huang" w:date="2017-09-13T16:51:00Z">
                    <w:rPr>
                      <w:rFonts w:ascii="Cambria Math" w:hAnsi="Cambria Math" w:cs="Times New Roman"/>
                      <w:i/>
                      <w:color w:val="0D0D0D" w:themeColor="text1" w:themeTint="F2"/>
                      <w:sz w:val="22"/>
                      <w:rPrChange w:id="17338" w:author="tao huang" w:date="2017-09-17T12:05:00Z">
                        <w:rPr>
                          <w:rFonts w:ascii="Cambria Math" w:hAnsi="Cambria Math" w:cs="Times New Roman"/>
                          <w:i/>
                          <w:color w:val="385623" w:themeColor="accent6" w:themeShade="80"/>
                          <w:sz w:val="22"/>
                        </w:rPr>
                      </w:rPrChange>
                    </w:rPr>
                  </w:ins>
                </m:ctrlPr>
              </m:accPr>
              <m:e>
                <m:r>
                  <w:ins w:id="17339" w:author="tao huang" w:date="2017-09-13T16:51:00Z">
                    <w:rPr>
                      <w:rFonts w:ascii="Cambria Math" w:hAnsi="Cambria Math" w:cs="Times New Roman"/>
                      <w:color w:val="0D0D0D" w:themeColor="text1" w:themeTint="F2"/>
                      <w:sz w:val="22"/>
                      <w:rPrChange w:id="17340" w:author="tao huang" w:date="2017-09-17T12:05:00Z">
                        <w:rPr>
                          <w:rFonts w:ascii="Cambria Math" w:hAnsi="Cambria Math" w:cs="Times New Roman"/>
                          <w:color w:val="000000" w:themeColor="text1"/>
                          <w:sz w:val="22"/>
                        </w:rPr>
                      </w:rPrChange>
                    </w:rPr>
                    <m:t>y</m:t>
                  </w:ins>
                </m:r>
              </m:e>
            </m:acc>
          </m:e>
          <m:sub>
            <m:r>
              <w:ins w:id="17341" w:author="tao huang" w:date="2017-09-13T16:51:00Z">
                <w:rPr>
                  <w:rFonts w:ascii="Cambria Math" w:hAnsi="Cambria Math" w:cs="Times New Roman"/>
                  <w:color w:val="0D0D0D" w:themeColor="text1" w:themeTint="F2"/>
                  <w:sz w:val="22"/>
                  <w:rPrChange w:id="17342" w:author="tao huang" w:date="2017-09-17T12:05:00Z">
                    <w:rPr>
                      <w:rFonts w:ascii="Cambria Math" w:hAnsi="Cambria Math" w:cs="Times New Roman"/>
                      <w:color w:val="000000" w:themeColor="text1"/>
                      <w:sz w:val="22"/>
                    </w:rPr>
                  </w:rPrChange>
                </w:rPr>
                <m:t>t+h</m:t>
              </w:ins>
            </m:r>
          </m:sub>
        </m:sSub>
        <m:r>
          <w:ins w:id="17343" w:author="tao huang" w:date="2017-09-13T16:51:00Z">
            <w:rPr>
              <w:rFonts w:ascii="Cambria Math" w:hAnsi="Cambria Math" w:cs="Times New Roman"/>
              <w:color w:val="0D0D0D" w:themeColor="text1" w:themeTint="F2"/>
              <w:sz w:val="22"/>
              <w:rPrChange w:id="17344" w:author="tao huang" w:date="2017-09-17T12:05:00Z">
                <w:rPr>
                  <w:rFonts w:ascii="Cambria Math" w:hAnsi="Cambria Math" w:cs="Times New Roman"/>
                  <w:color w:val="000000" w:themeColor="text1"/>
                  <w:sz w:val="22"/>
                </w:rPr>
              </w:rPrChange>
            </w:rPr>
            <m:t>+</m:t>
          </w:ins>
        </m:r>
        <m:sSub>
          <m:sSubPr>
            <m:ctrlPr>
              <w:ins w:id="17345" w:author="tao huang" w:date="2017-09-13T16:51:00Z">
                <w:rPr>
                  <w:rFonts w:ascii="Cambria Math" w:hAnsi="Cambria Math" w:cs="Times New Roman"/>
                  <w:color w:val="0D0D0D" w:themeColor="text1" w:themeTint="F2"/>
                  <w:sz w:val="22"/>
                  <w:rPrChange w:id="17346" w:author="tao huang" w:date="2017-09-17T12:05:00Z">
                    <w:rPr>
                      <w:rFonts w:ascii="Cambria Math" w:hAnsi="Cambria Math" w:cs="Times New Roman"/>
                      <w:color w:val="385623" w:themeColor="accent6" w:themeShade="80"/>
                      <w:sz w:val="22"/>
                    </w:rPr>
                  </w:rPrChange>
                </w:rPr>
              </w:ins>
            </m:ctrlPr>
          </m:sSubPr>
          <m:e>
            <m:acc>
              <m:accPr>
                <m:ctrlPr>
                  <w:ins w:id="17347" w:author="tao huang" w:date="2017-09-13T16:51:00Z">
                    <w:rPr>
                      <w:rFonts w:ascii="Cambria Math" w:hAnsi="Cambria Math" w:cs="Times New Roman"/>
                      <w:color w:val="0D0D0D" w:themeColor="text1" w:themeTint="F2"/>
                      <w:sz w:val="22"/>
                      <w:rPrChange w:id="17348" w:author="tao huang" w:date="2017-09-17T12:05:00Z">
                        <w:rPr>
                          <w:rFonts w:ascii="Cambria Math" w:hAnsi="Cambria Math" w:cs="Times New Roman"/>
                          <w:color w:val="385623" w:themeColor="accent6" w:themeShade="80"/>
                          <w:sz w:val="22"/>
                        </w:rPr>
                      </w:rPrChange>
                    </w:rPr>
                  </w:ins>
                </m:ctrlPr>
              </m:accPr>
              <m:e>
                <m:r>
                  <w:ins w:id="17349" w:author="tao huang" w:date="2017-09-13T16:51:00Z">
                    <m:rPr>
                      <m:sty m:val="p"/>
                    </m:rPr>
                    <w:rPr>
                      <w:rFonts w:ascii="Cambria Math" w:hAnsi="Cambria Math" w:cs="Times New Roman"/>
                      <w:color w:val="0D0D0D" w:themeColor="text1" w:themeTint="F2"/>
                      <w:sz w:val="22"/>
                      <w:rPrChange w:id="17350" w:author="tao huang" w:date="2017-09-17T12:05:00Z">
                        <w:rPr>
                          <w:rFonts w:ascii="Cambria Math" w:hAnsi="Cambria Math" w:cs="Times New Roman"/>
                          <w:color w:val="000000" w:themeColor="text1"/>
                          <w:sz w:val="22"/>
                        </w:rPr>
                      </w:rPrChange>
                    </w:rPr>
                    <m:t>Bias</m:t>
                  </w:ins>
                </m:r>
              </m:e>
            </m:acc>
          </m:e>
          <m:sub>
            <m:r>
              <w:ins w:id="17351" w:author="tao huang" w:date="2017-09-13T16:51:00Z">
                <w:rPr>
                  <w:rFonts w:ascii="Cambria Math" w:hAnsi="Cambria Math" w:cs="Times New Roman"/>
                  <w:color w:val="0D0D0D" w:themeColor="text1" w:themeTint="F2"/>
                  <w:sz w:val="22"/>
                  <w:rPrChange w:id="17352" w:author="tao huang" w:date="2017-09-17T12:05:00Z">
                    <w:rPr>
                      <w:rFonts w:ascii="Cambria Math" w:hAnsi="Cambria Math" w:cs="Times New Roman"/>
                      <w:color w:val="000000" w:themeColor="text1"/>
                      <w:sz w:val="22"/>
                    </w:rPr>
                  </w:rPrChange>
                </w:rPr>
                <m:t>IC</m:t>
              </w:ins>
            </m:r>
          </m:sub>
        </m:sSub>
      </m:oMath>
      <w:ins w:id="17353" w:author="tao huang" w:date="2017-09-15T11:20:00Z">
        <w:r w:rsidRPr="00A60A57">
          <w:rPr>
            <w:rFonts w:cs="Times New Roman"/>
            <w:color w:val="0D0D0D" w:themeColor="text1" w:themeTint="F2"/>
            <w:sz w:val="22"/>
            <w:rPrChange w:id="17354" w:author="tao huang" w:date="2017-09-17T12:05:00Z">
              <w:rPr>
                <w:rFonts w:cs="Times New Roman"/>
                <w:color w:val="000000" w:themeColor="text1"/>
                <w:sz w:val="22"/>
              </w:rPr>
            </w:rPrChange>
          </w:rPr>
          <w:t xml:space="preserve">, where </w:t>
        </w:r>
        <m:oMath>
          <m:sSub>
            <m:sSubPr>
              <m:ctrlPr>
                <w:rPr>
                  <w:rFonts w:ascii="Cambria Math" w:hAnsi="Cambria Math" w:cs="Times New Roman"/>
                  <w:i/>
                  <w:color w:val="0D0D0D" w:themeColor="text1" w:themeTint="F2"/>
                  <w:sz w:val="22"/>
                  <w:rPrChange w:id="17355" w:author="tao huang" w:date="2017-09-17T12:05:00Z">
                    <w:rPr>
                      <w:rFonts w:ascii="Cambria Math" w:hAnsi="Cambria Math" w:cs="Times New Roman"/>
                      <w:i/>
                      <w:color w:val="385623" w:themeColor="accent6" w:themeShade="80"/>
                      <w:sz w:val="22"/>
                    </w:rPr>
                  </w:rPrChange>
                </w:rPr>
              </m:ctrlPr>
            </m:sSubPr>
            <m:e>
              <m:acc>
                <m:accPr>
                  <m:ctrlPr>
                    <w:rPr>
                      <w:rFonts w:ascii="Cambria Math" w:hAnsi="Cambria Math" w:cs="Times New Roman"/>
                      <w:i/>
                      <w:color w:val="0D0D0D" w:themeColor="text1" w:themeTint="F2"/>
                      <w:sz w:val="22"/>
                      <w:rPrChange w:id="17356" w:author="tao huang" w:date="2017-09-17T12:05:00Z">
                        <w:rPr>
                          <w:rFonts w:ascii="Cambria Math" w:hAnsi="Cambria Math" w:cs="Times New Roman"/>
                          <w:i/>
                          <w:color w:val="385623" w:themeColor="accent6" w:themeShade="80"/>
                          <w:sz w:val="22"/>
                        </w:rPr>
                      </w:rPrChange>
                    </w:rPr>
                  </m:ctrlPr>
                </m:accPr>
                <m:e>
                  <m:r>
                    <w:rPr>
                      <w:rFonts w:ascii="Cambria Math" w:hAnsi="Cambria Math" w:cs="Times New Roman"/>
                      <w:color w:val="0D0D0D" w:themeColor="text1" w:themeTint="F2"/>
                      <w:sz w:val="22"/>
                      <w:rPrChange w:id="17357" w:author="tao huang" w:date="2017-09-17T12:05:00Z">
                        <w:rPr>
                          <w:rFonts w:ascii="Cambria Math" w:hAnsi="Cambria Math" w:cs="Times New Roman"/>
                          <w:color w:val="000000" w:themeColor="text1"/>
                          <w:sz w:val="22"/>
                        </w:rPr>
                      </w:rPrChange>
                    </w:rPr>
                    <m:t>y</m:t>
                  </m:r>
                </m:e>
              </m:acc>
            </m:e>
            <m:sub>
              <m:r>
                <w:rPr>
                  <w:rFonts w:ascii="Cambria Math" w:hAnsi="Cambria Math" w:cs="Times New Roman"/>
                  <w:color w:val="0D0D0D" w:themeColor="text1" w:themeTint="F2"/>
                  <w:sz w:val="22"/>
                  <w:rPrChange w:id="17358" w:author="tao huang" w:date="2017-09-17T12:05:00Z">
                    <w:rPr>
                      <w:rFonts w:ascii="Cambria Math" w:hAnsi="Cambria Math" w:cs="Times New Roman"/>
                      <w:color w:val="000000" w:themeColor="text1"/>
                      <w:sz w:val="22"/>
                    </w:rPr>
                  </w:rPrChange>
                </w:rPr>
                <m:t>IC, t+h</m:t>
              </m:r>
            </m:sub>
          </m:sSub>
        </m:oMath>
        <w:r w:rsidRPr="00A60A57">
          <w:rPr>
            <w:rFonts w:cs="Times New Roman"/>
            <w:color w:val="0D0D0D" w:themeColor="text1" w:themeTint="F2"/>
            <w:sz w:val="22"/>
            <w:rPrChange w:id="17359" w:author="tao huang" w:date="2017-09-17T12:05:00Z">
              <w:rPr>
                <w:rFonts w:cs="Times New Roman"/>
                <w:color w:val="000000" w:themeColor="text1"/>
                <w:sz w:val="22"/>
              </w:rPr>
            </w:rPrChange>
          </w:rPr>
          <w:t xml:space="preserve"> are the final forecasts by the </w:t>
        </w:r>
      </w:ins>
      <w:ins w:id="17360" w:author="tao huang" w:date="2017-09-15T11:21:00Z">
        <w:r w:rsidRPr="00A60A57">
          <w:rPr>
            <w:rFonts w:cs="Times New Roman"/>
            <w:color w:val="0D0D0D" w:themeColor="text1" w:themeTint="F2"/>
            <w:sz w:val="22"/>
            <w:rPrChange w:id="17361" w:author="tao huang" w:date="2017-09-17T12:05:00Z">
              <w:rPr>
                <w:rFonts w:cs="Times New Roman"/>
                <w:color w:val="000000" w:themeColor="text1"/>
                <w:sz w:val="22"/>
              </w:rPr>
            </w:rPrChange>
          </w:rPr>
          <w:t>IC model.</w:t>
        </w:r>
      </w:ins>
      <w:ins w:id="17362" w:author="tao huang" w:date="2017-09-15T11:23:00Z">
        <w:r w:rsidR="000940BB" w:rsidRPr="00A60A57">
          <w:rPr>
            <w:rFonts w:cs="Times New Roman"/>
            <w:color w:val="0D0D0D" w:themeColor="text1" w:themeTint="F2"/>
            <w:sz w:val="22"/>
            <w:rPrChange w:id="17363" w:author="tao huang" w:date="2017-09-17T12:05:00Z">
              <w:rPr>
                <w:rFonts w:cs="Times New Roman"/>
                <w:color w:val="000000" w:themeColor="text1"/>
                <w:sz w:val="22"/>
              </w:rPr>
            </w:rPrChange>
          </w:rPr>
          <w:t xml:space="preserve"> </w:t>
        </w:r>
      </w:ins>
      <w:ins w:id="17364" w:author="tao huang" w:date="2017-09-15T11:21:00Z">
        <w:r w:rsidR="00224A11" w:rsidRPr="00A60A57">
          <w:rPr>
            <w:rFonts w:cs="Times New Roman"/>
            <w:color w:val="0D0D0D" w:themeColor="text1" w:themeTint="F2"/>
            <w:sz w:val="22"/>
            <w:rPrChange w:id="17365" w:author="tao huang" w:date="2017-09-17T12:05:00Z">
              <w:rPr>
                <w:rFonts w:cs="Times New Roman"/>
                <w:color w:val="385623" w:themeColor="accent6" w:themeShade="80"/>
                <w:sz w:val="22"/>
              </w:rPr>
            </w:rPrChange>
          </w:rPr>
          <w:t xml:space="preserve">Figure </w:t>
        </w:r>
      </w:ins>
      <w:ins w:id="17366" w:author="tao huang" w:date="2017-09-17T12:00:00Z">
        <w:r w:rsidR="0085246A" w:rsidRPr="00A60A57">
          <w:rPr>
            <w:rFonts w:cs="Times New Roman"/>
            <w:color w:val="0D0D0D" w:themeColor="text1" w:themeTint="F2"/>
            <w:sz w:val="22"/>
            <w:rPrChange w:id="17367" w:author="tao huang" w:date="2017-09-17T12:05:00Z">
              <w:rPr>
                <w:rFonts w:cs="Times New Roman"/>
                <w:color w:val="385623" w:themeColor="accent6" w:themeShade="80"/>
                <w:sz w:val="22"/>
              </w:rPr>
            </w:rPrChange>
          </w:rPr>
          <w:t>B2</w:t>
        </w:r>
      </w:ins>
      <w:ins w:id="17368" w:author="tao huang" w:date="2017-09-15T11:21:00Z">
        <w:r w:rsidR="00224A11" w:rsidRPr="00A60A57">
          <w:rPr>
            <w:rFonts w:cs="Times New Roman"/>
            <w:color w:val="0D0D0D" w:themeColor="text1" w:themeTint="F2"/>
            <w:sz w:val="22"/>
            <w:rPrChange w:id="17369" w:author="tao huang" w:date="2017-09-17T12:05:00Z">
              <w:rPr>
                <w:rFonts w:cs="Times New Roman"/>
                <w:color w:val="385623" w:themeColor="accent6" w:themeShade="80"/>
                <w:sz w:val="22"/>
              </w:rPr>
            </w:rPrChange>
          </w:rPr>
          <w:t xml:space="preserve"> shows the predictions/forecasts with the black dashed line (as </w:t>
        </w:r>
      </w:ins>
      <w:ins w:id="17370" w:author="tao huang" w:date="2017-09-15T11:22:00Z">
        <w:r w:rsidR="00224A11" w:rsidRPr="00A60A57">
          <w:rPr>
            <w:rFonts w:cs="Times New Roman"/>
            <w:i/>
            <w:color w:val="0D0D0D" w:themeColor="text1" w:themeTint="F2"/>
            <w:sz w:val="22"/>
            <w:rPrChange w:id="17371" w:author="tao huang" w:date="2017-09-17T12:05:00Z">
              <w:rPr>
                <w:rFonts w:cs="Times New Roman"/>
                <w:i/>
                <w:color w:val="000000" w:themeColor="text1"/>
                <w:sz w:val="22"/>
              </w:rPr>
            </w:rPrChange>
          </w:rPr>
          <w:t>ybar_IC</w:t>
        </w:r>
      </w:ins>
      <w:ins w:id="17372" w:author="tao huang" w:date="2017-09-15T11:21:00Z">
        <w:r w:rsidR="00224A11" w:rsidRPr="00A60A57">
          <w:rPr>
            <w:rFonts w:cs="Times New Roman"/>
            <w:color w:val="0D0D0D" w:themeColor="text1" w:themeTint="F2"/>
            <w:sz w:val="22"/>
            <w:rPrChange w:id="17373" w:author="tao huang" w:date="2017-09-17T12:05:00Z">
              <w:rPr>
                <w:rFonts w:cs="Times New Roman"/>
                <w:color w:val="385623" w:themeColor="accent6" w:themeShade="80"/>
                <w:sz w:val="22"/>
              </w:rPr>
            </w:rPrChange>
          </w:rPr>
          <w:t xml:space="preserve">). Table </w:t>
        </w:r>
      </w:ins>
      <w:ins w:id="17374" w:author="tao huang" w:date="2017-09-17T11:59:00Z">
        <w:r w:rsidR="00D52516" w:rsidRPr="00A60A57">
          <w:rPr>
            <w:rFonts w:cs="Times New Roman"/>
            <w:color w:val="0D0D0D" w:themeColor="text1" w:themeTint="F2"/>
            <w:sz w:val="22"/>
            <w:rPrChange w:id="17375" w:author="tao huang" w:date="2017-09-17T12:05:00Z">
              <w:rPr>
                <w:rFonts w:cs="Times New Roman"/>
                <w:color w:val="385623" w:themeColor="accent6" w:themeShade="80"/>
                <w:sz w:val="22"/>
              </w:rPr>
            </w:rPrChange>
          </w:rPr>
          <w:t>A</w:t>
        </w:r>
      </w:ins>
      <w:ins w:id="17376" w:author="tao huang" w:date="2017-09-15T11:21:00Z">
        <w:r w:rsidR="00224A11" w:rsidRPr="00A60A57">
          <w:rPr>
            <w:rFonts w:cs="Times New Roman"/>
            <w:color w:val="0D0D0D" w:themeColor="text1" w:themeTint="F2"/>
            <w:sz w:val="22"/>
            <w:rPrChange w:id="17377" w:author="tao huang" w:date="2017-09-17T12:05:00Z">
              <w:rPr>
                <w:rFonts w:cs="Times New Roman"/>
                <w:color w:val="385623" w:themeColor="accent6" w:themeShade="80"/>
                <w:sz w:val="22"/>
              </w:rPr>
            </w:rPrChange>
          </w:rPr>
          <w:t xml:space="preserve">1 shows the forecasting performance of the model with the full data </w:t>
        </w:r>
      </w:ins>
      <w:ins w:id="17378" w:author="tao huang" w:date="2017-09-15T11:22:00Z">
        <w:r w:rsidR="00224A11" w:rsidRPr="00A60A57">
          <w:rPr>
            <w:rFonts w:cs="Times New Roman"/>
            <w:color w:val="0D0D0D" w:themeColor="text1" w:themeTint="F2"/>
            <w:sz w:val="22"/>
            <w:rPrChange w:id="17379" w:author="tao huang" w:date="2017-09-17T12:05:00Z">
              <w:rPr>
                <w:rFonts w:cs="Times New Roman"/>
                <w:color w:val="000000" w:themeColor="text1"/>
                <w:sz w:val="22"/>
              </w:rPr>
            </w:rPrChange>
          </w:rPr>
          <w:t xml:space="preserve">(e.g., with MAE= 0.1, MSE= 0.01, </w:t>
        </w:r>
        <w:r w:rsidR="00224A11" w:rsidRPr="00A60A57">
          <w:rPr>
            <w:rFonts w:cs="Times New Roman"/>
            <w:color w:val="0D0D0D" w:themeColor="text1" w:themeTint="F2"/>
            <w:sz w:val="22"/>
            <w:rPrChange w:id="17380" w:author="tao huang" w:date="2017-09-17T12:05:00Z">
              <w:rPr>
                <w:rFonts w:cs="Times New Roman"/>
                <w:color w:val="000000" w:themeColor="text1"/>
                <w:sz w:val="22"/>
              </w:rPr>
            </w:rPrChange>
          </w:rPr>
          <w:lastRenderedPageBreak/>
          <w:t>MAPE= 1.7%, and SMAPE= 1.8%)</w:t>
        </w:r>
      </w:ins>
      <w:ins w:id="17381" w:author="tao huang" w:date="2017-09-15T11:21:00Z">
        <w:r w:rsidR="00224A11" w:rsidRPr="00A60A57">
          <w:rPr>
            <w:rFonts w:cs="Times New Roman"/>
            <w:color w:val="0D0D0D" w:themeColor="text1" w:themeTint="F2"/>
            <w:sz w:val="22"/>
            <w:rPrChange w:id="17382" w:author="tao huang" w:date="2017-09-17T12:05:00Z">
              <w:rPr>
                <w:rFonts w:cs="Times New Roman"/>
                <w:color w:val="385623" w:themeColor="accent6" w:themeShade="80"/>
                <w:sz w:val="22"/>
              </w:rPr>
            </w:rPrChange>
          </w:rPr>
          <w:t xml:space="preserve">. </w:t>
        </w:r>
      </w:ins>
      <w:ins w:id="17383" w:author="tao huang" w:date="2017-09-15T11:22:00Z">
        <w:r w:rsidR="00224A11" w:rsidRPr="00A60A57">
          <w:rPr>
            <w:rFonts w:cs="Times New Roman"/>
            <w:color w:val="0D0D0D" w:themeColor="text1" w:themeTint="F2"/>
            <w:sz w:val="22"/>
            <w:rPrChange w:id="17384" w:author="tao huang" w:date="2017-09-17T12:05:00Z">
              <w:rPr>
                <w:rFonts w:cs="Times New Roman"/>
                <w:color w:val="000000" w:themeColor="text1"/>
                <w:sz w:val="22"/>
              </w:rPr>
            </w:rPrChange>
          </w:rPr>
          <w:t>The intercept corrected model substantially outperforms the model with the full data.</w:t>
        </w:r>
      </w:ins>
    </w:p>
    <w:p w14:paraId="262B7F50" w14:textId="6C4AF0F3" w:rsidR="001878AE" w:rsidRPr="00A60A57" w:rsidRDefault="001878AE">
      <w:pPr>
        <w:spacing w:after="0" w:line="360" w:lineRule="auto"/>
        <w:rPr>
          <w:ins w:id="17385" w:author="tao huang" w:date="2017-09-13T16:51:00Z"/>
          <w:rFonts w:cs="Times New Roman"/>
          <w:color w:val="0D0D0D" w:themeColor="text1" w:themeTint="F2"/>
          <w:sz w:val="22"/>
          <w:rPrChange w:id="17386" w:author="tao huang" w:date="2017-09-17T12:05:00Z">
            <w:rPr>
              <w:ins w:id="17387" w:author="tao huang" w:date="2017-09-13T16:51:00Z"/>
              <w:rFonts w:cs="Times New Roman"/>
              <w:color w:val="000000" w:themeColor="text1"/>
              <w:sz w:val="22"/>
            </w:rPr>
          </w:rPrChange>
        </w:rPr>
      </w:pPr>
      <w:ins w:id="17388" w:author="tao huang" w:date="2017-09-13T16:51:00Z">
        <w:r w:rsidRPr="00A60A57">
          <w:rPr>
            <w:rFonts w:cs="Times New Roman"/>
            <w:color w:val="0D0D0D" w:themeColor="text1" w:themeTint="F2"/>
            <w:sz w:val="22"/>
            <w:rPrChange w:id="17389" w:author="tao huang" w:date="2017-09-17T12:05:00Z">
              <w:rPr>
                <w:rFonts w:cs="Times New Roman"/>
                <w:color w:val="000000" w:themeColor="text1"/>
                <w:sz w:val="22"/>
              </w:rPr>
            </w:rPrChange>
          </w:rPr>
          <w:t xml:space="preserve"> </w:t>
        </w:r>
      </w:ins>
    </w:p>
    <w:p w14:paraId="6DBFF567" w14:textId="1D39481E" w:rsidR="001878AE" w:rsidRPr="00A60A57" w:rsidRDefault="001878AE">
      <w:pPr>
        <w:spacing w:after="0" w:line="360" w:lineRule="auto"/>
        <w:ind w:firstLine="720"/>
        <w:jc w:val="center"/>
        <w:rPr>
          <w:ins w:id="17390" w:author="tao huang" w:date="2017-09-13T16:51:00Z"/>
          <w:rFonts w:cs="Times New Roman"/>
          <w:color w:val="0D0D0D" w:themeColor="text1" w:themeTint="F2"/>
          <w:sz w:val="22"/>
          <w:rPrChange w:id="17391" w:author="tao huang" w:date="2017-09-17T12:05:00Z">
            <w:rPr>
              <w:ins w:id="17392" w:author="tao huang" w:date="2017-09-13T16:51:00Z"/>
              <w:rFonts w:cs="Times New Roman"/>
              <w:color w:val="000000" w:themeColor="text1"/>
              <w:sz w:val="22"/>
            </w:rPr>
          </w:rPrChange>
        </w:rPr>
      </w:pPr>
      <w:ins w:id="17393" w:author="tao huang" w:date="2017-09-13T16:51:00Z">
        <w:r w:rsidRPr="00A60A57">
          <w:rPr>
            <w:rFonts w:cs="Times New Roman"/>
            <w:color w:val="0D0D0D" w:themeColor="text1" w:themeTint="F2"/>
            <w:sz w:val="22"/>
            <w:rPrChange w:id="17394" w:author="tao huang" w:date="2017-09-17T12:05:00Z">
              <w:rPr>
                <w:rFonts w:cs="Times New Roman"/>
                <w:color w:val="000000" w:themeColor="text1"/>
                <w:sz w:val="22"/>
              </w:rPr>
            </w:rPrChange>
          </w:rPr>
          <w:t xml:space="preserve">Figure </w:t>
        </w:r>
      </w:ins>
      <w:ins w:id="17395" w:author="tao huang" w:date="2017-09-17T12:00:00Z">
        <w:r w:rsidR="0085246A" w:rsidRPr="00A60A57">
          <w:rPr>
            <w:rFonts w:cs="Times New Roman"/>
            <w:color w:val="0D0D0D" w:themeColor="text1" w:themeTint="F2"/>
            <w:sz w:val="22"/>
            <w:rPrChange w:id="17396" w:author="tao huang" w:date="2017-09-17T12:05:00Z">
              <w:rPr>
                <w:rFonts w:cs="Times New Roman"/>
                <w:color w:val="000000" w:themeColor="text1"/>
                <w:sz w:val="22"/>
              </w:rPr>
            </w:rPrChange>
          </w:rPr>
          <w:t>B2</w:t>
        </w:r>
      </w:ins>
      <w:ins w:id="17397" w:author="tao huang" w:date="2017-09-13T16:51:00Z">
        <w:r w:rsidRPr="00A60A57">
          <w:rPr>
            <w:rFonts w:cs="Times New Roman"/>
            <w:color w:val="0D0D0D" w:themeColor="text1" w:themeTint="F2"/>
            <w:sz w:val="22"/>
            <w:rPrChange w:id="17398" w:author="tao huang" w:date="2017-09-17T12:05:00Z">
              <w:rPr>
                <w:rFonts w:cs="Times New Roman"/>
                <w:color w:val="000000" w:themeColor="text1"/>
                <w:sz w:val="22"/>
              </w:rPr>
            </w:rPrChange>
          </w:rPr>
          <w:tab/>
          <w:t>Simulated Sales with a structural break: model with intercept correction</w:t>
        </w:r>
      </w:ins>
    </w:p>
    <w:p w14:paraId="78366C59" w14:textId="77777777" w:rsidR="001878AE" w:rsidRPr="00A60A57" w:rsidRDefault="001878AE">
      <w:pPr>
        <w:spacing w:after="0" w:line="360" w:lineRule="auto"/>
        <w:rPr>
          <w:ins w:id="17399" w:author="tao huang" w:date="2017-09-13T16:51:00Z"/>
          <w:rFonts w:cs="Times New Roman"/>
          <w:color w:val="0D0D0D" w:themeColor="text1" w:themeTint="F2"/>
          <w:sz w:val="22"/>
          <w:rPrChange w:id="17400" w:author="tao huang" w:date="2017-09-17T12:05:00Z">
            <w:rPr>
              <w:ins w:id="17401" w:author="tao huang" w:date="2017-09-13T16:51:00Z"/>
              <w:rFonts w:cs="Times New Roman"/>
              <w:color w:val="000000" w:themeColor="text1"/>
              <w:sz w:val="22"/>
            </w:rPr>
          </w:rPrChange>
        </w:rPr>
      </w:pPr>
    </w:p>
    <w:p w14:paraId="2104B93C" w14:textId="5AE77CF4" w:rsidR="004B26CC" w:rsidRPr="00A60A57" w:rsidRDefault="001878AE">
      <w:pPr>
        <w:spacing w:after="0" w:line="360" w:lineRule="auto"/>
        <w:rPr>
          <w:rFonts w:cs="Times New Roman"/>
          <w:color w:val="0D0D0D" w:themeColor="text1" w:themeTint="F2"/>
          <w:sz w:val="22"/>
          <w:rPrChange w:id="17402" w:author="tao huang" w:date="2017-09-17T12:05:00Z">
            <w:rPr>
              <w:rFonts w:cs="Times New Roman"/>
              <w:color w:val="000000" w:themeColor="text1"/>
              <w:szCs w:val="24"/>
            </w:rPr>
          </w:rPrChange>
        </w:rPr>
      </w:pPr>
      <w:ins w:id="17403" w:author="tao huang" w:date="2017-09-13T16:51:00Z">
        <w:r w:rsidRPr="00A60A57">
          <w:rPr>
            <w:rFonts w:cs="Times New Roman"/>
            <w:noProof/>
            <w:color w:val="0D0D0D" w:themeColor="text1" w:themeTint="F2"/>
            <w:sz w:val="22"/>
            <w:lang w:eastAsia="en-GB"/>
            <w:rPrChange w:id="17404" w:author="tao huang" w:date="2017-09-17T12:05:00Z">
              <w:rPr>
                <w:rFonts w:cs="Times New Roman"/>
                <w:noProof/>
                <w:color w:val="000000" w:themeColor="text1"/>
                <w:sz w:val="22"/>
                <w:lang w:eastAsia="en-GB"/>
              </w:rPr>
            </w:rPrChange>
          </w:rPr>
          <mc:AlternateContent>
            <mc:Choice Requires="wps">
              <w:drawing>
                <wp:anchor distT="0" distB="0" distL="114300" distR="114300" simplePos="0" relativeHeight="251761664" behindDoc="0" locked="0" layoutInCell="1" allowOverlap="1" wp14:anchorId="72854FEB" wp14:editId="7F57D537">
                  <wp:simplePos x="0" y="0"/>
                  <wp:positionH relativeFrom="column">
                    <wp:posOffset>1718310</wp:posOffset>
                  </wp:positionH>
                  <wp:positionV relativeFrom="paragraph">
                    <wp:posOffset>107950</wp:posOffset>
                  </wp:positionV>
                  <wp:extent cx="1350645" cy="1927225"/>
                  <wp:effectExtent l="0" t="0" r="20955" b="15875"/>
                  <wp:wrapNone/>
                  <wp:docPr id="27" name="Rectangle 27"/>
                  <wp:cNvGraphicFramePr/>
                  <a:graphic xmlns:a="http://schemas.openxmlformats.org/drawingml/2006/main">
                    <a:graphicData uri="http://schemas.microsoft.com/office/word/2010/wordprocessingShape">
                      <wps:wsp>
                        <wps:cNvSpPr/>
                        <wps:spPr>
                          <a:xfrm>
                            <a:off x="0" y="0"/>
                            <a:ext cx="1350645" cy="1927225"/>
                          </a:xfrm>
                          <a:prstGeom prst="rect">
                            <a:avLst/>
                          </a:prstGeom>
                          <a:solidFill>
                            <a:schemeClr val="accent6">
                              <a:lumMod val="60000"/>
                              <a:lumOff val="40000"/>
                              <a:alpha val="12941"/>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099447" id="Rectangle 27" o:spid="_x0000_s1026" style="position:absolute;margin-left:135.3pt;margin-top:8.5pt;width:106.35pt;height:151.7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" fillcolor="#a8d08d [1945]" strokecolor="#1f4d78 [1604]" strokeweight="1pt">
                  <v:fill opacity="8481f"/>
                </v:rect>
              </w:pict>
            </mc:Fallback>
          </mc:AlternateContent>
        </w:r>
        <w:r w:rsidRPr="00A60A57">
          <w:rPr>
            <w:rFonts w:cs="Times New Roman"/>
            <w:noProof/>
            <w:color w:val="0D0D0D" w:themeColor="text1" w:themeTint="F2"/>
            <w:sz w:val="22"/>
            <w:lang w:eastAsia="en-GB"/>
            <w:rPrChange w:id="17405" w:author="tao huang" w:date="2017-09-17T12:05:00Z">
              <w:rPr>
                <w:rFonts w:cs="Times New Roman"/>
                <w:noProof/>
                <w:color w:val="000000" w:themeColor="text1"/>
                <w:sz w:val="22"/>
                <w:lang w:eastAsia="en-GB"/>
              </w:rPr>
            </w:rPrChange>
          </w:rPr>
          <mc:AlternateContent>
            <mc:Choice Requires="wps">
              <w:drawing>
                <wp:anchor distT="0" distB="0" distL="114300" distR="114300" simplePos="0" relativeHeight="251760640" behindDoc="0" locked="0" layoutInCell="1" allowOverlap="1" wp14:anchorId="679BA014" wp14:editId="58591E45">
                  <wp:simplePos x="0" y="0"/>
                  <wp:positionH relativeFrom="column">
                    <wp:posOffset>4441190</wp:posOffset>
                  </wp:positionH>
                  <wp:positionV relativeFrom="paragraph">
                    <wp:posOffset>107950</wp:posOffset>
                  </wp:positionV>
                  <wp:extent cx="1423035" cy="1914525"/>
                  <wp:effectExtent l="0" t="0" r="24765" b="28575"/>
                  <wp:wrapNone/>
                  <wp:docPr id="28" name="Rectangle 28"/>
                  <wp:cNvGraphicFramePr/>
                  <a:graphic xmlns:a="http://schemas.openxmlformats.org/drawingml/2006/main">
                    <a:graphicData uri="http://schemas.microsoft.com/office/word/2010/wordprocessingShape">
                      <wps:wsp>
                        <wps:cNvSpPr/>
                        <wps:spPr>
                          <a:xfrm>
                            <a:off x="0" y="0"/>
                            <a:ext cx="1423035" cy="1914525"/>
                          </a:xfrm>
                          <a:prstGeom prst="rect">
                            <a:avLst/>
                          </a:prstGeom>
                          <a:solidFill>
                            <a:srgbClr val="C00000">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7B1416" id="Rectangle 28" o:spid="_x0000_s1026" style="position:absolute;margin-left:349.7pt;margin-top:8.5pt;width:112.05pt;height:150.7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" fillcolor="#c00000" strokecolor="#1f4d78 [1604]" strokeweight="1pt">
                  <v:fill opacity="8481f"/>
                </v:rect>
              </w:pict>
            </mc:Fallback>
          </mc:AlternateContent>
        </w:r>
        <w:r w:rsidRPr="00A60A57">
          <w:rPr>
            <w:rFonts w:cs="Times New Roman"/>
            <w:noProof/>
            <w:color w:val="0D0D0D" w:themeColor="text1" w:themeTint="F2"/>
            <w:sz w:val="22"/>
            <w:lang w:eastAsia="en-GB"/>
            <w:rPrChange w:id="17406" w:author="tao huang" w:date="2017-09-17T12:05:00Z">
              <w:rPr>
                <w:rFonts w:cs="Times New Roman"/>
                <w:noProof/>
                <w:color w:val="000000" w:themeColor="text1"/>
                <w:sz w:val="22"/>
                <w:lang w:eastAsia="en-GB"/>
              </w:rPr>
            </w:rPrChange>
          </w:rPr>
          <mc:AlternateContent>
            <mc:Choice Requires="wps">
              <w:drawing>
                <wp:anchor distT="0" distB="0" distL="114300" distR="114300" simplePos="0" relativeHeight="251759616" behindDoc="0" locked="0" layoutInCell="1" allowOverlap="1" wp14:anchorId="6DEB1255" wp14:editId="6E2B3BD7">
                  <wp:simplePos x="0" y="0"/>
                  <wp:positionH relativeFrom="column">
                    <wp:posOffset>3068955</wp:posOffset>
                  </wp:positionH>
                  <wp:positionV relativeFrom="paragraph">
                    <wp:posOffset>107315</wp:posOffset>
                  </wp:positionV>
                  <wp:extent cx="1377950" cy="1927225"/>
                  <wp:effectExtent l="0" t="0" r="12700" b="15875"/>
                  <wp:wrapNone/>
                  <wp:docPr id="29" name="Rectangle 29"/>
                  <wp:cNvGraphicFramePr/>
                  <a:graphic xmlns:a="http://schemas.openxmlformats.org/drawingml/2006/main">
                    <a:graphicData uri="http://schemas.microsoft.com/office/word/2010/wordprocessingShape">
                      <wps:wsp>
                        <wps:cNvSpPr/>
                        <wps:spPr>
                          <a:xfrm>
                            <a:off x="0" y="0"/>
                            <a:ext cx="1377950" cy="1927225"/>
                          </a:xfrm>
                          <a:prstGeom prst="rect">
                            <a:avLst/>
                          </a:prstGeom>
                          <a:solidFill>
                            <a:srgbClr val="FFC000">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F329F8" id="Rectangle 29" o:spid="_x0000_s1026" style="position:absolute;margin-left:241.65pt;margin-top:8.45pt;width:108.5pt;height:151.7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" fillcolor="#ffc000" strokecolor="#1f4d78 [1604]" strokeweight="1pt">
                  <v:fill opacity="8481f"/>
                </v:rect>
              </w:pict>
            </mc:Fallback>
          </mc:AlternateContent>
        </w:r>
        <w:r w:rsidRPr="00A60A57">
          <w:rPr>
            <w:rFonts w:cs="Times New Roman"/>
            <w:noProof/>
            <w:color w:val="0D0D0D" w:themeColor="text1" w:themeTint="F2"/>
            <w:sz w:val="22"/>
            <w:lang w:eastAsia="en-GB"/>
            <w:rPrChange w:id="17407" w:author="tao huang" w:date="2017-09-17T12:05:00Z">
              <w:rPr>
                <w:rFonts w:cs="Times New Roman"/>
                <w:noProof/>
                <w:color w:val="000000" w:themeColor="text1"/>
                <w:sz w:val="22"/>
                <w:lang w:eastAsia="en-GB"/>
              </w:rPr>
            </w:rPrChange>
          </w:rPr>
          <mc:AlternateContent>
            <mc:Choice Requires="wps">
              <w:drawing>
                <wp:anchor distT="0" distB="0" distL="114300" distR="114300" simplePos="0" relativeHeight="251758592" behindDoc="0" locked="0" layoutInCell="1" allowOverlap="1" wp14:anchorId="0BA395C7" wp14:editId="1DB5B1B6">
                  <wp:simplePos x="0" y="0"/>
                  <wp:positionH relativeFrom="column">
                    <wp:posOffset>420370</wp:posOffset>
                  </wp:positionH>
                  <wp:positionV relativeFrom="paragraph">
                    <wp:posOffset>102235</wp:posOffset>
                  </wp:positionV>
                  <wp:extent cx="1296670" cy="1921510"/>
                  <wp:effectExtent l="0" t="0" r="17780" b="21590"/>
                  <wp:wrapNone/>
                  <wp:docPr id="30" name="Rectangle 30"/>
                  <wp:cNvGraphicFramePr/>
                  <a:graphic xmlns:a="http://schemas.openxmlformats.org/drawingml/2006/main">
                    <a:graphicData uri="http://schemas.microsoft.com/office/word/2010/wordprocessingShape">
                      <wps:wsp>
                        <wps:cNvSpPr/>
                        <wps:spPr>
                          <a:xfrm>
                            <a:off x="0" y="0"/>
                            <a:ext cx="1296670" cy="1921510"/>
                          </a:xfrm>
                          <a:prstGeom prst="rect">
                            <a:avLst/>
                          </a:prstGeom>
                          <a:solidFill>
                            <a:srgbClr val="5B9BD5">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C491E9" id="Rectangle 30" o:spid="_x0000_s1026" style="position:absolute;margin-left:33.1pt;margin-top:8.05pt;width:102.1pt;height:151.3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" fillcolor="#5b9bd5" strokecolor="#1f4d78 [1604]" strokeweight="1pt">
                  <v:fill opacity="8481f"/>
                </v:rect>
              </w:pict>
            </mc:Fallback>
          </mc:AlternateContent>
        </w:r>
        <w:r w:rsidRPr="00A60A57">
          <w:rPr>
            <w:rFonts w:cs="Times New Roman"/>
            <w:noProof/>
            <w:color w:val="0D0D0D" w:themeColor="text1" w:themeTint="F2"/>
            <w:sz w:val="22"/>
            <w:lang w:eastAsia="en-GB"/>
            <w:rPrChange w:id="17408" w:author="tao huang" w:date="2017-09-17T12:05:00Z">
              <w:rPr>
                <w:rFonts w:cs="Times New Roman"/>
                <w:noProof/>
                <w:color w:val="000000" w:themeColor="text1"/>
                <w:sz w:val="22"/>
                <w:lang w:eastAsia="en-GB"/>
              </w:rPr>
            </w:rPrChange>
          </w:rPr>
          <w:drawing>
            <wp:inline distT="0" distB="0" distL="0" distR="0" wp14:anchorId="5E6F525B" wp14:editId="6FB75295">
              <wp:extent cx="6266961" cy="24479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15464" cy="2466871"/>
                      </a:xfrm>
                      <a:prstGeom prst="rect">
                        <a:avLst/>
                      </a:prstGeom>
                      <a:noFill/>
                    </pic:spPr>
                  </pic:pic>
                </a:graphicData>
              </a:graphic>
            </wp:inline>
          </w:drawing>
        </w:r>
      </w:ins>
    </w:p>
    <w:p w14:paraId="4D42FDCD" w14:textId="523374CB" w:rsidR="004B26CC" w:rsidRPr="00A60A57" w:rsidDel="000E4B8A" w:rsidRDefault="004B26CC">
      <w:pPr>
        <w:spacing w:after="0" w:line="360" w:lineRule="auto"/>
        <w:rPr>
          <w:del w:id="17409" w:author="tao huang" w:date="2017-09-15T11:24:00Z"/>
          <w:rFonts w:cs="Times New Roman"/>
          <w:color w:val="0D0D0D" w:themeColor="text1" w:themeTint="F2"/>
          <w:sz w:val="22"/>
          <w:rPrChange w:id="17410" w:author="tao huang" w:date="2017-09-17T12:05:00Z">
            <w:rPr>
              <w:del w:id="17411" w:author="tao huang" w:date="2017-09-15T11:24:00Z"/>
              <w:rFonts w:cs="Times New Roman"/>
              <w:color w:val="000000" w:themeColor="text1"/>
              <w:szCs w:val="24"/>
            </w:rPr>
          </w:rPrChange>
        </w:rPr>
      </w:pPr>
    </w:p>
    <w:p w14:paraId="4F762CB7" w14:textId="701FB6AB" w:rsidR="00820032" w:rsidRPr="00A60A57" w:rsidRDefault="000E4B8A">
      <w:pPr>
        <w:spacing w:after="0" w:line="360" w:lineRule="auto"/>
        <w:rPr>
          <w:ins w:id="17412" w:author="tao huang" w:date="2017-09-15T11:41:00Z"/>
          <w:rFonts w:cs="Times New Roman"/>
          <w:color w:val="0D0D0D" w:themeColor="text1" w:themeTint="F2"/>
          <w:sz w:val="22"/>
          <w:rPrChange w:id="17413" w:author="tao huang" w:date="2017-09-17T12:05:00Z">
            <w:rPr>
              <w:ins w:id="17414" w:author="tao huang" w:date="2017-09-15T11:41:00Z"/>
              <w:rFonts w:cs="Times New Roman"/>
              <w:color w:val="385623" w:themeColor="accent6" w:themeShade="80"/>
              <w:sz w:val="22"/>
            </w:rPr>
          </w:rPrChange>
        </w:rPr>
      </w:pPr>
      <w:ins w:id="17415" w:author="tao huang" w:date="2017-09-15T11:24:00Z">
        <w:r w:rsidRPr="00A60A57">
          <w:rPr>
            <w:rFonts w:cs="Times New Roman"/>
            <w:color w:val="0D0D0D" w:themeColor="text1" w:themeTint="F2"/>
            <w:sz w:val="22"/>
            <w:rPrChange w:id="17416" w:author="tao huang" w:date="2017-09-17T12:05:00Z">
              <w:rPr>
                <w:rFonts w:cs="Times New Roman"/>
                <w:color w:val="000000" w:themeColor="text1"/>
                <w:sz w:val="22"/>
              </w:rPr>
            </w:rPrChange>
          </w:rPr>
          <w:t xml:space="preserve"> </w:t>
        </w:r>
      </w:ins>
      <w:ins w:id="17417" w:author="tao huang" w:date="2017-09-15T11:28:00Z">
        <w:r w:rsidR="00B41051" w:rsidRPr="00A60A57">
          <w:rPr>
            <w:rFonts w:cs="Times New Roman"/>
            <w:color w:val="0D0D0D" w:themeColor="text1" w:themeTint="F2"/>
            <w:sz w:val="22"/>
            <w:rPrChange w:id="17418" w:author="tao huang" w:date="2017-09-17T12:05:00Z">
              <w:rPr>
                <w:rFonts w:cs="Times New Roman"/>
                <w:color w:val="385623" w:themeColor="accent6" w:themeShade="80"/>
                <w:sz w:val="22"/>
              </w:rPr>
            </w:rPrChange>
          </w:rPr>
          <w:t xml:space="preserve">We may improve the accuracy of the forecasts using the </w:t>
        </w:r>
      </w:ins>
      <w:ins w:id="17419" w:author="tao huang" w:date="2017-09-15T11:29:00Z">
        <w:r w:rsidR="00B41051" w:rsidRPr="00A60A57">
          <w:rPr>
            <w:rFonts w:cs="Times New Roman"/>
            <w:color w:val="0D0D0D" w:themeColor="text1" w:themeTint="F2"/>
            <w:sz w:val="22"/>
            <w:rPrChange w:id="17420" w:author="tao huang" w:date="2017-09-17T12:05:00Z">
              <w:rPr>
                <w:rFonts w:cs="Times New Roman"/>
                <w:color w:val="385623" w:themeColor="accent6" w:themeShade="80"/>
                <w:sz w:val="22"/>
              </w:rPr>
            </w:rPrChange>
          </w:rPr>
          <w:t>estimation window combining</w:t>
        </w:r>
      </w:ins>
      <w:ins w:id="17421" w:author="tao huang" w:date="2017-09-15T11:28:00Z">
        <w:r w:rsidR="00B41051" w:rsidRPr="00A60A57">
          <w:rPr>
            <w:rFonts w:cs="Times New Roman"/>
            <w:color w:val="0D0D0D" w:themeColor="text1" w:themeTint="F2"/>
            <w:sz w:val="22"/>
            <w:rPrChange w:id="17422" w:author="tao huang" w:date="2017-09-17T12:05:00Z">
              <w:rPr>
                <w:rFonts w:cs="Times New Roman"/>
                <w:color w:val="385623" w:themeColor="accent6" w:themeShade="80"/>
                <w:sz w:val="22"/>
              </w:rPr>
            </w:rPrChange>
          </w:rPr>
          <w:t xml:space="preserve"> (</w:t>
        </w:r>
      </w:ins>
      <w:ins w:id="17423" w:author="tao huang" w:date="2017-09-15T11:29:00Z">
        <w:r w:rsidR="00B41051" w:rsidRPr="00A60A57">
          <w:rPr>
            <w:rFonts w:cs="Times New Roman"/>
            <w:color w:val="0D0D0D" w:themeColor="text1" w:themeTint="F2"/>
            <w:sz w:val="22"/>
            <w:rPrChange w:id="17424" w:author="tao huang" w:date="2017-09-17T12:05:00Z">
              <w:rPr>
                <w:rFonts w:cs="Times New Roman"/>
                <w:color w:val="385623" w:themeColor="accent6" w:themeShade="80"/>
                <w:sz w:val="22"/>
              </w:rPr>
            </w:rPrChange>
          </w:rPr>
          <w:t>EWC</w:t>
        </w:r>
      </w:ins>
      <w:ins w:id="17425" w:author="tao huang" w:date="2017-09-15T11:28:00Z">
        <w:r w:rsidR="00B41051" w:rsidRPr="00A60A57">
          <w:rPr>
            <w:rFonts w:cs="Times New Roman"/>
            <w:color w:val="0D0D0D" w:themeColor="text1" w:themeTint="F2"/>
            <w:sz w:val="22"/>
            <w:rPrChange w:id="17426" w:author="tao huang" w:date="2017-09-17T12:05:00Z">
              <w:rPr>
                <w:rFonts w:cs="Times New Roman"/>
                <w:color w:val="385623" w:themeColor="accent6" w:themeShade="80"/>
                <w:sz w:val="22"/>
              </w:rPr>
            </w:rPrChange>
          </w:rPr>
          <w:t>) method.</w:t>
        </w:r>
      </w:ins>
      <w:ins w:id="17427" w:author="tao huang" w:date="2017-09-15T11:29:00Z">
        <w:r w:rsidR="00B41051" w:rsidRPr="00A60A57">
          <w:rPr>
            <w:rFonts w:cs="Times New Roman"/>
            <w:color w:val="0D0D0D" w:themeColor="text1" w:themeTint="F2"/>
            <w:sz w:val="22"/>
            <w:rPrChange w:id="17428" w:author="tao huang" w:date="2017-09-17T12:05:00Z">
              <w:rPr>
                <w:rFonts w:cs="Times New Roman"/>
                <w:color w:val="385623" w:themeColor="accent6" w:themeShade="80"/>
                <w:sz w:val="22"/>
              </w:rPr>
            </w:rPrChange>
          </w:rPr>
          <w:t xml:space="preserve"> We first conduct the sequential Chow test. </w:t>
        </w:r>
      </w:ins>
      <w:ins w:id="17429" w:author="tao huang" w:date="2017-09-15T11:30:00Z">
        <w:r w:rsidR="00B41051" w:rsidRPr="00A60A57">
          <w:rPr>
            <w:rFonts w:cs="Times New Roman"/>
            <w:color w:val="0D0D0D" w:themeColor="text1" w:themeTint="F2"/>
            <w:sz w:val="22"/>
            <w:rPrChange w:id="17430" w:author="tao huang" w:date="2017-09-17T12:05:00Z">
              <w:rPr>
                <w:rFonts w:cs="Times New Roman"/>
                <w:color w:val="385623" w:themeColor="accent6" w:themeShade="80"/>
                <w:sz w:val="22"/>
              </w:rPr>
            </w:rPrChange>
          </w:rPr>
          <w:t>As the results suggest that the model is subject to structural break</w:t>
        </w:r>
      </w:ins>
      <w:ins w:id="17431" w:author="tao huang" w:date="2017-09-15T11:31:00Z">
        <w:r w:rsidR="00B41051" w:rsidRPr="00A60A57">
          <w:rPr>
            <w:rFonts w:cs="Times New Roman"/>
            <w:color w:val="0D0D0D" w:themeColor="text1" w:themeTint="F2"/>
            <w:sz w:val="22"/>
            <w:rPrChange w:id="17432" w:author="tao huang" w:date="2017-09-17T12:05:00Z">
              <w:rPr>
                <w:rFonts w:cs="Times New Roman"/>
                <w:color w:val="385623" w:themeColor="accent6" w:themeShade="80"/>
                <w:sz w:val="22"/>
              </w:rPr>
            </w:rPrChange>
          </w:rPr>
          <w:t xml:space="preserve">, we combine the forecasts by the same model but with different estimation windows. For example, we </w:t>
        </w:r>
      </w:ins>
      <w:ins w:id="17433" w:author="tao huang" w:date="2017-09-15T11:32:00Z">
        <w:r w:rsidR="00B41051" w:rsidRPr="00A60A57">
          <w:rPr>
            <w:rFonts w:cs="Times New Roman"/>
            <w:color w:val="0D0D0D" w:themeColor="text1" w:themeTint="F2"/>
            <w:sz w:val="22"/>
            <w:rPrChange w:id="17434" w:author="tao huang" w:date="2017-09-17T12:05:00Z">
              <w:rPr>
                <w:rFonts w:cs="Times New Roman"/>
                <w:color w:val="385623" w:themeColor="accent6" w:themeShade="80"/>
                <w:sz w:val="22"/>
              </w:rPr>
            </w:rPrChange>
          </w:rPr>
          <w:t xml:space="preserve">may </w:t>
        </w:r>
      </w:ins>
      <w:moveToRangeStart w:id="17435" w:author="tao huang" w:date="2017-09-13T16:52:00Z" w:name="move493084853"/>
      <w:moveTo w:id="17436" w:author="tao huang" w:date="2017-09-13T16:52:00Z">
        <w:del w:id="17437" w:author="tao huang" w:date="2017-09-15T11:31:00Z">
          <w:r w:rsidR="001878AE" w:rsidRPr="00A60A57" w:rsidDel="00B41051">
            <w:rPr>
              <w:rFonts w:cs="Times New Roman"/>
              <w:color w:val="0D0D0D" w:themeColor="text1" w:themeTint="F2"/>
              <w:sz w:val="22"/>
              <w:rPrChange w:id="17438" w:author="tao huang" w:date="2017-09-17T12:05:00Z">
                <w:rPr>
                  <w:rFonts w:cs="Times New Roman"/>
                  <w:color w:val="000000" w:themeColor="text1"/>
                  <w:sz w:val="22"/>
                </w:rPr>
              </w:rPrChange>
            </w:rPr>
            <w:delText xml:space="preserve">We illustrate how the EWC method improves the forecasting accuracy using the same example in section 3. For example, we </w:delText>
          </w:r>
        </w:del>
        <w:r w:rsidR="001878AE" w:rsidRPr="00A60A57">
          <w:rPr>
            <w:rFonts w:cs="Times New Roman"/>
            <w:color w:val="0D0D0D" w:themeColor="text1" w:themeTint="F2"/>
            <w:sz w:val="22"/>
            <w:rPrChange w:id="17439" w:author="tao huang" w:date="2017-09-17T12:05:00Z">
              <w:rPr>
                <w:rFonts w:cs="Times New Roman"/>
                <w:color w:val="000000" w:themeColor="text1"/>
                <w:sz w:val="22"/>
              </w:rPr>
            </w:rPrChange>
          </w:rPr>
          <w:t>estimate the model</w:t>
        </w:r>
      </w:moveTo>
      <w:ins w:id="17440" w:author="tao huang" w:date="2017-09-15T11:31:00Z">
        <w:r w:rsidR="00B41051" w:rsidRPr="00A60A57">
          <w:rPr>
            <w:rFonts w:cs="Times New Roman"/>
            <w:color w:val="0D0D0D" w:themeColor="text1" w:themeTint="F2"/>
            <w:sz w:val="22"/>
            <w:rPrChange w:id="17441" w:author="tao huang" w:date="2017-09-17T12:05:00Z">
              <w:rPr>
                <w:rFonts w:cs="Times New Roman"/>
                <w:color w:val="000000" w:themeColor="text1"/>
                <w:sz w:val="22"/>
              </w:rPr>
            </w:rPrChange>
          </w:rPr>
          <w:t xml:space="preserve"> u</w:t>
        </w:r>
      </w:ins>
      <w:moveTo w:id="17442" w:author="tao huang" w:date="2017-09-13T16:52:00Z">
        <w:del w:id="17443" w:author="tao huang" w:date="2017-09-15T11:31:00Z">
          <w:r w:rsidR="001878AE" w:rsidRPr="00A60A57" w:rsidDel="00B41051">
            <w:rPr>
              <w:rFonts w:cs="Times New Roman"/>
              <w:color w:val="0D0D0D" w:themeColor="text1" w:themeTint="F2"/>
              <w:sz w:val="22"/>
              <w:rPrChange w:id="17444" w:author="tao huang" w:date="2017-09-17T12:05:00Z">
                <w:rPr>
                  <w:rFonts w:cs="Times New Roman"/>
                  <w:color w:val="000000" w:themeColor="text1"/>
                  <w:sz w:val="22"/>
                </w:rPr>
              </w:rPrChange>
            </w:rPr>
            <w:delText xml:space="preserve"> </w:delText>
          </w:r>
          <m:oMath>
            <m:sSub>
              <m:sSubPr>
                <m:ctrlPr>
                  <w:rPr>
                    <w:rFonts w:ascii="Cambria Math" w:hAnsi="Cambria Math" w:cs="Times New Roman"/>
                    <w:i/>
                    <w:color w:val="0D0D0D" w:themeColor="text1" w:themeTint="F2"/>
                    <w:sz w:val="22"/>
                    <w:rPrChange w:id="17445"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17446" w:author="tao huang" w:date="2017-09-17T12:05:00Z">
                      <w:rPr>
                        <w:rFonts w:ascii="Cambria Math" w:hAnsi="Cambria Math" w:cs="Times New Roman"/>
                        <w:color w:val="000000" w:themeColor="text1"/>
                        <w:sz w:val="22"/>
                      </w:rPr>
                    </w:rPrChange>
                  </w:rPr>
                  <m:t>y</m:t>
                </m:r>
              </m:e>
              <m:sub>
                <m:r>
                  <w:rPr>
                    <w:rFonts w:ascii="Cambria Math" w:hAnsi="Cambria Math" w:cs="Times New Roman"/>
                    <w:color w:val="0D0D0D" w:themeColor="text1" w:themeTint="F2"/>
                    <w:sz w:val="22"/>
                    <w:rPrChange w:id="17447" w:author="tao huang" w:date="2017-09-17T12:05:00Z">
                      <w:rPr>
                        <w:rFonts w:ascii="Cambria Math" w:hAnsi="Cambria Math" w:cs="Times New Roman"/>
                        <w:color w:val="000000" w:themeColor="text1"/>
                        <w:sz w:val="22"/>
                      </w:rPr>
                    </w:rPrChange>
                  </w:rPr>
                  <m:t>t</m:t>
                </m:r>
              </m:sub>
            </m:sSub>
            <m:r>
              <w:rPr>
                <w:rFonts w:ascii="Cambria Math" w:hAnsi="Cambria Math" w:cs="Times New Roman"/>
                <w:color w:val="0D0D0D" w:themeColor="text1" w:themeTint="F2"/>
                <w:sz w:val="22"/>
                <w:rPrChange w:id="17448" w:author="tao huang" w:date="2017-09-17T12:05:00Z">
                  <w:rPr>
                    <w:rFonts w:ascii="Cambria Math" w:hAnsi="Cambria Math" w:cs="Times New Roman"/>
                    <w:color w:val="000000" w:themeColor="text1"/>
                    <w:sz w:val="22"/>
                  </w:rPr>
                </w:rPrChange>
              </w:rPr>
              <m:t>=a+b</m:t>
            </m:r>
            <m:sSub>
              <m:sSubPr>
                <m:ctrlPr>
                  <w:rPr>
                    <w:rFonts w:ascii="Cambria Math" w:hAnsi="Cambria Math" w:cs="Times New Roman"/>
                    <w:i/>
                    <w:color w:val="0D0D0D" w:themeColor="text1" w:themeTint="F2"/>
                    <w:sz w:val="22"/>
                    <w:rPrChange w:id="17449"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17450" w:author="tao huang" w:date="2017-09-17T12:05:00Z">
                      <w:rPr>
                        <w:rFonts w:ascii="Cambria Math" w:hAnsi="Cambria Math" w:cs="Times New Roman"/>
                        <w:color w:val="000000" w:themeColor="text1"/>
                        <w:sz w:val="22"/>
                      </w:rPr>
                    </w:rPrChange>
                  </w:rPr>
                  <m:t>x</m:t>
                </m:r>
              </m:e>
              <m:sub>
                <m:r>
                  <w:rPr>
                    <w:rFonts w:ascii="Cambria Math" w:hAnsi="Cambria Math" w:cs="Times New Roman"/>
                    <w:color w:val="0D0D0D" w:themeColor="text1" w:themeTint="F2"/>
                    <w:sz w:val="22"/>
                    <w:rPrChange w:id="17451" w:author="tao huang" w:date="2017-09-17T12:05:00Z">
                      <w:rPr>
                        <w:rFonts w:ascii="Cambria Math" w:hAnsi="Cambria Math" w:cs="Times New Roman"/>
                        <w:color w:val="000000" w:themeColor="text1"/>
                        <w:sz w:val="22"/>
                      </w:rPr>
                    </w:rPrChange>
                  </w:rPr>
                  <m:t>t</m:t>
                </m:r>
              </m:sub>
            </m:sSub>
            <m:r>
              <w:rPr>
                <w:rFonts w:ascii="Cambria Math" w:hAnsi="Cambria Math" w:cs="Times New Roman"/>
                <w:color w:val="0D0D0D" w:themeColor="text1" w:themeTint="F2"/>
                <w:sz w:val="22"/>
                <w:rPrChange w:id="17452" w:author="tao huang" w:date="2017-09-17T12:05:00Z">
                  <w:rPr>
                    <w:rFonts w:ascii="Cambria Math" w:hAnsi="Cambria Math" w:cs="Times New Roman"/>
                    <w:color w:val="000000" w:themeColor="text1"/>
                    <w:sz w:val="22"/>
                  </w:rPr>
                </w:rPrChange>
              </w:rPr>
              <m:t>+</m:t>
            </m:r>
            <m:sSub>
              <m:sSubPr>
                <m:ctrlPr>
                  <w:rPr>
                    <w:rFonts w:ascii="Cambria Math" w:hAnsi="Cambria Math" w:cs="Times New Roman"/>
                    <w:i/>
                    <w:color w:val="0D0D0D" w:themeColor="text1" w:themeTint="F2"/>
                    <w:sz w:val="22"/>
                    <w:rPrChange w:id="17453"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17454" w:author="tao huang" w:date="2017-09-17T12:05:00Z">
                      <w:rPr>
                        <w:rFonts w:ascii="Cambria Math" w:hAnsi="Cambria Math" w:cs="Times New Roman"/>
                        <w:color w:val="000000" w:themeColor="text1"/>
                        <w:sz w:val="22"/>
                      </w:rPr>
                    </w:rPrChange>
                  </w:rPr>
                  <m:t>u</m:t>
                </m:r>
              </m:e>
              <m:sub>
                <m:r>
                  <w:rPr>
                    <w:rFonts w:ascii="Cambria Math" w:hAnsi="Cambria Math" w:cs="Times New Roman"/>
                    <w:color w:val="0D0D0D" w:themeColor="text1" w:themeTint="F2"/>
                    <w:sz w:val="22"/>
                    <w:rPrChange w:id="17455" w:author="tao huang" w:date="2017-09-17T12:05:00Z">
                      <w:rPr>
                        <w:rFonts w:ascii="Cambria Math" w:hAnsi="Cambria Math" w:cs="Times New Roman"/>
                        <w:color w:val="000000" w:themeColor="text1"/>
                        <w:sz w:val="22"/>
                      </w:rPr>
                    </w:rPrChange>
                  </w:rPr>
                  <m:t>t</m:t>
                </m:r>
              </m:sub>
            </m:sSub>
          </m:oMath>
          <w:r w:rsidR="001878AE" w:rsidRPr="00A60A57" w:rsidDel="00B41051">
            <w:rPr>
              <w:rFonts w:cs="Times New Roman"/>
              <w:color w:val="0D0D0D" w:themeColor="text1" w:themeTint="F2"/>
              <w:sz w:val="22"/>
              <w:rPrChange w:id="17456" w:author="tao huang" w:date="2017-09-17T12:05:00Z">
                <w:rPr>
                  <w:rFonts w:cs="Times New Roman"/>
                  <w:color w:val="000000" w:themeColor="text1"/>
                  <w:sz w:val="22"/>
                </w:rPr>
              </w:rPrChange>
            </w:rPr>
            <w:delText xml:space="preserve"> u</w:delText>
          </w:r>
        </w:del>
        <w:r w:rsidR="001878AE" w:rsidRPr="00A60A57">
          <w:rPr>
            <w:rFonts w:cs="Times New Roman"/>
            <w:color w:val="0D0D0D" w:themeColor="text1" w:themeTint="F2"/>
            <w:sz w:val="22"/>
            <w:rPrChange w:id="17457" w:author="tao huang" w:date="2017-09-17T12:05:00Z">
              <w:rPr>
                <w:rFonts w:cs="Times New Roman"/>
                <w:color w:val="000000" w:themeColor="text1"/>
                <w:sz w:val="22"/>
              </w:rPr>
            </w:rPrChange>
          </w:rPr>
          <w:t xml:space="preserve">sing the data from week 1 to week 75, and generate the forecasts which are subject to the full bias (referred as </w:t>
        </w:r>
        <m:oMath>
          <m:sSub>
            <m:sSubPr>
              <m:ctrlPr>
                <w:rPr>
                  <w:rFonts w:ascii="Cambria Math" w:hAnsi="Cambria Math" w:cs="Times New Roman"/>
                  <w:i/>
                  <w:color w:val="0D0D0D" w:themeColor="text1" w:themeTint="F2"/>
                  <w:sz w:val="22"/>
                  <w:rPrChange w:id="17458"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17459" w:author="tao huang" w:date="2017-09-17T12:05:00Z">
                    <w:rPr>
                      <w:rFonts w:ascii="Cambria Math" w:hAnsi="Cambria Math" w:cs="Times New Roman"/>
                      <w:color w:val="000000" w:themeColor="text1"/>
                      <w:sz w:val="22"/>
                    </w:rPr>
                  </w:rPrChange>
                </w:rPr>
                <m:t>f</m:t>
              </m:r>
            </m:e>
            <m:sub>
              <m:r>
                <w:rPr>
                  <w:rFonts w:ascii="Cambria Math" w:hAnsi="Cambria Math" w:cs="Times New Roman"/>
                  <w:color w:val="0D0D0D" w:themeColor="text1" w:themeTint="F2"/>
                  <w:sz w:val="22"/>
                  <w:rPrChange w:id="17460" w:author="tao huang" w:date="2017-09-17T12:05:00Z">
                    <w:rPr>
                      <w:rFonts w:ascii="Cambria Math" w:hAnsi="Cambria Math" w:cs="Times New Roman"/>
                      <w:color w:val="000000" w:themeColor="text1"/>
                      <w:sz w:val="22"/>
                    </w:rPr>
                  </w:rPrChange>
                </w:rPr>
                <m:t>1</m:t>
              </m:r>
            </m:sub>
          </m:sSub>
        </m:oMath>
        <w:r w:rsidR="001878AE" w:rsidRPr="00A60A57">
          <w:rPr>
            <w:rFonts w:cs="Times New Roman"/>
            <w:color w:val="0D0D0D" w:themeColor="text1" w:themeTint="F2"/>
            <w:sz w:val="22"/>
            <w:rPrChange w:id="17461" w:author="tao huang" w:date="2017-09-17T12:05:00Z">
              <w:rPr>
                <w:rFonts w:cs="Times New Roman"/>
                <w:color w:val="000000" w:themeColor="text1"/>
                <w:sz w:val="22"/>
              </w:rPr>
            </w:rPrChange>
          </w:rPr>
          <w:t>). We</w:t>
        </w:r>
      </w:moveTo>
      <w:ins w:id="17462" w:author="tao huang" w:date="2017-09-15T11:32:00Z">
        <w:r w:rsidR="00B41051" w:rsidRPr="00A60A57">
          <w:rPr>
            <w:rFonts w:cs="Times New Roman"/>
            <w:color w:val="0D0D0D" w:themeColor="text1" w:themeTint="F2"/>
            <w:sz w:val="22"/>
            <w:rPrChange w:id="17463" w:author="tao huang" w:date="2017-09-17T12:05:00Z">
              <w:rPr>
                <w:rFonts w:cs="Times New Roman"/>
                <w:color w:val="000000" w:themeColor="text1"/>
                <w:sz w:val="22"/>
              </w:rPr>
            </w:rPrChange>
          </w:rPr>
          <w:t xml:space="preserve"> may</w:t>
        </w:r>
      </w:ins>
      <w:moveTo w:id="17464" w:author="tao huang" w:date="2017-09-13T16:52:00Z">
        <w:r w:rsidR="001878AE" w:rsidRPr="00A60A57">
          <w:rPr>
            <w:rFonts w:cs="Times New Roman"/>
            <w:color w:val="0D0D0D" w:themeColor="text1" w:themeTint="F2"/>
            <w:sz w:val="22"/>
            <w:rPrChange w:id="17465" w:author="tao huang" w:date="2017-09-17T12:05:00Z">
              <w:rPr>
                <w:rFonts w:cs="Times New Roman"/>
                <w:color w:val="000000" w:themeColor="text1"/>
                <w:sz w:val="22"/>
              </w:rPr>
            </w:rPrChange>
          </w:rPr>
          <w:t xml:space="preserve"> then estimate the </w:t>
        </w:r>
        <w:del w:id="17466" w:author="tao huang" w:date="2017-09-15T11:32:00Z">
          <w:r w:rsidR="001878AE" w:rsidRPr="00A60A57" w:rsidDel="00B41051">
            <w:rPr>
              <w:rFonts w:cs="Times New Roman"/>
              <w:color w:val="0D0D0D" w:themeColor="text1" w:themeTint="F2"/>
              <w:sz w:val="22"/>
              <w:rPrChange w:id="17467" w:author="tao huang" w:date="2017-09-17T12:05:00Z">
                <w:rPr>
                  <w:rFonts w:cs="Times New Roman"/>
                  <w:color w:val="000000" w:themeColor="text1"/>
                  <w:sz w:val="22"/>
                </w:rPr>
              </w:rPrChange>
            </w:rPr>
            <w:delText xml:space="preserve">same </w:delText>
          </w:r>
        </w:del>
        <w:r w:rsidR="001878AE" w:rsidRPr="00A60A57">
          <w:rPr>
            <w:rFonts w:cs="Times New Roman"/>
            <w:color w:val="0D0D0D" w:themeColor="text1" w:themeTint="F2"/>
            <w:sz w:val="22"/>
            <w:rPrChange w:id="17468" w:author="tao huang" w:date="2017-09-17T12:05:00Z">
              <w:rPr>
                <w:rFonts w:cs="Times New Roman"/>
                <w:color w:val="000000" w:themeColor="text1"/>
                <w:sz w:val="22"/>
              </w:rPr>
            </w:rPrChange>
          </w:rPr>
          <w:t xml:space="preserve">model </w:t>
        </w:r>
        <w:del w:id="17469" w:author="tao huang" w:date="2017-09-15T11:32:00Z">
          <w:r w:rsidR="001878AE" w:rsidRPr="00A60A57" w:rsidDel="00B41051">
            <w:rPr>
              <w:rFonts w:cs="Times New Roman"/>
              <w:color w:val="0D0D0D" w:themeColor="text1" w:themeTint="F2"/>
              <w:sz w:val="22"/>
              <w:rPrChange w:id="17470" w:author="tao huang" w:date="2017-09-17T12:05:00Z">
                <w:rPr>
                  <w:rFonts w:cs="Times New Roman"/>
                  <w:color w:val="000000" w:themeColor="text1"/>
                  <w:sz w:val="22"/>
                </w:rPr>
              </w:rPrChange>
            </w:rPr>
            <w:delText xml:space="preserve">but use the data </w:delText>
          </w:r>
        </w:del>
        <w:r w:rsidR="001878AE" w:rsidRPr="00A60A57">
          <w:rPr>
            <w:rFonts w:cs="Times New Roman"/>
            <w:color w:val="0D0D0D" w:themeColor="text1" w:themeTint="F2"/>
            <w:sz w:val="22"/>
            <w:rPrChange w:id="17471" w:author="tao huang" w:date="2017-09-17T12:05:00Z">
              <w:rPr>
                <w:rFonts w:cs="Times New Roman"/>
                <w:color w:val="000000" w:themeColor="text1"/>
                <w:sz w:val="22"/>
              </w:rPr>
            </w:rPrChange>
          </w:rPr>
          <w:t xml:space="preserve">with one less observation (e.g., from week 2 to week 75) and generate </w:t>
        </w:r>
      </w:moveTo>
      <w:ins w:id="17472" w:author="tao huang" w:date="2017-09-15T11:32:00Z">
        <w:r w:rsidR="00B41051" w:rsidRPr="00A60A57">
          <w:rPr>
            <w:rFonts w:cs="Times New Roman"/>
            <w:color w:val="0D0D0D" w:themeColor="text1" w:themeTint="F2"/>
            <w:sz w:val="22"/>
            <w:rPrChange w:id="17473" w:author="tao huang" w:date="2017-09-17T12:05:00Z">
              <w:rPr>
                <w:rFonts w:cs="Times New Roman"/>
                <w:color w:val="000000" w:themeColor="text1"/>
                <w:sz w:val="22"/>
              </w:rPr>
            </w:rPrChange>
          </w:rPr>
          <w:t xml:space="preserve">a second set of </w:t>
        </w:r>
      </w:ins>
      <w:moveTo w:id="17474" w:author="tao huang" w:date="2017-09-13T16:52:00Z">
        <w:del w:id="17475" w:author="tao huang" w:date="2017-09-15T11:32:00Z">
          <w:r w:rsidR="001878AE" w:rsidRPr="00A60A57" w:rsidDel="00B41051">
            <w:rPr>
              <w:rFonts w:cs="Times New Roman"/>
              <w:color w:val="0D0D0D" w:themeColor="text1" w:themeTint="F2"/>
              <w:sz w:val="22"/>
              <w:rPrChange w:id="17476" w:author="tao huang" w:date="2017-09-17T12:05:00Z">
                <w:rPr>
                  <w:rFonts w:cs="Times New Roman"/>
                  <w:color w:val="000000" w:themeColor="text1"/>
                  <w:sz w:val="22"/>
                </w:rPr>
              </w:rPrChange>
            </w:rPr>
            <w:delText xml:space="preserve">the </w:delText>
          </w:r>
        </w:del>
        <w:r w:rsidR="001878AE" w:rsidRPr="00A60A57">
          <w:rPr>
            <w:rFonts w:cs="Times New Roman"/>
            <w:color w:val="0D0D0D" w:themeColor="text1" w:themeTint="F2"/>
            <w:sz w:val="22"/>
            <w:rPrChange w:id="17477" w:author="tao huang" w:date="2017-09-17T12:05:00Z">
              <w:rPr>
                <w:rFonts w:cs="Times New Roman"/>
                <w:color w:val="000000" w:themeColor="text1"/>
                <w:sz w:val="22"/>
              </w:rPr>
            </w:rPrChange>
          </w:rPr>
          <w:t xml:space="preserve">forecasts (referred as </w:t>
        </w:r>
        <m:oMath>
          <m:sSub>
            <m:sSubPr>
              <m:ctrlPr>
                <w:rPr>
                  <w:rFonts w:ascii="Cambria Math" w:hAnsi="Cambria Math" w:cs="Times New Roman"/>
                  <w:i/>
                  <w:color w:val="0D0D0D" w:themeColor="text1" w:themeTint="F2"/>
                  <w:sz w:val="22"/>
                  <w:rPrChange w:id="17478"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17479" w:author="tao huang" w:date="2017-09-17T12:05:00Z">
                    <w:rPr>
                      <w:rFonts w:ascii="Cambria Math" w:hAnsi="Cambria Math" w:cs="Times New Roman"/>
                      <w:color w:val="000000" w:themeColor="text1"/>
                      <w:sz w:val="22"/>
                    </w:rPr>
                  </w:rPrChange>
                </w:rPr>
                <m:t>f</m:t>
              </m:r>
            </m:e>
            <m:sub>
              <m:r>
                <w:rPr>
                  <w:rFonts w:ascii="Cambria Math" w:hAnsi="Cambria Math" w:cs="Times New Roman"/>
                  <w:color w:val="0D0D0D" w:themeColor="text1" w:themeTint="F2"/>
                  <w:sz w:val="22"/>
                  <w:rPrChange w:id="17480" w:author="tao huang" w:date="2017-09-17T12:05:00Z">
                    <w:rPr>
                      <w:rFonts w:ascii="Cambria Math" w:hAnsi="Cambria Math" w:cs="Times New Roman"/>
                      <w:color w:val="000000" w:themeColor="text1"/>
                      <w:sz w:val="22"/>
                    </w:rPr>
                  </w:rPrChange>
                </w:rPr>
                <m:t>2</m:t>
              </m:r>
            </m:sub>
          </m:sSub>
        </m:oMath>
        <w:r w:rsidR="001878AE" w:rsidRPr="00A60A57">
          <w:rPr>
            <w:rFonts w:cs="Times New Roman"/>
            <w:color w:val="0D0D0D" w:themeColor="text1" w:themeTint="F2"/>
            <w:sz w:val="22"/>
            <w:rPrChange w:id="17481" w:author="tao huang" w:date="2017-09-17T12:05:00Z">
              <w:rPr>
                <w:rFonts w:cs="Times New Roman"/>
                <w:color w:val="000000" w:themeColor="text1"/>
                <w:sz w:val="22"/>
              </w:rPr>
            </w:rPrChange>
          </w:rPr>
          <w:t xml:space="preserve">), and so forth. The forecasts including </w:t>
        </w:r>
        <m:oMath>
          <m:sSub>
            <m:sSubPr>
              <m:ctrlPr>
                <w:rPr>
                  <w:rFonts w:ascii="Cambria Math" w:hAnsi="Cambria Math" w:cs="Times New Roman"/>
                  <w:i/>
                  <w:color w:val="0D0D0D" w:themeColor="text1" w:themeTint="F2"/>
                  <w:sz w:val="22"/>
                  <w:rPrChange w:id="17482"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17483" w:author="tao huang" w:date="2017-09-17T12:05:00Z">
                    <w:rPr>
                      <w:rFonts w:ascii="Cambria Math" w:hAnsi="Cambria Math" w:cs="Times New Roman"/>
                      <w:color w:val="000000" w:themeColor="text1"/>
                      <w:sz w:val="22"/>
                    </w:rPr>
                  </w:rPrChange>
                </w:rPr>
                <m:t>f</m:t>
              </m:r>
            </m:e>
            <m:sub>
              <m:r>
                <w:rPr>
                  <w:rFonts w:ascii="Cambria Math" w:hAnsi="Cambria Math" w:cs="Times New Roman"/>
                  <w:color w:val="0D0D0D" w:themeColor="text1" w:themeTint="F2"/>
                  <w:sz w:val="22"/>
                  <w:rPrChange w:id="17484" w:author="tao huang" w:date="2017-09-17T12:05:00Z">
                    <w:rPr>
                      <w:rFonts w:ascii="Cambria Math" w:hAnsi="Cambria Math" w:cs="Times New Roman"/>
                      <w:color w:val="000000" w:themeColor="text1"/>
                      <w:sz w:val="22"/>
                    </w:rPr>
                  </w:rPrChange>
                </w:rPr>
                <m:t>2</m:t>
              </m:r>
            </m:sub>
          </m:sSub>
          <m:r>
            <w:rPr>
              <w:rFonts w:ascii="Cambria Math" w:hAnsi="Cambria Math" w:cs="Times New Roman"/>
              <w:color w:val="0D0D0D" w:themeColor="text1" w:themeTint="F2"/>
              <w:sz w:val="22"/>
              <w:rPrChange w:id="17485" w:author="tao huang" w:date="2017-09-17T12:05:00Z">
                <w:rPr>
                  <w:rFonts w:ascii="Cambria Math" w:hAnsi="Cambria Math" w:cs="Times New Roman"/>
                  <w:color w:val="000000" w:themeColor="text1"/>
                  <w:sz w:val="22"/>
                </w:rPr>
              </w:rPrChange>
            </w:rPr>
            <m:t xml:space="preserve">, </m:t>
          </m:r>
          <m:sSub>
            <m:sSubPr>
              <m:ctrlPr>
                <w:rPr>
                  <w:rFonts w:ascii="Cambria Math" w:hAnsi="Cambria Math" w:cs="Times New Roman"/>
                  <w:i/>
                  <w:color w:val="0D0D0D" w:themeColor="text1" w:themeTint="F2"/>
                  <w:sz w:val="22"/>
                  <w:rPrChange w:id="17486"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17487" w:author="tao huang" w:date="2017-09-17T12:05:00Z">
                    <w:rPr>
                      <w:rFonts w:ascii="Cambria Math" w:hAnsi="Cambria Math" w:cs="Times New Roman"/>
                      <w:color w:val="000000" w:themeColor="text1"/>
                      <w:sz w:val="22"/>
                    </w:rPr>
                  </w:rPrChange>
                </w:rPr>
                <m:t>f</m:t>
              </m:r>
            </m:e>
            <m:sub>
              <m:r>
                <w:rPr>
                  <w:rFonts w:ascii="Cambria Math" w:hAnsi="Cambria Math" w:cs="Times New Roman"/>
                  <w:color w:val="0D0D0D" w:themeColor="text1" w:themeTint="F2"/>
                  <w:sz w:val="22"/>
                  <w:rPrChange w:id="17488" w:author="tao huang" w:date="2017-09-17T12:05:00Z">
                    <w:rPr>
                      <w:rFonts w:ascii="Cambria Math" w:hAnsi="Cambria Math" w:cs="Times New Roman"/>
                      <w:color w:val="000000" w:themeColor="text1"/>
                      <w:sz w:val="22"/>
                    </w:rPr>
                  </w:rPrChange>
                </w:rPr>
                <m:t>3</m:t>
              </m:r>
            </m:sub>
          </m:sSub>
          <m:r>
            <w:rPr>
              <w:rFonts w:ascii="Cambria Math" w:hAnsi="Cambria Math" w:cs="Times New Roman"/>
              <w:color w:val="0D0D0D" w:themeColor="text1" w:themeTint="F2"/>
              <w:sz w:val="22"/>
              <w:rPrChange w:id="17489" w:author="tao huang" w:date="2017-09-17T12:05:00Z">
                <w:rPr>
                  <w:rFonts w:ascii="Cambria Math" w:hAnsi="Cambria Math" w:cs="Times New Roman"/>
                  <w:color w:val="000000" w:themeColor="text1"/>
                  <w:sz w:val="22"/>
                </w:rPr>
              </w:rPrChange>
            </w:rPr>
            <m:t xml:space="preserve">, and </m:t>
          </m:r>
          <m:sSub>
            <m:sSubPr>
              <m:ctrlPr>
                <w:rPr>
                  <w:rFonts w:ascii="Cambria Math" w:hAnsi="Cambria Math" w:cs="Times New Roman"/>
                  <w:i/>
                  <w:color w:val="0D0D0D" w:themeColor="text1" w:themeTint="F2"/>
                  <w:sz w:val="22"/>
                  <w:rPrChange w:id="17490"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17491" w:author="tao huang" w:date="2017-09-17T12:05:00Z">
                    <w:rPr>
                      <w:rFonts w:ascii="Cambria Math" w:hAnsi="Cambria Math" w:cs="Times New Roman"/>
                      <w:color w:val="000000" w:themeColor="text1"/>
                      <w:sz w:val="22"/>
                    </w:rPr>
                  </w:rPrChange>
                </w:rPr>
                <m:t>f</m:t>
              </m:r>
            </m:e>
            <m:sub>
              <m:r>
                <w:rPr>
                  <w:rFonts w:ascii="Cambria Math" w:hAnsi="Cambria Math" w:cs="Times New Roman"/>
                  <w:color w:val="0D0D0D" w:themeColor="text1" w:themeTint="F2"/>
                  <w:sz w:val="22"/>
                  <w:rPrChange w:id="17492" w:author="tao huang" w:date="2017-09-17T12:05:00Z">
                    <w:rPr>
                      <w:rFonts w:ascii="Cambria Math" w:hAnsi="Cambria Math" w:cs="Times New Roman"/>
                      <w:color w:val="000000" w:themeColor="text1"/>
                      <w:sz w:val="22"/>
                    </w:rPr>
                  </w:rPrChange>
                </w:rPr>
                <m:t>ω</m:t>
              </m:r>
            </m:sub>
          </m:sSub>
        </m:oMath>
        <w:r w:rsidR="001878AE" w:rsidRPr="00A60A57">
          <w:rPr>
            <w:rFonts w:cs="Times New Roman"/>
            <w:color w:val="0D0D0D" w:themeColor="text1" w:themeTint="F2"/>
            <w:sz w:val="22"/>
            <w:rPrChange w:id="17493" w:author="tao huang" w:date="2017-09-17T12:05:00Z">
              <w:rPr>
                <w:rFonts w:cs="Times New Roman"/>
                <w:color w:val="000000" w:themeColor="text1"/>
                <w:sz w:val="22"/>
              </w:rPr>
            </w:rPrChange>
          </w:rPr>
          <w:t xml:space="preserve"> are less biased compared to </w:t>
        </w:r>
        <m:oMath>
          <m:sSub>
            <m:sSubPr>
              <m:ctrlPr>
                <w:rPr>
                  <w:rFonts w:ascii="Cambria Math" w:hAnsi="Cambria Math" w:cs="Times New Roman"/>
                  <w:i/>
                  <w:color w:val="0D0D0D" w:themeColor="text1" w:themeTint="F2"/>
                  <w:sz w:val="22"/>
                  <w:rPrChange w:id="17494" w:author="tao huang" w:date="2017-09-17T12:05:00Z">
                    <w:rPr>
                      <w:rFonts w:ascii="Cambria Math" w:hAnsi="Cambria Math" w:cs="Times New Roman"/>
                      <w:i/>
                      <w:color w:val="385623" w:themeColor="accent6" w:themeShade="80"/>
                      <w:sz w:val="22"/>
                    </w:rPr>
                  </w:rPrChange>
                </w:rPr>
              </m:ctrlPr>
            </m:sSubPr>
            <m:e>
              <m:r>
                <w:rPr>
                  <w:rFonts w:ascii="Cambria Math" w:hAnsi="Cambria Math" w:cs="Times New Roman"/>
                  <w:color w:val="0D0D0D" w:themeColor="text1" w:themeTint="F2"/>
                  <w:sz w:val="22"/>
                  <w:rPrChange w:id="17495" w:author="tao huang" w:date="2017-09-17T12:05:00Z">
                    <w:rPr>
                      <w:rFonts w:ascii="Cambria Math" w:hAnsi="Cambria Math" w:cs="Times New Roman"/>
                      <w:color w:val="000000" w:themeColor="text1"/>
                      <w:sz w:val="22"/>
                    </w:rPr>
                  </w:rPrChange>
                </w:rPr>
                <m:t>f</m:t>
              </m:r>
            </m:e>
            <m:sub>
              <m:r>
                <w:rPr>
                  <w:rFonts w:ascii="Cambria Math" w:hAnsi="Cambria Math" w:cs="Times New Roman"/>
                  <w:color w:val="0D0D0D" w:themeColor="text1" w:themeTint="F2"/>
                  <w:sz w:val="22"/>
                  <w:rPrChange w:id="17496" w:author="tao huang" w:date="2017-09-17T12:05:00Z">
                    <w:rPr>
                      <w:rFonts w:ascii="Cambria Math" w:hAnsi="Cambria Math" w:cs="Times New Roman"/>
                      <w:color w:val="000000" w:themeColor="text1"/>
                      <w:sz w:val="22"/>
                    </w:rPr>
                  </w:rPrChange>
                </w:rPr>
                <m:t>1</m:t>
              </m:r>
            </m:sub>
          </m:sSub>
        </m:oMath>
        <w:r w:rsidR="001878AE" w:rsidRPr="00A60A57">
          <w:rPr>
            <w:rFonts w:cs="Times New Roman"/>
            <w:color w:val="0D0D0D" w:themeColor="text1" w:themeTint="F2"/>
            <w:sz w:val="22"/>
            <w:rPrChange w:id="17497" w:author="tao huang" w:date="2017-09-17T12:05:00Z">
              <w:rPr>
                <w:rFonts w:cs="Times New Roman"/>
                <w:color w:val="000000" w:themeColor="text1"/>
                <w:sz w:val="22"/>
              </w:rPr>
            </w:rPrChange>
          </w:rPr>
          <w:t xml:space="preserve"> but associated with inflated forecasting error variance because they were generated by models with less </w:t>
        </w:r>
      </w:moveTo>
      <w:ins w:id="17498" w:author="tao huang" w:date="2017-09-15T11:33:00Z">
        <w:r w:rsidR="00B41051" w:rsidRPr="00A60A57">
          <w:rPr>
            <w:rFonts w:cs="Times New Roman"/>
            <w:color w:val="0D0D0D" w:themeColor="text1" w:themeTint="F2"/>
            <w:sz w:val="22"/>
            <w:rPrChange w:id="17499" w:author="tao huang" w:date="2017-09-17T12:05:00Z">
              <w:rPr>
                <w:rFonts w:cs="Times New Roman"/>
                <w:color w:val="000000" w:themeColor="text1"/>
                <w:sz w:val="22"/>
              </w:rPr>
            </w:rPrChange>
          </w:rPr>
          <w:t xml:space="preserve">pre-break </w:t>
        </w:r>
      </w:ins>
      <w:moveTo w:id="17500" w:author="tao huang" w:date="2017-09-13T16:52:00Z">
        <w:r w:rsidR="001878AE" w:rsidRPr="00A60A57">
          <w:rPr>
            <w:rFonts w:cs="Times New Roman"/>
            <w:color w:val="0D0D0D" w:themeColor="text1" w:themeTint="F2"/>
            <w:sz w:val="22"/>
            <w:rPrChange w:id="17501" w:author="tao huang" w:date="2017-09-17T12:05:00Z">
              <w:rPr>
                <w:rFonts w:cs="Times New Roman"/>
                <w:color w:val="000000" w:themeColor="text1"/>
                <w:sz w:val="22"/>
              </w:rPr>
            </w:rPrChange>
          </w:rPr>
          <w:t xml:space="preserve">information. We </w:t>
        </w:r>
      </w:moveTo>
      <w:ins w:id="17502" w:author="tao huang" w:date="2017-09-15T11:33:00Z">
        <w:r w:rsidR="00B41051" w:rsidRPr="00A60A57">
          <w:rPr>
            <w:rFonts w:cs="Times New Roman"/>
            <w:color w:val="0D0D0D" w:themeColor="text1" w:themeTint="F2"/>
            <w:sz w:val="22"/>
            <w:rPrChange w:id="17503" w:author="tao huang" w:date="2017-09-17T12:05:00Z">
              <w:rPr>
                <w:rFonts w:cs="Times New Roman"/>
                <w:color w:val="000000" w:themeColor="text1"/>
                <w:sz w:val="22"/>
              </w:rPr>
            </w:rPrChange>
          </w:rPr>
          <w:t xml:space="preserve">may </w:t>
        </w:r>
      </w:ins>
      <w:moveTo w:id="17504" w:author="tao huang" w:date="2017-09-13T16:52:00Z">
        <w:r w:rsidR="001878AE" w:rsidRPr="00A60A57">
          <w:rPr>
            <w:rFonts w:cs="Times New Roman"/>
            <w:color w:val="0D0D0D" w:themeColor="text1" w:themeTint="F2"/>
            <w:sz w:val="22"/>
            <w:rPrChange w:id="17505" w:author="tao huang" w:date="2017-09-17T12:05:00Z">
              <w:rPr>
                <w:rFonts w:cs="Times New Roman"/>
                <w:color w:val="000000" w:themeColor="text1"/>
                <w:sz w:val="22"/>
              </w:rPr>
            </w:rPrChange>
          </w:rPr>
          <w:t xml:space="preserve">arbitrarily choose </w:t>
        </w:r>
        <m:oMath>
          <m:r>
            <w:rPr>
              <w:rFonts w:ascii="Cambria Math" w:hAnsi="Cambria Math" w:cs="Times New Roman"/>
              <w:color w:val="0D0D0D" w:themeColor="text1" w:themeTint="F2"/>
              <w:sz w:val="22"/>
              <w:rPrChange w:id="17506" w:author="tao huang" w:date="2017-09-17T12:05:00Z">
                <w:rPr>
                  <w:rFonts w:ascii="Cambria Math" w:hAnsi="Cambria Math" w:cs="Times New Roman"/>
                  <w:color w:val="000000" w:themeColor="text1"/>
                  <w:sz w:val="22"/>
                </w:rPr>
              </w:rPrChange>
            </w:rPr>
            <m:t>ω</m:t>
          </m:r>
        </m:oMath>
        <w:r w:rsidR="001878AE" w:rsidRPr="00A60A57">
          <w:rPr>
            <w:rFonts w:cs="Times New Roman"/>
            <w:color w:val="0D0D0D" w:themeColor="text1" w:themeTint="F2"/>
            <w:sz w:val="22"/>
            <w:rPrChange w:id="17507" w:author="tao huang" w:date="2017-09-17T12:05:00Z">
              <w:rPr>
                <w:rFonts w:cs="Times New Roman"/>
                <w:color w:val="000000" w:themeColor="text1"/>
                <w:sz w:val="22"/>
              </w:rPr>
            </w:rPrChange>
          </w:rPr>
          <w:t xml:space="preserve"> to be 16</w:t>
        </w:r>
      </w:moveTo>
      <w:ins w:id="17508" w:author="tao huang" w:date="2017-09-15T11:40:00Z">
        <w:r w:rsidR="00820032" w:rsidRPr="00A60A57">
          <w:rPr>
            <w:rFonts w:cs="Times New Roman"/>
            <w:color w:val="0D0D0D" w:themeColor="text1" w:themeTint="F2"/>
            <w:sz w:val="22"/>
            <w:rPrChange w:id="17509" w:author="tao huang" w:date="2017-09-17T12:05:00Z">
              <w:rPr>
                <w:rFonts w:cs="Times New Roman"/>
                <w:color w:val="000000" w:themeColor="text1"/>
                <w:sz w:val="22"/>
              </w:rPr>
            </w:rPrChange>
          </w:rPr>
          <w:t xml:space="preserve">, which gives us </w:t>
        </w:r>
      </w:ins>
      <w:moveTo w:id="17510" w:author="tao huang" w:date="2017-09-13T16:52:00Z">
        <w:del w:id="17511" w:author="tao huang" w:date="2017-09-15T11:40:00Z">
          <w:r w:rsidR="001878AE" w:rsidRPr="00A60A57" w:rsidDel="00820032">
            <w:rPr>
              <w:rFonts w:cs="Times New Roman"/>
              <w:color w:val="0D0D0D" w:themeColor="text1" w:themeTint="F2"/>
              <w:sz w:val="22"/>
              <w:rPrChange w:id="17512" w:author="tao huang" w:date="2017-09-17T12:05:00Z">
                <w:rPr>
                  <w:rFonts w:cs="Times New Roman"/>
                  <w:color w:val="000000" w:themeColor="text1"/>
                  <w:sz w:val="22"/>
                </w:rPr>
              </w:rPrChange>
            </w:rPr>
            <w:delText xml:space="preserve"> </w:delText>
          </w:r>
        </w:del>
      </w:moveTo>
      <w:ins w:id="17513" w:author="tao huang" w:date="2017-09-15T11:40:00Z">
        <w:r w:rsidR="00820032" w:rsidRPr="00A60A57">
          <w:rPr>
            <w:rFonts w:cs="Times New Roman"/>
            <w:color w:val="0D0D0D" w:themeColor="text1" w:themeTint="F2"/>
            <w:sz w:val="22"/>
            <w:rPrChange w:id="17514" w:author="tao huang" w:date="2017-09-17T12:05:00Z">
              <w:rPr>
                <w:rFonts w:cs="Times New Roman"/>
                <w:color w:val="000000" w:themeColor="text1"/>
                <w:sz w:val="22"/>
              </w:rPr>
            </w:rPrChange>
          </w:rPr>
          <w:t xml:space="preserve">60 sets of forecasts. </w:t>
        </w:r>
      </w:ins>
      <w:ins w:id="17515" w:author="tao huang" w:date="2017-09-15T11:41:00Z">
        <w:r w:rsidR="00820032" w:rsidRPr="00A60A57">
          <w:rPr>
            <w:rFonts w:cs="Times New Roman"/>
            <w:color w:val="0D0D0D" w:themeColor="text1" w:themeTint="F2"/>
            <w:sz w:val="22"/>
            <w:rPrChange w:id="17516" w:author="tao huang" w:date="2017-09-17T12:05:00Z">
              <w:rPr>
                <w:rFonts w:cs="Times New Roman"/>
                <w:color w:val="000000" w:themeColor="text1"/>
                <w:sz w:val="22"/>
              </w:rPr>
            </w:rPrChange>
          </w:rPr>
          <w:t xml:space="preserve">Thus </w:t>
        </w:r>
      </w:ins>
      <w:moveTo w:id="17517" w:author="tao huang" w:date="2017-09-13T16:52:00Z">
        <w:del w:id="17518" w:author="tao huang" w:date="2017-09-15T11:40:00Z">
          <w:r w:rsidR="001878AE" w:rsidRPr="00A60A57" w:rsidDel="00820032">
            <w:rPr>
              <w:rFonts w:cs="Times New Roman"/>
              <w:color w:val="0D0D0D" w:themeColor="text1" w:themeTint="F2"/>
              <w:sz w:val="22"/>
              <w:rPrChange w:id="17519" w:author="tao huang" w:date="2017-09-17T12:05:00Z">
                <w:rPr>
                  <w:rFonts w:cs="Times New Roman"/>
                  <w:color w:val="000000" w:themeColor="text1"/>
                  <w:sz w:val="22"/>
                </w:rPr>
              </w:rPrChange>
            </w:rPr>
            <w:delText>and thus w</w:delText>
          </w:r>
        </w:del>
      </w:moveTo>
      <w:ins w:id="17520" w:author="tao huang" w:date="2017-09-15T11:41:00Z">
        <w:r w:rsidR="00820032" w:rsidRPr="00A60A57">
          <w:rPr>
            <w:rFonts w:cs="Times New Roman"/>
            <w:color w:val="0D0D0D" w:themeColor="text1" w:themeTint="F2"/>
            <w:sz w:val="22"/>
            <w:rPrChange w:id="17521" w:author="tao huang" w:date="2017-09-17T12:05:00Z">
              <w:rPr>
                <w:rFonts w:cs="Times New Roman"/>
                <w:color w:val="000000" w:themeColor="text1"/>
                <w:sz w:val="22"/>
              </w:rPr>
            </w:rPrChange>
          </w:rPr>
          <w:t>w</w:t>
        </w:r>
      </w:ins>
      <w:moveTo w:id="17522" w:author="tao huang" w:date="2017-09-13T16:52:00Z">
        <w:r w:rsidR="001878AE" w:rsidRPr="00A60A57">
          <w:rPr>
            <w:rFonts w:cs="Times New Roman"/>
            <w:color w:val="0D0D0D" w:themeColor="text1" w:themeTint="F2"/>
            <w:sz w:val="22"/>
            <w:rPrChange w:id="17523" w:author="tao huang" w:date="2017-09-17T12:05:00Z">
              <w:rPr>
                <w:rFonts w:cs="Times New Roman"/>
                <w:color w:val="000000" w:themeColor="text1"/>
                <w:sz w:val="22"/>
              </w:rPr>
            </w:rPrChange>
          </w:rPr>
          <w:t xml:space="preserve">e calculate the final forecasts as the average </w:t>
        </w:r>
      </w:moveTo>
      <w:ins w:id="17524" w:author="tao huang" w:date="2017-09-15T11:41:00Z">
        <w:r w:rsidR="00820032" w:rsidRPr="00A60A57">
          <w:rPr>
            <w:rFonts w:cs="Times New Roman"/>
            <w:color w:val="0D0D0D" w:themeColor="text1" w:themeTint="F2"/>
            <w:sz w:val="22"/>
            <w:rPrChange w:id="17525" w:author="tao huang" w:date="2017-09-17T12:05:00Z">
              <w:rPr>
                <w:rFonts w:cs="Times New Roman"/>
                <w:color w:val="000000" w:themeColor="text1"/>
                <w:sz w:val="22"/>
              </w:rPr>
            </w:rPrChange>
          </w:rPr>
          <w:t xml:space="preserve">of these </w:t>
        </w:r>
      </w:ins>
      <w:moveTo w:id="17526" w:author="tao huang" w:date="2017-09-13T16:52:00Z">
        <w:del w:id="17527" w:author="tao huang" w:date="2017-09-15T11:40:00Z">
          <w:r w:rsidR="001878AE" w:rsidRPr="00A60A57" w:rsidDel="00820032">
            <w:rPr>
              <w:rFonts w:cs="Times New Roman"/>
              <w:color w:val="0D0D0D" w:themeColor="text1" w:themeTint="F2"/>
              <w:sz w:val="22"/>
              <w:rPrChange w:id="17528" w:author="tao huang" w:date="2017-09-17T12:05:00Z">
                <w:rPr>
                  <w:rFonts w:cs="Times New Roman"/>
                  <w:color w:val="000000" w:themeColor="text1"/>
                  <w:sz w:val="22"/>
                </w:rPr>
              </w:rPrChange>
            </w:rPr>
            <w:delText xml:space="preserve">of </w:delText>
          </w:r>
          <m:oMath>
            <m:r>
              <w:rPr>
                <w:rFonts w:ascii="Cambria Math" w:hAnsi="Cambria Math" w:cs="Times New Roman"/>
                <w:color w:val="0D0D0D" w:themeColor="text1" w:themeTint="F2"/>
                <w:sz w:val="22"/>
                <w:rPrChange w:id="17529" w:author="tao huang" w:date="2017-09-17T12:05:00Z">
                  <w:rPr>
                    <w:rFonts w:ascii="Cambria Math" w:hAnsi="Cambria Math" w:cs="Times New Roman"/>
                    <w:color w:val="000000" w:themeColor="text1"/>
                    <w:sz w:val="22"/>
                  </w:rPr>
                </w:rPrChange>
              </w:rPr>
              <m:t>T-ω+1=75-16+1=60</m:t>
            </m:r>
          </m:oMath>
          <w:r w:rsidR="001878AE" w:rsidRPr="00A60A57" w:rsidDel="00820032">
            <w:rPr>
              <w:rFonts w:cs="Times New Roman"/>
              <w:color w:val="0D0D0D" w:themeColor="text1" w:themeTint="F2"/>
              <w:sz w:val="22"/>
              <w:rPrChange w:id="17530" w:author="tao huang" w:date="2017-09-17T12:05:00Z">
                <w:rPr>
                  <w:rFonts w:cs="Times New Roman"/>
                  <w:color w:val="000000" w:themeColor="text1"/>
                  <w:sz w:val="22"/>
                </w:rPr>
              </w:rPrChange>
            </w:rPr>
            <w:delText xml:space="preserve"> </w:delText>
          </w:r>
        </w:del>
      </w:moveTo>
      <w:ins w:id="17531" w:author="tao huang" w:date="2017-09-15T11:40:00Z">
        <w:r w:rsidR="00820032" w:rsidRPr="00A60A57">
          <w:rPr>
            <w:rFonts w:cs="Times New Roman"/>
            <w:color w:val="0D0D0D" w:themeColor="text1" w:themeTint="F2"/>
            <w:sz w:val="22"/>
            <w:rPrChange w:id="17532" w:author="tao huang" w:date="2017-09-17T12:05:00Z">
              <w:rPr>
                <w:rFonts w:cs="Times New Roman"/>
                <w:color w:val="000000" w:themeColor="text1"/>
                <w:sz w:val="22"/>
              </w:rPr>
            </w:rPrChange>
          </w:rPr>
          <w:t xml:space="preserve">60 </w:t>
        </w:r>
      </w:ins>
      <w:moveTo w:id="17533" w:author="tao huang" w:date="2017-09-13T16:52:00Z">
        <w:r w:rsidR="001878AE" w:rsidRPr="00A60A57">
          <w:rPr>
            <w:rFonts w:cs="Times New Roman"/>
            <w:color w:val="0D0D0D" w:themeColor="text1" w:themeTint="F2"/>
            <w:sz w:val="22"/>
            <w:rPrChange w:id="17534" w:author="tao huang" w:date="2017-09-17T12:05:00Z">
              <w:rPr>
                <w:rFonts w:cs="Times New Roman"/>
                <w:color w:val="000000" w:themeColor="text1"/>
                <w:sz w:val="22"/>
              </w:rPr>
            </w:rPrChange>
          </w:rPr>
          <w:t>sets of forecasts. e.g.,</w:t>
        </w:r>
        <m:oMath>
          <m:sSub>
            <m:sSubPr>
              <m:ctrlPr>
                <w:rPr>
                  <w:rFonts w:ascii="Cambria Math" w:hAnsi="Cambria Math" w:cs="Times New Roman"/>
                  <w:i/>
                  <w:color w:val="0D0D0D" w:themeColor="text1" w:themeTint="F2"/>
                  <w:sz w:val="22"/>
                  <w:rPrChange w:id="17535" w:author="tao huang" w:date="2017-09-17T12:05:00Z">
                    <w:rPr>
                      <w:rFonts w:ascii="Cambria Math" w:hAnsi="Cambria Math" w:cs="Times New Roman"/>
                      <w:i/>
                      <w:color w:val="385623" w:themeColor="accent6" w:themeShade="80"/>
                      <w:sz w:val="22"/>
                    </w:rPr>
                  </w:rPrChange>
                </w:rPr>
              </m:ctrlPr>
            </m:sSubPr>
            <m:e>
              <m:acc>
                <m:accPr>
                  <m:ctrlPr>
                    <w:rPr>
                      <w:rFonts w:ascii="Cambria Math" w:hAnsi="Cambria Math" w:cs="Times New Roman"/>
                      <w:i/>
                      <w:color w:val="0D0D0D" w:themeColor="text1" w:themeTint="F2"/>
                      <w:sz w:val="22"/>
                      <w:rPrChange w:id="17536" w:author="tao huang" w:date="2017-09-17T12:05:00Z">
                        <w:rPr>
                          <w:rFonts w:ascii="Cambria Math" w:hAnsi="Cambria Math" w:cs="Times New Roman"/>
                          <w:i/>
                          <w:color w:val="385623" w:themeColor="accent6" w:themeShade="80"/>
                          <w:sz w:val="22"/>
                        </w:rPr>
                      </w:rPrChange>
                    </w:rPr>
                  </m:ctrlPr>
                </m:accPr>
                <m:e>
                  <m:r>
                    <w:rPr>
                      <w:rFonts w:ascii="Cambria Math" w:hAnsi="Cambria Math" w:cs="Times New Roman"/>
                      <w:color w:val="0D0D0D" w:themeColor="text1" w:themeTint="F2"/>
                      <w:sz w:val="22"/>
                      <w:rPrChange w:id="17537" w:author="tao huang" w:date="2017-09-17T12:05:00Z">
                        <w:rPr>
                          <w:rFonts w:ascii="Cambria Math" w:hAnsi="Cambria Math" w:cs="Times New Roman"/>
                          <w:color w:val="000000" w:themeColor="text1"/>
                          <w:sz w:val="22"/>
                        </w:rPr>
                      </w:rPrChange>
                    </w:rPr>
                    <m:t>y</m:t>
                  </m:r>
                </m:e>
              </m:acc>
            </m:e>
            <m:sub>
              <m:r>
                <w:rPr>
                  <w:rFonts w:ascii="Cambria Math" w:hAnsi="Cambria Math" w:cs="Times New Roman"/>
                  <w:color w:val="0D0D0D" w:themeColor="text1" w:themeTint="F2"/>
                  <w:sz w:val="22"/>
                  <w:rPrChange w:id="17538" w:author="tao huang" w:date="2017-09-17T12:05:00Z">
                    <w:rPr>
                      <w:rFonts w:ascii="Cambria Math" w:hAnsi="Cambria Math" w:cs="Times New Roman"/>
                      <w:color w:val="000000" w:themeColor="text1"/>
                      <w:sz w:val="22"/>
                    </w:rPr>
                  </w:rPrChange>
                </w:rPr>
                <m:t>T+</m:t>
              </m:r>
              <m:r>
                <m:rPr>
                  <m:sty m:val="p"/>
                </m:rPr>
                <w:rPr>
                  <w:rFonts w:ascii="Cambria Math" w:hAnsi="Cambria Math" w:cs="Times New Roman"/>
                  <w:color w:val="0D0D0D" w:themeColor="text1" w:themeTint="F2"/>
                  <w:sz w:val="22"/>
                  <w:rPrChange w:id="17539" w:author="tao huang" w:date="2017-09-17T12:05:00Z">
                    <w:rPr>
                      <w:rFonts w:ascii="Cambria Math" w:hAnsi="Cambria Math" w:cs="Times New Roman"/>
                      <w:color w:val="000000" w:themeColor="text1"/>
                      <w:sz w:val="22"/>
                    </w:rPr>
                  </w:rPrChange>
                </w:rPr>
                <m:t>h</m:t>
              </m:r>
            </m:sub>
          </m:sSub>
          <m:d>
            <m:dPr>
              <m:ctrlPr>
                <w:rPr>
                  <w:rFonts w:ascii="Cambria Math" w:hAnsi="Cambria Math" w:cs="Times New Roman"/>
                  <w:i/>
                  <w:color w:val="0D0D0D" w:themeColor="text1" w:themeTint="F2"/>
                  <w:sz w:val="22"/>
                  <w:rPrChange w:id="17540" w:author="tao huang" w:date="2017-09-17T12:05:00Z">
                    <w:rPr>
                      <w:rFonts w:ascii="Cambria Math" w:hAnsi="Cambria Math" w:cs="Times New Roman"/>
                      <w:i/>
                      <w:color w:val="385623" w:themeColor="accent6" w:themeShade="80"/>
                      <w:sz w:val="22"/>
                    </w:rPr>
                  </w:rPrChange>
                </w:rPr>
              </m:ctrlPr>
            </m:dPr>
            <m:e>
              <m:r>
                <w:rPr>
                  <w:rFonts w:ascii="Cambria Math" w:hAnsi="Cambria Math" w:cs="Times New Roman"/>
                  <w:color w:val="0D0D0D" w:themeColor="text1" w:themeTint="F2"/>
                  <w:sz w:val="22"/>
                  <w:rPrChange w:id="17541" w:author="tao huang" w:date="2017-09-17T12:05:00Z">
                    <w:rPr>
                      <w:rFonts w:ascii="Cambria Math" w:hAnsi="Cambria Math" w:cs="Times New Roman"/>
                      <w:color w:val="000000" w:themeColor="text1"/>
                      <w:sz w:val="22"/>
                    </w:rPr>
                  </w:rPrChange>
                </w:rPr>
                <m:t>T,ω</m:t>
              </m:r>
            </m:e>
          </m:d>
          <m:r>
            <w:rPr>
              <w:rFonts w:ascii="Cambria Math" w:hAnsi="Cambria Math" w:cs="Times New Roman"/>
              <w:color w:val="0D0D0D" w:themeColor="text1" w:themeTint="F2"/>
              <w:sz w:val="22"/>
              <w:rPrChange w:id="17542" w:author="tao huang" w:date="2017-09-17T12:05:00Z">
                <w:rPr>
                  <w:rFonts w:ascii="Cambria Math" w:hAnsi="Cambria Math" w:cs="Times New Roman"/>
                  <w:color w:val="000000" w:themeColor="text1"/>
                  <w:sz w:val="22"/>
                </w:rPr>
              </w:rPrChange>
            </w:rPr>
            <m:t>=</m:t>
          </m:r>
          <m:sSub>
            <m:sSubPr>
              <m:ctrlPr>
                <w:rPr>
                  <w:rFonts w:ascii="Cambria Math" w:hAnsi="Cambria Math" w:cs="Times New Roman"/>
                  <w:i/>
                  <w:color w:val="0D0D0D" w:themeColor="text1" w:themeTint="F2"/>
                  <w:sz w:val="22"/>
                  <w:rPrChange w:id="17543" w:author="tao huang" w:date="2017-09-17T12:05:00Z">
                    <w:rPr>
                      <w:rFonts w:ascii="Cambria Math" w:hAnsi="Cambria Math" w:cs="Times New Roman"/>
                      <w:i/>
                      <w:color w:val="385623" w:themeColor="accent6" w:themeShade="80"/>
                      <w:sz w:val="22"/>
                    </w:rPr>
                  </w:rPrChange>
                </w:rPr>
              </m:ctrlPr>
            </m:sSubPr>
            <m:e>
              <m:acc>
                <m:accPr>
                  <m:ctrlPr>
                    <w:rPr>
                      <w:rFonts w:ascii="Cambria Math" w:hAnsi="Cambria Math" w:cs="Times New Roman"/>
                      <w:i/>
                      <w:color w:val="0D0D0D" w:themeColor="text1" w:themeTint="F2"/>
                      <w:sz w:val="22"/>
                      <w:rPrChange w:id="17544" w:author="tao huang" w:date="2017-09-17T12:05:00Z">
                        <w:rPr>
                          <w:rFonts w:ascii="Cambria Math" w:hAnsi="Cambria Math" w:cs="Times New Roman"/>
                          <w:i/>
                          <w:color w:val="385623" w:themeColor="accent6" w:themeShade="80"/>
                          <w:sz w:val="22"/>
                        </w:rPr>
                      </w:rPrChange>
                    </w:rPr>
                  </m:ctrlPr>
                </m:accPr>
                <m:e>
                  <m:r>
                    <w:rPr>
                      <w:rFonts w:ascii="Cambria Math" w:hAnsi="Cambria Math" w:cs="Times New Roman"/>
                      <w:color w:val="0D0D0D" w:themeColor="text1" w:themeTint="F2"/>
                      <w:sz w:val="22"/>
                      <w:rPrChange w:id="17545" w:author="tao huang" w:date="2017-09-17T12:05:00Z">
                        <w:rPr>
                          <w:rFonts w:ascii="Cambria Math" w:hAnsi="Cambria Math" w:cs="Times New Roman"/>
                          <w:color w:val="000000" w:themeColor="text1"/>
                          <w:sz w:val="22"/>
                        </w:rPr>
                      </w:rPrChange>
                    </w:rPr>
                    <m:t>y</m:t>
                  </m:r>
                </m:e>
              </m:acc>
            </m:e>
            <m:sub>
              <m:r>
                <w:rPr>
                  <w:rFonts w:ascii="Cambria Math" w:hAnsi="Cambria Math" w:cs="Times New Roman"/>
                  <w:color w:val="0D0D0D" w:themeColor="text1" w:themeTint="F2"/>
                  <w:sz w:val="22"/>
                  <w:rPrChange w:id="17546" w:author="tao huang" w:date="2017-09-17T12:05:00Z">
                    <w:rPr>
                      <w:rFonts w:ascii="Cambria Math" w:hAnsi="Cambria Math" w:cs="Times New Roman"/>
                      <w:color w:val="000000" w:themeColor="text1"/>
                      <w:sz w:val="22"/>
                    </w:rPr>
                  </w:rPrChange>
                </w:rPr>
                <m:t>T+</m:t>
              </m:r>
              <m:r>
                <m:rPr>
                  <m:sty m:val="p"/>
                </m:rPr>
                <w:rPr>
                  <w:rFonts w:ascii="Cambria Math" w:hAnsi="Cambria Math" w:cs="Times New Roman"/>
                  <w:color w:val="0D0D0D" w:themeColor="text1" w:themeTint="F2"/>
                  <w:sz w:val="22"/>
                  <w:rPrChange w:id="17547" w:author="tao huang" w:date="2017-09-17T12:05:00Z">
                    <w:rPr>
                      <w:rFonts w:ascii="Cambria Math" w:hAnsi="Cambria Math" w:cs="Times New Roman"/>
                      <w:color w:val="000000" w:themeColor="text1"/>
                      <w:sz w:val="22"/>
                    </w:rPr>
                  </w:rPrChange>
                </w:rPr>
                <m:t>h</m:t>
              </m:r>
            </m:sub>
          </m:sSub>
          <m:d>
            <m:dPr>
              <m:ctrlPr>
                <w:rPr>
                  <w:rFonts w:ascii="Cambria Math" w:hAnsi="Cambria Math" w:cs="Times New Roman"/>
                  <w:i/>
                  <w:color w:val="0D0D0D" w:themeColor="text1" w:themeTint="F2"/>
                  <w:sz w:val="22"/>
                  <w:rPrChange w:id="17548" w:author="tao huang" w:date="2017-09-17T12:05:00Z">
                    <w:rPr>
                      <w:rFonts w:ascii="Cambria Math" w:hAnsi="Cambria Math" w:cs="Times New Roman"/>
                      <w:i/>
                      <w:color w:val="385623" w:themeColor="accent6" w:themeShade="80"/>
                      <w:sz w:val="22"/>
                    </w:rPr>
                  </w:rPrChange>
                </w:rPr>
              </m:ctrlPr>
            </m:dPr>
            <m:e>
              <m:r>
                <w:rPr>
                  <w:rFonts w:ascii="Cambria Math" w:hAnsi="Cambria Math" w:cs="Times New Roman"/>
                  <w:color w:val="0D0D0D" w:themeColor="text1" w:themeTint="F2"/>
                  <w:sz w:val="22"/>
                  <w:rPrChange w:id="17549" w:author="tao huang" w:date="2017-09-17T12:05:00Z">
                    <w:rPr>
                      <w:rFonts w:ascii="Cambria Math" w:hAnsi="Cambria Math" w:cs="Times New Roman"/>
                      <w:color w:val="000000" w:themeColor="text1"/>
                      <w:sz w:val="22"/>
                    </w:rPr>
                  </w:rPrChange>
                </w:rPr>
                <m:t>75,60</m:t>
              </m:r>
            </m:e>
          </m:d>
          <m:r>
            <w:rPr>
              <w:rFonts w:ascii="Cambria Math" w:hAnsi="Cambria Math" w:cs="Times New Roman"/>
              <w:color w:val="0D0D0D" w:themeColor="text1" w:themeTint="F2"/>
              <w:sz w:val="22"/>
              <w:rPrChange w:id="17550" w:author="tao huang" w:date="2017-09-17T12:05:00Z">
                <w:rPr>
                  <w:rFonts w:ascii="Cambria Math" w:hAnsi="Cambria Math" w:cs="Times New Roman"/>
                  <w:color w:val="000000" w:themeColor="text1"/>
                  <w:sz w:val="22"/>
                </w:rPr>
              </w:rPrChange>
            </w:rPr>
            <m:t>=</m:t>
          </m:r>
          <m:nary>
            <m:naryPr>
              <m:chr m:val="∑"/>
              <m:limLoc m:val="undOvr"/>
              <m:ctrlPr>
                <w:rPr>
                  <w:rFonts w:ascii="Cambria Math" w:hAnsi="Cambria Math" w:cs="Times New Roman"/>
                  <w:i/>
                  <w:color w:val="0D0D0D" w:themeColor="text1" w:themeTint="F2"/>
                  <w:sz w:val="22"/>
                  <w:rPrChange w:id="17551" w:author="tao huang" w:date="2017-09-17T12:05:00Z">
                    <w:rPr>
                      <w:rFonts w:ascii="Cambria Math" w:hAnsi="Cambria Math" w:cs="Times New Roman"/>
                      <w:i/>
                      <w:color w:val="385623" w:themeColor="accent6" w:themeShade="80"/>
                      <w:sz w:val="22"/>
                    </w:rPr>
                  </w:rPrChange>
                </w:rPr>
              </m:ctrlPr>
            </m:naryPr>
            <m:sub>
              <m:r>
                <w:rPr>
                  <w:rFonts w:ascii="Cambria Math" w:hAnsi="Cambria Math" w:cs="Times New Roman"/>
                  <w:color w:val="0D0D0D" w:themeColor="text1" w:themeTint="F2"/>
                  <w:sz w:val="22"/>
                  <w:rPrChange w:id="17552" w:author="tao huang" w:date="2017-09-17T12:05:00Z">
                    <w:rPr>
                      <w:rFonts w:ascii="Cambria Math" w:hAnsi="Cambria Math" w:cs="Times New Roman"/>
                      <w:color w:val="000000" w:themeColor="text1"/>
                      <w:sz w:val="22"/>
                    </w:rPr>
                  </w:rPrChange>
                </w:rPr>
                <m:t>i=1</m:t>
              </m:r>
            </m:sub>
            <m:sup>
              <m:r>
                <w:rPr>
                  <w:rFonts w:ascii="Cambria Math" w:hAnsi="Cambria Math" w:cs="Times New Roman"/>
                  <w:color w:val="0D0D0D" w:themeColor="text1" w:themeTint="F2"/>
                  <w:sz w:val="22"/>
                  <w:rPrChange w:id="17553" w:author="tao huang" w:date="2017-09-17T12:05:00Z">
                    <w:rPr>
                      <w:rFonts w:ascii="Cambria Math" w:hAnsi="Cambria Math" w:cs="Times New Roman"/>
                      <w:color w:val="000000" w:themeColor="text1"/>
                      <w:sz w:val="22"/>
                    </w:rPr>
                  </w:rPrChange>
                </w:rPr>
                <m:t>60</m:t>
              </m:r>
            </m:sup>
            <m:e>
              <m:sSub>
                <m:sSubPr>
                  <m:ctrlPr>
                    <w:rPr>
                      <w:rFonts w:ascii="Cambria Math" w:hAnsi="Cambria Math" w:cs="Times New Roman"/>
                      <w:i/>
                      <w:color w:val="0D0D0D" w:themeColor="text1" w:themeTint="F2"/>
                      <w:sz w:val="22"/>
                      <w:rPrChange w:id="17554" w:author="tao huang" w:date="2017-09-17T12:05:00Z">
                        <w:rPr>
                          <w:rFonts w:ascii="Cambria Math" w:hAnsi="Cambria Math" w:cs="Times New Roman"/>
                          <w:i/>
                          <w:color w:val="385623" w:themeColor="accent6" w:themeShade="80"/>
                          <w:sz w:val="22"/>
                        </w:rPr>
                      </w:rPrChange>
                    </w:rPr>
                  </m:ctrlPr>
                </m:sSubPr>
                <m:e>
                  <m:acc>
                    <m:accPr>
                      <m:ctrlPr>
                        <w:rPr>
                          <w:rFonts w:ascii="Cambria Math" w:hAnsi="Cambria Math" w:cs="Times New Roman"/>
                          <w:i/>
                          <w:color w:val="0D0D0D" w:themeColor="text1" w:themeTint="F2"/>
                          <w:sz w:val="22"/>
                          <w:rPrChange w:id="17555" w:author="tao huang" w:date="2017-09-17T12:05:00Z">
                            <w:rPr>
                              <w:rFonts w:ascii="Cambria Math" w:hAnsi="Cambria Math" w:cs="Times New Roman"/>
                              <w:i/>
                              <w:color w:val="385623" w:themeColor="accent6" w:themeShade="80"/>
                              <w:sz w:val="22"/>
                            </w:rPr>
                          </w:rPrChange>
                        </w:rPr>
                      </m:ctrlPr>
                    </m:accPr>
                    <m:e>
                      <m:r>
                        <w:rPr>
                          <w:rFonts w:ascii="Cambria Math" w:hAnsi="Cambria Math" w:cs="Times New Roman"/>
                          <w:color w:val="0D0D0D" w:themeColor="text1" w:themeTint="F2"/>
                          <w:sz w:val="22"/>
                          <w:rPrChange w:id="17556" w:author="tao huang" w:date="2017-09-17T12:05:00Z">
                            <w:rPr>
                              <w:rFonts w:ascii="Cambria Math" w:hAnsi="Cambria Math" w:cs="Times New Roman"/>
                              <w:color w:val="000000" w:themeColor="text1"/>
                              <w:sz w:val="22"/>
                            </w:rPr>
                          </w:rPrChange>
                        </w:rPr>
                        <m:t>y</m:t>
                      </m:r>
                    </m:e>
                  </m:acc>
                </m:e>
                <m:sub>
                  <m:r>
                    <w:rPr>
                      <w:rFonts w:ascii="Cambria Math" w:hAnsi="Cambria Math" w:cs="Times New Roman"/>
                      <w:color w:val="0D0D0D" w:themeColor="text1" w:themeTint="F2"/>
                      <w:sz w:val="22"/>
                      <w:rPrChange w:id="17557" w:author="tao huang" w:date="2017-09-17T12:05:00Z">
                        <w:rPr>
                          <w:rFonts w:ascii="Cambria Math" w:hAnsi="Cambria Math" w:cs="Times New Roman"/>
                          <w:color w:val="000000" w:themeColor="text1"/>
                          <w:sz w:val="22"/>
                        </w:rPr>
                      </w:rPrChange>
                    </w:rPr>
                    <m:t>i,t</m:t>
                  </m:r>
                </m:sub>
              </m:sSub>
            </m:e>
          </m:nary>
        </m:oMath>
        <w:r w:rsidR="001878AE" w:rsidRPr="00A60A57">
          <w:rPr>
            <w:rFonts w:cs="Times New Roman"/>
            <w:color w:val="0D0D0D" w:themeColor="text1" w:themeTint="F2"/>
            <w:sz w:val="22"/>
            <w:rPrChange w:id="17558" w:author="tao huang" w:date="2017-09-17T12:05:00Z">
              <w:rPr>
                <w:rFonts w:cs="Times New Roman"/>
                <w:color w:val="000000" w:themeColor="text1"/>
                <w:sz w:val="22"/>
              </w:rPr>
            </w:rPrChange>
          </w:rPr>
          <w:t xml:space="preserve">. </w:t>
        </w:r>
      </w:moveTo>
      <w:ins w:id="17559" w:author="tao huang" w:date="2017-09-15T11:39:00Z">
        <w:r w:rsidR="00820032" w:rsidRPr="00A60A57">
          <w:rPr>
            <w:rFonts w:cs="Times New Roman"/>
            <w:color w:val="0D0D0D" w:themeColor="text1" w:themeTint="F2"/>
            <w:sz w:val="22"/>
            <w:rPrChange w:id="17560" w:author="tao huang" w:date="2017-09-17T12:05:00Z">
              <w:rPr>
                <w:rFonts w:cs="Times New Roman"/>
                <w:color w:val="000000" w:themeColor="text1"/>
                <w:sz w:val="22"/>
              </w:rPr>
            </w:rPrChange>
          </w:rPr>
          <w:t xml:space="preserve">where </w:t>
        </w:r>
        <m:oMath>
          <m:sSub>
            <m:sSubPr>
              <m:ctrlPr>
                <w:rPr>
                  <w:rFonts w:ascii="Cambria Math" w:hAnsi="Cambria Math" w:cs="Times New Roman"/>
                  <w:i/>
                  <w:color w:val="0D0D0D" w:themeColor="text1" w:themeTint="F2"/>
                  <w:sz w:val="22"/>
                  <w:rPrChange w:id="17561" w:author="tao huang" w:date="2017-09-17T12:05:00Z">
                    <w:rPr>
                      <w:rFonts w:ascii="Cambria Math" w:hAnsi="Cambria Math" w:cs="Times New Roman"/>
                      <w:i/>
                      <w:color w:val="385623" w:themeColor="accent6" w:themeShade="80"/>
                      <w:sz w:val="22"/>
                    </w:rPr>
                  </w:rPrChange>
                </w:rPr>
              </m:ctrlPr>
            </m:sSubPr>
            <m:e>
              <m:acc>
                <m:accPr>
                  <m:ctrlPr>
                    <w:rPr>
                      <w:rFonts w:ascii="Cambria Math" w:hAnsi="Cambria Math" w:cs="Times New Roman"/>
                      <w:i/>
                      <w:color w:val="0D0D0D" w:themeColor="text1" w:themeTint="F2"/>
                      <w:sz w:val="22"/>
                      <w:rPrChange w:id="17562" w:author="tao huang" w:date="2017-09-17T12:05:00Z">
                        <w:rPr>
                          <w:rFonts w:ascii="Cambria Math" w:hAnsi="Cambria Math" w:cs="Times New Roman"/>
                          <w:i/>
                          <w:color w:val="385623" w:themeColor="accent6" w:themeShade="80"/>
                          <w:sz w:val="22"/>
                        </w:rPr>
                      </w:rPrChange>
                    </w:rPr>
                  </m:ctrlPr>
                </m:accPr>
                <m:e>
                  <m:r>
                    <w:rPr>
                      <w:rFonts w:ascii="Cambria Math" w:hAnsi="Cambria Math" w:cs="Times New Roman"/>
                      <w:color w:val="0D0D0D" w:themeColor="text1" w:themeTint="F2"/>
                      <w:sz w:val="22"/>
                      <w:rPrChange w:id="17563" w:author="tao huang" w:date="2017-09-17T12:05:00Z">
                        <w:rPr>
                          <w:rFonts w:ascii="Cambria Math" w:hAnsi="Cambria Math" w:cs="Times New Roman"/>
                          <w:color w:val="000000" w:themeColor="text1"/>
                          <w:sz w:val="22"/>
                        </w:rPr>
                      </w:rPrChange>
                    </w:rPr>
                    <m:t>y</m:t>
                  </m:r>
                </m:e>
              </m:acc>
            </m:e>
            <m:sub>
              <m:r>
                <w:rPr>
                  <w:rFonts w:ascii="Cambria Math" w:hAnsi="Cambria Math" w:cs="Times New Roman"/>
                  <w:color w:val="0D0D0D" w:themeColor="text1" w:themeTint="F2"/>
                  <w:sz w:val="22"/>
                  <w:rPrChange w:id="17564" w:author="tao huang" w:date="2017-09-17T12:05:00Z">
                    <w:rPr>
                      <w:rFonts w:ascii="Cambria Math" w:hAnsi="Cambria Math" w:cs="Times New Roman"/>
                      <w:color w:val="000000" w:themeColor="text1"/>
                      <w:sz w:val="22"/>
                    </w:rPr>
                  </w:rPrChange>
                </w:rPr>
                <m:t>T+</m:t>
              </m:r>
              <m:r>
                <m:rPr>
                  <m:sty m:val="p"/>
                </m:rPr>
                <w:rPr>
                  <w:rFonts w:ascii="Cambria Math" w:hAnsi="Cambria Math" w:cs="Times New Roman"/>
                  <w:color w:val="0D0D0D" w:themeColor="text1" w:themeTint="F2"/>
                  <w:sz w:val="22"/>
                  <w:rPrChange w:id="17565" w:author="tao huang" w:date="2017-09-17T12:05:00Z">
                    <w:rPr>
                      <w:rFonts w:ascii="Cambria Math" w:hAnsi="Cambria Math" w:cs="Times New Roman"/>
                      <w:color w:val="000000" w:themeColor="text1"/>
                      <w:sz w:val="22"/>
                    </w:rPr>
                  </w:rPrChange>
                </w:rPr>
                <m:t>h</m:t>
              </m:r>
            </m:sub>
          </m:sSub>
          <m:d>
            <m:dPr>
              <m:ctrlPr>
                <w:rPr>
                  <w:rFonts w:ascii="Cambria Math" w:hAnsi="Cambria Math" w:cs="Times New Roman"/>
                  <w:i/>
                  <w:color w:val="0D0D0D" w:themeColor="text1" w:themeTint="F2"/>
                  <w:sz w:val="22"/>
                  <w:rPrChange w:id="17566" w:author="tao huang" w:date="2017-09-17T12:05:00Z">
                    <w:rPr>
                      <w:rFonts w:ascii="Cambria Math" w:hAnsi="Cambria Math" w:cs="Times New Roman"/>
                      <w:i/>
                      <w:color w:val="385623" w:themeColor="accent6" w:themeShade="80"/>
                      <w:sz w:val="22"/>
                    </w:rPr>
                  </w:rPrChange>
                </w:rPr>
              </m:ctrlPr>
            </m:dPr>
            <m:e>
              <m:r>
                <w:rPr>
                  <w:rFonts w:ascii="Cambria Math" w:hAnsi="Cambria Math" w:cs="Times New Roman"/>
                  <w:color w:val="0D0D0D" w:themeColor="text1" w:themeTint="F2"/>
                  <w:sz w:val="22"/>
                  <w:rPrChange w:id="17567" w:author="tao huang" w:date="2017-09-17T12:05:00Z">
                    <w:rPr>
                      <w:rFonts w:ascii="Cambria Math" w:hAnsi="Cambria Math" w:cs="Times New Roman"/>
                      <w:color w:val="000000" w:themeColor="text1"/>
                      <w:sz w:val="22"/>
                    </w:rPr>
                  </w:rPrChange>
                </w:rPr>
                <m:t>T,ω</m:t>
              </m:r>
            </m:e>
          </m:d>
        </m:oMath>
        <w:r w:rsidR="00820032" w:rsidRPr="00A60A57">
          <w:rPr>
            <w:rFonts w:cs="Times New Roman"/>
            <w:color w:val="0D0D0D" w:themeColor="text1" w:themeTint="F2"/>
            <w:sz w:val="22"/>
            <w:rPrChange w:id="17568" w:author="tao huang" w:date="2017-09-17T12:05:00Z">
              <w:rPr>
                <w:rFonts w:cs="Times New Roman"/>
                <w:color w:val="000000" w:themeColor="text1"/>
                <w:sz w:val="22"/>
              </w:rPr>
            </w:rPrChange>
          </w:rPr>
          <w:t xml:space="preserve"> are the final forecasts by the EWC model. </w:t>
        </w:r>
      </w:ins>
      <w:ins w:id="17569" w:author="tao huang" w:date="2017-09-15T11:41:00Z">
        <w:r w:rsidR="00820032" w:rsidRPr="00A60A57">
          <w:rPr>
            <w:rFonts w:cs="Times New Roman"/>
            <w:color w:val="0D0D0D" w:themeColor="text1" w:themeTint="F2"/>
            <w:sz w:val="22"/>
            <w:rPrChange w:id="17570" w:author="tao huang" w:date="2017-09-17T12:05:00Z">
              <w:rPr>
                <w:rFonts w:cs="Times New Roman"/>
                <w:color w:val="385623" w:themeColor="accent6" w:themeShade="80"/>
                <w:sz w:val="22"/>
              </w:rPr>
            </w:rPrChange>
          </w:rPr>
          <w:t xml:space="preserve">Figure </w:t>
        </w:r>
      </w:ins>
      <w:ins w:id="17571" w:author="tao huang" w:date="2017-09-17T12:00:00Z">
        <w:r w:rsidR="0085246A" w:rsidRPr="00A60A57">
          <w:rPr>
            <w:rFonts w:cs="Times New Roman"/>
            <w:color w:val="0D0D0D" w:themeColor="text1" w:themeTint="F2"/>
            <w:sz w:val="22"/>
            <w:rPrChange w:id="17572" w:author="tao huang" w:date="2017-09-17T12:05:00Z">
              <w:rPr>
                <w:rFonts w:cs="Times New Roman"/>
                <w:color w:val="385623" w:themeColor="accent6" w:themeShade="80"/>
                <w:sz w:val="22"/>
              </w:rPr>
            </w:rPrChange>
          </w:rPr>
          <w:t>B3</w:t>
        </w:r>
      </w:ins>
      <w:ins w:id="17573" w:author="tao huang" w:date="2017-09-15T11:41:00Z">
        <w:r w:rsidR="00820032" w:rsidRPr="00A60A57">
          <w:rPr>
            <w:rFonts w:cs="Times New Roman"/>
            <w:color w:val="0D0D0D" w:themeColor="text1" w:themeTint="F2"/>
            <w:sz w:val="22"/>
            <w:rPrChange w:id="17574" w:author="tao huang" w:date="2017-09-17T12:05:00Z">
              <w:rPr>
                <w:rFonts w:cs="Times New Roman"/>
                <w:color w:val="385623" w:themeColor="accent6" w:themeShade="80"/>
                <w:sz w:val="22"/>
              </w:rPr>
            </w:rPrChange>
          </w:rPr>
          <w:t xml:space="preserve"> </w:t>
        </w:r>
        <w:r w:rsidR="00820032" w:rsidRPr="00A60A57">
          <w:rPr>
            <w:rFonts w:cs="Times New Roman"/>
            <w:color w:val="0D0D0D" w:themeColor="text1" w:themeTint="F2"/>
            <w:sz w:val="22"/>
            <w:rPrChange w:id="17575" w:author="tao huang" w:date="2017-09-17T12:05:00Z">
              <w:rPr>
                <w:rFonts w:cs="Times New Roman"/>
                <w:color w:val="000000" w:themeColor="text1"/>
                <w:sz w:val="22"/>
              </w:rPr>
            </w:rPrChange>
          </w:rPr>
          <w:t xml:space="preserve">represents </w:t>
        </w:r>
        <w:r w:rsidR="00820032" w:rsidRPr="00A60A57">
          <w:rPr>
            <w:rFonts w:cs="Times New Roman"/>
            <w:color w:val="0D0D0D" w:themeColor="text1" w:themeTint="F2"/>
            <w:sz w:val="22"/>
            <w:rPrChange w:id="17576" w:author="tao huang" w:date="2017-09-17T12:05:00Z">
              <w:rPr>
                <w:rFonts w:cs="Times New Roman"/>
                <w:color w:val="385623" w:themeColor="accent6" w:themeShade="80"/>
                <w:sz w:val="22"/>
              </w:rPr>
            </w:rPrChange>
          </w:rPr>
          <w:t xml:space="preserve">the predictions/forecasts with the black dashed line (as </w:t>
        </w:r>
        <w:r w:rsidR="00820032" w:rsidRPr="00A60A57">
          <w:rPr>
            <w:rFonts w:cs="Times New Roman"/>
            <w:i/>
            <w:color w:val="0D0D0D" w:themeColor="text1" w:themeTint="F2"/>
            <w:sz w:val="22"/>
            <w:rPrChange w:id="17577" w:author="tao huang" w:date="2017-09-17T12:05:00Z">
              <w:rPr>
                <w:rFonts w:cs="Times New Roman"/>
                <w:i/>
                <w:color w:val="385623" w:themeColor="accent6" w:themeShade="80"/>
                <w:sz w:val="22"/>
              </w:rPr>
            </w:rPrChange>
          </w:rPr>
          <w:t>ybar_</w:t>
        </w:r>
      </w:ins>
      <w:ins w:id="17578" w:author="tao huang" w:date="2017-09-15T11:42:00Z">
        <w:r w:rsidR="00DC25C1" w:rsidRPr="00A60A57">
          <w:rPr>
            <w:rFonts w:cs="Times New Roman"/>
            <w:i/>
            <w:color w:val="0D0D0D" w:themeColor="text1" w:themeTint="F2"/>
            <w:sz w:val="22"/>
            <w:rPrChange w:id="17579" w:author="tao huang" w:date="2017-09-17T12:05:00Z">
              <w:rPr>
                <w:rFonts w:cs="Times New Roman"/>
                <w:i/>
                <w:color w:val="385623" w:themeColor="accent6" w:themeShade="80"/>
                <w:sz w:val="22"/>
              </w:rPr>
            </w:rPrChange>
          </w:rPr>
          <w:t>EWC</w:t>
        </w:r>
      </w:ins>
      <w:ins w:id="17580" w:author="tao huang" w:date="2017-09-15T11:41:00Z">
        <w:r w:rsidR="00820032" w:rsidRPr="00A60A57">
          <w:rPr>
            <w:rFonts w:cs="Times New Roman"/>
            <w:color w:val="0D0D0D" w:themeColor="text1" w:themeTint="F2"/>
            <w:sz w:val="22"/>
            <w:rPrChange w:id="17581" w:author="tao huang" w:date="2017-09-17T12:05:00Z">
              <w:rPr>
                <w:rFonts w:cs="Times New Roman"/>
                <w:color w:val="385623" w:themeColor="accent6" w:themeShade="80"/>
                <w:sz w:val="22"/>
              </w:rPr>
            </w:rPrChange>
          </w:rPr>
          <w:t xml:space="preserve">). Table </w:t>
        </w:r>
      </w:ins>
      <w:ins w:id="17582" w:author="tao huang" w:date="2017-09-17T12:00:00Z">
        <w:r w:rsidR="0085246A" w:rsidRPr="00A60A57">
          <w:rPr>
            <w:rFonts w:cs="Times New Roman"/>
            <w:color w:val="0D0D0D" w:themeColor="text1" w:themeTint="F2"/>
            <w:sz w:val="22"/>
            <w:rPrChange w:id="17583" w:author="tao huang" w:date="2017-09-17T12:05:00Z">
              <w:rPr>
                <w:rFonts w:cs="Times New Roman"/>
                <w:color w:val="385623" w:themeColor="accent6" w:themeShade="80"/>
                <w:sz w:val="22"/>
              </w:rPr>
            </w:rPrChange>
          </w:rPr>
          <w:t>A</w:t>
        </w:r>
      </w:ins>
      <w:ins w:id="17584" w:author="tao huang" w:date="2017-09-15T11:41:00Z">
        <w:r w:rsidR="00820032" w:rsidRPr="00A60A57">
          <w:rPr>
            <w:rFonts w:cs="Times New Roman"/>
            <w:color w:val="0D0D0D" w:themeColor="text1" w:themeTint="F2"/>
            <w:sz w:val="22"/>
            <w:rPrChange w:id="17585" w:author="tao huang" w:date="2017-09-17T12:05:00Z">
              <w:rPr>
                <w:rFonts w:cs="Times New Roman"/>
                <w:color w:val="385623" w:themeColor="accent6" w:themeShade="80"/>
                <w:sz w:val="22"/>
              </w:rPr>
            </w:rPrChange>
          </w:rPr>
          <w:t xml:space="preserve">1 shows the forecasting performance of the model with the full data </w:t>
        </w:r>
        <w:r w:rsidR="00820032" w:rsidRPr="00A60A57">
          <w:rPr>
            <w:rFonts w:cs="Times New Roman"/>
            <w:color w:val="0D0D0D" w:themeColor="text1" w:themeTint="F2"/>
            <w:sz w:val="22"/>
            <w:rPrChange w:id="17586" w:author="tao huang" w:date="2017-09-17T12:05:00Z">
              <w:rPr>
                <w:rFonts w:cs="Times New Roman"/>
                <w:color w:val="000000" w:themeColor="text1"/>
                <w:sz w:val="22"/>
              </w:rPr>
            </w:rPrChange>
          </w:rPr>
          <w:t xml:space="preserve">(e.g., 0.6 for MAE, 0.43 for MSE, 11.0% for MAPE, and 10.5% for SMAPE). The EWC method outperforms the conventional model with the full data. </w:t>
        </w:r>
      </w:ins>
    </w:p>
    <w:p w14:paraId="2144A023" w14:textId="32BCEC0F" w:rsidR="001878AE" w:rsidRPr="00A60A57" w:rsidDel="003A05F4" w:rsidRDefault="00C84E08">
      <w:pPr>
        <w:spacing w:after="0" w:line="360" w:lineRule="auto"/>
        <w:rPr>
          <w:del w:id="17587" w:author="tao huang" w:date="2017-09-16T12:55:00Z"/>
          <w:moveTo w:id="17588" w:author="tao huang" w:date="2017-09-13T16:52:00Z"/>
          <w:rFonts w:cs="Times New Roman"/>
          <w:color w:val="0D0D0D" w:themeColor="text1" w:themeTint="F2"/>
          <w:sz w:val="22"/>
          <w:rPrChange w:id="17589" w:author="tao huang" w:date="2017-09-17T12:05:00Z">
            <w:rPr>
              <w:del w:id="17590" w:author="tao huang" w:date="2017-09-16T12:55:00Z"/>
              <w:moveTo w:id="17591" w:author="tao huang" w:date="2017-09-13T16:52:00Z"/>
              <w:rFonts w:cs="Times New Roman"/>
              <w:color w:val="000000" w:themeColor="text1"/>
              <w:sz w:val="22"/>
            </w:rPr>
          </w:rPrChange>
        </w:rPr>
      </w:pPr>
      <w:ins w:id="17592" w:author="tao huang" w:date="2017-09-15T11:42:00Z">
        <w:r w:rsidRPr="00A60A57">
          <w:rPr>
            <w:rFonts w:cs="Times New Roman"/>
            <w:color w:val="0D0D0D" w:themeColor="text1" w:themeTint="F2"/>
            <w:sz w:val="22"/>
            <w:rPrChange w:id="17593" w:author="tao huang" w:date="2017-09-17T12:05:00Z">
              <w:rPr>
                <w:rFonts w:cs="Times New Roman"/>
                <w:color w:val="000000" w:themeColor="text1"/>
                <w:sz w:val="22"/>
              </w:rPr>
            </w:rPrChange>
          </w:rPr>
          <w:t xml:space="preserve"> </w:t>
        </w:r>
      </w:ins>
      <w:moveTo w:id="17594" w:author="tao huang" w:date="2017-09-13T16:52:00Z">
        <w:del w:id="17595" w:author="tao huang" w:date="2017-09-15T11:42:00Z">
          <w:r w:rsidR="001878AE" w:rsidRPr="00A60A57" w:rsidDel="00C84E08">
            <w:rPr>
              <w:rFonts w:cs="Times New Roman"/>
              <w:color w:val="0D0D0D" w:themeColor="text1" w:themeTint="F2"/>
              <w:sz w:val="22"/>
              <w:rPrChange w:id="17596" w:author="tao huang" w:date="2017-09-17T12:05:00Z">
                <w:rPr>
                  <w:rFonts w:cs="Times New Roman"/>
                  <w:color w:val="000000" w:themeColor="text1"/>
                  <w:sz w:val="22"/>
                </w:rPr>
              </w:rPrChange>
            </w:rPr>
            <w:delText xml:space="preserve">Figure 5 represents the predictions/forecasts using the black dashed line (e.g., </w:delText>
          </w:r>
          <w:r w:rsidR="001878AE" w:rsidRPr="00A60A57" w:rsidDel="00C84E08">
            <w:rPr>
              <w:rFonts w:cs="Times New Roman"/>
              <w:i/>
              <w:color w:val="0D0D0D" w:themeColor="text1" w:themeTint="F2"/>
              <w:sz w:val="22"/>
              <w:rPrChange w:id="17597" w:author="tao huang" w:date="2017-09-17T12:05:00Z">
                <w:rPr>
                  <w:rFonts w:cs="Times New Roman"/>
                  <w:i/>
                  <w:color w:val="000000" w:themeColor="text1"/>
                  <w:sz w:val="22"/>
                </w:rPr>
              </w:rPrChange>
            </w:rPr>
            <w:delText>ybar_EWC</w:delText>
          </w:r>
          <w:r w:rsidR="001878AE" w:rsidRPr="00A60A57" w:rsidDel="00C84E08">
            <w:rPr>
              <w:rFonts w:cs="Times New Roman"/>
              <w:color w:val="0D0D0D" w:themeColor="text1" w:themeTint="F2"/>
              <w:sz w:val="22"/>
              <w:rPrChange w:id="17598" w:author="tao huang" w:date="2017-09-17T12:05:00Z">
                <w:rPr>
                  <w:rFonts w:cs="Times New Roman"/>
                  <w:color w:val="000000" w:themeColor="text1"/>
                  <w:sz w:val="22"/>
                </w:rPr>
              </w:rPrChange>
            </w:rPr>
            <w:delText>). Table 1 shows the forecasting performance of the EWC model (e.g., 0.6 for MAE, 0.43 for MSE, 11.0% for MAPE, and 10.5% for SMAPE). The EWC method outperforms the conventional model with the full data.</w:delText>
          </w:r>
        </w:del>
      </w:moveTo>
    </w:p>
    <w:p w14:paraId="60C02F7C" w14:textId="33DBC4B8" w:rsidR="001878AE" w:rsidRPr="00A60A57" w:rsidDel="00A60A57" w:rsidRDefault="001878AE">
      <w:pPr>
        <w:spacing w:after="0" w:line="360" w:lineRule="auto"/>
        <w:rPr>
          <w:del w:id="17599" w:author="tao huang" w:date="2017-09-17T12:06:00Z"/>
          <w:moveTo w:id="17600" w:author="tao huang" w:date="2017-09-13T16:52:00Z"/>
          <w:rFonts w:cs="Times New Roman"/>
          <w:color w:val="0D0D0D" w:themeColor="text1" w:themeTint="F2"/>
          <w:sz w:val="22"/>
          <w:rPrChange w:id="17601" w:author="tao huang" w:date="2017-09-17T12:05:00Z">
            <w:rPr>
              <w:del w:id="17602" w:author="tao huang" w:date="2017-09-17T12:06:00Z"/>
              <w:moveTo w:id="17603" w:author="tao huang" w:date="2017-09-13T16:52:00Z"/>
              <w:rFonts w:cs="Times New Roman"/>
              <w:color w:val="000000" w:themeColor="text1"/>
              <w:sz w:val="22"/>
            </w:rPr>
          </w:rPrChange>
        </w:rPr>
      </w:pPr>
      <w:moveTo w:id="17604" w:author="tao huang" w:date="2017-09-13T16:52:00Z">
        <w:r w:rsidRPr="00A60A57">
          <w:rPr>
            <w:rFonts w:cs="Times New Roman"/>
            <w:color w:val="0D0D0D" w:themeColor="text1" w:themeTint="F2"/>
            <w:sz w:val="22"/>
            <w:rPrChange w:id="17605" w:author="tao huang" w:date="2017-09-17T12:05:00Z">
              <w:rPr>
                <w:rFonts w:cs="Times New Roman"/>
                <w:color w:val="000000" w:themeColor="text1"/>
                <w:sz w:val="22"/>
              </w:rPr>
            </w:rPrChange>
          </w:rPr>
          <w:t xml:space="preserve"> </w:t>
        </w:r>
      </w:moveTo>
    </w:p>
    <w:p w14:paraId="47EAA0E8" w14:textId="3DFC6058" w:rsidR="001878AE" w:rsidRPr="00A60A57" w:rsidRDefault="001878AE" w:rsidP="00A60A57">
      <w:pPr>
        <w:spacing w:after="0" w:line="360" w:lineRule="auto"/>
        <w:jc w:val="center"/>
        <w:rPr>
          <w:moveTo w:id="17606" w:author="tao huang" w:date="2017-09-13T16:52:00Z"/>
          <w:rFonts w:cs="Times New Roman"/>
          <w:color w:val="0D0D0D" w:themeColor="text1" w:themeTint="F2"/>
          <w:sz w:val="22"/>
          <w:rPrChange w:id="17607" w:author="tao huang" w:date="2017-09-17T12:05:00Z">
            <w:rPr>
              <w:moveTo w:id="17608" w:author="tao huang" w:date="2017-09-13T16:52:00Z"/>
              <w:rFonts w:cs="Times New Roman"/>
              <w:color w:val="000000" w:themeColor="text1"/>
              <w:sz w:val="22"/>
            </w:rPr>
          </w:rPrChange>
        </w:rPr>
        <w:pPrChange w:id="17609" w:author="tao huang" w:date="2017-09-17T12:06:00Z">
          <w:pPr>
            <w:spacing w:after="0" w:line="360" w:lineRule="auto"/>
            <w:ind w:firstLine="720"/>
            <w:jc w:val="center"/>
          </w:pPr>
        </w:pPrChange>
      </w:pPr>
      <w:moveTo w:id="17610" w:author="tao huang" w:date="2017-09-13T16:52:00Z">
        <w:r w:rsidRPr="00A60A57">
          <w:rPr>
            <w:rFonts w:cs="Times New Roman"/>
            <w:color w:val="0D0D0D" w:themeColor="text1" w:themeTint="F2"/>
            <w:sz w:val="22"/>
            <w:rPrChange w:id="17611" w:author="tao huang" w:date="2017-09-17T12:05:00Z">
              <w:rPr>
                <w:rFonts w:cs="Times New Roman"/>
                <w:color w:val="000000" w:themeColor="text1"/>
                <w:sz w:val="22"/>
              </w:rPr>
            </w:rPrChange>
          </w:rPr>
          <w:t xml:space="preserve">Figure </w:t>
        </w:r>
        <w:del w:id="17612" w:author="tao huang" w:date="2017-09-17T12:00:00Z">
          <w:r w:rsidRPr="00A60A57" w:rsidDel="0085246A">
            <w:rPr>
              <w:rFonts w:cs="Times New Roman"/>
              <w:color w:val="0D0D0D" w:themeColor="text1" w:themeTint="F2"/>
              <w:sz w:val="22"/>
              <w:rPrChange w:id="17613" w:author="tao huang" w:date="2017-09-17T12:05:00Z">
                <w:rPr>
                  <w:rFonts w:cs="Times New Roman"/>
                  <w:color w:val="000000" w:themeColor="text1"/>
                  <w:sz w:val="22"/>
                </w:rPr>
              </w:rPrChange>
            </w:rPr>
            <w:delText>5</w:delText>
          </w:r>
        </w:del>
      </w:moveTo>
      <w:ins w:id="17614" w:author="tao huang" w:date="2017-09-17T12:00:00Z">
        <w:r w:rsidR="0085246A" w:rsidRPr="00A60A57">
          <w:rPr>
            <w:rFonts w:cs="Times New Roman"/>
            <w:color w:val="0D0D0D" w:themeColor="text1" w:themeTint="F2"/>
            <w:sz w:val="22"/>
            <w:rPrChange w:id="17615" w:author="tao huang" w:date="2017-09-17T12:05:00Z">
              <w:rPr>
                <w:rFonts w:cs="Times New Roman"/>
                <w:color w:val="000000" w:themeColor="text1"/>
                <w:sz w:val="22"/>
              </w:rPr>
            </w:rPrChange>
          </w:rPr>
          <w:t>B3</w:t>
        </w:r>
      </w:ins>
      <w:moveTo w:id="17616" w:author="tao huang" w:date="2017-09-13T16:52:00Z">
        <w:r w:rsidRPr="00A60A57">
          <w:rPr>
            <w:rFonts w:cs="Times New Roman"/>
            <w:color w:val="0D0D0D" w:themeColor="text1" w:themeTint="F2"/>
            <w:sz w:val="22"/>
            <w:rPrChange w:id="17617" w:author="tao huang" w:date="2017-09-17T12:05:00Z">
              <w:rPr>
                <w:rFonts w:cs="Times New Roman"/>
                <w:color w:val="000000" w:themeColor="text1"/>
                <w:sz w:val="22"/>
              </w:rPr>
            </w:rPrChange>
          </w:rPr>
          <w:t>.</w:t>
        </w:r>
        <w:r w:rsidRPr="00A60A57">
          <w:rPr>
            <w:rFonts w:cs="Times New Roman"/>
            <w:color w:val="0D0D0D" w:themeColor="text1" w:themeTint="F2"/>
            <w:sz w:val="22"/>
            <w:rPrChange w:id="17618" w:author="tao huang" w:date="2017-09-17T12:05:00Z">
              <w:rPr>
                <w:rFonts w:cs="Times New Roman"/>
                <w:color w:val="000000" w:themeColor="text1"/>
                <w:sz w:val="22"/>
              </w:rPr>
            </w:rPrChange>
          </w:rPr>
          <w:tab/>
          <w:t>Simulated sales with a structural break: model with EWC</w:t>
        </w:r>
      </w:moveTo>
    </w:p>
    <w:p w14:paraId="0F2BBD99" w14:textId="77777777" w:rsidR="001878AE" w:rsidRPr="00A60A57" w:rsidRDefault="001878AE">
      <w:pPr>
        <w:spacing w:after="0" w:line="360" w:lineRule="auto"/>
        <w:rPr>
          <w:moveTo w:id="17619" w:author="tao huang" w:date="2017-09-13T16:52:00Z"/>
          <w:rFonts w:cs="Times New Roman"/>
          <w:color w:val="0D0D0D" w:themeColor="text1" w:themeTint="F2"/>
          <w:sz w:val="22"/>
          <w:rPrChange w:id="17620" w:author="tao huang" w:date="2017-09-17T12:05:00Z">
            <w:rPr>
              <w:moveTo w:id="17621" w:author="tao huang" w:date="2017-09-13T16:52:00Z"/>
              <w:rFonts w:cs="Times New Roman"/>
              <w:color w:val="000000" w:themeColor="text1"/>
              <w:sz w:val="22"/>
            </w:rPr>
          </w:rPrChange>
        </w:rPr>
      </w:pPr>
      <w:moveTo w:id="17622" w:author="tao huang" w:date="2017-09-13T16:52:00Z">
        <w:r w:rsidRPr="00A60A57">
          <w:rPr>
            <w:rFonts w:cs="Times New Roman"/>
            <w:color w:val="0D0D0D" w:themeColor="text1" w:themeTint="F2"/>
            <w:sz w:val="22"/>
            <w:rPrChange w:id="17623" w:author="tao huang" w:date="2017-09-17T12:05:00Z">
              <w:rPr>
                <w:rFonts w:cs="Times New Roman"/>
                <w:color w:val="000000" w:themeColor="text1"/>
                <w:sz w:val="22"/>
              </w:rPr>
            </w:rPrChange>
          </w:rPr>
          <w:t xml:space="preserve">  </w:t>
        </w:r>
      </w:moveTo>
    </w:p>
    <w:p w14:paraId="1C155DD7" w14:textId="77777777" w:rsidR="001878AE" w:rsidRPr="00A60A57" w:rsidRDefault="001878AE">
      <w:pPr>
        <w:spacing w:after="0" w:line="360" w:lineRule="auto"/>
        <w:rPr>
          <w:moveTo w:id="17624" w:author="tao huang" w:date="2017-09-13T16:52:00Z"/>
          <w:rFonts w:cs="Times New Roman"/>
          <w:color w:val="0D0D0D" w:themeColor="text1" w:themeTint="F2"/>
          <w:sz w:val="22"/>
          <w:rPrChange w:id="17625" w:author="tao huang" w:date="2017-09-17T12:05:00Z">
            <w:rPr>
              <w:moveTo w:id="17626" w:author="tao huang" w:date="2017-09-13T16:52:00Z"/>
              <w:rFonts w:cs="Times New Roman"/>
              <w:color w:val="000000" w:themeColor="text1"/>
              <w:sz w:val="22"/>
            </w:rPr>
          </w:rPrChange>
        </w:rPr>
      </w:pPr>
      <w:moveTo w:id="17627" w:author="tao huang" w:date="2017-09-13T16:52:00Z">
        <w:r w:rsidRPr="00A60A57">
          <w:rPr>
            <w:noProof/>
            <w:color w:val="0D0D0D" w:themeColor="text1" w:themeTint="F2"/>
            <w:sz w:val="22"/>
            <w:lang w:eastAsia="en-GB"/>
            <w:rPrChange w:id="17628" w:author="tao huang" w:date="2017-09-17T12:05:00Z">
              <w:rPr>
                <w:noProof/>
                <w:color w:val="000000" w:themeColor="text1"/>
                <w:sz w:val="22"/>
                <w:lang w:eastAsia="en-GB"/>
              </w:rPr>
            </w:rPrChange>
          </w:rPr>
          <w:lastRenderedPageBreak/>
          <mc:AlternateContent>
            <mc:Choice Requires="wps">
              <w:drawing>
                <wp:anchor distT="0" distB="0" distL="114300" distR="114300" simplePos="0" relativeHeight="251763712" behindDoc="0" locked="0" layoutInCell="1" allowOverlap="1" wp14:anchorId="3C61F215" wp14:editId="1490ECB1">
                  <wp:simplePos x="0" y="0"/>
                  <wp:positionH relativeFrom="column">
                    <wp:posOffset>434975</wp:posOffset>
                  </wp:positionH>
                  <wp:positionV relativeFrom="paragraph">
                    <wp:posOffset>114300</wp:posOffset>
                  </wp:positionV>
                  <wp:extent cx="1296670" cy="1921510"/>
                  <wp:effectExtent l="0" t="0" r="17780" b="21590"/>
                  <wp:wrapNone/>
                  <wp:docPr id="33" name="Rectangle 33"/>
                  <wp:cNvGraphicFramePr/>
                  <a:graphic xmlns:a="http://schemas.openxmlformats.org/drawingml/2006/main">
                    <a:graphicData uri="http://schemas.microsoft.com/office/word/2010/wordprocessingShape">
                      <wps:wsp>
                        <wps:cNvSpPr/>
                        <wps:spPr>
                          <a:xfrm>
                            <a:off x="0" y="0"/>
                            <a:ext cx="1296670" cy="1921510"/>
                          </a:xfrm>
                          <a:prstGeom prst="rect">
                            <a:avLst/>
                          </a:prstGeom>
                          <a:solidFill>
                            <a:srgbClr val="5B9BD5">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6BD770" id="Rectangle 33" o:spid="_x0000_s1026" style="position:absolute;margin-left:34.25pt;margin-top:9pt;width:102.1pt;height:151.3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" fillcolor="#5b9bd5" strokecolor="#1f4d78 [1604]" strokeweight="1pt">
                  <v:fill opacity="8481f"/>
                </v:rect>
              </w:pict>
            </mc:Fallback>
          </mc:AlternateContent>
        </w:r>
        <w:r w:rsidRPr="00A60A57">
          <w:rPr>
            <w:noProof/>
            <w:color w:val="0D0D0D" w:themeColor="text1" w:themeTint="F2"/>
            <w:sz w:val="22"/>
            <w:lang w:eastAsia="en-GB"/>
            <w:rPrChange w:id="17629" w:author="tao huang" w:date="2017-09-17T12:05:00Z">
              <w:rPr>
                <w:noProof/>
                <w:color w:val="000000" w:themeColor="text1"/>
                <w:sz w:val="22"/>
                <w:lang w:eastAsia="en-GB"/>
              </w:rPr>
            </w:rPrChange>
          </w:rPr>
          <mc:AlternateContent>
            <mc:Choice Requires="wps">
              <w:drawing>
                <wp:anchor distT="0" distB="0" distL="114300" distR="114300" simplePos="0" relativeHeight="251764736" behindDoc="0" locked="0" layoutInCell="1" allowOverlap="1" wp14:anchorId="16D50CB5" wp14:editId="06553D65">
                  <wp:simplePos x="0" y="0"/>
                  <wp:positionH relativeFrom="column">
                    <wp:posOffset>3083560</wp:posOffset>
                  </wp:positionH>
                  <wp:positionV relativeFrom="paragraph">
                    <wp:posOffset>119380</wp:posOffset>
                  </wp:positionV>
                  <wp:extent cx="1377950" cy="1927225"/>
                  <wp:effectExtent l="0" t="0" r="12700" b="15875"/>
                  <wp:wrapNone/>
                  <wp:docPr id="34" name="Rectangle 34"/>
                  <wp:cNvGraphicFramePr/>
                  <a:graphic xmlns:a="http://schemas.openxmlformats.org/drawingml/2006/main">
                    <a:graphicData uri="http://schemas.microsoft.com/office/word/2010/wordprocessingShape">
                      <wps:wsp>
                        <wps:cNvSpPr/>
                        <wps:spPr>
                          <a:xfrm>
                            <a:off x="0" y="0"/>
                            <a:ext cx="1377950" cy="1927225"/>
                          </a:xfrm>
                          <a:prstGeom prst="rect">
                            <a:avLst/>
                          </a:prstGeom>
                          <a:solidFill>
                            <a:srgbClr val="FFC000">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24B282" id="Rectangle 34" o:spid="_x0000_s1026" style="position:absolute;margin-left:242.8pt;margin-top:9.4pt;width:108.5pt;height:151.7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" fillcolor="#ffc000" strokecolor="#1f4d78 [1604]" strokeweight="1pt">
                  <v:fill opacity="8481f"/>
                </v:rect>
              </w:pict>
            </mc:Fallback>
          </mc:AlternateContent>
        </w:r>
        <w:r w:rsidRPr="00A60A57">
          <w:rPr>
            <w:noProof/>
            <w:color w:val="0D0D0D" w:themeColor="text1" w:themeTint="F2"/>
            <w:sz w:val="22"/>
            <w:lang w:eastAsia="en-GB"/>
            <w:rPrChange w:id="17630" w:author="tao huang" w:date="2017-09-17T12:05:00Z">
              <w:rPr>
                <w:noProof/>
                <w:color w:val="000000" w:themeColor="text1"/>
                <w:sz w:val="22"/>
                <w:lang w:eastAsia="en-GB"/>
              </w:rPr>
            </w:rPrChange>
          </w:rPr>
          <mc:AlternateContent>
            <mc:Choice Requires="wps">
              <w:drawing>
                <wp:anchor distT="0" distB="0" distL="114300" distR="114300" simplePos="0" relativeHeight="251765760" behindDoc="0" locked="0" layoutInCell="1" allowOverlap="1" wp14:anchorId="0F2103AB" wp14:editId="00965E8A">
                  <wp:simplePos x="0" y="0"/>
                  <wp:positionH relativeFrom="column">
                    <wp:posOffset>4455795</wp:posOffset>
                  </wp:positionH>
                  <wp:positionV relativeFrom="paragraph">
                    <wp:posOffset>120015</wp:posOffset>
                  </wp:positionV>
                  <wp:extent cx="1423035" cy="1914525"/>
                  <wp:effectExtent l="0" t="0" r="24765" b="28575"/>
                  <wp:wrapNone/>
                  <wp:docPr id="35" name="Rectangle 35"/>
                  <wp:cNvGraphicFramePr/>
                  <a:graphic xmlns:a="http://schemas.openxmlformats.org/drawingml/2006/main">
                    <a:graphicData uri="http://schemas.microsoft.com/office/word/2010/wordprocessingShape">
                      <wps:wsp>
                        <wps:cNvSpPr/>
                        <wps:spPr>
                          <a:xfrm>
                            <a:off x="0" y="0"/>
                            <a:ext cx="1423035" cy="1914525"/>
                          </a:xfrm>
                          <a:prstGeom prst="rect">
                            <a:avLst/>
                          </a:prstGeom>
                          <a:solidFill>
                            <a:srgbClr val="C00000">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24AEFC" id="Rectangle 35" o:spid="_x0000_s1026" style="position:absolute;margin-left:350.85pt;margin-top:9.45pt;width:112.05pt;height:150.7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" fillcolor="#c00000" strokecolor="#1f4d78 [1604]" strokeweight="1pt">
                  <v:fill opacity="8481f"/>
                </v:rect>
              </w:pict>
            </mc:Fallback>
          </mc:AlternateContent>
        </w:r>
        <w:r w:rsidRPr="00A60A57">
          <w:rPr>
            <w:noProof/>
            <w:color w:val="0D0D0D" w:themeColor="text1" w:themeTint="F2"/>
            <w:sz w:val="22"/>
            <w:lang w:eastAsia="en-GB"/>
            <w:rPrChange w:id="17631" w:author="tao huang" w:date="2017-09-17T12:05:00Z">
              <w:rPr>
                <w:noProof/>
                <w:color w:val="000000" w:themeColor="text1"/>
                <w:sz w:val="22"/>
                <w:lang w:eastAsia="en-GB"/>
              </w:rPr>
            </w:rPrChange>
          </w:rPr>
          <mc:AlternateContent>
            <mc:Choice Requires="wps">
              <w:drawing>
                <wp:anchor distT="0" distB="0" distL="114300" distR="114300" simplePos="0" relativeHeight="251766784" behindDoc="0" locked="0" layoutInCell="1" allowOverlap="1" wp14:anchorId="23B57614" wp14:editId="037F9B9C">
                  <wp:simplePos x="0" y="0"/>
                  <wp:positionH relativeFrom="column">
                    <wp:posOffset>1732915</wp:posOffset>
                  </wp:positionH>
                  <wp:positionV relativeFrom="paragraph">
                    <wp:posOffset>120015</wp:posOffset>
                  </wp:positionV>
                  <wp:extent cx="1350645" cy="1927225"/>
                  <wp:effectExtent l="0" t="0" r="20955" b="15875"/>
                  <wp:wrapNone/>
                  <wp:docPr id="36" name="Rectangle 36"/>
                  <wp:cNvGraphicFramePr/>
                  <a:graphic xmlns:a="http://schemas.openxmlformats.org/drawingml/2006/main">
                    <a:graphicData uri="http://schemas.microsoft.com/office/word/2010/wordprocessingShape">
                      <wps:wsp>
                        <wps:cNvSpPr/>
                        <wps:spPr>
                          <a:xfrm>
                            <a:off x="0" y="0"/>
                            <a:ext cx="1350645" cy="1927225"/>
                          </a:xfrm>
                          <a:prstGeom prst="rect">
                            <a:avLst/>
                          </a:prstGeom>
                          <a:solidFill>
                            <a:schemeClr val="accent6">
                              <a:lumMod val="60000"/>
                              <a:lumOff val="40000"/>
                              <a:alpha val="12941"/>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DE7A73" id="Rectangle 36" o:spid="_x0000_s1026" style="position:absolute;margin-left:136.45pt;margin-top:9.45pt;width:106.35pt;height:151.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" fillcolor="#a8d08d [1945]" strokecolor="#1f4d78 [1604]" strokeweight="1pt">
                  <v:fill opacity="8481f"/>
                </v:rect>
              </w:pict>
            </mc:Fallback>
          </mc:AlternateContent>
        </w:r>
        <w:r w:rsidRPr="00A60A57">
          <w:rPr>
            <w:rFonts w:cs="Times New Roman"/>
            <w:noProof/>
            <w:color w:val="0D0D0D" w:themeColor="text1" w:themeTint="F2"/>
            <w:sz w:val="22"/>
            <w:lang w:eastAsia="en-GB"/>
            <w:rPrChange w:id="17632" w:author="tao huang" w:date="2017-09-17T12:05:00Z">
              <w:rPr>
                <w:rFonts w:cs="Times New Roman"/>
                <w:noProof/>
                <w:color w:val="000000" w:themeColor="text1"/>
                <w:sz w:val="22"/>
                <w:lang w:eastAsia="en-GB"/>
              </w:rPr>
            </w:rPrChange>
          </w:rPr>
          <w:drawing>
            <wp:inline distT="0" distB="0" distL="0" distR="0" wp14:anchorId="51817372" wp14:editId="6E36AE58">
              <wp:extent cx="6296025" cy="24902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65306" cy="2517688"/>
                      </a:xfrm>
                      <a:prstGeom prst="rect">
                        <a:avLst/>
                      </a:prstGeom>
                      <a:noFill/>
                    </pic:spPr>
                  </pic:pic>
                </a:graphicData>
              </a:graphic>
            </wp:inline>
          </w:drawing>
        </w:r>
      </w:moveTo>
    </w:p>
    <w:p w14:paraId="7ABDD0FA" w14:textId="77777777" w:rsidR="001878AE" w:rsidRPr="00A60A57" w:rsidRDefault="001878AE">
      <w:pPr>
        <w:spacing w:after="0" w:line="360" w:lineRule="auto"/>
        <w:rPr>
          <w:moveTo w:id="17633" w:author="tao huang" w:date="2017-09-13T16:52:00Z"/>
          <w:rFonts w:cs="Times New Roman"/>
          <w:color w:val="0D0D0D" w:themeColor="text1" w:themeTint="F2"/>
          <w:sz w:val="22"/>
          <w:rPrChange w:id="17634" w:author="tao huang" w:date="2017-09-17T12:05:00Z">
            <w:rPr>
              <w:moveTo w:id="17635" w:author="tao huang" w:date="2017-09-13T16:52:00Z"/>
              <w:rFonts w:cs="Times New Roman"/>
              <w:color w:val="000000" w:themeColor="text1"/>
              <w:sz w:val="22"/>
            </w:rPr>
          </w:rPrChange>
        </w:rPr>
      </w:pPr>
    </w:p>
    <w:p w14:paraId="5F06F8C9" w14:textId="77777777" w:rsidR="001878AE" w:rsidRPr="00A60A57" w:rsidRDefault="001878AE">
      <w:pPr>
        <w:spacing w:after="0" w:line="360" w:lineRule="auto"/>
        <w:rPr>
          <w:moveTo w:id="17636" w:author="tao huang" w:date="2017-09-13T16:52:00Z"/>
          <w:rFonts w:cs="Times New Roman"/>
          <w:color w:val="0D0D0D" w:themeColor="text1" w:themeTint="F2"/>
          <w:sz w:val="22"/>
          <w:rPrChange w:id="17637" w:author="tao huang" w:date="2017-09-17T12:05:00Z">
            <w:rPr>
              <w:moveTo w:id="17638" w:author="tao huang" w:date="2017-09-13T16:52:00Z"/>
              <w:rFonts w:cs="Times New Roman"/>
              <w:color w:val="000000" w:themeColor="text1"/>
              <w:sz w:val="22"/>
            </w:rPr>
          </w:rPrChange>
        </w:rPr>
      </w:pPr>
    </w:p>
    <w:p w14:paraId="29831B80" w14:textId="77777777" w:rsidR="001878AE" w:rsidRPr="00A60A57" w:rsidRDefault="001878AE">
      <w:pPr>
        <w:spacing w:after="0" w:line="360" w:lineRule="auto"/>
        <w:rPr>
          <w:moveTo w:id="17639" w:author="tao huang" w:date="2017-09-13T16:52:00Z"/>
          <w:rFonts w:cs="Times New Roman"/>
          <w:color w:val="0D0D0D" w:themeColor="text1" w:themeTint="F2"/>
          <w:sz w:val="22"/>
          <w:rPrChange w:id="17640" w:author="tao huang" w:date="2017-09-17T12:05:00Z">
            <w:rPr>
              <w:moveTo w:id="17641" w:author="tao huang" w:date="2017-09-13T16:52:00Z"/>
              <w:rFonts w:cs="Times New Roman"/>
              <w:color w:val="000000" w:themeColor="text1"/>
              <w:sz w:val="22"/>
            </w:rPr>
          </w:rPrChange>
        </w:rPr>
      </w:pPr>
    </w:p>
    <w:p w14:paraId="25C2C73B" w14:textId="77777777" w:rsidR="001878AE" w:rsidRPr="00A60A57" w:rsidRDefault="001878AE">
      <w:pPr>
        <w:spacing w:after="0" w:line="360" w:lineRule="auto"/>
        <w:rPr>
          <w:moveTo w:id="17642" w:author="tao huang" w:date="2017-09-13T16:52:00Z"/>
          <w:rFonts w:cs="Times New Roman"/>
          <w:color w:val="0D0D0D" w:themeColor="text1" w:themeTint="F2"/>
          <w:sz w:val="22"/>
          <w:rPrChange w:id="17643" w:author="tao huang" w:date="2017-09-17T12:05:00Z">
            <w:rPr>
              <w:moveTo w:id="17644" w:author="tao huang" w:date="2017-09-13T16:52:00Z"/>
              <w:rFonts w:cs="Times New Roman"/>
              <w:color w:val="000000" w:themeColor="text1"/>
              <w:sz w:val="22"/>
            </w:rPr>
          </w:rPrChange>
        </w:rPr>
      </w:pPr>
      <w:moveTo w:id="17645" w:author="tao huang" w:date="2017-09-13T16:52:00Z">
        <w:r w:rsidRPr="00A60A57">
          <w:rPr>
            <w:rFonts w:cs="Times New Roman"/>
            <w:color w:val="0D0D0D" w:themeColor="text1" w:themeTint="F2"/>
            <w:sz w:val="22"/>
            <w:rPrChange w:id="17646" w:author="tao huang" w:date="2017-09-17T12:05:00Z">
              <w:rPr>
                <w:rFonts w:cs="Times New Roman"/>
                <w:color w:val="000000" w:themeColor="text1"/>
                <w:sz w:val="22"/>
              </w:rPr>
            </w:rPrChange>
          </w:rPr>
          <w:t xml:space="preserve"> </w:t>
        </w:r>
      </w:moveTo>
    </w:p>
    <w:moveToRangeEnd w:id="17435"/>
    <w:p w14:paraId="1D61638A" w14:textId="77777777" w:rsidR="001878AE" w:rsidRPr="00A60A57" w:rsidRDefault="001878AE">
      <w:pPr>
        <w:spacing w:after="0" w:line="360" w:lineRule="auto"/>
        <w:rPr>
          <w:rFonts w:cs="Times New Roman"/>
          <w:color w:val="0D0D0D" w:themeColor="text1" w:themeTint="F2"/>
          <w:sz w:val="22"/>
          <w:rPrChange w:id="17647" w:author="tao huang" w:date="2017-09-17T12:05:00Z">
            <w:rPr>
              <w:rFonts w:cs="Times New Roman"/>
              <w:color w:val="000000" w:themeColor="text1"/>
              <w:szCs w:val="24"/>
            </w:rPr>
          </w:rPrChange>
        </w:rPr>
      </w:pPr>
    </w:p>
    <w:p w14:paraId="51F4E981" w14:textId="77777777" w:rsidR="004B26CC" w:rsidRPr="00A60A57" w:rsidRDefault="004B26CC">
      <w:pPr>
        <w:spacing w:after="0" w:line="360" w:lineRule="auto"/>
        <w:rPr>
          <w:rFonts w:cs="Times New Roman"/>
          <w:color w:val="0D0D0D" w:themeColor="text1" w:themeTint="F2"/>
          <w:sz w:val="22"/>
          <w:rPrChange w:id="17648" w:author="tao huang" w:date="2017-09-17T12:05:00Z">
            <w:rPr>
              <w:rFonts w:cs="Times New Roman"/>
              <w:color w:val="000000" w:themeColor="text1"/>
              <w:szCs w:val="24"/>
            </w:rPr>
          </w:rPrChange>
        </w:rPr>
      </w:pPr>
    </w:p>
    <w:p w14:paraId="3BAECAA3" w14:textId="77777777" w:rsidR="005D18C8" w:rsidRPr="00A60A57" w:rsidRDefault="005D18C8">
      <w:pPr>
        <w:spacing w:after="0" w:line="360" w:lineRule="auto"/>
        <w:rPr>
          <w:b/>
          <w:color w:val="0D0D0D" w:themeColor="text1" w:themeTint="F2"/>
          <w:sz w:val="22"/>
          <w:rPrChange w:id="17649" w:author="tao huang" w:date="2017-09-17T12:05:00Z">
            <w:rPr>
              <w:b/>
              <w:color w:val="000000" w:themeColor="text1"/>
            </w:rPr>
          </w:rPrChange>
        </w:rPr>
      </w:pPr>
      <w:r w:rsidRPr="00A60A57">
        <w:rPr>
          <w:rFonts w:cs="Times New Roman"/>
          <w:color w:val="0D0D0D" w:themeColor="text1" w:themeTint="F2"/>
          <w:sz w:val="22"/>
          <w:rPrChange w:id="17650" w:author="tao huang" w:date="2017-09-17T12:05:00Z">
            <w:rPr>
              <w:rFonts w:cs="Times New Roman"/>
              <w:b/>
              <w:color w:val="000000" w:themeColor="text1"/>
              <w:szCs w:val="24"/>
            </w:rPr>
          </w:rPrChange>
        </w:rPr>
        <w:t>Reference</w:t>
      </w:r>
      <w:r w:rsidRPr="00A60A57">
        <w:rPr>
          <w:rFonts w:cs="Times New Roman"/>
          <w:b/>
          <w:color w:val="0D0D0D" w:themeColor="text1" w:themeTint="F2"/>
          <w:sz w:val="22"/>
          <w:rPrChange w:id="17651" w:author="tao huang" w:date="2017-09-17T12:05:00Z">
            <w:rPr>
              <w:rFonts w:cs="Times New Roman"/>
              <w:b/>
              <w:color w:val="000000" w:themeColor="text1"/>
              <w:szCs w:val="24"/>
            </w:rPr>
          </w:rPrChange>
        </w:rPr>
        <w:t>:</w:t>
      </w:r>
    </w:p>
    <w:p w14:paraId="3BA0A1B6" w14:textId="77777777" w:rsidR="0064757A" w:rsidRPr="00A60A57" w:rsidRDefault="000C34CF">
      <w:pPr>
        <w:spacing w:after="0" w:line="360" w:lineRule="auto"/>
        <w:rPr>
          <w:rFonts w:cs="Times New Roman"/>
          <w:color w:val="0D0D0D" w:themeColor="text1" w:themeTint="F2"/>
          <w:sz w:val="22"/>
          <w:rPrChange w:id="17652" w:author="tao huang" w:date="2017-09-17T12:05:00Z">
            <w:rPr>
              <w:rFonts w:cs="Times New Roman"/>
              <w:color w:val="000000" w:themeColor="text1"/>
              <w:szCs w:val="24"/>
            </w:rPr>
          </w:rPrChange>
        </w:rPr>
      </w:pPr>
      <w:r w:rsidRPr="00A60A57">
        <w:rPr>
          <w:rFonts w:cs="Times New Roman"/>
          <w:noProof/>
          <w:color w:val="0D0D0D" w:themeColor="text1" w:themeTint="F2"/>
          <w:sz w:val="22"/>
          <w:rPrChange w:id="17653" w:author="tao huang" w:date="2017-09-17T12:05:00Z">
            <w:rPr>
              <w:rFonts w:cs="Times New Roman"/>
              <w:noProof/>
              <w:color w:val="000000" w:themeColor="text1"/>
            </w:rPr>
          </w:rPrChange>
        </w:rPr>
        <w:t xml:space="preserve"> </w:t>
      </w:r>
    </w:p>
    <w:p w14:paraId="1C689C6F" w14:textId="2F74A20A" w:rsidR="0064757A" w:rsidRPr="00A60A57" w:rsidDel="00A67BFF" w:rsidRDefault="0064757A">
      <w:pPr>
        <w:spacing w:after="0" w:line="360" w:lineRule="auto"/>
        <w:rPr>
          <w:del w:id="17654" w:author="tao huang" w:date="2017-09-17T12:01:00Z"/>
          <w:rFonts w:cs="Times New Roman"/>
          <w:color w:val="0D0D0D" w:themeColor="text1" w:themeTint="F2"/>
          <w:sz w:val="22"/>
          <w:rPrChange w:id="17655" w:author="tao huang" w:date="2017-09-17T12:05:00Z">
            <w:rPr>
              <w:del w:id="17656" w:author="tao huang" w:date="2017-09-17T12:01:00Z"/>
              <w:rFonts w:cs="Times New Roman"/>
              <w:color w:val="000000" w:themeColor="text1"/>
              <w:szCs w:val="24"/>
            </w:rPr>
          </w:rPrChange>
        </w:rPr>
      </w:pPr>
    </w:p>
    <w:p w14:paraId="6271BC37" w14:textId="14EFA584" w:rsidR="008B5007" w:rsidRPr="00A60A57" w:rsidDel="00A67BFF" w:rsidRDefault="0064757A" w:rsidP="008B5007">
      <w:pPr>
        <w:pStyle w:val="EndNoteBibliography"/>
        <w:rPr>
          <w:del w:id="17657" w:author="tao huang" w:date="2017-09-17T12:01:00Z"/>
          <w:color w:val="0D0D0D" w:themeColor="text1" w:themeTint="F2"/>
          <w:sz w:val="22"/>
          <w:rPrChange w:id="17658" w:author="tao huang" w:date="2017-09-17T12:05:00Z">
            <w:rPr>
              <w:del w:id="17659" w:author="tao huang" w:date="2017-09-17T12:01:00Z"/>
            </w:rPr>
          </w:rPrChange>
        </w:rPr>
      </w:pPr>
      <w:del w:id="17660" w:author="tao huang" w:date="2017-09-17T12:01:00Z">
        <w:r w:rsidRPr="00A60A57" w:rsidDel="00A67BFF">
          <w:rPr>
            <w:color w:val="0D0D0D" w:themeColor="text1" w:themeTint="F2"/>
            <w:sz w:val="22"/>
            <w:rPrChange w:id="17661" w:author="tao huang" w:date="2017-09-17T12:05:00Z">
              <w:rPr>
                <w:color w:val="000000" w:themeColor="text1"/>
              </w:rPr>
            </w:rPrChange>
          </w:rPr>
          <w:fldChar w:fldCharType="begin"/>
        </w:r>
        <w:r w:rsidRPr="00A60A57" w:rsidDel="00A67BFF">
          <w:rPr>
            <w:color w:val="0D0D0D" w:themeColor="text1" w:themeTint="F2"/>
            <w:sz w:val="22"/>
            <w:rPrChange w:id="17662" w:author="tao huang" w:date="2017-09-17T12:05:00Z">
              <w:rPr>
                <w:color w:val="000000" w:themeColor="text1"/>
              </w:rPr>
            </w:rPrChange>
          </w:rPr>
          <w:delInstrText xml:space="preserve"> ADDIN EN.REFLIST </w:delInstrText>
        </w:r>
        <w:r w:rsidRPr="00A60A57" w:rsidDel="00A67BFF">
          <w:rPr>
            <w:color w:val="0D0D0D" w:themeColor="text1" w:themeTint="F2"/>
            <w:sz w:val="22"/>
            <w:rPrChange w:id="17663" w:author="tao huang" w:date="2017-09-17T12:05:00Z">
              <w:rPr>
                <w:rFonts w:cstheme="minorBidi"/>
                <w:noProof w:val="0"/>
                <w:color w:val="000000" w:themeColor="text1"/>
              </w:rPr>
            </w:rPrChange>
          </w:rPr>
          <w:fldChar w:fldCharType="separate"/>
        </w:r>
        <w:r w:rsidR="008B5007" w:rsidRPr="00A60A57" w:rsidDel="00A67BFF">
          <w:rPr>
            <w:color w:val="0D0D0D" w:themeColor="text1" w:themeTint="F2"/>
            <w:sz w:val="22"/>
            <w:rPrChange w:id="17664" w:author="tao huang" w:date="2017-09-17T12:05:00Z">
              <w:rPr/>
            </w:rPrChange>
          </w:rPr>
          <w:delText>(!!! INVALID CITATION !!! (Andrews 1993, Andrews and Ploberger 1994, Bai and Perron 1998, Bai and Perron 2003)).</w:delText>
        </w:r>
      </w:del>
    </w:p>
    <w:p w14:paraId="1E2C74DD" w14:textId="48AD7E30" w:rsidR="008B5007" w:rsidRPr="00A60A57" w:rsidDel="00A67BFF" w:rsidRDefault="008B5007" w:rsidP="008B5007">
      <w:pPr>
        <w:pStyle w:val="EndNoteBibliography"/>
        <w:spacing w:after="0"/>
        <w:ind w:left="720" w:hanging="720"/>
        <w:rPr>
          <w:del w:id="17665" w:author="tao huang" w:date="2017-09-17T12:01:00Z"/>
          <w:color w:val="0D0D0D" w:themeColor="text1" w:themeTint="F2"/>
          <w:sz w:val="22"/>
          <w:rPrChange w:id="17666" w:author="tao huang" w:date="2017-09-17T12:05:00Z">
            <w:rPr>
              <w:del w:id="17667" w:author="tao huang" w:date="2017-09-17T12:01:00Z"/>
            </w:rPr>
          </w:rPrChange>
        </w:rPr>
      </w:pPr>
      <w:del w:id="17668" w:author="tao huang" w:date="2017-09-17T12:01:00Z">
        <w:r w:rsidRPr="00A60A57" w:rsidDel="00A67BFF">
          <w:rPr>
            <w:color w:val="0D0D0D" w:themeColor="text1" w:themeTint="F2"/>
            <w:sz w:val="22"/>
            <w:rPrChange w:id="17669" w:author="tao huang" w:date="2017-09-17T12:05:00Z">
              <w:rPr/>
            </w:rPrChange>
          </w:rPr>
          <w:tab/>
        </w:r>
      </w:del>
    </w:p>
    <w:p w14:paraId="11FC2BF9" w14:textId="28FA0FAB" w:rsidR="008B5007" w:rsidRPr="00A60A57" w:rsidDel="00A67BFF" w:rsidRDefault="008B5007" w:rsidP="008B5007">
      <w:pPr>
        <w:pStyle w:val="EndNoteBibliography"/>
        <w:rPr>
          <w:del w:id="17670" w:author="tao huang" w:date="2017-09-17T12:01:00Z"/>
          <w:color w:val="0D0D0D" w:themeColor="text1" w:themeTint="F2"/>
          <w:sz w:val="22"/>
          <w:rPrChange w:id="17671" w:author="tao huang" w:date="2017-09-17T12:05:00Z">
            <w:rPr>
              <w:del w:id="17672" w:author="tao huang" w:date="2017-09-17T12:01:00Z"/>
            </w:rPr>
          </w:rPrChange>
        </w:rPr>
      </w:pPr>
      <w:del w:id="17673" w:author="tao huang" w:date="2017-09-17T12:01:00Z">
        <w:r w:rsidRPr="00A60A57" w:rsidDel="00A67BFF">
          <w:rPr>
            <w:color w:val="0D0D0D" w:themeColor="text1" w:themeTint="F2"/>
            <w:sz w:val="22"/>
            <w:rPrChange w:id="17674" w:author="tao huang" w:date="2017-09-17T12:05:00Z">
              <w:rPr/>
            </w:rPrChange>
          </w:rPr>
          <w:delText xml:space="preserve">Ali, M. and J. Boylan (2011). "Feasibility principles for Downstream Demand Inference in supply chains." </w:delText>
        </w:r>
        <w:r w:rsidRPr="00A60A57" w:rsidDel="00A67BFF">
          <w:rPr>
            <w:color w:val="0D0D0D" w:themeColor="text1" w:themeTint="F2"/>
            <w:sz w:val="22"/>
            <w:u w:val="single"/>
            <w:rPrChange w:id="17675" w:author="tao huang" w:date="2017-09-17T12:05:00Z">
              <w:rPr>
                <w:u w:val="single"/>
              </w:rPr>
            </w:rPrChange>
          </w:rPr>
          <w:delText>Journal of the Operational Research Society</w:delText>
        </w:r>
        <w:r w:rsidRPr="00A60A57" w:rsidDel="00A67BFF">
          <w:rPr>
            <w:color w:val="0D0D0D" w:themeColor="text1" w:themeTint="F2"/>
            <w:sz w:val="22"/>
            <w:rPrChange w:id="17676" w:author="tao huang" w:date="2017-09-17T12:05:00Z">
              <w:rPr/>
            </w:rPrChange>
          </w:rPr>
          <w:delText xml:space="preserve"> </w:delText>
        </w:r>
        <w:r w:rsidRPr="00A60A57" w:rsidDel="00A67BFF">
          <w:rPr>
            <w:b/>
            <w:color w:val="0D0D0D" w:themeColor="text1" w:themeTint="F2"/>
            <w:sz w:val="22"/>
            <w:rPrChange w:id="17677" w:author="tao huang" w:date="2017-09-17T12:05:00Z">
              <w:rPr>
                <w:b/>
              </w:rPr>
            </w:rPrChange>
          </w:rPr>
          <w:delText>62</w:delText>
        </w:r>
        <w:r w:rsidRPr="00A60A57" w:rsidDel="00A67BFF">
          <w:rPr>
            <w:color w:val="0D0D0D" w:themeColor="text1" w:themeTint="F2"/>
            <w:sz w:val="22"/>
            <w:rPrChange w:id="17678" w:author="tao huang" w:date="2017-09-17T12:05:00Z">
              <w:rPr/>
            </w:rPrChange>
          </w:rPr>
          <w:delText>.</w:delText>
        </w:r>
      </w:del>
    </w:p>
    <w:p w14:paraId="4B535C6C" w14:textId="1C37E3AC" w:rsidR="008B5007" w:rsidRPr="00A60A57" w:rsidDel="00A67BFF" w:rsidRDefault="008B5007" w:rsidP="008B5007">
      <w:pPr>
        <w:pStyle w:val="EndNoteBibliography"/>
        <w:spacing w:after="0"/>
        <w:ind w:left="720" w:hanging="720"/>
        <w:rPr>
          <w:del w:id="17679" w:author="tao huang" w:date="2017-09-17T12:01:00Z"/>
          <w:color w:val="0D0D0D" w:themeColor="text1" w:themeTint="F2"/>
          <w:sz w:val="22"/>
          <w:rPrChange w:id="17680" w:author="tao huang" w:date="2017-09-17T12:05:00Z">
            <w:rPr>
              <w:del w:id="17681" w:author="tao huang" w:date="2017-09-17T12:01:00Z"/>
            </w:rPr>
          </w:rPrChange>
        </w:rPr>
      </w:pPr>
      <w:del w:id="17682" w:author="tao huang" w:date="2017-09-17T12:01:00Z">
        <w:r w:rsidRPr="00A60A57" w:rsidDel="00A67BFF">
          <w:rPr>
            <w:color w:val="0D0D0D" w:themeColor="text1" w:themeTint="F2"/>
            <w:sz w:val="22"/>
            <w:rPrChange w:id="17683" w:author="tao huang" w:date="2017-09-17T12:05:00Z">
              <w:rPr/>
            </w:rPrChange>
          </w:rPr>
          <w:tab/>
        </w:r>
      </w:del>
    </w:p>
    <w:p w14:paraId="1950D48F" w14:textId="1E2B6BC8" w:rsidR="008B5007" w:rsidRPr="00A60A57" w:rsidDel="00A67BFF" w:rsidRDefault="008B5007" w:rsidP="008B5007">
      <w:pPr>
        <w:pStyle w:val="EndNoteBibliography"/>
        <w:rPr>
          <w:del w:id="17684" w:author="tao huang" w:date="2017-09-17T12:01:00Z"/>
          <w:color w:val="0D0D0D" w:themeColor="text1" w:themeTint="F2"/>
          <w:sz w:val="22"/>
          <w:rPrChange w:id="17685" w:author="tao huang" w:date="2017-09-17T12:05:00Z">
            <w:rPr>
              <w:del w:id="17686" w:author="tao huang" w:date="2017-09-17T12:01:00Z"/>
            </w:rPr>
          </w:rPrChange>
        </w:rPr>
      </w:pPr>
      <w:del w:id="17687" w:author="tao huang" w:date="2017-09-17T12:01:00Z">
        <w:r w:rsidRPr="00A60A57" w:rsidDel="00A67BFF">
          <w:rPr>
            <w:color w:val="0D0D0D" w:themeColor="text1" w:themeTint="F2"/>
            <w:sz w:val="22"/>
            <w:rPrChange w:id="17688" w:author="tao huang" w:date="2017-09-17T12:05:00Z">
              <w:rPr/>
            </w:rPrChange>
          </w:rPr>
          <w:delText xml:space="preserve">Allen, P. G. and R. Fildes (2001). Econometric forecasting. </w:delText>
        </w:r>
        <w:r w:rsidRPr="00A60A57" w:rsidDel="00A67BFF">
          <w:rPr>
            <w:color w:val="0D0D0D" w:themeColor="text1" w:themeTint="F2"/>
            <w:sz w:val="22"/>
            <w:u w:val="single"/>
            <w:rPrChange w:id="17689" w:author="tao huang" w:date="2017-09-17T12:05:00Z">
              <w:rPr>
                <w:u w:val="single"/>
              </w:rPr>
            </w:rPrChange>
          </w:rPr>
          <w:delText>Principles of Forecasting: A Handbook for Researchers and Practitioners</w:delText>
        </w:r>
        <w:r w:rsidRPr="00A60A57" w:rsidDel="00A67BFF">
          <w:rPr>
            <w:color w:val="0D0D0D" w:themeColor="text1" w:themeTint="F2"/>
            <w:sz w:val="22"/>
            <w:rPrChange w:id="17690" w:author="tao huang" w:date="2017-09-17T12:05:00Z">
              <w:rPr/>
            </w:rPrChange>
          </w:rPr>
          <w:delText>. J. S. Armstrong. Boston, Kluwer Academic Publishers.</w:delText>
        </w:r>
      </w:del>
    </w:p>
    <w:p w14:paraId="3FA02110" w14:textId="02D2945A" w:rsidR="008B5007" w:rsidRPr="00A60A57" w:rsidDel="00A67BFF" w:rsidRDefault="008B5007" w:rsidP="008B5007">
      <w:pPr>
        <w:pStyle w:val="EndNoteBibliography"/>
        <w:spacing w:after="0"/>
        <w:ind w:left="720" w:hanging="720"/>
        <w:rPr>
          <w:del w:id="17691" w:author="tao huang" w:date="2017-09-17T12:01:00Z"/>
          <w:color w:val="0D0D0D" w:themeColor="text1" w:themeTint="F2"/>
          <w:sz w:val="22"/>
          <w:rPrChange w:id="17692" w:author="tao huang" w:date="2017-09-17T12:05:00Z">
            <w:rPr>
              <w:del w:id="17693" w:author="tao huang" w:date="2017-09-17T12:01:00Z"/>
            </w:rPr>
          </w:rPrChange>
        </w:rPr>
      </w:pPr>
      <w:del w:id="17694" w:author="tao huang" w:date="2017-09-17T12:01:00Z">
        <w:r w:rsidRPr="00A60A57" w:rsidDel="00A67BFF">
          <w:rPr>
            <w:color w:val="0D0D0D" w:themeColor="text1" w:themeTint="F2"/>
            <w:sz w:val="22"/>
            <w:rPrChange w:id="17695" w:author="tao huang" w:date="2017-09-17T12:05:00Z">
              <w:rPr/>
            </w:rPrChange>
          </w:rPr>
          <w:tab/>
        </w:r>
      </w:del>
    </w:p>
    <w:p w14:paraId="3F8F8298" w14:textId="582193BE" w:rsidR="008B5007" w:rsidRPr="00A60A57" w:rsidDel="00A67BFF" w:rsidRDefault="008B5007" w:rsidP="008B5007">
      <w:pPr>
        <w:pStyle w:val="EndNoteBibliography"/>
        <w:rPr>
          <w:del w:id="17696" w:author="tao huang" w:date="2017-09-17T12:01:00Z"/>
          <w:color w:val="0D0D0D" w:themeColor="text1" w:themeTint="F2"/>
          <w:sz w:val="22"/>
          <w:rPrChange w:id="17697" w:author="tao huang" w:date="2017-09-17T12:05:00Z">
            <w:rPr>
              <w:del w:id="17698" w:author="tao huang" w:date="2017-09-17T12:01:00Z"/>
            </w:rPr>
          </w:rPrChange>
        </w:rPr>
      </w:pPr>
      <w:del w:id="17699" w:author="tao huang" w:date="2017-09-17T12:01:00Z">
        <w:r w:rsidRPr="00A60A57" w:rsidDel="00A67BFF">
          <w:rPr>
            <w:color w:val="0D0D0D" w:themeColor="text1" w:themeTint="F2"/>
            <w:sz w:val="22"/>
            <w:rPrChange w:id="17700" w:author="tao huang" w:date="2017-09-17T12:05:00Z">
              <w:rPr/>
            </w:rPrChange>
          </w:rPr>
          <w:delText xml:space="preserve">Andrews, D. W. K. (1993). "Tests for Parameter Instability and Structural Change with Unknown Change Point." </w:delText>
        </w:r>
        <w:r w:rsidRPr="00A60A57" w:rsidDel="00A67BFF">
          <w:rPr>
            <w:color w:val="0D0D0D" w:themeColor="text1" w:themeTint="F2"/>
            <w:sz w:val="22"/>
            <w:u w:val="single"/>
            <w:rPrChange w:id="17701" w:author="tao huang" w:date="2017-09-17T12:05:00Z">
              <w:rPr>
                <w:u w:val="single"/>
              </w:rPr>
            </w:rPrChange>
          </w:rPr>
          <w:delText>Econometrica</w:delText>
        </w:r>
        <w:r w:rsidRPr="00A60A57" w:rsidDel="00A67BFF">
          <w:rPr>
            <w:color w:val="0D0D0D" w:themeColor="text1" w:themeTint="F2"/>
            <w:sz w:val="22"/>
            <w:rPrChange w:id="17702" w:author="tao huang" w:date="2017-09-17T12:05:00Z">
              <w:rPr/>
            </w:rPrChange>
          </w:rPr>
          <w:delText xml:space="preserve"> </w:delText>
        </w:r>
        <w:r w:rsidRPr="00A60A57" w:rsidDel="00A67BFF">
          <w:rPr>
            <w:b/>
            <w:color w:val="0D0D0D" w:themeColor="text1" w:themeTint="F2"/>
            <w:sz w:val="22"/>
            <w:rPrChange w:id="17703" w:author="tao huang" w:date="2017-09-17T12:05:00Z">
              <w:rPr>
                <w:b/>
              </w:rPr>
            </w:rPrChange>
          </w:rPr>
          <w:delText>61</w:delText>
        </w:r>
        <w:r w:rsidRPr="00A60A57" w:rsidDel="00A67BFF">
          <w:rPr>
            <w:color w:val="0D0D0D" w:themeColor="text1" w:themeTint="F2"/>
            <w:sz w:val="22"/>
            <w:rPrChange w:id="17704" w:author="tao huang" w:date="2017-09-17T12:05:00Z">
              <w:rPr/>
            </w:rPrChange>
          </w:rPr>
          <w:delText>: 825-851.</w:delText>
        </w:r>
      </w:del>
    </w:p>
    <w:p w14:paraId="1A7C40DB" w14:textId="1B2DD12B" w:rsidR="008B5007" w:rsidRPr="00A60A57" w:rsidDel="00A67BFF" w:rsidRDefault="008B5007" w:rsidP="008B5007">
      <w:pPr>
        <w:pStyle w:val="EndNoteBibliography"/>
        <w:spacing w:after="0"/>
        <w:ind w:left="720" w:hanging="720"/>
        <w:rPr>
          <w:del w:id="17705" w:author="tao huang" w:date="2017-09-17T12:01:00Z"/>
          <w:color w:val="0D0D0D" w:themeColor="text1" w:themeTint="F2"/>
          <w:sz w:val="22"/>
          <w:rPrChange w:id="17706" w:author="tao huang" w:date="2017-09-17T12:05:00Z">
            <w:rPr>
              <w:del w:id="17707" w:author="tao huang" w:date="2017-09-17T12:01:00Z"/>
            </w:rPr>
          </w:rPrChange>
        </w:rPr>
      </w:pPr>
      <w:del w:id="17708" w:author="tao huang" w:date="2017-09-17T12:01:00Z">
        <w:r w:rsidRPr="00A60A57" w:rsidDel="00A67BFF">
          <w:rPr>
            <w:color w:val="0D0D0D" w:themeColor="text1" w:themeTint="F2"/>
            <w:sz w:val="22"/>
            <w:rPrChange w:id="17709" w:author="tao huang" w:date="2017-09-17T12:05:00Z">
              <w:rPr/>
            </w:rPrChange>
          </w:rPr>
          <w:tab/>
        </w:r>
      </w:del>
    </w:p>
    <w:p w14:paraId="026044BD" w14:textId="00A09A82" w:rsidR="008B5007" w:rsidRPr="00A60A57" w:rsidDel="00A67BFF" w:rsidRDefault="008B5007" w:rsidP="008B5007">
      <w:pPr>
        <w:pStyle w:val="EndNoteBibliography"/>
        <w:rPr>
          <w:del w:id="17710" w:author="tao huang" w:date="2017-09-17T12:01:00Z"/>
          <w:color w:val="0D0D0D" w:themeColor="text1" w:themeTint="F2"/>
          <w:sz w:val="22"/>
          <w:rPrChange w:id="17711" w:author="tao huang" w:date="2017-09-17T12:05:00Z">
            <w:rPr>
              <w:del w:id="17712" w:author="tao huang" w:date="2017-09-17T12:01:00Z"/>
            </w:rPr>
          </w:rPrChange>
        </w:rPr>
      </w:pPr>
      <w:del w:id="17713" w:author="tao huang" w:date="2017-09-17T12:01:00Z">
        <w:r w:rsidRPr="00A60A57" w:rsidDel="00A67BFF">
          <w:rPr>
            <w:color w:val="0D0D0D" w:themeColor="text1" w:themeTint="F2"/>
            <w:sz w:val="22"/>
            <w:rPrChange w:id="17714" w:author="tao huang" w:date="2017-09-17T12:05:00Z">
              <w:rPr/>
            </w:rPrChange>
          </w:rPr>
          <w:delText xml:space="preserve">Andrews, D. W. K. and W. Ploberger (1994). "Optimal tests when a nuisance parameter is present only under the alternative." </w:delText>
        </w:r>
        <w:r w:rsidRPr="00A60A57" w:rsidDel="00A67BFF">
          <w:rPr>
            <w:color w:val="0D0D0D" w:themeColor="text1" w:themeTint="F2"/>
            <w:sz w:val="22"/>
            <w:u w:val="single"/>
            <w:rPrChange w:id="17715" w:author="tao huang" w:date="2017-09-17T12:05:00Z">
              <w:rPr>
                <w:u w:val="single"/>
              </w:rPr>
            </w:rPrChange>
          </w:rPr>
          <w:delText>Econometrica</w:delText>
        </w:r>
        <w:r w:rsidRPr="00A60A57" w:rsidDel="00A67BFF">
          <w:rPr>
            <w:color w:val="0D0D0D" w:themeColor="text1" w:themeTint="F2"/>
            <w:sz w:val="22"/>
            <w:rPrChange w:id="17716" w:author="tao huang" w:date="2017-09-17T12:05:00Z">
              <w:rPr/>
            </w:rPrChange>
          </w:rPr>
          <w:delText xml:space="preserve"> </w:delText>
        </w:r>
        <w:r w:rsidRPr="00A60A57" w:rsidDel="00A67BFF">
          <w:rPr>
            <w:b/>
            <w:color w:val="0D0D0D" w:themeColor="text1" w:themeTint="F2"/>
            <w:sz w:val="22"/>
            <w:rPrChange w:id="17717" w:author="tao huang" w:date="2017-09-17T12:05:00Z">
              <w:rPr>
                <w:b/>
              </w:rPr>
            </w:rPrChange>
          </w:rPr>
          <w:delText>62</w:delText>
        </w:r>
        <w:r w:rsidRPr="00A60A57" w:rsidDel="00A67BFF">
          <w:rPr>
            <w:color w:val="0D0D0D" w:themeColor="text1" w:themeTint="F2"/>
            <w:sz w:val="22"/>
            <w:rPrChange w:id="17718" w:author="tao huang" w:date="2017-09-17T12:05:00Z">
              <w:rPr/>
            </w:rPrChange>
          </w:rPr>
          <w:delText>: 1383-1414.</w:delText>
        </w:r>
      </w:del>
    </w:p>
    <w:p w14:paraId="3D55CEFE" w14:textId="2C542EDE" w:rsidR="008B5007" w:rsidRPr="00A60A57" w:rsidDel="00A67BFF" w:rsidRDefault="008B5007" w:rsidP="008B5007">
      <w:pPr>
        <w:pStyle w:val="EndNoteBibliography"/>
        <w:spacing w:after="0"/>
        <w:ind w:left="720" w:hanging="720"/>
        <w:rPr>
          <w:del w:id="17719" w:author="tao huang" w:date="2017-09-17T12:01:00Z"/>
          <w:color w:val="0D0D0D" w:themeColor="text1" w:themeTint="F2"/>
          <w:sz w:val="22"/>
          <w:rPrChange w:id="17720" w:author="tao huang" w:date="2017-09-17T12:05:00Z">
            <w:rPr>
              <w:del w:id="17721" w:author="tao huang" w:date="2017-09-17T12:01:00Z"/>
            </w:rPr>
          </w:rPrChange>
        </w:rPr>
      </w:pPr>
      <w:del w:id="17722" w:author="tao huang" w:date="2017-09-17T12:01:00Z">
        <w:r w:rsidRPr="00A60A57" w:rsidDel="00A67BFF">
          <w:rPr>
            <w:color w:val="0D0D0D" w:themeColor="text1" w:themeTint="F2"/>
            <w:sz w:val="22"/>
            <w:rPrChange w:id="17723" w:author="tao huang" w:date="2017-09-17T12:05:00Z">
              <w:rPr/>
            </w:rPrChange>
          </w:rPr>
          <w:tab/>
        </w:r>
      </w:del>
    </w:p>
    <w:p w14:paraId="29E8880F" w14:textId="1FE20A60" w:rsidR="008B5007" w:rsidRPr="00A60A57" w:rsidDel="00A67BFF" w:rsidRDefault="008B5007" w:rsidP="008B5007">
      <w:pPr>
        <w:pStyle w:val="EndNoteBibliography"/>
        <w:rPr>
          <w:del w:id="17724" w:author="tao huang" w:date="2017-09-17T12:01:00Z"/>
          <w:color w:val="0D0D0D" w:themeColor="text1" w:themeTint="F2"/>
          <w:sz w:val="22"/>
          <w:rPrChange w:id="17725" w:author="tao huang" w:date="2017-09-17T12:05:00Z">
            <w:rPr>
              <w:del w:id="17726" w:author="tao huang" w:date="2017-09-17T12:01:00Z"/>
            </w:rPr>
          </w:rPrChange>
        </w:rPr>
      </w:pPr>
      <w:del w:id="17727" w:author="tao huang" w:date="2017-09-17T12:01:00Z">
        <w:r w:rsidRPr="00A60A57" w:rsidDel="00A67BFF">
          <w:rPr>
            <w:color w:val="0D0D0D" w:themeColor="text1" w:themeTint="F2"/>
            <w:sz w:val="22"/>
            <w:rPrChange w:id="17728" w:author="tao huang" w:date="2017-09-17T12:05:00Z">
              <w:rPr/>
            </w:rPrChange>
          </w:rPr>
          <w:delText xml:space="preserve">Andrews, R. L., et al. (2008). "Estimating the SCAN*PRO model of store sales: HB, FM or just OLS?" </w:delText>
        </w:r>
        <w:r w:rsidRPr="00A60A57" w:rsidDel="00A67BFF">
          <w:rPr>
            <w:color w:val="0D0D0D" w:themeColor="text1" w:themeTint="F2"/>
            <w:sz w:val="22"/>
            <w:u w:val="single"/>
            <w:rPrChange w:id="17729" w:author="tao huang" w:date="2017-09-17T12:05:00Z">
              <w:rPr>
                <w:u w:val="single"/>
              </w:rPr>
            </w:rPrChange>
          </w:rPr>
          <w:delText>international Journal of research in marketing</w:delText>
        </w:r>
        <w:r w:rsidRPr="00A60A57" w:rsidDel="00A67BFF">
          <w:rPr>
            <w:color w:val="0D0D0D" w:themeColor="text1" w:themeTint="F2"/>
            <w:sz w:val="22"/>
            <w:rPrChange w:id="17730" w:author="tao huang" w:date="2017-09-17T12:05:00Z">
              <w:rPr/>
            </w:rPrChange>
          </w:rPr>
          <w:delText xml:space="preserve"> </w:delText>
        </w:r>
        <w:r w:rsidRPr="00A60A57" w:rsidDel="00A67BFF">
          <w:rPr>
            <w:b/>
            <w:color w:val="0D0D0D" w:themeColor="text1" w:themeTint="F2"/>
            <w:sz w:val="22"/>
            <w:rPrChange w:id="17731" w:author="tao huang" w:date="2017-09-17T12:05:00Z">
              <w:rPr>
                <w:b/>
              </w:rPr>
            </w:rPrChange>
          </w:rPr>
          <w:delText>25</w:delText>
        </w:r>
        <w:r w:rsidRPr="00A60A57" w:rsidDel="00A67BFF">
          <w:rPr>
            <w:color w:val="0D0D0D" w:themeColor="text1" w:themeTint="F2"/>
            <w:sz w:val="22"/>
            <w:rPrChange w:id="17732" w:author="tao huang" w:date="2017-09-17T12:05:00Z">
              <w:rPr/>
            </w:rPrChange>
          </w:rPr>
          <w:delText>(1): 22-33.</w:delText>
        </w:r>
      </w:del>
    </w:p>
    <w:p w14:paraId="33EC831D" w14:textId="3DB4BB93" w:rsidR="008B5007" w:rsidRPr="00A60A57" w:rsidDel="00A67BFF" w:rsidRDefault="008B5007" w:rsidP="008B5007">
      <w:pPr>
        <w:pStyle w:val="EndNoteBibliography"/>
        <w:spacing w:after="0"/>
        <w:ind w:left="720" w:hanging="720"/>
        <w:rPr>
          <w:del w:id="17733" w:author="tao huang" w:date="2017-09-17T12:01:00Z"/>
          <w:color w:val="0D0D0D" w:themeColor="text1" w:themeTint="F2"/>
          <w:sz w:val="22"/>
          <w:rPrChange w:id="17734" w:author="tao huang" w:date="2017-09-17T12:05:00Z">
            <w:rPr>
              <w:del w:id="17735" w:author="tao huang" w:date="2017-09-17T12:01:00Z"/>
            </w:rPr>
          </w:rPrChange>
        </w:rPr>
      </w:pPr>
      <w:del w:id="17736" w:author="tao huang" w:date="2017-09-17T12:01:00Z">
        <w:r w:rsidRPr="00A60A57" w:rsidDel="00A67BFF">
          <w:rPr>
            <w:color w:val="0D0D0D" w:themeColor="text1" w:themeTint="F2"/>
            <w:sz w:val="22"/>
            <w:rPrChange w:id="17737" w:author="tao huang" w:date="2017-09-17T12:05:00Z">
              <w:rPr/>
            </w:rPrChange>
          </w:rPr>
          <w:tab/>
        </w:r>
      </w:del>
    </w:p>
    <w:p w14:paraId="362A2E79" w14:textId="0565F575" w:rsidR="008B5007" w:rsidRPr="00A60A57" w:rsidDel="00A67BFF" w:rsidRDefault="008B5007" w:rsidP="008B5007">
      <w:pPr>
        <w:pStyle w:val="EndNoteBibliography"/>
        <w:rPr>
          <w:del w:id="17738" w:author="tao huang" w:date="2017-09-17T12:01:00Z"/>
          <w:color w:val="0D0D0D" w:themeColor="text1" w:themeTint="F2"/>
          <w:sz w:val="22"/>
          <w:rPrChange w:id="17739" w:author="tao huang" w:date="2017-09-17T12:05:00Z">
            <w:rPr>
              <w:del w:id="17740" w:author="tao huang" w:date="2017-09-17T12:01:00Z"/>
            </w:rPr>
          </w:rPrChange>
        </w:rPr>
      </w:pPr>
      <w:del w:id="17741" w:author="tao huang" w:date="2017-09-17T12:01:00Z">
        <w:r w:rsidRPr="00A60A57" w:rsidDel="00A67BFF">
          <w:rPr>
            <w:color w:val="0D0D0D" w:themeColor="text1" w:themeTint="F2"/>
            <w:sz w:val="22"/>
            <w:rPrChange w:id="17742" w:author="tao huang" w:date="2017-09-17T12:05:00Z">
              <w:rPr/>
            </w:rPrChange>
          </w:rPr>
          <w:delText xml:space="preserve">Ang, A. and G. Bekaert (2002). "Regime Switches in Interest Rates." </w:delText>
        </w:r>
        <w:r w:rsidRPr="00A60A57" w:rsidDel="00A67BFF">
          <w:rPr>
            <w:color w:val="0D0D0D" w:themeColor="text1" w:themeTint="F2"/>
            <w:sz w:val="22"/>
            <w:u w:val="single"/>
            <w:rPrChange w:id="17743" w:author="tao huang" w:date="2017-09-17T12:05:00Z">
              <w:rPr>
                <w:u w:val="single"/>
              </w:rPr>
            </w:rPrChange>
          </w:rPr>
          <w:delText>Journal of Business &amp; Economic Statistics</w:delText>
        </w:r>
        <w:r w:rsidRPr="00A60A57" w:rsidDel="00A67BFF">
          <w:rPr>
            <w:color w:val="0D0D0D" w:themeColor="text1" w:themeTint="F2"/>
            <w:sz w:val="22"/>
            <w:rPrChange w:id="17744" w:author="tao huang" w:date="2017-09-17T12:05:00Z">
              <w:rPr/>
            </w:rPrChange>
          </w:rPr>
          <w:delText xml:space="preserve"> </w:delText>
        </w:r>
        <w:r w:rsidRPr="00A60A57" w:rsidDel="00A67BFF">
          <w:rPr>
            <w:b/>
            <w:color w:val="0D0D0D" w:themeColor="text1" w:themeTint="F2"/>
            <w:sz w:val="22"/>
            <w:rPrChange w:id="17745" w:author="tao huang" w:date="2017-09-17T12:05:00Z">
              <w:rPr>
                <w:b/>
              </w:rPr>
            </w:rPrChange>
          </w:rPr>
          <w:delText>20</w:delText>
        </w:r>
        <w:r w:rsidRPr="00A60A57" w:rsidDel="00A67BFF">
          <w:rPr>
            <w:color w:val="0D0D0D" w:themeColor="text1" w:themeTint="F2"/>
            <w:sz w:val="22"/>
            <w:rPrChange w:id="17746" w:author="tao huang" w:date="2017-09-17T12:05:00Z">
              <w:rPr/>
            </w:rPrChange>
          </w:rPr>
          <w:delText>(2): 163-182.</w:delText>
        </w:r>
      </w:del>
    </w:p>
    <w:p w14:paraId="07C07EF4" w14:textId="33862F7E" w:rsidR="008B5007" w:rsidRPr="00A60A57" w:rsidDel="00A67BFF" w:rsidRDefault="008B5007" w:rsidP="008B5007">
      <w:pPr>
        <w:pStyle w:val="EndNoteBibliography"/>
        <w:spacing w:after="0"/>
        <w:ind w:left="720" w:hanging="720"/>
        <w:rPr>
          <w:del w:id="17747" w:author="tao huang" w:date="2017-09-17T12:01:00Z"/>
          <w:color w:val="0D0D0D" w:themeColor="text1" w:themeTint="F2"/>
          <w:sz w:val="22"/>
          <w:rPrChange w:id="17748" w:author="tao huang" w:date="2017-09-17T12:05:00Z">
            <w:rPr>
              <w:del w:id="17749" w:author="tao huang" w:date="2017-09-17T12:01:00Z"/>
            </w:rPr>
          </w:rPrChange>
        </w:rPr>
      </w:pPr>
      <w:del w:id="17750" w:author="tao huang" w:date="2017-09-17T12:01:00Z">
        <w:r w:rsidRPr="00A60A57" w:rsidDel="00A67BFF">
          <w:rPr>
            <w:color w:val="0D0D0D" w:themeColor="text1" w:themeTint="F2"/>
            <w:sz w:val="22"/>
            <w:rPrChange w:id="17751" w:author="tao huang" w:date="2017-09-17T12:05:00Z">
              <w:rPr/>
            </w:rPrChange>
          </w:rPr>
          <w:tab/>
        </w:r>
      </w:del>
    </w:p>
    <w:p w14:paraId="03293C33" w14:textId="6D4DB0D3" w:rsidR="008B5007" w:rsidRPr="00A60A57" w:rsidDel="00A67BFF" w:rsidRDefault="008B5007" w:rsidP="008B5007">
      <w:pPr>
        <w:pStyle w:val="EndNoteBibliography"/>
        <w:rPr>
          <w:del w:id="17752" w:author="tao huang" w:date="2017-09-17T12:01:00Z"/>
          <w:color w:val="0D0D0D" w:themeColor="text1" w:themeTint="F2"/>
          <w:sz w:val="22"/>
          <w:rPrChange w:id="17753" w:author="tao huang" w:date="2017-09-17T12:05:00Z">
            <w:rPr>
              <w:del w:id="17754" w:author="tao huang" w:date="2017-09-17T12:01:00Z"/>
            </w:rPr>
          </w:rPrChange>
        </w:rPr>
      </w:pPr>
      <w:del w:id="17755" w:author="tao huang" w:date="2017-09-17T12:01:00Z">
        <w:r w:rsidRPr="00A60A57" w:rsidDel="00A67BFF">
          <w:rPr>
            <w:color w:val="0D0D0D" w:themeColor="text1" w:themeTint="F2"/>
            <w:sz w:val="22"/>
            <w:rPrChange w:id="17756" w:author="tao huang" w:date="2017-09-17T12:05:00Z">
              <w:rPr/>
            </w:rPrChange>
          </w:rPr>
          <w:delText xml:space="preserve">Arenas, T., et al. (2013). "Analysis of judgmental adjustments in the presence of promotions." </w:delText>
        </w:r>
        <w:r w:rsidRPr="00A60A57" w:rsidDel="00A67BFF">
          <w:rPr>
            <w:color w:val="0D0D0D" w:themeColor="text1" w:themeTint="F2"/>
            <w:sz w:val="22"/>
            <w:u w:val="single"/>
            <w:rPrChange w:id="17757" w:author="tao huang" w:date="2017-09-17T12:05:00Z">
              <w:rPr>
                <w:u w:val="single"/>
              </w:rPr>
            </w:rPrChange>
          </w:rPr>
          <w:delText>International Journal of Forecasting</w:delText>
        </w:r>
        <w:r w:rsidRPr="00A60A57" w:rsidDel="00A67BFF">
          <w:rPr>
            <w:color w:val="0D0D0D" w:themeColor="text1" w:themeTint="F2"/>
            <w:sz w:val="22"/>
            <w:rPrChange w:id="17758" w:author="tao huang" w:date="2017-09-17T12:05:00Z">
              <w:rPr/>
            </w:rPrChange>
          </w:rPr>
          <w:delText xml:space="preserve"> </w:delText>
        </w:r>
        <w:r w:rsidRPr="00A60A57" w:rsidDel="00A67BFF">
          <w:rPr>
            <w:b/>
            <w:color w:val="0D0D0D" w:themeColor="text1" w:themeTint="F2"/>
            <w:sz w:val="22"/>
            <w:rPrChange w:id="17759" w:author="tao huang" w:date="2017-09-17T12:05:00Z">
              <w:rPr>
                <w:b/>
              </w:rPr>
            </w:rPrChange>
          </w:rPr>
          <w:delText>29</w:delText>
        </w:r>
        <w:r w:rsidRPr="00A60A57" w:rsidDel="00A67BFF">
          <w:rPr>
            <w:color w:val="0D0D0D" w:themeColor="text1" w:themeTint="F2"/>
            <w:sz w:val="22"/>
            <w:rPrChange w:id="17760" w:author="tao huang" w:date="2017-09-17T12:05:00Z">
              <w:rPr/>
            </w:rPrChange>
          </w:rPr>
          <w:delText>(2).</w:delText>
        </w:r>
      </w:del>
    </w:p>
    <w:p w14:paraId="2982F124" w14:textId="588576E0" w:rsidR="008B5007" w:rsidRPr="00A60A57" w:rsidDel="00A67BFF" w:rsidRDefault="008B5007" w:rsidP="008B5007">
      <w:pPr>
        <w:pStyle w:val="EndNoteBibliography"/>
        <w:spacing w:after="0"/>
        <w:ind w:left="720" w:hanging="720"/>
        <w:rPr>
          <w:del w:id="17761" w:author="tao huang" w:date="2017-09-17T12:01:00Z"/>
          <w:color w:val="0D0D0D" w:themeColor="text1" w:themeTint="F2"/>
          <w:sz w:val="22"/>
          <w:rPrChange w:id="17762" w:author="tao huang" w:date="2017-09-17T12:05:00Z">
            <w:rPr>
              <w:del w:id="17763" w:author="tao huang" w:date="2017-09-17T12:01:00Z"/>
            </w:rPr>
          </w:rPrChange>
        </w:rPr>
      </w:pPr>
      <w:del w:id="17764" w:author="tao huang" w:date="2017-09-17T12:01:00Z">
        <w:r w:rsidRPr="00A60A57" w:rsidDel="00A67BFF">
          <w:rPr>
            <w:color w:val="0D0D0D" w:themeColor="text1" w:themeTint="F2"/>
            <w:sz w:val="22"/>
            <w:rPrChange w:id="17765" w:author="tao huang" w:date="2017-09-17T12:05:00Z">
              <w:rPr/>
            </w:rPrChange>
          </w:rPr>
          <w:tab/>
        </w:r>
      </w:del>
    </w:p>
    <w:p w14:paraId="225513B3" w14:textId="39C746E2" w:rsidR="008B5007" w:rsidRPr="00A60A57" w:rsidDel="00A67BFF" w:rsidRDefault="008B5007" w:rsidP="008B5007">
      <w:pPr>
        <w:pStyle w:val="EndNoteBibliography"/>
        <w:rPr>
          <w:del w:id="17766" w:author="tao huang" w:date="2017-09-17T12:01:00Z"/>
          <w:color w:val="0D0D0D" w:themeColor="text1" w:themeTint="F2"/>
          <w:sz w:val="22"/>
          <w:rPrChange w:id="17767" w:author="tao huang" w:date="2017-09-17T12:05:00Z">
            <w:rPr>
              <w:del w:id="17768" w:author="tao huang" w:date="2017-09-17T12:01:00Z"/>
            </w:rPr>
          </w:rPrChange>
        </w:rPr>
      </w:pPr>
      <w:del w:id="17769" w:author="tao huang" w:date="2017-09-17T12:01:00Z">
        <w:r w:rsidRPr="00A60A57" w:rsidDel="00A67BFF">
          <w:rPr>
            <w:color w:val="0D0D0D" w:themeColor="text1" w:themeTint="F2"/>
            <w:sz w:val="22"/>
            <w:rPrChange w:id="17770" w:author="tao huang" w:date="2017-09-17T12:05:00Z">
              <w:rPr/>
            </w:rPrChange>
          </w:rPr>
          <w:delText xml:space="preserve">Armstrong, J. S. (2001). </w:delText>
        </w:r>
        <w:r w:rsidRPr="00A60A57" w:rsidDel="00A67BFF">
          <w:rPr>
            <w:color w:val="0D0D0D" w:themeColor="text1" w:themeTint="F2"/>
            <w:sz w:val="22"/>
            <w:u w:val="single"/>
            <w:rPrChange w:id="17771" w:author="tao huang" w:date="2017-09-17T12:05:00Z">
              <w:rPr>
                <w:u w:val="single"/>
              </w:rPr>
            </w:rPrChange>
          </w:rPr>
          <w:delText>Principles of Forecasting: A Handbook for Researchers and Practitioners</w:delText>
        </w:r>
        <w:r w:rsidRPr="00A60A57" w:rsidDel="00A67BFF">
          <w:rPr>
            <w:color w:val="0D0D0D" w:themeColor="text1" w:themeTint="F2"/>
            <w:sz w:val="22"/>
            <w:rPrChange w:id="17772" w:author="tao huang" w:date="2017-09-17T12:05:00Z">
              <w:rPr/>
            </w:rPrChange>
          </w:rPr>
          <w:delText>, Kluwer Academic Publishers.</w:delText>
        </w:r>
      </w:del>
    </w:p>
    <w:p w14:paraId="4C79C2C0" w14:textId="2CF726B1" w:rsidR="008B5007" w:rsidRPr="00A60A57" w:rsidDel="00A67BFF" w:rsidRDefault="008B5007" w:rsidP="008B5007">
      <w:pPr>
        <w:pStyle w:val="EndNoteBibliography"/>
        <w:spacing w:after="0"/>
        <w:ind w:left="720" w:hanging="720"/>
        <w:rPr>
          <w:del w:id="17773" w:author="tao huang" w:date="2017-09-17T12:01:00Z"/>
          <w:color w:val="0D0D0D" w:themeColor="text1" w:themeTint="F2"/>
          <w:sz w:val="22"/>
          <w:rPrChange w:id="17774" w:author="tao huang" w:date="2017-09-17T12:05:00Z">
            <w:rPr>
              <w:del w:id="17775" w:author="tao huang" w:date="2017-09-17T12:01:00Z"/>
            </w:rPr>
          </w:rPrChange>
        </w:rPr>
      </w:pPr>
      <w:del w:id="17776" w:author="tao huang" w:date="2017-09-17T12:01:00Z">
        <w:r w:rsidRPr="00A60A57" w:rsidDel="00A67BFF">
          <w:rPr>
            <w:color w:val="0D0D0D" w:themeColor="text1" w:themeTint="F2"/>
            <w:sz w:val="22"/>
            <w:rPrChange w:id="17777" w:author="tao huang" w:date="2017-09-17T12:05:00Z">
              <w:rPr/>
            </w:rPrChange>
          </w:rPr>
          <w:tab/>
        </w:r>
      </w:del>
    </w:p>
    <w:p w14:paraId="578F666B" w14:textId="4C5DC1FA" w:rsidR="008B5007" w:rsidRPr="00A60A57" w:rsidDel="00A67BFF" w:rsidRDefault="008B5007" w:rsidP="008B5007">
      <w:pPr>
        <w:pStyle w:val="EndNoteBibliography"/>
        <w:rPr>
          <w:del w:id="17778" w:author="tao huang" w:date="2017-09-17T12:01:00Z"/>
          <w:color w:val="0D0D0D" w:themeColor="text1" w:themeTint="F2"/>
          <w:sz w:val="22"/>
          <w:rPrChange w:id="17779" w:author="tao huang" w:date="2017-09-17T12:05:00Z">
            <w:rPr>
              <w:del w:id="17780" w:author="tao huang" w:date="2017-09-17T12:01:00Z"/>
            </w:rPr>
          </w:rPrChange>
        </w:rPr>
      </w:pPr>
      <w:del w:id="17781" w:author="tao huang" w:date="2017-09-17T12:01:00Z">
        <w:r w:rsidRPr="00A60A57" w:rsidDel="00A67BFF">
          <w:rPr>
            <w:color w:val="0D0D0D" w:themeColor="text1" w:themeTint="F2"/>
            <w:sz w:val="22"/>
            <w:rPrChange w:id="17782" w:author="tao huang" w:date="2017-09-17T12:05:00Z">
              <w:rPr/>
            </w:rPrChange>
          </w:rPr>
          <w:delText xml:space="preserve">Bai, J. and P. Perron (1998). "Estimating and Testing Linear Models with Multiple Structural Changes." </w:delText>
        </w:r>
        <w:r w:rsidRPr="00A60A57" w:rsidDel="00A67BFF">
          <w:rPr>
            <w:color w:val="0D0D0D" w:themeColor="text1" w:themeTint="F2"/>
            <w:sz w:val="22"/>
            <w:u w:val="single"/>
            <w:rPrChange w:id="17783" w:author="tao huang" w:date="2017-09-17T12:05:00Z">
              <w:rPr>
                <w:u w:val="single"/>
              </w:rPr>
            </w:rPrChange>
          </w:rPr>
          <w:delText>Econometrica</w:delText>
        </w:r>
        <w:r w:rsidRPr="00A60A57" w:rsidDel="00A67BFF">
          <w:rPr>
            <w:color w:val="0D0D0D" w:themeColor="text1" w:themeTint="F2"/>
            <w:sz w:val="22"/>
            <w:rPrChange w:id="17784" w:author="tao huang" w:date="2017-09-17T12:05:00Z">
              <w:rPr/>
            </w:rPrChange>
          </w:rPr>
          <w:delText xml:space="preserve"> </w:delText>
        </w:r>
        <w:r w:rsidRPr="00A60A57" w:rsidDel="00A67BFF">
          <w:rPr>
            <w:b/>
            <w:color w:val="0D0D0D" w:themeColor="text1" w:themeTint="F2"/>
            <w:sz w:val="22"/>
            <w:rPrChange w:id="17785" w:author="tao huang" w:date="2017-09-17T12:05:00Z">
              <w:rPr>
                <w:b/>
              </w:rPr>
            </w:rPrChange>
          </w:rPr>
          <w:delText>66</w:delText>
        </w:r>
        <w:r w:rsidRPr="00A60A57" w:rsidDel="00A67BFF">
          <w:rPr>
            <w:color w:val="0D0D0D" w:themeColor="text1" w:themeTint="F2"/>
            <w:sz w:val="22"/>
            <w:rPrChange w:id="17786" w:author="tao huang" w:date="2017-09-17T12:05:00Z">
              <w:rPr/>
            </w:rPrChange>
          </w:rPr>
          <w:delText>: 47- 78.</w:delText>
        </w:r>
      </w:del>
    </w:p>
    <w:p w14:paraId="78EBA732" w14:textId="43E774B4" w:rsidR="008B5007" w:rsidRPr="00A60A57" w:rsidDel="00A67BFF" w:rsidRDefault="008B5007" w:rsidP="008B5007">
      <w:pPr>
        <w:pStyle w:val="EndNoteBibliography"/>
        <w:spacing w:after="0"/>
        <w:ind w:left="720" w:hanging="720"/>
        <w:rPr>
          <w:del w:id="17787" w:author="tao huang" w:date="2017-09-17T12:01:00Z"/>
          <w:color w:val="0D0D0D" w:themeColor="text1" w:themeTint="F2"/>
          <w:sz w:val="22"/>
          <w:rPrChange w:id="17788" w:author="tao huang" w:date="2017-09-17T12:05:00Z">
            <w:rPr>
              <w:del w:id="17789" w:author="tao huang" w:date="2017-09-17T12:01:00Z"/>
            </w:rPr>
          </w:rPrChange>
        </w:rPr>
      </w:pPr>
      <w:del w:id="17790" w:author="tao huang" w:date="2017-09-17T12:01:00Z">
        <w:r w:rsidRPr="00A60A57" w:rsidDel="00A67BFF">
          <w:rPr>
            <w:color w:val="0D0D0D" w:themeColor="text1" w:themeTint="F2"/>
            <w:sz w:val="22"/>
            <w:rPrChange w:id="17791" w:author="tao huang" w:date="2017-09-17T12:05:00Z">
              <w:rPr/>
            </w:rPrChange>
          </w:rPr>
          <w:tab/>
        </w:r>
      </w:del>
    </w:p>
    <w:p w14:paraId="5CE0EE24" w14:textId="2CF47C37" w:rsidR="008B5007" w:rsidRPr="00A60A57" w:rsidDel="00A67BFF" w:rsidRDefault="008B5007" w:rsidP="008B5007">
      <w:pPr>
        <w:pStyle w:val="EndNoteBibliography"/>
        <w:rPr>
          <w:del w:id="17792" w:author="tao huang" w:date="2017-09-17T12:01:00Z"/>
          <w:color w:val="0D0D0D" w:themeColor="text1" w:themeTint="F2"/>
          <w:sz w:val="22"/>
          <w:rPrChange w:id="17793" w:author="tao huang" w:date="2017-09-17T12:05:00Z">
            <w:rPr>
              <w:del w:id="17794" w:author="tao huang" w:date="2017-09-17T12:01:00Z"/>
            </w:rPr>
          </w:rPrChange>
        </w:rPr>
      </w:pPr>
      <w:del w:id="17795" w:author="tao huang" w:date="2017-09-17T12:01:00Z">
        <w:r w:rsidRPr="00A60A57" w:rsidDel="00A67BFF">
          <w:rPr>
            <w:color w:val="0D0D0D" w:themeColor="text1" w:themeTint="F2"/>
            <w:sz w:val="22"/>
            <w:rPrChange w:id="17796" w:author="tao huang" w:date="2017-09-17T12:05:00Z">
              <w:rPr/>
            </w:rPrChange>
          </w:rPr>
          <w:delText xml:space="preserve">Bai, J. and P. Perron (2003). "Computation and Analysis of Multiple Structural-Change Models." </w:delText>
        </w:r>
        <w:r w:rsidRPr="00A60A57" w:rsidDel="00A67BFF">
          <w:rPr>
            <w:color w:val="0D0D0D" w:themeColor="text1" w:themeTint="F2"/>
            <w:sz w:val="22"/>
            <w:u w:val="single"/>
            <w:rPrChange w:id="17797" w:author="tao huang" w:date="2017-09-17T12:05:00Z">
              <w:rPr>
                <w:u w:val="single"/>
              </w:rPr>
            </w:rPrChange>
          </w:rPr>
          <w:delText>Journal of Applied Econometrics</w:delText>
        </w:r>
        <w:r w:rsidRPr="00A60A57" w:rsidDel="00A67BFF">
          <w:rPr>
            <w:color w:val="0D0D0D" w:themeColor="text1" w:themeTint="F2"/>
            <w:sz w:val="22"/>
            <w:rPrChange w:id="17798" w:author="tao huang" w:date="2017-09-17T12:05:00Z">
              <w:rPr/>
            </w:rPrChange>
          </w:rPr>
          <w:delText xml:space="preserve"> </w:delText>
        </w:r>
        <w:r w:rsidRPr="00A60A57" w:rsidDel="00A67BFF">
          <w:rPr>
            <w:b/>
            <w:color w:val="0D0D0D" w:themeColor="text1" w:themeTint="F2"/>
            <w:sz w:val="22"/>
            <w:rPrChange w:id="17799" w:author="tao huang" w:date="2017-09-17T12:05:00Z">
              <w:rPr>
                <w:b/>
              </w:rPr>
            </w:rPrChange>
          </w:rPr>
          <w:delText>18</w:delText>
        </w:r>
        <w:r w:rsidRPr="00A60A57" w:rsidDel="00A67BFF">
          <w:rPr>
            <w:color w:val="0D0D0D" w:themeColor="text1" w:themeTint="F2"/>
            <w:sz w:val="22"/>
            <w:rPrChange w:id="17800" w:author="tao huang" w:date="2017-09-17T12:05:00Z">
              <w:rPr/>
            </w:rPrChange>
          </w:rPr>
          <w:delText>: 1-22.</w:delText>
        </w:r>
      </w:del>
    </w:p>
    <w:p w14:paraId="355DEEC8" w14:textId="3A4E1BCE" w:rsidR="008B5007" w:rsidRPr="00A60A57" w:rsidDel="00A67BFF" w:rsidRDefault="008B5007" w:rsidP="008B5007">
      <w:pPr>
        <w:pStyle w:val="EndNoteBibliography"/>
        <w:spacing w:after="0"/>
        <w:ind w:left="720" w:hanging="720"/>
        <w:rPr>
          <w:del w:id="17801" w:author="tao huang" w:date="2017-09-17T12:01:00Z"/>
          <w:color w:val="0D0D0D" w:themeColor="text1" w:themeTint="F2"/>
          <w:sz w:val="22"/>
          <w:rPrChange w:id="17802" w:author="tao huang" w:date="2017-09-17T12:05:00Z">
            <w:rPr>
              <w:del w:id="17803" w:author="tao huang" w:date="2017-09-17T12:01:00Z"/>
            </w:rPr>
          </w:rPrChange>
        </w:rPr>
      </w:pPr>
      <w:del w:id="17804" w:author="tao huang" w:date="2017-09-17T12:01:00Z">
        <w:r w:rsidRPr="00A60A57" w:rsidDel="00A67BFF">
          <w:rPr>
            <w:color w:val="0D0D0D" w:themeColor="text1" w:themeTint="F2"/>
            <w:sz w:val="22"/>
            <w:rPrChange w:id="17805" w:author="tao huang" w:date="2017-09-17T12:05:00Z">
              <w:rPr/>
            </w:rPrChange>
          </w:rPr>
          <w:tab/>
        </w:r>
      </w:del>
    </w:p>
    <w:p w14:paraId="274176F2" w14:textId="21FF5F6F" w:rsidR="008B5007" w:rsidRPr="00A60A57" w:rsidDel="00A67BFF" w:rsidRDefault="008B5007" w:rsidP="008B5007">
      <w:pPr>
        <w:pStyle w:val="EndNoteBibliography"/>
        <w:rPr>
          <w:del w:id="17806" w:author="tao huang" w:date="2017-09-17T12:01:00Z"/>
          <w:color w:val="0D0D0D" w:themeColor="text1" w:themeTint="F2"/>
          <w:sz w:val="22"/>
          <w:rPrChange w:id="17807" w:author="tao huang" w:date="2017-09-17T12:05:00Z">
            <w:rPr>
              <w:del w:id="17808" w:author="tao huang" w:date="2017-09-17T12:01:00Z"/>
            </w:rPr>
          </w:rPrChange>
        </w:rPr>
      </w:pPr>
      <w:del w:id="17809" w:author="tao huang" w:date="2017-09-17T12:01:00Z">
        <w:r w:rsidRPr="00A60A57" w:rsidDel="00A67BFF">
          <w:rPr>
            <w:color w:val="0D0D0D" w:themeColor="text1" w:themeTint="F2"/>
            <w:sz w:val="22"/>
            <w:rPrChange w:id="17810" w:author="tao huang" w:date="2017-09-17T12:05:00Z">
              <w:rPr/>
            </w:rPrChange>
          </w:rPr>
          <w:delText xml:space="preserve">Blattberg, R. C., et al. (1995). "How promotions work?" </w:delText>
        </w:r>
        <w:r w:rsidRPr="00A60A57" w:rsidDel="00A67BFF">
          <w:rPr>
            <w:color w:val="0D0D0D" w:themeColor="text1" w:themeTint="F2"/>
            <w:sz w:val="22"/>
            <w:u w:val="single"/>
            <w:rPrChange w:id="17811" w:author="tao huang" w:date="2017-09-17T12:05:00Z">
              <w:rPr>
                <w:u w:val="single"/>
              </w:rPr>
            </w:rPrChange>
          </w:rPr>
          <w:delText>Marketing Science</w:delText>
        </w:r>
        <w:r w:rsidRPr="00A60A57" w:rsidDel="00A67BFF">
          <w:rPr>
            <w:color w:val="0D0D0D" w:themeColor="text1" w:themeTint="F2"/>
            <w:sz w:val="22"/>
            <w:rPrChange w:id="17812" w:author="tao huang" w:date="2017-09-17T12:05:00Z">
              <w:rPr/>
            </w:rPrChange>
          </w:rPr>
          <w:delText xml:space="preserve"> </w:delText>
        </w:r>
        <w:r w:rsidRPr="00A60A57" w:rsidDel="00A67BFF">
          <w:rPr>
            <w:b/>
            <w:color w:val="0D0D0D" w:themeColor="text1" w:themeTint="F2"/>
            <w:sz w:val="22"/>
            <w:rPrChange w:id="17813" w:author="tao huang" w:date="2017-09-17T12:05:00Z">
              <w:rPr>
                <w:b/>
              </w:rPr>
            </w:rPrChange>
          </w:rPr>
          <w:delText>14</w:delText>
        </w:r>
        <w:r w:rsidRPr="00A60A57" w:rsidDel="00A67BFF">
          <w:rPr>
            <w:color w:val="0D0D0D" w:themeColor="text1" w:themeTint="F2"/>
            <w:sz w:val="22"/>
            <w:rPrChange w:id="17814" w:author="tao huang" w:date="2017-09-17T12:05:00Z">
              <w:rPr/>
            </w:rPrChange>
          </w:rPr>
          <w:delText>(3).</w:delText>
        </w:r>
      </w:del>
    </w:p>
    <w:p w14:paraId="76A4EEDA" w14:textId="5CFCEE3A" w:rsidR="008B5007" w:rsidRPr="00A60A57" w:rsidDel="00A67BFF" w:rsidRDefault="008B5007" w:rsidP="008B5007">
      <w:pPr>
        <w:pStyle w:val="EndNoteBibliography"/>
        <w:spacing w:after="0"/>
        <w:ind w:left="720" w:hanging="720"/>
        <w:rPr>
          <w:del w:id="17815" w:author="tao huang" w:date="2017-09-17T12:01:00Z"/>
          <w:color w:val="0D0D0D" w:themeColor="text1" w:themeTint="F2"/>
          <w:sz w:val="22"/>
          <w:rPrChange w:id="17816" w:author="tao huang" w:date="2017-09-17T12:05:00Z">
            <w:rPr>
              <w:del w:id="17817" w:author="tao huang" w:date="2017-09-17T12:01:00Z"/>
            </w:rPr>
          </w:rPrChange>
        </w:rPr>
      </w:pPr>
      <w:del w:id="17818" w:author="tao huang" w:date="2017-09-17T12:01:00Z">
        <w:r w:rsidRPr="00A60A57" w:rsidDel="00A67BFF">
          <w:rPr>
            <w:color w:val="0D0D0D" w:themeColor="text1" w:themeTint="F2"/>
            <w:sz w:val="22"/>
            <w:rPrChange w:id="17819" w:author="tao huang" w:date="2017-09-17T12:05:00Z">
              <w:rPr/>
            </w:rPrChange>
          </w:rPr>
          <w:tab/>
        </w:r>
      </w:del>
    </w:p>
    <w:p w14:paraId="3D9AEB33" w14:textId="5B853FCB" w:rsidR="008B5007" w:rsidRPr="00A60A57" w:rsidDel="00A67BFF" w:rsidRDefault="008B5007" w:rsidP="008B5007">
      <w:pPr>
        <w:pStyle w:val="EndNoteBibliography"/>
        <w:rPr>
          <w:del w:id="17820" w:author="tao huang" w:date="2017-09-17T12:01:00Z"/>
          <w:color w:val="0D0D0D" w:themeColor="text1" w:themeTint="F2"/>
          <w:sz w:val="22"/>
          <w:rPrChange w:id="17821" w:author="tao huang" w:date="2017-09-17T12:05:00Z">
            <w:rPr>
              <w:del w:id="17822" w:author="tao huang" w:date="2017-09-17T12:01:00Z"/>
            </w:rPr>
          </w:rPrChange>
        </w:rPr>
      </w:pPr>
      <w:del w:id="17823" w:author="tao huang" w:date="2017-09-17T12:01:00Z">
        <w:r w:rsidRPr="00A60A57" w:rsidDel="00A67BFF">
          <w:rPr>
            <w:color w:val="0D0D0D" w:themeColor="text1" w:themeTint="F2"/>
            <w:sz w:val="22"/>
            <w:rPrChange w:id="17824" w:author="tao huang" w:date="2017-09-17T12:05:00Z">
              <w:rPr/>
            </w:rPrChange>
          </w:rPr>
          <w:delText xml:space="preserve">Bronnenberg, B. J., et al. (2008). "The IRI Marketing Data Set." </w:delText>
        </w:r>
        <w:r w:rsidRPr="00A60A57" w:rsidDel="00A67BFF">
          <w:rPr>
            <w:color w:val="0D0D0D" w:themeColor="text1" w:themeTint="F2"/>
            <w:sz w:val="22"/>
            <w:u w:val="single"/>
            <w:rPrChange w:id="17825" w:author="tao huang" w:date="2017-09-17T12:05:00Z">
              <w:rPr>
                <w:u w:val="single"/>
              </w:rPr>
            </w:rPrChange>
          </w:rPr>
          <w:delText>Marketing Science</w:delText>
        </w:r>
        <w:r w:rsidRPr="00A60A57" w:rsidDel="00A67BFF">
          <w:rPr>
            <w:color w:val="0D0D0D" w:themeColor="text1" w:themeTint="F2"/>
            <w:sz w:val="22"/>
            <w:rPrChange w:id="17826" w:author="tao huang" w:date="2017-09-17T12:05:00Z">
              <w:rPr/>
            </w:rPrChange>
          </w:rPr>
          <w:delText xml:space="preserve"> </w:delText>
        </w:r>
        <w:r w:rsidRPr="00A60A57" w:rsidDel="00A67BFF">
          <w:rPr>
            <w:b/>
            <w:color w:val="0D0D0D" w:themeColor="text1" w:themeTint="F2"/>
            <w:sz w:val="22"/>
            <w:rPrChange w:id="17827" w:author="tao huang" w:date="2017-09-17T12:05:00Z">
              <w:rPr>
                <w:b/>
              </w:rPr>
            </w:rPrChange>
          </w:rPr>
          <w:delText>27</w:delText>
        </w:r>
        <w:r w:rsidRPr="00A60A57" w:rsidDel="00A67BFF">
          <w:rPr>
            <w:color w:val="0D0D0D" w:themeColor="text1" w:themeTint="F2"/>
            <w:sz w:val="22"/>
            <w:rPrChange w:id="17828" w:author="tao huang" w:date="2017-09-17T12:05:00Z">
              <w:rPr/>
            </w:rPrChange>
          </w:rPr>
          <w:delText>(4): pp. 745–748.</w:delText>
        </w:r>
      </w:del>
    </w:p>
    <w:p w14:paraId="1102FE12" w14:textId="21ED2A89" w:rsidR="008B5007" w:rsidRPr="00A60A57" w:rsidDel="00A67BFF" w:rsidRDefault="008B5007" w:rsidP="008B5007">
      <w:pPr>
        <w:pStyle w:val="EndNoteBibliography"/>
        <w:spacing w:after="0"/>
        <w:ind w:left="720" w:hanging="720"/>
        <w:rPr>
          <w:del w:id="17829" w:author="tao huang" w:date="2017-09-17T12:01:00Z"/>
          <w:color w:val="0D0D0D" w:themeColor="text1" w:themeTint="F2"/>
          <w:sz w:val="22"/>
          <w:rPrChange w:id="17830" w:author="tao huang" w:date="2017-09-17T12:05:00Z">
            <w:rPr>
              <w:del w:id="17831" w:author="tao huang" w:date="2017-09-17T12:01:00Z"/>
            </w:rPr>
          </w:rPrChange>
        </w:rPr>
      </w:pPr>
      <w:del w:id="17832" w:author="tao huang" w:date="2017-09-17T12:01:00Z">
        <w:r w:rsidRPr="00A60A57" w:rsidDel="00A67BFF">
          <w:rPr>
            <w:color w:val="0D0D0D" w:themeColor="text1" w:themeTint="F2"/>
            <w:sz w:val="22"/>
            <w:rPrChange w:id="17833" w:author="tao huang" w:date="2017-09-17T12:05:00Z">
              <w:rPr/>
            </w:rPrChange>
          </w:rPr>
          <w:tab/>
        </w:r>
      </w:del>
    </w:p>
    <w:p w14:paraId="7C0740D5" w14:textId="278C36B1" w:rsidR="008B5007" w:rsidRPr="00A60A57" w:rsidDel="00A67BFF" w:rsidRDefault="008B5007" w:rsidP="008B5007">
      <w:pPr>
        <w:pStyle w:val="EndNoteBibliography"/>
        <w:rPr>
          <w:del w:id="17834" w:author="tao huang" w:date="2017-09-17T12:01:00Z"/>
          <w:color w:val="0D0D0D" w:themeColor="text1" w:themeTint="F2"/>
          <w:sz w:val="22"/>
          <w:rPrChange w:id="17835" w:author="tao huang" w:date="2017-09-17T12:05:00Z">
            <w:rPr>
              <w:del w:id="17836" w:author="tao huang" w:date="2017-09-17T12:01:00Z"/>
            </w:rPr>
          </w:rPrChange>
        </w:rPr>
      </w:pPr>
      <w:del w:id="17837" w:author="tao huang" w:date="2017-09-17T12:01:00Z">
        <w:r w:rsidRPr="00A60A57" w:rsidDel="00A67BFF">
          <w:rPr>
            <w:color w:val="0D0D0D" w:themeColor="text1" w:themeTint="F2"/>
            <w:sz w:val="22"/>
            <w:rPrChange w:id="17838" w:author="tao huang" w:date="2017-09-17T12:05:00Z">
              <w:rPr/>
            </w:rPrChange>
          </w:rPr>
          <w:delText xml:space="preserve">Bucklin, R. E., et al. (1998). "Determining Segmentation in Sales Response across Consumer Purchase Behaviors." </w:delText>
        </w:r>
        <w:r w:rsidRPr="00A60A57" w:rsidDel="00A67BFF">
          <w:rPr>
            <w:color w:val="0D0D0D" w:themeColor="text1" w:themeTint="F2"/>
            <w:sz w:val="22"/>
            <w:u w:val="single"/>
            <w:rPrChange w:id="17839" w:author="tao huang" w:date="2017-09-17T12:05:00Z">
              <w:rPr>
                <w:u w:val="single"/>
              </w:rPr>
            </w:rPrChange>
          </w:rPr>
          <w:delText>Journal of Marketing Research</w:delText>
        </w:r>
        <w:r w:rsidRPr="00A60A57" w:rsidDel="00A67BFF">
          <w:rPr>
            <w:color w:val="0D0D0D" w:themeColor="text1" w:themeTint="F2"/>
            <w:sz w:val="22"/>
            <w:rPrChange w:id="17840" w:author="tao huang" w:date="2017-09-17T12:05:00Z">
              <w:rPr/>
            </w:rPrChange>
          </w:rPr>
          <w:delText xml:space="preserve"> </w:delText>
        </w:r>
        <w:r w:rsidRPr="00A60A57" w:rsidDel="00A67BFF">
          <w:rPr>
            <w:b/>
            <w:color w:val="0D0D0D" w:themeColor="text1" w:themeTint="F2"/>
            <w:sz w:val="22"/>
            <w:rPrChange w:id="17841" w:author="tao huang" w:date="2017-09-17T12:05:00Z">
              <w:rPr>
                <w:b/>
              </w:rPr>
            </w:rPrChange>
          </w:rPr>
          <w:delText>35</w:delText>
        </w:r>
        <w:r w:rsidRPr="00A60A57" w:rsidDel="00A67BFF">
          <w:rPr>
            <w:color w:val="0D0D0D" w:themeColor="text1" w:themeTint="F2"/>
            <w:sz w:val="22"/>
            <w:rPrChange w:id="17842" w:author="tao huang" w:date="2017-09-17T12:05:00Z">
              <w:rPr/>
            </w:rPrChange>
          </w:rPr>
          <w:delText>(2): 189-197.</w:delText>
        </w:r>
      </w:del>
    </w:p>
    <w:p w14:paraId="1FF1B431" w14:textId="491AFC31" w:rsidR="008B5007" w:rsidRPr="00A60A57" w:rsidDel="00A67BFF" w:rsidRDefault="008B5007" w:rsidP="008B5007">
      <w:pPr>
        <w:pStyle w:val="EndNoteBibliography"/>
        <w:spacing w:after="0"/>
        <w:ind w:left="720" w:hanging="720"/>
        <w:rPr>
          <w:del w:id="17843" w:author="tao huang" w:date="2017-09-17T12:01:00Z"/>
          <w:color w:val="0D0D0D" w:themeColor="text1" w:themeTint="F2"/>
          <w:sz w:val="22"/>
          <w:rPrChange w:id="17844" w:author="tao huang" w:date="2017-09-17T12:05:00Z">
            <w:rPr>
              <w:del w:id="17845" w:author="tao huang" w:date="2017-09-17T12:01:00Z"/>
            </w:rPr>
          </w:rPrChange>
        </w:rPr>
      </w:pPr>
      <w:del w:id="17846" w:author="tao huang" w:date="2017-09-17T12:01:00Z">
        <w:r w:rsidRPr="00A60A57" w:rsidDel="00A67BFF">
          <w:rPr>
            <w:color w:val="0D0D0D" w:themeColor="text1" w:themeTint="F2"/>
            <w:sz w:val="22"/>
            <w:rPrChange w:id="17847" w:author="tao huang" w:date="2017-09-17T12:05:00Z">
              <w:rPr/>
            </w:rPrChange>
          </w:rPr>
          <w:tab/>
        </w:r>
      </w:del>
    </w:p>
    <w:p w14:paraId="28DBB96F" w14:textId="2C2C2D08" w:rsidR="008B5007" w:rsidRPr="00A60A57" w:rsidDel="00A67BFF" w:rsidRDefault="008B5007" w:rsidP="008B5007">
      <w:pPr>
        <w:pStyle w:val="EndNoteBibliography"/>
        <w:rPr>
          <w:del w:id="17848" w:author="tao huang" w:date="2017-09-17T12:01:00Z"/>
          <w:color w:val="0D0D0D" w:themeColor="text1" w:themeTint="F2"/>
          <w:sz w:val="22"/>
          <w:rPrChange w:id="17849" w:author="tao huang" w:date="2017-09-17T12:05:00Z">
            <w:rPr>
              <w:del w:id="17850" w:author="tao huang" w:date="2017-09-17T12:01:00Z"/>
            </w:rPr>
          </w:rPrChange>
        </w:rPr>
      </w:pPr>
      <w:del w:id="17851" w:author="tao huang" w:date="2017-09-17T12:01:00Z">
        <w:r w:rsidRPr="00A60A57" w:rsidDel="00A67BFF">
          <w:rPr>
            <w:color w:val="0D0D0D" w:themeColor="text1" w:themeTint="F2"/>
            <w:sz w:val="22"/>
            <w:rPrChange w:id="17852" w:author="tao huang" w:date="2017-09-17T12:05:00Z">
              <w:rPr/>
            </w:rPrChange>
          </w:rPr>
          <w:delText xml:space="preserve">Castle, J. L., et al. (2008). "Model Selection when there are Multiple Breaks." </w:delText>
        </w:r>
        <w:r w:rsidRPr="00A60A57" w:rsidDel="00A67BFF">
          <w:rPr>
            <w:color w:val="0D0D0D" w:themeColor="text1" w:themeTint="F2"/>
            <w:sz w:val="22"/>
            <w:u w:val="single"/>
            <w:rPrChange w:id="17853" w:author="tao huang" w:date="2017-09-17T12:05:00Z">
              <w:rPr>
                <w:u w:val="single"/>
              </w:rPr>
            </w:rPrChange>
          </w:rPr>
          <w:delText>Working paper No. 407, Economics Department, University of Oxford</w:delText>
        </w:r>
        <w:r w:rsidRPr="00A60A57" w:rsidDel="00A67BFF">
          <w:rPr>
            <w:color w:val="0D0D0D" w:themeColor="text1" w:themeTint="F2"/>
            <w:sz w:val="22"/>
            <w:rPrChange w:id="17854" w:author="tao huang" w:date="2017-09-17T12:05:00Z">
              <w:rPr/>
            </w:rPrChange>
          </w:rPr>
          <w:delText>.</w:delText>
        </w:r>
      </w:del>
    </w:p>
    <w:p w14:paraId="25BB076B" w14:textId="35C8667F" w:rsidR="008B5007" w:rsidRPr="00A60A57" w:rsidDel="00A67BFF" w:rsidRDefault="008B5007" w:rsidP="008B5007">
      <w:pPr>
        <w:pStyle w:val="EndNoteBibliography"/>
        <w:spacing w:after="0"/>
        <w:ind w:left="720" w:hanging="720"/>
        <w:rPr>
          <w:del w:id="17855" w:author="tao huang" w:date="2017-09-17T12:01:00Z"/>
          <w:color w:val="0D0D0D" w:themeColor="text1" w:themeTint="F2"/>
          <w:sz w:val="22"/>
          <w:rPrChange w:id="17856" w:author="tao huang" w:date="2017-09-17T12:05:00Z">
            <w:rPr>
              <w:del w:id="17857" w:author="tao huang" w:date="2017-09-17T12:01:00Z"/>
            </w:rPr>
          </w:rPrChange>
        </w:rPr>
      </w:pPr>
      <w:del w:id="17858" w:author="tao huang" w:date="2017-09-17T12:01:00Z">
        <w:r w:rsidRPr="00A60A57" w:rsidDel="00A67BFF">
          <w:rPr>
            <w:color w:val="0D0D0D" w:themeColor="text1" w:themeTint="F2"/>
            <w:sz w:val="22"/>
            <w:rPrChange w:id="17859" w:author="tao huang" w:date="2017-09-17T12:05:00Z">
              <w:rPr/>
            </w:rPrChange>
          </w:rPr>
          <w:tab/>
        </w:r>
      </w:del>
    </w:p>
    <w:p w14:paraId="28391331" w14:textId="7AA77D5F" w:rsidR="008B5007" w:rsidRPr="00A60A57" w:rsidDel="00A67BFF" w:rsidRDefault="008B5007" w:rsidP="008B5007">
      <w:pPr>
        <w:pStyle w:val="EndNoteBibliography"/>
        <w:rPr>
          <w:del w:id="17860" w:author="tao huang" w:date="2017-09-17T12:01:00Z"/>
          <w:color w:val="0D0D0D" w:themeColor="text1" w:themeTint="F2"/>
          <w:sz w:val="22"/>
          <w:rPrChange w:id="17861" w:author="tao huang" w:date="2017-09-17T12:05:00Z">
            <w:rPr>
              <w:del w:id="17862" w:author="tao huang" w:date="2017-09-17T12:01:00Z"/>
            </w:rPr>
          </w:rPrChange>
        </w:rPr>
      </w:pPr>
      <w:del w:id="17863" w:author="tao huang" w:date="2017-09-17T12:01:00Z">
        <w:r w:rsidRPr="00A60A57" w:rsidDel="00A67BFF">
          <w:rPr>
            <w:color w:val="0D0D0D" w:themeColor="text1" w:themeTint="F2"/>
            <w:sz w:val="22"/>
            <w:rPrChange w:id="17864" w:author="tao huang" w:date="2017-09-17T12:05:00Z">
              <w:rPr/>
            </w:rPrChange>
          </w:rPr>
          <w:delText xml:space="preserve">Chevillon, G. (2016). "Multistep forecasting in the presence of location shifts." </w:delText>
        </w:r>
        <w:r w:rsidRPr="00A60A57" w:rsidDel="00A67BFF">
          <w:rPr>
            <w:color w:val="0D0D0D" w:themeColor="text1" w:themeTint="F2"/>
            <w:sz w:val="22"/>
            <w:u w:val="single"/>
            <w:rPrChange w:id="17865" w:author="tao huang" w:date="2017-09-17T12:05:00Z">
              <w:rPr>
                <w:u w:val="single"/>
              </w:rPr>
            </w:rPrChange>
          </w:rPr>
          <w:delText>International Journal of Forecasting</w:delText>
        </w:r>
        <w:r w:rsidRPr="00A60A57" w:rsidDel="00A67BFF">
          <w:rPr>
            <w:color w:val="0D0D0D" w:themeColor="text1" w:themeTint="F2"/>
            <w:sz w:val="22"/>
            <w:rPrChange w:id="17866" w:author="tao huang" w:date="2017-09-17T12:05:00Z">
              <w:rPr/>
            </w:rPrChange>
          </w:rPr>
          <w:delText xml:space="preserve"> </w:delText>
        </w:r>
        <w:r w:rsidRPr="00A60A57" w:rsidDel="00A67BFF">
          <w:rPr>
            <w:b/>
            <w:color w:val="0D0D0D" w:themeColor="text1" w:themeTint="F2"/>
            <w:sz w:val="22"/>
            <w:rPrChange w:id="17867" w:author="tao huang" w:date="2017-09-17T12:05:00Z">
              <w:rPr>
                <w:b/>
              </w:rPr>
            </w:rPrChange>
          </w:rPr>
          <w:delText>32</w:delText>
        </w:r>
        <w:r w:rsidRPr="00A60A57" w:rsidDel="00A67BFF">
          <w:rPr>
            <w:color w:val="0D0D0D" w:themeColor="text1" w:themeTint="F2"/>
            <w:sz w:val="22"/>
            <w:rPrChange w:id="17868" w:author="tao huang" w:date="2017-09-17T12:05:00Z">
              <w:rPr/>
            </w:rPrChange>
          </w:rPr>
          <w:delText>(1): 121-137.</w:delText>
        </w:r>
      </w:del>
    </w:p>
    <w:p w14:paraId="53143A38" w14:textId="06819875" w:rsidR="008B5007" w:rsidRPr="00A60A57" w:rsidDel="00A67BFF" w:rsidRDefault="008B5007" w:rsidP="008B5007">
      <w:pPr>
        <w:pStyle w:val="EndNoteBibliography"/>
        <w:spacing w:after="0"/>
        <w:ind w:left="720" w:hanging="720"/>
        <w:rPr>
          <w:del w:id="17869" w:author="tao huang" w:date="2017-09-17T12:01:00Z"/>
          <w:color w:val="0D0D0D" w:themeColor="text1" w:themeTint="F2"/>
          <w:sz w:val="22"/>
          <w:rPrChange w:id="17870" w:author="tao huang" w:date="2017-09-17T12:05:00Z">
            <w:rPr>
              <w:del w:id="17871" w:author="tao huang" w:date="2017-09-17T12:01:00Z"/>
            </w:rPr>
          </w:rPrChange>
        </w:rPr>
      </w:pPr>
      <w:del w:id="17872" w:author="tao huang" w:date="2017-09-17T12:01:00Z">
        <w:r w:rsidRPr="00A60A57" w:rsidDel="00A67BFF">
          <w:rPr>
            <w:color w:val="0D0D0D" w:themeColor="text1" w:themeTint="F2"/>
            <w:sz w:val="22"/>
            <w:rPrChange w:id="17873" w:author="tao huang" w:date="2017-09-17T12:05:00Z">
              <w:rPr/>
            </w:rPrChange>
          </w:rPr>
          <w:tab/>
        </w:r>
      </w:del>
    </w:p>
    <w:p w14:paraId="0657F5F0" w14:textId="31042FB9" w:rsidR="008B5007" w:rsidRPr="00A60A57" w:rsidDel="00A67BFF" w:rsidRDefault="008B5007" w:rsidP="008B5007">
      <w:pPr>
        <w:pStyle w:val="EndNoteBibliography"/>
        <w:rPr>
          <w:del w:id="17874" w:author="tao huang" w:date="2017-09-17T12:01:00Z"/>
          <w:color w:val="0D0D0D" w:themeColor="text1" w:themeTint="F2"/>
          <w:sz w:val="22"/>
          <w:rPrChange w:id="17875" w:author="tao huang" w:date="2017-09-17T12:05:00Z">
            <w:rPr>
              <w:del w:id="17876" w:author="tao huang" w:date="2017-09-17T12:01:00Z"/>
            </w:rPr>
          </w:rPrChange>
        </w:rPr>
      </w:pPr>
      <w:del w:id="17877" w:author="tao huang" w:date="2017-09-17T12:01:00Z">
        <w:r w:rsidRPr="00A60A57" w:rsidDel="00A67BFF">
          <w:rPr>
            <w:color w:val="0D0D0D" w:themeColor="text1" w:themeTint="F2"/>
            <w:sz w:val="22"/>
            <w:rPrChange w:id="17878" w:author="tao huang" w:date="2017-09-17T12:05:00Z">
              <w:rPr/>
            </w:rPrChange>
          </w:rPr>
          <w:delText xml:space="preserve">Chow, G. C. (1960). "Tests of Equality Between Sets of Coefficients in Two Linear Regressions." </w:delText>
        </w:r>
        <w:r w:rsidRPr="00A60A57" w:rsidDel="00A67BFF">
          <w:rPr>
            <w:color w:val="0D0D0D" w:themeColor="text1" w:themeTint="F2"/>
            <w:sz w:val="22"/>
            <w:u w:val="single"/>
            <w:rPrChange w:id="17879" w:author="tao huang" w:date="2017-09-17T12:05:00Z">
              <w:rPr>
                <w:u w:val="single"/>
              </w:rPr>
            </w:rPrChange>
          </w:rPr>
          <w:delText>Econometrica</w:delText>
        </w:r>
        <w:r w:rsidRPr="00A60A57" w:rsidDel="00A67BFF">
          <w:rPr>
            <w:color w:val="0D0D0D" w:themeColor="text1" w:themeTint="F2"/>
            <w:sz w:val="22"/>
            <w:rPrChange w:id="17880" w:author="tao huang" w:date="2017-09-17T12:05:00Z">
              <w:rPr/>
            </w:rPrChange>
          </w:rPr>
          <w:delText xml:space="preserve"> </w:delText>
        </w:r>
        <w:r w:rsidRPr="00A60A57" w:rsidDel="00A67BFF">
          <w:rPr>
            <w:b/>
            <w:color w:val="0D0D0D" w:themeColor="text1" w:themeTint="F2"/>
            <w:sz w:val="22"/>
            <w:rPrChange w:id="17881" w:author="tao huang" w:date="2017-09-17T12:05:00Z">
              <w:rPr>
                <w:b/>
              </w:rPr>
            </w:rPrChange>
          </w:rPr>
          <w:delText>28</w:delText>
        </w:r>
        <w:r w:rsidRPr="00A60A57" w:rsidDel="00A67BFF">
          <w:rPr>
            <w:color w:val="0D0D0D" w:themeColor="text1" w:themeTint="F2"/>
            <w:sz w:val="22"/>
            <w:rPrChange w:id="17882" w:author="tao huang" w:date="2017-09-17T12:05:00Z">
              <w:rPr/>
            </w:rPrChange>
          </w:rPr>
          <w:delText>(3).</w:delText>
        </w:r>
      </w:del>
    </w:p>
    <w:p w14:paraId="6AB88DA9" w14:textId="08A79198" w:rsidR="008B5007" w:rsidRPr="00A60A57" w:rsidDel="00A67BFF" w:rsidRDefault="008B5007" w:rsidP="008B5007">
      <w:pPr>
        <w:pStyle w:val="EndNoteBibliography"/>
        <w:spacing w:after="0"/>
        <w:ind w:left="720" w:hanging="720"/>
        <w:rPr>
          <w:del w:id="17883" w:author="tao huang" w:date="2017-09-17T12:01:00Z"/>
          <w:color w:val="0D0D0D" w:themeColor="text1" w:themeTint="F2"/>
          <w:sz w:val="22"/>
          <w:rPrChange w:id="17884" w:author="tao huang" w:date="2017-09-17T12:05:00Z">
            <w:rPr>
              <w:del w:id="17885" w:author="tao huang" w:date="2017-09-17T12:01:00Z"/>
            </w:rPr>
          </w:rPrChange>
        </w:rPr>
      </w:pPr>
      <w:del w:id="17886" w:author="tao huang" w:date="2017-09-17T12:01:00Z">
        <w:r w:rsidRPr="00A60A57" w:rsidDel="00A67BFF">
          <w:rPr>
            <w:color w:val="0D0D0D" w:themeColor="text1" w:themeTint="F2"/>
            <w:sz w:val="22"/>
            <w:rPrChange w:id="17887" w:author="tao huang" w:date="2017-09-17T12:05:00Z">
              <w:rPr/>
            </w:rPrChange>
          </w:rPr>
          <w:tab/>
        </w:r>
      </w:del>
    </w:p>
    <w:p w14:paraId="648470B8" w14:textId="62AF527A" w:rsidR="008B5007" w:rsidRPr="00A60A57" w:rsidDel="00A67BFF" w:rsidRDefault="008B5007" w:rsidP="008B5007">
      <w:pPr>
        <w:pStyle w:val="EndNoteBibliography"/>
        <w:rPr>
          <w:del w:id="17888" w:author="tao huang" w:date="2017-09-17T12:01:00Z"/>
          <w:color w:val="0D0D0D" w:themeColor="text1" w:themeTint="F2"/>
          <w:sz w:val="22"/>
          <w:u w:val="single"/>
          <w:rPrChange w:id="17889" w:author="tao huang" w:date="2017-09-17T12:05:00Z">
            <w:rPr>
              <w:del w:id="17890" w:author="tao huang" w:date="2017-09-17T12:01:00Z"/>
              <w:u w:val="single"/>
            </w:rPr>
          </w:rPrChange>
        </w:rPr>
      </w:pPr>
      <w:del w:id="17891" w:author="tao huang" w:date="2017-09-17T12:01:00Z">
        <w:r w:rsidRPr="00A60A57" w:rsidDel="00A67BFF">
          <w:rPr>
            <w:color w:val="0D0D0D" w:themeColor="text1" w:themeTint="F2"/>
            <w:sz w:val="22"/>
            <w:rPrChange w:id="17892" w:author="tao huang" w:date="2017-09-17T12:05:00Z">
              <w:rPr/>
            </w:rPrChange>
          </w:rPr>
          <w:delText xml:space="preserve">Clark, T. E. and M. W. McCracken (2007). Forecasting with Small Macroeconomic VARs in the Presence of Instabilities. </w:delText>
        </w:r>
        <w:r w:rsidRPr="00A60A57" w:rsidDel="00A67BFF">
          <w:rPr>
            <w:color w:val="0D0D0D" w:themeColor="text1" w:themeTint="F2"/>
            <w:sz w:val="22"/>
            <w:u w:val="single"/>
            <w:rPrChange w:id="17893" w:author="tao huang" w:date="2017-09-17T12:05:00Z">
              <w:rPr>
                <w:u w:val="single"/>
              </w:rPr>
            </w:rPrChange>
          </w:rPr>
          <w:delText>Finance and Economics Discussion Series</w:delText>
        </w:r>
      </w:del>
    </w:p>
    <w:p w14:paraId="404180EE" w14:textId="7AFC06D5" w:rsidR="008B5007" w:rsidRPr="00A60A57" w:rsidDel="00A67BFF" w:rsidRDefault="008B5007" w:rsidP="008B5007">
      <w:pPr>
        <w:pStyle w:val="EndNoteBibliography"/>
        <w:ind w:left="720" w:hanging="720"/>
        <w:rPr>
          <w:del w:id="17894" w:author="tao huang" w:date="2017-09-17T12:01:00Z"/>
          <w:color w:val="0D0D0D" w:themeColor="text1" w:themeTint="F2"/>
          <w:sz w:val="22"/>
          <w:rPrChange w:id="17895" w:author="tao huang" w:date="2017-09-17T12:05:00Z">
            <w:rPr>
              <w:del w:id="17896" w:author="tao huang" w:date="2017-09-17T12:01:00Z"/>
            </w:rPr>
          </w:rPrChange>
        </w:rPr>
      </w:pPr>
      <w:del w:id="17897" w:author="tao huang" w:date="2017-09-17T12:01:00Z">
        <w:r w:rsidRPr="00A60A57" w:rsidDel="00A67BFF">
          <w:rPr>
            <w:color w:val="0D0D0D" w:themeColor="text1" w:themeTint="F2"/>
            <w:sz w:val="22"/>
            <w:rPrChange w:id="17898" w:author="tao huang" w:date="2017-09-17T12:05:00Z">
              <w:rPr/>
            </w:rPrChange>
          </w:rPr>
          <w:delText>Divisions of Research &amp; Statistics and Monetary Affairs</w:delText>
        </w:r>
      </w:del>
    </w:p>
    <w:p w14:paraId="362C798C" w14:textId="319F0487" w:rsidR="008B5007" w:rsidRPr="00A60A57" w:rsidDel="00A67BFF" w:rsidRDefault="008B5007" w:rsidP="008B5007">
      <w:pPr>
        <w:pStyle w:val="EndNoteBibliography"/>
        <w:ind w:left="720" w:hanging="720"/>
        <w:rPr>
          <w:del w:id="17899" w:author="tao huang" w:date="2017-09-17T12:01:00Z"/>
          <w:color w:val="0D0D0D" w:themeColor="text1" w:themeTint="F2"/>
          <w:sz w:val="22"/>
          <w:rPrChange w:id="17900" w:author="tao huang" w:date="2017-09-17T12:05:00Z">
            <w:rPr>
              <w:del w:id="17901" w:author="tao huang" w:date="2017-09-17T12:01:00Z"/>
            </w:rPr>
          </w:rPrChange>
        </w:rPr>
      </w:pPr>
      <w:del w:id="17902" w:author="tao huang" w:date="2017-09-17T12:01:00Z">
        <w:r w:rsidRPr="00A60A57" w:rsidDel="00A67BFF">
          <w:rPr>
            <w:color w:val="0D0D0D" w:themeColor="text1" w:themeTint="F2"/>
            <w:sz w:val="22"/>
            <w:rPrChange w:id="17903" w:author="tao huang" w:date="2017-09-17T12:05:00Z">
              <w:rPr/>
            </w:rPrChange>
          </w:rPr>
          <w:delText>Federal Reserve Board, Washington, D.C.</w:delText>
        </w:r>
      </w:del>
    </w:p>
    <w:p w14:paraId="217A2615" w14:textId="3C7D7F4B" w:rsidR="008B5007" w:rsidRPr="00A60A57" w:rsidDel="00A67BFF" w:rsidRDefault="008B5007" w:rsidP="008B5007">
      <w:pPr>
        <w:pStyle w:val="EndNoteBibliography"/>
        <w:spacing w:after="0"/>
        <w:ind w:left="720" w:hanging="720"/>
        <w:rPr>
          <w:del w:id="17904" w:author="tao huang" w:date="2017-09-17T12:01:00Z"/>
          <w:color w:val="0D0D0D" w:themeColor="text1" w:themeTint="F2"/>
          <w:sz w:val="22"/>
          <w:rPrChange w:id="17905" w:author="tao huang" w:date="2017-09-17T12:05:00Z">
            <w:rPr>
              <w:del w:id="17906" w:author="tao huang" w:date="2017-09-17T12:01:00Z"/>
            </w:rPr>
          </w:rPrChange>
        </w:rPr>
      </w:pPr>
      <w:del w:id="17907" w:author="tao huang" w:date="2017-09-17T12:01:00Z">
        <w:r w:rsidRPr="00A60A57" w:rsidDel="00A67BFF">
          <w:rPr>
            <w:color w:val="0D0D0D" w:themeColor="text1" w:themeTint="F2"/>
            <w:sz w:val="22"/>
            <w:rPrChange w:id="17908" w:author="tao huang" w:date="2017-09-17T12:05:00Z">
              <w:rPr/>
            </w:rPrChange>
          </w:rPr>
          <w:tab/>
        </w:r>
      </w:del>
    </w:p>
    <w:p w14:paraId="1AE1C9C7" w14:textId="3E56F2B2" w:rsidR="008B5007" w:rsidRPr="00A60A57" w:rsidDel="00A67BFF" w:rsidRDefault="008B5007" w:rsidP="008B5007">
      <w:pPr>
        <w:pStyle w:val="EndNoteBibliography"/>
        <w:rPr>
          <w:del w:id="17909" w:author="tao huang" w:date="2017-09-17T12:01:00Z"/>
          <w:color w:val="0D0D0D" w:themeColor="text1" w:themeTint="F2"/>
          <w:sz w:val="22"/>
          <w:rPrChange w:id="17910" w:author="tao huang" w:date="2017-09-17T12:05:00Z">
            <w:rPr>
              <w:del w:id="17911" w:author="tao huang" w:date="2017-09-17T12:01:00Z"/>
            </w:rPr>
          </w:rPrChange>
        </w:rPr>
      </w:pPr>
      <w:del w:id="17912" w:author="tao huang" w:date="2017-09-17T12:01:00Z">
        <w:r w:rsidRPr="00A60A57" w:rsidDel="00A67BFF">
          <w:rPr>
            <w:color w:val="0D0D0D" w:themeColor="text1" w:themeTint="F2"/>
            <w:sz w:val="22"/>
            <w:rPrChange w:id="17913" w:author="tao huang" w:date="2017-09-17T12:05:00Z">
              <w:rPr/>
            </w:rPrChange>
          </w:rPr>
          <w:delText xml:space="preserve">Clemen, R. T. (1989). "Combining forecasts: A review and annotated bibliography." </w:delText>
        </w:r>
        <w:r w:rsidRPr="00A60A57" w:rsidDel="00A67BFF">
          <w:rPr>
            <w:color w:val="0D0D0D" w:themeColor="text1" w:themeTint="F2"/>
            <w:sz w:val="22"/>
            <w:u w:val="single"/>
            <w:rPrChange w:id="17914" w:author="tao huang" w:date="2017-09-17T12:05:00Z">
              <w:rPr>
                <w:u w:val="single"/>
              </w:rPr>
            </w:rPrChange>
          </w:rPr>
          <w:delText>International Journal of Forecasting</w:delText>
        </w:r>
        <w:r w:rsidRPr="00A60A57" w:rsidDel="00A67BFF">
          <w:rPr>
            <w:color w:val="0D0D0D" w:themeColor="text1" w:themeTint="F2"/>
            <w:sz w:val="22"/>
            <w:rPrChange w:id="17915" w:author="tao huang" w:date="2017-09-17T12:05:00Z">
              <w:rPr/>
            </w:rPrChange>
          </w:rPr>
          <w:delText xml:space="preserve"> </w:delText>
        </w:r>
        <w:r w:rsidRPr="00A60A57" w:rsidDel="00A67BFF">
          <w:rPr>
            <w:b/>
            <w:color w:val="0D0D0D" w:themeColor="text1" w:themeTint="F2"/>
            <w:sz w:val="22"/>
            <w:rPrChange w:id="17916" w:author="tao huang" w:date="2017-09-17T12:05:00Z">
              <w:rPr>
                <w:b/>
              </w:rPr>
            </w:rPrChange>
          </w:rPr>
          <w:delText>5</w:delText>
        </w:r>
        <w:r w:rsidRPr="00A60A57" w:rsidDel="00A67BFF">
          <w:rPr>
            <w:color w:val="0D0D0D" w:themeColor="text1" w:themeTint="F2"/>
            <w:sz w:val="22"/>
            <w:rPrChange w:id="17917" w:author="tao huang" w:date="2017-09-17T12:05:00Z">
              <w:rPr/>
            </w:rPrChange>
          </w:rPr>
          <w:delText>(4): 559-583.</w:delText>
        </w:r>
      </w:del>
    </w:p>
    <w:p w14:paraId="0D62751A" w14:textId="28A96F88" w:rsidR="008B5007" w:rsidRPr="00A60A57" w:rsidDel="00A67BFF" w:rsidRDefault="008B5007" w:rsidP="008B5007">
      <w:pPr>
        <w:pStyle w:val="EndNoteBibliography"/>
        <w:spacing w:after="0"/>
        <w:ind w:left="720" w:hanging="720"/>
        <w:rPr>
          <w:del w:id="17918" w:author="tao huang" w:date="2017-09-17T12:01:00Z"/>
          <w:color w:val="0D0D0D" w:themeColor="text1" w:themeTint="F2"/>
          <w:sz w:val="22"/>
          <w:rPrChange w:id="17919" w:author="tao huang" w:date="2017-09-17T12:05:00Z">
            <w:rPr>
              <w:del w:id="17920" w:author="tao huang" w:date="2017-09-17T12:01:00Z"/>
            </w:rPr>
          </w:rPrChange>
        </w:rPr>
      </w:pPr>
      <w:del w:id="17921" w:author="tao huang" w:date="2017-09-17T12:01:00Z">
        <w:r w:rsidRPr="00A60A57" w:rsidDel="00A67BFF">
          <w:rPr>
            <w:color w:val="0D0D0D" w:themeColor="text1" w:themeTint="F2"/>
            <w:sz w:val="22"/>
            <w:rPrChange w:id="17922" w:author="tao huang" w:date="2017-09-17T12:05:00Z">
              <w:rPr/>
            </w:rPrChange>
          </w:rPr>
          <w:tab/>
        </w:r>
      </w:del>
    </w:p>
    <w:p w14:paraId="21BBC857" w14:textId="1CD4237C" w:rsidR="008B5007" w:rsidRPr="00A60A57" w:rsidDel="00A67BFF" w:rsidRDefault="008B5007" w:rsidP="008B5007">
      <w:pPr>
        <w:pStyle w:val="EndNoteBibliography"/>
        <w:rPr>
          <w:del w:id="17923" w:author="tao huang" w:date="2017-09-17T12:01:00Z"/>
          <w:color w:val="0D0D0D" w:themeColor="text1" w:themeTint="F2"/>
          <w:sz w:val="22"/>
          <w:rPrChange w:id="17924" w:author="tao huang" w:date="2017-09-17T12:05:00Z">
            <w:rPr>
              <w:del w:id="17925" w:author="tao huang" w:date="2017-09-17T12:01:00Z"/>
            </w:rPr>
          </w:rPrChange>
        </w:rPr>
      </w:pPr>
      <w:del w:id="17926" w:author="tao huang" w:date="2017-09-17T12:01:00Z">
        <w:r w:rsidRPr="00A60A57" w:rsidDel="00A67BFF">
          <w:rPr>
            <w:color w:val="0D0D0D" w:themeColor="text1" w:themeTint="F2"/>
            <w:sz w:val="22"/>
            <w:rPrChange w:id="17927" w:author="tao huang" w:date="2017-09-17T12:05:00Z">
              <w:rPr/>
            </w:rPrChange>
          </w:rPr>
          <w:delText xml:space="preserve">Clements, M. and D. Hendry (1998). </w:delText>
        </w:r>
        <w:r w:rsidRPr="00A60A57" w:rsidDel="00A67BFF">
          <w:rPr>
            <w:color w:val="0D0D0D" w:themeColor="text1" w:themeTint="F2"/>
            <w:sz w:val="22"/>
            <w:u w:val="single"/>
            <w:rPrChange w:id="17928" w:author="tao huang" w:date="2017-09-17T12:05:00Z">
              <w:rPr>
                <w:u w:val="single"/>
              </w:rPr>
            </w:rPrChange>
          </w:rPr>
          <w:delText>Forecasting Economic Time Series</w:delText>
        </w:r>
        <w:r w:rsidRPr="00A60A57" w:rsidDel="00A67BFF">
          <w:rPr>
            <w:color w:val="0D0D0D" w:themeColor="text1" w:themeTint="F2"/>
            <w:sz w:val="22"/>
            <w:rPrChange w:id="17929" w:author="tao huang" w:date="2017-09-17T12:05:00Z">
              <w:rPr/>
            </w:rPrChange>
          </w:rPr>
          <w:delText>, Cambridge University Press.</w:delText>
        </w:r>
      </w:del>
    </w:p>
    <w:p w14:paraId="1F27AA6E" w14:textId="11621F38" w:rsidR="008B5007" w:rsidRPr="00A60A57" w:rsidDel="00A67BFF" w:rsidRDefault="008B5007" w:rsidP="008B5007">
      <w:pPr>
        <w:pStyle w:val="EndNoteBibliography"/>
        <w:spacing w:after="0"/>
        <w:ind w:left="720" w:hanging="720"/>
        <w:rPr>
          <w:del w:id="17930" w:author="tao huang" w:date="2017-09-17T12:01:00Z"/>
          <w:color w:val="0D0D0D" w:themeColor="text1" w:themeTint="F2"/>
          <w:sz w:val="22"/>
          <w:rPrChange w:id="17931" w:author="tao huang" w:date="2017-09-17T12:05:00Z">
            <w:rPr>
              <w:del w:id="17932" w:author="tao huang" w:date="2017-09-17T12:01:00Z"/>
            </w:rPr>
          </w:rPrChange>
        </w:rPr>
      </w:pPr>
      <w:del w:id="17933" w:author="tao huang" w:date="2017-09-17T12:01:00Z">
        <w:r w:rsidRPr="00A60A57" w:rsidDel="00A67BFF">
          <w:rPr>
            <w:color w:val="0D0D0D" w:themeColor="text1" w:themeTint="F2"/>
            <w:sz w:val="22"/>
            <w:rPrChange w:id="17934" w:author="tao huang" w:date="2017-09-17T12:05:00Z">
              <w:rPr/>
            </w:rPrChange>
          </w:rPr>
          <w:tab/>
        </w:r>
      </w:del>
    </w:p>
    <w:p w14:paraId="5F57FBD9" w14:textId="76A8B22E" w:rsidR="008B5007" w:rsidRPr="00A60A57" w:rsidDel="00A67BFF" w:rsidRDefault="008B5007" w:rsidP="008B5007">
      <w:pPr>
        <w:pStyle w:val="EndNoteBibliography"/>
        <w:rPr>
          <w:del w:id="17935" w:author="tao huang" w:date="2017-09-17T12:01:00Z"/>
          <w:color w:val="0D0D0D" w:themeColor="text1" w:themeTint="F2"/>
          <w:sz w:val="22"/>
          <w:rPrChange w:id="17936" w:author="tao huang" w:date="2017-09-17T12:05:00Z">
            <w:rPr>
              <w:del w:id="17937" w:author="tao huang" w:date="2017-09-17T12:01:00Z"/>
            </w:rPr>
          </w:rPrChange>
        </w:rPr>
      </w:pPr>
      <w:del w:id="17938" w:author="tao huang" w:date="2017-09-17T12:01:00Z">
        <w:r w:rsidRPr="00A60A57" w:rsidDel="00A67BFF">
          <w:rPr>
            <w:color w:val="0D0D0D" w:themeColor="text1" w:themeTint="F2"/>
            <w:sz w:val="22"/>
            <w:rPrChange w:id="17939" w:author="tao huang" w:date="2017-09-17T12:05:00Z">
              <w:rPr/>
            </w:rPrChange>
          </w:rPr>
          <w:delText xml:space="preserve">Clements, M. B. and D. F. Hendry (1994). Towards a theory of economic forecasting. </w:delText>
        </w:r>
        <w:r w:rsidRPr="00A60A57" w:rsidDel="00A67BFF">
          <w:rPr>
            <w:color w:val="0D0D0D" w:themeColor="text1" w:themeTint="F2"/>
            <w:sz w:val="22"/>
            <w:u w:val="single"/>
            <w:rPrChange w:id="17940" w:author="tao huang" w:date="2017-09-17T12:05:00Z">
              <w:rPr>
                <w:u w:val="single"/>
              </w:rPr>
            </w:rPrChange>
          </w:rPr>
          <w:delText>Nonstationary Time Series Analysis and Cointegration</w:delText>
        </w:r>
        <w:r w:rsidRPr="00A60A57" w:rsidDel="00A67BFF">
          <w:rPr>
            <w:color w:val="0D0D0D" w:themeColor="text1" w:themeTint="F2"/>
            <w:sz w:val="22"/>
            <w:rPrChange w:id="17941" w:author="tao huang" w:date="2017-09-17T12:05:00Z">
              <w:rPr/>
            </w:rPrChange>
          </w:rPr>
          <w:delText>. C. P. Hargreaves, Oxford University Press.</w:delText>
        </w:r>
      </w:del>
    </w:p>
    <w:p w14:paraId="4E6E54D5" w14:textId="40C8797C" w:rsidR="008B5007" w:rsidRPr="00A60A57" w:rsidDel="00A67BFF" w:rsidRDefault="008B5007" w:rsidP="008B5007">
      <w:pPr>
        <w:pStyle w:val="EndNoteBibliography"/>
        <w:spacing w:after="0"/>
        <w:ind w:left="720" w:hanging="720"/>
        <w:rPr>
          <w:del w:id="17942" w:author="tao huang" w:date="2017-09-17T12:01:00Z"/>
          <w:color w:val="0D0D0D" w:themeColor="text1" w:themeTint="F2"/>
          <w:sz w:val="22"/>
          <w:rPrChange w:id="17943" w:author="tao huang" w:date="2017-09-17T12:05:00Z">
            <w:rPr>
              <w:del w:id="17944" w:author="tao huang" w:date="2017-09-17T12:01:00Z"/>
            </w:rPr>
          </w:rPrChange>
        </w:rPr>
      </w:pPr>
      <w:del w:id="17945" w:author="tao huang" w:date="2017-09-17T12:01:00Z">
        <w:r w:rsidRPr="00A60A57" w:rsidDel="00A67BFF">
          <w:rPr>
            <w:color w:val="0D0D0D" w:themeColor="text1" w:themeTint="F2"/>
            <w:sz w:val="22"/>
            <w:rPrChange w:id="17946" w:author="tao huang" w:date="2017-09-17T12:05:00Z">
              <w:rPr/>
            </w:rPrChange>
          </w:rPr>
          <w:tab/>
        </w:r>
      </w:del>
    </w:p>
    <w:p w14:paraId="03556A02" w14:textId="136CD669" w:rsidR="008B5007" w:rsidRPr="00A60A57" w:rsidDel="00A67BFF" w:rsidRDefault="008B5007" w:rsidP="008B5007">
      <w:pPr>
        <w:pStyle w:val="EndNoteBibliography"/>
        <w:rPr>
          <w:del w:id="17947" w:author="tao huang" w:date="2017-09-17T12:01:00Z"/>
          <w:color w:val="0D0D0D" w:themeColor="text1" w:themeTint="F2"/>
          <w:sz w:val="22"/>
          <w:rPrChange w:id="17948" w:author="tao huang" w:date="2017-09-17T12:05:00Z">
            <w:rPr>
              <w:del w:id="17949" w:author="tao huang" w:date="2017-09-17T12:01:00Z"/>
            </w:rPr>
          </w:rPrChange>
        </w:rPr>
      </w:pPr>
      <w:del w:id="17950" w:author="tao huang" w:date="2017-09-17T12:01:00Z">
        <w:r w:rsidRPr="00A60A57" w:rsidDel="00A67BFF">
          <w:rPr>
            <w:color w:val="0D0D0D" w:themeColor="text1" w:themeTint="F2"/>
            <w:sz w:val="22"/>
            <w:rPrChange w:id="17951" w:author="tao huang" w:date="2017-09-17T12:05:00Z">
              <w:rPr/>
            </w:rPrChange>
          </w:rPr>
          <w:delText xml:space="preserve">Clements, M. P. and D. F. Hendry (1999). </w:delText>
        </w:r>
        <w:r w:rsidRPr="00A60A57" w:rsidDel="00A67BFF">
          <w:rPr>
            <w:color w:val="0D0D0D" w:themeColor="text1" w:themeTint="F2"/>
            <w:sz w:val="22"/>
            <w:u w:val="single"/>
            <w:rPrChange w:id="17952" w:author="tao huang" w:date="2017-09-17T12:05:00Z">
              <w:rPr>
                <w:u w:val="single"/>
              </w:rPr>
            </w:rPrChange>
          </w:rPr>
          <w:delText>Forecasting non-stationary economic time series</w:delText>
        </w:r>
        <w:r w:rsidRPr="00A60A57" w:rsidDel="00A67BFF">
          <w:rPr>
            <w:color w:val="0D0D0D" w:themeColor="text1" w:themeTint="F2"/>
            <w:sz w:val="22"/>
            <w:rPrChange w:id="17953" w:author="tao huang" w:date="2017-09-17T12:05:00Z">
              <w:rPr/>
            </w:rPrChange>
          </w:rPr>
          <w:delText>. London, The MIT Press.</w:delText>
        </w:r>
      </w:del>
    </w:p>
    <w:p w14:paraId="213C69C4" w14:textId="516A33C3" w:rsidR="008B5007" w:rsidRPr="00A60A57" w:rsidDel="00A67BFF" w:rsidRDefault="008B5007" w:rsidP="008B5007">
      <w:pPr>
        <w:pStyle w:val="EndNoteBibliography"/>
        <w:spacing w:after="0"/>
        <w:ind w:left="720" w:hanging="720"/>
        <w:rPr>
          <w:del w:id="17954" w:author="tao huang" w:date="2017-09-17T12:01:00Z"/>
          <w:color w:val="0D0D0D" w:themeColor="text1" w:themeTint="F2"/>
          <w:sz w:val="22"/>
          <w:rPrChange w:id="17955" w:author="tao huang" w:date="2017-09-17T12:05:00Z">
            <w:rPr>
              <w:del w:id="17956" w:author="tao huang" w:date="2017-09-17T12:01:00Z"/>
            </w:rPr>
          </w:rPrChange>
        </w:rPr>
      </w:pPr>
      <w:del w:id="17957" w:author="tao huang" w:date="2017-09-17T12:01:00Z">
        <w:r w:rsidRPr="00A60A57" w:rsidDel="00A67BFF">
          <w:rPr>
            <w:color w:val="0D0D0D" w:themeColor="text1" w:themeTint="F2"/>
            <w:sz w:val="22"/>
            <w:rPrChange w:id="17958" w:author="tao huang" w:date="2017-09-17T12:05:00Z">
              <w:rPr/>
            </w:rPrChange>
          </w:rPr>
          <w:tab/>
        </w:r>
      </w:del>
    </w:p>
    <w:p w14:paraId="1C15CD1E" w14:textId="3642CD93" w:rsidR="008B5007" w:rsidRPr="00A60A57" w:rsidDel="00A67BFF" w:rsidRDefault="008B5007" w:rsidP="008B5007">
      <w:pPr>
        <w:pStyle w:val="EndNoteBibliography"/>
        <w:rPr>
          <w:del w:id="17959" w:author="tao huang" w:date="2017-09-17T12:01:00Z"/>
          <w:color w:val="0D0D0D" w:themeColor="text1" w:themeTint="F2"/>
          <w:sz w:val="22"/>
          <w:rPrChange w:id="17960" w:author="tao huang" w:date="2017-09-17T12:05:00Z">
            <w:rPr>
              <w:del w:id="17961" w:author="tao huang" w:date="2017-09-17T12:01:00Z"/>
            </w:rPr>
          </w:rPrChange>
        </w:rPr>
      </w:pPr>
      <w:del w:id="17962" w:author="tao huang" w:date="2017-09-17T12:01:00Z">
        <w:r w:rsidRPr="00A60A57" w:rsidDel="00A67BFF">
          <w:rPr>
            <w:color w:val="0D0D0D" w:themeColor="text1" w:themeTint="F2"/>
            <w:sz w:val="22"/>
            <w:rPrChange w:id="17963" w:author="tao huang" w:date="2017-09-17T12:05:00Z">
              <w:rPr/>
            </w:rPrChange>
          </w:rPr>
          <w:delText xml:space="preserve">Cooper, J. P. and C. R. Nelson (1975). "The Ex Ante Prediction Performance of the St. Louis and FRB-MIT-PENN Econometric Models and Some Results on Composite Predictors." </w:delText>
        </w:r>
        <w:r w:rsidRPr="00A60A57" w:rsidDel="00A67BFF">
          <w:rPr>
            <w:color w:val="0D0D0D" w:themeColor="text1" w:themeTint="F2"/>
            <w:sz w:val="22"/>
            <w:u w:val="single"/>
            <w:rPrChange w:id="17964" w:author="tao huang" w:date="2017-09-17T12:05:00Z">
              <w:rPr>
                <w:u w:val="single"/>
              </w:rPr>
            </w:rPrChange>
          </w:rPr>
          <w:delText>Journal of Money, Credit and Banking</w:delText>
        </w:r>
        <w:r w:rsidRPr="00A60A57" w:rsidDel="00A67BFF">
          <w:rPr>
            <w:color w:val="0D0D0D" w:themeColor="text1" w:themeTint="F2"/>
            <w:sz w:val="22"/>
            <w:rPrChange w:id="17965" w:author="tao huang" w:date="2017-09-17T12:05:00Z">
              <w:rPr/>
            </w:rPrChange>
          </w:rPr>
          <w:delText xml:space="preserve"> </w:delText>
        </w:r>
        <w:r w:rsidRPr="00A60A57" w:rsidDel="00A67BFF">
          <w:rPr>
            <w:b/>
            <w:color w:val="0D0D0D" w:themeColor="text1" w:themeTint="F2"/>
            <w:sz w:val="22"/>
            <w:rPrChange w:id="17966" w:author="tao huang" w:date="2017-09-17T12:05:00Z">
              <w:rPr>
                <w:b/>
              </w:rPr>
            </w:rPrChange>
          </w:rPr>
          <w:delText>7</w:delText>
        </w:r>
        <w:r w:rsidRPr="00A60A57" w:rsidDel="00A67BFF">
          <w:rPr>
            <w:color w:val="0D0D0D" w:themeColor="text1" w:themeTint="F2"/>
            <w:sz w:val="22"/>
            <w:rPrChange w:id="17967" w:author="tao huang" w:date="2017-09-17T12:05:00Z">
              <w:rPr/>
            </w:rPrChange>
          </w:rPr>
          <w:delText>(1).</w:delText>
        </w:r>
      </w:del>
    </w:p>
    <w:p w14:paraId="18E694E6" w14:textId="3BD54962" w:rsidR="008B5007" w:rsidRPr="00A60A57" w:rsidDel="00A67BFF" w:rsidRDefault="008B5007" w:rsidP="008B5007">
      <w:pPr>
        <w:pStyle w:val="EndNoteBibliography"/>
        <w:spacing w:after="0"/>
        <w:ind w:left="720" w:hanging="720"/>
        <w:rPr>
          <w:del w:id="17968" w:author="tao huang" w:date="2017-09-17T12:01:00Z"/>
          <w:color w:val="0D0D0D" w:themeColor="text1" w:themeTint="F2"/>
          <w:sz w:val="22"/>
          <w:rPrChange w:id="17969" w:author="tao huang" w:date="2017-09-17T12:05:00Z">
            <w:rPr>
              <w:del w:id="17970" w:author="tao huang" w:date="2017-09-17T12:01:00Z"/>
            </w:rPr>
          </w:rPrChange>
        </w:rPr>
      </w:pPr>
      <w:del w:id="17971" w:author="tao huang" w:date="2017-09-17T12:01:00Z">
        <w:r w:rsidRPr="00A60A57" w:rsidDel="00A67BFF">
          <w:rPr>
            <w:color w:val="0D0D0D" w:themeColor="text1" w:themeTint="F2"/>
            <w:sz w:val="22"/>
            <w:rPrChange w:id="17972" w:author="tao huang" w:date="2017-09-17T12:05:00Z">
              <w:rPr/>
            </w:rPrChange>
          </w:rPr>
          <w:tab/>
        </w:r>
      </w:del>
    </w:p>
    <w:p w14:paraId="32EBD488" w14:textId="3E96729A" w:rsidR="008B5007" w:rsidRPr="00A60A57" w:rsidDel="00A67BFF" w:rsidRDefault="008B5007" w:rsidP="008B5007">
      <w:pPr>
        <w:pStyle w:val="EndNoteBibliography"/>
        <w:rPr>
          <w:del w:id="17973" w:author="tao huang" w:date="2017-09-17T12:01:00Z"/>
          <w:color w:val="0D0D0D" w:themeColor="text1" w:themeTint="F2"/>
          <w:sz w:val="22"/>
          <w:rPrChange w:id="17974" w:author="tao huang" w:date="2017-09-17T12:05:00Z">
            <w:rPr>
              <w:del w:id="17975" w:author="tao huang" w:date="2017-09-17T12:01:00Z"/>
            </w:rPr>
          </w:rPrChange>
        </w:rPr>
      </w:pPr>
      <w:del w:id="17976" w:author="tao huang" w:date="2017-09-17T12:01:00Z">
        <w:r w:rsidRPr="00A60A57" w:rsidDel="00A67BFF">
          <w:rPr>
            <w:color w:val="0D0D0D" w:themeColor="text1" w:themeTint="F2"/>
            <w:sz w:val="22"/>
            <w:rPrChange w:id="17977" w:author="tao huang" w:date="2017-09-17T12:05:00Z">
              <w:rPr/>
            </w:rPrChange>
          </w:rPr>
          <w:delText xml:space="preserve">Cooper, L. G., et al. (1999). "Promocast": a New Forecasting Method for Promotion Planning." </w:delText>
        </w:r>
        <w:r w:rsidRPr="00A60A57" w:rsidDel="00A67BFF">
          <w:rPr>
            <w:color w:val="0D0D0D" w:themeColor="text1" w:themeTint="F2"/>
            <w:sz w:val="22"/>
            <w:u w:val="single"/>
            <w:rPrChange w:id="17978" w:author="tao huang" w:date="2017-09-17T12:05:00Z">
              <w:rPr>
                <w:u w:val="single"/>
              </w:rPr>
            </w:rPrChange>
          </w:rPr>
          <w:delText>Marketing Science</w:delText>
        </w:r>
        <w:r w:rsidRPr="00A60A57" w:rsidDel="00A67BFF">
          <w:rPr>
            <w:color w:val="0D0D0D" w:themeColor="text1" w:themeTint="F2"/>
            <w:sz w:val="22"/>
            <w:rPrChange w:id="17979" w:author="tao huang" w:date="2017-09-17T12:05:00Z">
              <w:rPr/>
            </w:rPrChange>
          </w:rPr>
          <w:delText xml:space="preserve"> </w:delText>
        </w:r>
        <w:r w:rsidRPr="00A60A57" w:rsidDel="00A67BFF">
          <w:rPr>
            <w:b/>
            <w:color w:val="0D0D0D" w:themeColor="text1" w:themeTint="F2"/>
            <w:sz w:val="22"/>
            <w:rPrChange w:id="17980" w:author="tao huang" w:date="2017-09-17T12:05:00Z">
              <w:rPr>
                <w:b/>
              </w:rPr>
            </w:rPrChange>
          </w:rPr>
          <w:delText>18</w:delText>
        </w:r>
        <w:r w:rsidRPr="00A60A57" w:rsidDel="00A67BFF">
          <w:rPr>
            <w:color w:val="0D0D0D" w:themeColor="text1" w:themeTint="F2"/>
            <w:sz w:val="22"/>
            <w:rPrChange w:id="17981" w:author="tao huang" w:date="2017-09-17T12:05:00Z">
              <w:rPr/>
            </w:rPrChange>
          </w:rPr>
          <w:delText>(3): 301-316.</w:delText>
        </w:r>
      </w:del>
    </w:p>
    <w:p w14:paraId="26E30DB5" w14:textId="2CB74A39" w:rsidR="008B5007" w:rsidRPr="00A60A57" w:rsidDel="00A67BFF" w:rsidRDefault="008B5007" w:rsidP="008B5007">
      <w:pPr>
        <w:pStyle w:val="EndNoteBibliography"/>
        <w:spacing w:after="0"/>
        <w:ind w:left="720" w:hanging="720"/>
        <w:rPr>
          <w:del w:id="17982" w:author="tao huang" w:date="2017-09-17T12:01:00Z"/>
          <w:color w:val="0D0D0D" w:themeColor="text1" w:themeTint="F2"/>
          <w:sz w:val="22"/>
          <w:rPrChange w:id="17983" w:author="tao huang" w:date="2017-09-17T12:05:00Z">
            <w:rPr>
              <w:del w:id="17984" w:author="tao huang" w:date="2017-09-17T12:01:00Z"/>
            </w:rPr>
          </w:rPrChange>
        </w:rPr>
      </w:pPr>
      <w:del w:id="17985" w:author="tao huang" w:date="2017-09-17T12:01:00Z">
        <w:r w:rsidRPr="00A60A57" w:rsidDel="00A67BFF">
          <w:rPr>
            <w:color w:val="0D0D0D" w:themeColor="text1" w:themeTint="F2"/>
            <w:sz w:val="22"/>
            <w:rPrChange w:id="17986" w:author="tao huang" w:date="2017-09-17T12:05:00Z">
              <w:rPr/>
            </w:rPrChange>
          </w:rPr>
          <w:tab/>
        </w:r>
      </w:del>
    </w:p>
    <w:p w14:paraId="5F1A49F5" w14:textId="42CF0EFE" w:rsidR="008B5007" w:rsidRPr="00A60A57" w:rsidDel="00A67BFF" w:rsidRDefault="008B5007" w:rsidP="008B5007">
      <w:pPr>
        <w:pStyle w:val="EndNoteBibliography"/>
        <w:rPr>
          <w:del w:id="17987" w:author="tao huang" w:date="2017-09-17T12:01:00Z"/>
          <w:color w:val="0D0D0D" w:themeColor="text1" w:themeTint="F2"/>
          <w:sz w:val="22"/>
          <w:rPrChange w:id="17988" w:author="tao huang" w:date="2017-09-17T12:05:00Z">
            <w:rPr>
              <w:del w:id="17989" w:author="tao huang" w:date="2017-09-17T12:01:00Z"/>
            </w:rPr>
          </w:rPrChange>
        </w:rPr>
      </w:pPr>
      <w:del w:id="17990" w:author="tao huang" w:date="2017-09-17T12:01:00Z">
        <w:r w:rsidRPr="00A60A57" w:rsidDel="00A67BFF">
          <w:rPr>
            <w:color w:val="0D0D0D" w:themeColor="text1" w:themeTint="F2"/>
            <w:sz w:val="22"/>
            <w:rPrChange w:id="17991" w:author="tao huang" w:date="2017-09-17T12:05:00Z">
              <w:rPr/>
            </w:rPrChange>
          </w:rPr>
          <w:delText xml:space="preserve">Cooper, L. G. and G. Giuffrida (2000). "Turning Datamining into a Management Science Tool: New Algorithms and Empirical Results." </w:delText>
        </w:r>
        <w:r w:rsidRPr="00A60A57" w:rsidDel="00A67BFF">
          <w:rPr>
            <w:color w:val="0D0D0D" w:themeColor="text1" w:themeTint="F2"/>
            <w:sz w:val="22"/>
            <w:u w:val="single"/>
            <w:rPrChange w:id="17992" w:author="tao huang" w:date="2017-09-17T12:05:00Z">
              <w:rPr>
                <w:u w:val="single"/>
              </w:rPr>
            </w:rPrChange>
          </w:rPr>
          <w:delText>Management Science</w:delText>
        </w:r>
        <w:r w:rsidRPr="00A60A57" w:rsidDel="00A67BFF">
          <w:rPr>
            <w:color w:val="0D0D0D" w:themeColor="text1" w:themeTint="F2"/>
            <w:sz w:val="22"/>
            <w:rPrChange w:id="17993" w:author="tao huang" w:date="2017-09-17T12:05:00Z">
              <w:rPr/>
            </w:rPrChange>
          </w:rPr>
          <w:delText xml:space="preserve"> </w:delText>
        </w:r>
        <w:r w:rsidRPr="00A60A57" w:rsidDel="00A67BFF">
          <w:rPr>
            <w:b/>
            <w:color w:val="0D0D0D" w:themeColor="text1" w:themeTint="F2"/>
            <w:sz w:val="22"/>
            <w:rPrChange w:id="17994" w:author="tao huang" w:date="2017-09-17T12:05:00Z">
              <w:rPr>
                <w:b/>
              </w:rPr>
            </w:rPrChange>
          </w:rPr>
          <w:delText>46</w:delText>
        </w:r>
        <w:r w:rsidRPr="00A60A57" w:rsidDel="00A67BFF">
          <w:rPr>
            <w:color w:val="0D0D0D" w:themeColor="text1" w:themeTint="F2"/>
            <w:sz w:val="22"/>
            <w:rPrChange w:id="17995" w:author="tao huang" w:date="2017-09-17T12:05:00Z">
              <w:rPr/>
            </w:rPrChange>
          </w:rPr>
          <w:delText>(2): 249.</w:delText>
        </w:r>
      </w:del>
    </w:p>
    <w:p w14:paraId="65DF858E" w14:textId="1C7F04C3" w:rsidR="008B5007" w:rsidRPr="00A60A57" w:rsidDel="00A67BFF" w:rsidRDefault="008B5007" w:rsidP="008B5007">
      <w:pPr>
        <w:pStyle w:val="EndNoteBibliography"/>
        <w:spacing w:after="0"/>
        <w:ind w:left="720" w:hanging="720"/>
        <w:rPr>
          <w:del w:id="17996" w:author="tao huang" w:date="2017-09-17T12:01:00Z"/>
          <w:color w:val="0D0D0D" w:themeColor="text1" w:themeTint="F2"/>
          <w:sz w:val="22"/>
          <w:rPrChange w:id="17997" w:author="tao huang" w:date="2017-09-17T12:05:00Z">
            <w:rPr>
              <w:del w:id="17998" w:author="tao huang" w:date="2017-09-17T12:01:00Z"/>
            </w:rPr>
          </w:rPrChange>
        </w:rPr>
      </w:pPr>
      <w:del w:id="17999" w:author="tao huang" w:date="2017-09-17T12:01:00Z">
        <w:r w:rsidRPr="00A60A57" w:rsidDel="00A67BFF">
          <w:rPr>
            <w:color w:val="0D0D0D" w:themeColor="text1" w:themeTint="F2"/>
            <w:sz w:val="22"/>
            <w:rPrChange w:id="18000" w:author="tao huang" w:date="2017-09-17T12:05:00Z">
              <w:rPr/>
            </w:rPrChange>
          </w:rPr>
          <w:tab/>
        </w:r>
      </w:del>
    </w:p>
    <w:p w14:paraId="3CBF8F65" w14:textId="7C7E900C" w:rsidR="008B5007" w:rsidRPr="00A60A57" w:rsidDel="00A67BFF" w:rsidRDefault="008B5007" w:rsidP="008B5007">
      <w:pPr>
        <w:pStyle w:val="EndNoteBibliography"/>
        <w:rPr>
          <w:del w:id="18001" w:author="tao huang" w:date="2017-09-17T12:01:00Z"/>
          <w:color w:val="0D0D0D" w:themeColor="text1" w:themeTint="F2"/>
          <w:sz w:val="22"/>
          <w:rPrChange w:id="18002" w:author="tao huang" w:date="2017-09-17T12:05:00Z">
            <w:rPr>
              <w:del w:id="18003" w:author="tao huang" w:date="2017-09-17T12:01:00Z"/>
            </w:rPr>
          </w:rPrChange>
        </w:rPr>
      </w:pPr>
      <w:del w:id="18004" w:author="tao huang" w:date="2017-09-17T12:01:00Z">
        <w:r w:rsidRPr="00A60A57" w:rsidDel="00A67BFF">
          <w:rPr>
            <w:color w:val="0D0D0D" w:themeColor="text1" w:themeTint="F2"/>
            <w:sz w:val="22"/>
            <w:rPrChange w:id="18005" w:author="tao huang" w:date="2017-09-17T12:05:00Z">
              <w:rPr/>
            </w:rPrChange>
          </w:rPr>
          <w:delText xml:space="preserve">Corsten, D. and T. Gruen (2003). "Desperately seeking shelf availability: an examination of the extent, the causes, and the efforts to address retail out-of-stocks." </w:delText>
        </w:r>
        <w:r w:rsidRPr="00A60A57" w:rsidDel="00A67BFF">
          <w:rPr>
            <w:color w:val="0D0D0D" w:themeColor="text1" w:themeTint="F2"/>
            <w:sz w:val="22"/>
            <w:u w:val="single"/>
            <w:rPrChange w:id="18006" w:author="tao huang" w:date="2017-09-17T12:05:00Z">
              <w:rPr>
                <w:u w:val="single"/>
              </w:rPr>
            </w:rPrChange>
          </w:rPr>
          <w:delText>International Journal of Retail &amp; Distribution Management</w:delText>
        </w:r>
        <w:r w:rsidRPr="00A60A57" w:rsidDel="00A67BFF">
          <w:rPr>
            <w:color w:val="0D0D0D" w:themeColor="text1" w:themeTint="F2"/>
            <w:sz w:val="22"/>
            <w:rPrChange w:id="18007" w:author="tao huang" w:date="2017-09-17T12:05:00Z">
              <w:rPr/>
            </w:rPrChange>
          </w:rPr>
          <w:delText xml:space="preserve"> </w:delText>
        </w:r>
        <w:r w:rsidRPr="00A60A57" w:rsidDel="00A67BFF">
          <w:rPr>
            <w:b/>
            <w:color w:val="0D0D0D" w:themeColor="text1" w:themeTint="F2"/>
            <w:sz w:val="22"/>
            <w:rPrChange w:id="18008" w:author="tao huang" w:date="2017-09-17T12:05:00Z">
              <w:rPr>
                <w:b/>
              </w:rPr>
            </w:rPrChange>
          </w:rPr>
          <w:delText>31</w:delText>
        </w:r>
        <w:r w:rsidRPr="00A60A57" w:rsidDel="00A67BFF">
          <w:rPr>
            <w:color w:val="0D0D0D" w:themeColor="text1" w:themeTint="F2"/>
            <w:sz w:val="22"/>
            <w:rPrChange w:id="18009" w:author="tao huang" w:date="2017-09-17T12:05:00Z">
              <w:rPr/>
            </w:rPrChange>
          </w:rPr>
          <w:delText>(12).</w:delText>
        </w:r>
      </w:del>
    </w:p>
    <w:p w14:paraId="69919E64" w14:textId="1E6924A8" w:rsidR="008B5007" w:rsidRPr="00A60A57" w:rsidDel="00A67BFF" w:rsidRDefault="008B5007" w:rsidP="008B5007">
      <w:pPr>
        <w:pStyle w:val="EndNoteBibliography"/>
        <w:spacing w:after="0"/>
        <w:ind w:left="720" w:hanging="720"/>
        <w:rPr>
          <w:del w:id="18010" w:author="tao huang" w:date="2017-09-17T12:01:00Z"/>
          <w:color w:val="0D0D0D" w:themeColor="text1" w:themeTint="F2"/>
          <w:sz w:val="22"/>
          <w:rPrChange w:id="18011" w:author="tao huang" w:date="2017-09-17T12:05:00Z">
            <w:rPr>
              <w:del w:id="18012" w:author="tao huang" w:date="2017-09-17T12:01:00Z"/>
            </w:rPr>
          </w:rPrChange>
        </w:rPr>
      </w:pPr>
      <w:del w:id="18013" w:author="tao huang" w:date="2017-09-17T12:01:00Z">
        <w:r w:rsidRPr="00A60A57" w:rsidDel="00A67BFF">
          <w:rPr>
            <w:color w:val="0D0D0D" w:themeColor="text1" w:themeTint="F2"/>
            <w:sz w:val="22"/>
            <w:rPrChange w:id="18014" w:author="tao huang" w:date="2017-09-17T12:05:00Z">
              <w:rPr/>
            </w:rPrChange>
          </w:rPr>
          <w:tab/>
        </w:r>
      </w:del>
    </w:p>
    <w:p w14:paraId="5DFD4323" w14:textId="45898FC9" w:rsidR="008B5007" w:rsidRPr="00A60A57" w:rsidDel="00A67BFF" w:rsidRDefault="008B5007" w:rsidP="008B5007">
      <w:pPr>
        <w:pStyle w:val="EndNoteBibliography"/>
        <w:rPr>
          <w:del w:id="18015" w:author="tao huang" w:date="2017-09-17T12:01:00Z"/>
          <w:color w:val="0D0D0D" w:themeColor="text1" w:themeTint="F2"/>
          <w:sz w:val="22"/>
          <w:rPrChange w:id="18016" w:author="tao huang" w:date="2017-09-17T12:05:00Z">
            <w:rPr>
              <w:del w:id="18017" w:author="tao huang" w:date="2017-09-17T12:01:00Z"/>
            </w:rPr>
          </w:rPrChange>
        </w:rPr>
      </w:pPr>
      <w:del w:id="18018" w:author="tao huang" w:date="2017-09-17T12:01:00Z">
        <w:r w:rsidRPr="00A60A57" w:rsidDel="00A67BFF">
          <w:rPr>
            <w:color w:val="0D0D0D" w:themeColor="text1" w:themeTint="F2"/>
            <w:sz w:val="22"/>
            <w:rPrChange w:id="18019" w:author="tao huang" w:date="2017-09-17T12:05:00Z">
              <w:rPr/>
            </w:rPrChange>
          </w:rPr>
          <w:delText xml:space="preserve">Davydenko, A. and R. Fildes (2013). "Measuring forecasting accuracy: the case of judgmental adjustments to SKU-level demand forecasts." </w:delText>
        </w:r>
        <w:r w:rsidRPr="00A60A57" w:rsidDel="00A67BFF">
          <w:rPr>
            <w:color w:val="0D0D0D" w:themeColor="text1" w:themeTint="F2"/>
            <w:sz w:val="22"/>
            <w:u w:val="single"/>
            <w:rPrChange w:id="18020" w:author="tao huang" w:date="2017-09-17T12:05:00Z">
              <w:rPr>
                <w:u w:val="single"/>
              </w:rPr>
            </w:rPrChange>
          </w:rPr>
          <w:delText>International Journal of Forecasting</w:delText>
        </w:r>
        <w:r w:rsidRPr="00A60A57" w:rsidDel="00A67BFF">
          <w:rPr>
            <w:color w:val="0D0D0D" w:themeColor="text1" w:themeTint="F2"/>
            <w:sz w:val="22"/>
            <w:rPrChange w:id="18021" w:author="tao huang" w:date="2017-09-17T12:05:00Z">
              <w:rPr/>
            </w:rPrChange>
          </w:rPr>
          <w:delText xml:space="preserve"> </w:delText>
        </w:r>
        <w:r w:rsidRPr="00A60A57" w:rsidDel="00A67BFF">
          <w:rPr>
            <w:b/>
            <w:color w:val="0D0D0D" w:themeColor="text1" w:themeTint="F2"/>
            <w:sz w:val="22"/>
            <w:rPrChange w:id="18022" w:author="tao huang" w:date="2017-09-17T12:05:00Z">
              <w:rPr>
                <w:b/>
              </w:rPr>
            </w:rPrChange>
          </w:rPr>
          <w:delText>29</w:delText>
        </w:r>
        <w:r w:rsidRPr="00A60A57" w:rsidDel="00A67BFF">
          <w:rPr>
            <w:color w:val="0D0D0D" w:themeColor="text1" w:themeTint="F2"/>
            <w:sz w:val="22"/>
            <w:rPrChange w:id="18023" w:author="tao huang" w:date="2017-09-17T12:05:00Z">
              <w:rPr/>
            </w:rPrChange>
          </w:rPr>
          <w:delText>(3).</w:delText>
        </w:r>
      </w:del>
    </w:p>
    <w:p w14:paraId="62F47380" w14:textId="495DF945" w:rsidR="008B5007" w:rsidRPr="00A60A57" w:rsidDel="00A67BFF" w:rsidRDefault="008B5007" w:rsidP="008B5007">
      <w:pPr>
        <w:pStyle w:val="EndNoteBibliography"/>
        <w:spacing w:after="0"/>
        <w:ind w:left="720" w:hanging="720"/>
        <w:rPr>
          <w:del w:id="18024" w:author="tao huang" w:date="2017-09-17T12:01:00Z"/>
          <w:color w:val="0D0D0D" w:themeColor="text1" w:themeTint="F2"/>
          <w:sz w:val="22"/>
          <w:rPrChange w:id="18025" w:author="tao huang" w:date="2017-09-17T12:05:00Z">
            <w:rPr>
              <w:del w:id="18026" w:author="tao huang" w:date="2017-09-17T12:01:00Z"/>
            </w:rPr>
          </w:rPrChange>
        </w:rPr>
      </w:pPr>
      <w:del w:id="18027" w:author="tao huang" w:date="2017-09-17T12:01:00Z">
        <w:r w:rsidRPr="00A60A57" w:rsidDel="00A67BFF">
          <w:rPr>
            <w:color w:val="0D0D0D" w:themeColor="text1" w:themeTint="F2"/>
            <w:sz w:val="22"/>
            <w:rPrChange w:id="18028" w:author="tao huang" w:date="2017-09-17T12:05:00Z">
              <w:rPr/>
            </w:rPrChange>
          </w:rPr>
          <w:tab/>
        </w:r>
      </w:del>
    </w:p>
    <w:p w14:paraId="423766F7" w14:textId="0E702C75" w:rsidR="008B5007" w:rsidRPr="00A60A57" w:rsidDel="00A67BFF" w:rsidRDefault="008B5007" w:rsidP="008B5007">
      <w:pPr>
        <w:pStyle w:val="EndNoteBibliography"/>
        <w:rPr>
          <w:del w:id="18029" w:author="tao huang" w:date="2017-09-17T12:01:00Z"/>
          <w:color w:val="0D0D0D" w:themeColor="text1" w:themeTint="F2"/>
          <w:sz w:val="22"/>
          <w:rPrChange w:id="18030" w:author="tao huang" w:date="2017-09-17T12:05:00Z">
            <w:rPr>
              <w:del w:id="18031" w:author="tao huang" w:date="2017-09-17T12:01:00Z"/>
            </w:rPr>
          </w:rPrChange>
        </w:rPr>
      </w:pPr>
      <w:del w:id="18032" w:author="tao huang" w:date="2017-09-17T12:01:00Z">
        <w:r w:rsidRPr="00A60A57" w:rsidDel="00A67BFF">
          <w:rPr>
            <w:color w:val="0D0D0D" w:themeColor="text1" w:themeTint="F2"/>
            <w:sz w:val="22"/>
            <w:rPrChange w:id="18033" w:author="tao huang" w:date="2017-09-17T12:05:00Z">
              <w:rPr/>
            </w:rPrChange>
          </w:rPr>
          <w:delText xml:space="preserve">Dekimpe, M., et al. (1999). "Long-run effects of price promotions in scanner markets." </w:delText>
        </w:r>
        <w:r w:rsidRPr="00A60A57" w:rsidDel="00A67BFF">
          <w:rPr>
            <w:color w:val="0D0D0D" w:themeColor="text1" w:themeTint="F2"/>
            <w:sz w:val="22"/>
            <w:u w:val="single"/>
            <w:rPrChange w:id="18034" w:author="tao huang" w:date="2017-09-17T12:05:00Z">
              <w:rPr>
                <w:u w:val="single"/>
              </w:rPr>
            </w:rPrChange>
          </w:rPr>
          <w:delText>Journal of Econometrics</w:delText>
        </w:r>
        <w:r w:rsidRPr="00A60A57" w:rsidDel="00A67BFF">
          <w:rPr>
            <w:color w:val="0D0D0D" w:themeColor="text1" w:themeTint="F2"/>
            <w:sz w:val="22"/>
            <w:rPrChange w:id="18035" w:author="tao huang" w:date="2017-09-17T12:05:00Z">
              <w:rPr/>
            </w:rPrChange>
          </w:rPr>
          <w:delText xml:space="preserve"> </w:delText>
        </w:r>
        <w:r w:rsidRPr="00A60A57" w:rsidDel="00A67BFF">
          <w:rPr>
            <w:b/>
            <w:color w:val="0D0D0D" w:themeColor="text1" w:themeTint="F2"/>
            <w:sz w:val="22"/>
            <w:rPrChange w:id="18036" w:author="tao huang" w:date="2017-09-17T12:05:00Z">
              <w:rPr>
                <w:b/>
              </w:rPr>
            </w:rPrChange>
          </w:rPr>
          <w:delText>89</w:delText>
        </w:r>
        <w:r w:rsidRPr="00A60A57" w:rsidDel="00A67BFF">
          <w:rPr>
            <w:color w:val="0D0D0D" w:themeColor="text1" w:themeTint="F2"/>
            <w:sz w:val="22"/>
            <w:rPrChange w:id="18037" w:author="tao huang" w:date="2017-09-17T12:05:00Z">
              <w:rPr/>
            </w:rPrChange>
          </w:rPr>
          <w:delText>(1/2): 261-291.</w:delText>
        </w:r>
      </w:del>
    </w:p>
    <w:p w14:paraId="5F3A4476" w14:textId="00663390" w:rsidR="008B5007" w:rsidRPr="00A60A57" w:rsidDel="00A67BFF" w:rsidRDefault="008B5007" w:rsidP="008B5007">
      <w:pPr>
        <w:pStyle w:val="EndNoteBibliography"/>
        <w:spacing w:after="0"/>
        <w:ind w:left="720" w:hanging="720"/>
        <w:rPr>
          <w:del w:id="18038" w:author="tao huang" w:date="2017-09-17T12:01:00Z"/>
          <w:color w:val="0D0D0D" w:themeColor="text1" w:themeTint="F2"/>
          <w:sz w:val="22"/>
          <w:rPrChange w:id="18039" w:author="tao huang" w:date="2017-09-17T12:05:00Z">
            <w:rPr>
              <w:del w:id="18040" w:author="tao huang" w:date="2017-09-17T12:01:00Z"/>
            </w:rPr>
          </w:rPrChange>
        </w:rPr>
      </w:pPr>
      <w:del w:id="18041" w:author="tao huang" w:date="2017-09-17T12:01:00Z">
        <w:r w:rsidRPr="00A60A57" w:rsidDel="00A67BFF">
          <w:rPr>
            <w:color w:val="0D0D0D" w:themeColor="text1" w:themeTint="F2"/>
            <w:sz w:val="22"/>
            <w:rPrChange w:id="18042" w:author="tao huang" w:date="2017-09-17T12:05:00Z">
              <w:rPr/>
            </w:rPrChange>
          </w:rPr>
          <w:tab/>
        </w:r>
      </w:del>
    </w:p>
    <w:p w14:paraId="1E876264" w14:textId="19F21BE8" w:rsidR="008B5007" w:rsidRPr="00A60A57" w:rsidDel="00A67BFF" w:rsidRDefault="008B5007" w:rsidP="008B5007">
      <w:pPr>
        <w:pStyle w:val="EndNoteBibliography"/>
        <w:rPr>
          <w:del w:id="18043" w:author="tao huang" w:date="2017-09-17T12:01:00Z"/>
          <w:color w:val="0D0D0D" w:themeColor="text1" w:themeTint="F2"/>
          <w:sz w:val="22"/>
          <w:rPrChange w:id="18044" w:author="tao huang" w:date="2017-09-17T12:05:00Z">
            <w:rPr>
              <w:del w:id="18045" w:author="tao huang" w:date="2017-09-17T12:01:00Z"/>
            </w:rPr>
          </w:rPrChange>
        </w:rPr>
      </w:pPr>
      <w:del w:id="18046" w:author="tao huang" w:date="2017-09-17T12:01:00Z">
        <w:r w:rsidRPr="00A60A57" w:rsidDel="00A67BFF">
          <w:rPr>
            <w:color w:val="0D0D0D" w:themeColor="text1" w:themeTint="F2"/>
            <w:sz w:val="22"/>
            <w:rPrChange w:id="18047" w:author="tao huang" w:date="2017-09-17T12:05:00Z">
              <w:rPr/>
            </w:rPrChange>
          </w:rPr>
          <w:delText xml:space="preserve">Dekker, M., et al. (2004). "How to use aggregation and combined forecasting to improve seasonal demand forecasts." </w:delText>
        </w:r>
        <w:r w:rsidRPr="00A60A57" w:rsidDel="00A67BFF">
          <w:rPr>
            <w:color w:val="0D0D0D" w:themeColor="text1" w:themeTint="F2"/>
            <w:sz w:val="22"/>
            <w:u w:val="single"/>
            <w:rPrChange w:id="18048" w:author="tao huang" w:date="2017-09-17T12:05:00Z">
              <w:rPr>
                <w:u w:val="single"/>
              </w:rPr>
            </w:rPrChange>
          </w:rPr>
          <w:delText>International Journal of Production Economics</w:delText>
        </w:r>
        <w:r w:rsidRPr="00A60A57" w:rsidDel="00A67BFF">
          <w:rPr>
            <w:color w:val="0D0D0D" w:themeColor="text1" w:themeTint="F2"/>
            <w:sz w:val="22"/>
            <w:rPrChange w:id="18049" w:author="tao huang" w:date="2017-09-17T12:05:00Z">
              <w:rPr/>
            </w:rPrChange>
          </w:rPr>
          <w:delText xml:space="preserve"> </w:delText>
        </w:r>
        <w:r w:rsidRPr="00A60A57" w:rsidDel="00A67BFF">
          <w:rPr>
            <w:b/>
            <w:color w:val="0D0D0D" w:themeColor="text1" w:themeTint="F2"/>
            <w:sz w:val="22"/>
            <w:rPrChange w:id="18050" w:author="tao huang" w:date="2017-09-17T12:05:00Z">
              <w:rPr>
                <w:b/>
              </w:rPr>
            </w:rPrChange>
          </w:rPr>
          <w:delText>90</w:delText>
        </w:r>
        <w:r w:rsidRPr="00A60A57" w:rsidDel="00A67BFF">
          <w:rPr>
            <w:color w:val="0D0D0D" w:themeColor="text1" w:themeTint="F2"/>
            <w:sz w:val="22"/>
            <w:rPrChange w:id="18051" w:author="tao huang" w:date="2017-09-17T12:05:00Z">
              <w:rPr/>
            </w:rPrChange>
          </w:rPr>
          <w:delText>(2): 151-167.</w:delText>
        </w:r>
      </w:del>
    </w:p>
    <w:p w14:paraId="1CD6D31C" w14:textId="78254D93" w:rsidR="008B5007" w:rsidRPr="00A60A57" w:rsidDel="00A67BFF" w:rsidRDefault="008B5007" w:rsidP="008B5007">
      <w:pPr>
        <w:pStyle w:val="EndNoteBibliography"/>
        <w:spacing w:after="0"/>
        <w:ind w:left="720" w:hanging="720"/>
        <w:rPr>
          <w:del w:id="18052" w:author="tao huang" w:date="2017-09-17T12:01:00Z"/>
          <w:color w:val="0D0D0D" w:themeColor="text1" w:themeTint="F2"/>
          <w:sz w:val="22"/>
          <w:rPrChange w:id="18053" w:author="tao huang" w:date="2017-09-17T12:05:00Z">
            <w:rPr>
              <w:del w:id="18054" w:author="tao huang" w:date="2017-09-17T12:01:00Z"/>
            </w:rPr>
          </w:rPrChange>
        </w:rPr>
      </w:pPr>
      <w:del w:id="18055" w:author="tao huang" w:date="2017-09-17T12:01:00Z">
        <w:r w:rsidRPr="00A60A57" w:rsidDel="00A67BFF">
          <w:rPr>
            <w:color w:val="0D0D0D" w:themeColor="text1" w:themeTint="F2"/>
            <w:sz w:val="22"/>
            <w:rPrChange w:id="18056" w:author="tao huang" w:date="2017-09-17T12:05:00Z">
              <w:rPr/>
            </w:rPrChange>
          </w:rPr>
          <w:tab/>
        </w:r>
      </w:del>
    </w:p>
    <w:p w14:paraId="201AF290" w14:textId="781BF951" w:rsidR="008B5007" w:rsidRPr="00A60A57" w:rsidDel="00A67BFF" w:rsidRDefault="008B5007" w:rsidP="008B5007">
      <w:pPr>
        <w:pStyle w:val="EndNoteBibliography"/>
        <w:rPr>
          <w:del w:id="18057" w:author="tao huang" w:date="2017-09-17T12:01:00Z"/>
          <w:color w:val="0D0D0D" w:themeColor="text1" w:themeTint="F2"/>
          <w:sz w:val="22"/>
          <w:rPrChange w:id="18058" w:author="tao huang" w:date="2017-09-17T12:05:00Z">
            <w:rPr>
              <w:del w:id="18059" w:author="tao huang" w:date="2017-09-17T12:01:00Z"/>
            </w:rPr>
          </w:rPrChange>
        </w:rPr>
      </w:pPr>
      <w:del w:id="18060" w:author="tao huang" w:date="2017-09-17T12:01:00Z">
        <w:r w:rsidRPr="00A60A57" w:rsidDel="00A67BFF">
          <w:rPr>
            <w:color w:val="0D0D0D" w:themeColor="text1" w:themeTint="F2"/>
            <w:sz w:val="22"/>
            <w:rPrChange w:id="18061" w:author="tao huang" w:date="2017-09-17T12:05:00Z">
              <w:rPr/>
            </w:rPrChange>
          </w:rPr>
          <w:delText>Epprecht, C., et al. (2013). Comparing variable selection techniques for linear regression: LASSO and Autometrics, Université Panthéon-Sorbonne (Paris 1), Centre d'Economie de la Sorbonne.</w:delText>
        </w:r>
      </w:del>
    </w:p>
    <w:p w14:paraId="363CD592" w14:textId="64388FB6" w:rsidR="008B5007" w:rsidRPr="00A60A57" w:rsidDel="00A67BFF" w:rsidRDefault="008B5007" w:rsidP="008B5007">
      <w:pPr>
        <w:pStyle w:val="EndNoteBibliography"/>
        <w:spacing w:after="0"/>
        <w:ind w:left="720" w:hanging="720"/>
        <w:rPr>
          <w:del w:id="18062" w:author="tao huang" w:date="2017-09-17T12:01:00Z"/>
          <w:color w:val="0D0D0D" w:themeColor="text1" w:themeTint="F2"/>
          <w:sz w:val="22"/>
          <w:rPrChange w:id="18063" w:author="tao huang" w:date="2017-09-17T12:05:00Z">
            <w:rPr>
              <w:del w:id="18064" w:author="tao huang" w:date="2017-09-17T12:01:00Z"/>
            </w:rPr>
          </w:rPrChange>
        </w:rPr>
      </w:pPr>
      <w:del w:id="18065" w:author="tao huang" w:date="2017-09-17T12:01:00Z">
        <w:r w:rsidRPr="00A60A57" w:rsidDel="00A67BFF">
          <w:rPr>
            <w:color w:val="0D0D0D" w:themeColor="text1" w:themeTint="F2"/>
            <w:sz w:val="22"/>
            <w:rPrChange w:id="18066" w:author="tao huang" w:date="2017-09-17T12:05:00Z">
              <w:rPr/>
            </w:rPrChange>
          </w:rPr>
          <w:tab/>
        </w:r>
      </w:del>
    </w:p>
    <w:p w14:paraId="457B73F0" w14:textId="525C6D96" w:rsidR="008B5007" w:rsidRPr="00A60A57" w:rsidDel="00A67BFF" w:rsidRDefault="008B5007" w:rsidP="008B5007">
      <w:pPr>
        <w:pStyle w:val="EndNoteBibliography"/>
        <w:rPr>
          <w:del w:id="18067" w:author="tao huang" w:date="2017-09-17T12:01:00Z"/>
          <w:color w:val="0D0D0D" w:themeColor="text1" w:themeTint="F2"/>
          <w:sz w:val="22"/>
          <w:rPrChange w:id="18068" w:author="tao huang" w:date="2017-09-17T12:05:00Z">
            <w:rPr>
              <w:del w:id="18069" w:author="tao huang" w:date="2017-09-17T12:01:00Z"/>
            </w:rPr>
          </w:rPrChange>
        </w:rPr>
      </w:pPr>
      <w:del w:id="18070" w:author="tao huang" w:date="2017-09-17T12:01:00Z">
        <w:r w:rsidRPr="00A60A57" w:rsidDel="00A67BFF">
          <w:rPr>
            <w:color w:val="0D0D0D" w:themeColor="text1" w:themeTint="F2"/>
            <w:sz w:val="22"/>
            <w:rPrChange w:id="18071" w:author="tao huang" w:date="2017-09-17T12:05:00Z">
              <w:rPr/>
            </w:rPrChange>
          </w:rPr>
          <w:delText>Fan, J. and J. Lv (2008). "Sure independence screening for ultrahigh dimensional feature space (with discussion)."</w:delText>
        </w:r>
        <w:r w:rsidRPr="00A60A57" w:rsidDel="00A67BFF">
          <w:rPr>
            <w:color w:val="0D0D0D" w:themeColor="text1" w:themeTint="F2"/>
            <w:sz w:val="22"/>
            <w:u w:val="single"/>
            <w:rPrChange w:id="18072" w:author="tao huang" w:date="2017-09-17T12:05:00Z">
              <w:rPr>
                <w:u w:val="single"/>
              </w:rPr>
            </w:rPrChange>
          </w:rPr>
          <w:delText xml:space="preserve"> Journal of Royal Statistical Society</w:delText>
        </w:r>
        <w:r w:rsidRPr="00A60A57" w:rsidDel="00A67BFF">
          <w:rPr>
            <w:color w:val="0D0D0D" w:themeColor="text1" w:themeTint="F2"/>
            <w:sz w:val="22"/>
            <w:rPrChange w:id="18073" w:author="tao huang" w:date="2017-09-17T12:05:00Z">
              <w:rPr/>
            </w:rPrChange>
          </w:rPr>
          <w:delText xml:space="preserve"> </w:delText>
        </w:r>
        <w:r w:rsidRPr="00A60A57" w:rsidDel="00A67BFF">
          <w:rPr>
            <w:b/>
            <w:color w:val="0D0D0D" w:themeColor="text1" w:themeTint="F2"/>
            <w:sz w:val="22"/>
            <w:rPrChange w:id="18074" w:author="tao huang" w:date="2017-09-17T12:05:00Z">
              <w:rPr>
                <w:b/>
              </w:rPr>
            </w:rPrChange>
          </w:rPr>
          <w:delText>70</w:delText>
        </w:r>
        <w:r w:rsidRPr="00A60A57" w:rsidDel="00A67BFF">
          <w:rPr>
            <w:color w:val="0D0D0D" w:themeColor="text1" w:themeTint="F2"/>
            <w:sz w:val="22"/>
            <w:rPrChange w:id="18075" w:author="tao huang" w:date="2017-09-17T12:05:00Z">
              <w:rPr/>
            </w:rPrChange>
          </w:rPr>
          <w:delText>(Series B): 849–911.</w:delText>
        </w:r>
      </w:del>
    </w:p>
    <w:p w14:paraId="3C6A1646" w14:textId="3EE4FFC4" w:rsidR="008B5007" w:rsidRPr="00A60A57" w:rsidDel="00A67BFF" w:rsidRDefault="008B5007" w:rsidP="008B5007">
      <w:pPr>
        <w:pStyle w:val="EndNoteBibliography"/>
        <w:spacing w:after="0"/>
        <w:ind w:left="720" w:hanging="720"/>
        <w:rPr>
          <w:del w:id="18076" w:author="tao huang" w:date="2017-09-17T12:01:00Z"/>
          <w:color w:val="0D0D0D" w:themeColor="text1" w:themeTint="F2"/>
          <w:sz w:val="22"/>
          <w:rPrChange w:id="18077" w:author="tao huang" w:date="2017-09-17T12:05:00Z">
            <w:rPr>
              <w:del w:id="18078" w:author="tao huang" w:date="2017-09-17T12:01:00Z"/>
            </w:rPr>
          </w:rPrChange>
        </w:rPr>
      </w:pPr>
      <w:del w:id="18079" w:author="tao huang" w:date="2017-09-17T12:01:00Z">
        <w:r w:rsidRPr="00A60A57" w:rsidDel="00A67BFF">
          <w:rPr>
            <w:color w:val="0D0D0D" w:themeColor="text1" w:themeTint="F2"/>
            <w:sz w:val="22"/>
            <w:rPrChange w:id="18080" w:author="tao huang" w:date="2017-09-17T12:05:00Z">
              <w:rPr/>
            </w:rPrChange>
          </w:rPr>
          <w:tab/>
        </w:r>
      </w:del>
    </w:p>
    <w:p w14:paraId="4E96098E" w14:textId="1AE9AD72" w:rsidR="008B5007" w:rsidRPr="00A60A57" w:rsidDel="00A67BFF" w:rsidRDefault="008B5007" w:rsidP="008B5007">
      <w:pPr>
        <w:pStyle w:val="EndNoteBibliography"/>
        <w:rPr>
          <w:del w:id="18081" w:author="tao huang" w:date="2017-09-17T12:01:00Z"/>
          <w:color w:val="0D0D0D" w:themeColor="text1" w:themeTint="F2"/>
          <w:sz w:val="22"/>
          <w:rPrChange w:id="18082" w:author="tao huang" w:date="2017-09-17T12:05:00Z">
            <w:rPr>
              <w:del w:id="18083" w:author="tao huang" w:date="2017-09-17T12:01:00Z"/>
            </w:rPr>
          </w:rPrChange>
        </w:rPr>
      </w:pPr>
      <w:del w:id="18084" w:author="tao huang" w:date="2017-09-17T12:01:00Z">
        <w:r w:rsidRPr="00A60A57" w:rsidDel="00A67BFF">
          <w:rPr>
            <w:color w:val="0D0D0D" w:themeColor="text1" w:themeTint="F2"/>
            <w:sz w:val="22"/>
            <w:rPrChange w:id="18085" w:author="tao huang" w:date="2017-09-17T12:05:00Z">
              <w:rPr/>
            </w:rPrChange>
          </w:rPr>
          <w:delText xml:space="preserve">Fildes, R. and P. Goodwin (2007). "Fine judgements: do organizations follow best practice when applying management judgement to forecasting?" </w:delText>
        </w:r>
        <w:r w:rsidRPr="00A60A57" w:rsidDel="00A67BFF">
          <w:rPr>
            <w:color w:val="0D0D0D" w:themeColor="text1" w:themeTint="F2"/>
            <w:sz w:val="22"/>
            <w:u w:val="single"/>
            <w:rPrChange w:id="18086" w:author="tao huang" w:date="2017-09-17T12:05:00Z">
              <w:rPr>
                <w:u w:val="single"/>
              </w:rPr>
            </w:rPrChange>
          </w:rPr>
          <w:delText>Interfaces</w:delText>
        </w:r>
        <w:r w:rsidRPr="00A60A57" w:rsidDel="00A67BFF">
          <w:rPr>
            <w:color w:val="0D0D0D" w:themeColor="text1" w:themeTint="F2"/>
            <w:sz w:val="22"/>
            <w:rPrChange w:id="18087" w:author="tao huang" w:date="2017-09-17T12:05:00Z">
              <w:rPr/>
            </w:rPrChange>
          </w:rPr>
          <w:delText xml:space="preserve"> </w:delText>
        </w:r>
        <w:r w:rsidRPr="00A60A57" w:rsidDel="00A67BFF">
          <w:rPr>
            <w:b/>
            <w:color w:val="0D0D0D" w:themeColor="text1" w:themeTint="F2"/>
            <w:sz w:val="22"/>
            <w:rPrChange w:id="18088" w:author="tao huang" w:date="2017-09-17T12:05:00Z">
              <w:rPr>
                <w:b/>
              </w:rPr>
            </w:rPrChange>
          </w:rPr>
          <w:delText>37</w:delText>
        </w:r>
        <w:r w:rsidRPr="00A60A57" w:rsidDel="00A67BFF">
          <w:rPr>
            <w:color w:val="0D0D0D" w:themeColor="text1" w:themeTint="F2"/>
            <w:sz w:val="22"/>
            <w:rPrChange w:id="18089" w:author="tao huang" w:date="2017-09-17T12:05:00Z">
              <w:rPr/>
            </w:rPrChange>
          </w:rPr>
          <w:delText>: 570-576.</w:delText>
        </w:r>
      </w:del>
    </w:p>
    <w:p w14:paraId="36B2F715" w14:textId="11AFA5A4" w:rsidR="008B5007" w:rsidRPr="00A60A57" w:rsidDel="00A67BFF" w:rsidRDefault="008B5007" w:rsidP="008B5007">
      <w:pPr>
        <w:pStyle w:val="EndNoteBibliography"/>
        <w:spacing w:after="0"/>
        <w:ind w:left="720" w:hanging="720"/>
        <w:rPr>
          <w:del w:id="18090" w:author="tao huang" w:date="2017-09-17T12:01:00Z"/>
          <w:color w:val="0D0D0D" w:themeColor="text1" w:themeTint="F2"/>
          <w:sz w:val="22"/>
          <w:rPrChange w:id="18091" w:author="tao huang" w:date="2017-09-17T12:05:00Z">
            <w:rPr>
              <w:del w:id="18092" w:author="tao huang" w:date="2017-09-17T12:01:00Z"/>
            </w:rPr>
          </w:rPrChange>
        </w:rPr>
      </w:pPr>
      <w:del w:id="18093" w:author="tao huang" w:date="2017-09-17T12:01:00Z">
        <w:r w:rsidRPr="00A60A57" w:rsidDel="00A67BFF">
          <w:rPr>
            <w:color w:val="0D0D0D" w:themeColor="text1" w:themeTint="F2"/>
            <w:sz w:val="22"/>
            <w:rPrChange w:id="18094" w:author="tao huang" w:date="2017-09-17T12:05:00Z">
              <w:rPr/>
            </w:rPrChange>
          </w:rPr>
          <w:tab/>
        </w:r>
      </w:del>
    </w:p>
    <w:p w14:paraId="28BC00E4" w14:textId="6F049F3B" w:rsidR="008B5007" w:rsidRPr="00A60A57" w:rsidDel="00A67BFF" w:rsidRDefault="008B5007" w:rsidP="008B5007">
      <w:pPr>
        <w:pStyle w:val="EndNoteBibliography"/>
        <w:rPr>
          <w:del w:id="18095" w:author="tao huang" w:date="2017-09-17T12:01:00Z"/>
          <w:color w:val="0D0D0D" w:themeColor="text1" w:themeTint="F2"/>
          <w:sz w:val="22"/>
          <w:rPrChange w:id="18096" w:author="tao huang" w:date="2017-09-17T12:05:00Z">
            <w:rPr>
              <w:del w:id="18097" w:author="tao huang" w:date="2017-09-17T12:01:00Z"/>
            </w:rPr>
          </w:rPrChange>
        </w:rPr>
      </w:pPr>
      <w:del w:id="18098" w:author="tao huang" w:date="2017-09-17T12:01:00Z">
        <w:r w:rsidRPr="00A60A57" w:rsidDel="00A67BFF">
          <w:rPr>
            <w:color w:val="0D0D0D" w:themeColor="text1" w:themeTint="F2"/>
            <w:sz w:val="22"/>
            <w:rPrChange w:id="18099" w:author="tao huang" w:date="2017-09-17T12:05:00Z">
              <w:rPr/>
            </w:rPrChange>
          </w:rPr>
          <w:delText xml:space="preserve">Fildes, R., et al. (2009). "Effective forecasting and judgmental adjustments: an empirical evaluation and strategies for improvement in supply-chain planning." </w:delText>
        </w:r>
        <w:r w:rsidRPr="00A60A57" w:rsidDel="00A67BFF">
          <w:rPr>
            <w:color w:val="0D0D0D" w:themeColor="text1" w:themeTint="F2"/>
            <w:sz w:val="22"/>
            <w:u w:val="single"/>
            <w:rPrChange w:id="18100" w:author="tao huang" w:date="2017-09-17T12:05:00Z">
              <w:rPr>
                <w:u w:val="single"/>
              </w:rPr>
            </w:rPrChange>
          </w:rPr>
          <w:delText>International Journal of Forecasting</w:delText>
        </w:r>
        <w:r w:rsidRPr="00A60A57" w:rsidDel="00A67BFF">
          <w:rPr>
            <w:color w:val="0D0D0D" w:themeColor="text1" w:themeTint="F2"/>
            <w:sz w:val="22"/>
            <w:rPrChange w:id="18101" w:author="tao huang" w:date="2017-09-17T12:05:00Z">
              <w:rPr/>
            </w:rPrChange>
          </w:rPr>
          <w:delText xml:space="preserve"> </w:delText>
        </w:r>
        <w:r w:rsidRPr="00A60A57" w:rsidDel="00A67BFF">
          <w:rPr>
            <w:b/>
            <w:color w:val="0D0D0D" w:themeColor="text1" w:themeTint="F2"/>
            <w:sz w:val="22"/>
            <w:rPrChange w:id="18102" w:author="tao huang" w:date="2017-09-17T12:05:00Z">
              <w:rPr>
                <w:b/>
              </w:rPr>
            </w:rPrChange>
          </w:rPr>
          <w:delText>25</w:delText>
        </w:r>
        <w:r w:rsidRPr="00A60A57" w:rsidDel="00A67BFF">
          <w:rPr>
            <w:color w:val="0D0D0D" w:themeColor="text1" w:themeTint="F2"/>
            <w:sz w:val="22"/>
            <w:rPrChange w:id="18103" w:author="tao huang" w:date="2017-09-17T12:05:00Z">
              <w:rPr/>
            </w:rPrChange>
          </w:rPr>
          <w:delText>(1): 3-23.</w:delText>
        </w:r>
      </w:del>
    </w:p>
    <w:p w14:paraId="3CF62B3A" w14:textId="1F5D9744" w:rsidR="008B5007" w:rsidRPr="00A60A57" w:rsidDel="00A67BFF" w:rsidRDefault="008B5007" w:rsidP="008B5007">
      <w:pPr>
        <w:pStyle w:val="EndNoteBibliography"/>
        <w:spacing w:after="0"/>
        <w:ind w:left="720" w:hanging="720"/>
        <w:rPr>
          <w:del w:id="18104" w:author="tao huang" w:date="2017-09-17T12:01:00Z"/>
          <w:color w:val="0D0D0D" w:themeColor="text1" w:themeTint="F2"/>
          <w:sz w:val="22"/>
          <w:rPrChange w:id="18105" w:author="tao huang" w:date="2017-09-17T12:05:00Z">
            <w:rPr>
              <w:del w:id="18106" w:author="tao huang" w:date="2017-09-17T12:01:00Z"/>
            </w:rPr>
          </w:rPrChange>
        </w:rPr>
      </w:pPr>
      <w:del w:id="18107" w:author="tao huang" w:date="2017-09-17T12:01:00Z">
        <w:r w:rsidRPr="00A60A57" w:rsidDel="00A67BFF">
          <w:rPr>
            <w:color w:val="0D0D0D" w:themeColor="text1" w:themeTint="F2"/>
            <w:sz w:val="22"/>
            <w:rPrChange w:id="18108" w:author="tao huang" w:date="2017-09-17T12:05:00Z">
              <w:rPr/>
            </w:rPrChange>
          </w:rPr>
          <w:tab/>
        </w:r>
      </w:del>
    </w:p>
    <w:p w14:paraId="5F2095CE" w14:textId="72715106" w:rsidR="008B5007" w:rsidRPr="00A60A57" w:rsidDel="00A67BFF" w:rsidRDefault="008B5007" w:rsidP="008B5007">
      <w:pPr>
        <w:pStyle w:val="EndNoteBibliography"/>
        <w:rPr>
          <w:del w:id="18109" w:author="tao huang" w:date="2017-09-17T12:01:00Z"/>
          <w:color w:val="0D0D0D" w:themeColor="text1" w:themeTint="F2"/>
          <w:sz w:val="22"/>
          <w:rPrChange w:id="18110" w:author="tao huang" w:date="2017-09-17T12:05:00Z">
            <w:rPr>
              <w:del w:id="18111" w:author="tao huang" w:date="2017-09-17T12:01:00Z"/>
            </w:rPr>
          </w:rPrChange>
        </w:rPr>
      </w:pPr>
      <w:del w:id="18112" w:author="tao huang" w:date="2017-09-17T12:01:00Z">
        <w:r w:rsidRPr="00A60A57" w:rsidDel="00A67BFF">
          <w:rPr>
            <w:color w:val="0D0D0D" w:themeColor="text1" w:themeTint="F2"/>
            <w:sz w:val="22"/>
            <w:rPrChange w:id="18113" w:author="tao huang" w:date="2017-09-17T12:05:00Z">
              <w:rPr/>
            </w:rPrChange>
          </w:rPr>
          <w:delText xml:space="preserve">Fildes, R., et al. (2008). "Forecasting and operational research: A review." </w:delText>
        </w:r>
        <w:r w:rsidRPr="00A60A57" w:rsidDel="00A67BFF">
          <w:rPr>
            <w:color w:val="0D0D0D" w:themeColor="text1" w:themeTint="F2"/>
            <w:sz w:val="22"/>
            <w:u w:val="single"/>
            <w:rPrChange w:id="18114" w:author="tao huang" w:date="2017-09-17T12:05:00Z">
              <w:rPr>
                <w:u w:val="single"/>
              </w:rPr>
            </w:rPrChange>
          </w:rPr>
          <w:delText>Journal of the Operational Research Society</w:delText>
        </w:r>
        <w:r w:rsidRPr="00A60A57" w:rsidDel="00A67BFF">
          <w:rPr>
            <w:color w:val="0D0D0D" w:themeColor="text1" w:themeTint="F2"/>
            <w:sz w:val="22"/>
            <w:rPrChange w:id="18115" w:author="tao huang" w:date="2017-09-17T12:05:00Z">
              <w:rPr/>
            </w:rPrChange>
          </w:rPr>
          <w:delText xml:space="preserve"> </w:delText>
        </w:r>
        <w:r w:rsidRPr="00A60A57" w:rsidDel="00A67BFF">
          <w:rPr>
            <w:b/>
            <w:color w:val="0D0D0D" w:themeColor="text1" w:themeTint="F2"/>
            <w:sz w:val="22"/>
            <w:rPrChange w:id="18116" w:author="tao huang" w:date="2017-09-17T12:05:00Z">
              <w:rPr>
                <w:b/>
              </w:rPr>
            </w:rPrChange>
          </w:rPr>
          <w:delText>59</w:delText>
        </w:r>
        <w:r w:rsidRPr="00A60A57" w:rsidDel="00A67BFF">
          <w:rPr>
            <w:color w:val="0D0D0D" w:themeColor="text1" w:themeTint="F2"/>
            <w:sz w:val="22"/>
            <w:rPrChange w:id="18117" w:author="tao huang" w:date="2017-09-17T12:05:00Z">
              <w:rPr/>
            </w:rPrChange>
          </w:rPr>
          <w:delText>.</w:delText>
        </w:r>
      </w:del>
    </w:p>
    <w:p w14:paraId="6210E675" w14:textId="003E44B3" w:rsidR="008B5007" w:rsidRPr="00A60A57" w:rsidDel="00A67BFF" w:rsidRDefault="008B5007" w:rsidP="008B5007">
      <w:pPr>
        <w:pStyle w:val="EndNoteBibliography"/>
        <w:spacing w:after="0"/>
        <w:ind w:left="720" w:hanging="720"/>
        <w:rPr>
          <w:del w:id="18118" w:author="tao huang" w:date="2017-09-17T12:01:00Z"/>
          <w:color w:val="0D0D0D" w:themeColor="text1" w:themeTint="F2"/>
          <w:sz w:val="22"/>
          <w:rPrChange w:id="18119" w:author="tao huang" w:date="2017-09-17T12:05:00Z">
            <w:rPr>
              <w:del w:id="18120" w:author="tao huang" w:date="2017-09-17T12:01:00Z"/>
            </w:rPr>
          </w:rPrChange>
        </w:rPr>
      </w:pPr>
      <w:del w:id="18121" w:author="tao huang" w:date="2017-09-17T12:01:00Z">
        <w:r w:rsidRPr="00A60A57" w:rsidDel="00A67BFF">
          <w:rPr>
            <w:color w:val="0D0D0D" w:themeColor="text1" w:themeTint="F2"/>
            <w:sz w:val="22"/>
            <w:rPrChange w:id="18122" w:author="tao huang" w:date="2017-09-17T12:05:00Z">
              <w:rPr/>
            </w:rPrChange>
          </w:rPr>
          <w:tab/>
        </w:r>
      </w:del>
    </w:p>
    <w:p w14:paraId="0B8E56D9" w14:textId="380C2772" w:rsidR="008B5007" w:rsidRPr="00A60A57" w:rsidDel="00A67BFF" w:rsidRDefault="008B5007" w:rsidP="008B5007">
      <w:pPr>
        <w:pStyle w:val="EndNoteBibliography"/>
        <w:rPr>
          <w:del w:id="18123" w:author="tao huang" w:date="2017-09-17T12:01:00Z"/>
          <w:color w:val="0D0D0D" w:themeColor="text1" w:themeTint="F2"/>
          <w:sz w:val="22"/>
          <w:rPrChange w:id="18124" w:author="tao huang" w:date="2017-09-17T12:05:00Z">
            <w:rPr>
              <w:del w:id="18125" w:author="tao huang" w:date="2017-09-17T12:01:00Z"/>
            </w:rPr>
          </w:rPrChange>
        </w:rPr>
      </w:pPr>
      <w:del w:id="18126" w:author="tao huang" w:date="2017-09-17T12:01:00Z">
        <w:r w:rsidRPr="00A60A57" w:rsidDel="00A67BFF">
          <w:rPr>
            <w:color w:val="0D0D0D" w:themeColor="text1" w:themeTint="F2"/>
            <w:sz w:val="22"/>
            <w:rPrChange w:id="18127" w:author="tao huang" w:date="2017-09-17T12:05:00Z">
              <w:rPr/>
            </w:rPrChange>
          </w:rPr>
          <w:delText xml:space="preserve">Fildes, R. and H. Stekler (2002). "The state of macroeconomic forecasting." </w:delText>
        </w:r>
        <w:r w:rsidRPr="00A60A57" w:rsidDel="00A67BFF">
          <w:rPr>
            <w:color w:val="0D0D0D" w:themeColor="text1" w:themeTint="F2"/>
            <w:sz w:val="22"/>
            <w:u w:val="single"/>
            <w:rPrChange w:id="18128" w:author="tao huang" w:date="2017-09-17T12:05:00Z">
              <w:rPr>
                <w:u w:val="single"/>
              </w:rPr>
            </w:rPrChange>
          </w:rPr>
          <w:delText>Journal of Macroeconomics</w:delText>
        </w:r>
        <w:r w:rsidRPr="00A60A57" w:rsidDel="00A67BFF">
          <w:rPr>
            <w:color w:val="0D0D0D" w:themeColor="text1" w:themeTint="F2"/>
            <w:sz w:val="22"/>
            <w:rPrChange w:id="18129" w:author="tao huang" w:date="2017-09-17T12:05:00Z">
              <w:rPr/>
            </w:rPrChange>
          </w:rPr>
          <w:delText xml:space="preserve"> </w:delText>
        </w:r>
        <w:r w:rsidRPr="00A60A57" w:rsidDel="00A67BFF">
          <w:rPr>
            <w:b/>
            <w:color w:val="0D0D0D" w:themeColor="text1" w:themeTint="F2"/>
            <w:sz w:val="22"/>
            <w:rPrChange w:id="18130" w:author="tao huang" w:date="2017-09-17T12:05:00Z">
              <w:rPr>
                <w:b/>
              </w:rPr>
            </w:rPrChange>
          </w:rPr>
          <w:delText>24</w:delText>
        </w:r>
        <w:r w:rsidRPr="00A60A57" w:rsidDel="00A67BFF">
          <w:rPr>
            <w:color w:val="0D0D0D" w:themeColor="text1" w:themeTint="F2"/>
            <w:sz w:val="22"/>
            <w:rPrChange w:id="18131" w:author="tao huang" w:date="2017-09-17T12:05:00Z">
              <w:rPr/>
            </w:rPrChange>
          </w:rPr>
          <w:delText>(4): 435-468.</w:delText>
        </w:r>
      </w:del>
    </w:p>
    <w:p w14:paraId="047156BA" w14:textId="45521861" w:rsidR="008B5007" w:rsidRPr="00A60A57" w:rsidDel="00A67BFF" w:rsidRDefault="008B5007" w:rsidP="008B5007">
      <w:pPr>
        <w:pStyle w:val="EndNoteBibliography"/>
        <w:spacing w:after="0"/>
        <w:ind w:left="720" w:hanging="720"/>
        <w:rPr>
          <w:del w:id="18132" w:author="tao huang" w:date="2017-09-17T12:01:00Z"/>
          <w:color w:val="0D0D0D" w:themeColor="text1" w:themeTint="F2"/>
          <w:sz w:val="22"/>
          <w:rPrChange w:id="18133" w:author="tao huang" w:date="2017-09-17T12:05:00Z">
            <w:rPr>
              <w:del w:id="18134" w:author="tao huang" w:date="2017-09-17T12:01:00Z"/>
            </w:rPr>
          </w:rPrChange>
        </w:rPr>
      </w:pPr>
      <w:del w:id="18135" w:author="tao huang" w:date="2017-09-17T12:01:00Z">
        <w:r w:rsidRPr="00A60A57" w:rsidDel="00A67BFF">
          <w:rPr>
            <w:color w:val="0D0D0D" w:themeColor="text1" w:themeTint="F2"/>
            <w:sz w:val="22"/>
            <w:rPrChange w:id="18136" w:author="tao huang" w:date="2017-09-17T12:05:00Z">
              <w:rPr/>
            </w:rPrChange>
          </w:rPr>
          <w:tab/>
        </w:r>
      </w:del>
    </w:p>
    <w:p w14:paraId="5980E3BB" w14:textId="7F310E9E" w:rsidR="008B5007" w:rsidRPr="00A60A57" w:rsidDel="00A67BFF" w:rsidRDefault="008B5007" w:rsidP="008B5007">
      <w:pPr>
        <w:pStyle w:val="EndNoteBibliography"/>
        <w:rPr>
          <w:del w:id="18137" w:author="tao huang" w:date="2017-09-17T12:01:00Z"/>
          <w:color w:val="0D0D0D" w:themeColor="text1" w:themeTint="F2"/>
          <w:sz w:val="22"/>
          <w:rPrChange w:id="18138" w:author="tao huang" w:date="2017-09-17T12:05:00Z">
            <w:rPr>
              <w:del w:id="18139" w:author="tao huang" w:date="2017-09-17T12:01:00Z"/>
            </w:rPr>
          </w:rPrChange>
        </w:rPr>
      </w:pPr>
      <w:del w:id="18140" w:author="tao huang" w:date="2017-09-17T12:01:00Z">
        <w:r w:rsidRPr="00A60A57" w:rsidDel="00A67BFF">
          <w:rPr>
            <w:color w:val="0D0D0D" w:themeColor="text1" w:themeTint="F2"/>
            <w:sz w:val="22"/>
            <w:rPrChange w:id="18141" w:author="tao huang" w:date="2017-09-17T12:05:00Z">
              <w:rPr/>
            </w:rPrChange>
          </w:rPr>
          <w:delText xml:space="preserve">Foekens, E. W., et al. (1999). "Varying parameter models to accommodate dynamic promotion effects." </w:delText>
        </w:r>
        <w:r w:rsidRPr="00A60A57" w:rsidDel="00A67BFF">
          <w:rPr>
            <w:color w:val="0D0D0D" w:themeColor="text1" w:themeTint="F2"/>
            <w:sz w:val="22"/>
            <w:u w:val="single"/>
            <w:rPrChange w:id="18142" w:author="tao huang" w:date="2017-09-17T12:05:00Z">
              <w:rPr>
                <w:u w:val="single"/>
              </w:rPr>
            </w:rPrChange>
          </w:rPr>
          <w:delText>Journal of Econometrics</w:delText>
        </w:r>
        <w:r w:rsidRPr="00A60A57" w:rsidDel="00A67BFF">
          <w:rPr>
            <w:color w:val="0D0D0D" w:themeColor="text1" w:themeTint="F2"/>
            <w:sz w:val="22"/>
            <w:rPrChange w:id="18143" w:author="tao huang" w:date="2017-09-17T12:05:00Z">
              <w:rPr/>
            </w:rPrChange>
          </w:rPr>
          <w:delText xml:space="preserve"> </w:delText>
        </w:r>
        <w:r w:rsidRPr="00A60A57" w:rsidDel="00A67BFF">
          <w:rPr>
            <w:b/>
            <w:color w:val="0D0D0D" w:themeColor="text1" w:themeTint="F2"/>
            <w:sz w:val="22"/>
            <w:rPrChange w:id="18144" w:author="tao huang" w:date="2017-09-17T12:05:00Z">
              <w:rPr>
                <w:b/>
              </w:rPr>
            </w:rPrChange>
          </w:rPr>
          <w:delText>89</w:delText>
        </w:r>
        <w:r w:rsidRPr="00A60A57" w:rsidDel="00A67BFF">
          <w:rPr>
            <w:color w:val="0D0D0D" w:themeColor="text1" w:themeTint="F2"/>
            <w:sz w:val="22"/>
            <w:rPrChange w:id="18145" w:author="tao huang" w:date="2017-09-17T12:05:00Z">
              <w:rPr/>
            </w:rPrChange>
          </w:rPr>
          <w:delText>(1-2): 249-268.</w:delText>
        </w:r>
      </w:del>
    </w:p>
    <w:p w14:paraId="58AF7004" w14:textId="180AD0DE" w:rsidR="008B5007" w:rsidRPr="00A60A57" w:rsidDel="00A67BFF" w:rsidRDefault="008B5007" w:rsidP="008B5007">
      <w:pPr>
        <w:pStyle w:val="EndNoteBibliography"/>
        <w:spacing w:after="0"/>
        <w:ind w:left="720" w:hanging="720"/>
        <w:rPr>
          <w:del w:id="18146" w:author="tao huang" w:date="2017-09-17T12:01:00Z"/>
          <w:color w:val="0D0D0D" w:themeColor="text1" w:themeTint="F2"/>
          <w:sz w:val="22"/>
          <w:rPrChange w:id="18147" w:author="tao huang" w:date="2017-09-17T12:05:00Z">
            <w:rPr>
              <w:del w:id="18148" w:author="tao huang" w:date="2017-09-17T12:01:00Z"/>
            </w:rPr>
          </w:rPrChange>
        </w:rPr>
      </w:pPr>
      <w:del w:id="18149" w:author="tao huang" w:date="2017-09-17T12:01:00Z">
        <w:r w:rsidRPr="00A60A57" w:rsidDel="00A67BFF">
          <w:rPr>
            <w:color w:val="0D0D0D" w:themeColor="text1" w:themeTint="F2"/>
            <w:sz w:val="22"/>
            <w:rPrChange w:id="18150" w:author="tao huang" w:date="2017-09-17T12:05:00Z">
              <w:rPr/>
            </w:rPrChange>
          </w:rPr>
          <w:tab/>
        </w:r>
      </w:del>
    </w:p>
    <w:p w14:paraId="313D53B3" w14:textId="7EE538F1" w:rsidR="008B5007" w:rsidRPr="00A60A57" w:rsidDel="00A67BFF" w:rsidRDefault="008B5007" w:rsidP="008B5007">
      <w:pPr>
        <w:pStyle w:val="EndNoteBibliography"/>
        <w:rPr>
          <w:del w:id="18151" w:author="tao huang" w:date="2017-09-17T12:01:00Z"/>
          <w:color w:val="0D0D0D" w:themeColor="text1" w:themeTint="F2"/>
          <w:sz w:val="22"/>
          <w:rPrChange w:id="18152" w:author="tao huang" w:date="2017-09-17T12:05:00Z">
            <w:rPr>
              <w:del w:id="18153" w:author="tao huang" w:date="2017-09-17T12:01:00Z"/>
            </w:rPr>
          </w:rPrChange>
        </w:rPr>
      </w:pPr>
      <w:del w:id="18154" w:author="tao huang" w:date="2017-09-17T12:01:00Z">
        <w:r w:rsidRPr="00A60A57" w:rsidDel="00A67BFF">
          <w:rPr>
            <w:color w:val="0D0D0D" w:themeColor="text1" w:themeTint="F2"/>
            <w:sz w:val="22"/>
            <w:rPrChange w:id="18155" w:author="tao huang" w:date="2017-09-17T12:05:00Z">
              <w:rPr/>
            </w:rPrChange>
          </w:rPr>
          <w:delText xml:space="preserve">Goodwin, P. (2002). "Integrating management judgment and statistical methods to improve short-term forecasts." </w:delText>
        </w:r>
        <w:r w:rsidRPr="00A60A57" w:rsidDel="00A67BFF">
          <w:rPr>
            <w:color w:val="0D0D0D" w:themeColor="text1" w:themeTint="F2"/>
            <w:sz w:val="22"/>
            <w:u w:val="single"/>
            <w:rPrChange w:id="18156" w:author="tao huang" w:date="2017-09-17T12:05:00Z">
              <w:rPr>
                <w:u w:val="single"/>
              </w:rPr>
            </w:rPrChange>
          </w:rPr>
          <w:delText>Omega</w:delText>
        </w:r>
        <w:r w:rsidRPr="00A60A57" w:rsidDel="00A67BFF">
          <w:rPr>
            <w:color w:val="0D0D0D" w:themeColor="text1" w:themeTint="F2"/>
            <w:sz w:val="22"/>
            <w:rPrChange w:id="18157" w:author="tao huang" w:date="2017-09-17T12:05:00Z">
              <w:rPr/>
            </w:rPrChange>
          </w:rPr>
          <w:delText xml:space="preserve"> </w:delText>
        </w:r>
        <w:r w:rsidRPr="00A60A57" w:rsidDel="00A67BFF">
          <w:rPr>
            <w:b/>
            <w:color w:val="0D0D0D" w:themeColor="text1" w:themeTint="F2"/>
            <w:sz w:val="22"/>
            <w:rPrChange w:id="18158" w:author="tao huang" w:date="2017-09-17T12:05:00Z">
              <w:rPr>
                <w:b/>
              </w:rPr>
            </w:rPrChange>
          </w:rPr>
          <w:delText>30</w:delText>
        </w:r>
        <w:r w:rsidRPr="00A60A57" w:rsidDel="00A67BFF">
          <w:rPr>
            <w:color w:val="0D0D0D" w:themeColor="text1" w:themeTint="F2"/>
            <w:sz w:val="22"/>
            <w:rPrChange w:id="18159" w:author="tao huang" w:date="2017-09-17T12:05:00Z">
              <w:rPr/>
            </w:rPrChange>
          </w:rPr>
          <w:delText>(2): 127-135.</w:delText>
        </w:r>
      </w:del>
    </w:p>
    <w:p w14:paraId="367055A2" w14:textId="3AC67DC5" w:rsidR="008B5007" w:rsidRPr="00A60A57" w:rsidDel="00A67BFF" w:rsidRDefault="008B5007" w:rsidP="008B5007">
      <w:pPr>
        <w:pStyle w:val="EndNoteBibliography"/>
        <w:spacing w:after="0"/>
        <w:ind w:left="720" w:hanging="720"/>
        <w:rPr>
          <w:del w:id="18160" w:author="tao huang" w:date="2017-09-17T12:01:00Z"/>
          <w:color w:val="0D0D0D" w:themeColor="text1" w:themeTint="F2"/>
          <w:sz w:val="22"/>
          <w:rPrChange w:id="18161" w:author="tao huang" w:date="2017-09-17T12:05:00Z">
            <w:rPr>
              <w:del w:id="18162" w:author="tao huang" w:date="2017-09-17T12:01:00Z"/>
            </w:rPr>
          </w:rPrChange>
        </w:rPr>
      </w:pPr>
      <w:del w:id="18163" w:author="tao huang" w:date="2017-09-17T12:01:00Z">
        <w:r w:rsidRPr="00A60A57" w:rsidDel="00A67BFF">
          <w:rPr>
            <w:color w:val="0D0D0D" w:themeColor="text1" w:themeTint="F2"/>
            <w:sz w:val="22"/>
            <w:rPrChange w:id="18164" w:author="tao huang" w:date="2017-09-17T12:05:00Z">
              <w:rPr/>
            </w:rPrChange>
          </w:rPr>
          <w:tab/>
        </w:r>
      </w:del>
    </w:p>
    <w:p w14:paraId="1365E8D2" w14:textId="2B37CEEA" w:rsidR="008B5007" w:rsidRPr="00A60A57" w:rsidDel="00A67BFF" w:rsidRDefault="008B5007" w:rsidP="008B5007">
      <w:pPr>
        <w:pStyle w:val="EndNoteBibliography"/>
        <w:rPr>
          <w:del w:id="18165" w:author="tao huang" w:date="2017-09-17T12:01:00Z"/>
          <w:color w:val="0D0D0D" w:themeColor="text1" w:themeTint="F2"/>
          <w:sz w:val="22"/>
          <w:rPrChange w:id="18166" w:author="tao huang" w:date="2017-09-17T12:05:00Z">
            <w:rPr>
              <w:del w:id="18167" w:author="tao huang" w:date="2017-09-17T12:01:00Z"/>
            </w:rPr>
          </w:rPrChange>
        </w:rPr>
      </w:pPr>
      <w:del w:id="18168" w:author="tao huang" w:date="2017-09-17T12:01:00Z">
        <w:r w:rsidRPr="00A60A57" w:rsidDel="00A67BFF">
          <w:rPr>
            <w:color w:val="0D0D0D" w:themeColor="text1" w:themeTint="F2"/>
            <w:sz w:val="22"/>
            <w:rPrChange w:id="18169" w:author="tao huang" w:date="2017-09-17T12:05:00Z">
              <w:rPr/>
            </w:rPrChange>
          </w:rPr>
          <w:delText xml:space="preserve">Gür Ali, Ö., et al. (2009). "SKU demand forecasting in the presence of promotions." </w:delText>
        </w:r>
        <w:r w:rsidRPr="00A60A57" w:rsidDel="00A67BFF">
          <w:rPr>
            <w:color w:val="0D0D0D" w:themeColor="text1" w:themeTint="F2"/>
            <w:sz w:val="22"/>
            <w:u w:val="single"/>
            <w:rPrChange w:id="18170" w:author="tao huang" w:date="2017-09-17T12:05:00Z">
              <w:rPr>
                <w:u w:val="single"/>
              </w:rPr>
            </w:rPrChange>
          </w:rPr>
          <w:delText>Expert Systems with Applications</w:delText>
        </w:r>
        <w:r w:rsidRPr="00A60A57" w:rsidDel="00A67BFF">
          <w:rPr>
            <w:color w:val="0D0D0D" w:themeColor="text1" w:themeTint="F2"/>
            <w:sz w:val="22"/>
            <w:rPrChange w:id="18171" w:author="tao huang" w:date="2017-09-17T12:05:00Z">
              <w:rPr/>
            </w:rPrChange>
          </w:rPr>
          <w:delText xml:space="preserve"> </w:delText>
        </w:r>
        <w:r w:rsidRPr="00A60A57" w:rsidDel="00A67BFF">
          <w:rPr>
            <w:b/>
            <w:color w:val="0D0D0D" w:themeColor="text1" w:themeTint="F2"/>
            <w:sz w:val="22"/>
            <w:rPrChange w:id="18172" w:author="tao huang" w:date="2017-09-17T12:05:00Z">
              <w:rPr>
                <w:b/>
              </w:rPr>
            </w:rPrChange>
          </w:rPr>
          <w:delText>36</w:delText>
        </w:r>
        <w:r w:rsidRPr="00A60A57" w:rsidDel="00A67BFF">
          <w:rPr>
            <w:color w:val="0D0D0D" w:themeColor="text1" w:themeTint="F2"/>
            <w:sz w:val="22"/>
            <w:rPrChange w:id="18173" w:author="tao huang" w:date="2017-09-17T12:05:00Z">
              <w:rPr/>
            </w:rPrChange>
          </w:rPr>
          <w:delText>(10).</w:delText>
        </w:r>
      </w:del>
    </w:p>
    <w:p w14:paraId="1741FF1F" w14:textId="1709BAEE" w:rsidR="008B5007" w:rsidRPr="00A60A57" w:rsidDel="00A67BFF" w:rsidRDefault="008B5007" w:rsidP="008B5007">
      <w:pPr>
        <w:pStyle w:val="EndNoteBibliography"/>
        <w:spacing w:after="0"/>
        <w:ind w:left="720" w:hanging="720"/>
        <w:rPr>
          <w:del w:id="18174" w:author="tao huang" w:date="2017-09-17T12:01:00Z"/>
          <w:color w:val="0D0D0D" w:themeColor="text1" w:themeTint="F2"/>
          <w:sz w:val="22"/>
          <w:rPrChange w:id="18175" w:author="tao huang" w:date="2017-09-17T12:05:00Z">
            <w:rPr>
              <w:del w:id="18176" w:author="tao huang" w:date="2017-09-17T12:01:00Z"/>
            </w:rPr>
          </w:rPrChange>
        </w:rPr>
      </w:pPr>
      <w:del w:id="18177" w:author="tao huang" w:date="2017-09-17T12:01:00Z">
        <w:r w:rsidRPr="00A60A57" w:rsidDel="00A67BFF">
          <w:rPr>
            <w:color w:val="0D0D0D" w:themeColor="text1" w:themeTint="F2"/>
            <w:sz w:val="22"/>
            <w:rPrChange w:id="18178" w:author="tao huang" w:date="2017-09-17T12:05:00Z">
              <w:rPr/>
            </w:rPrChange>
          </w:rPr>
          <w:tab/>
        </w:r>
      </w:del>
    </w:p>
    <w:p w14:paraId="40A01313" w14:textId="0255C7F9" w:rsidR="008B5007" w:rsidRPr="00A60A57" w:rsidDel="00A67BFF" w:rsidRDefault="008B5007" w:rsidP="008B5007">
      <w:pPr>
        <w:pStyle w:val="EndNoteBibliography"/>
        <w:rPr>
          <w:del w:id="18179" w:author="tao huang" w:date="2017-09-17T12:01:00Z"/>
          <w:color w:val="0D0D0D" w:themeColor="text1" w:themeTint="F2"/>
          <w:sz w:val="22"/>
          <w:rPrChange w:id="18180" w:author="tao huang" w:date="2017-09-17T12:05:00Z">
            <w:rPr>
              <w:del w:id="18181" w:author="tao huang" w:date="2017-09-17T12:01:00Z"/>
            </w:rPr>
          </w:rPrChange>
        </w:rPr>
      </w:pPr>
      <w:del w:id="18182" w:author="tao huang" w:date="2017-09-17T12:01:00Z">
        <w:r w:rsidRPr="00A60A57" w:rsidDel="00A67BFF">
          <w:rPr>
            <w:color w:val="0D0D0D" w:themeColor="text1" w:themeTint="F2"/>
            <w:sz w:val="22"/>
            <w:rPrChange w:id="18183" w:author="tao huang" w:date="2017-09-17T12:05:00Z">
              <w:rPr/>
            </w:rPrChange>
          </w:rPr>
          <w:delText xml:space="preserve">Hendry, D. F. (1995). </w:delText>
        </w:r>
        <w:r w:rsidRPr="00A60A57" w:rsidDel="00A67BFF">
          <w:rPr>
            <w:color w:val="0D0D0D" w:themeColor="text1" w:themeTint="F2"/>
            <w:sz w:val="22"/>
            <w:u w:val="single"/>
            <w:rPrChange w:id="18184" w:author="tao huang" w:date="2017-09-17T12:05:00Z">
              <w:rPr>
                <w:u w:val="single"/>
              </w:rPr>
            </w:rPrChange>
          </w:rPr>
          <w:delText>Dynamic Econometrics: Advanced Texts in Econometrics</w:delText>
        </w:r>
        <w:r w:rsidRPr="00A60A57" w:rsidDel="00A67BFF">
          <w:rPr>
            <w:color w:val="0D0D0D" w:themeColor="text1" w:themeTint="F2"/>
            <w:sz w:val="22"/>
            <w:rPrChange w:id="18185" w:author="tao huang" w:date="2017-09-17T12:05:00Z">
              <w:rPr/>
            </w:rPrChange>
          </w:rPr>
          <w:delText>. Oxford, UK, Oxford University Press.</w:delText>
        </w:r>
      </w:del>
    </w:p>
    <w:p w14:paraId="40F08DBD" w14:textId="2FE55873" w:rsidR="008B5007" w:rsidRPr="00A60A57" w:rsidDel="00A67BFF" w:rsidRDefault="008B5007" w:rsidP="008B5007">
      <w:pPr>
        <w:pStyle w:val="EndNoteBibliography"/>
        <w:spacing w:after="0"/>
        <w:ind w:left="720" w:hanging="720"/>
        <w:rPr>
          <w:del w:id="18186" w:author="tao huang" w:date="2017-09-17T12:01:00Z"/>
          <w:color w:val="0D0D0D" w:themeColor="text1" w:themeTint="F2"/>
          <w:sz w:val="22"/>
          <w:rPrChange w:id="18187" w:author="tao huang" w:date="2017-09-17T12:05:00Z">
            <w:rPr>
              <w:del w:id="18188" w:author="tao huang" w:date="2017-09-17T12:01:00Z"/>
            </w:rPr>
          </w:rPrChange>
        </w:rPr>
      </w:pPr>
      <w:del w:id="18189" w:author="tao huang" w:date="2017-09-17T12:01:00Z">
        <w:r w:rsidRPr="00A60A57" w:rsidDel="00A67BFF">
          <w:rPr>
            <w:color w:val="0D0D0D" w:themeColor="text1" w:themeTint="F2"/>
            <w:sz w:val="22"/>
            <w:rPrChange w:id="18190" w:author="tao huang" w:date="2017-09-17T12:05:00Z">
              <w:rPr/>
            </w:rPrChange>
          </w:rPr>
          <w:tab/>
        </w:r>
      </w:del>
    </w:p>
    <w:p w14:paraId="5B13AE03" w14:textId="23DA6EA8" w:rsidR="008B5007" w:rsidRPr="00A60A57" w:rsidDel="00A67BFF" w:rsidRDefault="008B5007" w:rsidP="008B5007">
      <w:pPr>
        <w:pStyle w:val="EndNoteBibliography"/>
        <w:rPr>
          <w:del w:id="18191" w:author="tao huang" w:date="2017-09-17T12:01:00Z"/>
          <w:color w:val="0D0D0D" w:themeColor="text1" w:themeTint="F2"/>
          <w:sz w:val="22"/>
          <w:rPrChange w:id="18192" w:author="tao huang" w:date="2017-09-17T12:05:00Z">
            <w:rPr>
              <w:del w:id="18193" w:author="tao huang" w:date="2017-09-17T12:01:00Z"/>
            </w:rPr>
          </w:rPrChange>
        </w:rPr>
      </w:pPr>
      <w:del w:id="18194" w:author="tao huang" w:date="2017-09-17T12:01:00Z">
        <w:r w:rsidRPr="00A60A57" w:rsidDel="00A67BFF">
          <w:rPr>
            <w:color w:val="0D0D0D" w:themeColor="text1" w:themeTint="F2"/>
            <w:sz w:val="22"/>
            <w:rPrChange w:id="18195" w:author="tao huang" w:date="2017-09-17T12:05:00Z">
              <w:rPr/>
            </w:rPrChange>
          </w:rPr>
          <w:delText xml:space="preserve">Houston, F. S. and D. L. Weiss (1975). "CUMULATIVE ADVERTISING EFFECTS: THE ROLE OF SERIAL CORRELATION*." </w:delText>
        </w:r>
        <w:r w:rsidRPr="00A60A57" w:rsidDel="00A67BFF">
          <w:rPr>
            <w:color w:val="0D0D0D" w:themeColor="text1" w:themeTint="F2"/>
            <w:sz w:val="22"/>
            <w:u w:val="single"/>
            <w:rPrChange w:id="18196" w:author="tao huang" w:date="2017-09-17T12:05:00Z">
              <w:rPr>
                <w:u w:val="single"/>
              </w:rPr>
            </w:rPrChange>
          </w:rPr>
          <w:delText>Decision Sciences</w:delText>
        </w:r>
        <w:r w:rsidRPr="00A60A57" w:rsidDel="00A67BFF">
          <w:rPr>
            <w:color w:val="0D0D0D" w:themeColor="text1" w:themeTint="F2"/>
            <w:sz w:val="22"/>
            <w:rPrChange w:id="18197" w:author="tao huang" w:date="2017-09-17T12:05:00Z">
              <w:rPr/>
            </w:rPrChange>
          </w:rPr>
          <w:delText xml:space="preserve"> </w:delText>
        </w:r>
        <w:r w:rsidRPr="00A60A57" w:rsidDel="00A67BFF">
          <w:rPr>
            <w:b/>
            <w:color w:val="0D0D0D" w:themeColor="text1" w:themeTint="F2"/>
            <w:sz w:val="22"/>
            <w:rPrChange w:id="18198" w:author="tao huang" w:date="2017-09-17T12:05:00Z">
              <w:rPr>
                <w:b/>
              </w:rPr>
            </w:rPrChange>
          </w:rPr>
          <w:delText>6</w:delText>
        </w:r>
        <w:r w:rsidRPr="00A60A57" w:rsidDel="00A67BFF">
          <w:rPr>
            <w:color w:val="0D0D0D" w:themeColor="text1" w:themeTint="F2"/>
            <w:sz w:val="22"/>
            <w:rPrChange w:id="18199" w:author="tao huang" w:date="2017-09-17T12:05:00Z">
              <w:rPr/>
            </w:rPrChange>
          </w:rPr>
          <w:delText>(3): 471-481.</w:delText>
        </w:r>
      </w:del>
    </w:p>
    <w:p w14:paraId="43E359E2" w14:textId="0DD3D889" w:rsidR="008B5007" w:rsidRPr="00A60A57" w:rsidDel="00A67BFF" w:rsidRDefault="008B5007" w:rsidP="008B5007">
      <w:pPr>
        <w:pStyle w:val="EndNoteBibliography"/>
        <w:spacing w:after="0"/>
        <w:ind w:left="720" w:hanging="720"/>
        <w:rPr>
          <w:del w:id="18200" w:author="tao huang" w:date="2017-09-17T12:01:00Z"/>
          <w:color w:val="0D0D0D" w:themeColor="text1" w:themeTint="F2"/>
          <w:sz w:val="22"/>
          <w:rPrChange w:id="18201" w:author="tao huang" w:date="2017-09-17T12:05:00Z">
            <w:rPr>
              <w:del w:id="18202" w:author="tao huang" w:date="2017-09-17T12:01:00Z"/>
            </w:rPr>
          </w:rPrChange>
        </w:rPr>
      </w:pPr>
      <w:del w:id="18203" w:author="tao huang" w:date="2017-09-17T12:01:00Z">
        <w:r w:rsidRPr="00A60A57" w:rsidDel="00A67BFF">
          <w:rPr>
            <w:color w:val="0D0D0D" w:themeColor="text1" w:themeTint="F2"/>
            <w:sz w:val="22"/>
            <w:rPrChange w:id="18204" w:author="tao huang" w:date="2017-09-17T12:05:00Z">
              <w:rPr/>
            </w:rPrChange>
          </w:rPr>
          <w:tab/>
        </w:r>
      </w:del>
    </w:p>
    <w:p w14:paraId="3DAB8F4D" w14:textId="2886DF1D" w:rsidR="008B5007" w:rsidRPr="00A60A57" w:rsidDel="00A67BFF" w:rsidRDefault="008B5007" w:rsidP="008B5007">
      <w:pPr>
        <w:pStyle w:val="EndNoteBibliography"/>
        <w:rPr>
          <w:del w:id="18205" w:author="tao huang" w:date="2017-09-17T12:01:00Z"/>
          <w:color w:val="0D0D0D" w:themeColor="text1" w:themeTint="F2"/>
          <w:sz w:val="22"/>
          <w:rPrChange w:id="18206" w:author="tao huang" w:date="2017-09-17T12:05:00Z">
            <w:rPr>
              <w:del w:id="18207" w:author="tao huang" w:date="2017-09-17T12:01:00Z"/>
            </w:rPr>
          </w:rPrChange>
        </w:rPr>
      </w:pPr>
      <w:del w:id="18208" w:author="tao huang" w:date="2017-09-17T12:01:00Z">
        <w:r w:rsidRPr="00A60A57" w:rsidDel="00A67BFF">
          <w:rPr>
            <w:color w:val="0D0D0D" w:themeColor="text1" w:themeTint="F2"/>
            <w:sz w:val="22"/>
            <w:rPrChange w:id="18209" w:author="tao huang" w:date="2017-09-17T12:05:00Z">
              <w:rPr/>
            </w:rPrChange>
          </w:rPr>
          <w:delText xml:space="preserve">Huang, T., et al. (2014). "The value of competitive information in forecasting FMCG retail product sales and the variable selection problem." </w:delText>
        </w:r>
        <w:r w:rsidRPr="00A60A57" w:rsidDel="00A67BFF">
          <w:rPr>
            <w:color w:val="0D0D0D" w:themeColor="text1" w:themeTint="F2"/>
            <w:sz w:val="22"/>
            <w:u w:val="single"/>
            <w:rPrChange w:id="18210" w:author="tao huang" w:date="2017-09-17T12:05:00Z">
              <w:rPr>
                <w:u w:val="single"/>
              </w:rPr>
            </w:rPrChange>
          </w:rPr>
          <w:delText>European Journal of Operational Research</w:delText>
        </w:r>
        <w:r w:rsidRPr="00A60A57" w:rsidDel="00A67BFF">
          <w:rPr>
            <w:color w:val="0D0D0D" w:themeColor="text1" w:themeTint="F2"/>
            <w:sz w:val="22"/>
            <w:rPrChange w:id="18211" w:author="tao huang" w:date="2017-09-17T12:05:00Z">
              <w:rPr/>
            </w:rPrChange>
          </w:rPr>
          <w:delText xml:space="preserve"> </w:delText>
        </w:r>
        <w:r w:rsidRPr="00A60A57" w:rsidDel="00A67BFF">
          <w:rPr>
            <w:b/>
            <w:color w:val="0D0D0D" w:themeColor="text1" w:themeTint="F2"/>
            <w:sz w:val="22"/>
            <w:rPrChange w:id="18212" w:author="tao huang" w:date="2017-09-17T12:05:00Z">
              <w:rPr>
                <w:b/>
              </w:rPr>
            </w:rPrChange>
          </w:rPr>
          <w:delText>237</w:delText>
        </w:r>
        <w:r w:rsidRPr="00A60A57" w:rsidDel="00A67BFF">
          <w:rPr>
            <w:color w:val="0D0D0D" w:themeColor="text1" w:themeTint="F2"/>
            <w:sz w:val="22"/>
            <w:rPrChange w:id="18213" w:author="tao huang" w:date="2017-09-17T12:05:00Z">
              <w:rPr/>
            </w:rPrChange>
          </w:rPr>
          <w:delText>(2): 738-748.</w:delText>
        </w:r>
      </w:del>
    </w:p>
    <w:p w14:paraId="58422CC0" w14:textId="592A20FE" w:rsidR="008B5007" w:rsidRPr="00A60A57" w:rsidDel="00A67BFF" w:rsidRDefault="008B5007" w:rsidP="008B5007">
      <w:pPr>
        <w:pStyle w:val="EndNoteBibliography"/>
        <w:spacing w:after="0"/>
        <w:ind w:left="720" w:hanging="720"/>
        <w:rPr>
          <w:del w:id="18214" w:author="tao huang" w:date="2017-09-17T12:01:00Z"/>
          <w:color w:val="0D0D0D" w:themeColor="text1" w:themeTint="F2"/>
          <w:sz w:val="22"/>
          <w:rPrChange w:id="18215" w:author="tao huang" w:date="2017-09-17T12:05:00Z">
            <w:rPr>
              <w:del w:id="18216" w:author="tao huang" w:date="2017-09-17T12:01:00Z"/>
            </w:rPr>
          </w:rPrChange>
        </w:rPr>
      </w:pPr>
      <w:del w:id="18217" w:author="tao huang" w:date="2017-09-17T12:01:00Z">
        <w:r w:rsidRPr="00A60A57" w:rsidDel="00A67BFF">
          <w:rPr>
            <w:color w:val="0D0D0D" w:themeColor="text1" w:themeTint="F2"/>
            <w:sz w:val="22"/>
            <w:rPrChange w:id="18218" w:author="tao huang" w:date="2017-09-17T12:05:00Z">
              <w:rPr/>
            </w:rPrChange>
          </w:rPr>
          <w:tab/>
        </w:r>
      </w:del>
    </w:p>
    <w:p w14:paraId="2113441E" w14:textId="233AC854" w:rsidR="008B5007" w:rsidRPr="00A60A57" w:rsidDel="00A67BFF" w:rsidRDefault="008B5007" w:rsidP="008B5007">
      <w:pPr>
        <w:pStyle w:val="EndNoteBibliography"/>
        <w:rPr>
          <w:del w:id="18219" w:author="tao huang" w:date="2017-09-17T12:01:00Z"/>
          <w:color w:val="0D0D0D" w:themeColor="text1" w:themeTint="F2"/>
          <w:sz w:val="22"/>
          <w:rPrChange w:id="18220" w:author="tao huang" w:date="2017-09-17T12:05:00Z">
            <w:rPr>
              <w:del w:id="18221" w:author="tao huang" w:date="2017-09-17T12:01:00Z"/>
            </w:rPr>
          </w:rPrChange>
        </w:rPr>
      </w:pPr>
      <w:del w:id="18222" w:author="tao huang" w:date="2017-09-17T12:01:00Z">
        <w:r w:rsidRPr="00A60A57" w:rsidDel="00A67BFF">
          <w:rPr>
            <w:color w:val="0D0D0D" w:themeColor="text1" w:themeTint="F2"/>
            <w:sz w:val="22"/>
            <w:rPrChange w:id="18223" w:author="tao huang" w:date="2017-09-17T12:05:00Z">
              <w:rPr/>
            </w:rPrChange>
          </w:rPr>
          <w:delText xml:space="preserve">Hyndman, R. J. and A. B. Koehler (2006). "Another look at measures of forecast accuracy." </w:delText>
        </w:r>
        <w:r w:rsidRPr="00A60A57" w:rsidDel="00A67BFF">
          <w:rPr>
            <w:color w:val="0D0D0D" w:themeColor="text1" w:themeTint="F2"/>
            <w:sz w:val="22"/>
            <w:u w:val="single"/>
            <w:rPrChange w:id="18224" w:author="tao huang" w:date="2017-09-17T12:05:00Z">
              <w:rPr>
                <w:u w:val="single"/>
              </w:rPr>
            </w:rPrChange>
          </w:rPr>
          <w:delText>International Journal of Forecasting</w:delText>
        </w:r>
        <w:r w:rsidRPr="00A60A57" w:rsidDel="00A67BFF">
          <w:rPr>
            <w:color w:val="0D0D0D" w:themeColor="text1" w:themeTint="F2"/>
            <w:sz w:val="22"/>
            <w:rPrChange w:id="18225" w:author="tao huang" w:date="2017-09-17T12:05:00Z">
              <w:rPr/>
            </w:rPrChange>
          </w:rPr>
          <w:delText xml:space="preserve"> </w:delText>
        </w:r>
        <w:r w:rsidRPr="00A60A57" w:rsidDel="00A67BFF">
          <w:rPr>
            <w:b/>
            <w:color w:val="0D0D0D" w:themeColor="text1" w:themeTint="F2"/>
            <w:sz w:val="22"/>
            <w:rPrChange w:id="18226" w:author="tao huang" w:date="2017-09-17T12:05:00Z">
              <w:rPr>
                <w:b/>
              </w:rPr>
            </w:rPrChange>
          </w:rPr>
          <w:delText>22</w:delText>
        </w:r>
        <w:r w:rsidRPr="00A60A57" w:rsidDel="00A67BFF">
          <w:rPr>
            <w:color w:val="0D0D0D" w:themeColor="text1" w:themeTint="F2"/>
            <w:sz w:val="22"/>
            <w:rPrChange w:id="18227" w:author="tao huang" w:date="2017-09-17T12:05:00Z">
              <w:rPr/>
            </w:rPrChange>
          </w:rPr>
          <w:delText>: 679-688.</w:delText>
        </w:r>
      </w:del>
    </w:p>
    <w:p w14:paraId="6BE9B93C" w14:textId="2124149C" w:rsidR="008B5007" w:rsidRPr="00A60A57" w:rsidDel="00A67BFF" w:rsidRDefault="008B5007" w:rsidP="008B5007">
      <w:pPr>
        <w:pStyle w:val="EndNoteBibliography"/>
        <w:spacing w:after="0"/>
        <w:ind w:left="720" w:hanging="720"/>
        <w:rPr>
          <w:del w:id="18228" w:author="tao huang" w:date="2017-09-17T12:01:00Z"/>
          <w:color w:val="0D0D0D" w:themeColor="text1" w:themeTint="F2"/>
          <w:sz w:val="22"/>
          <w:rPrChange w:id="18229" w:author="tao huang" w:date="2017-09-17T12:05:00Z">
            <w:rPr>
              <w:del w:id="18230" w:author="tao huang" w:date="2017-09-17T12:01:00Z"/>
            </w:rPr>
          </w:rPrChange>
        </w:rPr>
      </w:pPr>
      <w:del w:id="18231" w:author="tao huang" w:date="2017-09-17T12:01:00Z">
        <w:r w:rsidRPr="00A60A57" w:rsidDel="00A67BFF">
          <w:rPr>
            <w:color w:val="0D0D0D" w:themeColor="text1" w:themeTint="F2"/>
            <w:sz w:val="22"/>
            <w:rPrChange w:id="18232" w:author="tao huang" w:date="2017-09-17T12:05:00Z">
              <w:rPr/>
            </w:rPrChange>
          </w:rPr>
          <w:tab/>
        </w:r>
      </w:del>
    </w:p>
    <w:p w14:paraId="5735494B" w14:textId="122C3C6B" w:rsidR="008B5007" w:rsidRPr="00A60A57" w:rsidDel="00A67BFF" w:rsidRDefault="008B5007" w:rsidP="008B5007">
      <w:pPr>
        <w:pStyle w:val="EndNoteBibliography"/>
        <w:rPr>
          <w:del w:id="18233" w:author="tao huang" w:date="2017-09-17T12:01:00Z"/>
          <w:color w:val="0D0D0D" w:themeColor="text1" w:themeTint="F2"/>
          <w:sz w:val="22"/>
          <w:rPrChange w:id="18234" w:author="tao huang" w:date="2017-09-17T12:05:00Z">
            <w:rPr>
              <w:del w:id="18235" w:author="tao huang" w:date="2017-09-17T12:01:00Z"/>
            </w:rPr>
          </w:rPrChange>
        </w:rPr>
      </w:pPr>
      <w:del w:id="18236" w:author="tao huang" w:date="2017-09-17T12:01:00Z">
        <w:r w:rsidRPr="00A60A57" w:rsidDel="00A67BFF">
          <w:rPr>
            <w:color w:val="0D0D0D" w:themeColor="text1" w:themeTint="F2"/>
            <w:sz w:val="22"/>
            <w:rPrChange w:id="18237" w:author="tao huang" w:date="2017-09-17T12:05:00Z">
              <w:rPr/>
            </w:rPrChange>
          </w:rPr>
          <w:delText xml:space="preserve">Jose, V. R. R. and R. L. Winkler (2008). "Simple robust averages of forecasts: Some empirical results." </w:delText>
        </w:r>
        <w:r w:rsidRPr="00A60A57" w:rsidDel="00A67BFF">
          <w:rPr>
            <w:color w:val="0D0D0D" w:themeColor="text1" w:themeTint="F2"/>
            <w:sz w:val="22"/>
            <w:u w:val="single"/>
            <w:rPrChange w:id="18238" w:author="tao huang" w:date="2017-09-17T12:05:00Z">
              <w:rPr>
                <w:u w:val="single"/>
              </w:rPr>
            </w:rPrChange>
          </w:rPr>
          <w:delText>International Journal of Forecasting</w:delText>
        </w:r>
        <w:r w:rsidRPr="00A60A57" w:rsidDel="00A67BFF">
          <w:rPr>
            <w:color w:val="0D0D0D" w:themeColor="text1" w:themeTint="F2"/>
            <w:sz w:val="22"/>
            <w:rPrChange w:id="18239" w:author="tao huang" w:date="2017-09-17T12:05:00Z">
              <w:rPr/>
            </w:rPrChange>
          </w:rPr>
          <w:delText xml:space="preserve"> </w:delText>
        </w:r>
        <w:r w:rsidRPr="00A60A57" w:rsidDel="00A67BFF">
          <w:rPr>
            <w:b/>
            <w:color w:val="0D0D0D" w:themeColor="text1" w:themeTint="F2"/>
            <w:sz w:val="22"/>
            <w:rPrChange w:id="18240" w:author="tao huang" w:date="2017-09-17T12:05:00Z">
              <w:rPr>
                <w:b/>
              </w:rPr>
            </w:rPrChange>
          </w:rPr>
          <w:delText>24</w:delText>
        </w:r>
        <w:r w:rsidRPr="00A60A57" w:rsidDel="00A67BFF">
          <w:rPr>
            <w:color w:val="0D0D0D" w:themeColor="text1" w:themeTint="F2"/>
            <w:sz w:val="22"/>
            <w:rPrChange w:id="18241" w:author="tao huang" w:date="2017-09-17T12:05:00Z">
              <w:rPr/>
            </w:rPrChange>
          </w:rPr>
          <w:delText>(1): 163-169.</w:delText>
        </w:r>
      </w:del>
    </w:p>
    <w:p w14:paraId="4DFCB6DD" w14:textId="4616A2A6" w:rsidR="008B5007" w:rsidRPr="00A60A57" w:rsidDel="00A67BFF" w:rsidRDefault="008B5007" w:rsidP="008B5007">
      <w:pPr>
        <w:pStyle w:val="EndNoteBibliography"/>
        <w:spacing w:after="0"/>
        <w:ind w:left="720" w:hanging="720"/>
        <w:rPr>
          <w:del w:id="18242" w:author="tao huang" w:date="2017-09-17T12:01:00Z"/>
          <w:color w:val="0D0D0D" w:themeColor="text1" w:themeTint="F2"/>
          <w:sz w:val="22"/>
          <w:rPrChange w:id="18243" w:author="tao huang" w:date="2017-09-17T12:05:00Z">
            <w:rPr>
              <w:del w:id="18244" w:author="tao huang" w:date="2017-09-17T12:01:00Z"/>
            </w:rPr>
          </w:rPrChange>
        </w:rPr>
      </w:pPr>
      <w:del w:id="18245" w:author="tao huang" w:date="2017-09-17T12:01:00Z">
        <w:r w:rsidRPr="00A60A57" w:rsidDel="00A67BFF">
          <w:rPr>
            <w:color w:val="0D0D0D" w:themeColor="text1" w:themeTint="F2"/>
            <w:sz w:val="22"/>
            <w:rPrChange w:id="18246" w:author="tao huang" w:date="2017-09-17T12:05:00Z">
              <w:rPr/>
            </w:rPrChange>
          </w:rPr>
          <w:tab/>
        </w:r>
      </w:del>
    </w:p>
    <w:p w14:paraId="68295B18" w14:textId="560D478F" w:rsidR="008B5007" w:rsidRPr="00A60A57" w:rsidDel="00A67BFF" w:rsidRDefault="008B5007" w:rsidP="008B5007">
      <w:pPr>
        <w:pStyle w:val="EndNoteBibliography"/>
        <w:rPr>
          <w:del w:id="18247" w:author="tao huang" w:date="2017-09-17T12:01:00Z"/>
          <w:color w:val="0D0D0D" w:themeColor="text1" w:themeTint="F2"/>
          <w:sz w:val="22"/>
          <w:rPrChange w:id="18248" w:author="tao huang" w:date="2017-09-17T12:05:00Z">
            <w:rPr>
              <w:del w:id="18249" w:author="tao huang" w:date="2017-09-17T12:01:00Z"/>
            </w:rPr>
          </w:rPrChange>
        </w:rPr>
      </w:pPr>
      <w:del w:id="18250" w:author="tao huang" w:date="2017-09-17T12:01:00Z">
        <w:r w:rsidRPr="00A60A57" w:rsidDel="00A67BFF">
          <w:rPr>
            <w:color w:val="0D0D0D" w:themeColor="text1" w:themeTint="F2"/>
            <w:sz w:val="22"/>
            <w:rPrChange w:id="18251" w:author="tao huang" w:date="2017-09-17T12:05:00Z">
              <w:rPr/>
            </w:rPrChange>
          </w:rPr>
          <w:delText xml:space="preserve">Little, J. D. C. (1966). "A Model of Adaptive Control of Promotional Spending." </w:delText>
        </w:r>
        <w:r w:rsidRPr="00A60A57" w:rsidDel="00A67BFF">
          <w:rPr>
            <w:color w:val="0D0D0D" w:themeColor="text1" w:themeTint="F2"/>
            <w:sz w:val="22"/>
            <w:u w:val="single"/>
            <w:rPrChange w:id="18252" w:author="tao huang" w:date="2017-09-17T12:05:00Z">
              <w:rPr>
                <w:u w:val="single"/>
              </w:rPr>
            </w:rPrChange>
          </w:rPr>
          <w:delText>Operations research</w:delText>
        </w:r>
        <w:r w:rsidRPr="00A60A57" w:rsidDel="00A67BFF">
          <w:rPr>
            <w:color w:val="0D0D0D" w:themeColor="text1" w:themeTint="F2"/>
            <w:sz w:val="22"/>
            <w:rPrChange w:id="18253" w:author="tao huang" w:date="2017-09-17T12:05:00Z">
              <w:rPr/>
            </w:rPrChange>
          </w:rPr>
          <w:delText xml:space="preserve"> </w:delText>
        </w:r>
        <w:r w:rsidRPr="00A60A57" w:rsidDel="00A67BFF">
          <w:rPr>
            <w:b/>
            <w:color w:val="0D0D0D" w:themeColor="text1" w:themeTint="F2"/>
            <w:sz w:val="22"/>
            <w:rPrChange w:id="18254" w:author="tao huang" w:date="2017-09-17T12:05:00Z">
              <w:rPr>
                <w:b/>
              </w:rPr>
            </w:rPrChange>
          </w:rPr>
          <w:delText>14</w:delText>
        </w:r>
        <w:r w:rsidRPr="00A60A57" w:rsidDel="00A67BFF">
          <w:rPr>
            <w:color w:val="0D0D0D" w:themeColor="text1" w:themeTint="F2"/>
            <w:sz w:val="22"/>
            <w:rPrChange w:id="18255" w:author="tao huang" w:date="2017-09-17T12:05:00Z">
              <w:rPr/>
            </w:rPrChange>
          </w:rPr>
          <w:delText>(6).</w:delText>
        </w:r>
      </w:del>
    </w:p>
    <w:p w14:paraId="18138C96" w14:textId="567F1F26" w:rsidR="008B5007" w:rsidRPr="00A60A57" w:rsidDel="00A67BFF" w:rsidRDefault="008B5007" w:rsidP="008B5007">
      <w:pPr>
        <w:pStyle w:val="EndNoteBibliography"/>
        <w:spacing w:after="0"/>
        <w:ind w:left="720" w:hanging="720"/>
        <w:rPr>
          <w:del w:id="18256" w:author="tao huang" w:date="2017-09-17T12:01:00Z"/>
          <w:color w:val="0D0D0D" w:themeColor="text1" w:themeTint="F2"/>
          <w:sz w:val="22"/>
          <w:rPrChange w:id="18257" w:author="tao huang" w:date="2017-09-17T12:05:00Z">
            <w:rPr>
              <w:del w:id="18258" w:author="tao huang" w:date="2017-09-17T12:01:00Z"/>
            </w:rPr>
          </w:rPrChange>
        </w:rPr>
      </w:pPr>
      <w:del w:id="18259" w:author="tao huang" w:date="2017-09-17T12:01:00Z">
        <w:r w:rsidRPr="00A60A57" w:rsidDel="00A67BFF">
          <w:rPr>
            <w:color w:val="0D0D0D" w:themeColor="text1" w:themeTint="F2"/>
            <w:sz w:val="22"/>
            <w:rPrChange w:id="18260" w:author="tao huang" w:date="2017-09-17T12:05:00Z">
              <w:rPr/>
            </w:rPrChange>
          </w:rPr>
          <w:tab/>
        </w:r>
      </w:del>
    </w:p>
    <w:p w14:paraId="353EEF33" w14:textId="1A91AF70" w:rsidR="008B5007" w:rsidRPr="00A60A57" w:rsidDel="00A67BFF" w:rsidRDefault="008B5007" w:rsidP="008B5007">
      <w:pPr>
        <w:pStyle w:val="EndNoteBibliography"/>
        <w:rPr>
          <w:del w:id="18261" w:author="tao huang" w:date="2017-09-17T12:01:00Z"/>
          <w:color w:val="0D0D0D" w:themeColor="text1" w:themeTint="F2"/>
          <w:sz w:val="22"/>
          <w:rPrChange w:id="18262" w:author="tao huang" w:date="2017-09-17T12:05:00Z">
            <w:rPr>
              <w:del w:id="18263" w:author="tao huang" w:date="2017-09-17T12:01:00Z"/>
            </w:rPr>
          </w:rPrChange>
        </w:rPr>
      </w:pPr>
      <w:del w:id="18264" w:author="tao huang" w:date="2017-09-17T12:01:00Z">
        <w:r w:rsidRPr="00A60A57" w:rsidDel="00A67BFF">
          <w:rPr>
            <w:color w:val="0D0D0D" w:themeColor="text1" w:themeTint="F2"/>
            <w:sz w:val="22"/>
            <w:rPrChange w:id="18265" w:author="tao huang" w:date="2017-09-17T12:05:00Z">
              <w:rPr/>
            </w:rPrChange>
          </w:rPr>
          <w:delText>Loeb, W. (2015). "Unrelenting Competition: The Biggest Retail Story of 2015." 2016.</w:delText>
        </w:r>
      </w:del>
    </w:p>
    <w:p w14:paraId="1256D23D" w14:textId="62041B00" w:rsidR="008B5007" w:rsidRPr="00A60A57" w:rsidDel="00A67BFF" w:rsidRDefault="008B5007" w:rsidP="008B5007">
      <w:pPr>
        <w:pStyle w:val="EndNoteBibliography"/>
        <w:spacing w:after="0"/>
        <w:ind w:left="720" w:hanging="720"/>
        <w:rPr>
          <w:del w:id="18266" w:author="tao huang" w:date="2017-09-17T12:01:00Z"/>
          <w:color w:val="0D0D0D" w:themeColor="text1" w:themeTint="F2"/>
          <w:sz w:val="22"/>
          <w:rPrChange w:id="18267" w:author="tao huang" w:date="2017-09-17T12:05:00Z">
            <w:rPr>
              <w:del w:id="18268" w:author="tao huang" w:date="2017-09-17T12:01:00Z"/>
            </w:rPr>
          </w:rPrChange>
        </w:rPr>
      </w:pPr>
      <w:del w:id="18269" w:author="tao huang" w:date="2017-09-17T12:01:00Z">
        <w:r w:rsidRPr="00A60A57" w:rsidDel="00A67BFF">
          <w:rPr>
            <w:color w:val="0D0D0D" w:themeColor="text1" w:themeTint="F2"/>
            <w:sz w:val="22"/>
            <w:rPrChange w:id="18270" w:author="tao huang" w:date="2017-09-17T12:05:00Z">
              <w:rPr/>
            </w:rPrChange>
          </w:rPr>
          <w:tab/>
        </w:r>
      </w:del>
    </w:p>
    <w:p w14:paraId="3EFF61D2" w14:textId="3DEFE1EC" w:rsidR="008B5007" w:rsidRPr="00A60A57" w:rsidDel="00A67BFF" w:rsidRDefault="008B5007" w:rsidP="008B5007">
      <w:pPr>
        <w:pStyle w:val="EndNoteBibliography"/>
        <w:rPr>
          <w:del w:id="18271" w:author="tao huang" w:date="2017-09-17T12:01:00Z"/>
          <w:color w:val="0D0D0D" w:themeColor="text1" w:themeTint="F2"/>
          <w:sz w:val="22"/>
          <w:rPrChange w:id="18272" w:author="tao huang" w:date="2017-09-17T12:05:00Z">
            <w:rPr>
              <w:del w:id="18273" w:author="tao huang" w:date="2017-09-17T12:01:00Z"/>
            </w:rPr>
          </w:rPrChange>
        </w:rPr>
      </w:pPr>
      <w:del w:id="18274" w:author="tao huang" w:date="2017-09-17T12:01:00Z">
        <w:r w:rsidRPr="00A60A57" w:rsidDel="00A67BFF">
          <w:rPr>
            <w:color w:val="0D0D0D" w:themeColor="text1" w:themeTint="F2"/>
            <w:sz w:val="22"/>
            <w:rPrChange w:id="18275" w:author="tao huang" w:date="2017-09-17T12:05:00Z">
              <w:rPr/>
            </w:rPrChange>
          </w:rPr>
          <w:delText xml:space="preserve">Ma, S., et al. (2016). "Demand forecasting with high dimensional data: The case of SKU retail sales forecasting with intra- and inter-category promotional information." </w:delText>
        </w:r>
        <w:r w:rsidRPr="00A60A57" w:rsidDel="00A67BFF">
          <w:rPr>
            <w:color w:val="0D0D0D" w:themeColor="text1" w:themeTint="F2"/>
            <w:sz w:val="22"/>
            <w:u w:val="single"/>
            <w:rPrChange w:id="18276" w:author="tao huang" w:date="2017-09-17T12:05:00Z">
              <w:rPr>
                <w:u w:val="single"/>
              </w:rPr>
            </w:rPrChange>
          </w:rPr>
          <w:delText>European Journal of Operational Research</w:delText>
        </w:r>
        <w:r w:rsidRPr="00A60A57" w:rsidDel="00A67BFF">
          <w:rPr>
            <w:color w:val="0D0D0D" w:themeColor="text1" w:themeTint="F2"/>
            <w:sz w:val="22"/>
            <w:rPrChange w:id="18277" w:author="tao huang" w:date="2017-09-17T12:05:00Z">
              <w:rPr/>
            </w:rPrChange>
          </w:rPr>
          <w:delText xml:space="preserve"> </w:delText>
        </w:r>
        <w:r w:rsidRPr="00A60A57" w:rsidDel="00A67BFF">
          <w:rPr>
            <w:b/>
            <w:color w:val="0D0D0D" w:themeColor="text1" w:themeTint="F2"/>
            <w:sz w:val="22"/>
            <w:rPrChange w:id="18278" w:author="tao huang" w:date="2017-09-17T12:05:00Z">
              <w:rPr>
                <w:b/>
              </w:rPr>
            </w:rPrChange>
          </w:rPr>
          <w:delText>249</w:delText>
        </w:r>
        <w:r w:rsidRPr="00A60A57" w:rsidDel="00A67BFF">
          <w:rPr>
            <w:color w:val="0D0D0D" w:themeColor="text1" w:themeTint="F2"/>
            <w:sz w:val="22"/>
            <w:rPrChange w:id="18279" w:author="tao huang" w:date="2017-09-17T12:05:00Z">
              <w:rPr/>
            </w:rPrChange>
          </w:rPr>
          <w:delText>(1): 245-257.</w:delText>
        </w:r>
      </w:del>
    </w:p>
    <w:p w14:paraId="6DDF5D83" w14:textId="36BAEF67" w:rsidR="008B5007" w:rsidRPr="00A60A57" w:rsidDel="00A67BFF" w:rsidRDefault="008B5007" w:rsidP="008B5007">
      <w:pPr>
        <w:pStyle w:val="EndNoteBibliography"/>
        <w:spacing w:after="0"/>
        <w:ind w:left="720" w:hanging="720"/>
        <w:rPr>
          <w:del w:id="18280" w:author="tao huang" w:date="2017-09-17T12:01:00Z"/>
          <w:color w:val="0D0D0D" w:themeColor="text1" w:themeTint="F2"/>
          <w:sz w:val="22"/>
          <w:rPrChange w:id="18281" w:author="tao huang" w:date="2017-09-17T12:05:00Z">
            <w:rPr>
              <w:del w:id="18282" w:author="tao huang" w:date="2017-09-17T12:01:00Z"/>
            </w:rPr>
          </w:rPrChange>
        </w:rPr>
      </w:pPr>
      <w:del w:id="18283" w:author="tao huang" w:date="2017-09-17T12:01:00Z">
        <w:r w:rsidRPr="00A60A57" w:rsidDel="00A67BFF">
          <w:rPr>
            <w:color w:val="0D0D0D" w:themeColor="text1" w:themeTint="F2"/>
            <w:sz w:val="22"/>
            <w:rPrChange w:id="18284" w:author="tao huang" w:date="2017-09-17T12:05:00Z">
              <w:rPr/>
            </w:rPrChange>
          </w:rPr>
          <w:tab/>
        </w:r>
      </w:del>
    </w:p>
    <w:p w14:paraId="5B20347F" w14:textId="60D9F9D5" w:rsidR="008B5007" w:rsidRPr="00A60A57" w:rsidDel="00A67BFF" w:rsidRDefault="008B5007" w:rsidP="008B5007">
      <w:pPr>
        <w:pStyle w:val="EndNoteBibliography"/>
        <w:rPr>
          <w:del w:id="18285" w:author="tao huang" w:date="2017-09-17T12:01:00Z"/>
          <w:color w:val="0D0D0D" w:themeColor="text1" w:themeTint="F2"/>
          <w:sz w:val="22"/>
          <w:rPrChange w:id="18286" w:author="tao huang" w:date="2017-09-17T12:05:00Z">
            <w:rPr>
              <w:del w:id="18287" w:author="tao huang" w:date="2017-09-17T12:01:00Z"/>
            </w:rPr>
          </w:rPrChange>
        </w:rPr>
      </w:pPr>
      <w:del w:id="18288" w:author="tao huang" w:date="2017-09-17T12:01:00Z">
        <w:r w:rsidRPr="00A60A57" w:rsidDel="00A67BFF">
          <w:rPr>
            <w:color w:val="0D0D0D" w:themeColor="text1" w:themeTint="F2"/>
            <w:sz w:val="22"/>
            <w:rPrChange w:id="18289" w:author="tao huang" w:date="2017-09-17T12:05:00Z">
              <w:rPr/>
            </w:rPrChange>
          </w:rPr>
          <w:delText xml:space="preserve">Mace, S. and S. A. Neslin (2004). "The determinants of pre- and postpromotion dips in sales of frequently purchased goods." </w:delText>
        </w:r>
        <w:r w:rsidRPr="00A60A57" w:rsidDel="00A67BFF">
          <w:rPr>
            <w:color w:val="0D0D0D" w:themeColor="text1" w:themeTint="F2"/>
            <w:sz w:val="22"/>
            <w:u w:val="single"/>
            <w:rPrChange w:id="18290" w:author="tao huang" w:date="2017-09-17T12:05:00Z">
              <w:rPr>
                <w:u w:val="single"/>
              </w:rPr>
            </w:rPrChange>
          </w:rPr>
          <w:delText>Journal of Marketing Research</w:delText>
        </w:r>
        <w:r w:rsidRPr="00A60A57" w:rsidDel="00A67BFF">
          <w:rPr>
            <w:color w:val="0D0D0D" w:themeColor="text1" w:themeTint="F2"/>
            <w:sz w:val="22"/>
            <w:rPrChange w:id="18291" w:author="tao huang" w:date="2017-09-17T12:05:00Z">
              <w:rPr/>
            </w:rPrChange>
          </w:rPr>
          <w:delText xml:space="preserve"> </w:delText>
        </w:r>
        <w:r w:rsidRPr="00A60A57" w:rsidDel="00A67BFF">
          <w:rPr>
            <w:b/>
            <w:color w:val="0D0D0D" w:themeColor="text1" w:themeTint="F2"/>
            <w:sz w:val="22"/>
            <w:rPrChange w:id="18292" w:author="tao huang" w:date="2017-09-17T12:05:00Z">
              <w:rPr>
                <w:b/>
              </w:rPr>
            </w:rPrChange>
          </w:rPr>
          <w:delText>XLI</w:delText>
        </w:r>
        <w:r w:rsidRPr="00A60A57" w:rsidDel="00A67BFF">
          <w:rPr>
            <w:color w:val="0D0D0D" w:themeColor="text1" w:themeTint="F2"/>
            <w:sz w:val="22"/>
            <w:rPrChange w:id="18293" w:author="tao huang" w:date="2017-09-17T12:05:00Z">
              <w:rPr/>
            </w:rPrChange>
          </w:rPr>
          <w:delText>: 339-350.</w:delText>
        </w:r>
      </w:del>
    </w:p>
    <w:p w14:paraId="52B6D883" w14:textId="25524EFA" w:rsidR="008B5007" w:rsidRPr="00A60A57" w:rsidDel="00A67BFF" w:rsidRDefault="008B5007" w:rsidP="008B5007">
      <w:pPr>
        <w:pStyle w:val="EndNoteBibliography"/>
        <w:spacing w:after="0"/>
        <w:ind w:left="720" w:hanging="720"/>
        <w:rPr>
          <w:del w:id="18294" w:author="tao huang" w:date="2017-09-17T12:01:00Z"/>
          <w:color w:val="0D0D0D" w:themeColor="text1" w:themeTint="F2"/>
          <w:sz w:val="22"/>
          <w:rPrChange w:id="18295" w:author="tao huang" w:date="2017-09-17T12:05:00Z">
            <w:rPr>
              <w:del w:id="18296" w:author="tao huang" w:date="2017-09-17T12:01:00Z"/>
            </w:rPr>
          </w:rPrChange>
        </w:rPr>
      </w:pPr>
      <w:del w:id="18297" w:author="tao huang" w:date="2017-09-17T12:01:00Z">
        <w:r w:rsidRPr="00A60A57" w:rsidDel="00A67BFF">
          <w:rPr>
            <w:color w:val="0D0D0D" w:themeColor="text1" w:themeTint="F2"/>
            <w:sz w:val="22"/>
            <w:rPrChange w:id="18298" w:author="tao huang" w:date="2017-09-17T12:05:00Z">
              <w:rPr/>
            </w:rPrChange>
          </w:rPr>
          <w:tab/>
        </w:r>
      </w:del>
    </w:p>
    <w:p w14:paraId="290476C9" w14:textId="2CB42293" w:rsidR="008B5007" w:rsidRPr="00A60A57" w:rsidDel="00A67BFF" w:rsidRDefault="008B5007" w:rsidP="008B5007">
      <w:pPr>
        <w:pStyle w:val="EndNoteBibliography"/>
        <w:rPr>
          <w:del w:id="18299" w:author="tao huang" w:date="2017-09-17T12:01:00Z"/>
          <w:color w:val="0D0D0D" w:themeColor="text1" w:themeTint="F2"/>
          <w:sz w:val="22"/>
          <w:rPrChange w:id="18300" w:author="tao huang" w:date="2017-09-17T12:05:00Z">
            <w:rPr>
              <w:del w:id="18301" w:author="tao huang" w:date="2017-09-17T12:01:00Z"/>
            </w:rPr>
          </w:rPrChange>
        </w:rPr>
      </w:pPr>
      <w:del w:id="18302" w:author="tao huang" w:date="2017-09-17T12:01:00Z">
        <w:r w:rsidRPr="00A60A57" w:rsidDel="00A67BFF">
          <w:rPr>
            <w:color w:val="0D0D0D" w:themeColor="text1" w:themeTint="F2"/>
            <w:sz w:val="22"/>
            <w:rPrChange w:id="18303" w:author="tao huang" w:date="2017-09-17T12:05:00Z">
              <w:rPr/>
            </w:rPrChange>
          </w:rPr>
          <w:delText xml:space="preserve">Mahajan, V., et al. (1980). "Feedback Approaches to Modeling Structural Shifts in Market Response." </w:delText>
        </w:r>
        <w:r w:rsidRPr="00A60A57" w:rsidDel="00A67BFF">
          <w:rPr>
            <w:color w:val="0D0D0D" w:themeColor="text1" w:themeTint="F2"/>
            <w:sz w:val="22"/>
            <w:u w:val="single"/>
            <w:rPrChange w:id="18304" w:author="tao huang" w:date="2017-09-17T12:05:00Z">
              <w:rPr>
                <w:u w:val="single"/>
              </w:rPr>
            </w:rPrChange>
          </w:rPr>
          <w:delText>Journal of Marketing</w:delText>
        </w:r>
        <w:r w:rsidRPr="00A60A57" w:rsidDel="00A67BFF">
          <w:rPr>
            <w:color w:val="0D0D0D" w:themeColor="text1" w:themeTint="F2"/>
            <w:sz w:val="22"/>
            <w:rPrChange w:id="18305" w:author="tao huang" w:date="2017-09-17T12:05:00Z">
              <w:rPr/>
            </w:rPrChange>
          </w:rPr>
          <w:delText xml:space="preserve"> </w:delText>
        </w:r>
        <w:r w:rsidRPr="00A60A57" w:rsidDel="00A67BFF">
          <w:rPr>
            <w:b/>
            <w:color w:val="0D0D0D" w:themeColor="text1" w:themeTint="F2"/>
            <w:sz w:val="22"/>
            <w:rPrChange w:id="18306" w:author="tao huang" w:date="2017-09-17T12:05:00Z">
              <w:rPr>
                <w:b/>
              </w:rPr>
            </w:rPrChange>
          </w:rPr>
          <w:delText>44</w:delText>
        </w:r>
        <w:r w:rsidRPr="00A60A57" w:rsidDel="00A67BFF">
          <w:rPr>
            <w:color w:val="0D0D0D" w:themeColor="text1" w:themeTint="F2"/>
            <w:sz w:val="22"/>
            <w:rPrChange w:id="18307" w:author="tao huang" w:date="2017-09-17T12:05:00Z">
              <w:rPr/>
            </w:rPrChange>
          </w:rPr>
          <w:delText>: 71-80.</w:delText>
        </w:r>
      </w:del>
    </w:p>
    <w:p w14:paraId="6269BC6A" w14:textId="159F37A6" w:rsidR="008B5007" w:rsidRPr="00A60A57" w:rsidDel="00A67BFF" w:rsidRDefault="008B5007" w:rsidP="008B5007">
      <w:pPr>
        <w:pStyle w:val="EndNoteBibliography"/>
        <w:spacing w:after="0"/>
        <w:ind w:left="720" w:hanging="720"/>
        <w:rPr>
          <w:del w:id="18308" w:author="tao huang" w:date="2017-09-17T12:01:00Z"/>
          <w:color w:val="0D0D0D" w:themeColor="text1" w:themeTint="F2"/>
          <w:sz w:val="22"/>
          <w:rPrChange w:id="18309" w:author="tao huang" w:date="2017-09-17T12:05:00Z">
            <w:rPr>
              <w:del w:id="18310" w:author="tao huang" w:date="2017-09-17T12:01:00Z"/>
            </w:rPr>
          </w:rPrChange>
        </w:rPr>
      </w:pPr>
      <w:del w:id="18311" w:author="tao huang" w:date="2017-09-17T12:01:00Z">
        <w:r w:rsidRPr="00A60A57" w:rsidDel="00A67BFF">
          <w:rPr>
            <w:color w:val="0D0D0D" w:themeColor="text1" w:themeTint="F2"/>
            <w:sz w:val="22"/>
            <w:rPrChange w:id="18312" w:author="tao huang" w:date="2017-09-17T12:05:00Z">
              <w:rPr/>
            </w:rPrChange>
          </w:rPr>
          <w:tab/>
        </w:r>
      </w:del>
    </w:p>
    <w:p w14:paraId="52E3DD40" w14:textId="465CCA14" w:rsidR="008B5007" w:rsidRPr="00A60A57" w:rsidDel="00A67BFF" w:rsidRDefault="008B5007" w:rsidP="008B5007">
      <w:pPr>
        <w:pStyle w:val="EndNoteBibliography"/>
        <w:rPr>
          <w:del w:id="18313" w:author="tao huang" w:date="2017-09-17T12:01:00Z"/>
          <w:color w:val="0D0D0D" w:themeColor="text1" w:themeTint="F2"/>
          <w:sz w:val="22"/>
          <w:rPrChange w:id="18314" w:author="tao huang" w:date="2017-09-17T12:05:00Z">
            <w:rPr>
              <w:del w:id="18315" w:author="tao huang" w:date="2017-09-17T12:01:00Z"/>
            </w:rPr>
          </w:rPrChange>
        </w:rPr>
      </w:pPr>
      <w:del w:id="18316" w:author="tao huang" w:date="2017-09-17T12:01:00Z">
        <w:r w:rsidRPr="00A60A57" w:rsidDel="00A67BFF">
          <w:rPr>
            <w:color w:val="0D0D0D" w:themeColor="text1" w:themeTint="F2"/>
            <w:sz w:val="22"/>
            <w:rPrChange w:id="18317" w:author="tao huang" w:date="2017-09-17T12:05:00Z">
              <w:rPr/>
            </w:rPrChange>
          </w:rPr>
          <w:delText xml:space="preserve">Martin, R. and S. Kolassa (2009). </w:delText>
        </w:r>
        <w:r w:rsidRPr="00A60A57" w:rsidDel="00A67BFF">
          <w:rPr>
            <w:color w:val="0D0D0D" w:themeColor="text1" w:themeTint="F2"/>
            <w:sz w:val="22"/>
            <w:u w:val="single"/>
            <w:rPrChange w:id="18318" w:author="tao huang" w:date="2017-09-17T12:05:00Z">
              <w:rPr>
                <w:u w:val="single"/>
              </w:rPr>
            </w:rPrChange>
          </w:rPr>
          <w:delText>Challenges of Automated Forecasting in Retail</w:delText>
        </w:r>
        <w:r w:rsidRPr="00A60A57" w:rsidDel="00A67BFF">
          <w:rPr>
            <w:color w:val="0D0D0D" w:themeColor="text1" w:themeTint="F2"/>
            <w:sz w:val="22"/>
            <w:rPrChange w:id="18319" w:author="tao huang" w:date="2017-09-17T12:05:00Z">
              <w:rPr/>
            </w:rPrChange>
          </w:rPr>
          <w:delText>. International Symposium on Forecasting, Hong Kong.</w:delText>
        </w:r>
      </w:del>
    </w:p>
    <w:p w14:paraId="7B6D5ABC" w14:textId="70C13C9A" w:rsidR="008B5007" w:rsidRPr="00A60A57" w:rsidDel="00A67BFF" w:rsidRDefault="008B5007" w:rsidP="008B5007">
      <w:pPr>
        <w:pStyle w:val="EndNoteBibliography"/>
        <w:spacing w:after="0"/>
        <w:ind w:left="720" w:hanging="720"/>
        <w:rPr>
          <w:del w:id="18320" w:author="tao huang" w:date="2017-09-17T12:01:00Z"/>
          <w:color w:val="0D0D0D" w:themeColor="text1" w:themeTint="F2"/>
          <w:sz w:val="22"/>
          <w:rPrChange w:id="18321" w:author="tao huang" w:date="2017-09-17T12:05:00Z">
            <w:rPr>
              <w:del w:id="18322" w:author="tao huang" w:date="2017-09-17T12:01:00Z"/>
            </w:rPr>
          </w:rPrChange>
        </w:rPr>
      </w:pPr>
      <w:del w:id="18323" w:author="tao huang" w:date="2017-09-17T12:01:00Z">
        <w:r w:rsidRPr="00A60A57" w:rsidDel="00A67BFF">
          <w:rPr>
            <w:color w:val="0D0D0D" w:themeColor="text1" w:themeTint="F2"/>
            <w:sz w:val="22"/>
            <w:rPrChange w:id="18324" w:author="tao huang" w:date="2017-09-17T12:05:00Z">
              <w:rPr/>
            </w:rPrChange>
          </w:rPr>
          <w:tab/>
        </w:r>
      </w:del>
    </w:p>
    <w:p w14:paraId="5B57FF55" w14:textId="129F6FB6" w:rsidR="008B5007" w:rsidRPr="00A60A57" w:rsidDel="00A67BFF" w:rsidRDefault="008B5007" w:rsidP="008B5007">
      <w:pPr>
        <w:pStyle w:val="EndNoteBibliography"/>
        <w:rPr>
          <w:del w:id="18325" w:author="tao huang" w:date="2017-09-17T12:01:00Z"/>
          <w:color w:val="0D0D0D" w:themeColor="text1" w:themeTint="F2"/>
          <w:sz w:val="22"/>
          <w:rPrChange w:id="18326" w:author="tao huang" w:date="2017-09-17T12:05:00Z">
            <w:rPr>
              <w:del w:id="18327" w:author="tao huang" w:date="2017-09-17T12:01:00Z"/>
            </w:rPr>
          </w:rPrChange>
        </w:rPr>
      </w:pPr>
      <w:del w:id="18328" w:author="tao huang" w:date="2017-09-17T12:01:00Z">
        <w:r w:rsidRPr="00A60A57" w:rsidDel="00A67BFF">
          <w:rPr>
            <w:color w:val="0D0D0D" w:themeColor="text1" w:themeTint="F2"/>
            <w:sz w:val="22"/>
            <w:rPrChange w:id="18329" w:author="tao huang" w:date="2017-09-17T12:05:00Z">
              <w:rPr/>
            </w:rPrChange>
          </w:rPr>
          <w:delText xml:space="preserve">Meeran, S., et al. (2017). "When do changes in consumer preferences make forecasts from choice-based conjoint models unreliable?" </w:delText>
        </w:r>
        <w:r w:rsidRPr="00A60A57" w:rsidDel="00A67BFF">
          <w:rPr>
            <w:color w:val="0D0D0D" w:themeColor="text1" w:themeTint="F2"/>
            <w:sz w:val="22"/>
            <w:u w:val="single"/>
            <w:rPrChange w:id="18330" w:author="tao huang" w:date="2017-09-17T12:05:00Z">
              <w:rPr>
                <w:u w:val="single"/>
              </w:rPr>
            </w:rPrChange>
          </w:rPr>
          <w:delText>European Journal of Operational Research</w:delText>
        </w:r>
        <w:r w:rsidRPr="00A60A57" w:rsidDel="00A67BFF">
          <w:rPr>
            <w:color w:val="0D0D0D" w:themeColor="text1" w:themeTint="F2"/>
            <w:sz w:val="22"/>
            <w:rPrChange w:id="18331" w:author="tao huang" w:date="2017-09-17T12:05:00Z">
              <w:rPr/>
            </w:rPrChange>
          </w:rPr>
          <w:delText xml:space="preserve"> </w:delText>
        </w:r>
        <w:r w:rsidRPr="00A60A57" w:rsidDel="00A67BFF">
          <w:rPr>
            <w:b/>
            <w:color w:val="0D0D0D" w:themeColor="text1" w:themeTint="F2"/>
            <w:sz w:val="22"/>
            <w:rPrChange w:id="18332" w:author="tao huang" w:date="2017-09-17T12:05:00Z">
              <w:rPr>
                <w:b/>
              </w:rPr>
            </w:rPrChange>
          </w:rPr>
          <w:delText>258</w:delText>
        </w:r>
        <w:r w:rsidRPr="00A60A57" w:rsidDel="00A67BFF">
          <w:rPr>
            <w:color w:val="0D0D0D" w:themeColor="text1" w:themeTint="F2"/>
            <w:sz w:val="22"/>
            <w:rPrChange w:id="18333" w:author="tao huang" w:date="2017-09-17T12:05:00Z">
              <w:rPr/>
            </w:rPrChange>
          </w:rPr>
          <w:delText>(2): 512-524.</w:delText>
        </w:r>
      </w:del>
    </w:p>
    <w:p w14:paraId="31D84515" w14:textId="098D63E6" w:rsidR="008B5007" w:rsidRPr="00A60A57" w:rsidDel="00A67BFF" w:rsidRDefault="008B5007" w:rsidP="008B5007">
      <w:pPr>
        <w:pStyle w:val="EndNoteBibliography"/>
        <w:spacing w:after="0"/>
        <w:ind w:left="720" w:hanging="720"/>
        <w:rPr>
          <w:del w:id="18334" w:author="tao huang" w:date="2017-09-17T12:01:00Z"/>
          <w:color w:val="0D0D0D" w:themeColor="text1" w:themeTint="F2"/>
          <w:sz w:val="22"/>
          <w:rPrChange w:id="18335" w:author="tao huang" w:date="2017-09-17T12:05:00Z">
            <w:rPr>
              <w:del w:id="18336" w:author="tao huang" w:date="2017-09-17T12:01:00Z"/>
            </w:rPr>
          </w:rPrChange>
        </w:rPr>
      </w:pPr>
      <w:del w:id="18337" w:author="tao huang" w:date="2017-09-17T12:01:00Z">
        <w:r w:rsidRPr="00A60A57" w:rsidDel="00A67BFF">
          <w:rPr>
            <w:color w:val="0D0D0D" w:themeColor="text1" w:themeTint="F2"/>
            <w:sz w:val="22"/>
            <w:rPrChange w:id="18338" w:author="tao huang" w:date="2017-09-17T12:05:00Z">
              <w:rPr/>
            </w:rPrChange>
          </w:rPr>
          <w:tab/>
        </w:r>
      </w:del>
    </w:p>
    <w:p w14:paraId="17DC6238" w14:textId="5A087333" w:rsidR="008B5007" w:rsidRPr="00A60A57" w:rsidDel="00A67BFF" w:rsidRDefault="008B5007" w:rsidP="008B5007">
      <w:pPr>
        <w:pStyle w:val="EndNoteBibliography"/>
        <w:rPr>
          <w:del w:id="18339" w:author="tao huang" w:date="2017-09-17T12:01:00Z"/>
          <w:color w:val="0D0D0D" w:themeColor="text1" w:themeTint="F2"/>
          <w:sz w:val="22"/>
          <w:rPrChange w:id="18340" w:author="tao huang" w:date="2017-09-17T12:05:00Z">
            <w:rPr>
              <w:del w:id="18341" w:author="tao huang" w:date="2017-09-17T12:01:00Z"/>
            </w:rPr>
          </w:rPrChange>
        </w:rPr>
      </w:pPr>
      <w:del w:id="18342" w:author="tao huang" w:date="2017-09-17T12:01:00Z">
        <w:r w:rsidRPr="00A60A57" w:rsidDel="00A67BFF">
          <w:rPr>
            <w:color w:val="0D0D0D" w:themeColor="text1" w:themeTint="F2"/>
            <w:sz w:val="22"/>
            <w:rPrChange w:id="18343" w:author="tao huang" w:date="2017-09-17T12:05:00Z">
              <w:rPr/>
            </w:rPrChange>
          </w:rPr>
          <w:delText xml:space="preserve">Moinpour, R., et al. (1976). "Time Changes in Perception: A Longitudinal Application of Multidimensional Scaling." </w:delText>
        </w:r>
        <w:r w:rsidRPr="00A60A57" w:rsidDel="00A67BFF">
          <w:rPr>
            <w:color w:val="0D0D0D" w:themeColor="text1" w:themeTint="F2"/>
            <w:sz w:val="22"/>
            <w:u w:val="single"/>
            <w:rPrChange w:id="18344" w:author="tao huang" w:date="2017-09-17T12:05:00Z">
              <w:rPr>
                <w:u w:val="single"/>
              </w:rPr>
            </w:rPrChange>
          </w:rPr>
          <w:delText>Journal of Marketing Research</w:delText>
        </w:r>
        <w:r w:rsidRPr="00A60A57" w:rsidDel="00A67BFF">
          <w:rPr>
            <w:color w:val="0D0D0D" w:themeColor="text1" w:themeTint="F2"/>
            <w:sz w:val="22"/>
            <w:rPrChange w:id="18345" w:author="tao huang" w:date="2017-09-17T12:05:00Z">
              <w:rPr/>
            </w:rPrChange>
          </w:rPr>
          <w:delText xml:space="preserve"> </w:delText>
        </w:r>
        <w:r w:rsidRPr="00A60A57" w:rsidDel="00A67BFF">
          <w:rPr>
            <w:b/>
            <w:color w:val="0D0D0D" w:themeColor="text1" w:themeTint="F2"/>
            <w:sz w:val="22"/>
            <w:rPrChange w:id="18346" w:author="tao huang" w:date="2017-09-17T12:05:00Z">
              <w:rPr>
                <w:b/>
              </w:rPr>
            </w:rPrChange>
          </w:rPr>
          <w:delText>13</w:delText>
        </w:r>
        <w:r w:rsidRPr="00A60A57" w:rsidDel="00A67BFF">
          <w:rPr>
            <w:color w:val="0D0D0D" w:themeColor="text1" w:themeTint="F2"/>
            <w:sz w:val="22"/>
            <w:rPrChange w:id="18347" w:author="tao huang" w:date="2017-09-17T12:05:00Z">
              <w:rPr/>
            </w:rPrChange>
          </w:rPr>
          <w:delText>(3): 245-253.</w:delText>
        </w:r>
      </w:del>
    </w:p>
    <w:p w14:paraId="2617C39F" w14:textId="113850D5" w:rsidR="008B5007" w:rsidRPr="00A60A57" w:rsidDel="00A67BFF" w:rsidRDefault="008B5007" w:rsidP="008B5007">
      <w:pPr>
        <w:pStyle w:val="EndNoteBibliography"/>
        <w:spacing w:after="0"/>
        <w:ind w:left="720" w:hanging="720"/>
        <w:rPr>
          <w:del w:id="18348" w:author="tao huang" w:date="2017-09-17T12:01:00Z"/>
          <w:color w:val="0D0D0D" w:themeColor="text1" w:themeTint="F2"/>
          <w:sz w:val="22"/>
          <w:rPrChange w:id="18349" w:author="tao huang" w:date="2017-09-17T12:05:00Z">
            <w:rPr>
              <w:del w:id="18350" w:author="tao huang" w:date="2017-09-17T12:01:00Z"/>
            </w:rPr>
          </w:rPrChange>
        </w:rPr>
      </w:pPr>
      <w:del w:id="18351" w:author="tao huang" w:date="2017-09-17T12:01:00Z">
        <w:r w:rsidRPr="00A60A57" w:rsidDel="00A67BFF">
          <w:rPr>
            <w:color w:val="0D0D0D" w:themeColor="text1" w:themeTint="F2"/>
            <w:sz w:val="22"/>
            <w:rPrChange w:id="18352" w:author="tao huang" w:date="2017-09-17T12:05:00Z">
              <w:rPr/>
            </w:rPrChange>
          </w:rPr>
          <w:tab/>
        </w:r>
      </w:del>
    </w:p>
    <w:p w14:paraId="55FE0512" w14:textId="6A6731B6" w:rsidR="008B5007" w:rsidRPr="00A60A57" w:rsidDel="00A67BFF" w:rsidRDefault="008B5007" w:rsidP="008B5007">
      <w:pPr>
        <w:pStyle w:val="EndNoteBibliography"/>
        <w:rPr>
          <w:del w:id="18353" w:author="tao huang" w:date="2017-09-17T12:01:00Z"/>
          <w:color w:val="0D0D0D" w:themeColor="text1" w:themeTint="F2"/>
          <w:sz w:val="22"/>
          <w:rPrChange w:id="18354" w:author="tao huang" w:date="2017-09-17T12:05:00Z">
            <w:rPr>
              <w:del w:id="18355" w:author="tao huang" w:date="2017-09-17T12:01:00Z"/>
            </w:rPr>
          </w:rPrChange>
        </w:rPr>
      </w:pPr>
      <w:del w:id="18356" w:author="tao huang" w:date="2017-09-17T12:01:00Z">
        <w:r w:rsidRPr="00A60A57" w:rsidDel="00A67BFF">
          <w:rPr>
            <w:color w:val="0D0D0D" w:themeColor="text1" w:themeTint="F2"/>
            <w:sz w:val="22"/>
            <w:rPrChange w:id="18357" w:author="tao huang" w:date="2017-09-17T12:05:00Z">
              <w:rPr/>
            </w:rPrChange>
          </w:rPr>
          <w:delText xml:space="preserve">Monroe, K. B. and J. P. Guiltinan (1975). "A Path-Analytic Exploration of Retail Patronage Influences." </w:delText>
        </w:r>
        <w:r w:rsidRPr="00A60A57" w:rsidDel="00A67BFF">
          <w:rPr>
            <w:color w:val="0D0D0D" w:themeColor="text1" w:themeTint="F2"/>
            <w:sz w:val="22"/>
            <w:u w:val="single"/>
            <w:rPrChange w:id="18358" w:author="tao huang" w:date="2017-09-17T12:05:00Z">
              <w:rPr>
                <w:u w:val="single"/>
              </w:rPr>
            </w:rPrChange>
          </w:rPr>
          <w:delText>The Journal of Consumer Research</w:delText>
        </w:r>
        <w:r w:rsidRPr="00A60A57" w:rsidDel="00A67BFF">
          <w:rPr>
            <w:color w:val="0D0D0D" w:themeColor="text1" w:themeTint="F2"/>
            <w:sz w:val="22"/>
            <w:rPrChange w:id="18359" w:author="tao huang" w:date="2017-09-17T12:05:00Z">
              <w:rPr/>
            </w:rPrChange>
          </w:rPr>
          <w:delText xml:space="preserve"> </w:delText>
        </w:r>
        <w:r w:rsidRPr="00A60A57" w:rsidDel="00A67BFF">
          <w:rPr>
            <w:b/>
            <w:color w:val="0D0D0D" w:themeColor="text1" w:themeTint="F2"/>
            <w:sz w:val="22"/>
            <w:rPrChange w:id="18360" w:author="tao huang" w:date="2017-09-17T12:05:00Z">
              <w:rPr>
                <w:b/>
              </w:rPr>
            </w:rPrChange>
          </w:rPr>
          <w:delText>2</w:delText>
        </w:r>
        <w:r w:rsidRPr="00A60A57" w:rsidDel="00A67BFF">
          <w:rPr>
            <w:color w:val="0D0D0D" w:themeColor="text1" w:themeTint="F2"/>
            <w:sz w:val="22"/>
            <w:rPrChange w:id="18361" w:author="tao huang" w:date="2017-09-17T12:05:00Z">
              <w:rPr/>
            </w:rPrChange>
          </w:rPr>
          <w:delText>(1): 19-28.</w:delText>
        </w:r>
      </w:del>
    </w:p>
    <w:p w14:paraId="082A9E39" w14:textId="13EB0623" w:rsidR="008B5007" w:rsidRPr="00A60A57" w:rsidDel="00A67BFF" w:rsidRDefault="008B5007" w:rsidP="008B5007">
      <w:pPr>
        <w:pStyle w:val="EndNoteBibliography"/>
        <w:spacing w:after="0"/>
        <w:ind w:left="720" w:hanging="720"/>
        <w:rPr>
          <w:del w:id="18362" w:author="tao huang" w:date="2017-09-17T12:01:00Z"/>
          <w:color w:val="0D0D0D" w:themeColor="text1" w:themeTint="F2"/>
          <w:sz w:val="22"/>
          <w:rPrChange w:id="18363" w:author="tao huang" w:date="2017-09-17T12:05:00Z">
            <w:rPr>
              <w:del w:id="18364" w:author="tao huang" w:date="2017-09-17T12:01:00Z"/>
            </w:rPr>
          </w:rPrChange>
        </w:rPr>
      </w:pPr>
      <w:del w:id="18365" w:author="tao huang" w:date="2017-09-17T12:01:00Z">
        <w:r w:rsidRPr="00A60A57" w:rsidDel="00A67BFF">
          <w:rPr>
            <w:color w:val="0D0D0D" w:themeColor="text1" w:themeTint="F2"/>
            <w:sz w:val="22"/>
            <w:rPrChange w:id="18366" w:author="tao huang" w:date="2017-09-17T12:05:00Z">
              <w:rPr/>
            </w:rPrChange>
          </w:rPr>
          <w:tab/>
        </w:r>
      </w:del>
    </w:p>
    <w:p w14:paraId="7F9C961F" w14:textId="60D07011" w:rsidR="008B5007" w:rsidRPr="00A60A57" w:rsidDel="00A67BFF" w:rsidRDefault="008B5007" w:rsidP="008B5007">
      <w:pPr>
        <w:pStyle w:val="EndNoteBibliography"/>
        <w:rPr>
          <w:del w:id="18367" w:author="tao huang" w:date="2017-09-17T12:01:00Z"/>
          <w:color w:val="0D0D0D" w:themeColor="text1" w:themeTint="F2"/>
          <w:sz w:val="22"/>
          <w:rPrChange w:id="18368" w:author="tao huang" w:date="2017-09-17T12:05:00Z">
            <w:rPr>
              <w:del w:id="18369" w:author="tao huang" w:date="2017-09-17T12:01:00Z"/>
            </w:rPr>
          </w:rPrChange>
        </w:rPr>
      </w:pPr>
      <w:del w:id="18370" w:author="tao huang" w:date="2017-09-17T12:01:00Z">
        <w:r w:rsidRPr="00A60A57" w:rsidDel="00A67BFF">
          <w:rPr>
            <w:color w:val="0D0D0D" w:themeColor="text1" w:themeTint="F2"/>
            <w:sz w:val="22"/>
            <w:rPrChange w:id="18371" w:author="tao huang" w:date="2017-09-17T12:05:00Z">
              <w:rPr/>
            </w:rPrChange>
          </w:rPr>
          <w:delText xml:space="preserve">Morrison, D. G. (1966). "Interpurchase  Time  and  Brand Loyalty." </w:delText>
        </w:r>
        <w:r w:rsidRPr="00A60A57" w:rsidDel="00A67BFF">
          <w:rPr>
            <w:color w:val="0D0D0D" w:themeColor="text1" w:themeTint="F2"/>
            <w:sz w:val="22"/>
            <w:u w:val="single"/>
            <w:rPrChange w:id="18372" w:author="tao huang" w:date="2017-09-17T12:05:00Z">
              <w:rPr>
                <w:u w:val="single"/>
              </w:rPr>
            </w:rPrChange>
          </w:rPr>
          <w:delText>Journal of Marketing Research</w:delText>
        </w:r>
        <w:r w:rsidRPr="00A60A57" w:rsidDel="00A67BFF">
          <w:rPr>
            <w:color w:val="0D0D0D" w:themeColor="text1" w:themeTint="F2"/>
            <w:sz w:val="22"/>
            <w:rPrChange w:id="18373" w:author="tao huang" w:date="2017-09-17T12:05:00Z">
              <w:rPr/>
            </w:rPrChange>
          </w:rPr>
          <w:delText xml:space="preserve"> </w:delText>
        </w:r>
        <w:r w:rsidRPr="00A60A57" w:rsidDel="00A67BFF">
          <w:rPr>
            <w:b/>
            <w:color w:val="0D0D0D" w:themeColor="text1" w:themeTint="F2"/>
            <w:sz w:val="22"/>
            <w:rPrChange w:id="18374" w:author="tao huang" w:date="2017-09-17T12:05:00Z">
              <w:rPr>
                <w:b/>
              </w:rPr>
            </w:rPrChange>
          </w:rPr>
          <w:delText>3</w:delText>
        </w:r>
        <w:r w:rsidRPr="00A60A57" w:rsidDel="00A67BFF">
          <w:rPr>
            <w:color w:val="0D0D0D" w:themeColor="text1" w:themeTint="F2"/>
            <w:sz w:val="22"/>
            <w:rPrChange w:id="18375" w:author="tao huang" w:date="2017-09-17T12:05:00Z">
              <w:rPr/>
            </w:rPrChange>
          </w:rPr>
          <w:delText>.</w:delText>
        </w:r>
      </w:del>
    </w:p>
    <w:p w14:paraId="45BDFDAA" w14:textId="37682EAB" w:rsidR="008B5007" w:rsidRPr="00A60A57" w:rsidDel="00A67BFF" w:rsidRDefault="008B5007" w:rsidP="008B5007">
      <w:pPr>
        <w:pStyle w:val="EndNoteBibliography"/>
        <w:spacing w:after="0"/>
        <w:ind w:left="720" w:hanging="720"/>
        <w:rPr>
          <w:del w:id="18376" w:author="tao huang" w:date="2017-09-17T12:01:00Z"/>
          <w:color w:val="0D0D0D" w:themeColor="text1" w:themeTint="F2"/>
          <w:sz w:val="22"/>
          <w:rPrChange w:id="18377" w:author="tao huang" w:date="2017-09-17T12:05:00Z">
            <w:rPr>
              <w:del w:id="18378" w:author="tao huang" w:date="2017-09-17T12:01:00Z"/>
            </w:rPr>
          </w:rPrChange>
        </w:rPr>
      </w:pPr>
      <w:del w:id="18379" w:author="tao huang" w:date="2017-09-17T12:01:00Z">
        <w:r w:rsidRPr="00A60A57" w:rsidDel="00A67BFF">
          <w:rPr>
            <w:color w:val="0D0D0D" w:themeColor="text1" w:themeTint="F2"/>
            <w:sz w:val="22"/>
            <w:rPrChange w:id="18380" w:author="tao huang" w:date="2017-09-17T12:05:00Z">
              <w:rPr/>
            </w:rPrChange>
          </w:rPr>
          <w:tab/>
        </w:r>
      </w:del>
    </w:p>
    <w:p w14:paraId="7181A950" w14:textId="1F0742EE" w:rsidR="008B5007" w:rsidRPr="00A60A57" w:rsidDel="00A67BFF" w:rsidRDefault="008B5007" w:rsidP="008B5007">
      <w:pPr>
        <w:pStyle w:val="EndNoteBibliography"/>
        <w:rPr>
          <w:del w:id="18381" w:author="tao huang" w:date="2017-09-17T12:01:00Z"/>
          <w:color w:val="0D0D0D" w:themeColor="text1" w:themeTint="F2"/>
          <w:sz w:val="22"/>
          <w:rPrChange w:id="18382" w:author="tao huang" w:date="2017-09-17T12:05:00Z">
            <w:rPr>
              <w:del w:id="18383" w:author="tao huang" w:date="2017-09-17T12:01:00Z"/>
            </w:rPr>
          </w:rPrChange>
        </w:rPr>
      </w:pPr>
      <w:del w:id="18384" w:author="tao huang" w:date="2017-09-17T12:01:00Z">
        <w:r w:rsidRPr="00A60A57" w:rsidDel="00A67BFF">
          <w:rPr>
            <w:color w:val="0D0D0D" w:themeColor="text1" w:themeTint="F2"/>
            <w:sz w:val="22"/>
            <w:rPrChange w:id="18385" w:author="tao huang" w:date="2017-09-17T12:05:00Z">
              <w:rPr/>
            </w:rPrChange>
          </w:rPr>
          <w:delText xml:space="preserve">Muellbauer, J. (1994). "The Assessment: Consumer Expenditure." </w:delText>
        </w:r>
        <w:r w:rsidRPr="00A60A57" w:rsidDel="00A67BFF">
          <w:rPr>
            <w:color w:val="0D0D0D" w:themeColor="text1" w:themeTint="F2"/>
            <w:sz w:val="22"/>
            <w:u w:val="single"/>
            <w:rPrChange w:id="18386" w:author="tao huang" w:date="2017-09-17T12:05:00Z">
              <w:rPr>
                <w:u w:val="single"/>
              </w:rPr>
            </w:rPrChange>
          </w:rPr>
          <w:delText>Oxford Review of Economic Policy</w:delText>
        </w:r>
        <w:r w:rsidRPr="00A60A57" w:rsidDel="00A67BFF">
          <w:rPr>
            <w:color w:val="0D0D0D" w:themeColor="text1" w:themeTint="F2"/>
            <w:sz w:val="22"/>
            <w:rPrChange w:id="18387" w:author="tao huang" w:date="2017-09-17T12:05:00Z">
              <w:rPr/>
            </w:rPrChange>
          </w:rPr>
          <w:delText xml:space="preserve"> </w:delText>
        </w:r>
        <w:r w:rsidRPr="00A60A57" w:rsidDel="00A67BFF">
          <w:rPr>
            <w:b/>
            <w:color w:val="0D0D0D" w:themeColor="text1" w:themeTint="F2"/>
            <w:sz w:val="22"/>
            <w:rPrChange w:id="18388" w:author="tao huang" w:date="2017-09-17T12:05:00Z">
              <w:rPr>
                <w:b/>
              </w:rPr>
            </w:rPrChange>
          </w:rPr>
          <w:delText>10</w:delText>
        </w:r>
        <w:r w:rsidRPr="00A60A57" w:rsidDel="00A67BFF">
          <w:rPr>
            <w:color w:val="0D0D0D" w:themeColor="text1" w:themeTint="F2"/>
            <w:sz w:val="22"/>
            <w:rPrChange w:id="18389" w:author="tao huang" w:date="2017-09-17T12:05:00Z">
              <w:rPr/>
            </w:rPrChange>
          </w:rPr>
          <w:delText>(2): 1-41.</w:delText>
        </w:r>
      </w:del>
    </w:p>
    <w:p w14:paraId="14B6A5A2" w14:textId="749F6173" w:rsidR="008B5007" w:rsidRPr="00A60A57" w:rsidDel="00A67BFF" w:rsidRDefault="008B5007" w:rsidP="008B5007">
      <w:pPr>
        <w:pStyle w:val="EndNoteBibliography"/>
        <w:spacing w:after="0"/>
        <w:ind w:left="720" w:hanging="720"/>
        <w:rPr>
          <w:del w:id="18390" w:author="tao huang" w:date="2017-09-17T12:01:00Z"/>
          <w:color w:val="0D0D0D" w:themeColor="text1" w:themeTint="F2"/>
          <w:sz w:val="22"/>
          <w:rPrChange w:id="18391" w:author="tao huang" w:date="2017-09-17T12:05:00Z">
            <w:rPr>
              <w:del w:id="18392" w:author="tao huang" w:date="2017-09-17T12:01:00Z"/>
            </w:rPr>
          </w:rPrChange>
        </w:rPr>
      </w:pPr>
      <w:del w:id="18393" w:author="tao huang" w:date="2017-09-17T12:01:00Z">
        <w:r w:rsidRPr="00A60A57" w:rsidDel="00A67BFF">
          <w:rPr>
            <w:color w:val="0D0D0D" w:themeColor="text1" w:themeTint="F2"/>
            <w:sz w:val="22"/>
            <w:rPrChange w:id="18394" w:author="tao huang" w:date="2017-09-17T12:05:00Z">
              <w:rPr/>
            </w:rPrChange>
          </w:rPr>
          <w:tab/>
        </w:r>
      </w:del>
    </w:p>
    <w:p w14:paraId="60DA8581" w14:textId="7C9C1F96" w:rsidR="008B5007" w:rsidRPr="00A60A57" w:rsidDel="00A67BFF" w:rsidRDefault="008B5007" w:rsidP="008B5007">
      <w:pPr>
        <w:pStyle w:val="EndNoteBibliography"/>
        <w:rPr>
          <w:del w:id="18395" w:author="tao huang" w:date="2017-09-17T12:01:00Z"/>
          <w:color w:val="0D0D0D" w:themeColor="text1" w:themeTint="F2"/>
          <w:sz w:val="22"/>
          <w:rPrChange w:id="18396" w:author="tao huang" w:date="2017-09-17T12:05:00Z">
            <w:rPr>
              <w:del w:id="18397" w:author="tao huang" w:date="2017-09-17T12:01:00Z"/>
            </w:rPr>
          </w:rPrChange>
        </w:rPr>
      </w:pPr>
      <w:del w:id="18398" w:author="tao huang" w:date="2017-09-17T12:01:00Z">
        <w:r w:rsidRPr="00A60A57" w:rsidDel="00A67BFF">
          <w:rPr>
            <w:color w:val="0D0D0D" w:themeColor="text1" w:themeTint="F2"/>
            <w:sz w:val="22"/>
            <w:rPrChange w:id="18399" w:author="tao huang" w:date="2017-09-17T12:05:00Z">
              <w:rPr/>
            </w:rPrChange>
          </w:rPr>
          <w:delText xml:space="preserve">Myers, J. G. (1971). "The Sensitivity of Dynamic Time-Path Typologies." </w:delText>
        </w:r>
        <w:r w:rsidRPr="00A60A57" w:rsidDel="00A67BFF">
          <w:rPr>
            <w:color w:val="0D0D0D" w:themeColor="text1" w:themeTint="F2"/>
            <w:sz w:val="22"/>
            <w:u w:val="single"/>
            <w:rPrChange w:id="18400" w:author="tao huang" w:date="2017-09-17T12:05:00Z">
              <w:rPr>
                <w:u w:val="single"/>
              </w:rPr>
            </w:rPrChange>
          </w:rPr>
          <w:delText>Journal of Marketing Research</w:delText>
        </w:r>
        <w:r w:rsidRPr="00A60A57" w:rsidDel="00A67BFF">
          <w:rPr>
            <w:color w:val="0D0D0D" w:themeColor="text1" w:themeTint="F2"/>
            <w:sz w:val="22"/>
            <w:rPrChange w:id="18401" w:author="tao huang" w:date="2017-09-17T12:05:00Z">
              <w:rPr/>
            </w:rPrChange>
          </w:rPr>
          <w:delText xml:space="preserve"> </w:delText>
        </w:r>
        <w:r w:rsidRPr="00A60A57" w:rsidDel="00A67BFF">
          <w:rPr>
            <w:b/>
            <w:color w:val="0D0D0D" w:themeColor="text1" w:themeTint="F2"/>
            <w:sz w:val="22"/>
            <w:rPrChange w:id="18402" w:author="tao huang" w:date="2017-09-17T12:05:00Z">
              <w:rPr>
                <w:b/>
              </w:rPr>
            </w:rPrChange>
          </w:rPr>
          <w:delText>8</w:delText>
        </w:r>
        <w:r w:rsidRPr="00A60A57" w:rsidDel="00A67BFF">
          <w:rPr>
            <w:color w:val="0D0D0D" w:themeColor="text1" w:themeTint="F2"/>
            <w:sz w:val="22"/>
            <w:rPrChange w:id="18403" w:author="tao huang" w:date="2017-09-17T12:05:00Z">
              <w:rPr/>
            </w:rPrChange>
          </w:rPr>
          <w:delText>(4): 472-479.</w:delText>
        </w:r>
      </w:del>
    </w:p>
    <w:p w14:paraId="574D6F9D" w14:textId="0C74A98B" w:rsidR="008B5007" w:rsidRPr="00A60A57" w:rsidDel="00A67BFF" w:rsidRDefault="008B5007" w:rsidP="008B5007">
      <w:pPr>
        <w:pStyle w:val="EndNoteBibliography"/>
        <w:spacing w:after="0"/>
        <w:ind w:left="720" w:hanging="720"/>
        <w:rPr>
          <w:del w:id="18404" w:author="tao huang" w:date="2017-09-17T12:01:00Z"/>
          <w:color w:val="0D0D0D" w:themeColor="text1" w:themeTint="F2"/>
          <w:sz w:val="22"/>
          <w:rPrChange w:id="18405" w:author="tao huang" w:date="2017-09-17T12:05:00Z">
            <w:rPr>
              <w:del w:id="18406" w:author="tao huang" w:date="2017-09-17T12:01:00Z"/>
            </w:rPr>
          </w:rPrChange>
        </w:rPr>
      </w:pPr>
      <w:del w:id="18407" w:author="tao huang" w:date="2017-09-17T12:01:00Z">
        <w:r w:rsidRPr="00A60A57" w:rsidDel="00A67BFF">
          <w:rPr>
            <w:color w:val="0D0D0D" w:themeColor="text1" w:themeTint="F2"/>
            <w:sz w:val="22"/>
            <w:rPrChange w:id="18408" w:author="tao huang" w:date="2017-09-17T12:05:00Z">
              <w:rPr/>
            </w:rPrChange>
          </w:rPr>
          <w:tab/>
        </w:r>
      </w:del>
    </w:p>
    <w:p w14:paraId="66FC97AE" w14:textId="53B1D530" w:rsidR="008B5007" w:rsidRPr="00A60A57" w:rsidDel="00A67BFF" w:rsidRDefault="008B5007" w:rsidP="008B5007">
      <w:pPr>
        <w:pStyle w:val="EndNoteBibliography"/>
        <w:rPr>
          <w:del w:id="18409" w:author="tao huang" w:date="2017-09-17T12:01:00Z"/>
          <w:color w:val="0D0D0D" w:themeColor="text1" w:themeTint="F2"/>
          <w:sz w:val="22"/>
          <w:rPrChange w:id="18410" w:author="tao huang" w:date="2017-09-17T12:05:00Z">
            <w:rPr>
              <w:del w:id="18411" w:author="tao huang" w:date="2017-09-17T12:01:00Z"/>
            </w:rPr>
          </w:rPrChange>
        </w:rPr>
      </w:pPr>
      <w:del w:id="18412" w:author="tao huang" w:date="2017-09-17T12:01:00Z">
        <w:r w:rsidRPr="00A60A57" w:rsidDel="00A67BFF">
          <w:rPr>
            <w:color w:val="0D0D0D" w:themeColor="text1" w:themeTint="F2"/>
            <w:sz w:val="22"/>
            <w:rPrChange w:id="18413" w:author="tao huang" w:date="2017-09-17T12:05:00Z">
              <w:rPr/>
            </w:rPrChange>
          </w:rPr>
          <w:delText xml:space="preserve">Myers, J. G. and F. M. Nicosia (1970). "Time-Path Types: From Static to Dynamic Typologies." </w:delText>
        </w:r>
        <w:r w:rsidRPr="00A60A57" w:rsidDel="00A67BFF">
          <w:rPr>
            <w:color w:val="0D0D0D" w:themeColor="text1" w:themeTint="F2"/>
            <w:sz w:val="22"/>
            <w:u w:val="single"/>
            <w:rPrChange w:id="18414" w:author="tao huang" w:date="2017-09-17T12:05:00Z">
              <w:rPr>
                <w:u w:val="single"/>
              </w:rPr>
            </w:rPrChange>
          </w:rPr>
          <w:delText>Management Science</w:delText>
        </w:r>
        <w:r w:rsidRPr="00A60A57" w:rsidDel="00A67BFF">
          <w:rPr>
            <w:color w:val="0D0D0D" w:themeColor="text1" w:themeTint="F2"/>
            <w:sz w:val="22"/>
            <w:rPrChange w:id="18415" w:author="tao huang" w:date="2017-09-17T12:05:00Z">
              <w:rPr/>
            </w:rPrChange>
          </w:rPr>
          <w:delText xml:space="preserve"> </w:delText>
        </w:r>
        <w:r w:rsidRPr="00A60A57" w:rsidDel="00A67BFF">
          <w:rPr>
            <w:b/>
            <w:color w:val="0D0D0D" w:themeColor="text1" w:themeTint="F2"/>
            <w:sz w:val="22"/>
            <w:rPrChange w:id="18416" w:author="tao huang" w:date="2017-09-17T12:05:00Z">
              <w:rPr>
                <w:b/>
              </w:rPr>
            </w:rPrChange>
          </w:rPr>
          <w:delText>16</w:delText>
        </w:r>
        <w:r w:rsidRPr="00A60A57" w:rsidDel="00A67BFF">
          <w:rPr>
            <w:color w:val="0D0D0D" w:themeColor="text1" w:themeTint="F2"/>
            <w:sz w:val="22"/>
            <w:rPrChange w:id="18417" w:author="tao huang" w:date="2017-09-17T12:05:00Z">
              <w:rPr/>
            </w:rPrChange>
          </w:rPr>
          <w:delText>(10): B584-B596.</w:delText>
        </w:r>
      </w:del>
    </w:p>
    <w:p w14:paraId="44673BC5" w14:textId="684C75F1" w:rsidR="008B5007" w:rsidRPr="00A60A57" w:rsidDel="00A67BFF" w:rsidRDefault="008B5007" w:rsidP="008B5007">
      <w:pPr>
        <w:pStyle w:val="EndNoteBibliography"/>
        <w:spacing w:after="0"/>
        <w:ind w:left="720" w:hanging="720"/>
        <w:rPr>
          <w:del w:id="18418" w:author="tao huang" w:date="2017-09-17T12:01:00Z"/>
          <w:color w:val="0D0D0D" w:themeColor="text1" w:themeTint="F2"/>
          <w:sz w:val="22"/>
          <w:rPrChange w:id="18419" w:author="tao huang" w:date="2017-09-17T12:05:00Z">
            <w:rPr>
              <w:del w:id="18420" w:author="tao huang" w:date="2017-09-17T12:01:00Z"/>
            </w:rPr>
          </w:rPrChange>
        </w:rPr>
      </w:pPr>
      <w:del w:id="18421" w:author="tao huang" w:date="2017-09-17T12:01:00Z">
        <w:r w:rsidRPr="00A60A57" w:rsidDel="00A67BFF">
          <w:rPr>
            <w:color w:val="0D0D0D" w:themeColor="text1" w:themeTint="F2"/>
            <w:sz w:val="22"/>
            <w:rPrChange w:id="18422" w:author="tao huang" w:date="2017-09-17T12:05:00Z">
              <w:rPr/>
            </w:rPrChange>
          </w:rPr>
          <w:tab/>
        </w:r>
      </w:del>
    </w:p>
    <w:p w14:paraId="0D06A75B" w14:textId="266A0DAB" w:rsidR="008B5007" w:rsidRPr="00A60A57" w:rsidDel="00A67BFF" w:rsidRDefault="008B5007" w:rsidP="008B5007">
      <w:pPr>
        <w:pStyle w:val="EndNoteBibliography"/>
        <w:rPr>
          <w:del w:id="18423" w:author="tao huang" w:date="2017-09-17T12:01:00Z"/>
          <w:color w:val="0D0D0D" w:themeColor="text1" w:themeTint="F2"/>
          <w:sz w:val="22"/>
          <w:rPrChange w:id="18424" w:author="tao huang" w:date="2017-09-17T12:05:00Z">
            <w:rPr>
              <w:del w:id="18425" w:author="tao huang" w:date="2017-09-17T12:01:00Z"/>
            </w:rPr>
          </w:rPrChange>
        </w:rPr>
      </w:pPr>
      <w:del w:id="18426" w:author="tao huang" w:date="2017-09-17T12:01:00Z">
        <w:r w:rsidRPr="00A60A57" w:rsidDel="00A67BFF">
          <w:rPr>
            <w:color w:val="0D0D0D" w:themeColor="text1" w:themeTint="F2"/>
            <w:sz w:val="22"/>
            <w:rPrChange w:id="18427" w:author="tao huang" w:date="2017-09-17T12:05:00Z">
              <w:rPr/>
            </w:rPrChange>
          </w:rPr>
          <w:delText xml:space="preserve">Nijs, V. R., et al. (2001). "The Category-Demand Effects of Price Promotions." </w:delText>
        </w:r>
        <w:r w:rsidRPr="00A60A57" w:rsidDel="00A67BFF">
          <w:rPr>
            <w:color w:val="0D0D0D" w:themeColor="text1" w:themeTint="F2"/>
            <w:sz w:val="22"/>
            <w:u w:val="single"/>
            <w:rPrChange w:id="18428" w:author="tao huang" w:date="2017-09-17T12:05:00Z">
              <w:rPr>
                <w:u w:val="single"/>
              </w:rPr>
            </w:rPrChange>
          </w:rPr>
          <w:delText>Marketing Science</w:delText>
        </w:r>
        <w:r w:rsidRPr="00A60A57" w:rsidDel="00A67BFF">
          <w:rPr>
            <w:color w:val="0D0D0D" w:themeColor="text1" w:themeTint="F2"/>
            <w:sz w:val="22"/>
            <w:rPrChange w:id="18429" w:author="tao huang" w:date="2017-09-17T12:05:00Z">
              <w:rPr/>
            </w:rPrChange>
          </w:rPr>
          <w:delText xml:space="preserve"> </w:delText>
        </w:r>
        <w:r w:rsidRPr="00A60A57" w:rsidDel="00A67BFF">
          <w:rPr>
            <w:b/>
            <w:color w:val="0D0D0D" w:themeColor="text1" w:themeTint="F2"/>
            <w:sz w:val="22"/>
            <w:rPrChange w:id="18430" w:author="tao huang" w:date="2017-09-17T12:05:00Z">
              <w:rPr>
                <w:b/>
              </w:rPr>
            </w:rPrChange>
          </w:rPr>
          <w:delText>20</w:delText>
        </w:r>
        <w:r w:rsidRPr="00A60A57" w:rsidDel="00A67BFF">
          <w:rPr>
            <w:color w:val="0D0D0D" w:themeColor="text1" w:themeTint="F2"/>
            <w:sz w:val="22"/>
            <w:rPrChange w:id="18431" w:author="tao huang" w:date="2017-09-17T12:05:00Z">
              <w:rPr/>
            </w:rPrChange>
          </w:rPr>
          <w:delText>(1): 1-22.</w:delText>
        </w:r>
      </w:del>
    </w:p>
    <w:p w14:paraId="174B89D8" w14:textId="4D9B1F1B" w:rsidR="008B5007" w:rsidRPr="00A60A57" w:rsidDel="00A67BFF" w:rsidRDefault="008B5007" w:rsidP="008B5007">
      <w:pPr>
        <w:pStyle w:val="EndNoteBibliography"/>
        <w:spacing w:after="0"/>
        <w:ind w:left="720" w:hanging="720"/>
        <w:rPr>
          <w:del w:id="18432" w:author="tao huang" w:date="2017-09-17T12:01:00Z"/>
          <w:color w:val="0D0D0D" w:themeColor="text1" w:themeTint="F2"/>
          <w:sz w:val="22"/>
          <w:rPrChange w:id="18433" w:author="tao huang" w:date="2017-09-17T12:05:00Z">
            <w:rPr>
              <w:del w:id="18434" w:author="tao huang" w:date="2017-09-17T12:01:00Z"/>
            </w:rPr>
          </w:rPrChange>
        </w:rPr>
      </w:pPr>
      <w:del w:id="18435" w:author="tao huang" w:date="2017-09-17T12:01:00Z">
        <w:r w:rsidRPr="00A60A57" w:rsidDel="00A67BFF">
          <w:rPr>
            <w:color w:val="0D0D0D" w:themeColor="text1" w:themeTint="F2"/>
            <w:sz w:val="22"/>
            <w:rPrChange w:id="18436" w:author="tao huang" w:date="2017-09-17T12:05:00Z">
              <w:rPr/>
            </w:rPrChange>
          </w:rPr>
          <w:tab/>
        </w:r>
      </w:del>
    </w:p>
    <w:p w14:paraId="711F4CDC" w14:textId="72B5F969" w:rsidR="008B5007" w:rsidRPr="00A60A57" w:rsidDel="00A67BFF" w:rsidRDefault="008B5007" w:rsidP="008B5007">
      <w:pPr>
        <w:pStyle w:val="EndNoteBibliography"/>
        <w:rPr>
          <w:del w:id="18437" w:author="tao huang" w:date="2017-09-17T12:01:00Z"/>
          <w:color w:val="0D0D0D" w:themeColor="text1" w:themeTint="F2"/>
          <w:sz w:val="22"/>
          <w:rPrChange w:id="18438" w:author="tao huang" w:date="2017-09-17T12:05:00Z">
            <w:rPr>
              <w:del w:id="18439" w:author="tao huang" w:date="2017-09-17T12:01:00Z"/>
            </w:rPr>
          </w:rPrChange>
        </w:rPr>
      </w:pPr>
      <w:del w:id="18440" w:author="tao huang" w:date="2017-09-17T12:01:00Z">
        <w:r w:rsidRPr="00A60A57" w:rsidDel="00A67BFF">
          <w:rPr>
            <w:color w:val="0D0D0D" w:themeColor="text1" w:themeTint="F2"/>
            <w:sz w:val="22"/>
            <w:rPrChange w:id="18441" w:author="tao huang" w:date="2017-09-17T12:05:00Z">
              <w:rPr/>
            </w:rPrChange>
          </w:rPr>
          <w:delText xml:space="preserve">Nikolopoulos, K. (2010). "Forecasting with quantitative methods: the impact of special events in time series." </w:delText>
        </w:r>
        <w:r w:rsidRPr="00A60A57" w:rsidDel="00A67BFF">
          <w:rPr>
            <w:color w:val="0D0D0D" w:themeColor="text1" w:themeTint="F2"/>
            <w:sz w:val="22"/>
            <w:u w:val="single"/>
            <w:rPrChange w:id="18442" w:author="tao huang" w:date="2017-09-17T12:05:00Z">
              <w:rPr>
                <w:u w:val="single"/>
              </w:rPr>
            </w:rPrChange>
          </w:rPr>
          <w:delText>Applied Economics</w:delText>
        </w:r>
        <w:r w:rsidRPr="00A60A57" w:rsidDel="00A67BFF">
          <w:rPr>
            <w:color w:val="0D0D0D" w:themeColor="text1" w:themeTint="F2"/>
            <w:sz w:val="22"/>
            <w:rPrChange w:id="18443" w:author="tao huang" w:date="2017-09-17T12:05:00Z">
              <w:rPr/>
            </w:rPrChange>
          </w:rPr>
          <w:delText xml:space="preserve"> </w:delText>
        </w:r>
        <w:r w:rsidRPr="00A60A57" w:rsidDel="00A67BFF">
          <w:rPr>
            <w:b/>
            <w:color w:val="0D0D0D" w:themeColor="text1" w:themeTint="F2"/>
            <w:sz w:val="22"/>
            <w:rPrChange w:id="18444" w:author="tao huang" w:date="2017-09-17T12:05:00Z">
              <w:rPr>
                <w:b/>
              </w:rPr>
            </w:rPrChange>
          </w:rPr>
          <w:delText>42</w:delText>
        </w:r>
        <w:r w:rsidRPr="00A60A57" w:rsidDel="00A67BFF">
          <w:rPr>
            <w:color w:val="0D0D0D" w:themeColor="text1" w:themeTint="F2"/>
            <w:sz w:val="22"/>
            <w:rPrChange w:id="18445" w:author="tao huang" w:date="2017-09-17T12:05:00Z">
              <w:rPr/>
            </w:rPrChange>
          </w:rPr>
          <w:delText>: 947-955.</w:delText>
        </w:r>
      </w:del>
    </w:p>
    <w:p w14:paraId="6AD3C8F1" w14:textId="4A2E24D5" w:rsidR="008B5007" w:rsidRPr="00A60A57" w:rsidDel="00A67BFF" w:rsidRDefault="008B5007" w:rsidP="008B5007">
      <w:pPr>
        <w:pStyle w:val="EndNoteBibliography"/>
        <w:spacing w:after="0"/>
        <w:ind w:left="720" w:hanging="720"/>
        <w:rPr>
          <w:del w:id="18446" w:author="tao huang" w:date="2017-09-17T12:01:00Z"/>
          <w:color w:val="0D0D0D" w:themeColor="text1" w:themeTint="F2"/>
          <w:sz w:val="22"/>
          <w:rPrChange w:id="18447" w:author="tao huang" w:date="2017-09-17T12:05:00Z">
            <w:rPr>
              <w:del w:id="18448" w:author="tao huang" w:date="2017-09-17T12:01:00Z"/>
            </w:rPr>
          </w:rPrChange>
        </w:rPr>
      </w:pPr>
      <w:del w:id="18449" w:author="tao huang" w:date="2017-09-17T12:01:00Z">
        <w:r w:rsidRPr="00A60A57" w:rsidDel="00A67BFF">
          <w:rPr>
            <w:color w:val="0D0D0D" w:themeColor="text1" w:themeTint="F2"/>
            <w:sz w:val="22"/>
            <w:rPrChange w:id="18450" w:author="tao huang" w:date="2017-09-17T12:05:00Z">
              <w:rPr/>
            </w:rPrChange>
          </w:rPr>
          <w:tab/>
        </w:r>
      </w:del>
    </w:p>
    <w:p w14:paraId="5884FE1D" w14:textId="1911FD2A" w:rsidR="008B5007" w:rsidRPr="00A60A57" w:rsidDel="00A67BFF" w:rsidRDefault="008B5007" w:rsidP="008B5007">
      <w:pPr>
        <w:pStyle w:val="EndNoteBibliography"/>
        <w:rPr>
          <w:del w:id="18451" w:author="tao huang" w:date="2017-09-17T12:01:00Z"/>
          <w:color w:val="0D0D0D" w:themeColor="text1" w:themeTint="F2"/>
          <w:sz w:val="22"/>
          <w:rPrChange w:id="18452" w:author="tao huang" w:date="2017-09-17T12:05:00Z">
            <w:rPr>
              <w:del w:id="18453" w:author="tao huang" w:date="2017-09-17T12:01:00Z"/>
            </w:rPr>
          </w:rPrChange>
        </w:rPr>
      </w:pPr>
      <w:del w:id="18454" w:author="tao huang" w:date="2017-09-17T12:01:00Z">
        <w:r w:rsidRPr="00A60A57" w:rsidDel="00A67BFF">
          <w:rPr>
            <w:color w:val="0D0D0D" w:themeColor="text1" w:themeTint="F2"/>
            <w:sz w:val="22"/>
            <w:rPrChange w:id="18455" w:author="tao huang" w:date="2017-09-17T12:05:00Z">
              <w:rPr/>
            </w:rPrChange>
          </w:rPr>
          <w:delText xml:space="preserve">OrderDynamics (2015). Retailers and the Ghost Economy: The Haunting of Returns. </w:delText>
        </w:r>
        <w:r w:rsidR="00F65496" w:rsidRPr="00A60A57" w:rsidDel="00A67BFF">
          <w:rPr>
            <w:color w:val="0D0D0D" w:themeColor="text1" w:themeTint="F2"/>
            <w:sz w:val="22"/>
            <w:rPrChange w:id="18456" w:author="tao huang" w:date="2017-09-17T12:05:00Z">
              <w:rPr/>
            </w:rPrChange>
          </w:rPr>
          <w:fldChar w:fldCharType="begin"/>
        </w:r>
        <w:r w:rsidR="00F65496" w:rsidRPr="00A60A57" w:rsidDel="00A67BFF">
          <w:rPr>
            <w:color w:val="0D0D0D" w:themeColor="text1" w:themeTint="F2"/>
            <w:sz w:val="22"/>
            <w:rPrChange w:id="18457" w:author="tao huang" w:date="2017-09-17T12:05:00Z">
              <w:rPr/>
            </w:rPrChange>
          </w:rPr>
          <w:delInstrText xml:space="preserve"> HYPERLINK "http://engage.dynamicaction.com/WS-2015-06-IHL-Ghost-Economy-Haunting-of-Returns-AR_LP.html" </w:delInstrText>
        </w:r>
        <w:r w:rsidR="00F65496" w:rsidRPr="00A60A57" w:rsidDel="00A67BFF">
          <w:rPr>
            <w:color w:val="0D0D0D" w:themeColor="text1" w:themeTint="F2"/>
            <w:sz w:val="22"/>
            <w:rPrChange w:id="18458" w:author="tao huang" w:date="2017-09-17T12:05:00Z">
              <w:rPr/>
            </w:rPrChange>
          </w:rPr>
          <w:fldChar w:fldCharType="separate"/>
        </w:r>
        <w:r w:rsidRPr="00A60A57" w:rsidDel="00A67BFF">
          <w:rPr>
            <w:rStyle w:val="Hyperlink"/>
            <w:color w:val="0D0D0D" w:themeColor="text1" w:themeTint="F2"/>
            <w:sz w:val="22"/>
            <w:rPrChange w:id="18459" w:author="tao huang" w:date="2017-09-17T12:05:00Z">
              <w:rPr>
                <w:rStyle w:val="Hyperlink"/>
              </w:rPr>
            </w:rPrChange>
          </w:rPr>
          <w:delText>http://engage.dynamicaction.com/WS-2015-06-IHL-Ghost-Economy-Haunting-of-Returns-AR_LP.html</w:delText>
        </w:r>
        <w:r w:rsidR="00F65496" w:rsidRPr="00A60A57" w:rsidDel="00A67BFF">
          <w:rPr>
            <w:rStyle w:val="Hyperlink"/>
            <w:color w:val="0D0D0D" w:themeColor="text1" w:themeTint="F2"/>
            <w:sz w:val="22"/>
            <w:rPrChange w:id="18460" w:author="tao huang" w:date="2017-09-17T12:05:00Z">
              <w:rPr>
                <w:rStyle w:val="Hyperlink"/>
              </w:rPr>
            </w:rPrChange>
          </w:rPr>
          <w:fldChar w:fldCharType="end"/>
        </w:r>
        <w:r w:rsidRPr="00A60A57" w:rsidDel="00A67BFF">
          <w:rPr>
            <w:color w:val="0D0D0D" w:themeColor="text1" w:themeTint="F2"/>
            <w:sz w:val="22"/>
            <w:rPrChange w:id="18461" w:author="tao huang" w:date="2017-09-17T12:05:00Z">
              <w:rPr/>
            </w:rPrChange>
          </w:rPr>
          <w:delText>.</w:delText>
        </w:r>
      </w:del>
    </w:p>
    <w:p w14:paraId="2F281304" w14:textId="6229E1BD" w:rsidR="008B5007" w:rsidRPr="00A60A57" w:rsidDel="00A67BFF" w:rsidRDefault="008B5007" w:rsidP="008B5007">
      <w:pPr>
        <w:pStyle w:val="EndNoteBibliography"/>
        <w:spacing w:after="0"/>
        <w:ind w:left="720" w:hanging="720"/>
        <w:rPr>
          <w:del w:id="18462" w:author="tao huang" w:date="2017-09-17T12:01:00Z"/>
          <w:color w:val="0D0D0D" w:themeColor="text1" w:themeTint="F2"/>
          <w:sz w:val="22"/>
          <w:rPrChange w:id="18463" w:author="tao huang" w:date="2017-09-17T12:05:00Z">
            <w:rPr>
              <w:del w:id="18464" w:author="tao huang" w:date="2017-09-17T12:01:00Z"/>
            </w:rPr>
          </w:rPrChange>
        </w:rPr>
      </w:pPr>
      <w:del w:id="18465" w:author="tao huang" w:date="2017-09-17T12:01:00Z">
        <w:r w:rsidRPr="00A60A57" w:rsidDel="00A67BFF">
          <w:rPr>
            <w:color w:val="0D0D0D" w:themeColor="text1" w:themeTint="F2"/>
            <w:sz w:val="22"/>
            <w:rPrChange w:id="18466" w:author="tao huang" w:date="2017-09-17T12:05:00Z">
              <w:rPr/>
            </w:rPrChange>
          </w:rPr>
          <w:tab/>
        </w:r>
      </w:del>
    </w:p>
    <w:p w14:paraId="33DBF6D7" w14:textId="7DF61757" w:rsidR="008B5007" w:rsidRPr="00A60A57" w:rsidDel="00A67BFF" w:rsidRDefault="008B5007" w:rsidP="008B5007">
      <w:pPr>
        <w:pStyle w:val="EndNoteBibliography"/>
        <w:rPr>
          <w:del w:id="18467" w:author="tao huang" w:date="2017-09-17T12:01:00Z"/>
          <w:color w:val="0D0D0D" w:themeColor="text1" w:themeTint="F2"/>
          <w:sz w:val="22"/>
          <w:rPrChange w:id="18468" w:author="tao huang" w:date="2017-09-17T12:05:00Z">
            <w:rPr>
              <w:del w:id="18469" w:author="tao huang" w:date="2017-09-17T12:01:00Z"/>
            </w:rPr>
          </w:rPrChange>
        </w:rPr>
      </w:pPr>
      <w:del w:id="18470" w:author="tao huang" w:date="2017-09-17T12:01:00Z">
        <w:r w:rsidRPr="00A60A57" w:rsidDel="00A67BFF">
          <w:rPr>
            <w:color w:val="0D0D0D" w:themeColor="text1" w:themeTint="F2"/>
            <w:sz w:val="22"/>
            <w:rPrChange w:id="18471" w:author="tao huang" w:date="2017-09-17T12:05:00Z">
              <w:rPr/>
            </w:rPrChange>
          </w:rPr>
          <w:delText xml:space="preserve">Perez-Quiros, G. and A. Timmermann (2000). "Firm Size and Cyclical Variations in Stock Returns." </w:delText>
        </w:r>
        <w:r w:rsidRPr="00A60A57" w:rsidDel="00A67BFF">
          <w:rPr>
            <w:color w:val="0D0D0D" w:themeColor="text1" w:themeTint="F2"/>
            <w:sz w:val="22"/>
            <w:u w:val="single"/>
            <w:rPrChange w:id="18472" w:author="tao huang" w:date="2017-09-17T12:05:00Z">
              <w:rPr>
                <w:u w:val="single"/>
              </w:rPr>
            </w:rPrChange>
          </w:rPr>
          <w:delText>The Journal of Finance</w:delText>
        </w:r>
        <w:r w:rsidRPr="00A60A57" w:rsidDel="00A67BFF">
          <w:rPr>
            <w:color w:val="0D0D0D" w:themeColor="text1" w:themeTint="F2"/>
            <w:sz w:val="22"/>
            <w:rPrChange w:id="18473" w:author="tao huang" w:date="2017-09-17T12:05:00Z">
              <w:rPr/>
            </w:rPrChange>
          </w:rPr>
          <w:delText xml:space="preserve"> </w:delText>
        </w:r>
        <w:r w:rsidRPr="00A60A57" w:rsidDel="00A67BFF">
          <w:rPr>
            <w:b/>
            <w:color w:val="0D0D0D" w:themeColor="text1" w:themeTint="F2"/>
            <w:sz w:val="22"/>
            <w:rPrChange w:id="18474" w:author="tao huang" w:date="2017-09-17T12:05:00Z">
              <w:rPr>
                <w:b/>
              </w:rPr>
            </w:rPrChange>
          </w:rPr>
          <w:delText>55</w:delText>
        </w:r>
        <w:r w:rsidRPr="00A60A57" w:rsidDel="00A67BFF">
          <w:rPr>
            <w:color w:val="0D0D0D" w:themeColor="text1" w:themeTint="F2"/>
            <w:sz w:val="22"/>
            <w:rPrChange w:id="18475" w:author="tao huang" w:date="2017-09-17T12:05:00Z">
              <w:rPr/>
            </w:rPrChange>
          </w:rPr>
          <w:delText>(3): 1229-1262.</w:delText>
        </w:r>
      </w:del>
    </w:p>
    <w:p w14:paraId="4F2252C6" w14:textId="64EA518D" w:rsidR="008B5007" w:rsidRPr="00A60A57" w:rsidDel="00A67BFF" w:rsidRDefault="008B5007" w:rsidP="008B5007">
      <w:pPr>
        <w:pStyle w:val="EndNoteBibliography"/>
        <w:spacing w:after="0"/>
        <w:ind w:left="720" w:hanging="720"/>
        <w:rPr>
          <w:del w:id="18476" w:author="tao huang" w:date="2017-09-17T12:01:00Z"/>
          <w:color w:val="0D0D0D" w:themeColor="text1" w:themeTint="F2"/>
          <w:sz w:val="22"/>
          <w:rPrChange w:id="18477" w:author="tao huang" w:date="2017-09-17T12:05:00Z">
            <w:rPr>
              <w:del w:id="18478" w:author="tao huang" w:date="2017-09-17T12:01:00Z"/>
            </w:rPr>
          </w:rPrChange>
        </w:rPr>
      </w:pPr>
      <w:del w:id="18479" w:author="tao huang" w:date="2017-09-17T12:01:00Z">
        <w:r w:rsidRPr="00A60A57" w:rsidDel="00A67BFF">
          <w:rPr>
            <w:color w:val="0D0D0D" w:themeColor="text1" w:themeTint="F2"/>
            <w:sz w:val="22"/>
            <w:rPrChange w:id="18480" w:author="tao huang" w:date="2017-09-17T12:05:00Z">
              <w:rPr/>
            </w:rPrChange>
          </w:rPr>
          <w:tab/>
        </w:r>
      </w:del>
    </w:p>
    <w:p w14:paraId="5AAA24FB" w14:textId="5EADD06C" w:rsidR="008B5007" w:rsidRPr="00A60A57" w:rsidDel="00A67BFF" w:rsidRDefault="008B5007" w:rsidP="008B5007">
      <w:pPr>
        <w:pStyle w:val="EndNoteBibliography"/>
        <w:rPr>
          <w:del w:id="18481" w:author="tao huang" w:date="2017-09-17T12:01:00Z"/>
          <w:color w:val="0D0D0D" w:themeColor="text1" w:themeTint="F2"/>
          <w:sz w:val="22"/>
          <w:rPrChange w:id="18482" w:author="tao huang" w:date="2017-09-17T12:05:00Z">
            <w:rPr>
              <w:del w:id="18483" w:author="tao huang" w:date="2017-09-17T12:01:00Z"/>
            </w:rPr>
          </w:rPrChange>
        </w:rPr>
      </w:pPr>
      <w:del w:id="18484" w:author="tao huang" w:date="2017-09-17T12:01:00Z">
        <w:r w:rsidRPr="00A60A57" w:rsidDel="00A67BFF">
          <w:rPr>
            <w:color w:val="0D0D0D" w:themeColor="text1" w:themeTint="F2"/>
            <w:sz w:val="22"/>
            <w:rPrChange w:id="18485" w:author="tao huang" w:date="2017-09-17T12:05:00Z">
              <w:rPr/>
            </w:rPrChange>
          </w:rPr>
          <w:delText xml:space="preserve">Pesaran, H. M. and A. Timmermann (2007). "Selection of estimation window in the presence of breaks." </w:delText>
        </w:r>
        <w:r w:rsidRPr="00A60A57" w:rsidDel="00A67BFF">
          <w:rPr>
            <w:color w:val="0D0D0D" w:themeColor="text1" w:themeTint="F2"/>
            <w:sz w:val="22"/>
            <w:u w:val="single"/>
            <w:rPrChange w:id="18486" w:author="tao huang" w:date="2017-09-17T12:05:00Z">
              <w:rPr>
                <w:u w:val="single"/>
              </w:rPr>
            </w:rPrChange>
          </w:rPr>
          <w:delText>Journal of Econometrics</w:delText>
        </w:r>
        <w:r w:rsidRPr="00A60A57" w:rsidDel="00A67BFF">
          <w:rPr>
            <w:color w:val="0D0D0D" w:themeColor="text1" w:themeTint="F2"/>
            <w:sz w:val="22"/>
            <w:rPrChange w:id="18487" w:author="tao huang" w:date="2017-09-17T12:05:00Z">
              <w:rPr/>
            </w:rPrChange>
          </w:rPr>
          <w:delText xml:space="preserve"> </w:delText>
        </w:r>
        <w:r w:rsidRPr="00A60A57" w:rsidDel="00A67BFF">
          <w:rPr>
            <w:b/>
            <w:color w:val="0D0D0D" w:themeColor="text1" w:themeTint="F2"/>
            <w:sz w:val="22"/>
            <w:rPrChange w:id="18488" w:author="tao huang" w:date="2017-09-17T12:05:00Z">
              <w:rPr>
                <w:b/>
              </w:rPr>
            </w:rPrChange>
          </w:rPr>
          <w:delText>137</w:delText>
        </w:r>
        <w:r w:rsidRPr="00A60A57" w:rsidDel="00A67BFF">
          <w:rPr>
            <w:color w:val="0D0D0D" w:themeColor="text1" w:themeTint="F2"/>
            <w:sz w:val="22"/>
            <w:rPrChange w:id="18489" w:author="tao huang" w:date="2017-09-17T12:05:00Z">
              <w:rPr/>
            </w:rPrChange>
          </w:rPr>
          <w:delText>: 134-161.</w:delText>
        </w:r>
      </w:del>
    </w:p>
    <w:p w14:paraId="243C9F93" w14:textId="4D21AE94" w:rsidR="008B5007" w:rsidRPr="00A60A57" w:rsidDel="00A67BFF" w:rsidRDefault="008B5007" w:rsidP="008B5007">
      <w:pPr>
        <w:pStyle w:val="EndNoteBibliography"/>
        <w:spacing w:after="0"/>
        <w:ind w:left="720" w:hanging="720"/>
        <w:rPr>
          <w:del w:id="18490" w:author="tao huang" w:date="2017-09-17T12:01:00Z"/>
          <w:color w:val="0D0D0D" w:themeColor="text1" w:themeTint="F2"/>
          <w:sz w:val="22"/>
          <w:rPrChange w:id="18491" w:author="tao huang" w:date="2017-09-17T12:05:00Z">
            <w:rPr>
              <w:del w:id="18492" w:author="tao huang" w:date="2017-09-17T12:01:00Z"/>
            </w:rPr>
          </w:rPrChange>
        </w:rPr>
      </w:pPr>
      <w:del w:id="18493" w:author="tao huang" w:date="2017-09-17T12:01:00Z">
        <w:r w:rsidRPr="00A60A57" w:rsidDel="00A67BFF">
          <w:rPr>
            <w:color w:val="0D0D0D" w:themeColor="text1" w:themeTint="F2"/>
            <w:sz w:val="22"/>
            <w:rPrChange w:id="18494" w:author="tao huang" w:date="2017-09-17T12:05:00Z">
              <w:rPr/>
            </w:rPrChange>
          </w:rPr>
          <w:tab/>
        </w:r>
      </w:del>
    </w:p>
    <w:p w14:paraId="1935A705" w14:textId="279CD782" w:rsidR="008B5007" w:rsidRPr="00A60A57" w:rsidDel="00A67BFF" w:rsidRDefault="008B5007" w:rsidP="008B5007">
      <w:pPr>
        <w:pStyle w:val="EndNoteBibliography"/>
        <w:rPr>
          <w:del w:id="18495" w:author="tao huang" w:date="2017-09-17T12:01:00Z"/>
          <w:color w:val="0D0D0D" w:themeColor="text1" w:themeTint="F2"/>
          <w:sz w:val="22"/>
          <w:rPrChange w:id="18496" w:author="tao huang" w:date="2017-09-17T12:05:00Z">
            <w:rPr>
              <w:del w:id="18497" w:author="tao huang" w:date="2017-09-17T12:01:00Z"/>
            </w:rPr>
          </w:rPrChange>
        </w:rPr>
      </w:pPr>
      <w:del w:id="18498" w:author="tao huang" w:date="2017-09-17T12:01:00Z">
        <w:r w:rsidRPr="00A60A57" w:rsidDel="00A67BFF">
          <w:rPr>
            <w:color w:val="0D0D0D" w:themeColor="text1" w:themeTint="F2"/>
            <w:sz w:val="22"/>
            <w:rPrChange w:id="18499" w:author="tao huang" w:date="2017-09-17T12:05:00Z">
              <w:rPr/>
            </w:rPrChange>
          </w:rPr>
          <w:delText xml:space="preserve">Pesaran, M. H. and A. Pick (2011). "Forecast Combination Across Estimation Windows." </w:delText>
        </w:r>
        <w:r w:rsidRPr="00A60A57" w:rsidDel="00A67BFF">
          <w:rPr>
            <w:color w:val="0D0D0D" w:themeColor="text1" w:themeTint="F2"/>
            <w:sz w:val="22"/>
            <w:u w:val="single"/>
            <w:rPrChange w:id="18500" w:author="tao huang" w:date="2017-09-17T12:05:00Z">
              <w:rPr>
                <w:u w:val="single"/>
              </w:rPr>
            </w:rPrChange>
          </w:rPr>
          <w:delText>Journal of Business &amp; Economic Statistics</w:delText>
        </w:r>
        <w:r w:rsidRPr="00A60A57" w:rsidDel="00A67BFF">
          <w:rPr>
            <w:color w:val="0D0D0D" w:themeColor="text1" w:themeTint="F2"/>
            <w:sz w:val="22"/>
            <w:rPrChange w:id="18501" w:author="tao huang" w:date="2017-09-17T12:05:00Z">
              <w:rPr/>
            </w:rPrChange>
          </w:rPr>
          <w:delText xml:space="preserve"> </w:delText>
        </w:r>
        <w:r w:rsidRPr="00A60A57" w:rsidDel="00A67BFF">
          <w:rPr>
            <w:b/>
            <w:color w:val="0D0D0D" w:themeColor="text1" w:themeTint="F2"/>
            <w:sz w:val="22"/>
            <w:rPrChange w:id="18502" w:author="tao huang" w:date="2017-09-17T12:05:00Z">
              <w:rPr>
                <w:b/>
              </w:rPr>
            </w:rPrChange>
          </w:rPr>
          <w:delText>29</w:delText>
        </w:r>
        <w:r w:rsidRPr="00A60A57" w:rsidDel="00A67BFF">
          <w:rPr>
            <w:color w:val="0D0D0D" w:themeColor="text1" w:themeTint="F2"/>
            <w:sz w:val="22"/>
            <w:rPrChange w:id="18503" w:author="tao huang" w:date="2017-09-17T12:05:00Z">
              <w:rPr/>
            </w:rPrChange>
          </w:rPr>
          <w:delText>(2): 307-318.</w:delText>
        </w:r>
      </w:del>
    </w:p>
    <w:p w14:paraId="6E3E7781" w14:textId="470455D7" w:rsidR="008B5007" w:rsidRPr="00A60A57" w:rsidDel="00A67BFF" w:rsidRDefault="008B5007" w:rsidP="008B5007">
      <w:pPr>
        <w:pStyle w:val="EndNoteBibliography"/>
        <w:spacing w:after="0"/>
        <w:ind w:left="720" w:hanging="720"/>
        <w:rPr>
          <w:del w:id="18504" w:author="tao huang" w:date="2017-09-17T12:01:00Z"/>
          <w:color w:val="0D0D0D" w:themeColor="text1" w:themeTint="F2"/>
          <w:sz w:val="22"/>
          <w:rPrChange w:id="18505" w:author="tao huang" w:date="2017-09-17T12:05:00Z">
            <w:rPr>
              <w:del w:id="18506" w:author="tao huang" w:date="2017-09-17T12:01:00Z"/>
            </w:rPr>
          </w:rPrChange>
        </w:rPr>
      </w:pPr>
      <w:del w:id="18507" w:author="tao huang" w:date="2017-09-17T12:01:00Z">
        <w:r w:rsidRPr="00A60A57" w:rsidDel="00A67BFF">
          <w:rPr>
            <w:color w:val="0D0D0D" w:themeColor="text1" w:themeTint="F2"/>
            <w:sz w:val="22"/>
            <w:rPrChange w:id="18508" w:author="tao huang" w:date="2017-09-17T12:05:00Z">
              <w:rPr/>
            </w:rPrChange>
          </w:rPr>
          <w:tab/>
        </w:r>
      </w:del>
    </w:p>
    <w:p w14:paraId="335C2716" w14:textId="5F82B77D" w:rsidR="008B5007" w:rsidRPr="00A60A57" w:rsidDel="00A67BFF" w:rsidRDefault="008B5007" w:rsidP="008B5007">
      <w:pPr>
        <w:pStyle w:val="EndNoteBibliography"/>
        <w:rPr>
          <w:del w:id="18509" w:author="tao huang" w:date="2017-09-17T12:01:00Z"/>
          <w:color w:val="0D0D0D" w:themeColor="text1" w:themeTint="F2"/>
          <w:sz w:val="22"/>
          <w:rPrChange w:id="18510" w:author="tao huang" w:date="2017-09-17T12:05:00Z">
            <w:rPr>
              <w:del w:id="18511" w:author="tao huang" w:date="2017-09-17T12:01:00Z"/>
            </w:rPr>
          </w:rPrChange>
        </w:rPr>
      </w:pPr>
      <w:del w:id="18512" w:author="tao huang" w:date="2017-09-17T12:01:00Z">
        <w:r w:rsidRPr="00A60A57" w:rsidDel="00A67BFF">
          <w:rPr>
            <w:color w:val="0D0D0D" w:themeColor="text1" w:themeTint="F2"/>
            <w:sz w:val="22"/>
            <w:rPrChange w:id="18513" w:author="tao huang" w:date="2017-09-17T12:05:00Z">
              <w:rPr/>
            </w:rPrChange>
          </w:rPr>
          <w:delText xml:space="preserve">Pesaran, M. H., et al. (2009). "Forecasting Economic and Financial Variables with Global VARs." </w:delText>
        </w:r>
        <w:r w:rsidRPr="00A60A57" w:rsidDel="00A67BFF">
          <w:rPr>
            <w:color w:val="0D0D0D" w:themeColor="text1" w:themeTint="F2"/>
            <w:sz w:val="22"/>
            <w:u w:val="single"/>
            <w:rPrChange w:id="18514" w:author="tao huang" w:date="2017-09-17T12:05:00Z">
              <w:rPr>
                <w:u w:val="single"/>
              </w:rPr>
            </w:rPrChange>
          </w:rPr>
          <w:delText>International Journal of Forecasting</w:delText>
        </w:r>
        <w:r w:rsidRPr="00A60A57" w:rsidDel="00A67BFF">
          <w:rPr>
            <w:color w:val="0D0D0D" w:themeColor="text1" w:themeTint="F2"/>
            <w:sz w:val="22"/>
            <w:rPrChange w:id="18515" w:author="tao huang" w:date="2017-09-17T12:05:00Z">
              <w:rPr/>
            </w:rPrChange>
          </w:rPr>
          <w:delText xml:space="preserve"> </w:delText>
        </w:r>
        <w:r w:rsidRPr="00A60A57" w:rsidDel="00A67BFF">
          <w:rPr>
            <w:b/>
            <w:color w:val="0D0D0D" w:themeColor="text1" w:themeTint="F2"/>
            <w:sz w:val="22"/>
            <w:rPrChange w:id="18516" w:author="tao huang" w:date="2017-09-17T12:05:00Z">
              <w:rPr>
                <w:b/>
              </w:rPr>
            </w:rPrChange>
          </w:rPr>
          <w:delText>25</w:delText>
        </w:r>
        <w:r w:rsidRPr="00A60A57" w:rsidDel="00A67BFF">
          <w:rPr>
            <w:color w:val="0D0D0D" w:themeColor="text1" w:themeTint="F2"/>
            <w:sz w:val="22"/>
            <w:rPrChange w:id="18517" w:author="tao huang" w:date="2017-09-17T12:05:00Z">
              <w:rPr/>
            </w:rPrChange>
          </w:rPr>
          <w:delText>: 642-675.</w:delText>
        </w:r>
      </w:del>
    </w:p>
    <w:p w14:paraId="48AE2412" w14:textId="34C613D9" w:rsidR="008B5007" w:rsidRPr="00A60A57" w:rsidDel="00A67BFF" w:rsidRDefault="008B5007" w:rsidP="008B5007">
      <w:pPr>
        <w:pStyle w:val="EndNoteBibliography"/>
        <w:spacing w:after="0"/>
        <w:ind w:left="720" w:hanging="720"/>
        <w:rPr>
          <w:del w:id="18518" w:author="tao huang" w:date="2017-09-17T12:01:00Z"/>
          <w:color w:val="0D0D0D" w:themeColor="text1" w:themeTint="F2"/>
          <w:sz w:val="22"/>
          <w:rPrChange w:id="18519" w:author="tao huang" w:date="2017-09-17T12:05:00Z">
            <w:rPr>
              <w:del w:id="18520" w:author="tao huang" w:date="2017-09-17T12:01:00Z"/>
            </w:rPr>
          </w:rPrChange>
        </w:rPr>
      </w:pPr>
      <w:del w:id="18521" w:author="tao huang" w:date="2017-09-17T12:01:00Z">
        <w:r w:rsidRPr="00A60A57" w:rsidDel="00A67BFF">
          <w:rPr>
            <w:color w:val="0D0D0D" w:themeColor="text1" w:themeTint="F2"/>
            <w:sz w:val="22"/>
            <w:rPrChange w:id="18522" w:author="tao huang" w:date="2017-09-17T12:05:00Z">
              <w:rPr/>
            </w:rPrChange>
          </w:rPr>
          <w:tab/>
        </w:r>
      </w:del>
    </w:p>
    <w:p w14:paraId="73FA3FE9" w14:textId="4582A5E9" w:rsidR="008B5007" w:rsidRPr="00A60A57" w:rsidDel="00A67BFF" w:rsidRDefault="008B5007" w:rsidP="008B5007">
      <w:pPr>
        <w:pStyle w:val="EndNoteBibliography"/>
        <w:rPr>
          <w:del w:id="18523" w:author="tao huang" w:date="2017-09-17T12:01:00Z"/>
          <w:color w:val="0D0D0D" w:themeColor="text1" w:themeTint="F2"/>
          <w:sz w:val="22"/>
          <w:rPrChange w:id="18524" w:author="tao huang" w:date="2017-09-17T12:05:00Z">
            <w:rPr>
              <w:del w:id="18525" w:author="tao huang" w:date="2017-09-17T12:01:00Z"/>
            </w:rPr>
          </w:rPrChange>
        </w:rPr>
      </w:pPr>
      <w:del w:id="18526" w:author="tao huang" w:date="2017-09-17T12:01:00Z">
        <w:r w:rsidRPr="00A60A57" w:rsidDel="00A67BFF">
          <w:rPr>
            <w:color w:val="0D0D0D" w:themeColor="text1" w:themeTint="F2"/>
            <w:sz w:val="22"/>
            <w:rPrChange w:id="18527" w:author="tao huang" w:date="2017-09-17T12:05:00Z">
              <w:rPr/>
            </w:rPrChange>
          </w:rPr>
          <w:delText xml:space="preserve">Pesaran, M. H. and A. Timmermann (2002). "Market timing and return prediction under model instability." </w:delText>
        </w:r>
        <w:r w:rsidRPr="00A60A57" w:rsidDel="00A67BFF">
          <w:rPr>
            <w:color w:val="0D0D0D" w:themeColor="text1" w:themeTint="F2"/>
            <w:sz w:val="22"/>
            <w:u w:val="single"/>
            <w:rPrChange w:id="18528" w:author="tao huang" w:date="2017-09-17T12:05:00Z">
              <w:rPr>
                <w:u w:val="single"/>
              </w:rPr>
            </w:rPrChange>
          </w:rPr>
          <w:delText>Journal of Empirical Finance</w:delText>
        </w:r>
        <w:r w:rsidRPr="00A60A57" w:rsidDel="00A67BFF">
          <w:rPr>
            <w:color w:val="0D0D0D" w:themeColor="text1" w:themeTint="F2"/>
            <w:sz w:val="22"/>
            <w:rPrChange w:id="18529" w:author="tao huang" w:date="2017-09-17T12:05:00Z">
              <w:rPr/>
            </w:rPrChange>
          </w:rPr>
          <w:delText xml:space="preserve"> </w:delText>
        </w:r>
        <w:r w:rsidRPr="00A60A57" w:rsidDel="00A67BFF">
          <w:rPr>
            <w:b/>
            <w:color w:val="0D0D0D" w:themeColor="text1" w:themeTint="F2"/>
            <w:sz w:val="22"/>
            <w:rPrChange w:id="18530" w:author="tao huang" w:date="2017-09-17T12:05:00Z">
              <w:rPr>
                <w:b/>
              </w:rPr>
            </w:rPrChange>
          </w:rPr>
          <w:delText>9</w:delText>
        </w:r>
        <w:r w:rsidRPr="00A60A57" w:rsidDel="00A67BFF">
          <w:rPr>
            <w:color w:val="0D0D0D" w:themeColor="text1" w:themeTint="F2"/>
            <w:sz w:val="22"/>
            <w:rPrChange w:id="18531" w:author="tao huang" w:date="2017-09-17T12:05:00Z">
              <w:rPr/>
            </w:rPrChange>
          </w:rPr>
          <w:delText>(5): 495-510.</w:delText>
        </w:r>
      </w:del>
    </w:p>
    <w:p w14:paraId="64F7618D" w14:textId="4023AEF7" w:rsidR="008B5007" w:rsidRPr="00A60A57" w:rsidDel="00A67BFF" w:rsidRDefault="008B5007" w:rsidP="008B5007">
      <w:pPr>
        <w:pStyle w:val="EndNoteBibliography"/>
        <w:spacing w:after="0"/>
        <w:ind w:left="720" w:hanging="720"/>
        <w:rPr>
          <w:del w:id="18532" w:author="tao huang" w:date="2017-09-17T12:01:00Z"/>
          <w:color w:val="0D0D0D" w:themeColor="text1" w:themeTint="F2"/>
          <w:sz w:val="22"/>
          <w:rPrChange w:id="18533" w:author="tao huang" w:date="2017-09-17T12:05:00Z">
            <w:rPr>
              <w:del w:id="18534" w:author="tao huang" w:date="2017-09-17T12:01:00Z"/>
            </w:rPr>
          </w:rPrChange>
        </w:rPr>
      </w:pPr>
      <w:del w:id="18535" w:author="tao huang" w:date="2017-09-17T12:01:00Z">
        <w:r w:rsidRPr="00A60A57" w:rsidDel="00A67BFF">
          <w:rPr>
            <w:color w:val="0D0D0D" w:themeColor="text1" w:themeTint="F2"/>
            <w:sz w:val="22"/>
            <w:rPrChange w:id="18536" w:author="tao huang" w:date="2017-09-17T12:05:00Z">
              <w:rPr/>
            </w:rPrChange>
          </w:rPr>
          <w:tab/>
        </w:r>
      </w:del>
    </w:p>
    <w:p w14:paraId="4CBA8A5E" w14:textId="382333EB" w:rsidR="008B5007" w:rsidRPr="00A60A57" w:rsidDel="00A67BFF" w:rsidRDefault="008B5007" w:rsidP="008B5007">
      <w:pPr>
        <w:pStyle w:val="EndNoteBibliography"/>
        <w:rPr>
          <w:del w:id="18537" w:author="tao huang" w:date="2017-09-17T12:01:00Z"/>
          <w:color w:val="0D0D0D" w:themeColor="text1" w:themeTint="F2"/>
          <w:sz w:val="22"/>
          <w:rPrChange w:id="18538" w:author="tao huang" w:date="2017-09-17T12:05:00Z">
            <w:rPr>
              <w:del w:id="18539" w:author="tao huang" w:date="2017-09-17T12:01:00Z"/>
            </w:rPr>
          </w:rPrChange>
        </w:rPr>
      </w:pPr>
      <w:del w:id="18540" w:author="tao huang" w:date="2017-09-17T12:01:00Z">
        <w:r w:rsidRPr="00A60A57" w:rsidDel="00A67BFF">
          <w:rPr>
            <w:color w:val="0D0D0D" w:themeColor="text1" w:themeTint="F2"/>
            <w:sz w:val="22"/>
            <w:rPrChange w:id="18541" w:author="tao huang" w:date="2017-09-17T12:05:00Z">
              <w:rPr/>
            </w:rPrChange>
          </w:rPr>
          <w:delText xml:space="preserve">Pesaran, M. H. and A. Timmermann (2005). "Small sample properties of forecasts from autoregressive models under structural breaks." </w:delText>
        </w:r>
        <w:r w:rsidRPr="00A60A57" w:rsidDel="00A67BFF">
          <w:rPr>
            <w:color w:val="0D0D0D" w:themeColor="text1" w:themeTint="F2"/>
            <w:sz w:val="22"/>
            <w:u w:val="single"/>
            <w:rPrChange w:id="18542" w:author="tao huang" w:date="2017-09-17T12:05:00Z">
              <w:rPr>
                <w:u w:val="single"/>
              </w:rPr>
            </w:rPrChange>
          </w:rPr>
          <w:delText>Journal of Econometrics</w:delText>
        </w:r>
        <w:r w:rsidRPr="00A60A57" w:rsidDel="00A67BFF">
          <w:rPr>
            <w:color w:val="0D0D0D" w:themeColor="text1" w:themeTint="F2"/>
            <w:sz w:val="22"/>
            <w:rPrChange w:id="18543" w:author="tao huang" w:date="2017-09-17T12:05:00Z">
              <w:rPr/>
            </w:rPrChange>
          </w:rPr>
          <w:delText xml:space="preserve"> </w:delText>
        </w:r>
        <w:r w:rsidRPr="00A60A57" w:rsidDel="00A67BFF">
          <w:rPr>
            <w:b/>
            <w:color w:val="0D0D0D" w:themeColor="text1" w:themeTint="F2"/>
            <w:sz w:val="22"/>
            <w:rPrChange w:id="18544" w:author="tao huang" w:date="2017-09-17T12:05:00Z">
              <w:rPr>
                <w:b/>
              </w:rPr>
            </w:rPrChange>
          </w:rPr>
          <w:delText>129</w:delText>
        </w:r>
        <w:r w:rsidRPr="00A60A57" w:rsidDel="00A67BFF">
          <w:rPr>
            <w:color w:val="0D0D0D" w:themeColor="text1" w:themeTint="F2"/>
            <w:sz w:val="22"/>
            <w:rPrChange w:id="18545" w:author="tao huang" w:date="2017-09-17T12:05:00Z">
              <w:rPr/>
            </w:rPrChange>
          </w:rPr>
          <w:delText>(1-2): 183-217.</w:delText>
        </w:r>
      </w:del>
    </w:p>
    <w:p w14:paraId="60B6C992" w14:textId="398B9045" w:rsidR="008B5007" w:rsidRPr="00A60A57" w:rsidDel="00A67BFF" w:rsidRDefault="008B5007" w:rsidP="008B5007">
      <w:pPr>
        <w:pStyle w:val="EndNoteBibliography"/>
        <w:spacing w:after="0"/>
        <w:ind w:left="720" w:hanging="720"/>
        <w:rPr>
          <w:del w:id="18546" w:author="tao huang" w:date="2017-09-17T12:01:00Z"/>
          <w:color w:val="0D0D0D" w:themeColor="text1" w:themeTint="F2"/>
          <w:sz w:val="22"/>
          <w:rPrChange w:id="18547" w:author="tao huang" w:date="2017-09-17T12:05:00Z">
            <w:rPr>
              <w:del w:id="18548" w:author="tao huang" w:date="2017-09-17T12:01:00Z"/>
            </w:rPr>
          </w:rPrChange>
        </w:rPr>
      </w:pPr>
      <w:del w:id="18549" w:author="tao huang" w:date="2017-09-17T12:01:00Z">
        <w:r w:rsidRPr="00A60A57" w:rsidDel="00A67BFF">
          <w:rPr>
            <w:color w:val="0D0D0D" w:themeColor="text1" w:themeTint="F2"/>
            <w:sz w:val="22"/>
            <w:rPrChange w:id="18550" w:author="tao huang" w:date="2017-09-17T12:05:00Z">
              <w:rPr/>
            </w:rPrChange>
          </w:rPr>
          <w:tab/>
        </w:r>
      </w:del>
    </w:p>
    <w:p w14:paraId="318ADD29" w14:textId="57BBD2EA" w:rsidR="008B5007" w:rsidRPr="00A60A57" w:rsidDel="00A67BFF" w:rsidRDefault="008B5007" w:rsidP="008B5007">
      <w:pPr>
        <w:pStyle w:val="EndNoteBibliography"/>
        <w:rPr>
          <w:del w:id="18551" w:author="tao huang" w:date="2017-09-17T12:01:00Z"/>
          <w:color w:val="0D0D0D" w:themeColor="text1" w:themeTint="F2"/>
          <w:sz w:val="22"/>
          <w:rPrChange w:id="18552" w:author="tao huang" w:date="2017-09-17T12:05:00Z">
            <w:rPr>
              <w:del w:id="18553" w:author="tao huang" w:date="2017-09-17T12:01:00Z"/>
            </w:rPr>
          </w:rPrChange>
        </w:rPr>
      </w:pPr>
      <w:del w:id="18554" w:author="tao huang" w:date="2017-09-17T12:01:00Z">
        <w:r w:rsidRPr="00A60A57" w:rsidDel="00A67BFF">
          <w:rPr>
            <w:color w:val="0D0D0D" w:themeColor="text1" w:themeTint="F2"/>
            <w:sz w:val="22"/>
            <w:rPrChange w:id="18555" w:author="tao huang" w:date="2017-09-17T12:05:00Z">
              <w:rPr/>
            </w:rPrChange>
          </w:rPr>
          <w:delText xml:space="preserve">Petropoulos, F., et al. (2014). "‘Horses for Courses’ in demand forecasting." </w:delText>
        </w:r>
        <w:r w:rsidRPr="00A60A57" w:rsidDel="00A67BFF">
          <w:rPr>
            <w:color w:val="0D0D0D" w:themeColor="text1" w:themeTint="F2"/>
            <w:sz w:val="22"/>
            <w:u w:val="single"/>
            <w:rPrChange w:id="18556" w:author="tao huang" w:date="2017-09-17T12:05:00Z">
              <w:rPr>
                <w:u w:val="single"/>
              </w:rPr>
            </w:rPrChange>
          </w:rPr>
          <w:delText>European Journal of Operational Research</w:delText>
        </w:r>
        <w:r w:rsidRPr="00A60A57" w:rsidDel="00A67BFF">
          <w:rPr>
            <w:color w:val="0D0D0D" w:themeColor="text1" w:themeTint="F2"/>
            <w:sz w:val="22"/>
            <w:rPrChange w:id="18557" w:author="tao huang" w:date="2017-09-17T12:05:00Z">
              <w:rPr/>
            </w:rPrChange>
          </w:rPr>
          <w:delText xml:space="preserve"> </w:delText>
        </w:r>
        <w:r w:rsidRPr="00A60A57" w:rsidDel="00A67BFF">
          <w:rPr>
            <w:b/>
            <w:color w:val="0D0D0D" w:themeColor="text1" w:themeTint="F2"/>
            <w:sz w:val="22"/>
            <w:rPrChange w:id="18558" w:author="tao huang" w:date="2017-09-17T12:05:00Z">
              <w:rPr>
                <w:b/>
              </w:rPr>
            </w:rPrChange>
          </w:rPr>
          <w:delText>237</w:delText>
        </w:r>
        <w:r w:rsidRPr="00A60A57" w:rsidDel="00A67BFF">
          <w:rPr>
            <w:color w:val="0D0D0D" w:themeColor="text1" w:themeTint="F2"/>
            <w:sz w:val="22"/>
            <w:rPrChange w:id="18559" w:author="tao huang" w:date="2017-09-17T12:05:00Z">
              <w:rPr/>
            </w:rPrChange>
          </w:rPr>
          <w:delText>(1): 152-163.</w:delText>
        </w:r>
      </w:del>
    </w:p>
    <w:p w14:paraId="11780306" w14:textId="5B973525" w:rsidR="008B5007" w:rsidRPr="00A60A57" w:rsidDel="00A67BFF" w:rsidRDefault="008B5007" w:rsidP="008B5007">
      <w:pPr>
        <w:pStyle w:val="EndNoteBibliography"/>
        <w:spacing w:after="0"/>
        <w:ind w:left="720" w:hanging="720"/>
        <w:rPr>
          <w:del w:id="18560" w:author="tao huang" w:date="2017-09-17T12:01:00Z"/>
          <w:color w:val="0D0D0D" w:themeColor="text1" w:themeTint="F2"/>
          <w:sz w:val="22"/>
          <w:rPrChange w:id="18561" w:author="tao huang" w:date="2017-09-17T12:05:00Z">
            <w:rPr>
              <w:del w:id="18562" w:author="tao huang" w:date="2017-09-17T12:01:00Z"/>
            </w:rPr>
          </w:rPrChange>
        </w:rPr>
      </w:pPr>
      <w:del w:id="18563" w:author="tao huang" w:date="2017-09-17T12:01:00Z">
        <w:r w:rsidRPr="00A60A57" w:rsidDel="00A67BFF">
          <w:rPr>
            <w:color w:val="0D0D0D" w:themeColor="text1" w:themeTint="F2"/>
            <w:sz w:val="22"/>
            <w:rPrChange w:id="18564" w:author="tao huang" w:date="2017-09-17T12:05:00Z">
              <w:rPr/>
            </w:rPrChange>
          </w:rPr>
          <w:tab/>
        </w:r>
      </w:del>
    </w:p>
    <w:p w14:paraId="0282EB9A" w14:textId="4597820E" w:rsidR="008B5007" w:rsidRPr="00A60A57" w:rsidDel="00A67BFF" w:rsidRDefault="008B5007" w:rsidP="008B5007">
      <w:pPr>
        <w:pStyle w:val="EndNoteBibliography"/>
        <w:rPr>
          <w:del w:id="18565" w:author="tao huang" w:date="2017-09-17T12:01:00Z"/>
          <w:color w:val="0D0D0D" w:themeColor="text1" w:themeTint="F2"/>
          <w:sz w:val="22"/>
          <w:rPrChange w:id="18566" w:author="tao huang" w:date="2017-09-17T12:05:00Z">
            <w:rPr>
              <w:del w:id="18567" w:author="tao huang" w:date="2017-09-17T12:01:00Z"/>
            </w:rPr>
          </w:rPrChange>
        </w:rPr>
      </w:pPr>
      <w:del w:id="18568" w:author="tao huang" w:date="2017-09-17T12:01:00Z">
        <w:r w:rsidRPr="00A60A57" w:rsidDel="00A67BFF">
          <w:rPr>
            <w:color w:val="0D0D0D" w:themeColor="text1" w:themeTint="F2"/>
            <w:sz w:val="22"/>
            <w:rPrChange w:id="18569" w:author="tao huang" w:date="2017-09-17T12:05:00Z">
              <w:rPr/>
            </w:rPrChange>
          </w:rPr>
          <w:delText xml:space="preserve">Song, H. and S. F. Witt (2003). "Tourism Forecasting: The General-to-Specific Approach." </w:delText>
        </w:r>
        <w:r w:rsidRPr="00A60A57" w:rsidDel="00A67BFF">
          <w:rPr>
            <w:color w:val="0D0D0D" w:themeColor="text1" w:themeTint="F2"/>
            <w:sz w:val="22"/>
            <w:u w:val="single"/>
            <w:rPrChange w:id="18570" w:author="tao huang" w:date="2017-09-17T12:05:00Z">
              <w:rPr>
                <w:u w:val="single"/>
              </w:rPr>
            </w:rPrChange>
          </w:rPr>
          <w:delText>Journal of Travel Research</w:delText>
        </w:r>
        <w:r w:rsidRPr="00A60A57" w:rsidDel="00A67BFF">
          <w:rPr>
            <w:color w:val="0D0D0D" w:themeColor="text1" w:themeTint="F2"/>
            <w:sz w:val="22"/>
            <w:rPrChange w:id="18571" w:author="tao huang" w:date="2017-09-17T12:05:00Z">
              <w:rPr/>
            </w:rPrChange>
          </w:rPr>
          <w:delText xml:space="preserve"> </w:delText>
        </w:r>
        <w:r w:rsidRPr="00A60A57" w:rsidDel="00A67BFF">
          <w:rPr>
            <w:b/>
            <w:color w:val="0D0D0D" w:themeColor="text1" w:themeTint="F2"/>
            <w:sz w:val="22"/>
            <w:rPrChange w:id="18572" w:author="tao huang" w:date="2017-09-17T12:05:00Z">
              <w:rPr>
                <w:b/>
              </w:rPr>
            </w:rPrChange>
          </w:rPr>
          <w:delText>42</w:delText>
        </w:r>
        <w:r w:rsidRPr="00A60A57" w:rsidDel="00A67BFF">
          <w:rPr>
            <w:color w:val="0D0D0D" w:themeColor="text1" w:themeTint="F2"/>
            <w:sz w:val="22"/>
            <w:rPrChange w:id="18573" w:author="tao huang" w:date="2017-09-17T12:05:00Z">
              <w:rPr/>
            </w:rPrChange>
          </w:rPr>
          <w:delText>: 65-74.</w:delText>
        </w:r>
      </w:del>
    </w:p>
    <w:p w14:paraId="3E4B73C0" w14:textId="60652DE6" w:rsidR="008B5007" w:rsidRPr="00A60A57" w:rsidDel="00A67BFF" w:rsidRDefault="008B5007" w:rsidP="008B5007">
      <w:pPr>
        <w:pStyle w:val="EndNoteBibliography"/>
        <w:spacing w:after="0"/>
        <w:ind w:left="720" w:hanging="720"/>
        <w:rPr>
          <w:del w:id="18574" w:author="tao huang" w:date="2017-09-17T12:01:00Z"/>
          <w:color w:val="0D0D0D" w:themeColor="text1" w:themeTint="F2"/>
          <w:sz w:val="22"/>
          <w:rPrChange w:id="18575" w:author="tao huang" w:date="2017-09-17T12:05:00Z">
            <w:rPr>
              <w:del w:id="18576" w:author="tao huang" w:date="2017-09-17T12:01:00Z"/>
            </w:rPr>
          </w:rPrChange>
        </w:rPr>
      </w:pPr>
      <w:del w:id="18577" w:author="tao huang" w:date="2017-09-17T12:01:00Z">
        <w:r w:rsidRPr="00A60A57" w:rsidDel="00A67BFF">
          <w:rPr>
            <w:color w:val="0D0D0D" w:themeColor="text1" w:themeTint="F2"/>
            <w:sz w:val="22"/>
            <w:rPrChange w:id="18578" w:author="tao huang" w:date="2017-09-17T12:05:00Z">
              <w:rPr/>
            </w:rPrChange>
          </w:rPr>
          <w:tab/>
        </w:r>
      </w:del>
    </w:p>
    <w:p w14:paraId="3FB632D5" w14:textId="4B4EDE12" w:rsidR="008B5007" w:rsidRPr="00A60A57" w:rsidDel="00A67BFF" w:rsidRDefault="008B5007" w:rsidP="008B5007">
      <w:pPr>
        <w:pStyle w:val="EndNoteBibliography"/>
        <w:rPr>
          <w:del w:id="18579" w:author="tao huang" w:date="2017-09-17T12:01:00Z"/>
          <w:color w:val="0D0D0D" w:themeColor="text1" w:themeTint="F2"/>
          <w:sz w:val="22"/>
          <w:rPrChange w:id="18580" w:author="tao huang" w:date="2017-09-17T12:05:00Z">
            <w:rPr>
              <w:del w:id="18581" w:author="tao huang" w:date="2017-09-17T12:01:00Z"/>
            </w:rPr>
          </w:rPrChange>
        </w:rPr>
      </w:pPr>
      <w:del w:id="18582" w:author="tao huang" w:date="2017-09-17T12:01:00Z">
        <w:r w:rsidRPr="00A60A57" w:rsidDel="00A67BFF">
          <w:rPr>
            <w:color w:val="0D0D0D" w:themeColor="text1" w:themeTint="F2"/>
            <w:sz w:val="22"/>
            <w:rPrChange w:id="18583" w:author="tao huang" w:date="2017-09-17T12:05:00Z">
              <w:rPr/>
            </w:rPrChange>
          </w:rPr>
          <w:delText xml:space="preserve">Stock, J. H. and M. W. Watson (1996). "Evidence on Structural Instability in Macroeconomic Time Series Relations." </w:delText>
        </w:r>
        <w:r w:rsidRPr="00A60A57" w:rsidDel="00A67BFF">
          <w:rPr>
            <w:color w:val="0D0D0D" w:themeColor="text1" w:themeTint="F2"/>
            <w:sz w:val="22"/>
            <w:u w:val="single"/>
            <w:rPrChange w:id="18584" w:author="tao huang" w:date="2017-09-17T12:05:00Z">
              <w:rPr>
                <w:u w:val="single"/>
              </w:rPr>
            </w:rPrChange>
          </w:rPr>
          <w:delText>Journal of Business and Economic Statistics</w:delText>
        </w:r>
        <w:r w:rsidRPr="00A60A57" w:rsidDel="00A67BFF">
          <w:rPr>
            <w:color w:val="0D0D0D" w:themeColor="text1" w:themeTint="F2"/>
            <w:sz w:val="22"/>
            <w:rPrChange w:id="18585" w:author="tao huang" w:date="2017-09-17T12:05:00Z">
              <w:rPr/>
            </w:rPrChange>
          </w:rPr>
          <w:delText xml:space="preserve"> </w:delText>
        </w:r>
        <w:r w:rsidRPr="00A60A57" w:rsidDel="00A67BFF">
          <w:rPr>
            <w:b/>
            <w:color w:val="0D0D0D" w:themeColor="text1" w:themeTint="F2"/>
            <w:sz w:val="22"/>
            <w:rPrChange w:id="18586" w:author="tao huang" w:date="2017-09-17T12:05:00Z">
              <w:rPr>
                <w:b/>
              </w:rPr>
            </w:rPrChange>
          </w:rPr>
          <w:delText>14</w:delText>
        </w:r>
        <w:r w:rsidRPr="00A60A57" w:rsidDel="00A67BFF">
          <w:rPr>
            <w:color w:val="0D0D0D" w:themeColor="text1" w:themeTint="F2"/>
            <w:sz w:val="22"/>
            <w:rPrChange w:id="18587" w:author="tao huang" w:date="2017-09-17T12:05:00Z">
              <w:rPr/>
            </w:rPrChange>
          </w:rPr>
          <w:delText>.</w:delText>
        </w:r>
      </w:del>
    </w:p>
    <w:p w14:paraId="77CD1AA8" w14:textId="2BAA274A" w:rsidR="008B5007" w:rsidRPr="00A60A57" w:rsidDel="00A67BFF" w:rsidRDefault="008B5007" w:rsidP="008B5007">
      <w:pPr>
        <w:pStyle w:val="EndNoteBibliography"/>
        <w:spacing w:after="0"/>
        <w:ind w:left="720" w:hanging="720"/>
        <w:rPr>
          <w:del w:id="18588" w:author="tao huang" w:date="2017-09-17T12:01:00Z"/>
          <w:color w:val="0D0D0D" w:themeColor="text1" w:themeTint="F2"/>
          <w:sz w:val="22"/>
          <w:rPrChange w:id="18589" w:author="tao huang" w:date="2017-09-17T12:05:00Z">
            <w:rPr>
              <w:del w:id="18590" w:author="tao huang" w:date="2017-09-17T12:01:00Z"/>
            </w:rPr>
          </w:rPrChange>
        </w:rPr>
      </w:pPr>
      <w:del w:id="18591" w:author="tao huang" w:date="2017-09-17T12:01:00Z">
        <w:r w:rsidRPr="00A60A57" w:rsidDel="00A67BFF">
          <w:rPr>
            <w:color w:val="0D0D0D" w:themeColor="text1" w:themeTint="F2"/>
            <w:sz w:val="22"/>
            <w:rPrChange w:id="18592" w:author="tao huang" w:date="2017-09-17T12:05:00Z">
              <w:rPr/>
            </w:rPrChange>
          </w:rPr>
          <w:tab/>
        </w:r>
      </w:del>
    </w:p>
    <w:p w14:paraId="7A5C855F" w14:textId="0AEE9408" w:rsidR="008B5007" w:rsidRPr="00A60A57" w:rsidDel="00A67BFF" w:rsidRDefault="008B5007" w:rsidP="008B5007">
      <w:pPr>
        <w:pStyle w:val="EndNoteBibliography"/>
        <w:rPr>
          <w:del w:id="18593" w:author="tao huang" w:date="2017-09-17T12:01:00Z"/>
          <w:color w:val="0D0D0D" w:themeColor="text1" w:themeTint="F2"/>
          <w:sz w:val="22"/>
          <w:rPrChange w:id="18594" w:author="tao huang" w:date="2017-09-17T12:05:00Z">
            <w:rPr>
              <w:del w:id="18595" w:author="tao huang" w:date="2017-09-17T12:01:00Z"/>
            </w:rPr>
          </w:rPrChange>
        </w:rPr>
      </w:pPr>
      <w:del w:id="18596" w:author="tao huang" w:date="2017-09-17T12:01:00Z">
        <w:r w:rsidRPr="00A60A57" w:rsidDel="00A67BFF">
          <w:rPr>
            <w:color w:val="0D0D0D" w:themeColor="text1" w:themeTint="F2"/>
            <w:sz w:val="22"/>
            <w:rPrChange w:id="18597" w:author="tao huang" w:date="2017-09-17T12:05:00Z">
              <w:rPr/>
            </w:rPrChange>
          </w:rPr>
          <w:delText xml:space="preserve">Tashman, L. J. (2000). "Out-of-sample tests of forecasting accuracy: an analysis and review " </w:delText>
        </w:r>
        <w:r w:rsidRPr="00A60A57" w:rsidDel="00A67BFF">
          <w:rPr>
            <w:color w:val="0D0D0D" w:themeColor="text1" w:themeTint="F2"/>
            <w:sz w:val="22"/>
            <w:u w:val="single"/>
            <w:rPrChange w:id="18598" w:author="tao huang" w:date="2017-09-17T12:05:00Z">
              <w:rPr>
                <w:u w:val="single"/>
              </w:rPr>
            </w:rPrChange>
          </w:rPr>
          <w:delText>International Journal of Forecasting</w:delText>
        </w:r>
        <w:r w:rsidRPr="00A60A57" w:rsidDel="00A67BFF">
          <w:rPr>
            <w:color w:val="0D0D0D" w:themeColor="text1" w:themeTint="F2"/>
            <w:sz w:val="22"/>
            <w:rPrChange w:id="18599" w:author="tao huang" w:date="2017-09-17T12:05:00Z">
              <w:rPr/>
            </w:rPrChange>
          </w:rPr>
          <w:delText xml:space="preserve"> </w:delText>
        </w:r>
        <w:r w:rsidRPr="00A60A57" w:rsidDel="00A67BFF">
          <w:rPr>
            <w:b/>
            <w:color w:val="0D0D0D" w:themeColor="text1" w:themeTint="F2"/>
            <w:sz w:val="22"/>
            <w:rPrChange w:id="18600" w:author="tao huang" w:date="2017-09-17T12:05:00Z">
              <w:rPr>
                <w:b/>
              </w:rPr>
            </w:rPrChange>
          </w:rPr>
          <w:delText>16</w:delText>
        </w:r>
        <w:r w:rsidRPr="00A60A57" w:rsidDel="00A67BFF">
          <w:rPr>
            <w:color w:val="0D0D0D" w:themeColor="text1" w:themeTint="F2"/>
            <w:sz w:val="22"/>
            <w:rPrChange w:id="18601" w:author="tao huang" w:date="2017-09-17T12:05:00Z">
              <w:rPr/>
            </w:rPrChange>
          </w:rPr>
          <w:delText>(4).</w:delText>
        </w:r>
      </w:del>
    </w:p>
    <w:p w14:paraId="1AE735F0" w14:textId="7DB1BF22" w:rsidR="008B5007" w:rsidRPr="00A60A57" w:rsidDel="00A67BFF" w:rsidRDefault="008B5007" w:rsidP="008B5007">
      <w:pPr>
        <w:pStyle w:val="EndNoteBibliography"/>
        <w:spacing w:after="0"/>
        <w:ind w:left="720" w:hanging="720"/>
        <w:rPr>
          <w:del w:id="18602" w:author="tao huang" w:date="2017-09-17T12:01:00Z"/>
          <w:color w:val="0D0D0D" w:themeColor="text1" w:themeTint="F2"/>
          <w:sz w:val="22"/>
          <w:rPrChange w:id="18603" w:author="tao huang" w:date="2017-09-17T12:05:00Z">
            <w:rPr>
              <w:del w:id="18604" w:author="tao huang" w:date="2017-09-17T12:01:00Z"/>
            </w:rPr>
          </w:rPrChange>
        </w:rPr>
      </w:pPr>
      <w:del w:id="18605" w:author="tao huang" w:date="2017-09-17T12:01:00Z">
        <w:r w:rsidRPr="00A60A57" w:rsidDel="00A67BFF">
          <w:rPr>
            <w:color w:val="0D0D0D" w:themeColor="text1" w:themeTint="F2"/>
            <w:sz w:val="22"/>
            <w:rPrChange w:id="18606" w:author="tao huang" w:date="2017-09-17T12:05:00Z">
              <w:rPr/>
            </w:rPrChange>
          </w:rPr>
          <w:tab/>
        </w:r>
      </w:del>
    </w:p>
    <w:p w14:paraId="12468419" w14:textId="3E855F05" w:rsidR="008B5007" w:rsidRPr="00A60A57" w:rsidDel="00A67BFF" w:rsidRDefault="008B5007" w:rsidP="008B5007">
      <w:pPr>
        <w:pStyle w:val="EndNoteBibliography"/>
        <w:rPr>
          <w:del w:id="18607" w:author="tao huang" w:date="2017-09-17T12:01:00Z"/>
          <w:color w:val="0D0D0D" w:themeColor="text1" w:themeTint="F2"/>
          <w:sz w:val="22"/>
          <w:rPrChange w:id="18608" w:author="tao huang" w:date="2017-09-17T12:05:00Z">
            <w:rPr>
              <w:del w:id="18609" w:author="tao huang" w:date="2017-09-17T12:01:00Z"/>
            </w:rPr>
          </w:rPrChange>
        </w:rPr>
      </w:pPr>
      <w:del w:id="18610" w:author="tao huang" w:date="2017-09-17T12:01:00Z">
        <w:r w:rsidRPr="00A60A57" w:rsidDel="00A67BFF">
          <w:rPr>
            <w:color w:val="0D0D0D" w:themeColor="text1" w:themeTint="F2"/>
            <w:sz w:val="22"/>
            <w:rPrChange w:id="18611" w:author="tao huang" w:date="2017-09-17T12:05:00Z">
              <w:rPr/>
            </w:rPrChange>
          </w:rPr>
          <w:delText xml:space="preserve">Tibshirani, R. (1996). "Regression Shrinkage and Selection via the Lasso." </w:delText>
        </w:r>
        <w:r w:rsidRPr="00A60A57" w:rsidDel="00A67BFF">
          <w:rPr>
            <w:color w:val="0D0D0D" w:themeColor="text1" w:themeTint="F2"/>
            <w:sz w:val="22"/>
            <w:u w:val="single"/>
            <w:rPrChange w:id="18612" w:author="tao huang" w:date="2017-09-17T12:05:00Z">
              <w:rPr>
                <w:u w:val="single"/>
              </w:rPr>
            </w:rPrChange>
          </w:rPr>
          <w:delText>Journal of the Royal Statistical Society. Series B (Methodological)</w:delText>
        </w:r>
        <w:r w:rsidRPr="00A60A57" w:rsidDel="00A67BFF">
          <w:rPr>
            <w:color w:val="0D0D0D" w:themeColor="text1" w:themeTint="F2"/>
            <w:sz w:val="22"/>
            <w:rPrChange w:id="18613" w:author="tao huang" w:date="2017-09-17T12:05:00Z">
              <w:rPr/>
            </w:rPrChange>
          </w:rPr>
          <w:delText xml:space="preserve"> </w:delText>
        </w:r>
        <w:r w:rsidRPr="00A60A57" w:rsidDel="00A67BFF">
          <w:rPr>
            <w:b/>
            <w:color w:val="0D0D0D" w:themeColor="text1" w:themeTint="F2"/>
            <w:sz w:val="22"/>
            <w:rPrChange w:id="18614" w:author="tao huang" w:date="2017-09-17T12:05:00Z">
              <w:rPr>
                <w:b/>
              </w:rPr>
            </w:rPrChange>
          </w:rPr>
          <w:delText>58</w:delText>
        </w:r>
        <w:r w:rsidRPr="00A60A57" w:rsidDel="00A67BFF">
          <w:rPr>
            <w:color w:val="0D0D0D" w:themeColor="text1" w:themeTint="F2"/>
            <w:sz w:val="22"/>
            <w:rPrChange w:id="18615" w:author="tao huang" w:date="2017-09-17T12:05:00Z">
              <w:rPr/>
            </w:rPrChange>
          </w:rPr>
          <w:delText>(1): 267-288.</w:delText>
        </w:r>
      </w:del>
    </w:p>
    <w:p w14:paraId="4443FFDB" w14:textId="1D9B0DF9" w:rsidR="008B5007" w:rsidRPr="00A60A57" w:rsidDel="00A67BFF" w:rsidRDefault="008B5007" w:rsidP="008B5007">
      <w:pPr>
        <w:pStyle w:val="EndNoteBibliography"/>
        <w:spacing w:after="0"/>
        <w:ind w:left="720" w:hanging="720"/>
        <w:rPr>
          <w:del w:id="18616" w:author="tao huang" w:date="2017-09-17T12:01:00Z"/>
          <w:color w:val="0D0D0D" w:themeColor="text1" w:themeTint="F2"/>
          <w:sz w:val="22"/>
          <w:rPrChange w:id="18617" w:author="tao huang" w:date="2017-09-17T12:05:00Z">
            <w:rPr>
              <w:del w:id="18618" w:author="tao huang" w:date="2017-09-17T12:01:00Z"/>
            </w:rPr>
          </w:rPrChange>
        </w:rPr>
      </w:pPr>
      <w:del w:id="18619" w:author="tao huang" w:date="2017-09-17T12:01:00Z">
        <w:r w:rsidRPr="00A60A57" w:rsidDel="00A67BFF">
          <w:rPr>
            <w:color w:val="0D0D0D" w:themeColor="text1" w:themeTint="F2"/>
            <w:sz w:val="22"/>
            <w:rPrChange w:id="18620" w:author="tao huang" w:date="2017-09-17T12:05:00Z">
              <w:rPr/>
            </w:rPrChange>
          </w:rPr>
          <w:tab/>
        </w:r>
      </w:del>
    </w:p>
    <w:p w14:paraId="1DDAF37E" w14:textId="63C43310" w:rsidR="008B5007" w:rsidRPr="00A60A57" w:rsidDel="00A67BFF" w:rsidRDefault="008B5007" w:rsidP="008B5007">
      <w:pPr>
        <w:pStyle w:val="EndNoteBibliography"/>
        <w:rPr>
          <w:del w:id="18621" w:author="tao huang" w:date="2017-09-17T12:01:00Z"/>
          <w:color w:val="0D0D0D" w:themeColor="text1" w:themeTint="F2"/>
          <w:sz w:val="22"/>
          <w:rPrChange w:id="18622" w:author="tao huang" w:date="2017-09-17T12:05:00Z">
            <w:rPr>
              <w:del w:id="18623" w:author="tao huang" w:date="2017-09-17T12:01:00Z"/>
            </w:rPr>
          </w:rPrChange>
        </w:rPr>
      </w:pPr>
      <w:del w:id="18624" w:author="tao huang" w:date="2017-09-17T12:01:00Z">
        <w:r w:rsidRPr="00A60A57" w:rsidDel="00A67BFF">
          <w:rPr>
            <w:color w:val="0D0D0D" w:themeColor="text1" w:themeTint="F2"/>
            <w:sz w:val="22"/>
            <w:rPrChange w:id="18625" w:author="tao huang" w:date="2017-09-17T12:05:00Z">
              <w:rPr/>
            </w:rPrChange>
          </w:rPr>
          <w:delText xml:space="preserve">Trusov, M., et al. (2006). "Retailer Promotion Planning: Improving Forecasting Accuracy And Interpretability." </w:delText>
        </w:r>
        <w:r w:rsidRPr="00A60A57" w:rsidDel="00A67BFF">
          <w:rPr>
            <w:color w:val="0D0D0D" w:themeColor="text1" w:themeTint="F2"/>
            <w:sz w:val="22"/>
            <w:u w:val="single"/>
            <w:rPrChange w:id="18626" w:author="tao huang" w:date="2017-09-17T12:05:00Z">
              <w:rPr>
                <w:u w:val="single"/>
              </w:rPr>
            </w:rPrChange>
          </w:rPr>
          <w:delText>Journal of Interactive Marketing</w:delText>
        </w:r>
        <w:r w:rsidRPr="00A60A57" w:rsidDel="00A67BFF">
          <w:rPr>
            <w:color w:val="0D0D0D" w:themeColor="text1" w:themeTint="F2"/>
            <w:sz w:val="22"/>
            <w:rPrChange w:id="18627" w:author="tao huang" w:date="2017-09-17T12:05:00Z">
              <w:rPr/>
            </w:rPrChange>
          </w:rPr>
          <w:delText xml:space="preserve"> </w:delText>
        </w:r>
        <w:r w:rsidRPr="00A60A57" w:rsidDel="00A67BFF">
          <w:rPr>
            <w:b/>
            <w:color w:val="0D0D0D" w:themeColor="text1" w:themeTint="F2"/>
            <w:sz w:val="22"/>
            <w:rPrChange w:id="18628" w:author="tao huang" w:date="2017-09-17T12:05:00Z">
              <w:rPr>
                <w:b/>
              </w:rPr>
            </w:rPrChange>
          </w:rPr>
          <w:delText>20</w:delText>
        </w:r>
        <w:r w:rsidRPr="00A60A57" w:rsidDel="00A67BFF">
          <w:rPr>
            <w:color w:val="0D0D0D" w:themeColor="text1" w:themeTint="F2"/>
            <w:sz w:val="22"/>
            <w:rPrChange w:id="18629" w:author="tao huang" w:date="2017-09-17T12:05:00Z">
              <w:rPr/>
            </w:rPrChange>
          </w:rPr>
          <w:delText>(3-4): 71-81.</w:delText>
        </w:r>
      </w:del>
    </w:p>
    <w:p w14:paraId="0C2AD053" w14:textId="78E7D1E3" w:rsidR="008B5007" w:rsidRPr="00A60A57" w:rsidDel="00A67BFF" w:rsidRDefault="008B5007" w:rsidP="008B5007">
      <w:pPr>
        <w:pStyle w:val="EndNoteBibliography"/>
        <w:spacing w:after="0"/>
        <w:ind w:left="720" w:hanging="720"/>
        <w:rPr>
          <w:del w:id="18630" w:author="tao huang" w:date="2017-09-17T12:01:00Z"/>
          <w:color w:val="0D0D0D" w:themeColor="text1" w:themeTint="F2"/>
          <w:sz w:val="22"/>
          <w:rPrChange w:id="18631" w:author="tao huang" w:date="2017-09-17T12:05:00Z">
            <w:rPr>
              <w:del w:id="18632" w:author="tao huang" w:date="2017-09-17T12:01:00Z"/>
            </w:rPr>
          </w:rPrChange>
        </w:rPr>
      </w:pPr>
      <w:del w:id="18633" w:author="tao huang" w:date="2017-09-17T12:01:00Z">
        <w:r w:rsidRPr="00A60A57" w:rsidDel="00A67BFF">
          <w:rPr>
            <w:color w:val="0D0D0D" w:themeColor="text1" w:themeTint="F2"/>
            <w:sz w:val="22"/>
            <w:rPrChange w:id="18634" w:author="tao huang" w:date="2017-09-17T12:05:00Z">
              <w:rPr/>
            </w:rPrChange>
          </w:rPr>
          <w:tab/>
        </w:r>
      </w:del>
    </w:p>
    <w:p w14:paraId="1C655E44" w14:textId="245B6FD1" w:rsidR="008B5007" w:rsidRPr="00A60A57" w:rsidDel="00A67BFF" w:rsidRDefault="008B5007" w:rsidP="008B5007">
      <w:pPr>
        <w:pStyle w:val="EndNoteBibliography"/>
        <w:rPr>
          <w:del w:id="18635" w:author="tao huang" w:date="2017-09-17T12:01:00Z"/>
          <w:color w:val="0D0D0D" w:themeColor="text1" w:themeTint="F2"/>
          <w:sz w:val="22"/>
          <w:rPrChange w:id="18636" w:author="tao huang" w:date="2017-09-17T12:05:00Z">
            <w:rPr>
              <w:del w:id="18637" w:author="tao huang" w:date="2017-09-17T12:01:00Z"/>
            </w:rPr>
          </w:rPrChange>
        </w:rPr>
      </w:pPr>
      <w:del w:id="18638" w:author="tao huang" w:date="2017-09-17T12:01:00Z">
        <w:r w:rsidRPr="00A60A57" w:rsidDel="00A67BFF">
          <w:rPr>
            <w:color w:val="0D0D0D" w:themeColor="text1" w:themeTint="F2"/>
            <w:sz w:val="22"/>
            <w:rPrChange w:id="18639" w:author="tao huang" w:date="2017-09-17T12:05:00Z">
              <w:rPr/>
            </w:rPrChange>
          </w:rPr>
          <w:delText xml:space="preserve">Van Heerde, H. J., et al. (2003). "Is 75% of the Sales Promotion Bump Due to Brand Switching? No, Only 33% Is." </w:delText>
        </w:r>
        <w:r w:rsidRPr="00A60A57" w:rsidDel="00A67BFF">
          <w:rPr>
            <w:color w:val="0D0D0D" w:themeColor="text1" w:themeTint="F2"/>
            <w:sz w:val="22"/>
            <w:u w:val="single"/>
            <w:rPrChange w:id="18640" w:author="tao huang" w:date="2017-09-17T12:05:00Z">
              <w:rPr>
                <w:u w:val="single"/>
              </w:rPr>
            </w:rPrChange>
          </w:rPr>
          <w:delText>Journal of Marketing Research</w:delText>
        </w:r>
        <w:r w:rsidRPr="00A60A57" w:rsidDel="00A67BFF">
          <w:rPr>
            <w:color w:val="0D0D0D" w:themeColor="text1" w:themeTint="F2"/>
            <w:sz w:val="22"/>
            <w:rPrChange w:id="18641" w:author="tao huang" w:date="2017-09-17T12:05:00Z">
              <w:rPr/>
            </w:rPrChange>
          </w:rPr>
          <w:delText xml:space="preserve"> </w:delText>
        </w:r>
        <w:r w:rsidRPr="00A60A57" w:rsidDel="00A67BFF">
          <w:rPr>
            <w:b/>
            <w:color w:val="0D0D0D" w:themeColor="text1" w:themeTint="F2"/>
            <w:sz w:val="22"/>
            <w:rPrChange w:id="18642" w:author="tao huang" w:date="2017-09-17T12:05:00Z">
              <w:rPr>
                <w:b/>
              </w:rPr>
            </w:rPrChange>
          </w:rPr>
          <w:delText>XL</w:delText>
        </w:r>
        <w:r w:rsidRPr="00A60A57" w:rsidDel="00A67BFF">
          <w:rPr>
            <w:color w:val="0D0D0D" w:themeColor="text1" w:themeTint="F2"/>
            <w:sz w:val="22"/>
            <w:rPrChange w:id="18643" w:author="tao huang" w:date="2017-09-17T12:05:00Z">
              <w:rPr/>
            </w:rPrChange>
          </w:rPr>
          <w:delText>: 481-491.</w:delText>
        </w:r>
      </w:del>
    </w:p>
    <w:p w14:paraId="1FF0CD94" w14:textId="62DD7C24" w:rsidR="008B5007" w:rsidRPr="00A60A57" w:rsidDel="00A67BFF" w:rsidRDefault="008B5007" w:rsidP="008B5007">
      <w:pPr>
        <w:pStyle w:val="EndNoteBibliography"/>
        <w:spacing w:after="0"/>
        <w:ind w:left="720" w:hanging="720"/>
        <w:rPr>
          <w:del w:id="18644" w:author="tao huang" w:date="2017-09-17T12:01:00Z"/>
          <w:color w:val="0D0D0D" w:themeColor="text1" w:themeTint="F2"/>
          <w:sz w:val="22"/>
          <w:rPrChange w:id="18645" w:author="tao huang" w:date="2017-09-17T12:05:00Z">
            <w:rPr>
              <w:del w:id="18646" w:author="tao huang" w:date="2017-09-17T12:01:00Z"/>
            </w:rPr>
          </w:rPrChange>
        </w:rPr>
      </w:pPr>
      <w:del w:id="18647" w:author="tao huang" w:date="2017-09-17T12:01:00Z">
        <w:r w:rsidRPr="00A60A57" w:rsidDel="00A67BFF">
          <w:rPr>
            <w:color w:val="0D0D0D" w:themeColor="text1" w:themeTint="F2"/>
            <w:sz w:val="22"/>
            <w:rPrChange w:id="18648" w:author="tao huang" w:date="2017-09-17T12:05:00Z">
              <w:rPr/>
            </w:rPrChange>
          </w:rPr>
          <w:tab/>
        </w:r>
      </w:del>
    </w:p>
    <w:p w14:paraId="750FF17B" w14:textId="07A6DE56" w:rsidR="008B5007" w:rsidRPr="00A60A57" w:rsidDel="00A67BFF" w:rsidRDefault="008B5007" w:rsidP="008B5007">
      <w:pPr>
        <w:pStyle w:val="EndNoteBibliography"/>
        <w:rPr>
          <w:del w:id="18649" w:author="tao huang" w:date="2017-09-17T12:01:00Z"/>
          <w:color w:val="0D0D0D" w:themeColor="text1" w:themeTint="F2"/>
          <w:sz w:val="22"/>
          <w:rPrChange w:id="18650" w:author="tao huang" w:date="2017-09-17T12:05:00Z">
            <w:rPr>
              <w:del w:id="18651" w:author="tao huang" w:date="2017-09-17T12:01:00Z"/>
            </w:rPr>
          </w:rPrChange>
        </w:rPr>
      </w:pPr>
      <w:del w:id="18652" w:author="tao huang" w:date="2017-09-17T12:01:00Z">
        <w:r w:rsidRPr="00A60A57" w:rsidDel="00A67BFF">
          <w:rPr>
            <w:color w:val="0D0D0D" w:themeColor="text1" w:themeTint="F2"/>
            <w:sz w:val="22"/>
            <w:rPrChange w:id="18653" w:author="tao huang" w:date="2017-09-17T12:05:00Z">
              <w:rPr/>
            </w:rPrChange>
          </w:rPr>
          <w:delText xml:space="preserve">Van Heerde, H. J., et al. (2008). "Decomposing the Demand for a Pioneering Innovation." </w:delText>
        </w:r>
        <w:r w:rsidRPr="00A60A57" w:rsidDel="00A67BFF">
          <w:rPr>
            <w:color w:val="0D0D0D" w:themeColor="text1" w:themeTint="F2"/>
            <w:sz w:val="22"/>
            <w:u w:val="single"/>
            <w:rPrChange w:id="18654" w:author="tao huang" w:date="2017-09-17T12:05:00Z">
              <w:rPr>
                <w:u w:val="single"/>
              </w:rPr>
            </w:rPrChange>
          </w:rPr>
          <w:delText>Working paer, University of Waikato, Department of Marketing</w:delText>
        </w:r>
        <w:r w:rsidRPr="00A60A57" w:rsidDel="00A67BFF">
          <w:rPr>
            <w:color w:val="0D0D0D" w:themeColor="text1" w:themeTint="F2"/>
            <w:sz w:val="22"/>
            <w:rPrChange w:id="18655" w:author="tao huang" w:date="2017-09-17T12:05:00Z">
              <w:rPr/>
            </w:rPrChange>
          </w:rPr>
          <w:delText>.</w:delText>
        </w:r>
      </w:del>
    </w:p>
    <w:p w14:paraId="1E2DFBE7" w14:textId="27AC36CD" w:rsidR="008B5007" w:rsidRPr="00A60A57" w:rsidDel="00A67BFF" w:rsidRDefault="008B5007" w:rsidP="008B5007">
      <w:pPr>
        <w:pStyle w:val="EndNoteBibliography"/>
        <w:spacing w:after="0"/>
        <w:ind w:left="720" w:hanging="720"/>
        <w:rPr>
          <w:del w:id="18656" w:author="tao huang" w:date="2017-09-17T12:01:00Z"/>
          <w:color w:val="0D0D0D" w:themeColor="text1" w:themeTint="F2"/>
          <w:sz w:val="22"/>
          <w:rPrChange w:id="18657" w:author="tao huang" w:date="2017-09-17T12:05:00Z">
            <w:rPr>
              <w:del w:id="18658" w:author="tao huang" w:date="2017-09-17T12:01:00Z"/>
            </w:rPr>
          </w:rPrChange>
        </w:rPr>
      </w:pPr>
      <w:del w:id="18659" w:author="tao huang" w:date="2017-09-17T12:01:00Z">
        <w:r w:rsidRPr="00A60A57" w:rsidDel="00A67BFF">
          <w:rPr>
            <w:color w:val="0D0D0D" w:themeColor="text1" w:themeTint="F2"/>
            <w:sz w:val="22"/>
            <w:rPrChange w:id="18660" w:author="tao huang" w:date="2017-09-17T12:05:00Z">
              <w:rPr/>
            </w:rPrChange>
          </w:rPr>
          <w:tab/>
        </w:r>
      </w:del>
    </w:p>
    <w:p w14:paraId="320894AF" w14:textId="309DA276" w:rsidR="008B5007" w:rsidRPr="00A60A57" w:rsidDel="00A67BFF" w:rsidRDefault="008B5007" w:rsidP="008B5007">
      <w:pPr>
        <w:pStyle w:val="EndNoteBibliography"/>
        <w:rPr>
          <w:del w:id="18661" w:author="tao huang" w:date="2017-09-17T12:01:00Z"/>
          <w:color w:val="0D0D0D" w:themeColor="text1" w:themeTint="F2"/>
          <w:sz w:val="22"/>
          <w:rPrChange w:id="18662" w:author="tao huang" w:date="2017-09-17T12:05:00Z">
            <w:rPr>
              <w:del w:id="18663" w:author="tao huang" w:date="2017-09-17T12:01:00Z"/>
            </w:rPr>
          </w:rPrChange>
        </w:rPr>
      </w:pPr>
      <w:del w:id="18664" w:author="tao huang" w:date="2017-09-17T12:01:00Z">
        <w:r w:rsidRPr="00A60A57" w:rsidDel="00A67BFF">
          <w:rPr>
            <w:color w:val="0D0D0D" w:themeColor="text1" w:themeTint="F2"/>
            <w:sz w:val="22"/>
            <w:rPrChange w:id="18665" w:author="tao huang" w:date="2017-09-17T12:05:00Z">
              <w:rPr/>
            </w:rPrChange>
          </w:rPr>
          <w:delText xml:space="preserve">Wedel, M. and J. Zhang (2004). "Analyzing brand competition across subcategories." </w:delText>
        </w:r>
        <w:r w:rsidRPr="00A60A57" w:rsidDel="00A67BFF">
          <w:rPr>
            <w:color w:val="0D0D0D" w:themeColor="text1" w:themeTint="F2"/>
            <w:sz w:val="22"/>
            <w:u w:val="single"/>
            <w:rPrChange w:id="18666" w:author="tao huang" w:date="2017-09-17T12:05:00Z">
              <w:rPr>
                <w:u w:val="single"/>
              </w:rPr>
            </w:rPrChange>
          </w:rPr>
          <w:delText>Journal of Marketing Research</w:delText>
        </w:r>
        <w:r w:rsidRPr="00A60A57" w:rsidDel="00A67BFF">
          <w:rPr>
            <w:color w:val="0D0D0D" w:themeColor="text1" w:themeTint="F2"/>
            <w:sz w:val="22"/>
            <w:rPrChange w:id="18667" w:author="tao huang" w:date="2017-09-17T12:05:00Z">
              <w:rPr/>
            </w:rPrChange>
          </w:rPr>
          <w:delText xml:space="preserve"> </w:delText>
        </w:r>
        <w:r w:rsidRPr="00A60A57" w:rsidDel="00A67BFF">
          <w:rPr>
            <w:b/>
            <w:color w:val="0D0D0D" w:themeColor="text1" w:themeTint="F2"/>
            <w:sz w:val="22"/>
            <w:rPrChange w:id="18668" w:author="tao huang" w:date="2017-09-17T12:05:00Z">
              <w:rPr>
                <w:b/>
              </w:rPr>
            </w:rPrChange>
          </w:rPr>
          <w:delText>41</w:delText>
        </w:r>
        <w:r w:rsidRPr="00A60A57" w:rsidDel="00A67BFF">
          <w:rPr>
            <w:color w:val="0D0D0D" w:themeColor="text1" w:themeTint="F2"/>
            <w:sz w:val="22"/>
            <w:rPrChange w:id="18669" w:author="tao huang" w:date="2017-09-17T12:05:00Z">
              <w:rPr/>
            </w:rPrChange>
          </w:rPr>
          <w:delText>(4): 448-456.</w:delText>
        </w:r>
      </w:del>
    </w:p>
    <w:p w14:paraId="4E7A16AE" w14:textId="2A6E4FC0" w:rsidR="008B5007" w:rsidRPr="00A60A57" w:rsidDel="00A67BFF" w:rsidRDefault="008B5007" w:rsidP="008B5007">
      <w:pPr>
        <w:pStyle w:val="EndNoteBibliography"/>
        <w:spacing w:after="0"/>
        <w:ind w:left="720" w:hanging="720"/>
        <w:rPr>
          <w:del w:id="18670" w:author="tao huang" w:date="2017-09-17T12:01:00Z"/>
          <w:color w:val="0D0D0D" w:themeColor="text1" w:themeTint="F2"/>
          <w:sz w:val="22"/>
          <w:rPrChange w:id="18671" w:author="tao huang" w:date="2017-09-17T12:05:00Z">
            <w:rPr>
              <w:del w:id="18672" w:author="tao huang" w:date="2017-09-17T12:01:00Z"/>
            </w:rPr>
          </w:rPrChange>
        </w:rPr>
      </w:pPr>
      <w:del w:id="18673" w:author="tao huang" w:date="2017-09-17T12:01:00Z">
        <w:r w:rsidRPr="00A60A57" w:rsidDel="00A67BFF">
          <w:rPr>
            <w:color w:val="0D0D0D" w:themeColor="text1" w:themeTint="F2"/>
            <w:sz w:val="22"/>
            <w:rPrChange w:id="18674" w:author="tao huang" w:date="2017-09-17T12:05:00Z">
              <w:rPr/>
            </w:rPrChange>
          </w:rPr>
          <w:tab/>
        </w:r>
      </w:del>
    </w:p>
    <w:p w14:paraId="6ABC14E8" w14:textId="35002364" w:rsidR="008B5007" w:rsidRPr="00A60A57" w:rsidDel="00A67BFF" w:rsidRDefault="008B5007" w:rsidP="008B5007">
      <w:pPr>
        <w:pStyle w:val="EndNoteBibliography"/>
        <w:rPr>
          <w:del w:id="18675" w:author="tao huang" w:date="2017-09-17T12:01:00Z"/>
          <w:color w:val="0D0D0D" w:themeColor="text1" w:themeTint="F2"/>
          <w:sz w:val="22"/>
          <w:rPrChange w:id="18676" w:author="tao huang" w:date="2017-09-17T12:05:00Z">
            <w:rPr>
              <w:del w:id="18677" w:author="tao huang" w:date="2017-09-17T12:01:00Z"/>
            </w:rPr>
          </w:rPrChange>
        </w:rPr>
      </w:pPr>
      <w:del w:id="18678" w:author="tao huang" w:date="2017-09-17T12:01:00Z">
        <w:r w:rsidRPr="00A60A57" w:rsidDel="00A67BFF">
          <w:rPr>
            <w:color w:val="0D0D0D" w:themeColor="text1" w:themeTint="F2"/>
            <w:sz w:val="22"/>
            <w:rPrChange w:id="18679" w:author="tao huang" w:date="2017-09-17T12:05:00Z">
              <w:rPr/>
            </w:rPrChange>
          </w:rPr>
          <w:delText xml:space="preserve">Wichern, D. W. and R. H. Jones (1977). "Assessing the Impact of Market Disturbances Using Intervention Analysis." </w:delText>
        </w:r>
        <w:r w:rsidRPr="00A60A57" w:rsidDel="00A67BFF">
          <w:rPr>
            <w:color w:val="0D0D0D" w:themeColor="text1" w:themeTint="F2"/>
            <w:sz w:val="22"/>
            <w:u w:val="single"/>
            <w:rPrChange w:id="18680" w:author="tao huang" w:date="2017-09-17T12:05:00Z">
              <w:rPr>
                <w:u w:val="single"/>
              </w:rPr>
            </w:rPrChange>
          </w:rPr>
          <w:delText>Management Science</w:delText>
        </w:r>
        <w:r w:rsidRPr="00A60A57" w:rsidDel="00A67BFF">
          <w:rPr>
            <w:color w:val="0D0D0D" w:themeColor="text1" w:themeTint="F2"/>
            <w:sz w:val="22"/>
            <w:rPrChange w:id="18681" w:author="tao huang" w:date="2017-09-17T12:05:00Z">
              <w:rPr/>
            </w:rPrChange>
          </w:rPr>
          <w:delText xml:space="preserve"> </w:delText>
        </w:r>
        <w:r w:rsidRPr="00A60A57" w:rsidDel="00A67BFF">
          <w:rPr>
            <w:b/>
            <w:color w:val="0D0D0D" w:themeColor="text1" w:themeTint="F2"/>
            <w:sz w:val="22"/>
            <w:rPrChange w:id="18682" w:author="tao huang" w:date="2017-09-17T12:05:00Z">
              <w:rPr>
                <w:b/>
              </w:rPr>
            </w:rPrChange>
          </w:rPr>
          <w:delText>24</w:delText>
        </w:r>
        <w:r w:rsidRPr="00A60A57" w:rsidDel="00A67BFF">
          <w:rPr>
            <w:color w:val="0D0D0D" w:themeColor="text1" w:themeTint="F2"/>
            <w:sz w:val="22"/>
            <w:rPrChange w:id="18683" w:author="tao huang" w:date="2017-09-17T12:05:00Z">
              <w:rPr/>
            </w:rPrChange>
          </w:rPr>
          <w:delText>(3): 329-337.</w:delText>
        </w:r>
      </w:del>
    </w:p>
    <w:p w14:paraId="26C21191" w14:textId="615A9495" w:rsidR="008B5007" w:rsidRPr="00A60A57" w:rsidDel="00A67BFF" w:rsidRDefault="008B5007" w:rsidP="008B5007">
      <w:pPr>
        <w:pStyle w:val="EndNoteBibliography"/>
        <w:spacing w:after="0"/>
        <w:ind w:left="720" w:hanging="720"/>
        <w:rPr>
          <w:del w:id="18684" w:author="tao huang" w:date="2017-09-17T12:01:00Z"/>
          <w:color w:val="0D0D0D" w:themeColor="text1" w:themeTint="F2"/>
          <w:sz w:val="22"/>
          <w:rPrChange w:id="18685" w:author="tao huang" w:date="2017-09-17T12:05:00Z">
            <w:rPr>
              <w:del w:id="18686" w:author="tao huang" w:date="2017-09-17T12:01:00Z"/>
            </w:rPr>
          </w:rPrChange>
        </w:rPr>
      </w:pPr>
      <w:del w:id="18687" w:author="tao huang" w:date="2017-09-17T12:01:00Z">
        <w:r w:rsidRPr="00A60A57" w:rsidDel="00A67BFF">
          <w:rPr>
            <w:color w:val="0D0D0D" w:themeColor="text1" w:themeTint="F2"/>
            <w:sz w:val="22"/>
            <w:rPrChange w:id="18688" w:author="tao huang" w:date="2017-09-17T12:05:00Z">
              <w:rPr/>
            </w:rPrChange>
          </w:rPr>
          <w:tab/>
        </w:r>
      </w:del>
    </w:p>
    <w:p w14:paraId="6CDD9DF6" w14:textId="63017AA0" w:rsidR="008B5007" w:rsidRPr="00A60A57" w:rsidDel="00A67BFF" w:rsidRDefault="008B5007" w:rsidP="008B5007">
      <w:pPr>
        <w:pStyle w:val="EndNoteBibliography"/>
        <w:rPr>
          <w:del w:id="18689" w:author="tao huang" w:date="2017-09-17T12:01:00Z"/>
          <w:color w:val="0D0D0D" w:themeColor="text1" w:themeTint="F2"/>
          <w:sz w:val="22"/>
          <w:rPrChange w:id="18690" w:author="tao huang" w:date="2017-09-17T12:05:00Z">
            <w:rPr>
              <w:del w:id="18691" w:author="tao huang" w:date="2017-09-17T12:01:00Z"/>
            </w:rPr>
          </w:rPrChange>
        </w:rPr>
      </w:pPr>
      <w:del w:id="18692" w:author="tao huang" w:date="2017-09-17T12:01:00Z">
        <w:r w:rsidRPr="00A60A57" w:rsidDel="00A67BFF">
          <w:rPr>
            <w:color w:val="0D0D0D" w:themeColor="text1" w:themeTint="F2"/>
            <w:sz w:val="22"/>
            <w:rPrChange w:id="18693" w:author="tao huang" w:date="2017-09-17T12:05:00Z">
              <w:rPr/>
            </w:rPrChange>
          </w:rPr>
          <w:delText xml:space="preserve">Wildt, A. R. (1976). The empirical investigation of time dependent parameter variation in marketing models. </w:delText>
        </w:r>
        <w:r w:rsidRPr="00A60A57" w:rsidDel="00A67BFF">
          <w:rPr>
            <w:color w:val="0D0D0D" w:themeColor="text1" w:themeTint="F2"/>
            <w:sz w:val="22"/>
            <w:u w:val="single"/>
            <w:rPrChange w:id="18694" w:author="tao huang" w:date="2017-09-17T12:05:00Z">
              <w:rPr>
                <w:u w:val="single"/>
              </w:rPr>
            </w:rPrChange>
          </w:rPr>
          <w:delText>American Marketing Association</w:delText>
        </w:r>
        <w:r w:rsidRPr="00A60A57" w:rsidDel="00A67BFF">
          <w:rPr>
            <w:color w:val="0D0D0D" w:themeColor="text1" w:themeTint="F2"/>
            <w:sz w:val="22"/>
            <w:rPrChange w:id="18695" w:author="tao huang" w:date="2017-09-17T12:05:00Z">
              <w:rPr/>
            </w:rPrChange>
          </w:rPr>
          <w:delText>. E. proceedings</w:delText>
        </w:r>
        <w:r w:rsidRPr="00A60A57" w:rsidDel="00A67BFF">
          <w:rPr>
            <w:b/>
            <w:color w:val="0D0D0D" w:themeColor="text1" w:themeTint="F2"/>
            <w:sz w:val="22"/>
            <w:rPrChange w:id="18696" w:author="tao huang" w:date="2017-09-17T12:05:00Z">
              <w:rPr>
                <w:b/>
              </w:rPr>
            </w:rPrChange>
          </w:rPr>
          <w:delText xml:space="preserve">: </w:delText>
        </w:r>
        <w:r w:rsidRPr="00A60A57" w:rsidDel="00A67BFF">
          <w:rPr>
            <w:color w:val="0D0D0D" w:themeColor="text1" w:themeTint="F2"/>
            <w:sz w:val="22"/>
            <w:rPrChange w:id="18697" w:author="tao huang" w:date="2017-09-17T12:05:00Z">
              <w:rPr/>
            </w:rPrChange>
          </w:rPr>
          <w:delText>466-472.</w:delText>
        </w:r>
      </w:del>
    </w:p>
    <w:p w14:paraId="1BEECCB0" w14:textId="4ACA3686" w:rsidR="008B5007" w:rsidRPr="00A60A57" w:rsidDel="00A67BFF" w:rsidRDefault="008B5007" w:rsidP="008B5007">
      <w:pPr>
        <w:pStyle w:val="EndNoteBibliography"/>
        <w:spacing w:after="0"/>
        <w:ind w:left="720" w:hanging="720"/>
        <w:rPr>
          <w:del w:id="18698" w:author="tao huang" w:date="2017-09-17T12:01:00Z"/>
          <w:color w:val="0D0D0D" w:themeColor="text1" w:themeTint="F2"/>
          <w:sz w:val="22"/>
          <w:rPrChange w:id="18699" w:author="tao huang" w:date="2017-09-17T12:05:00Z">
            <w:rPr>
              <w:del w:id="18700" w:author="tao huang" w:date="2017-09-17T12:01:00Z"/>
            </w:rPr>
          </w:rPrChange>
        </w:rPr>
      </w:pPr>
      <w:del w:id="18701" w:author="tao huang" w:date="2017-09-17T12:01:00Z">
        <w:r w:rsidRPr="00A60A57" w:rsidDel="00A67BFF">
          <w:rPr>
            <w:color w:val="0D0D0D" w:themeColor="text1" w:themeTint="F2"/>
            <w:sz w:val="22"/>
            <w:rPrChange w:id="18702" w:author="tao huang" w:date="2017-09-17T12:05:00Z">
              <w:rPr/>
            </w:rPrChange>
          </w:rPr>
          <w:tab/>
        </w:r>
      </w:del>
    </w:p>
    <w:p w14:paraId="348863B0" w14:textId="138C4100" w:rsidR="008B5007" w:rsidRPr="00A60A57" w:rsidDel="00A67BFF" w:rsidRDefault="008B5007" w:rsidP="008B5007">
      <w:pPr>
        <w:pStyle w:val="EndNoteBibliography"/>
        <w:rPr>
          <w:del w:id="18703" w:author="tao huang" w:date="2017-09-17T12:01:00Z"/>
          <w:color w:val="0D0D0D" w:themeColor="text1" w:themeTint="F2"/>
          <w:sz w:val="22"/>
          <w:rPrChange w:id="18704" w:author="tao huang" w:date="2017-09-17T12:05:00Z">
            <w:rPr>
              <w:del w:id="18705" w:author="tao huang" w:date="2017-09-17T12:01:00Z"/>
            </w:rPr>
          </w:rPrChange>
        </w:rPr>
      </w:pPr>
      <w:del w:id="18706" w:author="tao huang" w:date="2017-09-17T12:01:00Z">
        <w:r w:rsidRPr="00A60A57" w:rsidDel="00A67BFF">
          <w:rPr>
            <w:color w:val="0D0D0D" w:themeColor="text1" w:themeTint="F2"/>
            <w:sz w:val="22"/>
            <w:rPrChange w:id="18707" w:author="tao huang" w:date="2017-09-17T12:05:00Z">
              <w:rPr/>
            </w:rPrChange>
          </w:rPr>
          <w:delText xml:space="preserve">Wildt, A. R. and R. S. Winer (1983). "Modeling and Estimation in Changing Market Environments." </w:delText>
        </w:r>
        <w:r w:rsidRPr="00A60A57" w:rsidDel="00A67BFF">
          <w:rPr>
            <w:color w:val="0D0D0D" w:themeColor="text1" w:themeTint="F2"/>
            <w:sz w:val="22"/>
            <w:u w:val="single"/>
            <w:rPrChange w:id="18708" w:author="tao huang" w:date="2017-09-17T12:05:00Z">
              <w:rPr>
                <w:u w:val="single"/>
              </w:rPr>
            </w:rPrChange>
          </w:rPr>
          <w:delText>The Journal of Business</w:delText>
        </w:r>
        <w:r w:rsidRPr="00A60A57" w:rsidDel="00A67BFF">
          <w:rPr>
            <w:color w:val="0D0D0D" w:themeColor="text1" w:themeTint="F2"/>
            <w:sz w:val="22"/>
            <w:rPrChange w:id="18709" w:author="tao huang" w:date="2017-09-17T12:05:00Z">
              <w:rPr/>
            </w:rPrChange>
          </w:rPr>
          <w:delText xml:space="preserve"> </w:delText>
        </w:r>
        <w:r w:rsidRPr="00A60A57" w:rsidDel="00A67BFF">
          <w:rPr>
            <w:b/>
            <w:color w:val="0D0D0D" w:themeColor="text1" w:themeTint="F2"/>
            <w:sz w:val="22"/>
            <w:rPrChange w:id="18710" w:author="tao huang" w:date="2017-09-17T12:05:00Z">
              <w:rPr>
                <w:b/>
              </w:rPr>
            </w:rPrChange>
          </w:rPr>
          <w:delText>56</w:delText>
        </w:r>
        <w:r w:rsidRPr="00A60A57" w:rsidDel="00A67BFF">
          <w:rPr>
            <w:color w:val="0D0D0D" w:themeColor="text1" w:themeTint="F2"/>
            <w:sz w:val="22"/>
            <w:rPrChange w:id="18711" w:author="tao huang" w:date="2017-09-17T12:05:00Z">
              <w:rPr/>
            </w:rPrChange>
          </w:rPr>
          <w:delText>(3).</w:delText>
        </w:r>
      </w:del>
    </w:p>
    <w:p w14:paraId="188E6E26" w14:textId="06A64F81" w:rsidR="008B5007" w:rsidRPr="00A60A57" w:rsidDel="00A67BFF" w:rsidRDefault="008B5007" w:rsidP="008B5007">
      <w:pPr>
        <w:pStyle w:val="EndNoteBibliography"/>
        <w:spacing w:after="0"/>
        <w:ind w:left="720" w:hanging="720"/>
        <w:rPr>
          <w:del w:id="18712" w:author="tao huang" w:date="2017-09-17T12:01:00Z"/>
          <w:color w:val="0D0D0D" w:themeColor="text1" w:themeTint="F2"/>
          <w:sz w:val="22"/>
          <w:rPrChange w:id="18713" w:author="tao huang" w:date="2017-09-17T12:05:00Z">
            <w:rPr>
              <w:del w:id="18714" w:author="tao huang" w:date="2017-09-17T12:01:00Z"/>
            </w:rPr>
          </w:rPrChange>
        </w:rPr>
      </w:pPr>
      <w:del w:id="18715" w:author="tao huang" w:date="2017-09-17T12:01:00Z">
        <w:r w:rsidRPr="00A60A57" w:rsidDel="00A67BFF">
          <w:rPr>
            <w:color w:val="0D0D0D" w:themeColor="text1" w:themeTint="F2"/>
            <w:sz w:val="22"/>
            <w:rPrChange w:id="18716" w:author="tao huang" w:date="2017-09-17T12:05:00Z">
              <w:rPr/>
            </w:rPrChange>
          </w:rPr>
          <w:tab/>
        </w:r>
      </w:del>
    </w:p>
    <w:p w14:paraId="057D77A9" w14:textId="2828A82B" w:rsidR="008B5007" w:rsidRPr="00A60A57" w:rsidDel="00A67BFF" w:rsidRDefault="008B5007" w:rsidP="008B5007">
      <w:pPr>
        <w:pStyle w:val="EndNoteBibliography"/>
        <w:rPr>
          <w:del w:id="18717" w:author="tao huang" w:date="2017-09-17T12:01:00Z"/>
          <w:color w:val="0D0D0D" w:themeColor="text1" w:themeTint="F2"/>
          <w:sz w:val="22"/>
          <w:rPrChange w:id="18718" w:author="tao huang" w:date="2017-09-17T12:05:00Z">
            <w:rPr>
              <w:del w:id="18719" w:author="tao huang" w:date="2017-09-17T12:01:00Z"/>
            </w:rPr>
          </w:rPrChange>
        </w:rPr>
      </w:pPr>
      <w:del w:id="18720" w:author="tao huang" w:date="2017-09-17T12:01:00Z">
        <w:r w:rsidRPr="00A60A57" w:rsidDel="00A67BFF">
          <w:rPr>
            <w:color w:val="0D0D0D" w:themeColor="text1" w:themeTint="F2"/>
            <w:sz w:val="22"/>
            <w:rPrChange w:id="18721" w:author="tao huang" w:date="2017-09-17T12:05:00Z">
              <w:rPr/>
            </w:rPrChange>
          </w:rPr>
          <w:delText xml:space="preserve">Winer, R. S. (1979). "An Analysis of the Time-varying Effects of Advertising: The Case of Lydia Pinkham." </w:delText>
        </w:r>
        <w:r w:rsidRPr="00A60A57" w:rsidDel="00A67BFF">
          <w:rPr>
            <w:color w:val="0D0D0D" w:themeColor="text1" w:themeTint="F2"/>
            <w:sz w:val="22"/>
            <w:u w:val="single"/>
            <w:rPrChange w:id="18722" w:author="tao huang" w:date="2017-09-17T12:05:00Z">
              <w:rPr>
                <w:u w:val="single"/>
              </w:rPr>
            </w:rPrChange>
          </w:rPr>
          <w:delText>The Journal of Business</w:delText>
        </w:r>
        <w:r w:rsidRPr="00A60A57" w:rsidDel="00A67BFF">
          <w:rPr>
            <w:color w:val="0D0D0D" w:themeColor="text1" w:themeTint="F2"/>
            <w:sz w:val="22"/>
            <w:rPrChange w:id="18723" w:author="tao huang" w:date="2017-09-17T12:05:00Z">
              <w:rPr/>
            </w:rPrChange>
          </w:rPr>
          <w:delText xml:space="preserve"> </w:delText>
        </w:r>
        <w:r w:rsidRPr="00A60A57" w:rsidDel="00A67BFF">
          <w:rPr>
            <w:b/>
            <w:color w:val="0D0D0D" w:themeColor="text1" w:themeTint="F2"/>
            <w:sz w:val="22"/>
            <w:rPrChange w:id="18724" w:author="tao huang" w:date="2017-09-17T12:05:00Z">
              <w:rPr>
                <w:b/>
              </w:rPr>
            </w:rPrChange>
          </w:rPr>
          <w:delText>52</w:delText>
        </w:r>
        <w:r w:rsidRPr="00A60A57" w:rsidDel="00A67BFF">
          <w:rPr>
            <w:color w:val="0D0D0D" w:themeColor="text1" w:themeTint="F2"/>
            <w:sz w:val="22"/>
            <w:rPrChange w:id="18725" w:author="tao huang" w:date="2017-09-17T12:05:00Z">
              <w:rPr/>
            </w:rPrChange>
          </w:rPr>
          <w:delText>(4).</w:delText>
        </w:r>
      </w:del>
    </w:p>
    <w:p w14:paraId="590019FF" w14:textId="3AC84227" w:rsidR="008B5007" w:rsidRPr="00A60A57" w:rsidDel="00A67BFF" w:rsidRDefault="008B5007" w:rsidP="008B5007">
      <w:pPr>
        <w:pStyle w:val="EndNoteBibliography"/>
        <w:spacing w:after="0"/>
        <w:ind w:left="720" w:hanging="720"/>
        <w:rPr>
          <w:del w:id="18726" w:author="tao huang" w:date="2017-09-17T12:01:00Z"/>
          <w:color w:val="0D0D0D" w:themeColor="text1" w:themeTint="F2"/>
          <w:sz w:val="22"/>
          <w:rPrChange w:id="18727" w:author="tao huang" w:date="2017-09-17T12:05:00Z">
            <w:rPr>
              <w:del w:id="18728" w:author="tao huang" w:date="2017-09-17T12:01:00Z"/>
            </w:rPr>
          </w:rPrChange>
        </w:rPr>
      </w:pPr>
      <w:del w:id="18729" w:author="tao huang" w:date="2017-09-17T12:01:00Z">
        <w:r w:rsidRPr="00A60A57" w:rsidDel="00A67BFF">
          <w:rPr>
            <w:color w:val="0D0D0D" w:themeColor="text1" w:themeTint="F2"/>
            <w:sz w:val="22"/>
            <w:rPrChange w:id="18730" w:author="tao huang" w:date="2017-09-17T12:05:00Z">
              <w:rPr/>
            </w:rPrChange>
          </w:rPr>
          <w:tab/>
        </w:r>
      </w:del>
    </w:p>
    <w:p w14:paraId="3CFCEC3C" w14:textId="761295DE" w:rsidR="008B5007" w:rsidRPr="00A60A57" w:rsidDel="00A67BFF" w:rsidRDefault="008B5007" w:rsidP="008B5007">
      <w:pPr>
        <w:pStyle w:val="EndNoteBibliography"/>
        <w:rPr>
          <w:del w:id="18731" w:author="tao huang" w:date="2017-09-17T12:01:00Z"/>
          <w:color w:val="0D0D0D" w:themeColor="text1" w:themeTint="F2"/>
          <w:sz w:val="22"/>
          <w:rPrChange w:id="18732" w:author="tao huang" w:date="2017-09-17T12:05:00Z">
            <w:rPr>
              <w:del w:id="18733" w:author="tao huang" w:date="2017-09-17T12:01:00Z"/>
            </w:rPr>
          </w:rPrChange>
        </w:rPr>
      </w:pPr>
      <w:del w:id="18734" w:author="tao huang" w:date="2017-09-17T12:01:00Z">
        <w:r w:rsidRPr="00A60A57" w:rsidDel="00A67BFF">
          <w:rPr>
            <w:color w:val="0D0D0D" w:themeColor="text1" w:themeTint="F2"/>
            <w:sz w:val="22"/>
            <w:rPrChange w:id="18735" w:author="tao huang" w:date="2017-09-17T12:05:00Z">
              <w:rPr/>
            </w:rPrChange>
          </w:rPr>
          <w:delText xml:space="preserve">Wittink, D., et al. (1988). SCAN*PRO: the estimation, validation and use of promotional effects based on scanner data. </w:delText>
        </w:r>
        <w:r w:rsidRPr="00A60A57" w:rsidDel="00A67BFF">
          <w:rPr>
            <w:color w:val="0D0D0D" w:themeColor="text1" w:themeTint="F2"/>
            <w:sz w:val="22"/>
            <w:u w:val="single"/>
            <w:rPrChange w:id="18736" w:author="tao huang" w:date="2017-09-17T12:05:00Z">
              <w:rPr>
                <w:u w:val="single"/>
              </w:rPr>
            </w:rPrChange>
          </w:rPr>
          <w:delText>Internal paper</w:delText>
        </w:r>
        <w:r w:rsidRPr="00A60A57" w:rsidDel="00A67BFF">
          <w:rPr>
            <w:color w:val="0D0D0D" w:themeColor="text1" w:themeTint="F2"/>
            <w:sz w:val="22"/>
            <w:rPrChange w:id="18737" w:author="tao huang" w:date="2017-09-17T12:05:00Z">
              <w:rPr/>
            </w:rPrChange>
          </w:rPr>
          <w:delText>, Cornell University.</w:delText>
        </w:r>
      </w:del>
    </w:p>
    <w:p w14:paraId="621FF6C1" w14:textId="420C61BB" w:rsidR="008B5007" w:rsidRPr="00A60A57" w:rsidDel="00A67BFF" w:rsidRDefault="008B5007" w:rsidP="008B5007">
      <w:pPr>
        <w:pStyle w:val="EndNoteBibliography"/>
        <w:ind w:left="720" w:hanging="720"/>
        <w:rPr>
          <w:del w:id="18738" w:author="tao huang" w:date="2017-09-17T12:01:00Z"/>
          <w:color w:val="0D0D0D" w:themeColor="text1" w:themeTint="F2"/>
          <w:sz w:val="22"/>
          <w:rPrChange w:id="18739" w:author="tao huang" w:date="2017-09-17T12:05:00Z">
            <w:rPr>
              <w:del w:id="18740" w:author="tao huang" w:date="2017-09-17T12:01:00Z"/>
            </w:rPr>
          </w:rPrChange>
        </w:rPr>
      </w:pPr>
      <w:del w:id="18741" w:author="tao huang" w:date="2017-09-17T12:01:00Z">
        <w:r w:rsidRPr="00A60A57" w:rsidDel="00A67BFF">
          <w:rPr>
            <w:color w:val="0D0D0D" w:themeColor="text1" w:themeTint="F2"/>
            <w:sz w:val="22"/>
            <w:rPrChange w:id="18742" w:author="tao huang" w:date="2017-09-17T12:05:00Z">
              <w:rPr/>
            </w:rPrChange>
          </w:rPr>
          <w:tab/>
        </w:r>
      </w:del>
    </w:p>
    <w:p w14:paraId="7DF8D9AC" w14:textId="1F1AB334" w:rsidR="00A67BFF" w:rsidRPr="00A60A57" w:rsidRDefault="0064757A">
      <w:pPr>
        <w:spacing w:after="0" w:line="360" w:lineRule="auto"/>
        <w:rPr>
          <w:rFonts w:cs="Times New Roman"/>
          <w:noProof/>
          <w:color w:val="0D0D0D" w:themeColor="text1" w:themeTint="F2"/>
          <w:sz w:val="22"/>
          <w:rPrChange w:id="18743" w:author="tao huang" w:date="2017-09-17T12:05:00Z">
            <w:rPr>
              <w:rFonts w:cs="Times New Roman"/>
              <w:noProof/>
              <w:color w:val="000000" w:themeColor="text1"/>
              <w:sz w:val="22"/>
            </w:rPr>
          </w:rPrChange>
        </w:rPr>
      </w:pPr>
      <w:del w:id="18744" w:author="tao huang" w:date="2017-09-17T12:01:00Z">
        <w:r w:rsidRPr="00A60A57" w:rsidDel="00A67BFF">
          <w:rPr>
            <w:color w:val="0D0D0D" w:themeColor="text1" w:themeTint="F2"/>
            <w:sz w:val="22"/>
            <w:rPrChange w:id="18745" w:author="tao huang" w:date="2017-09-17T12:05:00Z">
              <w:rPr>
                <w:color w:val="000000" w:themeColor="text1"/>
              </w:rPr>
            </w:rPrChange>
          </w:rPr>
          <w:fldChar w:fldCharType="end"/>
        </w:r>
      </w:del>
      <w:ins w:id="18746" w:author="tao huang" w:date="2017-09-17T12:04:00Z">
        <w:r w:rsidR="00A67BFF" w:rsidRPr="00A60A57">
          <w:rPr>
            <w:rFonts w:cs="Times New Roman"/>
            <w:color w:val="0D0D0D" w:themeColor="text1" w:themeTint="F2"/>
            <w:sz w:val="22"/>
            <w:rPrChange w:id="18747" w:author="tao huang" w:date="2017-09-17T12:05:00Z">
              <w:rPr>
                <w:rFonts w:cs="Times New Roman"/>
                <w:color w:val="000000" w:themeColor="text1"/>
                <w:sz w:val="22"/>
              </w:rPr>
            </w:rPrChange>
          </w:rPr>
          <w:t xml:space="preserve"> </w:t>
        </w:r>
      </w:ins>
      <w:del w:id="18748" w:author="tao huang" w:date="2017-09-17T12:04:00Z">
        <w:r w:rsidR="00A67BFF" w:rsidRPr="00A60A57" w:rsidDel="00A67BFF">
          <w:rPr>
            <w:rFonts w:cs="Times New Roman"/>
            <w:noProof/>
            <w:color w:val="0D0D0D" w:themeColor="text1" w:themeTint="F2"/>
            <w:sz w:val="22"/>
            <w:rPrChange w:id="18749" w:author="tao huang" w:date="2017-09-17T12:05:00Z">
              <w:rPr>
                <w:rFonts w:cs="Times New Roman"/>
                <w:noProof/>
                <w:color w:val="000000" w:themeColor="text1"/>
                <w:sz w:val="22"/>
              </w:rPr>
            </w:rPrChange>
          </w:rPr>
          <w:fldChar w:fldCharType="begin"/>
        </w:r>
        <w:r w:rsidR="00A67BFF" w:rsidRPr="00A60A57" w:rsidDel="00A67BFF">
          <w:rPr>
            <w:rFonts w:cs="Times New Roman"/>
            <w:noProof/>
            <w:color w:val="0D0D0D" w:themeColor="text1" w:themeTint="F2"/>
            <w:sz w:val="22"/>
            <w:rPrChange w:id="18750" w:author="tao huang" w:date="2017-09-17T12:05:00Z">
              <w:rPr>
                <w:rFonts w:cs="Times New Roman"/>
                <w:noProof/>
                <w:color w:val="000000" w:themeColor="text1"/>
                <w:sz w:val="22"/>
              </w:rPr>
            </w:rPrChange>
          </w:rPr>
          <w:delInstrText xml:space="preserve"> ADDIN EN.CITE &lt;EndNote&gt;&lt;Cite&gt;&lt;Author&gt;Chow&lt;/Author&gt;&lt;Year&gt;1960&lt;/Year&gt;&lt;RecNum&gt;260&lt;/RecNum&gt;&lt;DisplayText&gt;(Chow 1960)&lt;/DisplayText&gt;&lt;record&gt;&lt;rec-number&gt;260&lt;/rec-number&gt;&lt;foreign-keys&gt;&lt;key app="EN" db-id="fwzpfdt205x9v6eprsvv25dpxftedxv0z0a9" timestamp="0"&gt;260&lt;/key&gt;&lt;/foreign-keys&gt;&lt;ref-type name="Journal Article"&gt;17&lt;/ref-type&gt;&lt;contributors&gt;&lt;authors&gt;&lt;author&gt;Gregory C. Chow&lt;/author&gt;&lt;/authors&gt;&lt;/contributors&gt;&lt;titles&gt;&lt;title&gt;Tests of Equality Between Sets of Coefficients in Two Linear Regressions&lt;/title&gt;&lt;secondary-title&gt;Econometrica&lt;/secondary-title&gt;&lt;/titles&gt;&lt;volume&gt;28&lt;/volume&gt;&lt;number&gt;3&lt;/number&gt;&lt;dates&gt;&lt;year&gt;1960&lt;/year&gt;&lt;/dates&gt;&lt;urls&gt;&lt;/urls&gt;&lt;/record&gt;&lt;/Cite&gt;&lt;/EndNote&gt;</w:delInstrText>
        </w:r>
        <w:r w:rsidR="00A67BFF" w:rsidRPr="00A60A57" w:rsidDel="00A67BFF">
          <w:rPr>
            <w:rFonts w:cs="Times New Roman"/>
            <w:noProof/>
            <w:color w:val="0D0D0D" w:themeColor="text1" w:themeTint="F2"/>
            <w:sz w:val="22"/>
            <w:rPrChange w:id="18751" w:author="tao huang" w:date="2017-09-17T12:05:00Z">
              <w:rPr>
                <w:rFonts w:cs="Times New Roman"/>
                <w:noProof/>
                <w:color w:val="000000" w:themeColor="text1"/>
                <w:sz w:val="22"/>
              </w:rPr>
            </w:rPrChange>
          </w:rPr>
          <w:fldChar w:fldCharType="separate"/>
        </w:r>
        <w:r w:rsidR="00A67BFF" w:rsidRPr="00A60A57" w:rsidDel="00A67BFF">
          <w:rPr>
            <w:rFonts w:cs="Times New Roman"/>
            <w:noProof/>
            <w:color w:val="0D0D0D" w:themeColor="text1" w:themeTint="F2"/>
            <w:sz w:val="22"/>
            <w:rPrChange w:id="18752" w:author="tao huang" w:date="2017-09-17T12:05:00Z">
              <w:rPr>
                <w:rFonts w:cs="Times New Roman"/>
                <w:noProof/>
                <w:color w:val="000000" w:themeColor="text1"/>
                <w:sz w:val="22"/>
              </w:rPr>
            </w:rPrChange>
          </w:rPr>
          <w:delText>(</w:delText>
        </w:r>
        <w:r w:rsidR="00A67BFF" w:rsidRPr="00A60A57" w:rsidDel="00A67BFF">
          <w:rPr>
            <w:rFonts w:cs="Times New Roman"/>
            <w:noProof/>
            <w:color w:val="0D0D0D" w:themeColor="text1" w:themeTint="F2"/>
            <w:sz w:val="22"/>
            <w:rPrChange w:id="18753" w:author="tao huang" w:date="2017-09-17T12:05:00Z">
              <w:rPr>
                <w:rFonts w:cs="Times New Roman"/>
                <w:noProof/>
                <w:color w:val="000000" w:themeColor="text1"/>
                <w:sz w:val="22"/>
              </w:rPr>
            </w:rPrChange>
          </w:rPr>
          <w:fldChar w:fldCharType="begin"/>
        </w:r>
        <w:r w:rsidR="00A67BFF" w:rsidRPr="00A60A57" w:rsidDel="00A67BFF">
          <w:rPr>
            <w:rFonts w:cs="Times New Roman"/>
            <w:noProof/>
            <w:color w:val="0D0D0D" w:themeColor="text1" w:themeTint="F2"/>
            <w:sz w:val="22"/>
            <w:rPrChange w:id="18754" w:author="tao huang" w:date="2017-09-17T12:05:00Z">
              <w:rPr>
                <w:rFonts w:cs="Times New Roman"/>
                <w:noProof/>
                <w:color w:val="000000" w:themeColor="text1"/>
                <w:sz w:val="22"/>
              </w:rPr>
            </w:rPrChange>
          </w:rPr>
          <w:delInstrText xml:space="preserve"> HYPERLINK \l "_ENREF_16" \o "Chow, 1960 #260" </w:delInstrText>
        </w:r>
        <w:r w:rsidR="00A67BFF" w:rsidRPr="00A60A57" w:rsidDel="00A67BFF">
          <w:rPr>
            <w:rFonts w:cs="Times New Roman"/>
            <w:noProof/>
            <w:color w:val="0D0D0D" w:themeColor="text1" w:themeTint="F2"/>
            <w:sz w:val="22"/>
            <w:rPrChange w:id="18755" w:author="tao huang" w:date="2017-09-17T12:05:00Z">
              <w:rPr>
                <w:rFonts w:cs="Times New Roman"/>
                <w:noProof/>
                <w:color w:val="000000" w:themeColor="text1"/>
                <w:sz w:val="22"/>
              </w:rPr>
            </w:rPrChange>
          </w:rPr>
        </w:r>
        <w:r w:rsidR="00A67BFF" w:rsidRPr="00A60A57" w:rsidDel="00A67BFF">
          <w:rPr>
            <w:rFonts w:cs="Times New Roman"/>
            <w:noProof/>
            <w:color w:val="0D0D0D" w:themeColor="text1" w:themeTint="F2"/>
            <w:sz w:val="22"/>
            <w:rPrChange w:id="18756" w:author="tao huang" w:date="2017-09-17T12:05:00Z">
              <w:rPr>
                <w:rFonts w:cs="Times New Roman"/>
                <w:noProof/>
                <w:color w:val="000000" w:themeColor="text1"/>
                <w:sz w:val="22"/>
              </w:rPr>
            </w:rPrChange>
          </w:rPr>
          <w:fldChar w:fldCharType="separate"/>
        </w:r>
        <w:r w:rsidR="00A67BFF" w:rsidRPr="00A60A57" w:rsidDel="00A67BFF">
          <w:rPr>
            <w:rFonts w:cs="Times New Roman"/>
            <w:noProof/>
            <w:color w:val="0D0D0D" w:themeColor="text1" w:themeTint="F2"/>
            <w:sz w:val="22"/>
            <w:rPrChange w:id="18757" w:author="tao huang" w:date="2017-09-17T12:05:00Z">
              <w:rPr>
                <w:rFonts w:cs="Times New Roman"/>
                <w:noProof/>
                <w:color w:val="000000" w:themeColor="text1"/>
                <w:sz w:val="22"/>
              </w:rPr>
            </w:rPrChange>
          </w:rPr>
          <w:delText>Chow 1960</w:delText>
        </w:r>
        <w:r w:rsidR="00A67BFF" w:rsidRPr="00A60A57" w:rsidDel="00A67BFF">
          <w:rPr>
            <w:rFonts w:cs="Times New Roman"/>
            <w:noProof/>
            <w:color w:val="0D0D0D" w:themeColor="text1" w:themeTint="F2"/>
            <w:sz w:val="22"/>
            <w:rPrChange w:id="18758" w:author="tao huang" w:date="2017-09-17T12:05:00Z">
              <w:rPr>
                <w:rFonts w:cs="Times New Roman"/>
                <w:noProof/>
                <w:color w:val="000000" w:themeColor="text1"/>
                <w:sz w:val="22"/>
              </w:rPr>
            </w:rPrChange>
          </w:rPr>
          <w:fldChar w:fldCharType="end"/>
        </w:r>
        <w:r w:rsidR="00A67BFF" w:rsidRPr="00A60A57" w:rsidDel="00A67BFF">
          <w:rPr>
            <w:rFonts w:cs="Times New Roman"/>
            <w:noProof/>
            <w:color w:val="0D0D0D" w:themeColor="text1" w:themeTint="F2"/>
            <w:sz w:val="22"/>
            <w:rPrChange w:id="18759" w:author="tao huang" w:date="2017-09-17T12:05:00Z">
              <w:rPr>
                <w:rFonts w:cs="Times New Roman"/>
                <w:noProof/>
                <w:color w:val="000000" w:themeColor="text1"/>
                <w:sz w:val="22"/>
              </w:rPr>
            </w:rPrChange>
          </w:rPr>
          <w:delText>)</w:delText>
        </w:r>
        <w:r w:rsidR="00A67BFF" w:rsidRPr="00A60A57" w:rsidDel="00A67BFF">
          <w:rPr>
            <w:rFonts w:cs="Times New Roman"/>
            <w:noProof/>
            <w:color w:val="0D0D0D" w:themeColor="text1" w:themeTint="F2"/>
            <w:sz w:val="22"/>
            <w:rPrChange w:id="18760" w:author="tao huang" w:date="2017-09-17T12:05:00Z">
              <w:rPr>
                <w:rFonts w:cs="Times New Roman"/>
                <w:noProof/>
                <w:color w:val="000000" w:themeColor="text1"/>
                <w:sz w:val="22"/>
              </w:rPr>
            </w:rPrChange>
          </w:rPr>
          <w:fldChar w:fldCharType="end"/>
        </w:r>
      </w:del>
    </w:p>
    <w:p w14:paraId="3FE27000" w14:textId="77777777" w:rsidR="00A67BFF" w:rsidRPr="00A60A57" w:rsidRDefault="00A67BFF">
      <w:pPr>
        <w:spacing w:after="0" w:line="360" w:lineRule="auto"/>
        <w:rPr>
          <w:rFonts w:cs="Times New Roman"/>
          <w:noProof/>
          <w:color w:val="0D0D0D" w:themeColor="text1" w:themeTint="F2"/>
          <w:sz w:val="22"/>
          <w:rPrChange w:id="18761" w:author="tao huang" w:date="2017-09-17T12:05:00Z">
            <w:rPr>
              <w:rFonts w:cs="Times New Roman"/>
              <w:noProof/>
              <w:color w:val="000000" w:themeColor="text1"/>
              <w:sz w:val="22"/>
            </w:rPr>
          </w:rPrChange>
        </w:rPr>
      </w:pPr>
    </w:p>
    <w:p w14:paraId="2B4F39DA" w14:textId="77777777" w:rsidR="00F75C33" w:rsidRPr="00F75C33" w:rsidRDefault="00A67BFF" w:rsidP="00F75C33">
      <w:pPr>
        <w:pStyle w:val="EndNoteBibliography"/>
        <w:spacing w:after="0"/>
        <w:ind w:left="720" w:hanging="720"/>
      </w:pPr>
      <w:r w:rsidRPr="00A60A57">
        <w:rPr>
          <w:color w:val="0D0D0D" w:themeColor="text1" w:themeTint="F2"/>
          <w:sz w:val="22"/>
          <w:rPrChange w:id="18762" w:author="tao huang" w:date="2017-09-17T12:05:00Z">
            <w:rPr>
              <w:color w:val="000000" w:themeColor="text1"/>
              <w:sz w:val="22"/>
            </w:rPr>
          </w:rPrChange>
        </w:rPr>
        <w:fldChar w:fldCharType="begin"/>
      </w:r>
      <w:r w:rsidRPr="00A60A57">
        <w:rPr>
          <w:color w:val="0D0D0D" w:themeColor="text1" w:themeTint="F2"/>
          <w:sz w:val="22"/>
          <w:rPrChange w:id="18763" w:author="tao huang" w:date="2017-09-17T12:05:00Z">
            <w:rPr>
              <w:color w:val="000000" w:themeColor="text1"/>
              <w:sz w:val="22"/>
            </w:rPr>
          </w:rPrChange>
        </w:rPr>
        <w:instrText xml:space="preserve"> ADDIN EN.REFLIST </w:instrText>
      </w:r>
      <w:r w:rsidRPr="00A60A57">
        <w:rPr>
          <w:color w:val="0D0D0D" w:themeColor="text1" w:themeTint="F2"/>
          <w:sz w:val="22"/>
          <w:rPrChange w:id="18764" w:author="tao huang" w:date="2017-09-17T12:05:00Z">
            <w:rPr>
              <w:color w:val="000000" w:themeColor="text1"/>
              <w:sz w:val="22"/>
            </w:rPr>
          </w:rPrChange>
        </w:rPr>
        <w:fldChar w:fldCharType="separate"/>
      </w:r>
      <w:bookmarkStart w:id="18765" w:name="_ENREF_1"/>
      <w:r w:rsidR="00F75C33" w:rsidRPr="00F75C33">
        <w:t xml:space="preserve">Ali, M., &amp; Boylan, J. (2011). Feasibility principles for Downstream Demand Inference in supply chains. </w:t>
      </w:r>
      <w:r w:rsidR="00F75C33" w:rsidRPr="00F75C33">
        <w:rPr>
          <w:i/>
        </w:rPr>
        <w:t>Journal of the Operational Research Society, 62</w:t>
      </w:r>
      <w:r w:rsidR="00F75C33" w:rsidRPr="00F75C33">
        <w:t xml:space="preserve">. </w:t>
      </w:r>
      <w:bookmarkEnd w:id="18765"/>
    </w:p>
    <w:p w14:paraId="499809FA" w14:textId="77777777" w:rsidR="00F75C33" w:rsidRPr="00F75C33" w:rsidRDefault="00F75C33" w:rsidP="00F75C33">
      <w:pPr>
        <w:pStyle w:val="EndNoteBibliography"/>
        <w:spacing w:after="0"/>
        <w:ind w:left="720" w:hanging="720"/>
      </w:pPr>
      <w:bookmarkStart w:id="18766" w:name="_ENREF_2"/>
      <w:r w:rsidRPr="00F75C33">
        <w:t xml:space="preserve">Allen, P. G., &amp; Fildes, R. (2001). Econometric forecasting. In J. S. Armstrong (Ed.), </w:t>
      </w:r>
      <w:r w:rsidRPr="00F75C33">
        <w:rPr>
          <w:i/>
        </w:rPr>
        <w:t>Principles of Forecasting: A Handbook for Researchers and Practitioners</w:t>
      </w:r>
      <w:r w:rsidRPr="00F75C33">
        <w:t>. Boston: Kluwer Academic Publishers.</w:t>
      </w:r>
      <w:bookmarkEnd w:id="18766"/>
    </w:p>
    <w:p w14:paraId="34F7A78C" w14:textId="77777777" w:rsidR="00F75C33" w:rsidRPr="00F75C33" w:rsidRDefault="00F75C33" w:rsidP="00F75C33">
      <w:pPr>
        <w:pStyle w:val="EndNoteBibliography"/>
        <w:spacing w:after="0"/>
        <w:ind w:left="720" w:hanging="720"/>
      </w:pPr>
      <w:bookmarkStart w:id="18767" w:name="_ENREF_3"/>
      <w:r w:rsidRPr="00F75C33">
        <w:t xml:space="preserve">Andrews, D. W. K. (1993). Tests for Parameter Instability and Structural Change with Unknown Change Point. </w:t>
      </w:r>
      <w:r w:rsidRPr="00F75C33">
        <w:rPr>
          <w:i/>
        </w:rPr>
        <w:t>Econometrica, 61</w:t>
      </w:r>
      <w:r w:rsidRPr="00F75C33">
        <w:t xml:space="preserve">, 825-851. </w:t>
      </w:r>
      <w:bookmarkEnd w:id="18767"/>
    </w:p>
    <w:p w14:paraId="571F07C1" w14:textId="77777777" w:rsidR="00F75C33" w:rsidRPr="00F75C33" w:rsidRDefault="00F75C33" w:rsidP="00F75C33">
      <w:pPr>
        <w:pStyle w:val="EndNoteBibliography"/>
        <w:spacing w:after="0"/>
        <w:ind w:left="720" w:hanging="720"/>
      </w:pPr>
      <w:bookmarkStart w:id="18768" w:name="_ENREF_4"/>
      <w:r w:rsidRPr="00F75C33">
        <w:t xml:space="preserve">Andrews, D. W. K., &amp; Ploberger, W. (1994). Optimal tests when a nuisance parameter is present only under the alternative. </w:t>
      </w:r>
      <w:r w:rsidRPr="00F75C33">
        <w:rPr>
          <w:i/>
        </w:rPr>
        <w:t>Econometrica, 62</w:t>
      </w:r>
      <w:r w:rsidRPr="00F75C33">
        <w:t xml:space="preserve">, 1383-1414. </w:t>
      </w:r>
      <w:bookmarkEnd w:id="18768"/>
    </w:p>
    <w:p w14:paraId="53646F03" w14:textId="77777777" w:rsidR="00F75C33" w:rsidRPr="00F75C33" w:rsidRDefault="00F75C33" w:rsidP="00F75C33">
      <w:pPr>
        <w:pStyle w:val="EndNoteBibliography"/>
        <w:spacing w:after="0"/>
        <w:ind w:left="720" w:hanging="720"/>
      </w:pPr>
      <w:bookmarkStart w:id="18769" w:name="_ENREF_5"/>
      <w:r w:rsidRPr="00F75C33">
        <w:t xml:space="preserve">Andrews, R. L., Currim, I. S., Leeflang, P., &amp; Lim, J. (2008). Estimating the SCAN*PRO model of store sales: HB, FM or just OLS? </w:t>
      </w:r>
      <w:r w:rsidRPr="00F75C33">
        <w:rPr>
          <w:i/>
        </w:rPr>
        <w:t>international Journal of research in marketing, 25</w:t>
      </w:r>
      <w:r w:rsidRPr="00F75C33">
        <w:t xml:space="preserve">(1), 22-33. </w:t>
      </w:r>
      <w:bookmarkEnd w:id="18769"/>
    </w:p>
    <w:p w14:paraId="59BF17C3" w14:textId="77777777" w:rsidR="00F75C33" w:rsidRPr="00F75C33" w:rsidRDefault="00F75C33" w:rsidP="00F75C33">
      <w:pPr>
        <w:pStyle w:val="EndNoteBibliography"/>
        <w:spacing w:after="0"/>
        <w:ind w:left="720" w:hanging="720"/>
      </w:pPr>
      <w:bookmarkStart w:id="18770" w:name="_ENREF_6"/>
      <w:r w:rsidRPr="00F75C33">
        <w:t xml:space="preserve">Ang, A., &amp; Bekaert, G. (2002). Regime Switches in Interest Rates. </w:t>
      </w:r>
      <w:r w:rsidRPr="00F75C33">
        <w:rPr>
          <w:i/>
        </w:rPr>
        <w:t>Journal of Business &amp; Economic Statistics, 20</w:t>
      </w:r>
      <w:r w:rsidRPr="00F75C33">
        <w:t xml:space="preserve">(2), 163-182. </w:t>
      </w:r>
      <w:bookmarkEnd w:id="18770"/>
    </w:p>
    <w:p w14:paraId="56329609" w14:textId="77777777" w:rsidR="00F75C33" w:rsidRPr="00F75C33" w:rsidRDefault="00F75C33" w:rsidP="00F75C33">
      <w:pPr>
        <w:pStyle w:val="EndNoteBibliography"/>
        <w:spacing w:after="0"/>
        <w:ind w:left="720" w:hanging="720"/>
      </w:pPr>
      <w:bookmarkStart w:id="18771" w:name="_ENREF_7"/>
      <w:r w:rsidRPr="00F75C33">
        <w:t xml:space="preserve">Arenas, T., Pedregal, J., J., D., Fildes, R., &amp; Kourentzes, N. (2013). Analysis of judgmental adjustments in the presence of promotions. </w:t>
      </w:r>
      <w:r w:rsidRPr="00F75C33">
        <w:rPr>
          <w:i/>
        </w:rPr>
        <w:t>International Journal of Forecasting, 29</w:t>
      </w:r>
      <w:r w:rsidRPr="00F75C33">
        <w:t xml:space="preserve">(2). </w:t>
      </w:r>
      <w:bookmarkEnd w:id="18771"/>
    </w:p>
    <w:p w14:paraId="7B63CF4A" w14:textId="77777777" w:rsidR="00F75C33" w:rsidRPr="00F75C33" w:rsidRDefault="00F75C33" w:rsidP="00F75C33">
      <w:pPr>
        <w:pStyle w:val="EndNoteBibliography"/>
        <w:spacing w:after="0"/>
        <w:ind w:left="720" w:hanging="720"/>
      </w:pPr>
      <w:bookmarkStart w:id="18772" w:name="_ENREF_8"/>
      <w:r w:rsidRPr="00F75C33">
        <w:t xml:space="preserve">Armstrong, J. S. (2001). </w:t>
      </w:r>
      <w:r w:rsidRPr="00F75C33">
        <w:rPr>
          <w:i/>
        </w:rPr>
        <w:t>Principles of Forecasting: A Handbook for Researchers and Practitioners</w:t>
      </w:r>
      <w:r w:rsidRPr="00F75C33">
        <w:t>: Kluwer Academic Publishers.</w:t>
      </w:r>
      <w:bookmarkEnd w:id="18772"/>
    </w:p>
    <w:p w14:paraId="1212F6A4" w14:textId="77777777" w:rsidR="00F75C33" w:rsidRPr="00F75C33" w:rsidRDefault="00F75C33" w:rsidP="00F75C33">
      <w:pPr>
        <w:pStyle w:val="EndNoteBibliography"/>
        <w:spacing w:after="0"/>
        <w:ind w:left="720" w:hanging="720"/>
      </w:pPr>
      <w:bookmarkStart w:id="18773" w:name="_ENREF_9"/>
      <w:r w:rsidRPr="00F75C33">
        <w:t xml:space="preserve">Bai, J., &amp; Perron, P. (1998). Estimating and Testing Linear Models with Multiple Structural Changes. </w:t>
      </w:r>
      <w:r w:rsidRPr="00F75C33">
        <w:rPr>
          <w:i/>
        </w:rPr>
        <w:t>Econometrica, 66</w:t>
      </w:r>
      <w:r w:rsidRPr="00F75C33">
        <w:t xml:space="preserve">, 47- 78. </w:t>
      </w:r>
      <w:bookmarkEnd w:id="18773"/>
    </w:p>
    <w:p w14:paraId="3B4014C6" w14:textId="77777777" w:rsidR="00F75C33" w:rsidRPr="00F75C33" w:rsidRDefault="00F75C33" w:rsidP="00F75C33">
      <w:pPr>
        <w:pStyle w:val="EndNoteBibliography"/>
        <w:spacing w:after="0"/>
        <w:ind w:left="720" w:hanging="720"/>
      </w:pPr>
      <w:bookmarkStart w:id="18774" w:name="_ENREF_10"/>
      <w:r w:rsidRPr="00F75C33">
        <w:lastRenderedPageBreak/>
        <w:t xml:space="preserve">Bai, J., &amp; Perron, P. (2003). Computation and Analysis of Multiple Structural-Change Models. </w:t>
      </w:r>
      <w:r w:rsidRPr="00F75C33">
        <w:rPr>
          <w:i/>
        </w:rPr>
        <w:t>Journal of Applied Econometrics, 18</w:t>
      </w:r>
      <w:r w:rsidRPr="00F75C33">
        <w:t xml:space="preserve">, 1-22. </w:t>
      </w:r>
      <w:bookmarkEnd w:id="18774"/>
    </w:p>
    <w:p w14:paraId="443D1F0E" w14:textId="77777777" w:rsidR="00F75C33" w:rsidRPr="00F75C33" w:rsidRDefault="00F75C33" w:rsidP="00F75C33">
      <w:pPr>
        <w:pStyle w:val="EndNoteBibliography"/>
        <w:spacing w:after="0"/>
        <w:ind w:left="720" w:hanging="720"/>
      </w:pPr>
      <w:bookmarkStart w:id="18775" w:name="_ENREF_11"/>
      <w:r w:rsidRPr="00F75C33">
        <w:t xml:space="preserve">Blattberg, R. C., Briesch, R., &amp; Fox, E. J. (1995). How promotions work? </w:t>
      </w:r>
      <w:r w:rsidRPr="00F75C33">
        <w:rPr>
          <w:i/>
        </w:rPr>
        <w:t>Marketing Science, 14</w:t>
      </w:r>
      <w:r w:rsidRPr="00F75C33">
        <w:t xml:space="preserve">(3). </w:t>
      </w:r>
      <w:bookmarkEnd w:id="18775"/>
    </w:p>
    <w:p w14:paraId="7A510EF3" w14:textId="77777777" w:rsidR="00F75C33" w:rsidRPr="00F75C33" w:rsidRDefault="00F75C33" w:rsidP="00F75C33">
      <w:pPr>
        <w:pStyle w:val="EndNoteBibliography"/>
        <w:spacing w:after="0"/>
        <w:ind w:left="720" w:hanging="720"/>
      </w:pPr>
      <w:bookmarkStart w:id="18776" w:name="_ENREF_12"/>
      <w:r w:rsidRPr="00F75C33">
        <w:t xml:space="preserve">Bronnenberg, B. J., Kruger, M. W., &amp; Mela, C. F. (2008). The IRI Marketing Data Set. </w:t>
      </w:r>
      <w:r w:rsidRPr="00F75C33">
        <w:rPr>
          <w:i/>
        </w:rPr>
        <w:t>Marketing Science, 27</w:t>
      </w:r>
      <w:r w:rsidRPr="00F75C33">
        <w:t xml:space="preserve">(4), pp. 745–748. </w:t>
      </w:r>
      <w:bookmarkEnd w:id="18776"/>
    </w:p>
    <w:p w14:paraId="7F8BA7F1" w14:textId="77777777" w:rsidR="00F75C33" w:rsidRPr="00F75C33" w:rsidRDefault="00F75C33" w:rsidP="00F75C33">
      <w:pPr>
        <w:pStyle w:val="EndNoteBibliography"/>
        <w:spacing w:after="0"/>
        <w:ind w:left="720" w:hanging="720"/>
      </w:pPr>
      <w:bookmarkStart w:id="18777" w:name="_ENREF_13"/>
      <w:r w:rsidRPr="00F75C33">
        <w:t xml:space="preserve">Bucklin, R. E., Gupta, S., &amp; Siddarth, S. (1998). Determining Segmentation in Sales Response across Consumer Purchase Behaviors. </w:t>
      </w:r>
      <w:r w:rsidRPr="00F75C33">
        <w:rPr>
          <w:i/>
        </w:rPr>
        <w:t>Journal of Marketing Research, 35</w:t>
      </w:r>
      <w:r w:rsidRPr="00F75C33">
        <w:t>(2), 189-197. doi: 10.2307/3151847</w:t>
      </w:r>
      <w:bookmarkEnd w:id="18777"/>
    </w:p>
    <w:p w14:paraId="58D0665F" w14:textId="77777777" w:rsidR="00F75C33" w:rsidRPr="00F75C33" w:rsidRDefault="00F75C33" w:rsidP="00F75C33">
      <w:pPr>
        <w:pStyle w:val="EndNoteBibliography"/>
        <w:spacing w:after="0"/>
        <w:ind w:left="720" w:hanging="720"/>
      </w:pPr>
      <w:bookmarkStart w:id="18778" w:name="_ENREF_14"/>
      <w:r w:rsidRPr="00F75C33">
        <w:t xml:space="preserve">Castle, J. L., Doornik, J. A., &amp; Hendry, D. F. (2008). Model Selection when there are Multiple Breaks. </w:t>
      </w:r>
      <w:r w:rsidRPr="00F75C33">
        <w:rPr>
          <w:i/>
        </w:rPr>
        <w:t>Working paper No. 407, Economics Department, University of Oxford</w:t>
      </w:r>
      <w:r w:rsidRPr="00F75C33">
        <w:t xml:space="preserve">. </w:t>
      </w:r>
      <w:bookmarkEnd w:id="18778"/>
    </w:p>
    <w:p w14:paraId="37D1C5FC" w14:textId="77ABC437" w:rsidR="00F75C33" w:rsidRPr="00F75C33" w:rsidRDefault="00F75C33" w:rsidP="00F75C33">
      <w:pPr>
        <w:pStyle w:val="EndNoteBibliography"/>
        <w:spacing w:after="0"/>
        <w:ind w:left="720" w:hanging="720"/>
      </w:pPr>
      <w:bookmarkStart w:id="18779" w:name="_ENREF_15"/>
      <w:r w:rsidRPr="00F75C33">
        <w:t xml:space="preserve">Chevillon, G. (2016). Multistep forecasting in the presence of location shifts. </w:t>
      </w:r>
      <w:r w:rsidRPr="00F75C33">
        <w:rPr>
          <w:i/>
        </w:rPr>
        <w:t>International Journal of Forecasting, 32</w:t>
      </w:r>
      <w:r w:rsidRPr="00F75C33">
        <w:t xml:space="preserve">(1), 121-137. doi: </w:t>
      </w:r>
      <w:hyperlink r:id="rId29" w:history="1">
        <w:r w:rsidRPr="00F75C33">
          <w:rPr>
            <w:rStyle w:val="Hyperlink"/>
          </w:rPr>
          <w:t>https://doi.org/10.1016/j.ijforecast.2015.04.004</w:t>
        </w:r>
        <w:bookmarkEnd w:id="18779"/>
      </w:hyperlink>
    </w:p>
    <w:p w14:paraId="2DDA332A" w14:textId="77777777" w:rsidR="00F75C33" w:rsidRPr="00F75C33" w:rsidRDefault="00F75C33" w:rsidP="00F75C33">
      <w:pPr>
        <w:pStyle w:val="EndNoteBibliography"/>
        <w:spacing w:after="0"/>
        <w:ind w:left="720" w:hanging="720"/>
      </w:pPr>
      <w:bookmarkStart w:id="18780" w:name="_ENREF_16"/>
      <w:r w:rsidRPr="00F75C33">
        <w:t xml:space="preserve">Chow, G. C. (1960). Tests of Equality Between Sets of Coefficients in Two Linear Regressions. </w:t>
      </w:r>
      <w:r w:rsidRPr="00F75C33">
        <w:rPr>
          <w:i/>
        </w:rPr>
        <w:t>Econometrica, 28</w:t>
      </w:r>
      <w:r w:rsidRPr="00F75C33">
        <w:t xml:space="preserve">(3). </w:t>
      </w:r>
      <w:bookmarkEnd w:id="18780"/>
    </w:p>
    <w:p w14:paraId="109D276A" w14:textId="77777777" w:rsidR="00F75C33" w:rsidRPr="00F75C33" w:rsidRDefault="00F75C33" w:rsidP="00F75C33">
      <w:pPr>
        <w:pStyle w:val="EndNoteBibliography"/>
        <w:ind w:left="720" w:hanging="720"/>
        <w:rPr>
          <w:i/>
        </w:rPr>
      </w:pPr>
      <w:bookmarkStart w:id="18781" w:name="_ENREF_17"/>
      <w:r w:rsidRPr="00F75C33">
        <w:t xml:space="preserve">Clark, T. E., &amp; McCracken, M. W. (2007). Forecasting with Small Macroeconomic VARs in the Presence of Instabilities </w:t>
      </w:r>
      <w:r w:rsidRPr="00F75C33">
        <w:rPr>
          <w:i/>
        </w:rPr>
        <w:t>Finance and Economics Discussion Series</w:t>
      </w:r>
    </w:p>
    <w:p w14:paraId="5DA4CC6C" w14:textId="77777777" w:rsidR="00F75C33" w:rsidRPr="00F75C33" w:rsidRDefault="00F75C33" w:rsidP="00F75C33">
      <w:pPr>
        <w:pStyle w:val="EndNoteBibliography"/>
        <w:ind w:left="720" w:hanging="720"/>
      </w:pPr>
      <w:r w:rsidRPr="00F75C33">
        <w:t xml:space="preserve"> Divisions of Research &amp; Statistics and Monetary Affairs</w:t>
      </w:r>
    </w:p>
    <w:p w14:paraId="2CE5EE0E" w14:textId="77777777" w:rsidR="00F75C33" w:rsidRPr="00F75C33" w:rsidRDefault="00F75C33" w:rsidP="00F75C33">
      <w:pPr>
        <w:pStyle w:val="EndNoteBibliography"/>
        <w:spacing w:after="0"/>
        <w:ind w:left="720" w:hanging="720"/>
      </w:pPr>
      <w:r w:rsidRPr="00F75C33">
        <w:t>Federal Reserve Board, Washington, D.C.</w:t>
      </w:r>
      <w:bookmarkEnd w:id="18781"/>
    </w:p>
    <w:p w14:paraId="62185A18" w14:textId="2DE1655E" w:rsidR="00F75C33" w:rsidRPr="00F75C33" w:rsidRDefault="00F75C33" w:rsidP="00F75C33">
      <w:pPr>
        <w:pStyle w:val="EndNoteBibliography"/>
        <w:spacing w:after="0"/>
        <w:ind w:left="720" w:hanging="720"/>
      </w:pPr>
      <w:bookmarkStart w:id="18782" w:name="_ENREF_18"/>
      <w:r w:rsidRPr="00F75C33">
        <w:t xml:space="preserve">Clemen, R. T. (1989). Combining forecasts: A review and annotated bibliography. </w:t>
      </w:r>
      <w:r w:rsidRPr="00F75C33">
        <w:rPr>
          <w:i/>
        </w:rPr>
        <w:t>International Journal of Forecasting, 5</w:t>
      </w:r>
      <w:r w:rsidRPr="00F75C33">
        <w:t xml:space="preserve">(4), 559-583. doi: </w:t>
      </w:r>
      <w:hyperlink r:id="rId30" w:history="1">
        <w:r w:rsidRPr="00F75C33">
          <w:rPr>
            <w:rStyle w:val="Hyperlink"/>
          </w:rPr>
          <w:t>http://dx.doi.org/10.1016/0169-2070(89)90012-5</w:t>
        </w:r>
        <w:bookmarkEnd w:id="18782"/>
      </w:hyperlink>
    </w:p>
    <w:p w14:paraId="09E84D79" w14:textId="77777777" w:rsidR="00F75C33" w:rsidRPr="00F75C33" w:rsidRDefault="00F75C33" w:rsidP="00F75C33">
      <w:pPr>
        <w:pStyle w:val="EndNoteBibliography"/>
        <w:spacing w:after="0"/>
        <w:ind w:left="720" w:hanging="720"/>
      </w:pPr>
      <w:bookmarkStart w:id="18783" w:name="_ENREF_19"/>
      <w:r w:rsidRPr="00F75C33">
        <w:t xml:space="preserve">Clements, M., &amp; Hendry, D. (1998). </w:t>
      </w:r>
      <w:r w:rsidRPr="00F75C33">
        <w:rPr>
          <w:i/>
        </w:rPr>
        <w:t>Forecasting Economic Time Series</w:t>
      </w:r>
      <w:r w:rsidRPr="00F75C33">
        <w:t>: Cambridge University Press.</w:t>
      </w:r>
      <w:bookmarkEnd w:id="18783"/>
    </w:p>
    <w:p w14:paraId="5A34DE4C" w14:textId="77777777" w:rsidR="00F75C33" w:rsidRPr="00F75C33" w:rsidRDefault="00F75C33" w:rsidP="00F75C33">
      <w:pPr>
        <w:pStyle w:val="EndNoteBibliography"/>
        <w:spacing w:after="0"/>
        <w:ind w:left="720" w:hanging="720"/>
      </w:pPr>
      <w:bookmarkStart w:id="18784" w:name="_ENREF_20"/>
      <w:r w:rsidRPr="00F75C33">
        <w:t xml:space="preserve">Clements, M. B., &amp; Hendry, D. F. (1994). Towards a theory of economic forecasting. In C. P. Hargreaves (Ed.), </w:t>
      </w:r>
      <w:r w:rsidRPr="00F75C33">
        <w:rPr>
          <w:i/>
        </w:rPr>
        <w:t>Nonstationary Time Series Analysis and Cointegration</w:t>
      </w:r>
      <w:r w:rsidRPr="00F75C33">
        <w:t>: Oxford University Press.</w:t>
      </w:r>
      <w:bookmarkEnd w:id="18784"/>
    </w:p>
    <w:p w14:paraId="0A7C37C7" w14:textId="77777777" w:rsidR="00F75C33" w:rsidRPr="00F75C33" w:rsidRDefault="00F75C33" w:rsidP="00F75C33">
      <w:pPr>
        <w:pStyle w:val="EndNoteBibliography"/>
        <w:spacing w:after="0"/>
        <w:ind w:left="720" w:hanging="720"/>
      </w:pPr>
      <w:bookmarkStart w:id="18785" w:name="_ENREF_21"/>
      <w:r w:rsidRPr="00F75C33">
        <w:t xml:space="preserve">Clements, M. P., &amp; Hendry, D. F. (1999). </w:t>
      </w:r>
      <w:r w:rsidRPr="00F75C33">
        <w:rPr>
          <w:i/>
        </w:rPr>
        <w:t>Forecasting non-stationary economic time series</w:t>
      </w:r>
      <w:r w:rsidRPr="00F75C33">
        <w:t>. London: The MIT Press.</w:t>
      </w:r>
      <w:bookmarkEnd w:id="18785"/>
    </w:p>
    <w:p w14:paraId="7343B6BE" w14:textId="77777777" w:rsidR="00F75C33" w:rsidRPr="00F75C33" w:rsidRDefault="00F75C33" w:rsidP="00F75C33">
      <w:pPr>
        <w:pStyle w:val="EndNoteBibliography"/>
        <w:spacing w:after="0"/>
        <w:ind w:left="720" w:hanging="720"/>
      </w:pPr>
      <w:bookmarkStart w:id="18786" w:name="_ENREF_22"/>
      <w:r w:rsidRPr="00F75C33">
        <w:t xml:space="preserve">Cooper, J. P., &amp; Nelson, C. R. (1975). The Ex Ante Prediction Performance of the St. Louis and FRB-MIT-PENN Econometric Models and Some Results on Composite Predictors. </w:t>
      </w:r>
      <w:r w:rsidRPr="00F75C33">
        <w:rPr>
          <w:i/>
        </w:rPr>
        <w:t>Journal of Money, Credit and Banking, 7</w:t>
      </w:r>
      <w:r w:rsidRPr="00F75C33">
        <w:t xml:space="preserve">(1). </w:t>
      </w:r>
      <w:bookmarkEnd w:id="18786"/>
    </w:p>
    <w:p w14:paraId="72F3854D" w14:textId="0A2BDAEA" w:rsidR="00F75C33" w:rsidRPr="00F75C33" w:rsidRDefault="00F75C33" w:rsidP="00F75C33">
      <w:pPr>
        <w:pStyle w:val="EndNoteBibliography"/>
        <w:spacing w:after="0"/>
        <w:ind w:left="720" w:hanging="720"/>
      </w:pPr>
      <w:bookmarkStart w:id="18787" w:name="_ENREF_23"/>
      <w:r w:rsidRPr="00F75C33">
        <w:t xml:space="preserve">Cooper, L. G., Baron, P., Levy, W., Swisher, M., &amp; Gogos, P. (1999). Promocast": a New Forecasting Method for Promotion Planning. </w:t>
      </w:r>
      <w:r w:rsidRPr="00F75C33">
        <w:rPr>
          <w:i/>
        </w:rPr>
        <w:t>Marketing Science, 18</w:t>
      </w:r>
      <w:r w:rsidRPr="00F75C33">
        <w:t xml:space="preserve">(3), 301-316. doi: </w:t>
      </w:r>
      <w:hyperlink r:id="rId31" w:history="1">
        <w:r w:rsidRPr="00F75C33">
          <w:rPr>
            <w:rStyle w:val="Hyperlink"/>
          </w:rPr>
          <w:t>http://dx.doi.org/10.1287/mksc.18.3.301</w:t>
        </w:r>
        <w:bookmarkEnd w:id="18787"/>
      </w:hyperlink>
    </w:p>
    <w:p w14:paraId="3319B07B" w14:textId="77777777" w:rsidR="00F75C33" w:rsidRPr="00F75C33" w:rsidRDefault="00F75C33" w:rsidP="00F75C33">
      <w:pPr>
        <w:pStyle w:val="EndNoteBibliography"/>
        <w:spacing w:after="0"/>
        <w:ind w:left="720" w:hanging="720"/>
      </w:pPr>
      <w:bookmarkStart w:id="18788" w:name="_ENREF_24"/>
      <w:r w:rsidRPr="00F75C33">
        <w:t xml:space="preserve">Cooper, L. G., &amp; Giuffrida, G. (2000). Turning Datamining into a Management Science Tool: New Algorithms and Empirical Results. </w:t>
      </w:r>
      <w:r w:rsidRPr="00F75C33">
        <w:rPr>
          <w:i/>
        </w:rPr>
        <w:t>Management Science, 46</w:t>
      </w:r>
      <w:r w:rsidRPr="00F75C33">
        <w:t xml:space="preserve">(2), 249. </w:t>
      </w:r>
      <w:bookmarkEnd w:id="18788"/>
    </w:p>
    <w:p w14:paraId="7EB3F095" w14:textId="77777777" w:rsidR="00F75C33" w:rsidRPr="00F75C33" w:rsidRDefault="00F75C33" w:rsidP="00F75C33">
      <w:pPr>
        <w:pStyle w:val="EndNoteBibliography"/>
        <w:spacing w:after="0"/>
        <w:ind w:left="720" w:hanging="720"/>
      </w:pPr>
      <w:bookmarkStart w:id="18789" w:name="_ENREF_25"/>
      <w:r w:rsidRPr="00F75C33">
        <w:t xml:space="preserve">Corsten, D., &amp; Gruen, T. (2003). Desperately seeking shelf availability: an examination of the extent, the causes, and the efforts to address retail out-of-stocks. </w:t>
      </w:r>
      <w:r w:rsidRPr="00F75C33">
        <w:rPr>
          <w:i/>
        </w:rPr>
        <w:t>International Journal of Retail &amp; Distribution Management, 31</w:t>
      </w:r>
      <w:r w:rsidRPr="00F75C33">
        <w:t xml:space="preserve">(12). </w:t>
      </w:r>
      <w:bookmarkEnd w:id="18789"/>
    </w:p>
    <w:p w14:paraId="528708D4" w14:textId="77777777" w:rsidR="00F75C33" w:rsidRPr="00F75C33" w:rsidRDefault="00F75C33" w:rsidP="00F75C33">
      <w:pPr>
        <w:pStyle w:val="EndNoteBibliography"/>
        <w:spacing w:after="0"/>
        <w:ind w:left="720" w:hanging="720"/>
      </w:pPr>
      <w:bookmarkStart w:id="18790" w:name="_ENREF_26"/>
      <w:r w:rsidRPr="00F75C33">
        <w:t xml:space="preserve">Davydenko, A., &amp; Fildes, R. (2013). Measuring forecasting accuracy: the case of judgmental adjustments to SKU-level demand forecasts. </w:t>
      </w:r>
      <w:r w:rsidRPr="00F75C33">
        <w:rPr>
          <w:i/>
        </w:rPr>
        <w:t>International Journal of Forecasting, 29</w:t>
      </w:r>
      <w:r w:rsidRPr="00F75C33">
        <w:t xml:space="preserve">(3). </w:t>
      </w:r>
      <w:bookmarkEnd w:id="18790"/>
    </w:p>
    <w:p w14:paraId="6AEF0683" w14:textId="77777777" w:rsidR="00F75C33" w:rsidRPr="00F75C33" w:rsidRDefault="00F75C33" w:rsidP="00F75C33">
      <w:pPr>
        <w:pStyle w:val="EndNoteBibliography"/>
        <w:spacing w:after="0"/>
        <w:ind w:left="720" w:hanging="720"/>
      </w:pPr>
      <w:bookmarkStart w:id="18791" w:name="_ENREF_27"/>
      <w:r w:rsidRPr="00F75C33">
        <w:t xml:space="preserve">Dekimpe, M., Hanssens, D. M., &amp; Silva-Risso, J. M. (1999). Long-run effects of price promotions in scanner markets. </w:t>
      </w:r>
      <w:r w:rsidRPr="00F75C33">
        <w:rPr>
          <w:i/>
        </w:rPr>
        <w:t>Journal of Econometrics, 89</w:t>
      </w:r>
      <w:r w:rsidRPr="00F75C33">
        <w:t xml:space="preserve">(1/2), 261-291. </w:t>
      </w:r>
      <w:bookmarkEnd w:id="18791"/>
    </w:p>
    <w:p w14:paraId="63CA38BA" w14:textId="77777777" w:rsidR="00F75C33" w:rsidRPr="00F75C33" w:rsidRDefault="00F75C33" w:rsidP="00F75C33">
      <w:pPr>
        <w:pStyle w:val="EndNoteBibliography"/>
        <w:spacing w:after="0"/>
        <w:ind w:left="720" w:hanging="720"/>
      </w:pPr>
      <w:bookmarkStart w:id="18792" w:name="_ENREF_28"/>
      <w:r w:rsidRPr="00F75C33">
        <w:lastRenderedPageBreak/>
        <w:t xml:space="preserve">Dekker, M., van Donselaar, K., &amp; Ouwehand, P. (2004). How to use aggregation and combined forecasting to improve seasonal demand forecasts. </w:t>
      </w:r>
      <w:r w:rsidRPr="00F75C33">
        <w:rPr>
          <w:i/>
        </w:rPr>
        <w:t>International Journal of Production Economics, 90</w:t>
      </w:r>
      <w:r w:rsidRPr="00F75C33">
        <w:t xml:space="preserve">(2), 151-167. </w:t>
      </w:r>
      <w:bookmarkEnd w:id="18792"/>
    </w:p>
    <w:p w14:paraId="72A3CD7E" w14:textId="77777777" w:rsidR="00F75C33" w:rsidRPr="00F75C33" w:rsidRDefault="00F75C33" w:rsidP="00F75C33">
      <w:pPr>
        <w:pStyle w:val="EndNoteBibliography"/>
        <w:spacing w:after="0"/>
        <w:ind w:left="720" w:hanging="720"/>
      </w:pPr>
      <w:bookmarkStart w:id="18793" w:name="_ENREF_29"/>
      <w:r w:rsidRPr="00F75C33">
        <w:t>Epprecht, C., Guegan, D., &amp; Veiga, Á. (2013). Comparing variable selection techniques for linear regression: LASSO and Autometrics: Université Panthéon-Sorbonne (Paris 1), Centre d'Economie de la Sorbonne.</w:t>
      </w:r>
      <w:bookmarkEnd w:id="18793"/>
    </w:p>
    <w:p w14:paraId="06D96B6E" w14:textId="77777777" w:rsidR="00F75C33" w:rsidRPr="00F75C33" w:rsidRDefault="00F75C33" w:rsidP="00F75C33">
      <w:pPr>
        <w:pStyle w:val="EndNoteBibliography"/>
        <w:spacing w:after="0"/>
        <w:ind w:left="720" w:hanging="720"/>
      </w:pPr>
      <w:bookmarkStart w:id="18794" w:name="_ENREF_30"/>
      <w:r w:rsidRPr="00F75C33">
        <w:t>Fan, J., &amp; Lv, J. (2008). Sure independence screening for ultrahigh dimensional feature space (with discussion).</w:t>
      </w:r>
      <w:r w:rsidRPr="00F75C33">
        <w:rPr>
          <w:i/>
        </w:rPr>
        <w:t xml:space="preserve"> Journal of Royal Statistical Society, 70</w:t>
      </w:r>
      <w:r w:rsidRPr="00F75C33">
        <w:t xml:space="preserve">(Series B), 849–911. </w:t>
      </w:r>
      <w:bookmarkEnd w:id="18794"/>
    </w:p>
    <w:p w14:paraId="37BA9519" w14:textId="77777777" w:rsidR="00F75C33" w:rsidRPr="00F75C33" w:rsidRDefault="00F75C33" w:rsidP="00F75C33">
      <w:pPr>
        <w:pStyle w:val="EndNoteBibliography"/>
        <w:spacing w:after="0"/>
        <w:ind w:left="720" w:hanging="720"/>
      </w:pPr>
      <w:bookmarkStart w:id="18795" w:name="_ENREF_31"/>
      <w:r w:rsidRPr="00F75C33">
        <w:t xml:space="preserve">Fildes, R. (1992). The evaluation of extrapolative forecasting methods. </w:t>
      </w:r>
      <w:r w:rsidRPr="00F75C33">
        <w:rPr>
          <w:i/>
        </w:rPr>
        <w:t>International Journal of Forecasting, 8</w:t>
      </w:r>
      <w:r w:rsidRPr="00F75C33">
        <w:t xml:space="preserve">, 81-98. </w:t>
      </w:r>
      <w:bookmarkEnd w:id="18795"/>
    </w:p>
    <w:p w14:paraId="14E271EA" w14:textId="77777777" w:rsidR="00F75C33" w:rsidRPr="00F75C33" w:rsidRDefault="00F75C33" w:rsidP="00F75C33">
      <w:pPr>
        <w:pStyle w:val="EndNoteBibliography"/>
        <w:spacing w:after="0"/>
        <w:ind w:left="720" w:hanging="720"/>
      </w:pPr>
      <w:bookmarkStart w:id="18796" w:name="_ENREF_32"/>
      <w:r w:rsidRPr="00F75C33">
        <w:t xml:space="preserve">Fildes, R., &amp; Goodwin, P. (2007). Fine judgements: do organizations follow best practice when applying management judgement to forecasting? </w:t>
      </w:r>
      <w:r w:rsidRPr="00F75C33">
        <w:rPr>
          <w:i/>
        </w:rPr>
        <w:t>Interfaces, 37</w:t>
      </w:r>
      <w:r w:rsidRPr="00F75C33">
        <w:t xml:space="preserve">, 570-576. </w:t>
      </w:r>
      <w:bookmarkEnd w:id="18796"/>
    </w:p>
    <w:p w14:paraId="30E85A23" w14:textId="77777777" w:rsidR="00F75C33" w:rsidRPr="00F75C33" w:rsidRDefault="00F75C33" w:rsidP="00F75C33">
      <w:pPr>
        <w:pStyle w:val="EndNoteBibliography"/>
        <w:spacing w:after="0"/>
        <w:ind w:left="720" w:hanging="720"/>
      </w:pPr>
      <w:bookmarkStart w:id="18797" w:name="_ENREF_33"/>
      <w:r w:rsidRPr="00F75C33">
        <w:t xml:space="preserve">Fildes, R., Goodwin, P., Lawrence, M., &amp; Nikolopoulos, K. (2009). Effective forecasting and judgmental adjustments: an empirical evaluation and strategies for improvement in supply-chain planning. </w:t>
      </w:r>
      <w:r w:rsidRPr="00F75C33">
        <w:rPr>
          <w:i/>
        </w:rPr>
        <w:t>International Journal of Forecasting, 25</w:t>
      </w:r>
      <w:r w:rsidRPr="00F75C33">
        <w:t xml:space="preserve">(1), 3-23. </w:t>
      </w:r>
      <w:bookmarkEnd w:id="18797"/>
    </w:p>
    <w:p w14:paraId="04DBAD8E" w14:textId="77777777" w:rsidR="00F75C33" w:rsidRPr="00F75C33" w:rsidRDefault="00F75C33" w:rsidP="00F75C33">
      <w:pPr>
        <w:pStyle w:val="EndNoteBibliography"/>
        <w:spacing w:after="0"/>
        <w:ind w:left="720" w:hanging="720"/>
      </w:pPr>
      <w:bookmarkStart w:id="18798" w:name="_ENREF_34"/>
      <w:r w:rsidRPr="00F75C33">
        <w:t xml:space="preserve">Fildes, R., Nikolopoulos, K., Crone, S., &amp; Syntetos, A. (2008). Forecasting and operational research: A review. </w:t>
      </w:r>
      <w:r w:rsidRPr="00F75C33">
        <w:rPr>
          <w:i/>
        </w:rPr>
        <w:t>Journal of the Operational Research Society, 59</w:t>
      </w:r>
      <w:r w:rsidRPr="00F75C33">
        <w:t xml:space="preserve">. </w:t>
      </w:r>
      <w:bookmarkEnd w:id="18798"/>
    </w:p>
    <w:p w14:paraId="132823A3" w14:textId="77777777" w:rsidR="00F75C33" w:rsidRPr="00F75C33" w:rsidRDefault="00F75C33" w:rsidP="00F75C33">
      <w:pPr>
        <w:pStyle w:val="EndNoteBibliography"/>
        <w:spacing w:after="0"/>
        <w:ind w:left="720" w:hanging="720"/>
      </w:pPr>
      <w:bookmarkStart w:id="18799" w:name="_ENREF_35"/>
      <w:r w:rsidRPr="00F75C33">
        <w:t xml:space="preserve">Fildes, R., &amp; Stekler, H. (2002). The state of macroeconomic forecasting. </w:t>
      </w:r>
      <w:r w:rsidRPr="00F75C33">
        <w:rPr>
          <w:i/>
        </w:rPr>
        <w:t>Journal of Macroeconomics, 24</w:t>
      </w:r>
      <w:r w:rsidRPr="00F75C33">
        <w:t>(4), 435-468. doi: Pii S0164-0704(02)00055-1</w:t>
      </w:r>
      <w:bookmarkEnd w:id="18799"/>
    </w:p>
    <w:p w14:paraId="12324968" w14:textId="77777777" w:rsidR="00F75C33" w:rsidRPr="00F75C33" w:rsidRDefault="00F75C33" w:rsidP="00F75C33">
      <w:pPr>
        <w:pStyle w:val="EndNoteBibliography"/>
        <w:spacing w:after="0"/>
        <w:ind w:left="720" w:hanging="720"/>
      </w:pPr>
      <w:bookmarkStart w:id="18800" w:name="_ENREF_36"/>
      <w:r w:rsidRPr="00F75C33">
        <w:t xml:space="preserve">Foekens, E. W., Leeflang, P., &amp; Wittink, D. R. (1999). Varying parameter models to accommodate dynamic promotion effects. </w:t>
      </w:r>
      <w:r w:rsidRPr="00F75C33">
        <w:rPr>
          <w:i/>
        </w:rPr>
        <w:t>Journal of Econometrics, 89</w:t>
      </w:r>
      <w:r w:rsidRPr="00F75C33">
        <w:t xml:space="preserve">(1-2), 249-268. </w:t>
      </w:r>
      <w:bookmarkEnd w:id="18800"/>
    </w:p>
    <w:p w14:paraId="04DE3779" w14:textId="77777777" w:rsidR="00F75C33" w:rsidRPr="00F75C33" w:rsidRDefault="00F75C33" w:rsidP="00F75C33">
      <w:pPr>
        <w:pStyle w:val="EndNoteBibliography"/>
        <w:spacing w:after="0"/>
        <w:ind w:left="720" w:hanging="720"/>
      </w:pPr>
      <w:bookmarkStart w:id="18801" w:name="_ENREF_37"/>
      <w:r w:rsidRPr="00F75C33">
        <w:t xml:space="preserve">Goodwin, P. (2002). Integrating management judgment and statistical methods to improve short-term forecasts. </w:t>
      </w:r>
      <w:r w:rsidRPr="00F75C33">
        <w:rPr>
          <w:i/>
        </w:rPr>
        <w:t>Omega, 30</w:t>
      </w:r>
      <w:r w:rsidRPr="00F75C33">
        <w:t>(2), 127-135. doi: Doi: 10.1016/s0305-0483(01)00062-7</w:t>
      </w:r>
      <w:bookmarkEnd w:id="18801"/>
    </w:p>
    <w:p w14:paraId="73C0BB75" w14:textId="77777777" w:rsidR="00F75C33" w:rsidRPr="00F75C33" w:rsidRDefault="00F75C33" w:rsidP="00F75C33">
      <w:pPr>
        <w:pStyle w:val="EndNoteBibliography"/>
        <w:spacing w:after="0"/>
        <w:ind w:left="720" w:hanging="720"/>
      </w:pPr>
      <w:bookmarkStart w:id="18802" w:name="_ENREF_38"/>
      <w:r w:rsidRPr="00F75C33">
        <w:t xml:space="preserve">Gür Ali, Ö., SayIn, S., van Woensel, T., &amp; Fransoo, J. (2009). SKU demand forecasting in the presence of promotions. </w:t>
      </w:r>
      <w:r w:rsidRPr="00F75C33">
        <w:rPr>
          <w:i/>
        </w:rPr>
        <w:t>Expert Systems with Applications, 36</w:t>
      </w:r>
      <w:r w:rsidRPr="00F75C33">
        <w:t xml:space="preserve">(10). </w:t>
      </w:r>
      <w:bookmarkEnd w:id="18802"/>
    </w:p>
    <w:p w14:paraId="4357888B" w14:textId="77777777" w:rsidR="00F75C33" w:rsidRPr="00F75C33" w:rsidRDefault="00F75C33" w:rsidP="00F75C33">
      <w:pPr>
        <w:pStyle w:val="EndNoteBibliography"/>
        <w:spacing w:after="0"/>
        <w:ind w:left="720" w:hanging="720"/>
      </w:pPr>
      <w:bookmarkStart w:id="18803" w:name="_ENREF_39"/>
      <w:r w:rsidRPr="00F75C33">
        <w:t xml:space="preserve">Hendry, D. F. (1995). </w:t>
      </w:r>
      <w:r w:rsidRPr="00F75C33">
        <w:rPr>
          <w:i/>
        </w:rPr>
        <w:t>Dynamic Econometrics: Advanced Texts in Econometrics</w:t>
      </w:r>
      <w:r w:rsidRPr="00F75C33">
        <w:t>. Oxford, UK: Oxford University Press.</w:t>
      </w:r>
      <w:bookmarkEnd w:id="18803"/>
    </w:p>
    <w:p w14:paraId="23A8F3CF" w14:textId="77777777" w:rsidR="00F75C33" w:rsidRPr="00F75C33" w:rsidRDefault="00F75C33" w:rsidP="00F75C33">
      <w:pPr>
        <w:pStyle w:val="EndNoteBibliography"/>
        <w:spacing w:after="0"/>
        <w:ind w:left="720" w:hanging="720"/>
      </w:pPr>
      <w:bookmarkStart w:id="18804" w:name="_ENREF_40"/>
      <w:r w:rsidRPr="00F75C33">
        <w:t xml:space="preserve">Houston, F. S., &amp; Weiss, D. L. (1975). CUMULATIVE ADVERTISING EFFECTS: THE ROLE OF SERIAL CORRELATION*. </w:t>
      </w:r>
      <w:r w:rsidRPr="00F75C33">
        <w:rPr>
          <w:i/>
        </w:rPr>
        <w:t>Decision Sciences, 6</w:t>
      </w:r>
      <w:r w:rsidRPr="00F75C33">
        <w:t>(3), 471-481. doi: 10.1111/j.1540-5915.1975.tb01036.x</w:t>
      </w:r>
      <w:bookmarkEnd w:id="18804"/>
    </w:p>
    <w:p w14:paraId="351F2E96" w14:textId="2C2BFD8B" w:rsidR="00F75C33" w:rsidRPr="00F75C33" w:rsidRDefault="00F75C33" w:rsidP="00F75C33">
      <w:pPr>
        <w:pStyle w:val="EndNoteBibliography"/>
        <w:spacing w:after="0"/>
        <w:ind w:left="720" w:hanging="720"/>
      </w:pPr>
      <w:bookmarkStart w:id="18805" w:name="_ENREF_41"/>
      <w:r w:rsidRPr="00F75C33">
        <w:t xml:space="preserve">Huang, T., Fildes, R., &amp; Soopramanien, D. (2014). The value of competitive information in forecasting FMCG retail product sales and the variable selection problem. </w:t>
      </w:r>
      <w:r w:rsidRPr="00F75C33">
        <w:rPr>
          <w:i/>
        </w:rPr>
        <w:t>European Journal of Operational Research, 237</w:t>
      </w:r>
      <w:r w:rsidRPr="00F75C33">
        <w:t xml:space="preserve">(2), 738-748. doi: </w:t>
      </w:r>
      <w:hyperlink r:id="rId32" w:history="1">
        <w:r w:rsidRPr="00F75C33">
          <w:rPr>
            <w:rStyle w:val="Hyperlink"/>
          </w:rPr>
          <w:t>http://dx.doi.org/10.1016/j.ejor.2014.02.022</w:t>
        </w:r>
        <w:bookmarkEnd w:id="18805"/>
      </w:hyperlink>
    </w:p>
    <w:p w14:paraId="3D7FD03D" w14:textId="77777777" w:rsidR="00F75C33" w:rsidRPr="00F75C33" w:rsidRDefault="00F75C33" w:rsidP="00F75C33">
      <w:pPr>
        <w:pStyle w:val="EndNoteBibliography"/>
        <w:spacing w:after="0"/>
        <w:ind w:left="720" w:hanging="720"/>
      </w:pPr>
      <w:bookmarkStart w:id="18806" w:name="_ENREF_42"/>
      <w:r w:rsidRPr="00F75C33">
        <w:t xml:space="preserve">Hyndman, R. J., &amp; Koehler, A. B. (2006). Another look at measures of forecast accuracy. </w:t>
      </w:r>
      <w:r w:rsidRPr="00F75C33">
        <w:rPr>
          <w:i/>
        </w:rPr>
        <w:t>International Journal of Forecasting, 22</w:t>
      </w:r>
      <w:r w:rsidRPr="00F75C33">
        <w:t xml:space="preserve">, 679-688. </w:t>
      </w:r>
      <w:bookmarkEnd w:id="18806"/>
    </w:p>
    <w:p w14:paraId="56FB6245" w14:textId="5D4537DF" w:rsidR="00F75C33" w:rsidRPr="00F75C33" w:rsidRDefault="00F75C33" w:rsidP="00F75C33">
      <w:pPr>
        <w:pStyle w:val="EndNoteBibliography"/>
        <w:spacing w:after="0"/>
        <w:ind w:left="720" w:hanging="720"/>
      </w:pPr>
      <w:bookmarkStart w:id="18807" w:name="_ENREF_43"/>
      <w:r w:rsidRPr="00F75C33">
        <w:t xml:space="preserve">Jose, V. R. R., &amp; Winkler, R. L. (2008). Simple robust averages of forecasts: Some empirical results. </w:t>
      </w:r>
      <w:r w:rsidRPr="00F75C33">
        <w:rPr>
          <w:i/>
        </w:rPr>
        <w:t>International Journal of Forecasting, 24</w:t>
      </w:r>
      <w:r w:rsidRPr="00F75C33">
        <w:t xml:space="preserve">(1), 163-169. doi: </w:t>
      </w:r>
      <w:hyperlink r:id="rId33" w:history="1">
        <w:r w:rsidRPr="00F75C33">
          <w:rPr>
            <w:rStyle w:val="Hyperlink"/>
          </w:rPr>
          <w:t>http://dx.doi.org/10.1016/j.ijforecast.2007.06.001</w:t>
        </w:r>
        <w:bookmarkEnd w:id="18807"/>
      </w:hyperlink>
    </w:p>
    <w:p w14:paraId="645099A2" w14:textId="77777777" w:rsidR="00F75C33" w:rsidRPr="00F75C33" w:rsidRDefault="00F75C33" w:rsidP="00F75C33">
      <w:pPr>
        <w:pStyle w:val="EndNoteBibliography"/>
        <w:spacing w:after="0"/>
        <w:ind w:left="720" w:hanging="720"/>
      </w:pPr>
      <w:bookmarkStart w:id="18808" w:name="_ENREF_44"/>
      <w:r w:rsidRPr="00F75C33">
        <w:t xml:space="preserve">Little, J. D. C. (1966). A Model of Adaptive Control of Promotional Spending. </w:t>
      </w:r>
      <w:r w:rsidRPr="00F75C33">
        <w:rPr>
          <w:i/>
        </w:rPr>
        <w:t>Operations research, 14</w:t>
      </w:r>
      <w:r w:rsidRPr="00F75C33">
        <w:t xml:space="preserve">(6). </w:t>
      </w:r>
      <w:bookmarkEnd w:id="18808"/>
    </w:p>
    <w:p w14:paraId="4C775E4F" w14:textId="77777777" w:rsidR="00F75C33" w:rsidRPr="00F75C33" w:rsidRDefault="00F75C33" w:rsidP="00F75C33">
      <w:pPr>
        <w:pStyle w:val="EndNoteBibliography"/>
        <w:spacing w:after="0"/>
        <w:ind w:left="720" w:hanging="720"/>
      </w:pPr>
      <w:bookmarkStart w:id="18809" w:name="_ENREF_45"/>
      <w:r w:rsidRPr="00F75C33">
        <w:t>Loeb, W. (2015). Unrelenting Competition: The Biggest Retail Story of 2015, 2016</w:t>
      </w:r>
      <w:bookmarkEnd w:id="18809"/>
    </w:p>
    <w:p w14:paraId="265C9EDF" w14:textId="0EA50D63" w:rsidR="00F75C33" w:rsidRPr="00F75C33" w:rsidRDefault="00F75C33" w:rsidP="00F75C33">
      <w:pPr>
        <w:pStyle w:val="EndNoteBibliography"/>
        <w:spacing w:after="0"/>
        <w:ind w:left="720" w:hanging="720"/>
      </w:pPr>
      <w:bookmarkStart w:id="18810" w:name="_ENREF_46"/>
      <w:r w:rsidRPr="00F75C33">
        <w:t xml:space="preserve">Ma, S., Fildes, R., &amp; Huang, T. (2016). Demand forecasting with high dimensional data: The case of SKU retail sales forecasting with intra- and inter-category promotional information. </w:t>
      </w:r>
      <w:r w:rsidRPr="00F75C33">
        <w:rPr>
          <w:i/>
        </w:rPr>
        <w:t>European Journal of Operational Research, 249</w:t>
      </w:r>
      <w:r w:rsidRPr="00F75C33">
        <w:t xml:space="preserve">(1), 245-257. doi: </w:t>
      </w:r>
      <w:hyperlink r:id="rId34" w:history="1">
        <w:r w:rsidRPr="00F75C33">
          <w:rPr>
            <w:rStyle w:val="Hyperlink"/>
          </w:rPr>
          <w:t>http://dx.doi.org/10.1016/j.ejor.2015.08.029</w:t>
        </w:r>
        <w:bookmarkEnd w:id="18810"/>
      </w:hyperlink>
    </w:p>
    <w:p w14:paraId="5BD47330" w14:textId="77777777" w:rsidR="00F75C33" w:rsidRPr="00F75C33" w:rsidRDefault="00F75C33" w:rsidP="00F75C33">
      <w:pPr>
        <w:pStyle w:val="EndNoteBibliography"/>
        <w:spacing w:after="0"/>
        <w:ind w:left="720" w:hanging="720"/>
      </w:pPr>
      <w:bookmarkStart w:id="18811" w:name="_ENREF_47"/>
      <w:r w:rsidRPr="00F75C33">
        <w:t xml:space="preserve">Mace, S., &amp; Neslin, S. A. (2004). The determinants of pre- and postpromotion dips in sales of frequently purchased goods. </w:t>
      </w:r>
      <w:r w:rsidRPr="00F75C33">
        <w:rPr>
          <w:i/>
        </w:rPr>
        <w:t>Journal of Marketing Research, XLI</w:t>
      </w:r>
      <w:r w:rsidRPr="00F75C33">
        <w:t xml:space="preserve">, 339-350. </w:t>
      </w:r>
      <w:bookmarkEnd w:id="18811"/>
    </w:p>
    <w:p w14:paraId="2EBEB10A" w14:textId="77777777" w:rsidR="00F75C33" w:rsidRPr="00F75C33" w:rsidRDefault="00F75C33" w:rsidP="00F75C33">
      <w:pPr>
        <w:pStyle w:val="EndNoteBibliography"/>
        <w:spacing w:after="0"/>
        <w:ind w:left="720" w:hanging="720"/>
      </w:pPr>
      <w:bookmarkStart w:id="18812" w:name="_ENREF_48"/>
      <w:r w:rsidRPr="00F75C33">
        <w:lastRenderedPageBreak/>
        <w:t xml:space="preserve">Mahajan, V., Bretschneider, S. I., &amp; Bradford, J. W. (1980). Feedback Approaches to Modeling Structural Shifts in Market Response. </w:t>
      </w:r>
      <w:r w:rsidRPr="00F75C33">
        <w:rPr>
          <w:i/>
        </w:rPr>
        <w:t>Journal of Marketing, 44</w:t>
      </w:r>
      <w:r w:rsidRPr="00F75C33">
        <w:t xml:space="preserve">, 71-80. </w:t>
      </w:r>
      <w:bookmarkEnd w:id="18812"/>
    </w:p>
    <w:p w14:paraId="0073784E" w14:textId="77777777" w:rsidR="00F75C33" w:rsidRPr="00F75C33" w:rsidRDefault="00F75C33" w:rsidP="00F75C33">
      <w:pPr>
        <w:pStyle w:val="EndNoteBibliography"/>
        <w:spacing w:after="0"/>
        <w:ind w:left="720" w:hanging="720"/>
      </w:pPr>
      <w:bookmarkStart w:id="18813" w:name="_ENREF_49"/>
      <w:r w:rsidRPr="00F75C33">
        <w:t xml:space="preserve">Martin, R., &amp; Kolassa, S. (2009). </w:t>
      </w:r>
      <w:r w:rsidRPr="00F75C33">
        <w:rPr>
          <w:i/>
        </w:rPr>
        <w:t>Challenges of Automated Forecasting in Retail.</w:t>
      </w:r>
      <w:r w:rsidRPr="00F75C33">
        <w:t xml:space="preserve"> Paper presented at the International Symposium on Forecasting, Hong Kong.</w:t>
      </w:r>
      <w:bookmarkEnd w:id="18813"/>
    </w:p>
    <w:p w14:paraId="7CD167EF" w14:textId="70FE7DDC" w:rsidR="00F75C33" w:rsidRPr="00F75C33" w:rsidRDefault="00F75C33" w:rsidP="00F75C33">
      <w:pPr>
        <w:pStyle w:val="EndNoteBibliography"/>
        <w:spacing w:after="0"/>
        <w:ind w:left="720" w:hanging="720"/>
      </w:pPr>
      <w:bookmarkStart w:id="18814" w:name="_ENREF_50"/>
      <w:r w:rsidRPr="00F75C33">
        <w:t xml:space="preserve">Meeran, S., Jahanbin, S., Goodwin, P., &amp; Quariguasi Frota Neto, J. (2017). When do changes in consumer preferences make forecasts from choice-based conjoint models unreliable? </w:t>
      </w:r>
      <w:r w:rsidRPr="00F75C33">
        <w:rPr>
          <w:i/>
        </w:rPr>
        <w:t>European Journal of Operational Research, 258</w:t>
      </w:r>
      <w:r w:rsidRPr="00F75C33">
        <w:t xml:space="preserve">(2), 512-524. doi: </w:t>
      </w:r>
      <w:hyperlink r:id="rId35" w:history="1">
        <w:r w:rsidRPr="00F75C33">
          <w:rPr>
            <w:rStyle w:val="Hyperlink"/>
          </w:rPr>
          <w:t>https://doi.org/10.1016/j.ejor.2016.08.047</w:t>
        </w:r>
        <w:bookmarkEnd w:id="18814"/>
      </w:hyperlink>
    </w:p>
    <w:p w14:paraId="6828404A" w14:textId="77777777" w:rsidR="00F75C33" w:rsidRPr="00F75C33" w:rsidRDefault="00F75C33" w:rsidP="00F75C33">
      <w:pPr>
        <w:pStyle w:val="EndNoteBibliography"/>
        <w:spacing w:after="0"/>
        <w:ind w:left="720" w:hanging="720"/>
      </w:pPr>
      <w:bookmarkStart w:id="18815" w:name="_ENREF_51"/>
      <w:r w:rsidRPr="00F75C33">
        <w:t xml:space="preserve">Moinpour, R., McCullough, J. M., &amp; MacLachlan, D. L. (1976). Time Changes in Perception: A Longitudinal Application of Multidimensional Scaling. </w:t>
      </w:r>
      <w:r w:rsidRPr="00F75C33">
        <w:rPr>
          <w:i/>
        </w:rPr>
        <w:t>Journal of marketing research, 13</w:t>
      </w:r>
      <w:r w:rsidRPr="00F75C33">
        <w:t xml:space="preserve">(3), 245-253. </w:t>
      </w:r>
      <w:bookmarkEnd w:id="18815"/>
    </w:p>
    <w:p w14:paraId="440684D2" w14:textId="77777777" w:rsidR="00F75C33" w:rsidRPr="00F75C33" w:rsidRDefault="00F75C33" w:rsidP="00F75C33">
      <w:pPr>
        <w:pStyle w:val="EndNoteBibliography"/>
        <w:spacing w:after="0"/>
        <w:ind w:left="720" w:hanging="720"/>
      </w:pPr>
      <w:bookmarkStart w:id="18816" w:name="_ENREF_52"/>
      <w:r w:rsidRPr="00F75C33">
        <w:t xml:space="preserve">Monroe, K. B., &amp; Guiltinan, J. P. (1975). A Path-Analytic Exploration of Retail Patronage Influences. </w:t>
      </w:r>
      <w:r w:rsidRPr="00F75C33">
        <w:rPr>
          <w:i/>
        </w:rPr>
        <w:t>The Journal of Consumer Research, 2</w:t>
      </w:r>
      <w:r w:rsidRPr="00F75C33">
        <w:t xml:space="preserve">(1), 19-28. </w:t>
      </w:r>
      <w:bookmarkEnd w:id="18816"/>
    </w:p>
    <w:p w14:paraId="7B3D2CF8" w14:textId="77777777" w:rsidR="00F75C33" w:rsidRPr="00F75C33" w:rsidRDefault="00F75C33" w:rsidP="00F75C33">
      <w:pPr>
        <w:pStyle w:val="EndNoteBibliography"/>
        <w:spacing w:after="0"/>
        <w:ind w:left="720" w:hanging="720"/>
      </w:pPr>
      <w:bookmarkStart w:id="18817" w:name="_ENREF_53"/>
      <w:r w:rsidRPr="00F75C33">
        <w:t xml:space="preserve">Morrison, D. G. (1966). Interpurchase  Time  and  Brand Loyalty. </w:t>
      </w:r>
      <w:r w:rsidRPr="00F75C33">
        <w:rPr>
          <w:i/>
        </w:rPr>
        <w:t>Journal of Marketing Research, 3</w:t>
      </w:r>
      <w:r w:rsidRPr="00F75C33">
        <w:t xml:space="preserve">. </w:t>
      </w:r>
      <w:bookmarkEnd w:id="18817"/>
    </w:p>
    <w:p w14:paraId="2FCBDAE0" w14:textId="77777777" w:rsidR="00F75C33" w:rsidRPr="00F75C33" w:rsidRDefault="00F75C33" w:rsidP="00F75C33">
      <w:pPr>
        <w:pStyle w:val="EndNoteBibliography"/>
        <w:spacing w:after="0"/>
        <w:ind w:left="720" w:hanging="720"/>
      </w:pPr>
      <w:bookmarkStart w:id="18818" w:name="_ENREF_54"/>
      <w:r w:rsidRPr="00F75C33">
        <w:t xml:space="preserve">Muellbauer, J. (1994). The Assessment: Consumer Expenditure. </w:t>
      </w:r>
      <w:r w:rsidRPr="00F75C33">
        <w:rPr>
          <w:i/>
        </w:rPr>
        <w:t>Oxford Review of Economic Policy, 10</w:t>
      </w:r>
      <w:r w:rsidRPr="00F75C33">
        <w:t xml:space="preserve">(2), 1-41. </w:t>
      </w:r>
      <w:bookmarkEnd w:id="18818"/>
    </w:p>
    <w:p w14:paraId="1BDC3F9F" w14:textId="77777777" w:rsidR="00F75C33" w:rsidRPr="00F75C33" w:rsidRDefault="00F75C33" w:rsidP="00F75C33">
      <w:pPr>
        <w:pStyle w:val="EndNoteBibliography"/>
        <w:spacing w:after="0"/>
        <w:ind w:left="720" w:hanging="720"/>
      </w:pPr>
      <w:bookmarkStart w:id="18819" w:name="_ENREF_55"/>
      <w:r w:rsidRPr="00F75C33">
        <w:t xml:space="preserve">Myers, J. G. (1971). The Sensitivity of Dynamic Time-Path Typologies. </w:t>
      </w:r>
      <w:r w:rsidRPr="00F75C33">
        <w:rPr>
          <w:i/>
        </w:rPr>
        <w:t>Journal of marketing research, 8</w:t>
      </w:r>
      <w:r w:rsidRPr="00F75C33">
        <w:t xml:space="preserve">(4), 472-479. </w:t>
      </w:r>
      <w:bookmarkEnd w:id="18819"/>
    </w:p>
    <w:p w14:paraId="63112713" w14:textId="77777777" w:rsidR="00F75C33" w:rsidRPr="00F75C33" w:rsidRDefault="00F75C33" w:rsidP="00F75C33">
      <w:pPr>
        <w:pStyle w:val="EndNoteBibliography"/>
        <w:spacing w:after="0"/>
        <w:ind w:left="720" w:hanging="720"/>
      </w:pPr>
      <w:bookmarkStart w:id="18820" w:name="_ENREF_56"/>
      <w:r w:rsidRPr="00F75C33">
        <w:t xml:space="preserve">Myers, J. G., &amp; Nicosia, F. M. (1970). Time-Path Types: From Static to Dynamic Typologies. </w:t>
      </w:r>
      <w:r w:rsidRPr="00F75C33">
        <w:rPr>
          <w:i/>
        </w:rPr>
        <w:t>Management Science, 16</w:t>
      </w:r>
      <w:r w:rsidRPr="00F75C33">
        <w:t xml:space="preserve">(10), B584-B596. </w:t>
      </w:r>
      <w:bookmarkEnd w:id="18820"/>
    </w:p>
    <w:p w14:paraId="45FE2980" w14:textId="77777777" w:rsidR="00F75C33" w:rsidRPr="00F75C33" w:rsidRDefault="00F75C33" w:rsidP="00F75C33">
      <w:pPr>
        <w:pStyle w:val="EndNoteBibliography"/>
        <w:spacing w:after="0"/>
        <w:ind w:left="720" w:hanging="720"/>
      </w:pPr>
      <w:bookmarkStart w:id="18821" w:name="_ENREF_57"/>
      <w:r w:rsidRPr="00F75C33">
        <w:t xml:space="preserve">Nijs, V. R., Dekimpe, M. G., Steenkamps, J.-B. E. M., &amp; Hanssens, D. M. (2001). The Category-Demand Effects of Price Promotions. </w:t>
      </w:r>
      <w:r w:rsidRPr="00F75C33">
        <w:rPr>
          <w:i/>
        </w:rPr>
        <w:t>Marketing Science, 20</w:t>
      </w:r>
      <w:r w:rsidRPr="00F75C33">
        <w:t xml:space="preserve">(1), 1-22. </w:t>
      </w:r>
      <w:bookmarkEnd w:id="18821"/>
    </w:p>
    <w:p w14:paraId="67A8C9CD" w14:textId="77777777" w:rsidR="00F75C33" w:rsidRPr="00F75C33" w:rsidRDefault="00F75C33" w:rsidP="00F75C33">
      <w:pPr>
        <w:pStyle w:val="EndNoteBibliography"/>
        <w:spacing w:after="0"/>
        <w:ind w:left="720" w:hanging="720"/>
      </w:pPr>
      <w:bookmarkStart w:id="18822" w:name="_ENREF_58"/>
      <w:r w:rsidRPr="00F75C33">
        <w:t xml:space="preserve">Nikolopoulos, K. (2010). Forecasting with quantitative methods: the impact of special events in time series. </w:t>
      </w:r>
      <w:r w:rsidRPr="00F75C33">
        <w:rPr>
          <w:i/>
        </w:rPr>
        <w:t>Applied Economics, 42</w:t>
      </w:r>
      <w:r w:rsidRPr="00F75C33">
        <w:t xml:space="preserve">, 947-955. </w:t>
      </w:r>
      <w:bookmarkEnd w:id="18822"/>
    </w:p>
    <w:p w14:paraId="7082389C" w14:textId="310980C4" w:rsidR="00F75C33" w:rsidRPr="00F75C33" w:rsidRDefault="00F75C33" w:rsidP="00F75C33">
      <w:pPr>
        <w:pStyle w:val="EndNoteBibliography"/>
        <w:spacing w:after="0"/>
        <w:ind w:left="720" w:hanging="720"/>
      </w:pPr>
      <w:bookmarkStart w:id="18823" w:name="_ENREF_59"/>
      <w:r w:rsidRPr="00F75C33">
        <w:t xml:space="preserve">OrderDynamics. (2015). Retailers and the Ghost Economy: The Haunting of Returns. </w:t>
      </w:r>
      <w:hyperlink r:id="rId36" w:history="1">
        <w:r w:rsidRPr="00F75C33">
          <w:rPr>
            <w:rStyle w:val="Hyperlink"/>
          </w:rPr>
          <w:t>http://engage.dynamicaction.com/WS-2015-06-IHL-Ghost-Economy-Haunting-of-Returns-AR_LP.html</w:t>
        </w:r>
      </w:hyperlink>
      <w:r w:rsidRPr="00F75C33">
        <w:t>.</w:t>
      </w:r>
      <w:bookmarkEnd w:id="18823"/>
    </w:p>
    <w:p w14:paraId="090C1530" w14:textId="77777777" w:rsidR="00F75C33" w:rsidRPr="00F75C33" w:rsidRDefault="00F75C33" w:rsidP="00F75C33">
      <w:pPr>
        <w:pStyle w:val="EndNoteBibliography"/>
        <w:spacing w:after="0"/>
        <w:ind w:left="720" w:hanging="720"/>
      </w:pPr>
      <w:bookmarkStart w:id="18824" w:name="_ENREF_60"/>
      <w:r w:rsidRPr="00F75C33">
        <w:t xml:space="preserve">Perez-Quiros, G., &amp; Timmermann, A. (2000). Firm Size and Cyclical Variations in Stock Returns. </w:t>
      </w:r>
      <w:r w:rsidRPr="00F75C33">
        <w:rPr>
          <w:i/>
        </w:rPr>
        <w:t>The Journal of Finance, 55</w:t>
      </w:r>
      <w:r w:rsidRPr="00F75C33">
        <w:t>(3), 1229-1262. doi: 10.1111/0022-1082.00246</w:t>
      </w:r>
      <w:bookmarkEnd w:id="18824"/>
    </w:p>
    <w:p w14:paraId="17B4E2DF" w14:textId="77777777" w:rsidR="00F75C33" w:rsidRPr="00F75C33" w:rsidRDefault="00F75C33" w:rsidP="00F75C33">
      <w:pPr>
        <w:pStyle w:val="EndNoteBibliography"/>
        <w:spacing w:after="0"/>
        <w:ind w:left="720" w:hanging="720"/>
      </w:pPr>
      <w:bookmarkStart w:id="18825" w:name="_ENREF_61"/>
      <w:r w:rsidRPr="00F75C33">
        <w:t xml:space="preserve">Pesaran, H. M., &amp; Timmermann, A. (2007). Selection of estimation window in the presence of breaks. </w:t>
      </w:r>
      <w:r w:rsidRPr="00F75C33">
        <w:rPr>
          <w:i/>
        </w:rPr>
        <w:t>Journal of Econometrics, 137</w:t>
      </w:r>
      <w:r w:rsidRPr="00F75C33">
        <w:t xml:space="preserve">, 134-161. </w:t>
      </w:r>
      <w:bookmarkEnd w:id="18825"/>
    </w:p>
    <w:p w14:paraId="223526B5" w14:textId="77777777" w:rsidR="00F75C33" w:rsidRPr="00F75C33" w:rsidRDefault="00F75C33" w:rsidP="00F75C33">
      <w:pPr>
        <w:pStyle w:val="EndNoteBibliography"/>
        <w:spacing w:after="0"/>
        <w:ind w:left="720" w:hanging="720"/>
      </w:pPr>
      <w:bookmarkStart w:id="18826" w:name="_ENREF_62"/>
      <w:r w:rsidRPr="00F75C33">
        <w:t xml:space="preserve">Pesaran, M. H., &amp; Pick, A. (2011). Forecast Combination Across Estimation Windows. </w:t>
      </w:r>
      <w:r w:rsidRPr="00F75C33">
        <w:rPr>
          <w:i/>
        </w:rPr>
        <w:t>Journal of Business &amp; Economic Statistics, 29</w:t>
      </w:r>
      <w:r w:rsidRPr="00F75C33">
        <w:t>(2), 307-318. doi: 10.1198/jbes.2010.09018</w:t>
      </w:r>
      <w:bookmarkEnd w:id="18826"/>
    </w:p>
    <w:p w14:paraId="5956D02D" w14:textId="77777777" w:rsidR="00F75C33" w:rsidRPr="00F75C33" w:rsidRDefault="00F75C33" w:rsidP="00F75C33">
      <w:pPr>
        <w:pStyle w:val="EndNoteBibliography"/>
        <w:spacing w:after="0"/>
        <w:ind w:left="720" w:hanging="720"/>
      </w:pPr>
      <w:bookmarkStart w:id="18827" w:name="_ENREF_63"/>
      <w:r w:rsidRPr="00F75C33">
        <w:t xml:space="preserve">Pesaran, M. H., Schuermann, T., &amp; Smith, L. V. (2009). Forecasting Economic and Financial Variables with Global VARs. </w:t>
      </w:r>
      <w:r w:rsidRPr="00F75C33">
        <w:rPr>
          <w:i/>
        </w:rPr>
        <w:t>International Journal of Forecasting, 25</w:t>
      </w:r>
      <w:r w:rsidRPr="00F75C33">
        <w:t xml:space="preserve">, 642-675. </w:t>
      </w:r>
      <w:bookmarkEnd w:id="18827"/>
    </w:p>
    <w:p w14:paraId="2015E7C8" w14:textId="01FD3DF0" w:rsidR="00F75C33" w:rsidRPr="00F75C33" w:rsidRDefault="00F75C33" w:rsidP="00F75C33">
      <w:pPr>
        <w:pStyle w:val="EndNoteBibliography"/>
        <w:spacing w:after="0"/>
        <w:ind w:left="720" w:hanging="720"/>
      </w:pPr>
      <w:bookmarkStart w:id="18828" w:name="_ENREF_64"/>
      <w:r w:rsidRPr="00F75C33">
        <w:t xml:space="preserve">Pesaran, M. H., &amp; Timmermann, A. (2002). Market timing and return prediction under model instability. </w:t>
      </w:r>
      <w:r w:rsidRPr="00F75C33">
        <w:rPr>
          <w:i/>
        </w:rPr>
        <w:t>Journal of Empirical Finance, 9</w:t>
      </w:r>
      <w:r w:rsidRPr="00F75C33">
        <w:t xml:space="preserve">(5), 495-510. doi: </w:t>
      </w:r>
      <w:hyperlink r:id="rId37" w:history="1">
        <w:r w:rsidRPr="00F75C33">
          <w:rPr>
            <w:rStyle w:val="Hyperlink"/>
          </w:rPr>
          <w:t>http://dx.doi.org/10.1016/S0927-5398(02)00007-5</w:t>
        </w:r>
        <w:bookmarkEnd w:id="18828"/>
      </w:hyperlink>
    </w:p>
    <w:p w14:paraId="13E82C7F" w14:textId="77777777" w:rsidR="00F75C33" w:rsidRPr="00F75C33" w:rsidRDefault="00F75C33" w:rsidP="00F75C33">
      <w:pPr>
        <w:pStyle w:val="EndNoteBibliography"/>
        <w:spacing w:after="0"/>
        <w:ind w:left="720" w:hanging="720"/>
      </w:pPr>
      <w:bookmarkStart w:id="18829" w:name="_ENREF_65"/>
      <w:r w:rsidRPr="00F75C33">
        <w:t xml:space="preserve">Pesaran, M. H., &amp; Timmermann, A. (2005). Small sample properties of forecasts from autoregressive models under structural breaks. </w:t>
      </w:r>
      <w:r w:rsidRPr="00F75C33">
        <w:rPr>
          <w:i/>
        </w:rPr>
        <w:t>Journal of econometrics, 129</w:t>
      </w:r>
      <w:r w:rsidRPr="00F75C33">
        <w:t>(1-2), 183-217. doi: DOI: 10.1016/j.jeconom.2004.09.007</w:t>
      </w:r>
      <w:bookmarkEnd w:id="18829"/>
    </w:p>
    <w:p w14:paraId="4BCCCEB4" w14:textId="7509885C" w:rsidR="00F75C33" w:rsidRPr="00F75C33" w:rsidRDefault="00F75C33" w:rsidP="00F75C33">
      <w:pPr>
        <w:pStyle w:val="EndNoteBibliography"/>
        <w:spacing w:after="0"/>
        <w:ind w:left="720" w:hanging="720"/>
      </w:pPr>
      <w:bookmarkStart w:id="18830" w:name="_ENREF_66"/>
      <w:r w:rsidRPr="00F75C33">
        <w:t xml:space="preserve">Petropoulos, F., Makridakis, S., Assimakopoulos, V., &amp; Nikolopoulos, K. (2014). ‘Horses for Courses’ in demand forecasting. </w:t>
      </w:r>
      <w:r w:rsidRPr="00F75C33">
        <w:rPr>
          <w:i/>
        </w:rPr>
        <w:t>European Journal of Operational Research, 237</w:t>
      </w:r>
      <w:r w:rsidRPr="00F75C33">
        <w:t xml:space="preserve">(1), 152-163. doi: </w:t>
      </w:r>
      <w:hyperlink r:id="rId38" w:history="1">
        <w:r w:rsidRPr="00F75C33">
          <w:rPr>
            <w:rStyle w:val="Hyperlink"/>
          </w:rPr>
          <w:t>http://dx.doi.org/10.1016/j.ejor.2014.02.036</w:t>
        </w:r>
        <w:bookmarkEnd w:id="18830"/>
      </w:hyperlink>
    </w:p>
    <w:p w14:paraId="4C66E6BC" w14:textId="77777777" w:rsidR="00F75C33" w:rsidRPr="00F75C33" w:rsidRDefault="00F75C33" w:rsidP="00F75C33">
      <w:pPr>
        <w:pStyle w:val="EndNoteBibliography"/>
        <w:spacing w:after="0"/>
        <w:ind w:left="720" w:hanging="720"/>
      </w:pPr>
      <w:bookmarkStart w:id="18831" w:name="_ENREF_67"/>
      <w:r w:rsidRPr="00F75C33">
        <w:t xml:space="preserve">Song, H., &amp; Witt, S. F. (2003). Tourism Forecasting: The General-to-Specific Approach. </w:t>
      </w:r>
      <w:r w:rsidRPr="00F75C33">
        <w:rPr>
          <w:i/>
        </w:rPr>
        <w:t>Journal of Travel Research, 42</w:t>
      </w:r>
      <w:r w:rsidRPr="00F75C33">
        <w:t xml:space="preserve">, 65-74. </w:t>
      </w:r>
      <w:bookmarkEnd w:id="18831"/>
    </w:p>
    <w:p w14:paraId="706728E5" w14:textId="77777777" w:rsidR="00F75C33" w:rsidRPr="00F75C33" w:rsidRDefault="00F75C33" w:rsidP="00F75C33">
      <w:pPr>
        <w:pStyle w:val="EndNoteBibliography"/>
        <w:spacing w:after="0"/>
        <w:ind w:left="720" w:hanging="720"/>
      </w:pPr>
      <w:bookmarkStart w:id="18832" w:name="_ENREF_68"/>
      <w:r w:rsidRPr="00F75C33">
        <w:t xml:space="preserve">Stock, J. H., &amp; Watson, M. W. (1996). Evidence on Structural Instability in Macroeconomic Time Series Relations. </w:t>
      </w:r>
      <w:r w:rsidRPr="00F75C33">
        <w:rPr>
          <w:i/>
        </w:rPr>
        <w:t>Journal of Business and Economic Statistics, 14</w:t>
      </w:r>
      <w:r w:rsidRPr="00F75C33">
        <w:t xml:space="preserve">. </w:t>
      </w:r>
      <w:bookmarkEnd w:id="18832"/>
    </w:p>
    <w:p w14:paraId="3D01A4BC" w14:textId="77777777" w:rsidR="00F75C33" w:rsidRPr="00F75C33" w:rsidRDefault="00F75C33" w:rsidP="00F75C33">
      <w:pPr>
        <w:pStyle w:val="EndNoteBibliography"/>
        <w:spacing w:after="0"/>
        <w:ind w:left="720" w:hanging="720"/>
      </w:pPr>
      <w:bookmarkStart w:id="18833" w:name="_ENREF_69"/>
      <w:r w:rsidRPr="00F75C33">
        <w:lastRenderedPageBreak/>
        <w:t xml:space="preserve">Tashman, L. J. (2000). Out-of-sample tests of forecasting accuracy: an analysis and review </w:t>
      </w:r>
      <w:r w:rsidRPr="00F75C33">
        <w:rPr>
          <w:i/>
        </w:rPr>
        <w:t>International Journal of Forecasting, 16</w:t>
      </w:r>
      <w:r w:rsidRPr="00F75C33">
        <w:t xml:space="preserve">(4). </w:t>
      </w:r>
      <w:bookmarkEnd w:id="18833"/>
    </w:p>
    <w:p w14:paraId="068BD5CA" w14:textId="77777777" w:rsidR="00F75C33" w:rsidRPr="00F75C33" w:rsidRDefault="00F75C33" w:rsidP="00F75C33">
      <w:pPr>
        <w:pStyle w:val="EndNoteBibliography"/>
        <w:spacing w:after="0"/>
        <w:ind w:left="720" w:hanging="720"/>
      </w:pPr>
      <w:bookmarkStart w:id="18834" w:name="_ENREF_70"/>
      <w:r w:rsidRPr="00F75C33">
        <w:t xml:space="preserve">Tibshirani, R. (1996). Regression Shrinkage and Selection via the Lasso. </w:t>
      </w:r>
      <w:r w:rsidRPr="00F75C33">
        <w:rPr>
          <w:i/>
        </w:rPr>
        <w:t>Journal of the Royal Statistical Society. Series B (Methodological), 58</w:t>
      </w:r>
      <w:r w:rsidRPr="00F75C33">
        <w:t xml:space="preserve">(1), 267-288. </w:t>
      </w:r>
      <w:bookmarkEnd w:id="18834"/>
    </w:p>
    <w:p w14:paraId="34532535" w14:textId="77777777" w:rsidR="00F75C33" w:rsidRPr="00F75C33" w:rsidRDefault="00F75C33" w:rsidP="00F75C33">
      <w:pPr>
        <w:pStyle w:val="EndNoteBibliography"/>
        <w:spacing w:after="0"/>
        <w:ind w:left="720" w:hanging="720"/>
      </w:pPr>
      <w:bookmarkStart w:id="18835" w:name="_ENREF_71"/>
      <w:r w:rsidRPr="00F75C33">
        <w:t xml:space="preserve">Trusov, M., Bodapati, A. V., &amp; Cooper, L. G. (2006). Retailer Promotion Planning: Improving Forecasting Accuracy And Interpretability. </w:t>
      </w:r>
      <w:r w:rsidRPr="00F75C33">
        <w:rPr>
          <w:i/>
        </w:rPr>
        <w:t>Journal of Interactive Marketing, 20</w:t>
      </w:r>
      <w:r w:rsidRPr="00F75C33">
        <w:t xml:space="preserve">(3-4), 71-81. </w:t>
      </w:r>
      <w:bookmarkEnd w:id="18835"/>
    </w:p>
    <w:p w14:paraId="53BCDA3F" w14:textId="77777777" w:rsidR="00F75C33" w:rsidRPr="00F75C33" w:rsidRDefault="00F75C33" w:rsidP="00F75C33">
      <w:pPr>
        <w:pStyle w:val="EndNoteBibliography"/>
        <w:spacing w:after="0"/>
        <w:ind w:left="720" w:hanging="720"/>
      </w:pPr>
      <w:bookmarkStart w:id="18836" w:name="_ENREF_72"/>
      <w:r w:rsidRPr="00F75C33">
        <w:t xml:space="preserve">Van Heerde, H. J., Gupta, S., &amp; Wittink, D. R. (2003). Is 75% of the Sales Promotion Bump Due to Brand Switching? No, Only 33% Is. </w:t>
      </w:r>
      <w:r w:rsidRPr="00F75C33">
        <w:rPr>
          <w:i/>
        </w:rPr>
        <w:t>Journal of Marketing Research, XL</w:t>
      </w:r>
      <w:r w:rsidRPr="00F75C33">
        <w:t xml:space="preserve">, 481-491. </w:t>
      </w:r>
      <w:bookmarkEnd w:id="18836"/>
    </w:p>
    <w:p w14:paraId="1300E28C" w14:textId="77777777" w:rsidR="00F75C33" w:rsidRPr="00F75C33" w:rsidRDefault="00F75C33" w:rsidP="00F75C33">
      <w:pPr>
        <w:pStyle w:val="EndNoteBibliography"/>
        <w:spacing w:after="0"/>
        <w:ind w:left="720" w:hanging="720"/>
      </w:pPr>
      <w:bookmarkStart w:id="18837" w:name="_ENREF_73"/>
      <w:r w:rsidRPr="00F75C33">
        <w:t xml:space="preserve">Van Heerde, H. J., Srinivasan, S., &amp; Dekimpe, M. G. (2008). Decomposing the Demand for a Pioneering Innovation. </w:t>
      </w:r>
      <w:r w:rsidRPr="00F75C33">
        <w:rPr>
          <w:i/>
        </w:rPr>
        <w:t>Working paer, University of Waikato, Department of Marketing</w:t>
      </w:r>
      <w:r w:rsidRPr="00F75C33">
        <w:t xml:space="preserve">. </w:t>
      </w:r>
      <w:bookmarkEnd w:id="18837"/>
    </w:p>
    <w:p w14:paraId="2C037A6C" w14:textId="77777777" w:rsidR="00F75C33" w:rsidRPr="00F75C33" w:rsidRDefault="00F75C33" w:rsidP="00F75C33">
      <w:pPr>
        <w:pStyle w:val="EndNoteBibliography"/>
        <w:spacing w:after="0"/>
        <w:ind w:left="720" w:hanging="720"/>
      </w:pPr>
      <w:bookmarkStart w:id="18838" w:name="_ENREF_74"/>
      <w:r w:rsidRPr="00F75C33">
        <w:t xml:space="preserve">Wedel, M., &amp; Zhang, J. (2004). Analyzing brand competition across subcategories. </w:t>
      </w:r>
      <w:r w:rsidRPr="00F75C33">
        <w:rPr>
          <w:i/>
        </w:rPr>
        <w:t>Journal of Marketing Research, 41</w:t>
      </w:r>
      <w:r w:rsidRPr="00F75C33">
        <w:t xml:space="preserve">(4), 448-456. </w:t>
      </w:r>
      <w:bookmarkEnd w:id="18838"/>
    </w:p>
    <w:p w14:paraId="67CA9013" w14:textId="77777777" w:rsidR="00F75C33" w:rsidRPr="00F75C33" w:rsidRDefault="00F75C33" w:rsidP="00F75C33">
      <w:pPr>
        <w:pStyle w:val="EndNoteBibliography"/>
        <w:spacing w:after="0"/>
        <w:ind w:left="720" w:hanging="720"/>
      </w:pPr>
      <w:bookmarkStart w:id="18839" w:name="_ENREF_75"/>
      <w:r w:rsidRPr="00F75C33">
        <w:t xml:space="preserve">Wichern, D. W., &amp; Jones, R. H. (1977). Assessing the Impact of Market Disturbances Using Intervention Analysis. </w:t>
      </w:r>
      <w:r w:rsidRPr="00F75C33">
        <w:rPr>
          <w:i/>
        </w:rPr>
        <w:t>Management Science, 24</w:t>
      </w:r>
      <w:r w:rsidRPr="00F75C33">
        <w:t xml:space="preserve">(3), 329-337. </w:t>
      </w:r>
      <w:bookmarkEnd w:id="18839"/>
    </w:p>
    <w:p w14:paraId="1D0CEC02" w14:textId="77777777" w:rsidR="00F75C33" w:rsidRPr="00F75C33" w:rsidRDefault="00F75C33" w:rsidP="00F75C33">
      <w:pPr>
        <w:pStyle w:val="EndNoteBibliography"/>
        <w:spacing w:after="0"/>
        <w:ind w:left="720" w:hanging="720"/>
      </w:pPr>
      <w:bookmarkStart w:id="18840" w:name="_ENREF_76"/>
      <w:r w:rsidRPr="00F75C33">
        <w:t xml:space="preserve">Wildt, A. R. (1976). The empirical investigation of time dependent parameter variation in marketing models. In E. proceedings (Ed.), </w:t>
      </w:r>
      <w:r w:rsidRPr="00F75C33">
        <w:rPr>
          <w:i/>
        </w:rPr>
        <w:t>American Marketing Association</w:t>
      </w:r>
      <w:r w:rsidRPr="00F75C33">
        <w:t xml:space="preserve"> (pp. 466-472).</w:t>
      </w:r>
      <w:bookmarkEnd w:id="18840"/>
    </w:p>
    <w:p w14:paraId="2016FA59" w14:textId="77777777" w:rsidR="00F75C33" w:rsidRPr="00F75C33" w:rsidRDefault="00F75C33" w:rsidP="00F75C33">
      <w:pPr>
        <w:pStyle w:val="EndNoteBibliography"/>
        <w:spacing w:after="0"/>
        <w:ind w:left="720" w:hanging="720"/>
      </w:pPr>
      <w:bookmarkStart w:id="18841" w:name="_ENREF_77"/>
      <w:r w:rsidRPr="00F75C33">
        <w:t xml:space="preserve">Wildt, A. R., &amp; Winer, R. S. (1983). Modeling and Estimation in Changing Market Environments. </w:t>
      </w:r>
      <w:r w:rsidRPr="00F75C33">
        <w:rPr>
          <w:i/>
        </w:rPr>
        <w:t>The Journal of Business, 56</w:t>
      </w:r>
      <w:r w:rsidRPr="00F75C33">
        <w:t xml:space="preserve">(3). </w:t>
      </w:r>
      <w:bookmarkEnd w:id="18841"/>
    </w:p>
    <w:p w14:paraId="00961A3C" w14:textId="77777777" w:rsidR="00F75C33" w:rsidRPr="00F75C33" w:rsidRDefault="00F75C33" w:rsidP="00F75C33">
      <w:pPr>
        <w:pStyle w:val="EndNoteBibliography"/>
        <w:spacing w:after="0"/>
        <w:ind w:left="720" w:hanging="720"/>
      </w:pPr>
      <w:bookmarkStart w:id="18842" w:name="_ENREF_78"/>
      <w:r w:rsidRPr="00F75C33">
        <w:t xml:space="preserve">Winer, R. S. (1979). An Analysis of the Time-varying Effects of Advertising: The Case of Lydia Pinkham. </w:t>
      </w:r>
      <w:r w:rsidRPr="00F75C33">
        <w:rPr>
          <w:i/>
        </w:rPr>
        <w:t>The Journal of Business, 52</w:t>
      </w:r>
      <w:r w:rsidRPr="00F75C33">
        <w:t xml:space="preserve">(4). </w:t>
      </w:r>
      <w:bookmarkEnd w:id="18842"/>
    </w:p>
    <w:p w14:paraId="1951CE68" w14:textId="77777777" w:rsidR="00F75C33" w:rsidRPr="00F75C33" w:rsidRDefault="00F75C33" w:rsidP="00F75C33">
      <w:pPr>
        <w:pStyle w:val="EndNoteBibliography"/>
        <w:ind w:left="720" w:hanging="720"/>
      </w:pPr>
      <w:bookmarkStart w:id="18843" w:name="_ENREF_79"/>
      <w:r w:rsidRPr="00F75C33">
        <w:t xml:space="preserve">Wittink, D., Addona, M., Hawkes, W., &amp; Porter, J. (1988). </w:t>
      </w:r>
      <w:r w:rsidRPr="00F75C33">
        <w:rPr>
          <w:i/>
        </w:rPr>
        <w:t>SCAN*PRO: the estimation, validation and use of promotional effects based on scanner data</w:t>
      </w:r>
      <w:r w:rsidRPr="00F75C33">
        <w:t xml:space="preserve">. Internal paper. Internal Paper. Cornell University.  </w:t>
      </w:r>
      <w:bookmarkEnd w:id="18843"/>
    </w:p>
    <w:p w14:paraId="771ADC5D" w14:textId="592270E4" w:rsidR="004A5E3E" w:rsidRPr="00A60A57" w:rsidRDefault="00A67BFF">
      <w:pPr>
        <w:spacing w:after="0" w:line="360" w:lineRule="auto"/>
        <w:rPr>
          <w:color w:val="0D0D0D" w:themeColor="text1" w:themeTint="F2"/>
          <w:sz w:val="22"/>
          <w:rPrChange w:id="18844" w:author="tao huang" w:date="2017-09-17T12:05:00Z">
            <w:rPr>
              <w:color w:val="000000" w:themeColor="text1"/>
            </w:rPr>
          </w:rPrChange>
        </w:rPr>
      </w:pPr>
      <w:r w:rsidRPr="00A60A57">
        <w:rPr>
          <w:color w:val="0D0D0D" w:themeColor="text1" w:themeTint="F2"/>
          <w:sz w:val="22"/>
          <w:rPrChange w:id="18845" w:author="tao huang" w:date="2017-09-17T12:05:00Z">
            <w:rPr>
              <w:color w:val="000000" w:themeColor="text1"/>
              <w:sz w:val="22"/>
            </w:rPr>
          </w:rPrChange>
        </w:rPr>
        <w:fldChar w:fldCharType="end"/>
      </w:r>
    </w:p>
    <w:sectPr w:rsidR="004A5E3E" w:rsidRPr="00A60A57" w:rsidSect="000A3EF8">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8" w:author="Soopramanien, Didier" w:date="2017-09-08T15:38:00Z" w:initials="SD">
    <w:p w14:paraId="414E0568" w14:textId="4B75E198" w:rsidR="00BA6605" w:rsidRDefault="00BA6605">
      <w:pPr>
        <w:pStyle w:val="CommentText"/>
      </w:pPr>
      <w:r>
        <w:rPr>
          <w:rStyle w:val="CommentReference"/>
        </w:rPr>
        <w:annotationRef/>
      </w:r>
      <w:r>
        <w:t>Check does the format meet requirements of EJOR</w:t>
      </w:r>
    </w:p>
  </w:comment>
  <w:comment w:id="109" w:author="Soopramanien, Didier" w:date="2017-09-07T09:55:00Z" w:initials="SD">
    <w:p w14:paraId="6A481CB8" w14:textId="77777777" w:rsidR="00BA6605" w:rsidRDefault="00BA6605" w:rsidP="00334B83">
      <w:pPr>
        <w:pStyle w:val="CommentText"/>
      </w:pPr>
      <w:r>
        <w:rPr>
          <w:rStyle w:val="CommentReference"/>
        </w:rPr>
        <w:annotationRef/>
      </w:r>
      <w:r>
        <w:t>Should we say here that structurak break has been investigated in economics but not in the retailing literature?</w:t>
      </w:r>
    </w:p>
  </w:comment>
  <w:comment w:id="209" w:author="Soopramanien, Didier" w:date="2017-09-07T09:55:00Z" w:initials="SD">
    <w:p w14:paraId="62DACC0A" w14:textId="79CE8C8C" w:rsidR="00BA6605" w:rsidRDefault="00BA6605">
      <w:pPr>
        <w:pStyle w:val="CommentText"/>
      </w:pPr>
      <w:r>
        <w:rPr>
          <w:rStyle w:val="CommentReference"/>
        </w:rPr>
        <w:annotationRef/>
      </w:r>
      <w:r>
        <w:t>Should we say here that structurak break has been investigated in economics but not in the retailing literature?</w:t>
      </w:r>
    </w:p>
  </w:comment>
  <w:comment w:id="219" w:author="Soopramanien, Didier" w:date="2017-09-09T13:44:00Z" w:initials="SD">
    <w:p w14:paraId="0060FA28" w14:textId="538350F4" w:rsidR="00BA6605" w:rsidRDefault="00BA6605">
      <w:pPr>
        <w:pStyle w:val="CommentText"/>
      </w:pPr>
      <w:r>
        <w:rPr>
          <w:rStyle w:val="CommentReference"/>
        </w:rPr>
        <w:annotationRef/>
      </w:r>
      <w:r>
        <w:t>Why do I feel that a simple definition of structural break is needed here, a simple but intuitive one that describes the problem…we can of course assume that most researchers are very familiar with the structural break concept</w:t>
      </w:r>
    </w:p>
    <w:p w14:paraId="6FC57096" w14:textId="0998CDA2" w:rsidR="00BA6605" w:rsidRDefault="00BA6605">
      <w:pPr>
        <w:pStyle w:val="CommentText"/>
      </w:pPr>
    </w:p>
    <w:p w14:paraId="4615889B" w14:textId="6E9462FC" w:rsidR="00BA6605" w:rsidRDefault="00BA6605">
      <w:pPr>
        <w:pStyle w:val="CommentText"/>
      </w:pPr>
      <w:r>
        <w:t>I have a feeling that if we say “we apply and modify the models in the economics literature to deal with a retailing problem’ we may potentially under-represent our contribution. Would the reviewers think that we simply replicate an established method with the retail data? But this is not true, because the models we design here not only consider the issue of structural break, and the three-stage model as a whole exclusively address the forecasting problem for retailer data at the SKU level and is very different from those models in the economics literature.</w:t>
      </w:r>
    </w:p>
  </w:comment>
  <w:comment w:id="245" w:author="黄韬" w:date="2017-09-11T15:37:00Z" w:initials="黄韬">
    <w:p w14:paraId="5DB8E6B0" w14:textId="46FB2F45" w:rsidR="00BA6605" w:rsidRDefault="00BA6605">
      <w:pPr>
        <w:pStyle w:val="CommentText"/>
      </w:pPr>
      <w:r>
        <w:rPr>
          <w:rStyle w:val="CommentReference"/>
        </w:rPr>
        <w:annotationRef/>
      </w:r>
      <w:r>
        <w:t>The papers we cite here are all economics papers- we do not have finance papers reference – we can find finance papers but I think the value may be marginal.</w:t>
      </w:r>
    </w:p>
  </w:comment>
  <w:comment w:id="296" w:author="黄韬" w:date="2017-09-11T15:40:00Z" w:initials="黄韬">
    <w:p w14:paraId="43838E33" w14:textId="697C6332" w:rsidR="00BA6605" w:rsidRDefault="00BA6605">
      <w:pPr>
        <w:pStyle w:val="CommentText"/>
      </w:pPr>
      <w:r>
        <w:rPr>
          <w:rStyle w:val="CommentReference"/>
        </w:rPr>
        <w:annotationRef/>
      </w:r>
      <w:r>
        <w:t>Can we say ‘integreated’?</w:t>
      </w:r>
    </w:p>
  </w:comment>
  <w:comment w:id="338" w:author="Soopramanien, Didier" w:date="2017-09-09T13:47:00Z" w:initials="SD">
    <w:p w14:paraId="7F04A553" w14:textId="6A7715CA" w:rsidR="00BA6605" w:rsidRDefault="00BA6605">
      <w:pPr>
        <w:pStyle w:val="CommentText"/>
      </w:pPr>
      <w:r>
        <w:rPr>
          <w:rStyle w:val="CommentReference"/>
        </w:rPr>
        <w:annotationRef/>
      </w:r>
      <w:r>
        <w:t>Why do we need to say three stage approach here?????</w:t>
      </w:r>
    </w:p>
  </w:comment>
  <w:comment w:id="383" w:author="Soopramanien, Didier" w:date="2017-09-08T15:31:00Z" w:initials="SD">
    <w:p w14:paraId="7D80E96F" w14:textId="45D91056" w:rsidR="00BA6605" w:rsidRDefault="00BA6605">
      <w:pPr>
        <w:pStyle w:val="CommentText"/>
      </w:pPr>
      <w:r>
        <w:rPr>
          <w:rStyle w:val="CommentReference"/>
        </w:rPr>
        <w:annotationRef/>
      </w:r>
      <w:r>
        <w:t>So all sku suffer from structural breaks?????</w:t>
      </w:r>
    </w:p>
  </w:comment>
  <w:comment w:id="384" w:author="黄韬" w:date="2017-09-11T15:11:00Z" w:initials="黄韬">
    <w:p w14:paraId="06351ED1" w14:textId="7A1FDE0D" w:rsidR="00BA6605" w:rsidRDefault="00BA6605">
      <w:pPr>
        <w:pStyle w:val="CommentText"/>
      </w:pPr>
      <w:r>
        <w:rPr>
          <w:rStyle w:val="CommentReference"/>
        </w:rPr>
        <w:annotationRef/>
      </w:r>
      <w:r>
        <w:t>In this experiment, where we construct the final model using the LASSO procedure, 1829 out of 1831 SKU’s are subject to structural break (99.89%); in our previous experiment, where we construct the ADL model manually base on a statistical view, e.g., the General-to-specific model in Huang, Fildes, and Soopramanien (2014), over 98% of SKU’s are subject to structural break.</w:t>
      </w:r>
      <w:r w:rsidRPr="001A653F">
        <w:t xml:space="preserve"> </w:t>
      </w:r>
      <w:r>
        <w:t>So the answer here is ‘yes’.</w:t>
      </w:r>
    </w:p>
    <w:p w14:paraId="3396A2F7" w14:textId="4256511E" w:rsidR="00BA6605" w:rsidRDefault="00BA6605">
      <w:pPr>
        <w:pStyle w:val="CommentText"/>
      </w:pPr>
    </w:p>
    <w:p w14:paraId="0472C8E3" w14:textId="177F407F" w:rsidR="00BA6605" w:rsidRDefault="00BA6605">
      <w:pPr>
        <w:pStyle w:val="CommentText"/>
      </w:pPr>
      <w:r>
        <w:t>This is added in the model section.</w:t>
      </w:r>
    </w:p>
    <w:p w14:paraId="600F0320" w14:textId="4A8AC683" w:rsidR="00BA6605" w:rsidRDefault="00BA6605">
      <w:pPr>
        <w:pStyle w:val="CommentText"/>
      </w:pPr>
    </w:p>
    <w:p w14:paraId="65CC3D65" w14:textId="3A0D8E33" w:rsidR="00BA6605" w:rsidRDefault="00BA6605" w:rsidP="001A653F">
      <w:pPr>
        <w:pStyle w:val="CommentText"/>
      </w:pPr>
      <w:r>
        <w:t xml:space="preserve">    </w:t>
      </w:r>
    </w:p>
  </w:comment>
  <w:comment w:id="687" w:author="Soopramanien, Didier" w:date="2017-09-06T20:30:00Z" w:initials="SD">
    <w:p w14:paraId="7C049BE6" w14:textId="16CF54BA" w:rsidR="00BA6605" w:rsidRDefault="00BA6605">
      <w:pPr>
        <w:pStyle w:val="CommentText"/>
      </w:pPr>
      <w:r>
        <w:rPr>
          <w:rStyle w:val="CommentReference"/>
        </w:rPr>
        <w:annotationRef/>
      </w:r>
      <w:r>
        <w:t>When we have three authors we do not use two authors and then et al for the third one. Need to check referencing,</w:t>
      </w:r>
    </w:p>
  </w:comment>
  <w:comment w:id="688" w:author="tao huang" w:date="2017-09-17T11:15:00Z" w:initials="th">
    <w:p w14:paraId="3D69C62C" w14:textId="3896B2D2" w:rsidR="00BA6605" w:rsidRDefault="00BA6605">
      <w:pPr>
        <w:pStyle w:val="CommentText"/>
      </w:pPr>
      <w:r>
        <w:rPr>
          <w:rStyle w:val="CommentReference"/>
        </w:rPr>
        <w:annotationRef/>
      </w:r>
      <w:r>
        <w:t>revised</w:t>
      </w:r>
    </w:p>
  </w:comment>
  <w:comment w:id="959" w:author="Soopramanien, Didier" w:date="2017-09-07T16:18:00Z" w:initials="SD">
    <w:p w14:paraId="61665660" w14:textId="7FD54C36" w:rsidR="00BA6605" w:rsidRDefault="00BA6605">
      <w:pPr>
        <w:pStyle w:val="CommentText"/>
      </w:pPr>
      <w:r>
        <w:rPr>
          <w:rStyle w:val="CommentReference"/>
        </w:rPr>
        <w:annotationRef/>
      </w:r>
      <w:r>
        <w:t>Do we want to be precise and say macro-economics?</w:t>
      </w:r>
    </w:p>
  </w:comment>
  <w:comment w:id="960" w:author="tao huang" w:date="2017-09-17T11:14:00Z" w:initials="th">
    <w:p w14:paraId="0E0E4143" w14:textId="52E62239" w:rsidR="00BA6605" w:rsidRDefault="00BA6605">
      <w:pPr>
        <w:pStyle w:val="CommentText"/>
      </w:pPr>
      <w:r>
        <w:rPr>
          <w:rStyle w:val="CommentReference"/>
        </w:rPr>
        <w:annotationRef/>
      </w:r>
      <w:r>
        <w:t>Revised</w:t>
      </w:r>
    </w:p>
  </w:comment>
  <w:comment w:id="1025" w:author="Soopramanien, Didier" w:date="2017-09-08T15:37:00Z" w:initials="SD">
    <w:p w14:paraId="4563E9AD" w14:textId="48AB302E" w:rsidR="00BA6605" w:rsidRDefault="00BA6605">
      <w:pPr>
        <w:pStyle w:val="CommentText"/>
      </w:pPr>
      <w:r>
        <w:rPr>
          <w:rStyle w:val="CommentReference"/>
        </w:rPr>
        <w:annotationRef/>
      </w:r>
      <w:r>
        <w:t>Do we need that level of detail here????</w:t>
      </w:r>
    </w:p>
  </w:comment>
  <w:comment w:id="1124" w:author="Soopramanien, Didier" w:date="2017-09-07T16:23:00Z" w:initials="SD">
    <w:p w14:paraId="17FEB854" w14:textId="72976936" w:rsidR="00BA6605" w:rsidRDefault="00BA6605">
      <w:pPr>
        <w:pStyle w:val="CommentText"/>
      </w:pPr>
      <w:r>
        <w:rPr>
          <w:rStyle w:val="CommentReference"/>
        </w:rPr>
        <w:annotationRef/>
      </w:r>
      <w:r>
        <w:t xml:space="preserve">So they know about it and are in demand of such  model that satisfy that requirement </w:t>
      </w:r>
    </w:p>
    <w:p w14:paraId="35AC1FD3" w14:textId="6254AFA7" w:rsidR="00BA6605" w:rsidRDefault="00BA6605">
      <w:pPr>
        <w:pStyle w:val="CommentText"/>
      </w:pPr>
    </w:p>
    <w:p w14:paraId="65E395BF" w14:textId="130B6019" w:rsidR="00BA6605" w:rsidRDefault="00BA6605">
      <w:pPr>
        <w:pStyle w:val="CommentText"/>
      </w:pPr>
      <w:r>
        <w:t xml:space="preserve">I think we ask managers (or normally people) they are aware of that but I do not find a reference for the retailer context- perhaps this is why we have this paper… </w:t>
      </w:r>
    </w:p>
  </w:comment>
  <w:comment w:id="1188" w:author="Soopramanien, Didier" w:date="2017-09-07T16:24:00Z" w:initials="SD">
    <w:p w14:paraId="117EC941" w14:textId="7B5C01BA" w:rsidR="00BA6605" w:rsidRDefault="00BA6605">
      <w:pPr>
        <w:pStyle w:val="CommentText"/>
      </w:pPr>
      <w:r>
        <w:rPr>
          <w:rStyle w:val="CommentReference"/>
        </w:rPr>
        <w:annotationRef/>
      </w:r>
      <w:r>
        <w:t>The last contribution is not a contribution but is only a way in which we are testing the models that we are proposing, am I right?</w:t>
      </w:r>
    </w:p>
  </w:comment>
  <w:comment w:id="1189" w:author="Soopramanien, Didier" w:date="2017-09-07T16:24:00Z" w:initials="SD">
    <w:p w14:paraId="64466408" w14:textId="330D0C8E" w:rsidR="00BA6605" w:rsidRDefault="00BA6605">
      <w:pPr>
        <w:pStyle w:val="CommentText"/>
      </w:pPr>
      <w:r>
        <w:rPr>
          <w:rStyle w:val="CommentReference"/>
        </w:rPr>
        <w:annotationRef/>
      </w:r>
      <w:r>
        <w:t xml:space="preserve">There are too many contributions here  perhaps? Recently, I have been to some conferences where editors say to not confuse them with so many contributions one good solid one is good enough to convince them! </w:t>
      </w:r>
    </w:p>
  </w:comment>
  <w:comment w:id="1198" w:author="Soopramanien, Didier" w:date="2017-09-08T10:28:00Z" w:initials="SD">
    <w:p w14:paraId="69D43223" w14:textId="41D3698B" w:rsidR="00BA6605" w:rsidRDefault="00BA6605">
      <w:pPr>
        <w:pStyle w:val="CommentText"/>
      </w:pPr>
      <w:r>
        <w:rPr>
          <w:rStyle w:val="CommentReference"/>
        </w:rPr>
        <w:annotationRef/>
      </w:r>
      <w:r>
        <w:t>To be revised when we have finalised the sections</w:t>
      </w:r>
    </w:p>
  </w:comment>
  <w:comment w:id="1347" w:author="Soopramanien, Didier" w:date="2017-09-07T16:28:00Z" w:initials="SD">
    <w:p w14:paraId="709D878F" w14:textId="7430E027" w:rsidR="00BA6605" w:rsidRDefault="00BA6605">
      <w:pPr>
        <w:pStyle w:val="CommentText"/>
      </w:pPr>
      <w:r>
        <w:rPr>
          <w:rStyle w:val="CommentReference"/>
        </w:rPr>
        <w:annotationRef/>
      </w:r>
      <w:r>
        <w:t xml:space="preserve">Give examples here please of what these procedures are so that people know we know the literature </w:t>
      </w:r>
    </w:p>
  </w:comment>
  <w:comment w:id="1348" w:author="tao huang" w:date="2017-09-17T11:14:00Z" w:initials="th">
    <w:p w14:paraId="28F735AD" w14:textId="1A7F0075" w:rsidR="00BA6605" w:rsidRDefault="00BA6605">
      <w:pPr>
        <w:pStyle w:val="CommentText"/>
      </w:pPr>
      <w:r>
        <w:rPr>
          <w:rStyle w:val="CommentReference"/>
        </w:rPr>
        <w:annotationRef/>
      </w:r>
      <w:r>
        <w:t>Added sentence</w:t>
      </w:r>
    </w:p>
  </w:comment>
  <w:comment w:id="1748" w:author="Soopramanien, Didier" w:date="2017-09-07T16:32:00Z" w:initials="SD">
    <w:p w14:paraId="2E104B18" w14:textId="6AFE80C0" w:rsidR="00BA6605" w:rsidRDefault="00BA6605">
      <w:pPr>
        <w:pStyle w:val="CommentText"/>
      </w:pPr>
      <w:r>
        <w:rPr>
          <w:rStyle w:val="CommentReference"/>
        </w:rPr>
        <w:annotationRef/>
      </w:r>
      <w:r>
        <w:t xml:space="preserve">Do we want a last sentence that says how what we propose is different to what these researchers have done because we seem to say in that paragraph that some people have studied the impact of changes of promotional activity over time.. so how is our research different. Positioning of the contribution is important here . </w:t>
      </w:r>
    </w:p>
  </w:comment>
  <w:comment w:id="1885" w:author="黄韬" w:date="2017-09-11T16:03:00Z" w:initials="黄韬">
    <w:p w14:paraId="68C9D573" w14:textId="64B8E7A5" w:rsidR="00BA6605" w:rsidRDefault="00BA6605">
      <w:pPr>
        <w:pStyle w:val="CommentText"/>
      </w:pPr>
      <w:r>
        <w:rPr>
          <w:rStyle w:val="CommentReference"/>
        </w:rPr>
        <w:annotationRef/>
      </w:r>
      <w:r>
        <w:t>We use ‘true values of the product sales’ instead of ‘deterministic mean (because the original reference is not in a retail context), would it be more relevant to the retail context?</w:t>
      </w:r>
    </w:p>
  </w:comment>
  <w:comment w:id="2004" w:author="Soopramanien, Didier" w:date="2017-09-08T14:27:00Z" w:initials="SD">
    <w:p w14:paraId="432BAB6D" w14:textId="36EE74C7" w:rsidR="00BA6605" w:rsidRDefault="00BA6605">
      <w:pPr>
        <w:pStyle w:val="CommentText"/>
      </w:pPr>
      <w:r>
        <w:rPr>
          <w:rStyle w:val="CommentReference"/>
        </w:rPr>
        <w:annotationRef/>
      </w:r>
      <w:r>
        <w:t xml:space="preserve">Mean of the dependent variable which is sales?? So what are the conssequences of this… we need something more intuitive for people who might not understand a phenomena in another domain (economics) can be also relevant to another domain retailing? </w:t>
      </w:r>
    </w:p>
  </w:comment>
  <w:comment w:id="2009" w:author="Soopramanien, Didier" w:date="2017-09-07T16:33:00Z" w:initials="SD">
    <w:p w14:paraId="7C124129" w14:textId="599ADE69" w:rsidR="00BA6605" w:rsidRDefault="00BA6605">
      <w:pPr>
        <w:pStyle w:val="CommentText"/>
      </w:pPr>
      <w:r>
        <w:rPr>
          <w:rStyle w:val="CommentReference"/>
        </w:rPr>
        <w:annotationRef/>
      </w:r>
      <w:r>
        <w:t>Deterministic mean of what????</w:t>
      </w:r>
    </w:p>
  </w:comment>
  <w:comment w:id="2361" w:author="Soopramanien, Didier" w:date="2017-09-08T14:31:00Z" w:initials="SD">
    <w:p w14:paraId="40143490" w14:textId="2ACCFF3D" w:rsidR="00BA6605" w:rsidRDefault="00BA6605">
      <w:pPr>
        <w:pStyle w:val="CommentText"/>
      </w:pPr>
      <w:r>
        <w:rPr>
          <w:rStyle w:val="CommentReference"/>
        </w:rPr>
        <w:annotationRef/>
      </w:r>
      <w:r>
        <w:t>We cannot say in in reality this is a conceptual situation!</w:t>
      </w:r>
    </w:p>
  </w:comment>
  <w:comment w:id="4039" w:author="Soopramanien, Didier" w:date="2017-09-08T20:39:00Z" w:initials="SD">
    <w:p w14:paraId="04907D50" w14:textId="19B71D81" w:rsidR="00BA6605" w:rsidRDefault="00BA6605">
      <w:pPr>
        <w:pStyle w:val="CommentText"/>
      </w:pPr>
      <w:r>
        <w:rPr>
          <w:rStyle w:val="CommentReference"/>
        </w:rPr>
        <w:annotationRef/>
      </w:r>
      <w:r>
        <w:t>What does that mean “one at each time”</w:t>
      </w:r>
    </w:p>
  </w:comment>
  <w:comment w:id="4110" w:author="Soopramanien, Didier" w:date="2017-09-08T20:40:00Z" w:initials="SD">
    <w:p w14:paraId="7D0BC2C7" w14:textId="6C26DED8" w:rsidR="00BA6605" w:rsidRDefault="00BA6605">
      <w:pPr>
        <w:pStyle w:val="CommentText"/>
      </w:pPr>
      <w:r>
        <w:rPr>
          <w:rStyle w:val="CommentReference"/>
        </w:rPr>
        <w:annotationRef/>
      </w:r>
      <w:r>
        <w:t>Do we need to show the test results for all or for some here not sure?</w:t>
      </w:r>
    </w:p>
  </w:comment>
  <w:comment w:id="4111" w:author="黄韬" w:date="2017-09-11T16:27:00Z" w:initials="黄韬">
    <w:p w14:paraId="206E4E70" w14:textId="33603E74" w:rsidR="00BA6605" w:rsidRDefault="00BA6605">
      <w:pPr>
        <w:pStyle w:val="CommentText"/>
      </w:pPr>
      <w:r>
        <w:rPr>
          <w:rStyle w:val="CommentReference"/>
        </w:rPr>
        <w:annotationRef/>
      </w:r>
      <w:r>
        <w:t>This is how we try to detect the structural break without assuming that we know any possible break data (in fact we test every possible date/week)- so I think we may need this- but perhaps we can cut the figure if in the end there is no space.</w:t>
      </w:r>
    </w:p>
  </w:comment>
  <w:comment w:id="6296" w:author="Soopramanien, Didier" w:date="2017-09-08T20:41:00Z" w:initials="SD">
    <w:p w14:paraId="09818BC4" w14:textId="6EE60338" w:rsidR="00BA6605" w:rsidRDefault="00BA6605">
      <w:pPr>
        <w:pStyle w:val="CommentText"/>
      </w:pPr>
      <w:r>
        <w:rPr>
          <w:rStyle w:val="CommentReference"/>
        </w:rPr>
        <w:annotationRef/>
      </w:r>
      <w:r>
        <w:t>Is it the only benchmark or one of the benchmark model?</w:t>
      </w:r>
    </w:p>
  </w:comment>
  <w:comment w:id="6297" w:author="黄韬" w:date="2017-09-11T16:29:00Z" w:initials="黄韬">
    <w:p w14:paraId="30B7A3A8" w14:textId="50FF58AE" w:rsidR="00BA6605" w:rsidRDefault="00BA6605">
      <w:pPr>
        <w:pStyle w:val="CommentText"/>
      </w:pPr>
      <w:r>
        <w:rPr>
          <w:rStyle w:val="CommentReference"/>
        </w:rPr>
        <w:annotationRef/>
      </w:r>
      <w:r>
        <w:t>We also have the ADL-own model and the ADL-intra-model as benchmark models, I will have them clarified in later paragraphs.</w:t>
      </w:r>
    </w:p>
  </w:comment>
  <w:comment w:id="6568" w:author="Soopramanien, Didier" w:date="2017-09-08T14:35:00Z" w:initials="SD">
    <w:p w14:paraId="2E63386C" w14:textId="55F3EC8B" w:rsidR="00BA6605" w:rsidRDefault="00BA6605">
      <w:pPr>
        <w:pStyle w:val="CommentText"/>
      </w:pPr>
      <w:r>
        <w:rPr>
          <w:rStyle w:val="CommentReference"/>
        </w:rPr>
        <w:annotationRef/>
      </w:r>
      <w:r>
        <w:t>We still need a short but intuitive explanation of the 10 fold validation and then we can say more detailed explanation can be found in….</w:t>
      </w:r>
    </w:p>
  </w:comment>
  <w:comment w:id="6569" w:author="tao huang" w:date="2017-09-17T11:04:00Z" w:initials="th">
    <w:p w14:paraId="0FCD969C" w14:textId="5D17A913" w:rsidR="00BA6605" w:rsidRDefault="00BA6605">
      <w:pPr>
        <w:pStyle w:val="CommentText"/>
      </w:pPr>
      <w:r>
        <w:rPr>
          <w:rStyle w:val="CommentReference"/>
        </w:rPr>
        <w:annotationRef/>
      </w:r>
    </w:p>
  </w:comment>
  <w:comment w:id="7645" w:author="Soopramanien, Didier" w:date="2017-09-08T14:36:00Z" w:initials="SD">
    <w:p w14:paraId="5258A9B1" w14:textId="20DC0864" w:rsidR="00BA6605" w:rsidRDefault="00BA6605">
      <w:pPr>
        <w:pStyle w:val="CommentText"/>
      </w:pPr>
      <w:r>
        <w:rPr>
          <w:rStyle w:val="CommentReference"/>
        </w:rPr>
        <w:annotationRef/>
      </w:r>
      <w:r>
        <w:t>Again a simple description then say more information on the approach can be found in…..</w:t>
      </w:r>
    </w:p>
  </w:comment>
  <w:comment w:id="7646" w:author="tao huang" w:date="2017-09-17T10:57:00Z" w:initials="th">
    <w:p w14:paraId="2DC091A0" w14:textId="4BA90098" w:rsidR="00BA6605" w:rsidRDefault="00BA6605">
      <w:pPr>
        <w:pStyle w:val="CommentText"/>
      </w:pPr>
      <w:r>
        <w:rPr>
          <w:rStyle w:val="CommentReference"/>
        </w:rPr>
        <w:annotationRef/>
      </w:r>
      <w:r>
        <w:t>Revised- we describe it in the following sentence.</w:t>
      </w:r>
    </w:p>
  </w:comment>
  <w:comment w:id="8081" w:author="Soopramanien, Didier" w:date="2017-09-08T20:45:00Z" w:initials="SD">
    <w:p w14:paraId="59AF56CC" w14:textId="0ECE6076" w:rsidR="00BA6605" w:rsidRDefault="00BA6605">
      <w:pPr>
        <w:pStyle w:val="CommentText"/>
      </w:pPr>
      <w:r>
        <w:rPr>
          <w:rStyle w:val="CommentReference"/>
        </w:rPr>
        <w:annotationRef/>
      </w:r>
      <w:r>
        <w:t>We need to say why we use this test rather than other tests..(non parametric instead of parametric (sample size is less than 30?)</w:t>
      </w:r>
    </w:p>
  </w:comment>
  <w:comment w:id="8082" w:author="tao huang" w:date="2017-09-17T10:57:00Z" w:initials="th">
    <w:p w14:paraId="183F58CB" w14:textId="6764A3E3" w:rsidR="00BA6605" w:rsidRDefault="00BA6605">
      <w:pPr>
        <w:pStyle w:val="CommentText"/>
      </w:pPr>
      <w:r>
        <w:rPr>
          <w:rStyle w:val="CommentReference"/>
        </w:rPr>
        <w:annotationRef/>
      </w:r>
      <w:r>
        <w:t>revised</w:t>
      </w:r>
    </w:p>
  </w:comment>
  <w:comment w:id="8087" w:author="Soopramanien, Didier" w:date="2017-09-08T20:44:00Z" w:initials="SD">
    <w:p w14:paraId="33C12CD8" w14:textId="6907C23D" w:rsidR="00BA6605" w:rsidRDefault="00BA6605">
      <w:pPr>
        <w:pStyle w:val="CommentText"/>
      </w:pPr>
      <w:r>
        <w:rPr>
          <w:rStyle w:val="CommentReference"/>
        </w:rPr>
        <w:annotationRef/>
      </w:r>
      <w:r>
        <w:t>Statistical significance of what the performance I presume?</w:t>
      </w:r>
    </w:p>
  </w:comment>
  <w:comment w:id="8088" w:author="tao huang" w:date="2017-09-17T10:57:00Z" w:initials="th">
    <w:p w14:paraId="309F423E" w14:textId="0BBB56C4" w:rsidR="00BA6605" w:rsidRDefault="00BA6605">
      <w:pPr>
        <w:pStyle w:val="CommentText"/>
      </w:pPr>
      <w:r>
        <w:rPr>
          <w:rStyle w:val="CommentReference"/>
        </w:rPr>
        <w:annotationRef/>
      </w:r>
      <w:r>
        <w:t xml:space="preserve">Revised </w:t>
      </w:r>
    </w:p>
  </w:comment>
  <w:comment w:id="9332" w:author="Soopramanien, Didier" w:date="2017-09-09T13:29:00Z" w:initials="SD">
    <w:p w14:paraId="2FC2E956" w14:textId="5D623BD8" w:rsidR="00BA6605" w:rsidRDefault="00BA6605">
      <w:pPr>
        <w:pStyle w:val="CommentText"/>
      </w:pPr>
      <w:r>
        <w:rPr>
          <w:rStyle w:val="CommentReference"/>
        </w:rPr>
        <w:annotationRef/>
      </w:r>
      <w:r>
        <w:t>We need to say SKU instead of product everywhere here? Also what do we mean by stable? When a product is not heavily promoted or for shot periods when the products are unlikely to be promoted</w:t>
      </w:r>
    </w:p>
  </w:comment>
  <w:comment w:id="9333" w:author="黄韬" w:date="2017-09-11T16:40:00Z" w:initials="黄韬">
    <w:p w14:paraId="7C331B67" w14:textId="17FDD8B2" w:rsidR="00BA6605" w:rsidRDefault="00BA6605">
      <w:pPr>
        <w:pStyle w:val="CommentText"/>
      </w:pPr>
      <w:r>
        <w:rPr>
          <w:rStyle w:val="CommentReference"/>
        </w:rPr>
        <w:annotationRef/>
      </w:r>
      <w:r>
        <w:t>revised</w:t>
      </w:r>
    </w:p>
  </w:comment>
  <w:comment w:id="11637" w:author="Soopramanien, Didier" w:date="2017-09-09T13:31:00Z" w:initials="SD">
    <w:p w14:paraId="3DA5382C" w14:textId="5D93C908" w:rsidR="00BA6605" w:rsidRDefault="00BA6605">
      <w:pPr>
        <w:pStyle w:val="CommentText"/>
      </w:pPr>
      <w:r>
        <w:rPr>
          <w:rStyle w:val="CommentReference"/>
        </w:rPr>
        <w:annotationRef/>
      </w:r>
      <w:r>
        <w:t>The rationale for the merged model needs more explanation or justification I feel.</w:t>
      </w:r>
    </w:p>
  </w:comment>
  <w:comment w:id="11638" w:author="tao huang" w:date="2017-09-17T10:51:00Z" w:initials="th">
    <w:p w14:paraId="1F991E09" w14:textId="6EEB837C" w:rsidR="00BA6605" w:rsidRDefault="00BA6605">
      <w:pPr>
        <w:pStyle w:val="CommentText"/>
      </w:pPr>
      <w:r>
        <w:rPr>
          <w:rStyle w:val="CommentReference"/>
        </w:rPr>
        <w:annotationRef/>
      </w:r>
      <w:r>
        <w:t>Revised: IC only has moderate performance because the correction gets submerged by high sales in the promotion period, however it has good performance when there is no promotion. Thus what we do is to complement the IC method for the promoted period using the EWC method.</w:t>
      </w:r>
    </w:p>
  </w:comment>
  <w:comment w:id="15262" w:author="Soopramanien, Didier" w:date="2017-09-08T15:16:00Z" w:initials="SD">
    <w:p w14:paraId="37331983" w14:textId="637AED26" w:rsidR="00BA6605" w:rsidRDefault="00BA6605">
      <w:pPr>
        <w:pStyle w:val="CommentText"/>
      </w:pPr>
      <w:r>
        <w:rPr>
          <w:rStyle w:val="CommentReference"/>
        </w:rPr>
        <w:annotationRef/>
      </w:r>
      <w:r>
        <w:t>We need to say something that we are focussing on two marketing activities that retailers have control over, have we also said something about the nature of the forecast that its about short term forecast.</w:t>
      </w:r>
    </w:p>
  </w:comment>
  <w:comment w:id="15263" w:author="tao huang" w:date="2017-09-17T10:44:00Z" w:initials="th">
    <w:p w14:paraId="5D30880E" w14:textId="199C070F" w:rsidR="00BA6605" w:rsidRDefault="00BA6605">
      <w:pPr>
        <w:pStyle w:val="CommentText"/>
      </w:pPr>
      <w:r>
        <w:rPr>
          <w:rStyle w:val="CommentReference"/>
        </w:rPr>
        <w:annotationRef/>
      </w:r>
      <w:r>
        <w:t>Revised in the following paragraph</w:t>
      </w:r>
    </w:p>
  </w:comment>
  <w:comment w:id="15317" w:author="Soopramanien, Didier" w:date="2017-09-09T13:36:00Z" w:initials="SD">
    <w:p w14:paraId="5959D678" w14:textId="75527ABA" w:rsidR="00BA6605" w:rsidRDefault="00BA6605">
      <w:pPr>
        <w:pStyle w:val="CommentText"/>
      </w:pPr>
      <w:r>
        <w:rPr>
          <w:rStyle w:val="CommentReference"/>
        </w:rPr>
        <w:annotationRef/>
      </w:r>
      <w:r>
        <w:t xml:space="preserve">What is the rationale for this trade off, do we need to explain this better? </w:t>
      </w:r>
    </w:p>
  </w:comment>
  <w:comment w:id="15318" w:author="tao huang" w:date="2017-09-17T10:22:00Z" w:initials="th">
    <w:p w14:paraId="61466ED0" w14:textId="55C64D06" w:rsidR="00BA6605" w:rsidRDefault="00BA6605">
      <w:pPr>
        <w:pStyle w:val="CommentText"/>
      </w:pPr>
      <w:r>
        <w:rPr>
          <w:rStyle w:val="CommentReference"/>
        </w:rPr>
        <w:annotationRef/>
      </w:r>
      <w:r>
        <w:t>Revised, now explained more explicitly in section 4.2</w:t>
      </w:r>
    </w:p>
  </w:comment>
  <w:comment w:id="15451" w:author="Soopramanien, Didier" w:date="2017-09-09T13:38:00Z" w:initials="SD">
    <w:p w14:paraId="107B6083" w14:textId="63151F23" w:rsidR="00BA6605" w:rsidRDefault="00BA6605">
      <w:pPr>
        <w:pStyle w:val="CommentText"/>
      </w:pPr>
      <w:r>
        <w:rPr>
          <w:rStyle w:val="CommentReference"/>
        </w:rPr>
        <w:annotationRef/>
      </w:r>
      <w:r>
        <w:t>What does that mean promotional information cannot be accessed??? Surely retailers have the data or they have control over the marketing activities or do we mean marketing activities that have not been used before????</w:t>
      </w:r>
    </w:p>
  </w:comment>
  <w:comment w:id="15452" w:author="tao huang" w:date="2017-09-17T10:50:00Z" w:initials="th">
    <w:p w14:paraId="06F4639A" w14:textId="1C83ACEB" w:rsidR="00BA6605" w:rsidRDefault="00BA6605">
      <w:pPr>
        <w:pStyle w:val="CommentText"/>
      </w:pPr>
      <w:r>
        <w:rPr>
          <w:rStyle w:val="CommentReference"/>
        </w:rPr>
        <w:annotationRef/>
      </w:r>
      <w:r>
        <w:t>There is a stream of papers (like this reference, and another recently accepted by EJOR) saying in many occasions retailers do not share information with manufacturers- though I think this should be occasional.</w:t>
      </w:r>
    </w:p>
  </w:comment>
  <w:comment w:id="16485" w:author="Soopramanien, Didier" w:date="2017-09-09T13:41:00Z" w:initials="SD">
    <w:p w14:paraId="1EE08972" w14:textId="233053EA" w:rsidR="00BA6605" w:rsidRDefault="00BA6605">
      <w:pPr>
        <w:pStyle w:val="CommentText"/>
      </w:pPr>
      <w:r>
        <w:rPr>
          <w:rStyle w:val="CommentReference"/>
        </w:rPr>
        <w:annotationRef/>
      </w:r>
      <w:r>
        <w:t>A more general question of whether EJOR wants us to use past tense when we refer to previous work or present tense.</w:t>
      </w:r>
    </w:p>
    <w:p w14:paraId="10100F74" w14:textId="345652C1" w:rsidR="00BA6605" w:rsidRDefault="00BA6605">
      <w:pPr>
        <w:pStyle w:val="CommentText"/>
      </w:pPr>
    </w:p>
    <w:p w14:paraId="6EB197AB" w14:textId="3F795157" w:rsidR="00BA6605" w:rsidRDefault="00BA6605">
      <w:pPr>
        <w:pStyle w:val="CommentText"/>
      </w:pPr>
    </w:p>
    <w:p w14:paraId="2C323CD1" w14:textId="25C4DB48" w:rsidR="00BA6605" w:rsidRDefault="00BA6605">
      <w:pPr>
        <w:pStyle w:val="CommentText"/>
      </w:pPr>
    </w:p>
  </w:comment>
  <w:comment w:id="16486" w:author="tao huang" w:date="2017-09-17T10:50:00Z" w:initials="th">
    <w:p w14:paraId="14380885" w14:textId="090848CB" w:rsidR="00BA6605" w:rsidRDefault="00BA6605">
      <w:pPr>
        <w:pStyle w:val="CommentText"/>
      </w:pPr>
      <w:r>
        <w:rPr>
          <w:rStyle w:val="CommentReference"/>
        </w:rPr>
        <w:annotationRef/>
      </w:r>
      <w:r>
        <w:t>Previous EJOR papers use mixed tense- I think we stick to the present tense.</w:t>
      </w:r>
    </w:p>
  </w:comment>
  <w:comment w:id="17251" w:author="Soopramanien, Didier" w:date="2017-09-08T20:40:00Z" w:initials="SD">
    <w:p w14:paraId="66E8230D" w14:textId="77777777" w:rsidR="00BA6605" w:rsidRDefault="00BA6605" w:rsidP="001878AE">
      <w:pPr>
        <w:pStyle w:val="CommentText"/>
      </w:pPr>
      <w:r>
        <w:rPr>
          <w:rStyle w:val="CommentReference"/>
        </w:rPr>
        <w:annotationRef/>
      </w:r>
      <w:r>
        <w:t>Do we need to show the test results for all or for some here not sure?</w:t>
      </w:r>
    </w:p>
  </w:comment>
  <w:comment w:id="17252" w:author="黄韬" w:date="2017-09-11T16:27:00Z" w:initials="黄韬">
    <w:p w14:paraId="72958C8D" w14:textId="38BCAE79" w:rsidR="00BA6605" w:rsidRDefault="00BA6605" w:rsidP="001878AE">
      <w:pPr>
        <w:pStyle w:val="CommentText"/>
      </w:pPr>
      <w:r>
        <w:rPr>
          <w:rStyle w:val="CommentReference"/>
        </w:rPr>
        <w:annotationRef/>
      </w:r>
      <w:r>
        <w:t>This is how we try to detect the structural break without assuming that we know any possible break data (in fact we test every possible date/week)- so I thought we may need this- but perhaps we can cut the figure if in the end there is no space.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14E0568" w15:done="0"/>
  <w15:commentEx w15:paraId="6A481CB8" w15:done="0"/>
  <w15:commentEx w15:paraId="62DACC0A" w15:done="0"/>
  <w15:commentEx w15:paraId="4615889B" w15:done="0"/>
  <w15:commentEx w15:paraId="5DB8E6B0" w15:done="0"/>
  <w15:commentEx w15:paraId="43838E33" w15:done="0"/>
  <w15:commentEx w15:paraId="7F04A553" w15:done="0"/>
  <w15:commentEx w15:paraId="7D80E96F" w15:done="0"/>
  <w15:commentEx w15:paraId="65CC3D65" w15:paraIdParent="7D80E96F" w15:done="0"/>
  <w15:commentEx w15:paraId="7C049BE6" w15:done="0"/>
  <w15:commentEx w15:paraId="3D69C62C" w15:paraIdParent="7C049BE6" w15:done="0"/>
  <w15:commentEx w15:paraId="61665660" w15:done="0"/>
  <w15:commentEx w15:paraId="0E0E4143" w15:paraIdParent="61665660" w15:done="0"/>
  <w15:commentEx w15:paraId="4563E9AD" w15:done="0"/>
  <w15:commentEx w15:paraId="65E395BF" w15:done="0"/>
  <w15:commentEx w15:paraId="117EC941" w15:done="0"/>
  <w15:commentEx w15:paraId="64466408" w15:done="0"/>
  <w15:commentEx w15:paraId="69D43223" w15:done="0"/>
  <w15:commentEx w15:paraId="709D878F" w15:done="0"/>
  <w15:commentEx w15:paraId="28F735AD" w15:paraIdParent="709D878F" w15:done="0"/>
  <w15:commentEx w15:paraId="2E104B18" w15:done="0"/>
  <w15:commentEx w15:paraId="68C9D573" w15:done="0"/>
  <w15:commentEx w15:paraId="432BAB6D" w15:done="0"/>
  <w15:commentEx w15:paraId="7C124129" w15:done="0"/>
  <w15:commentEx w15:paraId="40143490" w15:done="0"/>
  <w15:commentEx w15:paraId="04907D50" w15:done="0"/>
  <w15:commentEx w15:paraId="7D0BC2C7" w15:done="0"/>
  <w15:commentEx w15:paraId="206E4E70" w15:paraIdParent="7D0BC2C7" w15:done="0"/>
  <w15:commentEx w15:paraId="09818BC4" w15:done="0"/>
  <w15:commentEx w15:paraId="30B7A3A8" w15:paraIdParent="09818BC4" w15:done="0"/>
  <w15:commentEx w15:paraId="2E63386C" w15:done="0"/>
  <w15:commentEx w15:paraId="0FCD969C" w15:paraIdParent="2E63386C" w15:done="0"/>
  <w15:commentEx w15:paraId="5258A9B1" w15:done="0"/>
  <w15:commentEx w15:paraId="2DC091A0" w15:paraIdParent="5258A9B1" w15:done="0"/>
  <w15:commentEx w15:paraId="59AF56CC" w15:done="0"/>
  <w15:commentEx w15:paraId="183F58CB" w15:paraIdParent="59AF56CC" w15:done="0"/>
  <w15:commentEx w15:paraId="33C12CD8" w15:done="0"/>
  <w15:commentEx w15:paraId="309F423E" w15:paraIdParent="33C12CD8" w15:done="0"/>
  <w15:commentEx w15:paraId="2FC2E956" w15:done="0"/>
  <w15:commentEx w15:paraId="7C331B67" w15:paraIdParent="2FC2E956" w15:done="0"/>
  <w15:commentEx w15:paraId="3DA5382C" w15:done="0"/>
  <w15:commentEx w15:paraId="1F991E09" w15:paraIdParent="3DA5382C" w15:done="0"/>
  <w15:commentEx w15:paraId="37331983" w15:done="0"/>
  <w15:commentEx w15:paraId="5D30880E" w15:paraIdParent="37331983" w15:done="0"/>
  <w15:commentEx w15:paraId="5959D678" w15:done="0"/>
  <w15:commentEx w15:paraId="61466ED0" w15:paraIdParent="5959D678" w15:done="0"/>
  <w15:commentEx w15:paraId="107B6083" w15:done="0"/>
  <w15:commentEx w15:paraId="06F4639A" w15:paraIdParent="107B6083" w15:done="0"/>
  <w15:commentEx w15:paraId="2C323CD1" w15:done="0"/>
  <w15:commentEx w15:paraId="14380885" w15:paraIdParent="2C323CD1" w15:done="0"/>
  <w15:commentEx w15:paraId="66E8230D" w15:done="0"/>
  <w15:commentEx w15:paraId="72958C8D" w15:paraIdParent="66E8230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14E0568" w16cid:durableId="1D6124B2"/>
  <w16cid:commentId w16cid:paraId="6A481CB8" w16cid:durableId="1D612A5A"/>
  <w16cid:commentId w16cid:paraId="62DACC0A" w16cid:durableId="1D6124B3"/>
  <w16cid:commentId w16cid:paraId="4615889B" w16cid:durableId="1D6124B4"/>
  <w16cid:commentId w16cid:paraId="5DB8E6B0" w16cid:durableId="1D612C3F"/>
  <w16cid:commentId w16cid:paraId="43838E33" w16cid:durableId="1D612CE9"/>
  <w16cid:commentId w16cid:paraId="7F04A553" w16cid:durableId="1D6124B5"/>
  <w16cid:commentId w16cid:paraId="7D80E96F" w16cid:durableId="1D6124B6"/>
  <w16cid:commentId w16cid:paraId="65CC3D65" w16cid:durableId="1D612606"/>
  <w16cid:commentId w16cid:paraId="7C049BE6" w16cid:durableId="1D6124B7"/>
  <w16cid:commentId w16cid:paraId="3D69C62C" w16cid:durableId="1D68D7BB"/>
  <w16cid:commentId w16cid:paraId="61665660" w16cid:durableId="1D6124B8"/>
  <w16cid:commentId w16cid:paraId="0E0E4143" w16cid:durableId="1D68D7AA"/>
  <w16cid:commentId w16cid:paraId="4563E9AD" w16cid:durableId="1D6124B9"/>
  <w16cid:commentId w16cid:paraId="65E395BF" w16cid:durableId="1D6124BA"/>
  <w16cid:commentId w16cid:paraId="117EC941" w16cid:durableId="1D6124BB"/>
  <w16cid:commentId w16cid:paraId="64466408" w16cid:durableId="1D6124BC"/>
  <w16cid:commentId w16cid:paraId="69D43223" w16cid:durableId="1D6124BD"/>
  <w16cid:commentId w16cid:paraId="709D878F" w16cid:durableId="1D6124BE"/>
  <w16cid:commentId w16cid:paraId="28F735AD" w16cid:durableId="1D68D77F"/>
  <w16cid:commentId w16cid:paraId="2E104B18" w16cid:durableId="1D6124BF"/>
  <w16cid:commentId w16cid:paraId="68C9D573" w16cid:durableId="1D613261"/>
  <w16cid:commentId w16cid:paraId="432BAB6D" w16cid:durableId="1D6124C0"/>
  <w16cid:commentId w16cid:paraId="7C124129" w16cid:durableId="1D6124C1"/>
  <w16cid:commentId w16cid:paraId="40143490" w16cid:durableId="1D6124C2"/>
  <w16cid:commentId w16cid:paraId="04907D50" w16cid:durableId="1D6124C3"/>
  <w16cid:commentId w16cid:paraId="7D0BC2C7" w16cid:durableId="1D6124C4"/>
  <w16cid:commentId w16cid:paraId="206E4E70" w16cid:durableId="1D6137E8"/>
  <w16cid:commentId w16cid:paraId="09818BC4" w16cid:durableId="1D6124C5"/>
  <w16cid:commentId w16cid:paraId="30B7A3A8" w16cid:durableId="1D613859"/>
  <w16cid:commentId w16cid:paraId="2E63386C" w16cid:durableId="1D6124C6"/>
  <w16cid:commentId w16cid:paraId="0FCD969C" w16cid:durableId="1D68D535"/>
  <w16cid:commentId w16cid:paraId="5258A9B1" w16cid:durableId="1D6124C7"/>
  <w16cid:commentId w16cid:paraId="2DC091A0" w16cid:durableId="1D68D3B6"/>
  <w16cid:commentId w16cid:paraId="59AF56CC" w16cid:durableId="1D6124C8"/>
  <w16cid:commentId w16cid:paraId="183F58CB" w16cid:durableId="1D68D388"/>
  <w16cid:commentId w16cid:paraId="33C12CD8" w16cid:durableId="1D6124C9"/>
  <w16cid:commentId w16cid:paraId="309F423E" w16cid:durableId="1D68D37D"/>
  <w16cid:commentId w16cid:paraId="2FC2E956" w16cid:durableId="1D6124CA"/>
  <w16cid:commentId w16cid:paraId="7C331B67" w16cid:durableId="1D613AF7"/>
  <w16cid:commentId w16cid:paraId="3DA5382C" w16cid:durableId="1D6124CB"/>
  <w16cid:commentId w16cid:paraId="1F991E09" w16cid:durableId="1D68D237"/>
  <w16cid:commentId w16cid:paraId="37331983" w16cid:durableId="1D6124CC"/>
  <w16cid:commentId w16cid:paraId="5D30880E" w16cid:durableId="1D68D092"/>
  <w16cid:commentId w16cid:paraId="5959D678" w16cid:durableId="1D6124CD"/>
  <w16cid:commentId w16cid:paraId="61466ED0" w16cid:durableId="1D68CB52"/>
  <w16cid:commentId w16cid:paraId="107B6083" w16cid:durableId="1D6124CE"/>
  <w16cid:commentId w16cid:paraId="06F4639A" w16cid:durableId="1D68D210"/>
  <w16cid:commentId w16cid:paraId="2C323CD1" w16cid:durableId="1D6124CF"/>
  <w16cid:commentId w16cid:paraId="14380885" w16cid:durableId="1D68D1DD"/>
  <w16cid:commentId w16cid:paraId="66E8230D" w16cid:durableId="1D63E08F"/>
  <w16cid:commentId w16cid:paraId="72958C8D" w16cid:durableId="1D63E08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BD4C6C" w14:textId="77777777" w:rsidR="00FE14E3" w:rsidRDefault="00FE14E3" w:rsidP="00E446EB">
      <w:pPr>
        <w:spacing w:after="0" w:line="240" w:lineRule="auto"/>
      </w:pPr>
      <w:r>
        <w:separator/>
      </w:r>
    </w:p>
  </w:endnote>
  <w:endnote w:type="continuationSeparator" w:id="0">
    <w:p w14:paraId="69F34173" w14:textId="77777777" w:rsidR="00FE14E3" w:rsidRDefault="00FE14E3" w:rsidP="00E446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0340385"/>
      <w:docPartObj>
        <w:docPartGallery w:val="Page Numbers (Bottom of Page)"/>
        <w:docPartUnique/>
      </w:docPartObj>
    </w:sdtPr>
    <w:sdtEndPr>
      <w:rPr>
        <w:noProof/>
      </w:rPr>
    </w:sdtEndPr>
    <w:sdtContent>
      <w:p w14:paraId="359BFD4C" w14:textId="6B54FF35" w:rsidR="00BA6605" w:rsidRDefault="00BA6605">
        <w:pPr>
          <w:pStyle w:val="Footer"/>
          <w:jc w:val="center"/>
        </w:pPr>
        <w:r>
          <w:fldChar w:fldCharType="begin"/>
        </w:r>
        <w:r>
          <w:instrText xml:space="preserve"> PAGE   \* MERGEFORMAT </w:instrText>
        </w:r>
        <w:r>
          <w:fldChar w:fldCharType="separate"/>
        </w:r>
        <w:r w:rsidR="00EA6A6F">
          <w:rPr>
            <w:noProof/>
          </w:rPr>
          <w:t>33</w:t>
        </w:r>
        <w:r>
          <w:rPr>
            <w:noProof/>
          </w:rPr>
          <w:fldChar w:fldCharType="end"/>
        </w:r>
      </w:p>
    </w:sdtContent>
  </w:sdt>
  <w:p w14:paraId="3C5124A7" w14:textId="77777777" w:rsidR="00BA6605" w:rsidRDefault="00BA66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CF1B48" w14:textId="77777777" w:rsidR="00FE14E3" w:rsidRDefault="00FE14E3" w:rsidP="00E446EB">
      <w:pPr>
        <w:spacing w:after="0" w:line="240" w:lineRule="auto"/>
      </w:pPr>
      <w:r>
        <w:separator/>
      </w:r>
    </w:p>
  </w:footnote>
  <w:footnote w:type="continuationSeparator" w:id="0">
    <w:p w14:paraId="1DA3DF0F" w14:textId="77777777" w:rsidR="00FE14E3" w:rsidRDefault="00FE14E3" w:rsidP="00E446EB">
      <w:pPr>
        <w:spacing w:after="0" w:line="240" w:lineRule="auto"/>
      </w:pPr>
      <w:r>
        <w:continuationSeparator/>
      </w:r>
    </w:p>
  </w:footnote>
  <w:footnote w:id="1">
    <w:p w14:paraId="2F6E4EFB" w14:textId="77777777" w:rsidR="00BA6605" w:rsidRPr="00B45C1C" w:rsidRDefault="00BA6605">
      <w:pPr>
        <w:pStyle w:val="FootnoteText"/>
      </w:pPr>
      <w:r>
        <w:rPr>
          <w:rStyle w:val="FootnoteReference"/>
        </w:rPr>
        <w:footnoteRef/>
      </w:r>
      <w:r>
        <w:t xml:space="preserve"> Analytical evidence for the models with endogenous explanatory variables can be found in </w:t>
      </w:r>
      <w:r w:rsidRPr="00B45C1C">
        <w:t>Clements and Hendry (1999)</w:t>
      </w:r>
      <w:r>
        <w:t xml:space="preserve"> and Pesaran and Timmerman (2005, 2007).</w:t>
      </w:r>
    </w:p>
  </w:footnote>
  <w:footnote w:id="2">
    <w:p w14:paraId="35D8C6BB" w14:textId="77777777" w:rsidR="00BA6605" w:rsidDel="00E74BF1" w:rsidRDefault="00BA6605">
      <w:pPr>
        <w:pStyle w:val="FootnoteText"/>
        <w:rPr>
          <w:del w:id="3124" w:author="tao huang" w:date="2017-09-13T16:50:00Z"/>
        </w:rPr>
      </w:pPr>
      <w:del w:id="3125" w:author="tao huang" w:date="2017-09-13T16:50:00Z">
        <w:r w:rsidDel="00E74BF1">
          <w:rPr>
            <w:rStyle w:val="FootnoteReference"/>
          </w:rPr>
          <w:footnoteRef/>
        </w:r>
        <w:r w:rsidDel="00E74BF1">
          <w:delText xml:space="preserve"> This setting is very typical in a retailer context. In this example, we artificially make up the data series (but we keep the data series to be stationary).</w:delText>
        </w:r>
      </w:del>
    </w:p>
  </w:footnote>
  <w:footnote w:id="3">
    <w:p w14:paraId="584CBBB7" w14:textId="77777777" w:rsidR="00BA6605" w:rsidDel="00E74BF1" w:rsidRDefault="00BA6605">
      <w:pPr>
        <w:pStyle w:val="FootnoteText"/>
        <w:rPr>
          <w:del w:id="3135" w:author="tao huang" w:date="2017-09-13T16:50:00Z"/>
        </w:rPr>
      </w:pPr>
      <w:del w:id="3136" w:author="tao huang" w:date="2017-09-13T16:50:00Z">
        <w:r w:rsidDel="00E74BF1">
          <w:rPr>
            <w:rStyle w:val="FootnoteReference"/>
          </w:rPr>
          <w:footnoteRef/>
        </w:r>
        <w:r w:rsidDel="00E74BF1">
          <w:delText xml:space="preserve"> In this example, for simplicity, we choose to illustrate the impact of structural breaks on forecasting accuracy using two structural breaks and also by holding the error variance to be constant before and after the breaks. Alternative settings (e.g., with different number of structural breaks and with changing error variance before and after the structural breaks) would provide the same indication.</w:delText>
        </w:r>
      </w:del>
    </w:p>
  </w:footnote>
  <w:footnote w:id="4">
    <w:p w14:paraId="12CA35C6" w14:textId="77777777" w:rsidR="00BA6605" w:rsidDel="00E74BF1" w:rsidRDefault="00BA6605" w:rsidP="000E7652">
      <w:pPr>
        <w:pStyle w:val="FootnoteText"/>
        <w:rPr>
          <w:del w:id="3470" w:author="tao huang" w:date="2017-09-13T16:50:00Z"/>
        </w:rPr>
      </w:pPr>
      <w:del w:id="3471" w:author="tao huang" w:date="2017-09-13T16:50:00Z">
        <w:r w:rsidDel="00E74BF1">
          <w:rPr>
            <w:rStyle w:val="FootnoteReference"/>
          </w:rPr>
          <w:footnoteRef/>
        </w:r>
        <w:r w:rsidDel="00E74BF1">
          <w:delText xml:space="preserve"> </w:delText>
        </w:r>
        <w:r w:rsidRPr="00762607" w:rsidDel="00E74BF1">
          <w:delText xml:space="preserve">In Figure 1, we use the blue area to represent the period before the first structural break (e.g., week [1,25]), use the yellow area to represent the period after the second structural break until the forecast origin (e.g., week [51, 75]), </w:delText>
        </w:r>
        <w:r w:rsidDel="00E74BF1">
          <w:delText xml:space="preserve">use </w:delText>
        </w:r>
        <w:r w:rsidRPr="00762607" w:rsidDel="00E74BF1">
          <w:delText>the green area</w:delText>
        </w:r>
        <w:r w:rsidDel="00E74BF1">
          <w:delText xml:space="preserve"> to</w:delText>
        </w:r>
        <w:r w:rsidRPr="00762607" w:rsidDel="00E74BF1">
          <w:delText xml:space="preserve"> represent the period between the two structural breaks (e.g., [26, 50]), and </w:delText>
        </w:r>
        <w:r w:rsidDel="00E74BF1">
          <w:delText xml:space="preserve">we use </w:delText>
        </w:r>
        <w:r w:rsidRPr="00762607" w:rsidDel="00E74BF1">
          <w:delText>the red area</w:delText>
        </w:r>
        <w:r w:rsidDel="00E74BF1">
          <w:delText xml:space="preserve"> to represent</w:delText>
        </w:r>
        <w:r w:rsidRPr="00762607" w:rsidDel="00E74BF1">
          <w:delText xml:space="preserve"> the forecast period (e.g., week [76, 100]).</w:delText>
        </w:r>
      </w:del>
    </w:p>
  </w:footnote>
  <w:footnote w:id="5">
    <w:p w14:paraId="727D9BAF" w14:textId="77777777" w:rsidR="00BA6605" w:rsidDel="001878AE" w:rsidRDefault="00BA6605">
      <w:pPr>
        <w:pStyle w:val="FootnoteText"/>
        <w:rPr>
          <w:del w:id="3995" w:author="tao huang" w:date="2017-09-13T16:51:00Z"/>
        </w:rPr>
      </w:pPr>
      <w:del w:id="3996" w:author="tao huang" w:date="2017-09-13T16:51:00Z">
        <w:r w:rsidDel="001878AE">
          <w:rPr>
            <w:rStyle w:val="FootnoteReference"/>
          </w:rPr>
          <w:footnoteRef/>
        </w:r>
        <w:r w:rsidDel="001878AE">
          <w:delText xml:space="preserve"> The Chow test is a variant of F-test which compares the fitting of the model before and after the structural break. It assumes the locations of one structural break known a priori and also invariant error variations before and after the break. For a sequential Chow test, we conduct the Chow test assuming the break occurs at each individual week. </w:delText>
        </w:r>
      </w:del>
    </w:p>
  </w:footnote>
  <w:footnote w:id="6">
    <w:p w14:paraId="595DC050" w14:textId="4568A59B" w:rsidR="00BA6605" w:rsidDel="001878AE" w:rsidRDefault="00BA6605">
      <w:pPr>
        <w:pStyle w:val="FootnoteText"/>
        <w:rPr>
          <w:del w:id="4021" w:author="tao huang" w:date="2017-09-13T16:51:00Z"/>
        </w:rPr>
      </w:pPr>
      <w:ins w:id="4022" w:author="黄韬" w:date="2017-09-11T16:23:00Z">
        <w:del w:id="4023" w:author="tao huang" w:date="2017-09-13T16:51:00Z">
          <w:r w:rsidDel="001878AE">
            <w:rPr>
              <w:rStyle w:val="FootnoteReference"/>
            </w:rPr>
            <w:footnoteRef/>
          </w:r>
          <w:r w:rsidDel="001878AE">
            <w:delText xml:space="preserve"> In the sequential Chow test, we conduct the Chow test assuming the</w:delText>
          </w:r>
        </w:del>
      </w:ins>
      <w:ins w:id="4024" w:author="黄韬" w:date="2017-09-11T16:24:00Z">
        <w:del w:id="4025" w:author="tao huang" w:date="2017-09-13T16:51:00Z">
          <w:r w:rsidDel="001878AE">
            <w:delText xml:space="preserve">re is a structural break at </w:delText>
          </w:r>
        </w:del>
      </w:ins>
      <w:ins w:id="4026" w:author="黄韬" w:date="2017-09-11T16:25:00Z">
        <w:del w:id="4027" w:author="tao huang" w:date="2017-09-13T16:51:00Z">
          <w:r w:rsidDel="001878AE">
            <w:delText>a specific week (e.g., week 10) and we obtain the p-value</w:delText>
          </w:r>
        </w:del>
      </w:ins>
      <w:ins w:id="4028" w:author="黄韬" w:date="2017-09-11T16:26:00Z">
        <w:del w:id="4029" w:author="tao huang" w:date="2017-09-13T16:51:00Z">
          <w:r w:rsidDel="001878AE">
            <w:delText>, and so forth. We plot all the p-values for each week in Figure 3 excluding the first and the last two weeks.</w:delText>
          </w:r>
        </w:del>
      </w:ins>
    </w:p>
  </w:footnote>
  <w:footnote w:id="7">
    <w:p w14:paraId="57CA6F99" w14:textId="77777777" w:rsidR="00BA6605" w:rsidDel="001878AE" w:rsidRDefault="00BA6605" w:rsidP="00CF12DA">
      <w:pPr>
        <w:pStyle w:val="FootnoteText"/>
        <w:rPr>
          <w:del w:id="4051" w:author="tao huang" w:date="2017-09-13T16:51:00Z"/>
        </w:rPr>
      </w:pPr>
      <w:del w:id="4052" w:author="tao huang" w:date="2017-09-13T16:51:00Z">
        <w:r w:rsidDel="001878AE">
          <w:rPr>
            <w:rStyle w:val="FootnoteReference"/>
          </w:rPr>
          <w:footnoteRef/>
        </w:r>
        <w:r w:rsidDel="001878AE">
          <w:delText xml:space="preserve"> We would consider the model not being subject to structural breaks only when all the p-values are above the threshold. To mitigate the multiple comparison problem, we adopt very small threshold (e.g., 0.001 rather than the usual 0.05) for the p-values.</w:delText>
        </w:r>
      </w:del>
    </w:p>
  </w:footnote>
  <w:footnote w:id="8">
    <w:p w14:paraId="0C28377F" w14:textId="77777777" w:rsidR="00BA6605" w:rsidRDefault="00BA6605">
      <w:pPr>
        <w:pStyle w:val="FootnoteText"/>
      </w:pPr>
      <w:r>
        <w:rPr>
          <w:rStyle w:val="FootnoteReference"/>
        </w:rPr>
        <w:footnoteRef/>
      </w:r>
      <w:r>
        <w:t xml:space="preserve"> We select the SKU’s with </w:t>
      </w:r>
      <w:r w:rsidRPr="00385A8A">
        <w:t>positive moveme</w:t>
      </w:r>
      <w:r>
        <w:t>nts for at least 90% of the time.</w:t>
      </w:r>
    </w:p>
  </w:footnote>
  <w:footnote w:id="9">
    <w:p w14:paraId="7DE5C0B9" w14:textId="77777777" w:rsidR="00BA6605" w:rsidRDefault="00BA6605" w:rsidP="00446E4D">
      <w:pPr>
        <w:pStyle w:val="FootnoteText"/>
      </w:pPr>
      <w:r>
        <w:rPr>
          <w:rStyle w:val="FootnoteReference"/>
        </w:rPr>
        <w:footnoteRef/>
      </w:r>
      <w:r>
        <w:t xml:space="preserve"> </w:t>
      </w:r>
      <w:r w:rsidRPr="00446E4D">
        <w:t xml:space="preserve">In Figure 6, the calendar events include Halloween, Thanksgiving, Christmas, New Year’s Day, President’s Day, Easter, Memorial Day, the 4th of July, and Labour Day. </w:t>
      </w:r>
      <w:r>
        <w:t>The promotional events include Feature and D</w:t>
      </w:r>
      <w:r w:rsidRPr="00446E4D">
        <w:t>isplay.</w:t>
      </w:r>
    </w:p>
  </w:footnote>
  <w:footnote w:id="10">
    <w:p w14:paraId="48AD05D8" w14:textId="79702B0C" w:rsidR="00BA6605" w:rsidRDefault="00BA6605">
      <w:pPr>
        <w:pStyle w:val="FootnoteText"/>
      </w:pPr>
      <w:ins w:id="6585" w:author="tao huang" w:date="2017-09-17T11:07:00Z">
        <w:r>
          <w:rPr>
            <w:rStyle w:val="FootnoteReference"/>
          </w:rPr>
          <w:footnoteRef/>
        </w:r>
        <w:r>
          <w:t xml:space="preserve"> </w:t>
        </w:r>
      </w:ins>
      <w:ins w:id="6586" w:author="tao huang" w:date="2017-09-17T11:09:00Z">
        <w:r>
          <w:t>Compared to cross validation, the 10-fold cross validation repeat the validation for multiple times</w:t>
        </w:r>
      </w:ins>
      <w:ins w:id="6587" w:author="tao huang" w:date="2017-09-17T11:10:00Z">
        <w:r>
          <w:t xml:space="preserve"> and ensure </w:t>
        </w:r>
        <w:r w:rsidRPr="004A3665">
          <w:t xml:space="preserve">all </w:t>
        </w:r>
        <w:r>
          <w:t xml:space="preserve">the </w:t>
        </w:r>
        <w:r w:rsidRPr="004A3665">
          <w:t>observations are used for training and validation</w:t>
        </w:r>
        <w:r>
          <w:t>.</w:t>
        </w:r>
      </w:ins>
    </w:p>
  </w:footnote>
  <w:footnote w:id="11">
    <w:p w14:paraId="3E88BED2" w14:textId="16184712" w:rsidR="00BA6605" w:rsidRDefault="00BA6605">
      <w:pPr>
        <w:pStyle w:val="FootnoteText"/>
      </w:pPr>
      <w:ins w:id="6615" w:author="黄韬" w:date="2017-09-11T16:33:00Z">
        <w:r>
          <w:rPr>
            <w:rStyle w:val="FootnoteReference"/>
          </w:rPr>
          <w:footnoteRef/>
        </w:r>
        <w:r>
          <w:t xml:space="preserve"> We find little difference</w:t>
        </w:r>
      </w:ins>
      <w:ins w:id="6616" w:author="黄韬" w:date="2017-09-11T16:34:00Z">
        <w:r>
          <w:t xml:space="preserve"> between these two schemes.</w:t>
        </w:r>
      </w:ins>
    </w:p>
  </w:footnote>
  <w:footnote w:id="12">
    <w:p w14:paraId="721F853F" w14:textId="77777777" w:rsidR="00BA6605" w:rsidRPr="001920DC" w:rsidRDefault="00BA6605" w:rsidP="008B6932">
      <w:pPr>
        <w:pStyle w:val="ListParagraph"/>
        <w:spacing w:line="360" w:lineRule="auto"/>
        <w:ind w:left="0"/>
        <w:rPr>
          <w:szCs w:val="24"/>
        </w:rPr>
      </w:pPr>
      <w:r w:rsidRPr="001920DC">
        <w:rPr>
          <w:rStyle w:val="FootnoteReference"/>
        </w:rPr>
        <w:footnoteRef/>
      </w:r>
      <w:r w:rsidRPr="001920DC">
        <w:t xml:space="preserve"> </w:t>
      </w:r>
      <w:r>
        <w:rPr>
          <w:sz w:val="20"/>
          <w:szCs w:val="20"/>
        </w:rPr>
        <w:t>We include the following US calendar events including</w:t>
      </w:r>
      <w:r w:rsidRPr="007A122F">
        <w:rPr>
          <w:sz w:val="20"/>
          <w:szCs w:val="20"/>
        </w:rPr>
        <w:t xml:space="preserve"> </w:t>
      </w:r>
      <w:r w:rsidRPr="001920DC">
        <w:rPr>
          <w:i/>
          <w:sz w:val="20"/>
          <w:szCs w:val="20"/>
        </w:rPr>
        <w:t>Halloween</w:t>
      </w:r>
      <w:r w:rsidRPr="001920DC">
        <w:rPr>
          <w:sz w:val="20"/>
          <w:szCs w:val="20"/>
        </w:rPr>
        <w:t xml:space="preserve">, </w:t>
      </w:r>
      <w:r w:rsidRPr="001920DC">
        <w:rPr>
          <w:i/>
          <w:sz w:val="20"/>
          <w:szCs w:val="20"/>
        </w:rPr>
        <w:t>Thanksgiving</w:t>
      </w:r>
      <w:r w:rsidRPr="001920DC">
        <w:rPr>
          <w:sz w:val="20"/>
          <w:szCs w:val="20"/>
        </w:rPr>
        <w:t xml:space="preserve">, </w:t>
      </w:r>
      <w:r w:rsidRPr="001920DC">
        <w:rPr>
          <w:i/>
          <w:sz w:val="20"/>
          <w:szCs w:val="20"/>
        </w:rPr>
        <w:t>Christmas</w:t>
      </w:r>
      <w:r w:rsidRPr="001920DC">
        <w:rPr>
          <w:sz w:val="20"/>
          <w:szCs w:val="20"/>
        </w:rPr>
        <w:t xml:space="preserve">, </w:t>
      </w:r>
      <w:r w:rsidRPr="001920DC">
        <w:rPr>
          <w:i/>
          <w:sz w:val="20"/>
          <w:szCs w:val="20"/>
        </w:rPr>
        <w:t>New Year’s Day</w:t>
      </w:r>
      <w:r w:rsidRPr="001920DC">
        <w:rPr>
          <w:sz w:val="20"/>
          <w:szCs w:val="20"/>
        </w:rPr>
        <w:t xml:space="preserve">, </w:t>
      </w:r>
      <w:r w:rsidRPr="001920DC">
        <w:rPr>
          <w:rStyle w:val="apple-style-span"/>
          <w:i/>
          <w:color w:val="000000"/>
          <w:sz w:val="20"/>
          <w:szCs w:val="20"/>
        </w:rPr>
        <w:t>President’s Day</w:t>
      </w:r>
      <w:r w:rsidRPr="001920DC">
        <w:rPr>
          <w:rStyle w:val="apple-style-span"/>
          <w:color w:val="000000"/>
          <w:sz w:val="20"/>
          <w:szCs w:val="20"/>
        </w:rPr>
        <w:t xml:space="preserve">, </w:t>
      </w:r>
      <w:r w:rsidRPr="001920DC">
        <w:rPr>
          <w:rStyle w:val="apple-style-span"/>
          <w:i/>
          <w:color w:val="000000"/>
          <w:sz w:val="20"/>
          <w:szCs w:val="20"/>
        </w:rPr>
        <w:t>Easter</w:t>
      </w:r>
      <w:r w:rsidRPr="001920DC">
        <w:rPr>
          <w:rStyle w:val="apple-style-span"/>
          <w:color w:val="000000"/>
          <w:sz w:val="20"/>
          <w:szCs w:val="20"/>
        </w:rPr>
        <w:t xml:space="preserve">, </w:t>
      </w:r>
      <w:r w:rsidRPr="001920DC">
        <w:rPr>
          <w:rStyle w:val="apple-style-span"/>
          <w:i/>
          <w:color w:val="000000"/>
          <w:sz w:val="20"/>
          <w:szCs w:val="20"/>
        </w:rPr>
        <w:t>Memorial Day</w:t>
      </w:r>
      <w:r w:rsidRPr="001920DC">
        <w:rPr>
          <w:rStyle w:val="apple-style-span"/>
          <w:color w:val="000000"/>
          <w:sz w:val="20"/>
          <w:szCs w:val="20"/>
        </w:rPr>
        <w:t xml:space="preserve">, </w:t>
      </w:r>
      <w:r>
        <w:rPr>
          <w:rStyle w:val="apple-style-span"/>
          <w:color w:val="000000"/>
          <w:sz w:val="20"/>
          <w:szCs w:val="20"/>
        </w:rPr>
        <w:t xml:space="preserve">the </w:t>
      </w:r>
      <w:r w:rsidRPr="001920DC">
        <w:rPr>
          <w:rStyle w:val="apple-style-span"/>
          <w:i/>
          <w:color w:val="000000"/>
          <w:sz w:val="20"/>
          <w:szCs w:val="20"/>
        </w:rPr>
        <w:t>4th of July</w:t>
      </w:r>
      <w:r w:rsidRPr="001920DC">
        <w:rPr>
          <w:rStyle w:val="apple-style-span"/>
          <w:color w:val="000000"/>
          <w:sz w:val="20"/>
          <w:szCs w:val="20"/>
        </w:rPr>
        <w:t xml:space="preserve">, and </w:t>
      </w:r>
      <w:r w:rsidRPr="001920DC">
        <w:rPr>
          <w:rStyle w:val="apple-style-span"/>
          <w:i/>
          <w:color w:val="000000"/>
          <w:sz w:val="20"/>
          <w:szCs w:val="20"/>
        </w:rPr>
        <w:t>Labour Day</w:t>
      </w:r>
      <w:r w:rsidRPr="001920DC">
        <w:rPr>
          <w:rStyle w:val="apple-style-span"/>
          <w:color w:val="000000"/>
          <w:sz w:val="20"/>
          <w:szCs w:val="20"/>
        </w:rPr>
        <w:t>.</w:t>
      </w:r>
    </w:p>
  </w:footnote>
  <w:footnote w:id="13">
    <w:p w14:paraId="2325AD7C" w14:textId="563268D4" w:rsidR="00BA6605" w:rsidRDefault="00BA6605">
      <w:pPr>
        <w:pStyle w:val="FootnoteText"/>
      </w:pPr>
      <w:ins w:id="7574" w:author="tao huang" w:date="2017-09-17T11:45:00Z">
        <w:r>
          <w:rPr>
            <w:rStyle w:val="FootnoteReference"/>
          </w:rPr>
          <w:footnoteRef/>
        </w:r>
        <w:r>
          <w:t xml:space="preserve"> We conduct the sequential Chow test and find </w:t>
        </w:r>
      </w:ins>
      <w:ins w:id="7575" w:author="tao huang" w:date="2017-09-17T11:46:00Z">
        <w:r>
          <w:t xml:space="preserve">the models for </w:t>
        </w:r>
      </w:ins>
      <w:ins w:id="7576" w:author="tao huang" w:date="2017-09-17T11:45:00Z">
        <w:r>
          <w:t xml:space="preserve">99.89% of </w:t>
        </w:r>
      </w:ins>
      <w:ins w:id="7577" w:author="tao huang" w:date="2017-09-17T11:46:00Z">
        <w:r>
          <w:t>SKU’s are subject to structural break.</w:t>
        </w:r>
      </w:ins>
      <w:ins w:id="7578" w:author="tao huang" w:date="2017-09-17T11:45:00Z">
        <w:r>
          <w:t xml:space="preserve"> </w:t>
        </w:r>
      </w:ins>
    </w:p>
  </w:footnote>
  <w:footnote w:id="14">
    <w:p w14:paraId="3E47AE75" w14:textId="21C99403" w:rsidR="00BA6605" w:rsidRDefault="00BA6605">
      <w:pPr>
        <w:pStyle w:val="FootnoteText"/>
      </w:pPr>
      <w:r>
        <w:rPr>
          <w:rStyle w:val="FootnoteReference"/>
        </w:rPr>
        <w:footnoteRef/>
      </w:r>
      <w:r>
        <w:t xml:space="preserve"> The ADL-EWC-IC </w:t>
      </w:r>
      <w:ins w:id="8222" w:author="tao huang" w:date="2017-09-16T16:30:00Z">
        <w:r>
          <w:t xml:space="preserve">model in Table 3 </w:t>
        </w:r>
      </w:ins>
      <w:del w:id="8223" w:author="tao huang" w:date="2017-09-16T16:30:00Z">
        <w:r w:rsidDel="00945B4E">
          <w:delText xml:space="preserve">model </w:delText>
        </w:r>
      </w:del>
      <w:r>
        <w:t>will be discussed in later sections.</w:t>
      </w:r>
    </w:p>
  </w:footnote>
  <w:footnote w:id="15">
    <w:p w14:paraId="5EFC9FFC" w14:textId="77777777" w:rsidR="00BA6605" w:rsidDel="00D373D5" w:rsidRDefault="00BA6605">
      <w:pPr>
        <w:pStyle w:val="FootnoteText"/>
        <w:rPr>
          <w:del w:id="11930" w:author="tao huang" w:date="2017-09-13T16:18:00Z"/>
        </w:rPr>
      </w:pPr>
      <w:del w:id="11931" w:author="tao huang" w:date="2017-09-13T16:18:00Z">
        <w:r w:rsidDel="00D373D5">
          <w:rPr>
            <w:rStyle w:val="FootnoteReference"/>
          </w:rPr>
          <w:footnoteRef/>
        </w:r>
        <w:r w:rsidDel="00D373D5">
          <w:delText xml:space="preserve"> With 5 factors, we </w:delText>
        </w:r>
        <w:r w:rsidRPr="005914D1" w:rsidDel="00D373D5">
          <w:delText>retain 90% of the variations.</w:delText>
        </w:r>
      </w:del>
    </w:p>
  </w:footnote>
  <w:footnote w:id="16">
    <w:p w14:paraId="1C926C74" w14:textId="77777777" w:rsidR="00BA6605" w:rsidDel="00D373D5" w:rsidRDefault="00BA6605">
      <w:pPr>
        <w:pStyle w:val="FootnoteText"/>
        <w:rPr>
          <w:del w:id="11936" w:author="tao huang" w:date="2017-09-13T16:18:00Z"/>
        </w:rPr>
      </w:pPr>
      <w:del w:id="11937" w:author="tao huang" w:date="2017-09-13T16:18:00Z">
        <w:r w:rsidDel="00D373D5">
          <w:rPr>
            <w:rStyle w:val="FootnoteReference"/>
          </w:rPr>
          <w:footnoteRef/>
        </w:r>
        <w:r w:rsidDel="00D373D5">
          <w:delText xml:space="preserve"> We omit the small values for simplicity.</w:delText>
        </w:r>
      </w:del>
    </w:p>
  </w:footnote>
  <w:footnote w:id="17">
    <w:p w14:paraId="6D4A0392" w14:textId="77777777" w:rsidR="00BA6605" w:rsidRDefault="00BA6605" w:rsidP="00B417BD">
      <w:pPr>
        <w:pStyle w:val="FootnoteText"/>
        <w:rPr>
          <w:ins w:id="13663" w:author="tao huang" w:date="2017-09-16T13:01:00Z"/>
        </w:rPr>
      </w:pPr>
      <w:ins w:id="13664" w:author="tao huang" w:date="2017-09-16T13:01:00Z">
        <w:r>
          <w:rPr>
            <w:rStyle w:val="FootnoteReference"/>
          </w:rPr>
          <w:footnoteRef/>
        </w:r>
        <w:r>
          <w:t xml:space="preserve"> With 5 factors, we </w:t>
        </w:r>
        <w:r w:rsidRPr="005914D1">
          <w:t>retain 90% of the variations.</w:t>
        </w:r>
      </w:ins>
    </w:p>
  </w:footnote>
  <w:footnote w:id="18">
    <w:p w14:paraId="4B77DC25" w14:textId="47F97B46" w:rsidR="00BA6605" w:rsidRDefault="00BA6605" w:rsidP="00B417BD">
      <w:pPr>
        <w:pStyle w:val="FootnoteText"/>
        <w:rPr>
          <w:ins w:id="13675" w:author="tao huang" w:date="2017-09-16T13:01:00Z"/>
        </w:rPr>
      </w:pPr>
      <w:ins w:id="13676" w:author="tao huang" w:date="2017-09-16T13:01:00Z">
        <w:r>
          <w:rPr>
            <w:rStyle w:val="FootnoteReference"/>
          </w:rPr>
          <w:footnoteRef/>
        </w:r>
        <w:r>
          <w:t xml:space="preserve"> </w:t>
        </w:r>
      </w:ins>
      <w:ins w:id="13677" w:author="tao huang" w:date="2017-09-17T10:11:00Z">
        <w:r>
          <w:t>In Table 6, w</w:t>
        </w:r>
      </w:ins>
      <w:ins w:id="13678" w:author="tao huang" w:date="2017-09-16T13:01:00Z">
        <w:r>
          <w:t xml:space="preserve">e omit </w:t>
        </w:r>
      </w:ins>
      <w:ins w:id="13679" w:author="tao huang" w:date="2017-09-17T10:10:00Z">
        <w:r>
          <w:t>all</w:t>
        </w:r>
      </w:ins>
      <w:ins w:id="13680" w:author="tao huang" w:date="2017-09-16T13:01:00Z">
        <w:r>
          <w:t xml:space="preserve"> small values for simplicity.</w:t>
        </w:r>
      </w:ins>
    </w:p>
  </w:footnote>
  <w:footnote w:id="19">
    <w:p w14:paraId="385752D1" w14:textId="77777777" w:rsidR="00BA6605" w:rsidRDefault="00BA6605">
      <w:pPr>
        <w:pStyle w:val="FootnoteText"/>
      </w:pPr>
      <w:r>
        <w:rPr>
          <w:rStyle w:val="FootnoteReference"/>
        </w:rPr>
        <w:footnoteRef/>
      </w:r>
      <w:r>
        <w:t xml:space="preserve"> For example, one of the</w:t>
      </w:r>
      <w:r w:rsidRPr="00B0170E">
        <w:t xml:space="preserve"> alternative is to first make adjustments to the one-step-ahead forecast, and then calculate the two-step-ahead forecast based on the value of the one-step-ahead forecast which has adjusted, and so forth.</w:t>
      </w:r>
    </w:p>
  </w:footnote>
  <w:footnote w:id="20">
    <w:p w14:paraId="414A4605" w14:textId="75726380" w:rsidR="00BA6605" w:rsidRDefault="00BA6605" w:rsidP="00E74BF1">
      <w:pPr>
        <w:pStyle w:val="FootnoteText"/>
        <w:rPr>
          <w:ins w:id="16623" w:author="tao huang" w:date="2017-09-13T16:50:00Z"/>
        </w:rPr>
      </w:pPr>
      <w:ins w:id="16624" w:author="tao huang" w:date="2017-09-13T16:50:00Z">
        <w:r>
          <w:rPr>
            <w:rStyle w:val="FootnoteReference"/>
          </w:rPr>
          <w:footnoteRef/>
        </w:r>
        <w:r>
          <w:t xml:space="preserve"> This setting is typical in a retailer context. In this example, we artificially make up the data series (but we keep the data series to be stationary).</w:t>
        </w:r>
      </w:ins>
    </w:p>
  </w:footnote>
  <w:footnote w:id="21">
    <w:p w14:paraId="596CFCCA" w14:textId="77777777" w:rsidR="00BA6605" w:rsidRDefault="00BA6605" w:rsidP="00E74BF1">
      <w:pPr>
        <w:pStyle w:val="FootnoteText"/>
        <w:rPr>
          <w:ins w:id="16632" w:author="tao huang" w:date="2017-09-13T16:50:00Z"/>
        </w:rPr>
      </w:pPr>
      <w:ins w:id="16633" w:author="tao huang" w:date="2017-09-13T16:50:00Z">
        <w:r>
          <w:rPr>
            <w:rStyle w:val="FootnoteReference"/>
          </w:rPr>
          <w:footnoteRef/>
        </w:r>
        <w:r>
          <w:t xml:space="preserve"> In this example, for simplicity, we choose to illustrate the impact of structural breaks on forecasting accuracy using two structural breaks and also by holding the error variance to be constant before and after the breaks. Alternative settings (e.g., with different number of structural breaks and with changing error variance before and after the structural breaks) would provide the same indication.</w:t>
        </w:r>
      </w:ins>
    </w:p>
  </w:footnote>
  <w:footnote w:id="22">
    <w:p w14:paraId="452ABC75" w14:textId="77777777" w:rsidR="00BA6605" w:rsidRDefault="00BA6605" w:rsidP="00E74BF1">
      <w:pPr>
        <w:pStyle w:val="FootnoteText"/>
        <w:rPr>
          <w:ins w:id="16929" w:author="tao huang" w:date="2017-09-13T16:50:00Z"/>
        </w:rPr>
      </w:pPr>
      <w:ins w:id="16930" w:author="tao huang" w:date="2017-09-13T16:50:00Z">
        <w:r>
          <w:rPr>
            <w:rStyle w:val="FootnoteReference"/>
          </w:rPr>
          <w:footnoteRef/>
        </w:r>
        <w:r>
          <w:t xml:space="preserve"> </w:t>
        </w:r>
        <w:r w:rsidRPr="00762607">
          <w:t xml:space="preserve">In Figure 1, we use the blue area to represent the period before the first structural break (e.g., week [1,25]), use the yellow area to represent the period after the second structural break until the forecast origin (e.g., week [51, 75]), </w:t>
        </w:r>
        <w:r>
          <w:t xml:space="preserve">use </w:t>
        </w:r>
        <w:r w:rsidRPr="00762607">
          <w:t>the green area</w:t>
        </w:r>
        <w:r>
          <w:t xml:space="preserve"> to</w:t>
        </w:r>
        <w:r w:rsidRPr="00762607">
          <w:t xml:space="preserve"> represent the period between the two structural breaks (e.g., [26, 50]), and </w:t>
        </w:r>
        <w:r>
          <w:t xml:space="preserve">we use </w:t>
        </w:r>
        <w:r w:rsidRPr="00762607">
          <w:t>the red area</w:t>
        </w:r>
        <w:r>
          <w:t xml:space="preserve"> to represent</w:t>
        </w:r>
        <w:r w:rsidRPr="00762607">
          <w:t xml:space="preserve"> the forecast period (e.g., week [76, 100]).</w:t>
        </w:r>
      </w:ins>
    </w:p>
  </w:footnote>
  <w:footnote w:id="23">
    <w:p w14:paraId="6E3DED76" w14:textId="649B3B42" w:rsidR="00BA6605" w:rsidRDefault="00BA6605" w:rsidP="001878AE">
      <w:pPr>
        <w:pStyle w:val="FootnoteText"/>
        <w:rPr>
          <w:ins w:id="17188" w:author="tao huang" w:date="2017-09-13T16:51:00Z"/>
        </w:rPr>
      </w:pPr>
      <w:ins w:id="17189" w:author="tao huang" w:date="2017-09-13T16:51:00Z">
        <w:r>
          <w:rPr>
            <w:rStyle w:val="FootnoteReference"/>
          </w:rPr>
          <w:footnoteRef/>
        </w:r>
        <w:r>
          <w:t xml:space="preserve"> The Chow test is a variant of F-test which compares the fitting of the model before and after the structural break. It assumes the locations of one structural break known a priori and also invariant error variations before and after the break. For a sequential Chow test, we conduct the Chow test assuming the break occurs at each individual week. </w:t>
        </w:r>
      </w:ins>
      <w:ins w:id="17190" w:author="tao huang" w:date="2017-09-15T11:11:00Z">
        <w:r>
          <w:t>For example,</w:t>
        </w:r>
      </w:ins>
      <w:ins w:id="17191" w:author="tao huang" w:date="2017-09-15T11:10:00Z">
        <w:r>
          <w:t xml:space="preserve"> we </w:t>
        </w:r>
      </w:ins>
      <w:ins w:id="17192" w:author="tao huang" w:date="2017-09-15T11:11:00Z">
        <w:r>
          <w:t xml:space="preserve">may </w:t>
        </w:r>
      </w:ins>
      <w:ins w:id="17193" w:author="tao huang" w:date="2017-09-15T11:10:00Z">
        <w:r>
          <w:t xml:space="preserve">conduct the Chow test assuming there is a structural break at a specific week (e.g., week 10) and we obtain the p-value, and so forth. We plot the p-values for </w:t>
        </w:r>
      </w:ins>
      <w:ins w:id="17194" w:author="tao huang" w:date="2017-09-15T11:11:00Z">
        <w:r>
          <w:t>all the</w:t>
        </w:r>
      </w:ins>
      <w:ins w:id="17195" w:author="tao huang" w:date="2017-09-15T11:10:00Z">
        <w:r>
          <w:t xml:space="preserve"> week</w:t>
        </w:r>
      </w:ins>
      <w:ins w:id="17196" w:author="tao huang" w:date="2017-09-15T11:11:00Z">
        <w:r>
          <w:t>s</w:t>
        </w:r>
      </w:ins>
      <w:ins w:id="17197" w:author="tao huang" w:date="2017-09-15T11:10:00Z">
        <w:r>
          <w:t xml:space="preserve"> in Figure 3 excluding the first and the last </w:t>
        </w:r>
      </w:ins>
      <w:ins w:id="17198" w:author="tao huang" w:date="2017-09-15T11:11:00Z">
        <w:r>
          <w:t>a few</w:t>
        </w:r>
      </w:ins>
      <w:ins w:id="17199" w:author="tao huang" w:date="2017-09-15T11:10:00Z">
        <w:r>
          <w:t xml:space="preserve"> weeks.</w:t>
        </w:r>
      </w:ins>
    </w:p>
  </w:footnote>
  <w:footnote w:id="24">
    <w:p w14:paraId="6F4C2B91" w14:textId="77777777" w:rsidR="00BA6605" w:rsidRDefault="00BA6605" w:rsidP="00C201C5">
      <w:pPr>
        <w:pStyle w:val="FootnoteText"/>
        <w:rPr>
          <w:ins w:id="17216" w:author="tao huang" w:date="2017-09-15T11:14:00Z"/>
        </w:rPr>
      </w:pPr>
      <w:ins w:id="17217" w:author="tao huang" w:date="2017-09-15T11:14:00Z">
        <w:r>
          <w:rPr>
            <w:rStyle w:val="FootnoteReference"/>
          </w:rPr>
          <w:footnoteRef/>
        </w:r>
        <w:r>
          <w:t xml:space="preserve"> We would consider the model not being subject to structural breaks only when all the p-values are above the threshold. To mitigate the multiple comparison problem, we adopt very small threshold (e.g., 0.001 rather than the usual 0.05) for the p-values.</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C3D7C"/>
    <w:multiLevelType w:val="hybridMultilevel"/>
    <w:tmpl w:val="24CAC064"/>
    <w:lvl w:ilvl="0" w:tplc="BA887DC4">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692834"/>
    <w:multiLevelType w:val="multilevel"/>
    <w:tmpl w:val="8A9CE3C4"/>
    <w:styleLink w:val="Style3"/>
    <w:lvl w:ilvl="0">
      <w:start w:val="1"/>
      <w:numFmt w:val="upperLetter"/>
      <w:lvlText w:val="Appendix %1."/>
      <w:lvlJc w:val="left"/>
      <w:pPr>
        <w:ind w:left="786" w:hanging="360"/>
      </w:pPr>
      <w:rPr>
        <w:rFonts w:hint="eastAsia"/>
      </w:rPr>
    </w:lvl>
    <w:lvl w:ilvl="1">
      <w:start w:val="1"/>
      <w:numFmt w:val="lowerLetter"/>
      <w:lvlText w:val="%2."/>
      <w:lvlJc w:val="left"/>
      <w:pPr>
        <w:ind w:left="1506" w:hanging="360"/>
      </w:pPr>
      <w:rPr>
        <w:rFonts w:hint="eastAsia"/>
      </w:rPr>
    </w:lvl>
    <w:lvl w:ilvl="2">
      <w:start w:val="1"/>
      <w:numFmt w:val="lowerRoman"/>
      <w:lvlText w:val="%3."/>
      <w:lvlJc w:val="right"/>
      <w:pPr>
        <w:ind w:left="2226" w:hanging="180"/>
      </w:pPr>
      <w:rPr>
        <w:rFonts w:hint="eastAsia"/>
      </w:rPr>
    </w:lvl>
    <w:lvl w:ilvl="3">
      <w:start w:val="1"/>
      <w:numFmt w:val="decimal"/>
      <w:lvlText w:val="%4."/>
      <w:lvlJc w:val="left"/>
      <w:pPr>
        <w:ind w:left="2946" w:hanging="360"/>
      </w:pPr>
      <w:rPr>
        <w:rFonts w:hint="eastAsia"/>
      </w:rPr>
    </w:lvl>
    <w:lvl w:ilvl="4">
      <w:start w:val="1"/>
      <w:numFmt w:val="lowerLetter"/>
      <w:lvlText w:val="%5."/>
      <w:lvlJc w:val="left"/>
      <w:pPr>
        <w:ind w:left="3666" w:hanging="360"/>
      </w:pPr>
      <w:rPr>
        <w:rFonts w:hint="eastAsia"/>
      </w:rPr>
    </w:lvl>
    <w:lvl w:ilvl="5">
      <w:start w:val="1"/>
      <w:numFmt w:val="lowerRoman"/>
      <w:lvlText w:val="%6."/>
      <w:lvlJc w:val="right"/>
      <w:pPr>
        <w:ind w:left="4386" w:hanging="180"/>
      </w:pPr>
      <w:rPr>
        <w:rFonts w:hint="eastAsia"/>
      </w:rPr>
    </w:lvl>
    <w:lvl w:ilvl="6">
      <w:start w:val="1"/>
      <w:numFmt w:val="decimal"/>
      <w:lvlText w:val="%7."/>
      <w:lvlJc w:val="left"/>
      <w:pPr>
        <w:ind w:left="5106" w:hanging="360"/>
      </w:pPr>
      <w:rPr>
        <w:rFonts w:hint="eastAsia"/>
      </w:rPr>
    </w:lvl>
    <w:lvl w:ilvl="7">
      <w:start w:val="1"/>
      <w:numFmt w:val="lowerLetter"/>
      <w:lvlText w:val="%8."/>
      <w:lvlJc w:val="left"/>
      <w:pPr>
        <w:ind w:left="5826" w:hanging="360"/>
      </w:pPr>
      <w:rPr>
        <w:rFonts w:hint="eastAsia"/>
      </w:rPr>
    </w:lvl>
    <w:lvl w:ilvl="8">
      <w:start w:val="1"/>
      <w:numFmt w:val="lowerRoman"/>
      <w:lvlText w:val="%9."/>
      <w:lvlJc w:val="right"/>
      <w:pPr>
        <w:ind w:left="6546" w:hanging="180"/>
      </w:pPr>
      <w:rPr>
        <w:rFonts w:hint="eastAsia"/>
      </w:rPr>
    </w:lvl>
  </w:abstractNum>
  <w:abstractNum w:abstractNumId="2" w15:restartNumberingAfterBreak="0">
    <w:nsid w:val="03A33FCD"/>
    <w:multiLevelType w:val="multilevel"/>
    <w:tmpl w:val="B128EC50"/>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3D653D7"/>
    <w:multiLevelType w:val="multilevel"/>
    <w:tmpl w:val="9B5E161A"/>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46E104C"/>
    <w:multiLevelType w:val="multilevel"/>
    <w:tmpl w:val="08090029"/>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07190D61"/>
    <w:multiLevelType w:val="hybridMultilevel"/>
    <w:tmpl w:val="389E7E08"/>
    <w:lvl w:ilvl="0" w:tplc="2D581306">
      <w:numFmt w:val="bullet"/>
      <w:lvlText w:val=""/>
      <w:lvlJc w:val="left"/>
      <w:pPr>
        <w:ind w:left="720" w:hanging="360"/>
      </w:pPr>
      <w:rPr>
        <w:rFonts w:ascii="Symbol" w:eastAsiaTheme="minorEastAsia"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17786E"/>
    <w:multiLevelType w:val="hybridMultilevel"/>
    <w:tmpl w:val="C2000F5E"/>
    <w:lvl w:ilvl="0" w:tplc="530EB4CE">
      <w:start w:val="21"/>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A0B716B"/>
    <w:multiLevelType w:val="hybridMultilevel"/>
    <w:tmpl w:val="DBC002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864EC2"/>
    <w:multiLevelType w:val="hybridMultilevel"/>
    <w:tmpl w:val="9766BB3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C022E39"/>
    <w:multiLevelType w:val="multilevel"/>
    <w:tmpl w:val="7108D586"/>
    <w:lvl w:ilvl="0">
      <w:start w:val="1"/>
      <w:numFmt w:val="decimal"/>
      <w:pStyle w:val="Heading1"/>
      <w:lvlText w:val="Chapter %1."/>
      <w:lvlJc w:val="left"/>
      <w:pPr>
        <w:ind w:left="360" w:hanging="360"/>
      </w:pPr>
      <w:rPr>
        <w:rFonts w:hint="eastAsia"/>
      </w:rPr>
    </w:lvl>
    <w:lvl w:ilvl="1">
      <w:start w:val="1"/>
      <w:numFmt w:val="lowerLetter"/>
      <w:lvlText w:val="%2."/>
      <w:lvlJc w:val="left"/>
      <w:pPr>
        <w:ind w:left="1080" w:hanging="360"/>
      </w:pPr>
      <w:rPr>
        <w:rFonts w:hint="eastAsia"/>
      </w:rPr>
    </w:lvl>
    <w:lvl w:ilvl="2">
      <w:start w:val="1"/>
      <w:numFmt w:val="lowerRoman"/>
      <w:lvlText w:val="%3."/>
      <w:lvlJc w:val="right"/>
      <w:pPr>
        <w:ind w:left="1800" w:hanging="180"/>
      </w:pPr>
      <w:rPr>
        <w:rFonts w:hint="eastAsia"/>
      </w:rPr>
    </w:lvl>
    <w:lvl w:ilvl="3">
      <w:start w:val="1"/>
      <w:numFmt w:val="decimal"/>
      <w:lvlText w:val="%4."/>
      <w:lvlJc w:val="left"/>
      <w:pPr>
        <w:ind w:left="2520" w:hanging="360"/>
      </w:pPr>
      <w:rPr>
        <w:rFonts w:hint="eastAsia"/>
      </w:rPr>
    </w:lvl>
    <w:lvl w:ilvl="4">
      <w:start w:val="1"/>
      <w:numFmt w:val="lowerLetter"/>
      <w:lvlText w:val="%5."/>
      <w:lvlJc w:val="left"/>
      <w:pPr>
        <w:ind w:left="3240" w:hanging="360"/>
      </w:pPr>
      <w:rPr>
        <w:rFonts w:hint="eastAsia"/>
      </w:rPr>
    </w:lvl>
    <w:lvl w:ilvl="5">
      <w:start w:val="1"/>
      <w:numFmt w:val="lowerRoman"/>
      <w:lvlText w:val="%6."/>
      <w:lvlJc w:val="right"/>
      <w:pPr>
        <w:ind w:left="3960" w:hanging="180"/>
      </w:pPr>
      <w:rPr>
        <w:rFonts w:hint="eastAsia"/>
      </w:rPr>
    </w:lvl>
    <w:lvl w:ilvl="6">
      <w:start w:val="1"/>
      <w:numFmt w:val="decimal"/>
      <w:lvlText w:val="%7."/>
      <w:lvlJc w:val="left"/>
      <w:pPr>
        <w:ind w:left="4680" w:hanging="360"/>
      </w:pPr>
      <w:rPr>
        <w:rFonts w:hint="eastAsia"/>
      </w:rPr>
    </w:lvl>
    <w:lvl w:ilvl="7">
      <w:start w:val="1"/>
      <w:numFmt w:val="lowerLetter"/>
      <w:lvlText w:val="%8."/>
      <w:lvlJc w:val="left"/>
      <w:pPr>
        <w:ind w:left="5400" w:hanging="360"/>
      </w:pPr>
      <w:rPr>
        <w:rFonts w:hint="eastAsia"/>
      </w:rPr>
    </w:lvl>
    <w:lvl w:ilvl="8">
      <w:start w:val="1"/>
      <w:numFmt w:val="lowerRoman"/>
      <w:lvlText w:val="%9."/>
      <w:lvlJc w:val="right"/>
      <w:pPr>
        <w:ind w:left="6120" w:hanging="180"/>
      </w:pPr>
      <w:rPr>
        <w:rFonts w:hint="eastAsia"/>
      </w:rPr>
    </w:lvl>
  </w:abstractNum>
  <w:abstractNum w:abstractNumId="10" w15:restartNumberingAfterBreak="0">
    <w:nsid w:val="1F6F0EDC"/>
    <w:multiLevelType w:val="hybridMultilevel"/>
    <w:tmpl w:val="6554B118"/>
    <w:lvl w:ilvl="0" w:tplc="FFB21EE4">
      <w:start w:val="1"/>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F734098"/>
    <w:multiLevelType w:val="multilevel"/>
    <w:tmpl w:val="11B83940"/>
    <w:lvl w:ilvl="0">
      <w:start w:val="2"/>
      <w:numFmt w:val="upperLetter"/>
      <w:lvlText w:val="Appendix %1."/>
      <w:lvlJc w:val="left"/>
      <w:pPr>
        <w:ind w:left="360" w:hanging="360"/>
      </w:pPr>
      <w:rPr>
        <w:rFonts w:hint="eastAsia"/>
      </w:rPr>
    </w:lvl>
    <w:lvl w:ilvl="1">
      <w:start w:val="1"/>
      <w:numFmt w:val="lowerLetter"/>
      <w:lvlText w:val="%2."/>
      <w:lvlJc w:val="left"/>
      <w:pPr>
        <w:ind w:left="1080" w:hanging="360"/>
      </w:pPr>
      <w:rPr>
        <w:rFonts w:hint="eastAsia"/>
      </w:rPr>
    </w:lvl>
    <w:lvl w:ilvl="2">
      <w:start w:val="1"/>
      <w:numFmt w:val="lowerRoman"/>
      <w:lvlText w:val="%3."/>
      <w:lvlJc w:val="right"/>
      <w:pPr>
        <w:ind w:left="1800" w:hanging="180"/>
      </w:pPr>
      <w:rPr>
        <w:rFonts w:hint="eastAsia"/>
      </w:rPr>
    </w:lvl>
    <w:lvl w:ilvl="3">
      <w:start w:val="1"/>
      <w:numFmt w:val="decimal"/>
      <w:lvlText w:val="%4."/>
      <w:lvlJc w:val="left"/>
      <w:pPr>
        <w:ind w:left="2520" w:hanging="360"/>
      </w:pPr>
      <w:rPr>
        <w:rFonts w:hint="eastAsia"/>
      </w:rPr>
    </w:lvl>
    <w:lvl w:ilvl="4">
      <w:start w:val="1"/>
      <w:numFmt w:val="lowerLetter"/>
      <w:lvlText w:val="%5."/>
      <w:lvlJc w:val="left"/>
      <w:pPr>
        <w:ind w:left="3240" w:hanging="360"/>
      </w:pPr>
      <w:rPr>
        <w:rFonts w:hint="eastAsia"/>
      </w:rPr>
    </w:lvl>
    <w:lvl w:ilvl="5">
      <w:start w:val="1"/>
      <w:numFmt w:val="lowerRoman"/>
      <w:lvlText w:val="%6."/>
      <w:lvlJc w:val="right"/>
      <w:pPr>
        <w:ind w:left="3960" w:hanging="180"/>
      </w:pPr>
      <w:rPr>
        <w:rFonts w:hint="eastAsia"/>
      </w:rPr>
    </w:lvl>
    <w:lvl w:ilvl="6">
      <w:start w:val="1"/>
      <w:numFmt w:val="decimal"/>
      <w:lvlText w:val="%7."/>
      <w:lvlJc w:val="left"/>
      <w:pPr>
        <w:ind w:left="4680" w:hanging="360"/>
      </w:pPr>
      <w:rPr>
        <w:rFonts w:hint="eastAsia"/>
      </w:rPr>
    </w:lvl>
    <w:lvl w:ilvl="7">
      <w:start w:val="1"/>
      <w:numFmt w:val="lowerLetter"/>
      <w:lvlText w:val="%8."/>
      <w:lvlJc w:val="left"/>
      <w:pPr>
        <w:ind w:left="5400" w:hanging="360"/>
      </w:pPr>
      <w:rPr>
        <w:rFonts w:hint="eastAsia"/>
      </w:rPr>
    </w:lvl>
    <w:lvl w:ilvl="8">
      <w:start w:val="1"/>
      <w:numFmt w:val="lowerRoman"/>
      <w:lvlText w:val="%9."/>
      <w:lvlJc w:val="right"/>
      <w:pPr>
        <w:ind w:left="6120" w:hanging="180"/>
      </w:pPr>
      <w:rPr>
        <w:rFonts w:hint="eastAsia"/>
      </w:rPr>
    </w:lvl>
  </w:abstractNum>
  <w:abstractNum w:abstractNumId="12" w15:restartNumberingAfterBreak="0">
    <w:nsid w:val="210279D2"/>
    <w:multiLevelType w:val="multilevel"/>
    <w:tmpl w:val="4BB86AEE"/>
    <w:lvl w:ilvl="0">
      <w:start w:val="1"/>
      <w:numFmt w:val="decimal"/>
      <w:suff w:val="space"/>
      <w:lvlText w:val="Chapter %1"/>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upperLetter"/>
      <w:suff w:val="nothing"/>
      <w:lvlText w:val="APPENDIX %6"/>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3" w15:restartNumberingAfterBreak="0">
    <w:nsid w:val="21450CCD"/>
    <w:multiLevelType w:val="hybridMultilevel"/>
    <w:tmpl w:val="7F60F8F0"/>
    <w:lvl w:ilvl="0" w:tplc="E7600A5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2386A23"/>
    <w:multiLevelType w:val="multilevel"/>
    <w:tmpl w:val="F642C4FA"/>
    <w:lvl w:ilvl="0">
      <w:start w:val="3"/>
      <w:numFmt w:val="upperLetter"/>
      <w:lvlText w:val="Appendix %1."/>
      <w:lvlJc w:val="left"/>
      <w:pPr>
        <w:ind w:left="360" w:hanging="360"/>
      </w:pPr>
      <w:rPr>
        <w:rFonts w:hint="eastAsia"/>
      </w:rPr>
    </w:lvl>
    <w:lvl w:ilvl="1">
      <w:start w:val="1"/>
      <w:numFmt w:val="lowerLetter"/>
      <w:lvlText w:val="%2."/>
      <w:lvlJc w:val="left"/>
      <w:pPr>
        <w:ind w:left="1080" w:hanging="360"/>
      </w:pPr>
      <w:rPr>
        <w:rFonts w:hint="eastAsia"/>
      </w:rPr>
    </w:lvl>
    <w:lvl w:ilvl="2">
      <w:start w:val="1"/>
      <w:numFmt w:val="lowerRoman"/>
      <w:lvlText w:val="%3."/>
      <w:lvlJc w:val="right"/>
      <w:pPr>
        <w:ind w:left="1800" w:hanging="180"/>
      </w:pPr>
      <w:rPr>
        <w:rFonts w:hint="eastAsia"/>
      </w:rPr>
    </w:lvl>
    <w:lvl w:ilvl="3">
      <w:start w:val="1"/>
      <w:numFmt w:val="decimal"/>
      <w:lvlText w:val="%4."/>
      <w:lvlJc w:val="left"/>
      <w:pPr>
        <w:ind w:left="2520" w:hanging="360"/>
      </w:pPr>
      <w:rPr>
        <w:rFonts w:hint="eastAsia"/>
      </w:rPr>
    </w:lvl>
    <w:lvl w:ilvl="4">
      <w:start w:val="1"/>
      <w:numFmt w:val="lowerLetter"/>
      <w:lvlText w:val="%5."/>
      <w:lvlJc w:val="left"/>
      <w:pPr>
        <w:ind w:left="3240" w:hanging="360"/>
      </w:pPr>
      <w:rPr>
        <w:rFonts w:hint="eastAsia"/>
      </w:rPr>
    </w:lvl>
    <w:lvl w:ilvl="5">
      <w:start w:val="1"/>
      <w:numFmt w:val="lowerRoman"/>
      <w:lvlText w:val="%6."/>
      <w:lvlJc w:val="right"/>
      <w:pPr>
        <w:ind w:left="3960" w:hanging="180"/>
      </w:pPr>
      <w:rPr>
        <w:rFonts w:hint="eastAsia"/>
      </w:rPr>
    </w:lvl>
    <w:lvl w:ilvl="6">
      <w:start w:val="1"/>
      <w:numFmt w:val="decimal"/>
      <w:lvlText w:val="%7."/>
      <w:lvlJc w:val="left"/>
      <w:pPr>
        <w:ind w:left="4680" w:hanging="360"/>
      </w:pPr>
      <w:rPr>
        <w:rFonts w:hint="eastAsia"/>
      </w:rPr>
    </w:lvl>
    <w:lvl w:ilvl="7">
      <w:start w:val="1"/>
      <w:numFmt w:val="lowerLetter"/>
      <w:lvlText w:val="%8."/>
      <w:lvlJc w:val="left"/>
      <w:pPr>
        <w:ind w:left="5400" w:hanging="360"/>
      </w:pPr>
      <w:rPr>
        <w:rFonts w:hint="eastAsia"/>
      </w:rPr>
    </w:lvl>
    <w:lvl w:ilvl="8">
      <w:start w:val="1"/>
      <w:numFmt w:val="lowerRoman"/>
      <w:lvlText w:val="%9."/>
      <w:lvlJc w:val="right"/>
      <w:pPr>
        <w:ind w:left="6120" w:hanging="180"/>
      </w:pPr>
      <w:rPr>
        <w:rFonts w:hint="eastAsia"/>
      </w:rPr>
    </w:lvl>
  </w:abstractNum>
  <w:abstractNum w:abstractNumId="15" w15:restartNumberingAfterBreak="0">
    <w:nsid w:val="25725098"/>
    <w:multiLevelType w:val="hybridMultilevel"/>
    <w:tmpl w:val="9C9814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31F7A80"/>
    <w:multiLevelType w:val="multilevel"/>
    <w:tmpl w:val="7430F1EA"/>
    <w:styleLink w:val="Style1"/>
    <w:lvl w:ilvl="0">
      <w:start w:val="1"/>
      <w:numFmt w:val="upperLetter"/>
      <w:lvlText w:val="Appendix %1."/>
      <w:lvlJc w:val="left"/>
      <w:pPr>
        <w:ind w:left="360" w:hanging="360"/>
      </w:pPr>
      <w:rPr>
        <w:rFonts w:hint="eastAsia"/>
      </w:rPr>
    </w:lvl>
    <w:lvl w:ilvl="1">
      <w:start w:val="1"/>
      <w:numFmt w:val="lowerLetter"/>
      <w:lvlText w:val="%2."/>
      <w:lvlJc w:val="left"/>
      <w:pPr>
        <w:ind w:left="1080" w:hanging="360"/>
      </w:pPr>
      <w:rPr>
        <w:rFonts w:hint="eastAsia"/>
      </w:rPr>
    </w:lvl>
    <w:lvl w:ilvl="2">
      <w:start w:val="1"/>
      <w:numFmt w:val="lowerRoman"/>
      <w:lvlText w:val="%3."/>
      <w:lvlJc w:val="right"/>
      <w:pPr>
        <w:ind w:left="1800" w:hanging="180"/>
      </w:pPr>
      <w:rPr>
        <w:rFonts w:hint="eastAsia"/>
      </w:rPr>
    </w:lvl>
    <w:lvl w:ilvl="3">
      <w:start w:val="1"/>
      <w:numFmt w:val="decimal"/>
      <w:lvlText w:val="%4."/>
      <w:lvlJc w:val="left"/>
      <w:pPr>
        <w:ind w:left="2520" w:hanging="360"/>
      </w:pPr>
      <w:rPr>
        <w:rFonts w:hint="eastAsia"/>
      </w:rPr>
    </w:lvl>
    <w:lvl w:ilvl="4">
      <w:start w:val="1"/>
      <w:numFmt w:val="lowerLetter"/>
      <w:lvlText w:val="%5."/>
      <w:lvlJc w:val="left"/>
      <w:pPr>
        <w:ind w:left="3240" w:hanging="360"/>
      </w:pPr>
      <w:rPr>
        <w:rFonts w:hint="eastAsia"/>
      </w:rPr>
    </w:lvl>
    <w:lvl w:ilvl="5">
      <w:start w:val="1"/>
      <w:numFmt w:val="lowerRoman"/>
      <w:lvlText w:val="%6."/>
      <w:lvlJc w:val="right"/>
      <w:pPr>
        <w:ind w:left="3960" w:hanging="180"/>
      </w:pPr>
      <w:rPr>
        <w:rFonts w:hint="eastAsia"/>
      </w:rPr>
    </w:lvl>
    <w:lvl w:ilvl="6">
      <w:start w:val="1"/>
      <w:numFmt w:val="decimal"/>
      <w:lvlText w:val="%7."/>
      <w:lvlJc w:val="left"/>
      <w:pPr>
        <w:ind w:left="4680" w:hanging="360"/>
      </w:pPr>
      <w:rPr>
        <w:rFonts w:hint="eastAsia"/>
      </w:rPr>
    </w:lvl>
    <w:lvl w:ilvl="7">
      <w:start w:val="1"/>
      <w:numFmt w:val="lowerLetter"/>
      <w:lvlText w:val="%8."/>
      <w:lvlJc w:val="left"/>
      <w:pPr>
        <w:ind w:left="5400" w:hanging="360"/>
      </w:pPr>
      <w:rPr>
        <w:rFonts w:hint="eastAsia"/>
      </w:rPr>
    </w:lvl>
    <w:lvl w:ilvl="8">
      <w:start w:val="1"/>
      <w:numFmt w:val="lowerRoman"/>
      <w:lvlText w:val="%9."/>
      <w:lvlJc w:val="right"/>
      <w:pPr>
        <w:ind w:left="6120" w:hanging="180"/>
      </w:pPr>
      <w:rPr>
        <w:rFonts w:hint="eastAsia"/>
      </w:rPr>
    </w:lvl>
  </w:abstractNum>
  <w:abstractNum w:abstractNumId="17" w15:restartNumberingAfterBreak="0">
    <w:nsid w:val="341F3601"/>
    <w:multiLevelType w:val="hybridMultilevel"/>
    <w:tmpl w:val="0C7421BA"/>
    <w:lvl w:ilvl="0" w:tplc="26EC93F8">
      <w:numFmt w:val="bullet"/>
      <w:lvlText w:val=""/>
      <w:lvlJc w:val="left"/>
      <w:pPr>
        <w:ind w:left="1080" w:hanging="360"/>
      </w:pPr>
      <w:rPr>
        <w:rFonts w:ascii="Symbol" w:eastAsiaTheme="minorEastAsia" w:hAnsi="Symbol"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378E0483"/>
    <w:multiLevelType w:val="multilevel"/>
    <w:tmpl w:val="1B68BC5A"/>
    <w:lvl w:ilvl="0">
      <w:start w:val="1"/>
      <w:numFmt w:val="upperLetter"/>
      <w:lvlText w:val="APPENDIX %1."/>
      <w:lvlJc w:val="left"/>
      <w:pPr>
        <w:ind w:left="360" w:hanging="360"/>
      </w:pPr>
      <w:rPr>
        <w:rFonts w:hint="eastAsia"/>
      </w:rPr>
    </w:lvl>
    <w:lvl w:ilvl="1">
      <w:start w:val="1"/>
      <w:numFmt w:val="lowerLetter"/>
      <w:lvlText w:val="%2."/>
      <w:lvlJc w:val="left"/>
      <w:pPr>
        <w:ind w:left="1080" w:hanging="360"/>
      </w:pPr>
      <w:rPr>
        <w:rFonts w:hint="eastAsia"/>
      </w:rPr>
    </w:lvl>
    <w:lvl w:ilvl="2">
      <w:start w:val="1"/>
      <w:numFmt w:val="lowerRoman"/>
      <w:lvlText w:val="%3."/>
      <w:lvlJc w:val="right"/>
      <w:pPr>
        <w:ind w:left="1800" w:hanging="180"/>
      </w:pPr>
      <w:rPr>
        <w:rFonts w:hint="eastAsia"/>
      </w:rPr>
    </w:lvl>
    <w:lvl w:ilvl="3">
      <w:start w:val="1"/>
      <w:numFmt w:val="decimal"/>
      <w:lvlText w:val="%4."/>
      <w:lvlJc w:val="left"/>
      <w:pPr>
        <w:ind w:left="2520" w:hanging="360"/>
      </w:pPr>
      <w:rPr>
        <w:rFonts w:hint="eastAsia"/>
      </w:rPr>
    </w:lvl>
    <w:lvl w:ilvl="4">
      <w:start w:val="1"/>
      <w:numFmt w:val="lowerLetter"/>
      <w:lvlText w:val="%5."/>
      <w:lvlJc w:val="left"/>
      <w:pPr>
        <w:ind w:left="3240" w:hanging="360"/>
      </w:pPr>
      <w:rPr>
        <w:rFonts w:hint="eastAsia"/>
      </w:rPr>
    </w:lvl>
    <w:lvl w:ilvl="5">
      <w:start w:val="1"/>
      <w:numFmt w:val="lowerRoman"/>
      <w:lvlText w:val="%6."/>
      <w:lvlJc w:val="right"/>
      <w:pPr>
        <w:ind w:left="3960" w:hanging="180"/>
      </w:pPr>
      <w:rPr>
        <w:rFonts w:hint="eastAsia"/>
      </w:rPr>
    </w:lvl>
    <w:lvl w:ilvl="6">
      <w:start w:val="1"/>
      <w:numFmt w:val="decimal"/>
      <w:lvlText w:val="%7."/>
      <w:lvlJc w:val="left"/>
      <w:pPr>
        <w:ind w:left="4680" w:hanging="360"/>
      </w:pPr>
      <w:rPr>
        <w:rFonts w:hint="eastAsia"/>
      </w:rPr>
    </w:lvl>
    <w:lvl w:ilvl="7">
      <w:start w:val="1"/>
      <w:numFmt w:val="lowerLetter"/>
      <w:lvlText w:val="%8."/>
      <w:lvlJc w:val="left"/>
      <w:pPr>
        <w:ind w:left="5400" w:hanging="360"/>
      </w:pPr>
      <w:rPr>
        <w:rFonts w:hint="eastAsia"/>
      </w:rPr>
    </w:lvl>
    <w:lvl w:ilvl="8">
      <w:start w:val="1"/>
      <w:numFmt w:val="lowerRoman"/>
      <w:lvlText w:val="%9."/>
      <w:lvlJc w:val="right"/>
      <w:pPr>
        <w:ind w:left="6120" w:hanging="180"/>
      </w:pPr>
      <w:rPr>
        <w:rFonts w:hint="eastAsia"/>
      </w:rPr>
    </w:lvl>
  </w:abstractNum>
  <w:abstractNum w:abstractNumId="19" w15:restartNumberingAfterBreak="0">
    <w:nsid w:val="37C5434A"/>
    <w:multiLevelType w:val="hybridMultilevel"/>
    <w:tmpl w:val="CE9CAC86"/>
    <w:lvl w:ilvl="0" w:tplc="9F18C262">
      <w:start w:val="2"/>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9A81CEC"/>
    <w:multiLevelType w:val="hybridMultilevel"/>
    <w:tmpl w:val="24D2D3BE"/>
    <w:lvl w:ilvl="0" w:tplc="95EAC35C">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C72184C"/>
    <w:multiLevelType w:val="hybridMultilevel"/>
    <w:tmpl w:val="CE9CAC86"/>
    <w:lvl w:ilvl="0" w:tplc="9F18C262">
      <w:start w:val="2"/>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0ED0F3D"/>
    <w:multiLevelType w:val="hybridMultilevel"/>
    <w:tmpl w:val="1B72596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13D7CA2"/>
    <w:multiLevelType w:val="multilevel"/>
    <w:tmpl w:val="5D560F6A"/>
    <w:styleLink w:val="Style4"/>
    <w:lvl w:ilvl="0">
      <w:start w:val="1"/>
      <w:numFmt w:val="upperLetter"/>
      <w:lvlText w:val="APPENDIX %1."/>
      <w:lvlJc w:val="left"/>
      <w:pPr>
        <w:ind w:left="360" w:hanging="360"/>
      </w:pPr>
      <w:rPr>
        <w:rFonts w:hint="eastAsia"/>
      </w:rPr>
    </w:lvl>
    <w:lvl w:ilvl="1">
      <w:start w:val="1"/>
      <w:numFmt w:val="lowerLetter"/>
      <w:lvlText w:val="%2."/>
      <w:lvlJc w:val="left"/>
      <w:pPr>
        <w:ind w:left="1080" w:hanging="360"/>
      </w:pPr>
      <w:rPr>
        <w:rFonts w:hint="eastAsia"/>
      </w:rPr>
    </w:lvl>
    <w:lvl w:ilvl="2">
      <w:start w:val="1"/>
      <w:numFmt w:val="lowerRoman"/>
      <w:lvlText w:val="%3."/>
      <w:lvlJc w:val="right"/>
      <w:pPr>
        <w:ind w:left="1800" w:hanging="180"/>
      </w:pPr>
      <w:rPr>
        <w:rFonts w:hint="eastAsia"/>
      </w:rPr>
    </w:lvl>
    <w:lvl w:ilvl="3">
      <w:start w:val="1"/>
      <w:numFmt w:val="decimal"/>
      <w:lvlText w:val="%4."/>
      <w:lvlJc w:val="left"/>
      <w:pPr>
        <w:ind w:left="2520" w:hanging="360"/>
      </w:pPr>
      <w:rPr>
        <w:rFonts w:hint="eastAsia"/>
      </w:rPr>
    </w:lvl>
    <w:lvl w:ilvl="4">
      <w:start w:val="1"/>
      <w:numFmt w:val="lowerLetter"/>
      <w:lvlText w:val="%5."/>
      <w:lvlJc w:val="left"/>
      <w:pPr>
        <w:ind w:left="3240" w:hanging="360"/>
      </w:pPr>
      <w:rPr>
        <w:rFonts w:hint="eastAsia"/>
      </w:rPr>
    </w:lvl>
    <w:lvl w:ilvl="5">
      <w:start w:val="1"/>
      <w:numFmt w:val="lowerRoman"/>
      <w:lvlText w:val="%6."/>
      <w:lvlJc w:val="right"/>
      <w:pPr>
        <w:ind w:left="3960" w:hanging="180"/>
      </w:pPr>
      <w:rPr>
        <w:rFonts w:hint="eastAsia"/>
      </w:rPr>
    </w:lvl>
    <w:lvl w:ilvl="6">
      <w:start w:val="1"/>
      <w:numFmt w:val="decimal"/>
      <w:lvlText w:val="%7."/>
      <w:lvlJc w:val="left"/>
      <w:pPr>
        <w:ind w:left="4680" w:hanging="360"/>
      </w:pPr>
      <w:rPr>
        <w:rFonts w:hint="eastAsia"/>
      </w:rPr>
    </w:lvl>
    <w:lvl w:ilvl="7">
      <w:start w:val="1"/>
      <w:numFmt w:val="lowerLetter"/>
      <w:lvlText w:val="%8."/>
      <w:lvlJc w:val="left"/>
      <w:pPr>
        <w:ind w:left="5400" w:hanging="360"/>
      </w:pPr>
      <w:rPr>
        <w:rFonts w:hint="eastAsia"/>
      </w:rPr>
    </w:lvl>
    <w:lvl w:ilvl="8">
      <w:start w:val="1"/>
      <w:numFmt w:val="lowerRoman"/>
      <w:lvlText w:val="%9."/>
      <w:lvlJc w:val="right"/>
      <w:pPr>
        <w:ind w:left="6120" w:hanging="180"/>
      </w:pPr>
      <w:rPr>
        <w:rFonts w:hint="eastAsia"/>
      </w:rPr>
    </w:lvl>
  </w:abstractNum>
  <w:abstractNum w:abstractNumId="24" w15:restartNumberingAfterBreak="0">
    <w:nsid w:val="448272EE"/>
    <w:multiLevelType w:val="hybridMultilevel"/>
    <w:tmpl w:val="D4428136"/>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49F4368"/>
    <w:multiLevelType w:val="hybridMultilevel"/>
    <w:tmpl w:val="3E828B90"/>
    <w:lvl w:ilvl="0" w:tplc="BB10015A">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B0C4F5F"/>
    <w:multiLevelType w:val="multilevel"/>
    <w:tmpl w:val="7430F1EA"/>
    <w:numStyleLink w:val="Style1"/>
  </w:abstractNum>
  <w:abstractNum w:abstractNumId="27" w15:restartNumberingAfterBreak="0">
    <w:nsid w:val="4C6209C2"/>
    <w:multiLevelType w:val="hybridMultilevel"/>
    <w:tmpl w:val="B9242AE8"/>
    <w:lvl w:ilvl="0" w:tplc="BEFC6FB4">
      <w:start w:val="1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4DBB443F"/>
    <w:multiLevelType w:val="hybridMultilevel"/>
    <w:tmpl w:val="B4B887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FA121BE"/>
    <w:multiLevelType w:val="hybridMultilevel"/>
    <w:tmpl w:val="B2F03DB2"/>
    <w:lvl w:ilvl="0" w:tplc="FF38A23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0" w15:restartNumberingAfterBreak="0">
    <w:nsid w:val="5581792B"/>
    <w:multiLevelType w:val="hybridMultilevel"/>
    <w:tmpl w:val="24CAC064"/>
    <w:lvl w:ilvl="0" w:tplc="BA887DC4">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656617B"/>
    <w:multiLevelType w:val="hybridMultilevel"/>
    <w:tmpl w:val="CE9CAC86"/>
    <w:lvl w:ilvl="0" w:tplc="9F18C262">
      <w:start w:val="2"/>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94E5C61"/>
    <w:multiLevelType w:val="multilevel"/>
    <w:tmpl w:val="5D560F6A"/>
    <w:numStyleLink w:val="Style4"/>
  </w:abstractNum>
  <w:abstractNum w:abstractNumId="33" w15:restartNumberingAfterBreak="0">
    <w:nsid w:val="5E7D30BF"/>
    <w:multiLevelType w:val="multilevel"/>
    <w:tmpl w:val="AA4833BC"/>
    <w:styleLink w:val="Style2"/>
    <w:lvl w:ilvl="0">
      <w:start w:val="1"/>
      <w:numFmt w:val="upperLetter"/>
      <w:lvlText w:val="Appendix %1."/>
      <w:lvlJc w:val="left"/>
      <w:pPr>
        <w:ind w:left="360" w:hanging="360"/>
      </w:pPr>
      <w:rPr>
        <w:rFonts w:hint="eastAsia"/>
      </w:rPr>
    </w:lvl>
    <w:lvl w:ilvl="1">
      <w:start w:val="1"/>
      <w:numFmt w:val="lowerLetter"/>
      <w:lvlText w:val="%2."/>
      <w:lvlJc w:val="left"/>
      <w:pPr>
        <w:ind w:left="1080" w:hanging="360"/>
      </w:pPr>
      <w:rPr>
        <w:rFonts w:hint="eastAsia"/>
      </w:rPr>
    </w:lvl>
    <w:lvl w:ilvl="2">
      <w:start w:val="1"/>
      <w:numFmt w:val="lowerRoman"/>
      <w:lvlText w:val="%3."/>
      <w:lvlJc w:val="right"/>
      <w:pPr>
        <w:ind w:left="1800" w:hanging="180"/>
      </w:pPr>
      <w:rPr>
        <w:rFonts w:hint="eastAsia"/>
      </w:rPr>
    </w:lvl>
    <w:lvl w:ilvl="3">
      <w:start w:val="1"/>
      <w:numFmt w:val="decimal"/>
      <w:lvlText w:val="%4."/>
      <w:lvlJc w:val="left"/>
      <w:pPr>
        <w:ind w:left="2520" w:hanging="360"/>
      </w:pPr>
      <w:rPr>
        <w:rFonts w:hint="eastAsia"/>
      </w:rPr>
    </w:lvl>
    <w:lvl w:ilvl="4">
      <w:start w:val="1"/>
      <w:numFmt w:val="lowerLetter"/>
      <w:lvlText w:val="%5."/>
      <w:lvlJc w:val="left"/>
      <w:pPr>
        <w:ind w:left="3240" w:hanging="360"/>
      </w:pPr>
      <w:rPr>
        <w:rFonts w:hint="eastAsia"/>
      </w:rPr>
    </w:lvl>
    <w:lvl w:ilvl="5">
      <w:start w:val="1"/>
      <w:numFmt w:val="lowerRoman"/>
      <w:lvlText w:val="%6."/>
      <w:lvlJc w:val="right"/>
      <w:pPr>
        <w:ind w:left="3960" w:hanging="180"/>
      </w:pPr>
      <w:rPr>
        <w:rFonts w:hint="eastAsia"/>
      </w:rPr>
    </w:lvl>
    <w:lvl w:ilvl="6">
      <w:start w:val="1"/>
      <w:numFmt w:val="decimal"/>
      <w:lvlText w:val="%7."/>
      <w:lvlJc w:val="left"/>
      <w:pPr>
        <w:ind w:left="4680" w:hanging="360"/>
      </w:pPr>
      <w:rPr>
        <w:rFonts w:hint="eastAsia"/>
      </w:rPr>
    </w:lvl>
    <w:lvl w:ilvl="7">
      <w:start w:val="1"/>
      <w:numFmt w:val="lowerLetter"/>
      <w:lvlText w:val="%8."/>
      <w:lvlJc w:val="left"/>
      <w:pPr>
        <w:ind w:left="5400" w:hanging="360"/>
      </w:pPr>
      <w:rPr>
        <w:rFonts w:hint="eastAsia"/>
      </w:rPr>
    </w:lvl>
    <w:lvl w:ilvl="8">
      <w:start w:val="1"/>
      <w:numFmt w:val="lowerRoman"/>
      <w:lvlText w:val="%9."/>
      <w:lvlJc w:val="right"/>
      <w:pPr>
        <w:ind w:left="6120" w:hanging="180"/>
      </w:pPr>
      <w:rPr>
        <w:rFonts w:hint="eastAsia"/>
      </w:rPr>
    </w:lvl>
  </w:abstractNum>
  <w:abstractNum w:abstractNumId="34" w15:restartNumberingAfterBreak="0">
    <w:nsid w:val="5F423A1D"/>
    <w:multiLevelType w:val="hybridMultilevel"/>
    <w:tmpl w:val="9C12E9A0"/>
    <w:lvl w:ilvl="0" w:tplc="7E5E7164">
      <w:start w:val="10"/>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89277E4"/>
    <w:multiLevelType w:val="multilevel"/>
    <w:tmpl w:val="F642C4FA"/>
    <w:lvl w:ilvl="0">
      <w:start w:val="3"/>
      <w:numFmt w:val="upperLetter"/>
      <w:lvlText w:val="Appendix %1."/>
      <w:lvlJc w:val="left"/>
      <w:pPr>
        <w:ind w:left="360" w:hanging="360"/>
      </w:pPr>
      <w:rPr>
        <w:rFonts w:hint="eastAsia"/>
      </w:rPr>
    </w:lvl>
    <w:lvl w:ilvl="1">
      <w:start w:val="1"/>
      <w:numFmt w:val="lowerLetter"/>
      <w:lvlText w:val="%2."/>
      <w:lvlJc w:val="left"/>
      <w:pPr>
        <w:ind w:left="1080" w:hanging="360"/>
      </w:pPr>
      <w:rPr>
        <w:rFonts w:hint="eastAsia"/>
      </w:rPr>
    </w:lvl>
    <w:lvl w:ilvl="2">
      <w:start w:val="1"/>
      <w:numFmt w:val="lowerRoman"/>
      <w:lvlText w:val="%3."/>
      <w:lvlJc w:val="right"/>
      <w:pPr>
        <w:ind w:left="1800" w:hanging="180"/>
      </w:pPr>
      <w:rPr>
        <w:rFonts w:hint="eastAsia"/>
      </w:rPr>
    </w:lvl>
    <w:lvl w:ilvl="3">
      <w:start w:val="1"/>
      <w:numFmt w:val="decimal"/>
      <w:lvlText w:val="%4."/>
      <w:lvlJc w:val="left"/>
      <w:pPr>
        <w:ind w:left="2520" w:hanging="360"/>
      </w:pPr>
      <w:rPr>
        <w:rFonts w:hint="eastAsia"/>
      </w:rPr>
    </w:lvl>
    <w:lvl w:ilvl="4">
      <w:start w:val="1"/>
      <w:numFmt w:val="lowerLetter"/>
      <w:lvlText w:val="%5."/>
      <w:lvlJc w:val="left"/>
      <w:pPr>
        <w:ind w:left="3240" w:hanging="360"/>
      </w:pPr>
      <w:rPr>
        <w:rFonts w:hint="eastAsia"/>
      </w:rPr>
    </w:lvl>
    <w:lvl w:ilvl="5">
      <w:start w:val="1"/>
      <w:numFmt w:val="lowerRoman"/>
      <w:lvlText w:val="%6."/>
      <w:lvlJc w:val="right"/>
      <w:pPr>
        <w:ind w:left="3960" w:hanging="180"/>
      </w:pPr>
      <w:rPr>
        <w:rFonts w:hint="eastAsia"/>
      </w:rPr>
    </w:lvl>
    <w:lvl w:ilvl="6">
      <w:start w:val="1"/>
      <w:numFmt w:val="decimal"/>
      <w:lvlText w:val="%7."/>
      <w:lvlJc w:val="left"/>
      <w:pPr>
        <w:ind w:left="4680" w:hanging="360"/>
      </w:pPr>
      <w:rPr>
        <w:rFonts w:hint="eastAsia"/>
      </w:rPr>
    </w:lvl>
    <w:lvl w:ilvl="7">
      <w:start w:val="1"/>
      <w:numFmt w:val="lowerLetter"/>
      <w:lvlText w:val="%8."/>
      <w:lvlJc w:val="left"/>
      <w:pPr>
        <w:ind w:left="5400" w:hanging="360"/>
      </w:pPr>
      <w:rPr>
        <w:rFonts w:hint="eastAsia"/>
      </w:rPr>
    </w:lvl>
    <w:lvl w:ilvl="8">
      <w:start w:val="1"/>
      <w:numFmt w:val="lowerRoman"/>
      <w:lvlText w:val="%9."/>
      <w:lvlJc w:val="right"/>
      <w:pPr>
        <w:ind w:left="6120" w:hanging="180"/>
      </w:pPr>
      <w:rPr>
        <w:rFonts w:hint="eastAsia"/>
      </w:rPr>
    </w:lvl>
  </w:abstractNum>
  <w:abstractNum w:abstractNumId="36" w15:restartNumberingAfterBreak="0">
    <w:nsid w:val="73E570D7"/>
    <w:multiLevelType w:val="hybridMultilevel"/>
    <w:tmpl w:val="159C6CB6"/>
    <w:lvl w:ilvl="0" w:tplc="1E085B40">
      <w:start w:val="1"/>
      <w:numFmt w:val="bullet"/>
      <w:lvlText w:val=""/>
      <w:lvlJc w:val="left"/>
      <w:pPr>
        <w:ind w:left="1080" w:hanging="360"/>
      </w:pPr>
      <w:rPr>
        <w:rFonts w:ascii="Symbol" w:eastAsiaTheme="minorEastAsia"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7" w15:restartNumberingAfterBreak="0">
    <w:nsid w:val="74861397"/>
    <w:multiLevelType w:val="multilevel"/>
    <w:tmpl w:val="7108D586"/>
    <w:lvl w:ilvl="0">
      <w:start w:val="1"/>
      <w:numFmt w:val="decimal"/>
      <w:lvlText w:val="Chapter %1."/>
      <w:lvlJc w:val="left"/>
      <w:pPr>
        <w:ind w:left="360" w:hanging="360"/>
      </w:pPr>
      <w:rPr>
        <w:rFonts w:hint="eastAsia"/>
      </w:rPr>
    </w:lvl>
    <w:lvl w:ilvl="1">
      <w:start w:val="1"/>
      <w:numFmt w:val="lowerLetter"/>
      <w:lvlText w:val="%2."/>
      <w:lvlJc w:val="left"/>
      <w:pPr>
        <w:ind w:left="1080" w:hanging="360"/>
      </w:pPr>
      <w:rPr>
        <w:rFonts w:hint="eastAsia"/>
      </w:rPr>
    </w:lvl>
    <w:lvl w:ilvl="2">
      <w:start w:val="1"/>
      <w:numFmt w:val="lowerRoman"/>
      <w:lvlText w:val="%3."/>
      <w:lvlJc w:val="right"/>
      <w:pPr>
        <w:ind w:left="1800" w:hanging="180"/>
      </w:pPr>
      <w:rPr>
        <w:rFonts w:hint="eastAsia"/>
      </w:rPr>
    </w:lvl>
    <w:lvl w:ilvl="3">
      <w:start w:val="1"/>
      <w:numFmt w:val="decimal"/>
      <w:lvlText w:val="%4."/>
      <w:lvlJc w:val="left"/>
      <w:pPr>
        <w:ind w:left="2520" w:hanging="360"/>
      </w:pPr>
      <w:rPr>
        <w:rFonts w:hint="eastAsia"/>
      </w:rPr>
    </w:lvl>
    <w:lvl w:ilvl="4">
      <w:start w:val="1"/>
      <w:numFmt w:val="lowerLetter"/>
      <w:lvlText w:val="%5."/>
      <w:lvlJc w:val="left"/>
      <w:pPr>
        <w:ind w:left="3240" w:hanging="360"/>
      </w:pPr>
      <w:rPr>
        <w:rFonts w:hint="eastAsia"/>
      </w:rPr>
    </w:lvl>
    <w:lvl w:ilvl="5">
      <w:start w:val="1"/>
      <w:numFmt w:val="lowerRoman"/>
      <w:lvlText w:val="%6."/>
      <w:lvlJc w:val="right"/>
      <w:pPr>
        <w:ind w:left="3960" w:hanging="180"/>
      </w:pPr>
      <w:rPr>
        <w:rFonts w:hint="eastAsia"/>
      </w:rPr>
    </w:lvl>
    <w:lvl w:ilvl="6">
      <w:start w:val="1"/>
      <w:numFmt w:val="decimal"/>
      <w:lvlText w:val="%7."/>
      <w:lvlJc w:val="left"/>
      <w:pPr>
        <w:ind w:left="4680" w:hanging="360"/>
      </w:pPr>
      <w:rPr>
        <w:rFonts w:hint="eastAsia"/>
      </w:rPr>
    </w:lvl>
    <w:lvl w:ilvl="7">
      <w:start w:val="1"/>
      <w:numFmt w:val="lowerLetter"/>
      <w:lvlText w:val="%8."/>
      <w:lvlJc w:val="left"/>
      <w:pPr>
        <w:ind w:left="5400" w:hanging="360"/>
      </w:pPr>
      <w:rPr>
        <w:rFonts w:hint="eastAsia"/>
      </w:rPr>
    </w:lvl>
    <w:lvl w:ilvl="8">
      <w:start w:val="1"/>
      <w:numFmt w:val="lowerRoman"/>
      <w:lvlText w:val="%9."/>
      <w:lvlJc w:val="right"/>
      <w:pPr>
        <w:ind w:left="6120" w:hanging="180"/>
      </w:pPr>
      <w:rPr>
        <w:rFonts w:hint="eastAsia"/>
      </w:rPr>
    </w:lvl>
  </w:abstractNum>
  <w:abstractNum w:abstractNumId="38" w15:restartNumberingAfterBreak="0">
    <w:nsid w:val="78B045EF"/>
    <w:multiLevelType w:val="hybridMultilevel"/>
    <w:tmpl w:val="26F4A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D76664B"/>
    <w:multiLevelType w:val="multilevel"/>
    <w:tmpl w:val="748C9320"/>
    <w:lvl w:ilvl="0">
      <w:start w:val="1"/>
      <w:numFmt w:val="upperLetter"/>
      <w:pStyle w:val="Heading6"/>
      <w:lvlText w:val="APPENDIX %1."/>
      <w:lvlJc w:val="left"/>
      <w:pPr>
        <w:ind w:left="2771" w:hanging="360"/>
      </w:pPr>
      <w:rPr>
        <w:rFonts w:hint="eastAsia"/>
      </w:rPr>
    </w:lvl>
    <w:lvl w:ilvl="1">
      <w:start w:val="1"/>
      <w:numFmt w:val="lowerLetter"/>
      <w:lvlText w:val="%2."/>
      <w:lvlJc w:val="left"/>
      <w:pPr>
        <w:ind w:left="3491" w:hanging="360"/>
      </w:pPr>
      <w:rPr>
        <w:rFonts w:hint="eastAsia"/>
      </w:rPr>
    </w:lvl>
    <w:lvl w:ilvl="2">
      <w:start w:val="1"/>
      <w:numFmt w:val="lowerRoman"/>
      <w:lvlText w:val="%3."/>
      <w:lvlJc w:val="right"/>
      <w:pPr>
        <w:ind w:left="4211" w:hanging="180"/>
      </w:pPr>
      <w:rPr>
        <w:rFonts w:hint="eastAsia"/>
      </w:rPr>
    </w:lvl>
    <w:lvl w:ilvl="3">
      <w:start w:val="1"/>
      <w:numFmt w:val="decimal"/>
      <w:lvlText w:val="%4."/>
      <w:lvlJc w:val="left"/>
      <w:pPr>
        <w:ind w:left="4931" w:hanging="360"/>
      </w:pPr>
      <w:rPr>
        <w:rFonts w:hint="eastAsia"/>
      </w:rPr>
    </w:lvl>
    <w:lvl w:ilvl="4">
      <w:start w:val="1"/>
      <w:numFmt w:val="lowerLetter"/>
      <w:lvlText w:val="%5."/>
      <w:lvlJc w:val="left"/>
      <w:pPr>
        <w:ind w:left="5651" w:hanging="360"/>
      </w:pPr>
      <w:rPr>
        <w:rFonts w:hint="eastAsia"/>
      </w:rPr>
    </w:lvl>
    <w:lvl w:ilvl="5">
      <w:start w:val="1"/>
      <w:numFmt w:val="lowerRoman"/>
      <w:lvlText w:val="%6."/>
      <w:lvlJc w:val="right"/>
      <w:pPr>
        <w:ind w:left="6371" w:hanging="180"/>
      </w:pPr>
      <w:rPr>
        <w:rFonts w:hint="eastAsia"/>
      </w:rPr>
    </w:lvl>
    <w:lvl w:ilvl="6">
      <w:start w:val="1"/>
      <w:numFmt w:val="decimal"/>
      <w:lvlText w:val="%7."/>
      <w:lvlJc w:val="left"/>
      <w:pPr>
        <w:ind w:left="7091" w:hanging="360"/>
      </w:pPr>
      <w:rPr>
        <w:rFonts w:hint="eastAsia"/>
      </w:rPr>
    </w:lvl>
    <w:lvl w:ilvl="7">
      <w:start w:val="1"/>
      <w:numFmt w:val="lowerLetter"/>
      <w:lvlText w:val="%8."/>
      <w:lvlJc w:val="left"/>
      <w:pPr>
        <w:ind w:left="7811" w:hanging="360"/>
      </w:pPr>
      <w:rPr>
        <w:rFonts w:hint="eastAsia"/>
      </w:rPr>
    </w:lvl>
    <w:lvl w:ilvl="8">
      <w:start w:val="1"/>
      <w:numFmt w:val="lowerRoman"/>
      <w:lvlText w:val="%9."/>
      <w:lvlJc w:val="right"/>
      <w:pPr>
        <w:ind w:left="8531" w:hanging="180"/>
      </w:pPr>
      <w:rPr>
        <w:rFonts w:hint="eastAsia"/>
      </w:rPr>
    </w:lvl>
  </w:abstractNum>
  <w:abstractNum w:abstractNumId="40" w15:restartNumberingAfterBreak="0">
    <w:nsid w:val="7F95552F"/>
    <w:multiLevelType w:val="multilevel"/>
    <w:tmpl w:val="729AF5DC"/>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9"/>
  </w:num>
  <w:num w:numId="2">
    <w:abstractNumId w:val="28"/>
  </w:num>
  <w:num w:numId="3">
    <w:abstractNumId w:val="12"/>
  </w:num>
  <w:num w:numId="4">
    <w:abstractNumId w:val="39"/>
  </w:num>
  <w:num w:numId="5">
    <w:abstractNumId w:val="10"/>
  </w:num>
  <w:num w:numId="6">
    <w:abstractNumId w:val="36"/>
  </w:num>
  <w:num w:numId="7">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num>
  <w:num w:numId="9">
    <w:abstractNumId w:val="18"/>
  </w:num>
  <w:num w:numId="10">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7"/>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
  </w:num>
  <w:num w:numId="15">
    <w:abstractNumId w:val="26"/>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num>
  <w:num w:numId="19">
    <w:abstractNumId w:val="11"/>
  </w:num>
  <w:num w:numId="20">
    <w:abstractNumId w:val="1"/>
  </w:num>
  <w:num w:numId="21">
    <w:abstractNumId w:val="35"/>
  </w:num>
  <w:num w:numId="22">
    <w:abstractNumId w:val="23"/>
  </w:num>
  <w:num w:numId="23">
    <w:abstractNumId w:val="32"/>
  </w:num>
  <w:num w:numId="24">
    <w:abstractNumId w:val="24"/>
  </w:num>
  <w:num w:numId="25">
    <w:abstractNumId w:val="8"/>
  </w:num>
  <w:num w:numId="26">
    <w:abstractNumId w:val="6"/>
  </w:num>
  <w:num w:numId="27">
    <w:abstractNumId w:val="14"/>
  </w:num>
  <w:num w:numId="28">
    <w:abstractNumId w:val="38"/>
  </w:num>
  <w:num w:numId="29">
    <w:abstractNumId w:val="7"/>
  </w:num>
  <w:num w:numId="30">
    <w:abstractNumId w:val="22"/>
  </w:num>
  <w:num w:numId="31">
    <w:abstractNumId w:val="15"/>
  </w:num>
  <w:num w:numId="32">
    <w:abstractNumId w:val="3"/>
  </w:num>
  <w:num w:numId="33">
    <w:abstractNumId w:val="17"/>
  </w:num>
  <w:num w:numId="34">
    <w:abstractNumId w:val="5"/>
  </w:num>
  <w:num w:numId="35">
    <w:abstractNumId w:val="40"/>
  </w:num>
  <w:num w:numId="36">
    <w:abstractNumId w:val="2"/>
  </w:num>
  <w:num w:numId="37">
    <w:abstractNumId w:val="20"/>
  </w:num>
  <w:num w:numId="38">
    <w:abstractNumId w:val="29"/>
  </w:num>
  <w:num w:numId="39">
    <w:abstractNumId w:val="21"/>
  </w:num>
  <w:num w:numId="40">
    <w:abstractNumId w:val="31"/>
  </w:num>
  <w:num w:numId="41">
    <w:abstractNumId w:val="25"/>
  </w:num>
  <w:num w:numId="42">
    <w:abstractNumId w:val="34"/>
  </w:num>
  <w:num w:numId="43">
    <w:abstractNumId w:val="27"/>
  </w:num>
  <w:num w:numId="44">
    <w:abstractNumId w:val="19"/>
  </w:num>
  <w:num w:numId="45">
    <w:abstractNumId w:val="30"/>
  </w:num>
  <w:num w:numId="46">
    <w:abstractNumId w:val="0"/>
  </w:num>
  <w:num w:numId="47">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ao huang">
    <w15:presenceInfo w15:providerId="Windows Live" w15:userId="91f3a0139ed1fbcf"/>
  </w15:person>
  <w15:person w15:author="Soopramanien, Didier">
    <w15:presenceInfo w15:providerId="None" w15:userId="Soopramanien, Didier"/>
  </w15:person>
  <w15:person w15:author="黄韬">
    <w15:presenceInfo w15:providerId="Windows Live" w15:userId="9f1b7f56650ddff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visionView w:markup="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TQ0MbIwsDQ0MDEwNjdS0lEKTi0uzszPAykwNqwFAHKfUi4tAAAA"/>
    <w:docVar w:name="EN.InstantFormat" w:val="&lt;ENInstantFormat&gt;&lt;Enabled&gt;1&lt;/Enabled&gt;&lt;ScanUnformatted&gt;0&lt;/ScanUnformatted&gt;&lt;ScanChanges&gt;0&lt;/ScanChanges&gt;&lt;Suspended&gt;0&lt;/Suspended&gt;&lt;/ENInstantFormat&gt;"/>
    <w:docVar w:name="EN.Layout" w:val="&lt;ENLayout&gt;&lt;Style&gt;Euro J Operational Research ORIGINAL&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fwzpfdt205x9v6eprsvv25dpxftedxv0z0a9&quot;&gt;Research all reference&lt;record-ids&gt;&lt;item&gt;6&lt;/item&gt;&lt;item&gt;20&lt;/item&gt;&lt;item&gt;24&lt;/item&gt;&lt;item&gt;25&lt;/item&gt;&lt;item&gt;36&lt;/item&gt;&lt;item&gt;45&lt;/item&gt;&lt;item&gt;49&lt;/item&gt;&lt;item&gt;92&lt;/item&gt;&lt;item&gt;145&lt;/item&gt;&lt;item&gt;159&lt;/item&gt;&lt;item&gt;161&lt;/item&gt;&lt;item&gt;163&lt;/item&gt;&lt;item&gt;187&lt;/item&gt;&lt;item&gt;198&lt;/item&gt;&lt;item&gt;199&lt;/item&gt;&lt;item&gt;204&lt;/item&gt;&lt;item&gt;207&lt;/item&gt;&lt;item&gt;215&lt;/item&gt;&lt;item&gt;218&lt;/item&gt;&lt;item&gt;220&lt;/item&gt;&lt;item&gt;221&lt;/item&gt;&lt;item&gt;227&lt;/item&gt;&lt;item&gt;237&lt;/item&gt;&lt;item&gt;238&lt;/item&gt;&lt;item&gt;241&lt;/item&gt;&lt;item&gt;246&lt;/item&gt;&lt;item&gt;254&lt;/item&gt;&lt;item&gt;255&lt;/item&gt;&lt;item&gt;259&lt;/item&gt;&lt;item&gt;260&lt;/item&gt;&lt;item&gt;267&lt;/item&gt;&lt;item&gt;421&lt;/item&gt;&lt;item&gt;522&lt;/item&gt;&lt;item&gt;605&lt;/item&gt;&lt;item&gt;608&lt;/item&gt;&lt;item&gt;622&lt;/item&gt;&lt;item&gt;623&lt;/item&gt;&lt;item&gt;624&lt;/item&gt;&lt;item&gt;635&lt;/item&gt;&lt;item&gt;640&lt;/item&gt;&lt;item&gt;647&lt;/item&gt;&lt;item&gt;652&lt;/item&gt;&lt;item&gt;657&lt;/item&gt;&lt;item&gt;662&lt;/item&gt;&lt;item&gt;672&lt;/item&gt;&lt;item&gt;687&lt;/item&gt;&lt;item&gt;688&lt;/item&gt;&lt;item&gt;689&lt;/item&gt;&lt;item&gt;690&lt;/item&gt;&lt;item&gt;691&lt;/item&gt;&lt;item&gt;692&lt;/item&gt;&lt;item&gt;693&lt;/item&gt;&lt;item&gt;694&lt;/item&gt;&lt;item&gt;698&lt;/item&gt;&lt;item&gt;699&lt;/item&gt;&lt;item&gt;715&lt;/item&gt;&lt;item&gt;717&lt;/item&gt;&lt;item&gt;732&lt;/item&gt;&lt;item&gt;733&lt;/item&gt;&lt;item&gt;734&lt;/item&gt;&lt;item&gt;737&lt;/item&gt;&lt;item&gt;738&lt;/item&gt;&lt;item&gt;739&lt;/item&gt;&lt;item&gt;741&lt;/item&gt;&lt;item&gt;742&lt;/item&gt;&lt;item&gt;744&lt;/item&gt;&lt;item&gt;745&lt;/item&gt;&lt;item&gt;746&lt;/item&gt;&lt;item&gt;747&lt;/item&gt;&lt;item&gt;748&lt;/item&gt;&lt;item&gt;749&lt;/item&gt;&lt;item&gt;751&lt;/item&gt;&lt;item&gt;752&lt;/item&gt;&lt;item&gt;755&lt;/item&gt;&lt;/record-ids&gt;&lt;/item&gt;&lt;/Libraries&gt;"/>
  </w:docVars>
  <w:rsids>
    <w:rsidRoot w:val="009874FE"/>
    <w:rsid w:val="0000099A"/>
    <w:rsid w:val="00000CFB"/>
    <w:rsid w:val="0000160D"/>
    <w:rsid w:val="0000240E"/>
    <w:rsid w:val="00002559"/>
    <w:rsid w:val="00002E07"/>
    <w:rsid w:val="00003708"/>
    <w:rsid w:val="00003E32"/>
    <w:rsid w:val="00003F61"/>
    <w:rsid w:val="000040DE"/>
    <w:rsid w:val="00004879"/>
    <w:rsid w:val="000048EC"/>
    <w:rsid w:val="00004E75"/>
    <w:rsid w:val="000050B9"/>
    <w:rsid w:val="0000540F"/>
    <w:rsid w:val="00005D28"/>
    <w:rsid w:val="00005E87"/>
    <w:rsid w:val="000064A4"/>
    <w:rsid w:val="00006F2E"/>
    <w:rsid w:val="00006FF3"/>
    <w:rsid w:val="00007592"/>
    <w:rsid w:val="000076B0"/>
    <w:rsid w:val="00007713"/>
    <w:rsid w:val="00007829"/>
    <w:rsid w:val="00007991"/>
    <w:rsid w:val="00010177"/>
    <w:rsid w:val="00010319"/>
    <w:rsid w:val="00010C31"/>
    <w:rsid w:val="00010C3F"/>
    <w:rsid w:val="00010C89"/>
    <w:rsid w:val="000113B3"/>
    <w:rsid w:val="0001162D"/>
    <w:rsid w:val="00011A82"/>
    <w:rsid w:val="00011D69"/>
    <w:rsid w:val="000123B7"/>
    <w:rsid w:val="000132B9"/>
    <w:rsid w:val="000134CD"/>
    <w:rsid w:val="0001366F"/>
    <w:rsid w:val="00014250"/>
    <w:rsid w:val="00015DAA"/>
    <w:rsid w:val="00015F99"/>
    <w:rsid w:val="00016354"/>
    <w:rsid w:val="00016364"/>
    <w:rsid w:val="000163EE"/>
    <w:rsid w:val="000170AE"/>
    <w:rsid w:val="0002034E"/>
    <w:rsid w:val="000206CD"/>
    <w:rsid w:val="000206F5"/>
    <w:rsid w:val="00020966"/>
    <w:rsid w:val="00020F20"/>
    <w:rsid w:val="00021BAB"/>
    <w:rsid w:val="000225EE"/>
    <w:rsid w:val="000227B6"/>
    <w:rsid w:val="00022921"/>
    <w:rsid w:val="00022FC1"/>
    <w:rsid w:val="00024168"/>
    <w:rsid w:val="00025298"/>
    <w:rsid w:val="000256A3"/>
    <w:rsid w:val="00025870"/>
    <w:rsid w:val="00026217"/>
    <w:rsid w:val="00027200"/>
    <w:rsid w:val="000306CC"/>
    <w:rsid w:val="000311DB"/>
    <w:rsid w:val="00032174"/>
    <w:rsid w:val="00032A3B"/>
    <w:rsid w:val="0003302B"/>
    <w:rsid w:val="000336C7"/>
    <w:rsid w:val="00033DCA"/>
    <w:rsid w:val="00034009"/>
    <w:rsid w:val="0003429A"/>
    <w:rsid w:val="00034867"/>
    <w:rsid w:val="000348B3"/>
    <w:rsid w:val="00034D9A"/>
    <w:rsid w:val="00035651"/>
    <w:rsid w:val="00035713"/>
    <w:rsid w:val="00035C38"/>
    <w:rsid w:val="000364DB"/>
    <w:rsid w:val="00036FEE"/>
    <w:rsid w:val="00037800"/>
    <w:rsid w:val="00037A6D"/>
    <w:rsid w:val="00037B03"/>
    <w:rsid w:val="00037FA5"/>
    <w:rsid w:val="00037FD1"/>
    <w:rsid w:val="00040585"/>
    <w:rsid w:val="00041CC2"/>
    <w:rsid w:val="00042248"/>
    <w:rsid w:val="000436CD"/>
    <w:rsid w:val="000443BC"/>
    <w:rsid w:val="00044AD7"/>
    <w:rsid w:val="00044FF2"/>
    <w:rsid w:val="000453DB"/>
    <w:rsid w:val="000453E2"/>
    <w:rsid w:val="00045ECF"/>
    <w:rsid w:val="000466A3"/>
    <w:rsid w:val="00047030"/>
    <w:rsid w:val="00047335"/>
    <w:rsid w:val="000475D3"/>
    <w:rsid w:val="000476A0"/>
    <w:rsid w:val="00050E95"/>
    <w:rsid w:val="000525DC"/>
    <w:rsid w:val="00052B1F"/>
    <w:rsid w:val="0005300D"/>
    <w:rsid w:val="000533A2"/>
    <w:rsid w:val="00053D6E"/>
    <w:rsid w:val="00053FCC"/>
    <w:rsid w:val="00054AA0"/>
    <w:rsid w:val="00054B44"/>
    <w:rsid w:val="00054F50"/>
    <w:rsid w:val="00055D81"/>
    <w:rsid w:val="00056166"/>
    <w:rsid w:val="000568E2"/>
    <w:rsid w:val="00056946"/>
    <w:rsid w:val="00057285"/>
    <w:rsid w:val="00057C8C"/>
    <w:rsid w:val="00057EE6"/>
    <w:rsid w:val="00057FD3"/>
    <w:rsid w:val="00061EFB"/>
    <w:rsid w:val="00062F45"/>
    <w:rsid w:val="00063C80"/>
    <w:rsid w:val="000643FE"/>
    <w:rsid w:val="0006441C"/>
    <w:rsid w:val="00064AC6"/>
    <w:rsid w:val="00064E58"/>
    <w:rsid w:val="000657DB"/>
    <w:rsid w:val="000666FA"/>
    <w:rsid w:val="00066B65"/>
    <w:rsid w:val="00066C5B"/>
    <w:rsid w:val="00066DAF"/>
    <w:rsid w:val="0006762C"/>
    <w:rsid w:val="000678CE"/>
    <w:rsid w:val="00067B81"/>
    <w:rsid w:val="00070336"/>
    <w:rsid w:val="00072803"/>
    <w:rsid w:val="00072BB8"/>
    <w:rsid w:val="0007300F"/>
    <w:rsid w:val="0007339C"/>
    <w:rsid w:val="00073B66"/>
    <w:rsid w:val="000742D9"/>
    <w:rsid w:val="000746E6"/>
    <w:rsid w:val="00074B1C"/>
    <w:rsid w:val="00074B8A"/>
    <w:rsid w:val="00074D3C"/>
    <w:rsid w:val="00074FDA"/>
    <w:rsid w:val="00075039"/>
    <w:rsid w:val="0007592C"/>
    <w:rsid w:val="00075F7F"/>
    <w:rsid w:val="00075FA6"/>
    <w:rsid w:val="00076033"/>
    <w:rsid w:val="000764D5"/>
    <w:rsid w:val="00076CAF"/>
    <w:rsid w:val="00080803"/>
    <w:rsid w:val="00081E81"/>
    <w:rsid w:val="00082A1E"/>
    <w:rsid w:val="00083175"/>
    <w:rsid w:val="000831C1"/>
    <w:rsid w:val="00083594"/>
    <w:rsid w:val="000836F2"/>
    <w:rsid w:val="000848D5"/>
    <w:rsid w:val="000853B0"/>
    <w:rsid w:val="000854A9"/>
    <w:rsid w:val="00086CDF"/>
    <w:rsid w:val="00086FF1"/>
    <w:rsid w:val="00087AFE"/>
    <w:rsid w:val="00090238"/>
    <w:rsid w:val="00090C63"/>
    <w:rsid w:val="00091532"/>
    <w:rsid w:val="000919CC"/>
    <w:rsid w:val="00091F32"/>
    <w:rsid w:val="00092228"/>
    <w:rsid w:val="000928FC"/>
    <w:rsid w:val="00093BCE"/>
    <w:rsid w:val="000940BB"/>
    <w:rsid w:val="00094DB3"/>
    <w:rsid w:val="00094FA3"/>
    <w:rsid w:val="00095743"/>
    <w:rsid w:val="00095892"/>
    <w:rsid w:val="00095FF6"/>
    <w:rsid w:val="000964B9"/>
    <w:rsid w:val="000964E9"/>
    <w:rsid w:val="0009651A"/>
    <w:rsid w:val="00096710"/>
    <w:rsid w:val="000970D6"/>
    <w:rsid w:val="000972DF"/>
    <w:rsid w:val="00097583"/>
    <w:rsid w:val="000976AE"/>
    <w:rsid w:val="00097A77"/>
    <w:rsid w:val="00097C84"/>
    <w:rsid w:val="000A06D3"/>
    <w:rsid w:val="000A110D"/>
    <w:rsid w:val="000A1117"/>
    <w:rsid w:val="000A1B4A"/>
    <w:rsid w:val="000A1C42"/>
    <w:rsid w:val="000A2CA7"/>
    <w:rsid w:val="000A3D8D"/>
    <w:rsid w:val="000A3EF8"/>
    <w:rsid w:val="000A4748"/>
    <w:rsid w:val="000A4916"/>
    <w:rsid w:val="000A5570"/>
    <w:rsid w:val="000A57CF"/>
    <w:rsid w:val="000A592D"/>
    <w:rsid w:val="000A5A0C"/>
    <w:rsid w:val="000A6D36"/>
    <w:rsid w:val="000A6D83"/>
    <w:rsid w:val="000A7275"/>
    <w:rsid w:val="000B0628"/>
    <w:rsid w:val="000B162C"/>
    <w:rsid w:val="000B186D"/>
    <w:rsid w:val="000B1BA2"/>
    <w:rsid w:val="000B2332"/>
    <w:rsid w:val="000B28A3"/>
    <w:rsid w:val="000B3056"/>
    <w:rsid w:val="000B38CE"/>
    <w:rsid w:val="000B4651"/>
    <w:rsid w:val="000B4F84"/>
    <w:rsid w:val="000B503A"/>
    <w:rsid w:val="000B5568"/>
    <w:rsid w:val="000B62C2"/>
    <w:rsid w:val="000C078B"/>
    <w:rsid w:val="000C0819"/>
    <w:rsid w:val="000C0A1C"/>
    <w:rsid w:val="000C22F6"/>
    <w:rsid w:val="000C34CF"/>
    <w:rsid w:val="000C3758"/>
    <w:rsid w:val="000C3D6A"/>
    <w:rsid w:val="000C3DDE"/>
    <w:rsid w:val="000C4526"/>
    <w:rsid w:val="000C5023"/>
    <w:rsid w:val="000C5185"/>
    <w:rsid w:val="000C67C3"/>
    <w:rsid w:val="000C79F5"/>
    <w:rsid w:val="000D04E5"/>
    <w:rsid w:val="000D107A"/>
    <w:rsid w:val="000D1784"/>
    <w:rsid w:val="000D2974"/>
    <w:rsid w:val="000D2E90"/>
    <w:rsid w:val="000D2F5B"/>
    <w:rsid w:val="000D453E"/>
    <w:rsid w:val="000D45CE"/>
    <w:rsid w:val="000D485B"/>
    <w:rsid w:val="000D4EDB"/>
    <w:rsid w:val="000D51A4"/>
    <w:rsid w:val="000D5D29"/>
    <w:rsid w:val="000D6135"/>
    <w:rsid w:val="000D6412"/>
    <w:rsid w:val="000D71BD"/>
    <w:rsid w:val="000D7EF8"/>
    <w:rsid w:val="000E03A2"/>
    <w:rsid w:val="000E0576"/>
    <w:rsid w:val="000E13E5"/>
    <w:rsid w:val="000E143A"/>
    <w:rsid w:val="000E14EE"/>
    <w:rsid w:val="000E1894"/>
    <w:rsid w:val="000E2798"/>
    <w:rsid w:val="000E47A8"/>
    <w:rsid w:val="000E4B1C"/>
    <w:rsid w:val="000E4B8A"/>
    <w:rsid w:val="000E68A0"/>
    <w:rsid w:val="000E6B10"/>
    <w:rsid w:val="000E7652"/>
    <w:rsid w:val="000E78A8"/>
    <w:rsid w:val="000F07B5"/>
    <w:rsid w:val="000F0D69"/>
    <w:rsid w:val="000F1941"/>
    <w:rsid w:val="000F1D89"/>
    <w:rsid w:val="000F20F9"/>
    <w:rsid w:val="000F2F46"/>
    <w:rsid w:val="000F465B"/>
    <w:rsid w:val="000F4BE4"/>
    <w:rsid w:val="000F4DA6"/>
    <w:rsid w:val="000F657A"/>
    <w:rsid w:val="000F6D5E"/>
    <w:rsid w:val="000F745D"/>
    <w:rsid w:val="000F7AD9"/>
    <w:rsid w:val="000F7FA8"/>
    <w:rsid w:val="00100297"/>
    <w:rsid w:val="00100691"/>
    <w:rsid w:val="00100777"/>
    <w:rsid w:val="00100ECB"/>
    <w:rsid w:val="00101066"/>
    <w:rsid w:val="0010117C"/>
    <w:rsid w:val="00102D82"/>
    <w:rsid w:val="00103212"/>
    <w:rsid w:val="00103259"/>
    <w:rsid w:val="00103339"/>
    <w:rsid w:val="00103EA2"/>
    <w:rsid w:val="00103F10"/>
    <w:rsid w:val="00105242"/>
    <w:rsid w:val="00105653"/>
    <w:rsid w:val="00105D2D"/>
    <w:rsid w:val="001063FD"/>
    <w:rsid w:val="0010771E"/>
    <w:rsid w:val="001104A3"/>
    <w:rsid w:val="00110B47"/>
    <w:rsid w:val="00111137"/>
    <w:rsid w:val="00111EA3"/>
    <w:rsid w:val="00113043"/>
    <w:rsid w:val="00113A5E"/>
    <w:rsid w:val="00114BF4"/>
    <w:rsid w:val="00114E8B"/>
    <w:rsid w:val="00115030"/>
    <w:rsid w:val="00115047"/>
    <w:rsid w:val="00115606"/>
    <w:rsid w:val="00115FAB"/>
    <w:rsid w:val="00116633"/>
    <w:rsid w:val="00116A2E"/>
    <w:rsid w:val="00116D9C"/>
    <w:rsid w:val="00117596"/>
    <w:rsid w:val="001178FC"/>
    <w:rsid w:val="0012056E"/>
    <w:rsid w:val="00121C41"/>
    <w:rsid w:val="0012252D"/>
    <w:rsid w:val="00124036"/>
    <w:rsid w:val="0012413D"/>
    <w:rsid w:val="001244B0"/>
    <w:rsid w:val="00124545"/>
    <w:rsid w:val="0012548A"/>
    <w:rsid w:val="00126100"/>
    <w:rsid w:val="001264E6"/>
    <w:rsid w:val="00126BBB"/>
    <w:rsid w:val="0012716C"/>
    <w:rsid w:val="0012754E"/>
    <w:rsid w:val="0012783C"/>
    <w:rsid w:val="0012791F"/>
    <w:rsid w:val="0013004E"/>
    <w:rsid w:val="0013064B"/>
    <w:rsid w:val="00131FE9"/>
    <w:rsid w:val="00132642"/>
    <w:rsid w:val="0013266E"/>
    <w:rsid w:val="00132E5A"/>
    <w:rsid w:val="00133001"/>
    <w:rsid w:val="00133501"/>
    <w:rsid w:val="00134018"/>
    <w:rsid w:val="00134257"/>
    <w:rsid w:val="00134744"/>
    <w:rsid w:val="001351C9"/>
    <w:rsid w:val="00135399"/>
    <w:rsid w:val="0013617B"/>
    <w:rsid w:val="001367D8"/>
    <w:rsid w:val="00136ADC"/>
    <w:rsid w:val="001374AB"/>
    <w:rsid w:val="00137966"/>
    <w:rsid w:val="00137E28"/>
    <w:rsid w:val="00140F4D"/>
    <w:rsid w:val="001412F6"/>
    <w:rsid w:val="00141311"/>
    <w:rsid w:val="001422E4"/>
    <w:rsid w:val="00142A4D"/>
    <w:rsid w:val="00143455"/>
    <w:rsid w:val="001436B6"/>
    <w:rsid w:val="001440A1"/>
    <w:rsid w:val="00144CB1"/>
    <w:rsid w:val="001451A9"/>
    <w:rsid w:val="001455D1"/>
    <w:rsid w:val="00145D8C"/>
    <w:rsid w:val="00146215"/>
    <w:rsid w:val="00146252"/>
    <w:rsid w:val="001469DD"/>
    <w:rsid w:val="00146AA9"/>
    <w:rsid w:val="00146C26"/>
    <w:rsid w:val="00146F74"/>
    <w:rsid w:val="00150AF0"/>
    <w:rsid w:val="001517BE"/>
    <w:rsid w:val="0015185F"/>
    <w:rsid w:val="00151B47"/>
    <w:rsid w:val="0015217A"/>
    <w:rsid w:val="00152A83"/>
    <w:rsid w:val="00152AB1"/>
    <w:rsid w:val="00152CAD"/>
    <w:rsid w:val="0015323B"/>
    <w:rsid w:val="001549E2"/>
    <w:rsid w:val="00155669"/>
    <w:rsid w:val="00156B69"/>
    <w:rsid w:val="00160416"/>
    <w:rsid w:val="0016056B"/>
    <w:rsid w:val="001606D7"/>
    <w:rsid w:val="00160B51"/>
    <w:rsid w:val="001612B4"/>
    <w:rsid w:val="00161F05"/>
    <w:rsid w:val="00161F6F"/>
    <w:rsid w:val="00162368"/>
    <w:rsid w:val="001627D9"/>
    <w:rsid w:val="001631EE"/>
    <w:rsid w:val="00163550"/>
    <w:rsid w:val="00164F61"/>
    <w:rsid w:val="0016513D"/>
    <w:rsid w:val="00165148"/>
    <w:rsid w:val="00165227"/>
    <w:rsid w:val="0016533A"/>
    <w:rsid w:val="001656A8"/>
    <w:rsid w:val="001657BE"/>
    <w:rsid w:val="00165C21"/>
    <w:rsid w:val="00166147"/>
    <w:rsid w:val="0016664C"/>
    <w:rsid w:val="00166CD1"/>
    <w:rsid w:val="001671E7"/>
    <w:rsid w:val="0016783F"/>
    <w:rsid w:val="00167988"/>
    <w:rsid w:val="0017022E"/>
    <w:rsid w:val="00170671"/>
    <w:rsid w:val="001710FC"/>
    <w:rsid w:val="001713EC"/>
    <w:rsid w:val="00171984"/>
    <w:rsid w:val="00171CCF"/>
    <w:rsid w:val="00172397"/>
    <w:rsid w:val="001724CA"/>
    <w:rsid w:val="001724F9"/>
    <w:rsid w:val="001729A3"/>
    <w:rsid w:val="00172B4D"/>
    <w:rsid w:val="00172B58"/>
    <w:rsid w:val="001732DF"/>
    <w:rsid w:val="001734E9"/>
    <w:rsid w:val="0017429A"/>
    <w:rsid w:val="00174521"/>
    <w:rsid w:val="00174776"/>
    <w:rsid w:val="00174EA6"/>
    <w:rsid w:val="00175481"/>
    <w:rsid w:val="00175D1E"/>
    <w:rsid w:val="00175E13"/>
    <w:rsid w:val="00175F78"/>
    <w:rsid w:val="00176689"/>
    <w:rsid w:val="00176C9D"/>
    <w:rsid w:val="00177EE4"/>
    <w:rsid w:val="00181876"/>
    <w:rsid w:val="00181E1D"/>
    <w:rsid w:val="001829B7"/>
    <w:rsid w:val="00182E44"/>
    <w:rsid w:val="001830CD"/>
    <w:rsid w:val="0018345B"/>
    <w:rsid w:val="0018359B"/>
    <w:rsid w:val="00183D8D"/>
    <w:rsid w:val="001841A1"/>
    <w:rsid w:val="0018422E"/>
    <w:rsid w:val="001843B4"/>
    <w:rsid w:val="00184C3B"/>
    <w:rsid w:val="00184EA3"/>
    <w:rsid w:val="0018516A"/>
    <w:rsid w:val="00185C32"/>
    <w:rsid w:val="00186238"/>
    <w:rsid w:val="001865A8"/>
    <w:rsid w:val="001865B4"/>
    <w:rsid w:val="00186657"/>
    <w:rsid w:val="001868ED"/>
    <w:rsid w:val="00186A67"/>
    <w:rsid w:val="00187336"/>
    <w:rsid w:val="001878AE"/>
    <w:rsid w:val="0019076A"/>
    <w:rsid w:val="00190E2F"/>
    <w:rsid w:val="00191DF7"/>
    <w:rsid w:val="00192489"/>
    <w:rsid w:val="00192652"/>
    <w:rsid w:val="00192EBD"/>
    <w:rsid w:val="0019423F"/>
    <w:rsid w:val="0019457E"/>
    <w:rsid w:val="00194A92"/>
    <w:rsid w:val="00194D3E"/>
    <w:rsid w:val="00195415"/>
    <w:rsid w:val="00197346"/>
    <w:rsid w:val="001A04A9"/>
    <w:rsid w:val="001A099F"/>
    <w:rsid w:val="001A1023"/>
    <w:rsid w:val="001A2365"/>
    <w:rsid w:val="001A2621"/>
    <w:rsid w:val="001A27F5"/>
    <w:rsid w:val="001A2B84"/>
    <w:rsid w:val="001A2E3F"/>
    <w:rsid w:val="001A342D"/>
    <w:rsid w:val="001A39F2"/>
    <w:rsid w:val="001A3E6F"/>
    <w:rsid w:val="001A49ED"/>
    <w:rsid w:val="001A4B92"/>
    <w:rsid w:val="001A4F97"/>
    <w:rsid w:val="001A5BD3"/>
    <w:rsid w:val="001A653F"/>
    <w:rsid w:val="001A6C39"/>
    <w:rsid w:val="001A7112"/>
    <w:rsid w:val="001B00FB"/>
    <w:rsid w:val="001B0253"/>
    <w:rsid w:val="001B0AE1"/>
    <w:rsid w:val="001B10C4"/>
    <w:rsid w:val="001B16F9"/>
    <w:rsid w:val="001B1EE9"/>
    <w:rsid w:val="001B1EF8"/>
    <w:rsid w:val="001B21B6"/>
    <w:rsid w:val="001B310E"/>
    <w:rsid w:val="001B3B00"/>
    <w:rsid w:val="001B40D2"/>
    <w:rsid w:val="001B445D"/>
    <w:rsid w:val="001B453A"/>
    <w:rsid w:val="001B547A"/>
    <w:rsid w:val="001B5603"/>
    <w:rsid w:val="001B5C8A"/>
    <w:rsid w:val="001B6131"/>
    <w:rsid w:val="001B6F13"/>
    <w:rsid w:val="001B7A75"/>
    <w:rsid w:val="001C0E36"/>
    <w:rsid w:val="001C12B1"/>
    <w:rsid w:val="001C12D0"/>
    <w:rsid w:val="001C1350"/>
    <w:rsid w:val="001C2CF1"/>
    <w:rsid w:val="001C32E8"/>
    <w:rsid w:val="001C357A"/>
    <w:rsid w:val="001C364E"/>
    <w:rsid w:val="001C3F62"/>
    <w:rsid w:val="001C40AE"/>
    <w:rsid w:val="001C491E"/>
    <w:rsid w:val="001C50D8"/>
    <w:rsid w:val="001C5753"/>
    <w:rsid w:val="001C5F39"/>
    <w:rsid w:val="001C678F"/>
    <w:rsid w:val="001C7371"/>
    <w:rsid w:val="001C746B"/>
    <w:rsid w:val="001C776B"/>
    <w:rsid w:val="001C7AD1"/>
    <w:rsid w:val="001D03E4"/>
    <w:rsid w:val="001D0CC7"/>
    <w:rsid w:val="001D0EDA"/>
    <w:rsid w:val="001D103F"/>
    <w:rsid w:val="001D155F"/>
    <w:rsid w:val="001D28D9"/>
    <w:rsid w:val="001D2BC3"/>
    <w:rsid w:val="001D3A1C"/>
    <w:rsid w:val="001D408A"/>
    <w:rsid w:val="001D4561"/>
    <w:rsid w:val="001D47FE"/>
    <w:rsid w:val="001D49CF"/>
    <w:rsid w:val="001D52DD"/>
    <w:rsid w:val="001D58A7"/>
    <w:rsid w:val="001D5AA5"/>
    <w:rsid w:val="001D611D"/>
    <w:rsid w:val="001D6F37"/>
    <w:rsid w:val="001D7EED"/>
    <w:rsid w:val="001E031D"/>
    <w:rsid w:val="001E06E3"/>
    <w:rsid w:val="001E0915"/>
    <w:rsid w:val="001E0AFD"/>
    <w:rsid w:val="001E0D79"/>
    <w:rsid w:val="001E1F7C"/>
    <w:rsid w:val="001E206B"/>
    <w:rsid w:val="001E28BC"/>
    <w:rsid w:val="001E2B6D"/>
    <w:rsid w:val="001E31DE"/>
    <w:rsid w:val="001E36F2"/>
    <w:rsid w:val="001E3810"/>
    <w:rsid w:val="001E38D1"/>
    <w:rsid w:val="001E3D42"/>
    <w:rsid w:val="001E3F53"/>
    <w:rsid w:val="001E41D9"/>
    <w:rsid w:val="001E4BD3"/>
    <w:rsid w:val="001E4C65"/>
    <w:rsid w:val="001E52D3"/>
    <w:rsid w:val="001E56FD"/>
    <w:rsid w:val="001E6295"/>
    <w:rsid w:val="001E696F"/>
    <w:rsid w:val="001E7B2C"/>
    <w:rsid w:val="001F0046"/>
    <w:rsid w:val="001F144B"/>
    <w:rsid w:val="001F2B22"/>
    <w:rsid w:val="001F2D4A"/>
    <w:rsid w:val="001F4ACC"/>
    <w:rsid w:val="001F652C"/>
    <w:rsid w:val="001F71DB"/>
    <w:rsid w:val="001F76B5"/>
    <w:rsid w:val="001F7C66"/>
    <w:rsid w:val="001F7F39"/>
    <w:rsid w:val="0020001A"/>
    <w:rsid w:val="00200345"/>
    <w:rsid w:val="0020049A"/>
    <w:rsid w:val="00200AAD"/>
    <w:rsid w:val="00201449"/>
    <w:rsid w:val="00203028"/>
    <w:rsid w:val="00203D85"/>
    <w:rsid w:val="00204762"/>
    <w:rsid w:val="00204796"/>
    <w:rsid w:val="002050C4"/>
    <w:rsid w:val="002053B4"/>
    <w:rsid w:val="00205D6E"/>
    <w:rsid w:val="00205EC2"/>
    <w:rsid w:val="00206E78"/>
    <w:rsid w:val="00206EFF"/>
    <w:rsid w:val="002110B1"/>
    <w:rsid w:val="0021150E"/>
    <w:rsid w:val="00212B6A"/>
    <w:rsid w:val="00214014"/>
    <w:rsid w:val="00214D12"/>
    <w:rsid w:val="00214D32"/>
    <w:rsid w:val="00214F34"/>
    <w:rsid w:val="00215A7E"/>
    <w:rsid w:val="00216013"/>
    <w:rsid w:val="0021614B"/>
    <w:rsid w:val="00216F2E"/>
    <w:rsid w:val="0021711A"/>
    <w:rsid w:val="00217D8E"/>
    <w:rsid w:val="00217E4A"/>
    <w:rsid w:val="00221008"/>
    <w:rsid w:val="002224E5"/>
    <w:rsid w:val="002229E8"/>
    <w:rsid w:val="0022321E"/>
    <w:rsid w:val="002234BF"/>
    <w:rsid w:val="00223E45"/>
    <w:rsid w:val="00224A11"/>
    <w:rsid w:val="00225B15"/>
    <w:rsid w:val="002260CB"/>
    <w:rsid w:val="0022675D"/>
    <w:rsid w:val="00227309"/>
    <w:rsid w:val="00227CCF"/>
    <w:rsid w:val="00231911"/>
    <w:rsid w:val="002321E1"/>
    <w:rsid w:val="00233338"/>
    <w:rsid w:val="00234581"/>
    <w:rsid w:val="00234D16"/>
    <w:rsid w:val="00235082"/>
    <w:rsid w:val="002360CB"/>
    <w:rsid w:val="00236815"/>
    <w:rsid w:val="00237B73"/>
    <w:rsid w:val="00240096"/>
    <w:rsid w:val="0024047E"/>
    <w:rsid w:val="0024142C"/>
    <w:rsid w:val="00241A67"/>
    <w:rsid w:val="00242375"/>
    <w:rsid w:val="002424D9"/>
    <w:rsid w:val="002426B0"/>
    <w:rsid w:val="00242A40"/>
    <w:rsid w:val="00242BD1"/>
    <w:rsid w:val="002430F6"/>
    <w:rsid w:val="002433A0"/>
    <w:rsid w:val="00243A7E"/>
    <w:rsid w:val="00243B10"/>
    <w:rsid w:val="00243C44"/>
    <w:rsid w:val="00243DD4"/>
    <w:rsid w:val="00243DF9"/>
    <w:rsid w:val="00244B6C"/>
    <w:rsid w:val="00244C6A"/>
    <w:rsid w:val="00244EE4"/>
    <w:rsid w:val="00245087"/>
    <w:rsid w:val="00251C23"/>
    <w:rsid w:val="00252083"/>
    <w:rsid w:val="002523CB"/>
    <w:rsid w:val="002523D7"/>
    <w:rsid w:val="00252E60"/>
    <w:rsid w:val="00253698"/>
    <w:rsid w:val="002540AD"/>
    <w:rsid w:val="00254656"/>
    <w:rsid w:val="002552DA"/>
    <w:rsid w:val="002560A1"/>
    <w:rsid w:val="0025711F"/>
    <w:rsid w:val="002574A3"/>
    <w:rsid w:val="00257B6E"/>
    <w:rsid w:val="00257B79"/>
    <w:rsid w:val="00257D8D"/>
    <w:rsid w:val="00260908"/>
    <w:rsid w:val="00260CB7"/>
    <w:rsid w:val="00261E78"/>
    <w:rsid w:val="0026229C"/>
    <w:rsid w:val="00262C23"/>
    <w:rsid w:val="00262DED"/>
    <w:rsid w:val="00263139"/>
    <w:rsid w:val="0026348D"/>
    <w:rsid w:val="00263FDC"/>
    <w:rsid w:val="00264D25"/>
    <w:rsid w:val="002651C2"/>
    <w:rsid w:val="00265458"/>
    <w:rsid w:val="00265A17"/>
    <w:rsid w:val="00265DFC"/>
    <w:rsid w:val="00266340"/>
    <w:rsid w:val="00266942"/>
    <w:rsid w:val="002674DC"/>
    <w:rsid w:val="00267812"/>
    <w:rsid w:val="00270427"/>
    <w:rsid w:val="002707C1"/>
    <w:rsid w:val="00271AD0"/>
    <w:rsid w:val="00271C30"/>
    <w:rsid w:val="00271E0F"/>
    <w:rsid w:val="00271E9A"/>
    <w:rsid w:val="002723EE"/>
    <w:rsid w:val="00272EA0"/>
    <w:rsid w:val="0027328A"/>
    <w:rsid w:val="00273EA2"/>
    <w:rsid w:val="00274167"/>
    <w:rsid w:val="0027422F"/>
    <w:rsid w:val="00274770"/>
    <w:rsid w:val="002749B5"/>
    <w:rsid w:val="00274AE2"/>
    <w:rsid w:val="00275230"/>
    <w:rsid w:val="00275488"/>
    <w:rsid w:val="00275C62"/>
    <w:rsid w:val="00275F5E"/>
    <w:rsid w:val="002764D1"/>
    <w:rsid w:val="00276583"/>
    <w:rsid w:val="002813DC"/>
    <w:rsid w:val="0028169F"/>
    <w:rsid w:val="00281D81"/>
    <w:rsid w:val="00282ADD"/>
    <w:rsid w:val="00283054"/>
    <w:rsid w:val="002855CC"/>
    <w:rsid w:val="002856C3"/>
    <w:rsid w:val="00285992"/>
    <w:rsid w:val="00285F4D"/>
    <w:rsid w:val="00286AB2"/>
    <w:rsid w:val="0029077E"/>
    <w:rsid w:val="00291462"/>
    <w:rsid w:val="0029192E"/>
    <w:rsid w:val="002919E1"/>
    <w:rsid w:val="002929A2"/>
    <w:rsid w:val="00292C86"/>
    <w:rsid w:val="00292CEF"/>
    <w:rsid w:val="00293961"/>
    <w:rsid w:val="00293BB3"/>
    <w:rsid w:val="00295340"/>
    <w:rsid w:val="0029749F"/>
    <w:rsid w:val="002978F7"/>
    <w:rsid w:val="002A00C4"/>
    <w:rsid w:val="002A2440"/>
    <w:rsid w:val="002A27D9"/>
    <w:rsid w:val="002A2CFF"/>
    <w:rsid w:val="002A2FA1"/>
    <w:rsid w:val="002A422A"/>
    <w:rsid w:val="002A48ED"/>
    <w:rsid w:val="002A53A7"/>
    <w:rsid w:val="002A67CD"/>
    <w:rsid w:val="002A6940"/>
    <w:rsid w:val="002A6DA7"/>
    <w:rsid w:val="002A6FAA"/>
    <w:rsid w:val="002A76AB"/>
    <w:rsid w:val="002A7816"/>
    <w:rsid w:val="002A7FA1"/>
    <w:rsid w:val="002B0AAF"/>
    <w:rsid w:val="002B0F8D"/>
    <w:rsid w:val="002B1600"/>
    <w:rsid w:val="002B2360"/>
    <w:rsid w:val="002B2698"/>
    <w:rsid w:val="002B3138"/>
    <w:rsid w:val="002B37F2"/>
    <w:rsid w:val="002B4130"/>
    <w:rsid w:val="002B587B"/>
    <w:rsid w:val="002B7E99"/>
    <w:rsid w:val="002B7F47"/>
    <w:rsid w:val="002C06D7"/>
    <w:rsid w:val="002C15FF"/>
    <w:rsid w:val="002C19E2"/>
    <w:rsid w:val="002C1E52"/>
    <w:rsid w:val="002C1EE6"/>
    <w:rsid w:val="002C2C7F"/>
    <w:rsid w:val="002C30E7"/>
    <w:rsid w:val="002C36F7"/>
    <w:rsid w:val="002C39D2"/>
    <w:rsid w:val="002C4C92"/>
    <w:rsid w:val="002C4E23"/>
    <w:rsid w:val="002C5201"/>
    <w:rsid w:val="002C5560"/>
    <w:rsid w:val="002C569E"/>
    <w:rsid w:val="002C6B23"/>
    <w:rsid w:val="002C70B7"/>
    <w:rsid w:val="002C70F2"/>
    <w:rsid w:val="002C7D3F"/>
    <w:rsid w:val="002D0514"/>
    <w:rsid w:val="002D08C4"/>
    <w:rsid w:val="002D0C44"/>
    <w:rsid w:val="002D158E"/>
    <w:rsid w:val="002D1756"/>
    <w:rsid w:val="002D1BAF"/>
    <w:rsid w:val="002D2FE7"/>
    <w:rsid w:val="002D3056"/>
    <w:rsid w:val="002D3560"/>
    <w:rsid w:val="002D3A5F"/>
    <w:rsid w:val="002D40D1"/>
    <w:rsid w:val="002D496F"/>
    <w:rsid w:val="002D4AAB"/>
    <w:rsid w:val="002D6E89"/>
    <w:rsid w:val="002D7339"/>
    <w:rsid w:val="002D7894"/>
    <w:rsid w:val="002D7BB8"/>
    <w:rsid w:val="002D7D9E"/>
    <w:rsid w:val="002E0831"/>
    <w:rsid w:val="002E0FD9"/>
    <w:rsid w:val="002E18A7"/>
    <w:rsid w:val="002E2430"/>
    <w:rsid w:val="002E4005"/>
    <w:rsid w:val="002E41A2"/>
    <w:rsid w:val="002E430B"/>
    <w:rsid w:val="002E43E6"/>
    <w:rsid w:val="002E462B"/>
    <w:rsid w:val="002E4A39"/>
    <w:rsid w:val="002E4AEC"/>
    <w:rsid w:val="002E4EE4"/>
    <w:rsid w:val="002E5CC2"/>
    <w:rsid w:val="002E62E6"/>
    <w:rsid w:val="002E64CA"/>
    <w:rsid w:val="002E71D9"/>
    <w:rsid w:val="002E7A92"/>
    <w:rsid w:val="002F04C4"/>
    <w:rsid w:val="002F06AB"/>
    <w:rsid w:val="002F0AA3"/>
    <w:rsid w:val="002F183E"/>
    <w:rsid w:val="002F1C81"/>
    <w:rsid w:val="002F26E9"/>
    <w:rsid w:val="002F2A1E"/>
    <w:rsid w:val="002F3E23"/>
    <w:rsid w:val="002F42E0"/>
    <w:rsid w:val="002F4367"/>
    <w:rsid w:val="002F491E"/>
    <w:rsid w:val="002F4E31"/>
    <w:rsid w:val="002F5719"/>
    <w:rsid w:val="002F5D15"/>
    <w:rsid w:val="002F5EC0"/>
    <w:rsid w:val="002F6509"/>
    <w:rsid w:val="002F674A"/>
    <w:rsid w:val="002F6FE0"/>
    <w:rsid w:val="002F77B7"/>
    <w:rsid w:val="002F7AA3"/>
    <w:rsid w:val="002F7D19"/>
    <w:rsid w:val="002F7E1E"/>
    <w:rsid w:val="002F7E69"/>
    <w:rsid w:val="00300799"/>
    <w:rsid w:val="003007D6"/>
    <w:rsid w:val="00300ACA"/>
    <w:rsid w:val="00300C8E"/>
    <w:rsid w:val="003010E0"/>
    <w:rsid w:val="00301929"/>
    <w:rsid w:val="00301FB4"/>
    <w:rsid w:val="003025A1"/>
    <w:rsid w:val="00302624"/>
    <w:rsid w:val="00302904"/>
    <w:rsid w:val="00302CC0"/>
    <w:rsid w:val="00303B9A"/>
    <w:rsid w:val="00303F06"/>
    <w:rsid w:val="0030454D"/>
    <w:rsid w:val="00305C05"/>
    <w:rsid w:val="003069F6"/>
    <w:rsid w:val="00306E32"/>
    <w:rsid w:val="00306FF9"/>
    <w:rsid w:val="00307A38"/>
    <w:rsid w:val="00307B82"/>
    <w:rsid w:val="00307EAE"/>
    <w:rsid w:val="00310107"/>
    <w:rsid w:val="00310CAF"/>
    <w:rsid w:val="00311CCF"/>
    <w:rsid w:val="00311CDD"/>
    <w:rsid w:val="00313F8F"/>
    <w:rsid w:val="003144A3"/>
    <w:rsid w:val="00314550"/>
    <w:rsid w:val="00314FB8"/>
    <w:rsid w:val="0031584B"/>
    <w:rsid w:val="003161DD"/>
    <w:rsid w:val="003163AB"/>
    <w:rsid w:val="00316743"/>
    <w:rsid w:val="003168DE"/>
    <w:rsid w:val="00316E1A"/>
    <w:rsid w:val="00317E97"/>
    <w:rsid w:val="00320F8B"/>
    <w:rsid w:val="00321DE6"/>
    <w:rsid w:val="003222C3"/>
    <w:rsid w:val="00323467"/>
    <w:rsid w:val="00323B52"/>
    <w:rsid w:val="003246E9"/>
    <w:rsid w:val="00324987"/>
    <w:rsid w:val="00324B6B"/>
    <w:rsid w:val="00324F30"/>
    <w:rsid w:val="00325015"/>
    <w:rsid w:val="00325765"/>
    <w:rsid w:val="00325F88"/>
    <w:rsid w:val="003264FF"/>
    <w:rsid w:val="003266B7"/>
    <w:rsid w:val="00326FB1"/>
    <w:rsid w:val="0032718A"/>
    <w:rsid w:val="00327C95"/>
    <w:rsid w:val="00327D88"/>
    <w:rsid w:val="003308A7"/>
    <w:rsid w:val="0033092F"/>
    <w:rsid w:val="003310E2"/>
    <w:rsid w:val="003314AB"/>
    <w:rsid w:val="00331E43"/>
    <w:rsid w:val="003328E1"/>
    <w:rsid w:val="00332A2C"/>
    <w:rsid w:val="00332EA0"/>
    <w:rsid w:val="003332CE"/>
    <w:rsid w:val="003337D8"/>
    <w:rsid w:val="00333D34"/>
    <w:rsid w:val="00334B83"/>
    <w:rsid w:val="00336003"/>
    <w:rsid w:val="003366E1"/>
    <w:rsid w:val="00337F69"/>
    <w:rsid w:val="003403CF"/>
    <w:rsid w:val="003417A2"/>
    <w:rsid w:val="00341952"/>
    <w:rsid w:val="0034317B"/>
    <w:rsid w:val="00343ADD"/>
    <w:rsid w:val="00343B0B"/>
    <w:rsid w:val="0034493D"/>
    <w:rsid w:val="00344960"/>
    <w:rsid w:val="00344FA4"/>
    <w:rsid w:val="0034683F"/>
    <w:rsid w:val="003501D6"/>
    <w:rsid w:val="003508CB"/>
    <w:rsid w:val="00350A39"/>
    <w:rsid w:val="00351E1A"/>
    <w:rsid w:val="003520A2"/>
    <w:rsid w:val="003521A7"/>
    <w:rsid w:val="00352483"/>
    <w:rsid w:val="00352B6B"/>
    <w:rsid w:val="00353E86"/>
    <w:rsid w:val="00354163"/>
    <w:rsid w:val="00354275"/>
    <w:rsid w:val="00354AF0"/>
    <w:rsid w:val="00354C2F"/>
    <w:rsid w:val="003558DA"/>
    <w:rsid w:val="00355E6E"/>
    <w:rsid w:val="003560C2"/>
    <w:rsid w:val="0035682E"/>
    <w:rsid w:val="003603A8"/>
    <w:rsid w:val="00360757"/>
    <w:rsid w:val="00360E9F"/>
    <w:rsid w:val="00361427"/>
    <w:rsid w:val="003624A0"/>
    <w:rsid w:val="003625AB"/>
    <w:rsid w:val="00363652"/>
    <w:rsid w:val="00364B5F"/>
    <w:rsid w:val="003653B4"/>
    <w:rsid w:val="0036731F"/>
    <w:rsid w:val="0036785B"/>
    <w:rsid w:val="00370030"/>
    <w:rsid w:val="003701A5"/>
    <w:rsid w:val="003704B6"/>
    <w:rsid w:val="00370F86"/>
    <w:rsid w:val="003710CB"/>
    <w:rsid w:val="00371243"/>
    <w:rsid w:val="0037207E"/>
    <w:rsid w:val="00373EDD"/>
    <w:rsid w:val="00374682"/>
    <w:rsid w:val="00374E1B"/>
    <w:rsid w:val="00375ACD"/>
    <w:rsid w:val="0037622C"/>
    <w:rsid w:val="00376537"/>
    <w:rsid w:val="00381038"/>
    <w:rsid w:val="00381168"/>
    <w:rsid w:val="00381C25"/>
    <w:rsid w:val="00382201"/>
    <w:rsid w:val="00382558"/>
    <w:rsid w:val="00382E73"/>
    <w:rsid w:val="003835A4"/>
    <w:rsid w:val="00383682"/>
    <w:rsid w:val="00384C2F"/>
    <w:rsid w:val="00385520"/>
    <w:rsid w:val="00385A8A"/>
    <w:rsid w:val="00386310"/>
    <w:rsid w:val="0038656A"/>
    <w:rsid w:val="00386759"/>
    <w:rsid w:val="00387745"/>
    <w:rsid w:val="00387CF0"/>
    <w:rsid w:val="00387DE1"/>
    <w:rsid w:val="00390836"/>
    <w:rsid w:val="00390B04"/>
    <w:rsid w:val="00390E15"/>
    <w:rsid w:val="00391113"/>
    <w:rsid w:val="00391197"/>
    <w:rsid w:val="00391222"/>
    <w:rsid w:val="003912C0"/>
    <w:rsid w:val="0039180E"/>
    <w:rsid w:val="003918EB"/>
    <w:rsid w:val="00392900"/>
    <w:rsid w:val="0039314F"/>
    <w:rsid w:val="00393A7F"/>
    <w:rsid w:val="00393A97"/>
    <w:rsid w:val="00393EAE"/>
    <w:rsid w:val="00394D17"/>
    <w:rsid w:val="003953DD"/>
    <w:rsid w:val="00395718"/>
    <w:rsid w:val="00395F73"/>
    <w:rsid w:val="0039781E"/>
    <w:rsid w:val="003979DD"/>
    <w:rsid w:val="00397AAB"/>
    <w:rsid w:val="003A01F0"/>
    <w:rsid w:val="003A022B"/>
    <w:rsid w:val="003A05F4"/>
    <w:rsid w:val="003A073D"/>
    <w:rsid w:val="003A0A20"/>
    <w:rsid w:val="003A1593"/>
    <w:rsid w:val="003A1752"/>
    <w:rsid w:val="003A1F52"/>
    <w:rsid w:val="003A2685"/>
    <w:rsid w:val="003A32A9"/>
    <w:rsid w:val="003A37B5"/>
    <w:rsid w:val="003A39FD"/>
    <w:rsid w:val="003A3AD5"/>
    <w:rsid w:val="003A3D55"/>
    <w:rsid w:val="003A5136"/>
    <w:rsid w:val="003A52A6"/>
    <w:rsid w:val="003A6680"/>
    <w:rsid w:val="003A66A4"/>
    <w:rsid w:val="003A6836"/>
    <w:rsid w:val="003A7140"/>
    <w:rsid w:val="003A7BF9"/>
    <w:rsid w:val="003A7D97"/>
    <w:rsid w:val="003B0953"/>
    <w:rsid w:val="003B117A"/>
    <w:rsid w:val="003B1937"/>
    <w:rsid w:val="003B196E"/>
    <w:rsid w:val="003B1DCE"/>
    <w:rsid w:val="003B3657"/>
    <w:rsid w:val="003B3666"/>
    <w:rsid w:val="003B412B"/>
    <w:rsid w:val="003B42B3"/>
    <w:rsid w:val="003B4A38"/>
    <w:rsid w:val="003B5482"/>
    <w:rsid w:val="003B54B5"/>
    <w:rsid w:val="003B556A"/>
    <w:rsid w:val="003B5746"/>
    <w:rsid w:val="003B5C7E"/>
    <w:rsid w:val="003B611B"/>
    <w:rsid w:val="003B6406"/>
    <w:rsid w:val="003B67AB"/>
    <w:rsid w:val="003B69C0"/>
    <w:rsid w:val="003B6EC2"/>
    <w:rsid w:val="003B71FB"/>
    <w:rsid w:val="003B7537"/>
    <w:rsid w:val="003B7780"/>
    <w:rsid w:val="003B7960"/>
    <w:rsid w:val="003C0313"/>
    <w:rsid w:val="003C06C1"/>
    <w:rsid w:val="003C177B"/>
    <w:rsid w:val="003C2776"/>
    <w:rsid w:val="003C2EE0"/>
    <w:rsid w:val="003C3775"/>
    <w:rsid w:val="003C3F39"/>
    <w:rsid w:val="003C4182"/>
    <w:rsid w:val="003C4378"/>
    <w:rsid w:val="003C4464"/>
    <w:rsid w:val="003C4642"/>
    <w:rsid w:val="003C5A0A"/>
    <w:rsid w:val="003C5E0B"/>
    <w:rsid w:val="003C68DF"/>
    <w:rsid w:val="003C69A4"/>
    <w:rsid w:val="003C6DE0"/>
    <w:rsid w:val="003D00A5"/>
    <w:rsid w:val="003D0ACB"/>
    <w:rsid w:val="003D10C6"/>
    <w:rsid w:val="003D1655"/>
    <w:rsid w:val="003D1881"/>
    <w:rsid w:val="003D2537"/>
    <w:rsid w:val="003D275C"/>
    <w:rsid w:val="003D2A0C"/>
    <w:rsid w:val="003D2F20"/>
    <w:rsid w:val="003D31BA"/>
    <w:rsid w:val="003D35CE"/>
    <w:rsid w:val="003D4598"/>
    <w:rsid w:val="003D5D7D"/>
    <w:rsid w:val="003D5FF9"/>
    <w:rsid w:val="003D76FE"/>
    <w:rsid w:val="003E0E73"/>
    <w:rsid w:val="003E144F"/>
    <w:rsid w:val="003E17EE"/>
    <w:rsid w:val="003E1BF0"/>
    <w:rsid w:val="003E1CE7"/>
    <w:rsid w:val="003E2ACC"/>
    <w:rsid w:val="003E42BE"/>
    <w:rsid w:val="003E4EBE"/>
    <w:rsid w:val="003E5ECF"/>
    <w:rsid w:val="003E5FCF"/>
    <w:rsid w:val="003F0187"/>
    <w:rsid w:val="003F05AF"/>
    <w:rsid w:val="003F10F3"/>
    <w:rsid w:val="003F2831"/>
    <w:rsid w:val="003F2B0D"/>
    <w:rsid w:val="003F2E1B"/>
    <w:rsid w:val="003F32C5"/>
    <w:rsid w:val="003F39C1"/>
    <w:rsid w:val="003F3E78"/>
    <w:rsid w:val="003F3F54"/>
    <w:rsid w:val="003F47D2"/>
    <w:rsid w:val="003F48D5"/>
    <w:rsid w:val="003F530C"/>
    <w:rsid w:val="003F648D"/>
    <w:rsid w:val="003F6ABD"/>
    <w:rsid w:val="003F7113"/>
    <w:rsid w:val="003F71BF"/>
    <w:rsid w:val="003F7A5D"/>
    <w:rsid w:val="00401186"/>
    <w:rsid w:val="00401640"/>
    <w:rsid w:val="00401B6C"/>
    <w:rsid w:val="004023CE"/>
    <w:rsid w:val="00402E08"/>
    <w:rsid w:val="004037AA"/>
    <w:rsid w:val="00403D42"/>
    <w:rsid w:val="0040442B"/>
    <w:rsid w:val="00405183"/>
    <w:rsid w:val="00405487"/>
    <w:rsid w:val="004060A8"/>
    <w:rsid w:val="0040619F"/>
    <w:rsid w:val="004067BB"/>
    <w:rsid w:val="00406E3B"/>
    <w:rsid w:val="00406EC0"/>
    <w:rsid w:val="004076AC"/>
    <w:rsid w:val="00407957"/>
    <w:rsid w:val="00407BDC"/>
    <w:rsid w:val="00410274"/>
    <w:rsid w:val="004102C7"/>
    <w:rsid w:val="004106F3"/>
    <w:rsid w:val="0041096A"/>
    <w:rsid w:val="00411023"/>
    <w:rsid w:val="00412370"/>
    <w:rsid w:val="00412AD1"/>
    <w:rsid w:val="00412B7E"/>
    <w:rsid w:val="00412DC3"/>
    <w:rsid w:val="00412EB6"/>
    <w:rsid w:val="00413177"/>
    <w:rsid w:val="00413EFF"/>
    <w:rsid w:val="0041413F"/>
    <w:rsid w:val="00414DBA"/>
    <w:rsid w:val="00415809"/>
    <w:rsid w:val="00415A4F"/>
    <w:rsid w:val="004161E9"/>
    <w:rsid w:val="004165E3"/>
    <w:rsid w:val="00417E81"/>
    <w:rsid w:val="0042017F"/>
    <w:rsid w:val="0042068D"/>
    <w:rsid w:val="004208D2"/>
    <w:rsid w:val="00420BC9"/>
    <w:rsid w:val="00422F7D"/>
    <w:rsid w:val="0042302C"/>
    <w:rsid w:val="004234DC"/>
    <w:rsid w:val="00423F27"/>
    <w:rsid w:val="00424031"/>
    <w:rsid w:val="0042416A"/>
    <w:rsid w:val="0042430B"/>
    <w:rsid w:val="004248F1"/>
    <w:rsid w:val="004249A4"/>
    <w:rsid w:val="00424FA4"/>
    <w:rsid w:val="0042505A"/>
    <w:rsid w:val="0042543C"/>
    <w:rsid w:val="00425910"/>
    <w:rsid w:val="004263C2"/>
    <w:rsid w:val="004268AE"/>
    <w:rsid w:val="00426B81"/>
    <w:rsid w:val="00426CA1"/>
    <w:rsid w:val="0042715F"/>
    <w:rsid w:val="00430531"/>
    <w:rsid w:val="004308AF"/>
    <w:rsid w:val="004317CD"/>
    <w:rsid w:val="00431DF0"/>
    <w:rsid w:val="0043203F"/>
    <w:rsid w:val="00432392"/>
    <w:rsid w:val="004328A8"/>
    <w:rsid w:val="00432BF5"/>
    <w:rsid w:val="00433845"/>
    <w:rsid w:val="004343A8"/>
    <w:rsid w:val="00434C56"/>
    <w:rsid w:val="00434FF6"/>
    <w:rsid w:val="004356BA"/>
    <w:rsid w:val="00436F36"/>
    <w:rsid w:val="00437153"/>
    <w:rsid w:val="004378AE"/>
    <w:rsid w:val="00437E3A"/>
    <w:rsid w:val="004400CC"/>
    <w:rsid w:val="004411D8"/>
    <w:rsid w:val="00441EAA"/>
    <w:rsid w:val="00442B35"/>
    <w:rsid w:val="00443EFC"/>
    <w:rsid w:val="00444B37"/>
    <w:rsid w:val="00445C84"/>
    <w:rsid w:val="00445EC2"/>
    <w:rsid w:val="00446E4D"/>
    <w:rsid w:val="00450C63"/>
    <w:rsid w:val="00450C7F"/>
    <w:rsid w:val="00450CAF"/>
    <w:rsid w:val="004513DD"/>
    <w:rsid w:val="00451F43"/>
    <w:rsid w:val="00452657"/>
    <w:rsid w:val="00452A41"/>
    <w:rsid w:val="00452AC4"/>
    <w:rsid w:val="00453101"/>
    <w:rsid w:val="00454BEB"/>
    <w:rsid w:val="004552A7"/>
    <w:rsid w:val="0045560F"/>
    <w:rsid w:val="00455A1B"/>
    <w:rsid w:val="00455EC9"/>
    <w:rsid w:val="004564A4"/>
    <w:rsid w:val="00456C1B"/>
    <w:rsid w:val="00457486"/>
    <w:rsid w:val="00457738"/>
    <w:rsid w:val="004579E9"/>
    <w:rsid w:val="00457A0E"/>
    <w:rsid w:val="00457A98"/>
    <w:rsid w:val="00457EC6"/>
    <w:rsid w:val="00460388"/>
    <w:rsid w:val="00461ABC"/>
    <w:rsid w:val="00462092"/>
    <w:rsid w:val="0046258B"/>
    <w:rsid w:val="0046378E"/>
    <w:rsid w:val="0046472E"/>
    <w:rsid w:val="00465149"/>
    <w:rsid w:val="00465BC5"/>
    <w:rsid w:val="0046623E"/>
    <w:rsid w:val="004662AA"/>
    <w:rsid w:val="004671FF"/>
    <w:rsid w:val="00467302"/>
    <w:rsid w:val="00467C32"/>
    <w:rsid w:val="00467D76"/>
    <w:rsid w:val="00470523"/>
    <w:rsid w:val="0047062D"/>
    <w:rsid w:val="0047208C"/>
    <w:rsid w:val="004727F8"/>
    <w:rsid w:val="004744BD"/>
    <w:rsid w:val="0047489A"/>
    <w:rsid w:val="00474B61"/>
    <w:rsid w:val="004751CB"/>
    <w:rsid w:val="004767A1"/>
    <w:rsid w:val="00476A8B"/>
    <w:rsid w:val="0048039C"/>
    <w:rsid w:val="004804E9"/>
    <w:rsid w:val="0048058E"/>
    <w:rsid w:val="0048232E"/>
    <w:rsid w:val="00482D76"/>
    <w:rsid w:val="00483285"/>
    <w:rsid w:val="004840B3"/>
    <w:rsid w:val="00484AE5"/>
    <w:rsid w:val="00484B3E"/>
    <w:rsid w:val="00486088"/>
    <w:rsid w:val="00486ACB"/>
    <w:rsid w:val="00486B77"/>
    <w:rsid w:val="00487793"/>
    <w:rsid w:val="00487BF0"/>
    <w:rsid w:val="00487FAE"/>
    <w:rsid w:val="004903B0"/>
    <w:rsid w:val="00491261"/>
    <w:rsid w:val="004923FD"/>
    <w:rsid w:val="004926FE"/>
    <w:rsid w:val="00492805"/>
    <w:rsid w:val="004930DB"/>
    <w:rsid w:val="00493E31"/>
    <w:rsid w:val="00494238"/>
    <w:rsid w:val="004945B6"/>
    <w:rsid w:val="00494879"/>
    <w:rsid w:val="00495171"/>
    <w:rsid w:val="004955A0"/>
    <w:rsid w:val="0049566B"/>
    <w:rsid w:val="00496245"/>
    <w:rsid w:val="00496705"/>
    <w:rsid w:val="00496ACC"/>
    <w:rsid w:val="004A07A7"/>
    <w:rsid w:val="004A1EF7"/>
    <w:rsid w:val="004A26B9"/>
    <w:rsid w:val="004A2AC9"/>
    <w:rsid w:val="004A2AE3"/>
    <w:rsid w:val="004A2ED8"/>
    <w:rsid w:val="004A2FE2"/>
    <w:rsid w:val="004A3104"/>
    <w:rsid w:val="004A31A9"/>
    <w:rsid w:val="004A3243"/>
    <w:rsid w:val="004A3653"/>
    <w:rsid w:val="004A3665"/>
    <w:rsid w:val="004A36A4"/>
    <w:rsid w:val="004A3814"/>
    <w:rsid w:val="004A39D6"/>
    <w:rsid w:val="004A416E"/>
    <w:rsid w:val="004A4354"/>
    <w:rsid w:val="004A4C08"/>
    <w:rsid w:val="004A53FD"/>
    <w:rsid w:val="004A59A3"/>
    <w:rsid w:val="004A5E3E"/>
    <w:rsid w:val="004A6D5E"/>
    <w:rsid w:val="004A70E4"/>
    <w:rsid w:val="004A765A"/>
    <w:rsid w:val="004A7B5C"/>
    <w:rsid w:val="004A7BC5"/>
    <w:rsid w:val="004A7D67"/>
    <w:rsid w:val="004B0056"/>
    <w:rsid w:val="004B08AF"/>
    <w:rsid w:val="004B0BD9"/>
    <w:rsid w:val="004B0FF4"/>
    <w:rsid w:val="004B10BB"/>
    <w:rsid w:val="004B1BCE"/>
    <w:rsid w:val="004B1CEB"/>
    <w:rsid w:val="004B26B2"/>
    <w:rsid w:val="004B26CC"/>
    <w:rsid w:val="004B2925"/>
    <w:rsid w:val="004B333C"/>
    <w:rsid w:val="004B4959"/>
    <w:rsid w:val="004B5390"/>
    <w:rsid w:val="004B5764"/>
    <w:rsid w:val="004B57EC"/>
    <w:rsid w:val="004B59BE"/>
    <w:rsid w:val="004B5DC3"/>
    <w:rsid w:val="004B6051"/>
    <w:rsid w:val="004B7130"/>
    <w:rsid w:val="004B76A4"/>
    <w:rsid w:val="004B799A"/>
    <w:rsid w:val="004B7B02"/>
    <w:rsid w:val="004C012C"/>
    <w:rsid w:val="004C0F1E"/>
    <w:rsid w:val="004C157C"/>
    <w:rsid w:val="004C27AE"/>
    <w:rsid w:val="004C3484"/>
    <w:rsid w:val="004C3DE7"/>
    <w:rsid w:val="004C3FB0"/>
    <w:rsid w:val="004C4026"/>
    <w:rsid w:val="004C4F6F"/>
    <w:rsid w:val="004C63CC"/>
    <w:rsid w:val="004C684E"/>
    <w:rsid w:val="004C7165"/>
    <w:rsid w:val="004C740D"/>
    <w:rsid w:val="004D0072"/>
    <w:rsid w:val="004D2784"/>
    <w:rsid w:val="004D29BD"/>
    <w:rsid w:val="004D32E9"/>
    <w:rsid w:val="004D35BF"/>
    <w:rsid w:val="004D3ABD"/>
    <w:rsid w:val="004D40CE"/>
    <w:rsid w:val="004D4470"/>
    <w:rsid w:val="004D52D2"/>
    <w:rsid w:val="004D567E"/>
    <w:rsid w:val="004D68C1"/>
    <w:rsid w:val="004D731D"/>
    <w:rsid w:val="004D7C11"/>
    <w:rsid w:val="004D7D41"/>
    <w:rsid w:val="004D7E77"/>
    <w:rsid w:val="004E05F3"/>
    <w:rsid w:val="004E06F3"/>
    <w:rsid w:val="004E116F"/>
    <w:rsid w:val="004E1FC7"/>
    <w:rsid w:val="004E237A"/>
    <w:rsid w:val="004E2D50"/>
    <w:rsid w:val="004E5476"/>
    <w:rsid w:val="004E6DD5"/>
    <w:rsid w:val="004E7268"/>
    <w:rsid w:val="004E7E4C"/>
    <w:rsid w:val="004E7E74"/>
    <w:rsid w:val="004F1C8B"/>
    <w:rsid w:val="004F23AE"/>
    <w:rsid w:val="004F244E"/>
    <w:rsid w:val="004F252D"/>
    <w:rsid w:val="004F2B6C"/>
    <w:rsid w:val="004F2F84"/>
    <w:rsid w:val="004F49EA"/>
    <w:rsid w:val="004F5616"/>
    <w:rsid w:val="004F5A5C"/>
    <w:rsid w:val="004F646E"/>
    <w:rsid w:val="004F6A4F"/>
    <w:rsid w:val="004F6CA6"/>
    <w:rsid w:val="004F7244"/>
    <w:rsid w:val="004F7C48"/>
    <w:rsid w:val="005004AE"/>
    <w:rsid w:val="00500683"/>
    <w:rsid w:val="00500B89"/>
    <w:rsid w:val="00500BAB"/>
    <w:rsid w:val="00500E3D"/>
    <w:rsid w:val="00501226"/>
    <w:rsid w:val="00501F2B"/>
    <w:rsid w:val="00502DF1"/>
    <w:rsid w:val="00503D0C"/>
    <w:rsid w:val="005042C8"/>
    <w:rsid w:val="0050463F"/>
    <w:rsid w:val="00504FF5"/>
    <w:rsid w:val="005057B1"/>
    <w:rsid w:val="00505DCE"/>
    <w:rsid w:val="005065E0"/>
    <w:rsid w:val="00506CD4"/>
    <w:rsid w:val="005073B5"/>
    <w:rsid w:val="0051002C"/>
    <w:rsid w:val="00510BD4"/>
    <w:rsid w:val="00511119"/>
    <w:rsid w:val="0051159F"/>
    <w:rsid w:val="0051260B"/>
    <w:rsid w:val="005131E1"/>
    <w:rsid w:val="00513AB7"/>
    <w:rsid w:val="00514980"/>
    <w:rsid w:val="00514B3C"/>
    <w:rsid w:val="0051577C"/>
    <w:rsid w:val="005159E2"/>
    <w:rsid w:val="00515BC9"/>
    <w:rsid w:val="00515F20"/>
    <w:rsid w:val="0051636E"/>
    <w:rsid w:val="005204AA"/>
    <w:rsid w:val="00520F6B"/>
    <w:rsid w:val="00521977"/>
    <w:rsid w:val="00522800"/>
    <w:rsid w:val="00523621"/>
    <w:rsid w:val="0052390B"/>
    <w:rsid w:val="005241BF"/>
    <w:rsid w:val="00524FEA"/>
    <w:rsid w:val="0052555A"/>
    <w:rsid w:val="00525898"/>
    <w:rsid w:val="00525EC5"/>
    <w:rsid w:val="00526707"/>
    <w:rsid w:val="00526B95"/>
    <w:rsid w:val="0053010E"/>
    <w:rsid w:val="0053061D"/>
    <w:rsid w:val="00531ABE"/>
    <w:rsid w:val="00531B3E"/>
    <w:rsid w:val="0053203E"/>
    <w:rsid w:val="005326BB"/>
    <w:rsid w:val="00532C49"/>
    <w:rsid w:val="00534532"/>
    <w:rsid w:val="00534779"/>
    <w:rsid w:val="00534AB3"/>
    <w:rsid w:val="00536227"/>
    <w:rsid w:val="005363FA"/>
    <w:rsid w:val="00536B73"/>
    <w:rsid w:val="00537728"/>
    <w:rsid w:val="00540AF1"/>
    <w:rsid w:val="00541BE6"/>
    <w:rsid w:val="00542024"/>
    <w:rsid w:val="00542D8B"/>
    <w:rsid w:val="0054345D"/>
    <w:rsid w:val="005437E4"/>
    <w:rsid w:val="00543F8C"/>
    <w:rsid w:val="005442E2"/>
    <w:rsid w:val="0054432A"/>
    <w:rsid w:val="00544604"/>
    <w:rsid w:val="00545579"/>
    <w:rsid w:val="005463FF"/>
    <w:rsid w:val="005475F6"/>
    <w:rsid w:val="0055002F"/>
    <w:rsid w:val="005510ED"/>
    <w:rsid w:val="00551605"/>
    <w:rsid w:val="00551ECA"/>
    <w:rsid w:val="00552386"/>
    <w:rsid w:val="005524F3"/>
    <w:rsid w:val="00553E84"/>
    <w:rsid w:val="00554CAC"/>
    <w:rsid w:val="00554CD7"/>
    <w:rsid w:val="00555072"/>
    <w:rsid w:val="00556C74"/>
    <w:rsid w:val="005570F0"/>
    <w:rsid w:val="00557654"/>
    <w:rsid w:val="0056009C"/>
    <w:rsid w:val="005600D4"/>
    <w:rsid w:val="0056167C"/>
    <w:rsid w:val="00561C59"/>
    <w:rsid w:val="00562597"/>
    <w:rsid w:val="00562CE1"/>
    <w:rsid w:val="00562F4F"/>
    <w:rsid w:val="005631F1"/>
    <w:rsid w:val="00563EC5"/>
    <w:rsid w:val="005644A4"/>
    <w:rsid w:val="00564847"/>
    <w:rsid w:val="00565836"/>
    <w:rsid w:val="00565F4B"/>
    <w:rsid w:val="00566C15"/>
    <w:rsid w:val="00567BA7"/>
    <w:rsid w:val="005700D0"/>
    <w:rsid w:val="00571BDF"/>
    <w:rsid w:val="00571EB8"/>
    <w:rsid w:val="00574C01"/>
    <w:rsid w:val="00575C65"/>
    <w:rsid w:val="00576F51"/>
    <w:rsid w:val="00576F9D"/>
    <w:rsid w:val="00577191"/>
    <w:rsid w:val="00577747"/>
    <w:rsid w:val="00577782"/>
    <w:rsid w:val="0058072B"/>
    <w:rsid w:val="005808AF"/>
    <w:rsid w:val="00580CBC"/>
    <w:rsid w:val="0058157B"/>
    <w:rsid w:val="00582CCD"/>
    <w:rsid w:val="00582D41"/>
    <w:rsid w:val="00582F18"/>
    <w:rsid w:val="005831CA"/>
    <w:rsid w:val="005835A1"/>
    <w:rsid w:val="00583B97"/>
    <w:rsid w:val="0058444A"/>
    <w:rsid w:val="00585343"/>
    <w:rsid w:val="0058554A"/>
    <w:rsid w:val="005865DE"/>
    <w:rsid w:val="00586DC0"/>
    <w:rsid w:val="00587B37"/>
    <w:rsid w:val="00587CBB"/>
    <w:rsid w:val="005914D1"/>
    <w:rsid w:val="005916F1"/>
    <w:rsid w:val="005919CD"/>
    <w:rsid w:val="00591F9E"/>
    <w:rsid w:val="00592AAD"/>
    <w:rsid w:val="0059338B"/>
    <w:rsid w:val="005934D1"/>
    <w:rsid w:val="0059358A"/>
    <w:rsid w:val="00593A8E"/>
    <w:rsid w:val="00593D6D"/>
    <w:rsid w:val="00594475"/>
    <w:rsid w:val="0059486F"/>
    <w:rsid w:val="005955EF"/>
    <w:rsid w:val="005957EF"/>
    <w:rsid w:val="00596103"/>
    <w:rsid w:val="00597558"/>
    <w:rsid w:val="005A0167"/>
    <w:rsid w:val="005A0235"/>
    <w:rsid w:val="005A023C"/>
    <w:rsid w:val="005A04CB"/>
    <w:rsid w:val="005A17B9"/>
    <w:rsid w:val="005A218D"/>
    <w:rsid w:val="005A2360"/>
    <w:rsid w:val="005A23DB"/>
    <w:rsid w:val="005A2463"/>
    <w:rsid w:val="005A3813"/>
    <w:rsid w:val="005A3B90"/>
    <w:rsid w:val="005A3DE5"/>
    <w:rsid w:val="005A3EB1"/>
    <w:rsid w:val="005A423B"/>
    <w:rsid w:val="005A426A"/>
    <w:rsid w:val="005A449B"/>
    <w:rsid w:val="005A466C"/>
    <w:rsid w:val="005A49C0"/>
    <w:rsid w:val="005A4B23"/>
    <w:rsid w:val="005A4ED2"/>
    <w:rsid w:val="005A5973"/>
    <w:rsid w:val="005A5A2D"/>
    <w:rsid w:val="005A6041"/>
    <w:rsid w:val="005A61B5"/>
    <w:rsid w:val="005A66D6"/>
    <w:rsid w:val="005A6A6A"/>
    <w:rsid w:val="005A6D9D"/>
    <w:rsid w:val="005A7819"/>
    <w:rsid w:val="005A7898"/>
    <w:rsid w:val="005A7B9A"/>
    <w:rsid w:val="005A7F37"/>
    <w:rsid w:val="005A7F78"/>
    <w:rsid w:val="005B03C3"/>
    <w:rsid w:val="005B1E00"/>
    <w:rsid w:val="005B2A02"/>
    <w:rsid w:val="005B2B5E"/>
    <w:rsid w:val="005B34BD"/>
    <w:rsid w:val="005B3B55"/>
    <w:rsid w:val="005B4A51"/>
    <w:rsid w:val="005B4B7D"/>
    <w:rsid w:val="005B5211"/>
    <w:rsid w:val="005B5B49"/>
    <w:rsid w:val="005B6A5F"/>
    <w:rsid w:val="005B6F68"/>
    <w:rsid w:val="005B7775"/>
    <w:rsid w:val="005B7B09"/>
    <w:rsid w:val="005C106E"/>
    <w:rsid w:val="005C22CE"/>
    <w:rsid w:val="005C2CD4"/>
    <w:rsid w:val="005C45A0"/>
    <w:rsid w:val="005C5052"/>
    <w:rsid w:val="005C5933"/>
    <w:rsid w:val="005C5DD3"/>
    <w:rsid w:val="005C6222"/>
    <w:rsid w:val="005C6238"/>
    <w:rsid w:val="005C69EC"/>
    <w:rsid w:val="005D1341"/>
    <w:rsid w:val="005D18C8"/>
    <w:rsid w:val="005D1BA8"/>
    <w:rsid w:val="005D1FE7"/>
    <w:rsid w:val="005D238B"/>
    <w:rsid w:val="005D2424"/>
    <w:rsid w:val="005D3F94"/>
    <w:rsid w:val="005D5173"/>
    <w:rsid w:val="005D65F3"/>
    <w:rsid w:val="005D713F"/>
    <w:rsid w:val="005D7382"/>
    <w:rsid w:val="005D7541"/>
    <w:rsid w:val="005E02AE"/>
    <w:rsid w:val="005E0AFF"/>
    <w:rsid w:val="005E0E0C"/>
    <w:rsid w:val="005E125B"/>
    <w:rsid w:val="005E12CC"/>
    <w:rsid w:val="005E14F6"/>
    <w:rsid w:val="005E1952"/>
    <w:rsid w:val="005E1B23"/>
    <w:rsid w:val="005E1D9C"/>
    <w:rsid w:val="005E2371"/>
    <w:rsid w:val="005E34F6"/>
    <w:rsid w:val="005E3D30"/>
    <w:rsid w:val="005E5069"/>
    <w:rsid w:val="005E527C"/>
    <w:rsid w:val="005E615E"/>
    <w:rsid w:val="005E66C2"/>
    <w:rsid w:val="005E704D"/>
    <w:rsid w:val="005E7776"/>
    <w:rsid w:val="005F046A"/>
    <w:rsid w:val="005F0805"/>
    <w:rsid w:val="005F0EC6"/>
    <w:rsid w:val="005F17EE"/>
    <w:rsid w:val="005F1C76"/>
    <w:rsid w:val="005F207E"/>
    <w:rsid w:val="005F2A20"/>
    <w:rsid w:val="005F2B87"/>
    <w:rsid w:val="005F3167"/>
    <w:rsid w:val="005F3F3F"/>
    <w:rsid w:val="005F3F86"/>
    <w:rsid w:val="005F4178"/>
    <w:rsid w:val="005F5089"/>
    <w:rsid w:val="005F5178"/>
    <w:rsid w:val="005F5494"/>
    <w:rsid w:val="005F5A41"/>
    <w:rsid w:val="005F5D35"/>
    <w:rsid w:val="005F61C2"/>
    <w:rsid w:val="005F6224"/>
    <w:rsid w:val="005F66F7"/>
    <w:rsid w:val="005F7228"/>
    <w:rsid w:val="005F77DA"/>
    <w:rsid w:val="005F7EDA"/>
    <w:rsid w:val="006000A6"/>
    <w:rsid w:val="00600E0E"/>
    <w:rsid w:val="006013C8"/>
    <w:rsid w:val="006016F1"/>
    <w:rsid w:val="00602E69"/>
    <w:rsid w:val="00603553"/>
    <w:rsid w:val="006044F2"/>
    <w:rsid w:val="00605F29"/>
    <w:rsid w:val="0060641E"/>
    <w:rsid w:val="00606551"/>
    <w:rsid w:val="006065DF"/>
    <w:rsid w:val="006072CC"/>
    <w:rsid w:val="00607BB4"/>
    <w:rsid w:val="00607D0C"/>
    <w:rsid w:val="00610ADD"/>
    <w:rsid w:val="00610F74"/>
    <w:rsid w:val="00611309"/>
    <w:rsid w:val="00611C77"/>
    <w:rsid w:val="006125A6"/>
    <w:rsid w:val="006125AC"/>
    <w:rsid w:val="006126B1"/>
    <w:rsid w:val="00612DD3"/>
    <w:rsid w:val="0061339F"/>
    <w:rsid w:val="006133C9"/>
    <w:rsid w:val="00613A79"/>
    <w:rsid w:val="00613D03"/>
    <w:rsid w:val="00614E4D"/>
    <w:rsid w:val="006160DE"/>
    <w:rsid w:val="006168C4"/>
    <w:rsid w:val="00616B71"/>
    <w:rsid w:val="00616F56"/>
    <w:rsid w:val="00617131"/>
    <w:rsid w:val="006172D9"/>
    <w:rsid w:val="006173F0"/>
    <w:rsid w:val="00620B70"/>
    <w:rsid w:val="00620F86"/>
    <w:rsid w:val="0062170A"/>
    <w:rsid w:val="00621A9A"/>
    <w:rsid w:val="00622022"/>
    <w:rsid w:val="00622043"/>
    <w:rsid w:val="0062325D"/>
    <w:rsid w:val="00623851"/>
    <w:rsid w:val="00623A08"/>
    <w:rsid w:val="00623A43"/>
    <w:rsid w:val="00623A47"/>
    <w:rsid w:val="00623E28"/>
    <w:rsid w:val="006258C7"/>
    <w:rsid w:val="0062596D"/>
    <w:rsid w:val="00625B72"/>
    <w:rsid w:val="00625E71"/>
    <w:rsid w:val="006305D9"/>
    <w:rsid w:val="0063068D"/>
    <w:rsid w:val="00630DBA"/>
    <w:rsid w:val="00630FC3"/>
    <w:rsid w:val="006310AD"/>
    <w:rsid w:val="00631E8B"/>
    <w:rsid w:val="006320BF"/>
    <w:rsid w:val="00632495"/>
    <w:rsid w:val="006324F2"/>
    <w:rsid w:val="00632880"/>
    <w:rsid w:val="006343D8"/>
    <w:rsid w:val="00634BE5"/>
    <w:rsid w:val="0063554F"/>
    <w:rsid w:val="00635639"/>
    <w:rsid w:val="00635C47"/>
    <w:rsid w:val="00636032"/>
    <w:rsid w:val="0063665A"/>
    <w:rsid w:val="00640412"/>
    <w:rsid w:val="00641224"/>
    <w:rsid w:val="0064217B"/>
    <w:rsid w:val="00642218"/>
    <w:rsid w:val="00642C70"/>
    <w:rsid w:val="006435FC"/>
    <w:rsid w:val="00643960"/>
    <w:rsid w:val="00643F2E"/>
    <w:rsid w:val="0064404C"/>
    <w:rsid w:val="00644A08"/>
    <w:rsid w:val="00644A82"/>
    <w:rsid w:val="00644E0C"/>
    <w:rsid w:val="00645209"/>
    <w:rsid w:val="0064630D"/>
    <w:rsid w:val="006464E9"/>
    <w:rsid w:val="00646546"/>
    <w:rsid w:val="0064674C"/>
    <w:rsid w:val="006474C1"/>
    <w:rsid w:val="0064757A"/>
    <w:rsid w:val="0064780A"/>
    <w:rsid w:val="00650431"/>
    <w:rsid w:val="00651071"/>
    <w:rsid w:val="006512D7"/>
    <w:rsid w:val="00651DE4"/>
    <w:rsid w:val="00653C80"/>
    <w:rsid w:val="00653CF1"/>
    <w:rsid w:val="00654467"/>
    <w:rsid w:val="00654C29"/>
    <w:rsid w:val="00654E34"/>
    <w:rsid w:val="00655121"/>
    <w:rsid w:val="006600A9"/>
    <w:rsid w:val="00660221"/>
    <w:rsid w:val="00660675"/>
    <w:rsid w:val="00660771"/>
    <w:rsid w:val="00660809"/>
    <w:rsid w:val="00660C2F"/>
    <w:rsid w:val="00661270"/>
    <w:rsid w:val="0066214A"/>
    <w:rsid w:val="00662441"/>
    <w:rsid w:val="006626D5"/>
    <w:rsid w:val="00662B5D"/>
    <w:rsid w:val="00662D67"/>
    <w:rsid w:val="00662EC4"/>
    <w:rsid w:val="00663AD9"/>
    <w:rsid w:val="00663EE8"/>
    <w:rsid w:val="006641A1"/>
    <w:rsid w:val="00664676"/>
    <w:rsid w:val="00665091"/>
    <w:rsid w:val="00665635"/>
    <w:rsid w:val="00665C0E"/>
    <w:rsid w:val="00666750"/>
    <w:rsid w:val="00666CA1"/>
    <w:rsid w:val="00666F16"/>
    <w:rsid w:val="0066721E"/>
    <w:rsid w:val="00667E4F"/>
    <w:rsid w:val="00671520"/>
    <w:rsid w:val="00671EF7"/>
    <w:rsid w:val="00673234"/>
    <w:rsid w:val="006732EF"/>
    <w:rsid w:val="006741A7"/>
    <w:rsid w:val="00674B4A"/>
    <w:rsid w:val="00675A04"/>
    <w:rsid w:val="006760D6"/>
    <w:rsid w:val="006764BE"/>
    <w:rsid w:val="006769AB"/>
    <w:rsid w:val="00676AD3"/>
    <w:rsid w:val="00676F65"/>
    <w:rsid w:val="006770C0"/>
    <w:rsid w:val="0067779F"/>
    <w:rsid w:val="00677C03"/>
    <w:rsid w:val="00677C87"/>
    <w:rsid w:val="00677DB1"/>
    <w:rsid w:val="006808D3"/>
    <w:rsid w:val="00680A4B"/>
    <w:rsid w:val="006819CE"/>
    <w:rsid w:val="00681A07"/>
    <w:rsid w:val="00682792"/>
    <w:rsid w:val="006829F9"/>
    <w:rsid w:val="00683336"/>
    <w:rsid w:val="006834C4"/>
    <w:rsid w:val="0068420A"/>
    <w:rsid w:val="0068516D"/>
    <w:rsid w:val="00685F34"/>
    <w:rsid w:val="00685F7C"/>
    <w:rsid w:val="0068658F"/>
    <w:rsid w:val="006865E9"/>
    <w:rsid w:val="0068679B"/>
    <w:rsid w:val="00686EF9"/>
    <w:rsid w:val="00686F22"/>
    <w:rsid w:val="0069039E"/>
    <w:rsid w:val="006903A7"/>
    <w:rsid w:val="00691615"/>
    <w:rsid w:val="0069173D"/>
    <w:rsid w:val="00691E2B"/>
    <w:rsid w:val="006923E0"/>
    <w:rsid w:val="00692C46"/>
    <w:rsid w:val="00692F00"/>
    <w:rsid w:val="0069327F"/>
    <w:rsid w:val="00695660"/>
    <w:rsid w:val="00695662"/>
    <w:rsid w:val="00696350"/>
    <w:rsid w:val="00696ACB"/>
    <w:rsid w:val="00696C4B"/>
    <w:rsid w:val="00696D22"/>
    <w:rsid w:val="006974C4"/>
    <w:rsid w:val="006A09D9"/>
    <w:rsid w:val="006A1004"/>
    <w:rsid w:val="006A15FA"/>
    <w:rsid w:val="006A1769"/>
    <w:rsid w:val="006A1AD3"/>
    <w:rsid w:val="006A1C59"/>
    <w:rsid w:val="006A2147"/>
    <w:rsid w:val="006A23A9"/>
    <w:rsid w:val="006A339A"/>
    <w:rsid w:val="006A3561"/>
    <w:rsid w:val="006A373E"/>
    <w:rsid w:val="006A4C6A"/>
    <w:rsid w:val="006A5099"/>
    <w:rsid w:val="006A6357"/>
    <w:rsid w:val="006A6755"/>
    <w:rsid w:val="006A707D"/>
    <w:rsid w:val="006A7290"/>
    <w:rsid w:val="006A729E"/>
    <w:rsid w:val="006B08C6"/>
    <w:rsid w:val="006B1654"/>
    <w:rsid w:val="006B1CE3"/>
    <w:rsid w:val="006B1D0B"/>
    <w:rsid w:val="006B23E3"/>
    <w:rsid w:val="006B2D77"/>
    <w:rsid w:val="006B2F68"/>
    <w:rsid w:val="006B3FEB"/>
    <w:rsid w:val="006B6015"/>
    <w:rsid w:val="006B6798"/>
    <w:rsid w:val="006C0293"/>
    <w:rsid w:val="006C111A"/>
    <w:rsid w:val="006C111D"/>
    <w:rsid w:val="006C11C6"/>
    <w:rsid w:val="006C1A8C"/>
    <w:rsid w:val="006C1B82"/>
    <w:rsid w:val="006C29C6"/>
    <w:rsid w:val="006C2CD8"/>
    <w:rsid w:val="006C4B41"/>
    <w:rsid w:val="006C4B8A"/>
    <w:rsid w:val="006C4C08"/>
    <w:rsid w:val="006C4C49"/>
    <w:rsid w:val="006C5D63"/>
    <w:rsid w:val="006C6CCB"/>
    <w:rsid w:val="006C7515"/>
    <w:rsid w:val="006C7B12"/>
    <w:rsid w:val="006C7B32"/>
    <w:rsid w:val="006C7D4B"/>
    <w:rsid w:val="006D03B1"/>
    <w:rsid w:val="006D0454"/>
    <w:rsid w:val="006D1001"/>
    <w:rsid w:val="006D3402"/>
    <w:rsid w:val="006D3C11"/>
    <w:rsid w:val="006D456D"/>
    <w:rsid w:val="006D4EA8"/>
    <w:rsid w:val="006D5957"/>
    <w:rsid w:val="006D6C86"/>
    <w:rsid w:val="006D7062"/>
    <w:rsid w:val="006D7972"/>
    <w:rsid w:val="006E08D1"/>
    <w:rsid w:val="006E10F5"/>
    <w:rsid w:val="006E17B1"/>
    <w:rsid w:val="006E196E"/>
    <w:rsid w:val="006E2DD1"/>
    <w:rsid w:val="006E3755"/>
    <w:rsid w:val="006E38EA"/>
    <w:rsid w:val="006E399A"/>
    <w:rsid w:val="006E5036"/>
    <w:rsid w:val="006E58BF"/>
    <w:rsid w:val="006E5EE2"/>
    <w:rsid w:val="006E644B"/>
    <w:rsid w:val="006E794E"/>
    <w:rsid w:val="006E7985"/>
    <w:rsid w:val="006F089D"/>
    <w:rsid w:val="006F1D33"/>
    <w:rsid w:val="006F1F18"/>
    <w:rsid w:val="006F227D"/>
    <w:rsid w:val="006F24C8"/>
    <w:rsid w:val="006F2749"/>
    <w:rsid w:val="006F2E5A"/>
    <w:rsid w:val="006F38C2"/>
    <w:rsid w:val="006F4B4F"/>
    <w:rsid w:val="006F4C88"/>
    <w:rsid w:val="006F51D9"/>
    <w:rsid w:val="006F670D"/>
    <w:rsid w:val="006F76B4"/>
    <w:rsid w:val="007005E6"/>
    <w:rsid w:val="0070085A"/>
    <w:rsid w:val="00700D56"/>
    <w:rsid w:val="00701F5F"/>
    <w:rsid w:val="0070258D"/>
    <w:rsid w:val="00702A58"/>
    <w:rsid w:val="00703C44"/>
    <w:rsid w:val="00703D3E"/>
    <w:rsid w:val="007043AC"/>
    <w:rsid w:val="0070480B"/>
    <w:rsid w:val="0070488C"/>
    <w:rsid w:val="007048AC"/>
    <w:rsid w:val="00704AA4"/>
    <w:rsid w:val="00705C9F"/>
    <w:rsid w:val="007069CC"/>
    <w:rsid w:val="00706D3D"/>
    <w:rsid w:val="007103E5"/>
    <w:rsid w:val="0071141E"/>
    <w:rsid w:val="007118C5"/>
    <w:rsid w:val="00711CD8"/>
    <w:rsid w:val="00712017"/>
    <w:rsid w:val="00712269"/>
    <w:rsid w:val="007124A0"/>
    <w:rsid w:val="007124F7"/>
    <w:rsid w:val="00712989"/>
    <w:rsid w:val="00712D36"/>
    <w:rsid w:val="007130E1"/>
    <w:rsid w:val="00713781"/>
    <w:rsid w:val="007145DF"/>
    <w:rsid w:val="007147AB"/>
    <w:rsid w:val="0071555F"/>
    <w:rsid w:val="00715613"/>
    <w:rsid w:val="0071788A"/>
    <w:rsid w:val="00720421"/>
    <w:rsid w:val="0072062A"/>
    <w:rsid w:val="0072089F"/>
    <w:rsid w:val="007209E5"/>
    <w:rsid w:val="00720BDE"/>
    <w:rsid w:val="007218E8"/>
    <w:rsid w:val="007226A7"/>
    <w:rsid w:val="007251F2"/>
    <w:rsid w:val="00726320"/>
    <w:rsid w:val="0072660A"/>
    <w:rsid w:val="007269FA"/>
    <w:rsid w:val="00726CC8"/>
    <w:rsid w:val="00726FFC"/>
    <w:rsid w:val="00727144"/>
    <w:rsid w:val="00727359"/>
    <w:rsid w:val="00727534"/>
    <w:rsid w:val="00727568"/>
    <w:rsid w:val="00727712"/>
    <w:rsid w:val="00727DA3"/>
    <w:rsid w:val="007309BB"/>
    <w:rsid w:val="00730A18"/>
    <w:rsid w:val="007317BD"/>
    <w:rsid w:val="00732342"/>
    <w:rsid w:val="00734B39"/>
    <w:rsid w:val="00734CD3"/>
    <w:rsid w:val="00735334"/>
    <w:rsid w:val="00735E73"/>
    <w:rsid w:val="00736144"/>
    <w:rsid w:val="00736581"/>
    <w:rsid w:val="00736712"/>
    <w:rsid w:val="00737337"/>
    <w:rsid w:val="00737892"/>
    <w:rsid w:val="00740868"/>
    <w:rsid w:val="00740ADA"/>
    <w:rsid w:val="00740D2A"/>
    <w:rsid w:val="007418B5"/>
    <w:rsid w:val="00741DA3"/>
    <w:rsid w:val="00742687"/>
    <w:rsid w:val="007431A6"/>
    <w:rsid w:val="007435AB"/>
    <w:rsid w:val="00743F7A"/>
    <w:rsid w:val="007454F8"/>
    <w:rsid w:val="00745D29"/>
    <w:rsid w:val="00745EC1"/>
    <w:rsid w:val="00746074"/>
    <w:rsid w:val="007464A8"/>
    <w:rsid w:val="007464F1"/>
    <w:rsid w:val="00746BB8"/>
    <w:rsid w:val="00746FE9"/>
    <w:rsid w:val="00750027"/>
    <w:rsid w:val="007505C9"/>
    <w:rsid w:val="00753A78"/>
    <w:rsid w:val="00754BDD"/>
    <w:rsid w:val="00754D18"/>
    <w:rsid w:val="00754F78"/>
    <w:rsid w:val="00755134"/>
    <w:rsid w:val="00755371"/>
    <w:rsid w:val="007565BA"/>
    <w:rsid w:val="00757689"/>
    <w:rsid w:val="007600B3"/>
    <w:rsid w:val="0076150A"/>
    <w:rsid w:val="00761FC9"/>
    <w:rsid w:val="0076226F"/>
    <w:rsid w:val="00762607"/>
    <w:rsid w:val="007628C5"/>
    <w:rsid w:val="00762EEA"/>
    <w:rsid w:val="00762F93"/>
    <w:rsid w:val="00763492"/>
    <w:rsid w:val="00764475"/>
    <w:rsid w:val="00764688"/>
    <w:rsid w:val="0076498A"/>
    <w:rsid w:val="00764B72"/>
    <w:rsid w:val="00764C6C"/>
    <w:rsid w:val="007653DD"/>
    <w:rsid w:val="00765AA1"/>
    <w:rsid w:val="0076742F"/>
    <w:rsid w:val="00767B7E"/>
    <w:rsid w:val="007706A8"/>
    <w:rsid w:val="00771A19"/>
    <w:rsid w:val="0077205B"/>
    <w:rsid w:val="00772180"/>
    <w:rsid w:val="00772F21"/>
    <w:rsid w:val="0077323F"/>
    <w:rsid w:val="00773290"/>
    <w:rsid w:val="00774ADF"/>
    <w:rsid w:val="00774CC7"/>
    <w:rsid w:val="0077598D"/>
    <w:rsid w:val="00775ED4"/>
    <w:rsid w:val="00776C37"/>
    <w:rsid w:val="007771B6"/>
    <w:rsid w:val="007800DC"/>
    <w:rsid w:val="0078049A"/>
    <w:rsid w:val="00780A2C"/>
    <w:rsid w:val="00780FE2"/>
    <w:rsid w:val="007814B5"/>
    <w:rsid w:val="00781672"/>
    <w:rsid w:val="00781B84"/>
    <w:rsid w:val="00782220"/>
    <w:rsid w:val="00782AB6"/>
    <w:rsid w:val="00783683"/>
    <w:rsid w:val="0078374A"/>
    <w:rsid w:val="00784099"/>
    <w:rsid w:val="00784BE0"/>
    <w:rsid w:val="007853AF"/>
    <w:rsid w:val="00785E04"/>
    <w:rsid w:val="00786000"/>
    <w:rsid w:val="00786540"/>
    <w:rsid w:val="00786C96"/>
    <w:rsid w:val="00786FF3"/>
    <w:rsid w:val="00787EAE"/>
    <w:rsid w:val="00790B7A"/>
    <w:rsid w:val="00790E43"/>
    <w:rsid w:val="007910A1"/>
    <w:rsid w:val="00791402"/>
    <w:rsid w:val="00791456"/>
    <w:rsid w:val="007915F2"/>
    <w:rsid w:val="007916CA"/>
    <w:rsid w:val="00791F8F"/>
    <w:rsid w:val="007924FB"/>
    <w:rsid w:val="00793534"/>
    <w:rsid w:val="00793826"/>
    <w:rsid w:val="00793CB0"/>
    <w:rsid w:val="007955C9"/>
    <w:rsid w:val="0079586D"/>
    <w:rsid w:val="0079738D"/>
    <w:rsid w:val="007A032F"/>
    <w:rsid w:val="007A0AEE"/>
    <w:rsid w:val="007A1168"/>
    <w:rsid w:val="007A1507"/>
    <w:rsid w:val="007A2744"/>
    <w:rsid w:val="007A277A"/>
    <w:rsid w:val="007A2E0C"/>
    <w:rsid w:val="007A37C5"/>
    <w:rsid w:val="007A3AE8"/>
    <w:rsid w:val="007A3B76"/>
    <w:rsid w:val="007A402B"/>
    <w:rsid w:val="007A41A7"/>
    <w:rsid w:val="007A4DA5"/>
    <w:rsid w:val="007A5657"/>
    <w:rsid w:val="007A5725"/>
    <w:rsid w:val="007A5C87"/>
    <w:rsid w:val="007A5C9A"/>
    <w:rsid w:val="007A6CD5"/>
    <w:rsid w:val="007A710D"/>
    <w:rsid w:val="007A720A"/>
    <w:rsid w:val="007A72BA"/>
    <w:rsid w:val="007A7326"/>
    <w:rsid w:val="007A78AD"/>
    <w:rsid w:val="007A7D01"/>
    <w:rsid w:val="007B060F"/>
    <w:rsid w:val="007B0CB6"/>
    <w:rsid w:val="007B0FCE"/>
    <w:rsid w:val="007B11DD"/>
    <w:rsid w:val="007B13C4"/>
    <w:rsid w:val="007B15A0"/>
    <w:rsid w:val="007B2271"/>
    <w:rsid w:val="007B28CC"/>
    <w:rsid w:val="007B2B88"/>
    <w:rsid w:val="007B2CAF"/>
    <w:rsid w:val="007B3901"/>
    <w:rsid w:val="007B4A22"/>
    <w:rsid w:val="007B4BB4"/>
    <w:rsid w:val="007B5793"/>
    <w:rsid w:val="007B63BC"/>
    <w:rsid w:val="007B7152"/>
    <w:rsid w:val="007B7457"/>
    <w:rsid w:val="007B7468"/>
    <w:rsid w:val="007B76DE"/>
    <w:rsid w:val="007B7726"/>
    <w:rsid w:val="007B7AEC"/>
    <w:rsid w:val="007C05EF"/>
    <w:rsid w:val="007C06BD"/>
    <w:rsid w:val="007C0C1D"/>
    <w:rsid w:val="007C0FD4"/>
    <w:rsid w:val="007C1D78"/>
    <w:rsid w:val="007C3BB3"/>
    <w:rsid w:val="007C3D5D"/>
    <w:rsid w:val="007C52EE"/>
    <w:rsid w:val="007C5CA1"/>
    <w:rsid w:val="007C6467"/>
    <w:rsid w:val="007C6930"/>
    <w:rsid w:val="007C6F81"/>
    <w:rsid w:val="007C71B7"/>
    <w:rsid w:val="007D00A2"/>
    <w:rsid w:val="007D0110"/>
    <w:rsid w:val="007D1F6B"/>
    <w:rsid w:val="007D2BA7"/>
    <w:rsid w:val="007D38E4"/>
    <w:rsid w:val="007D511E"/>
    <w:rsid w:val="007D5219"/>
    <w:rsid w:val="007D65F7"/>
    <w:rsid w:val="007D6CB6"/>
    <w:rsid w:val="007E0174"/>
    <w:rsid w:val="007E1333"/>
    <w:rsid w:val="007E175E"/>
    <w:rsid w:val="007E1DC1"/>
    <w:rsid w:val="007E2085"/>
    <w:rsid w:val="007E232D"/>
    <w:rsid w:val="007E2E21"/>
    <w:rsid w:val="007E370F"/>
    <w:rsid w:val="007E3C74"/>
    <w:rsid w:val="007E46C9"/>
    <w:rsid w:val="007E4A31"/>
    <w:rsid w:val="007E580E"/>
    <w:rsid w:val="007E6B12"/>
    <w:rsid w:val="007E70B4"/>
    <w:rsid w:val="007E7192"/>
    <w:rsid w:val="007E774D"/>
    <w:rsid w:val="007E7DEB"/>
    <w:rsid w:val="007F0216"/>
    <w:rsid w:val="007F02A0"/>
    <w:rsid w:val="007F0974"/>
    <w:rsid w:val="007F120C"/>
    <w:rsid w:val="007F131A"/>
    <w:rsid w:val="007F1772"/>
    <w:rsid w:val="007F2079"/>
    <w:rsid w:val="007F21B6"/>
    <w:rsid w:val="007F247F"/>
    <w:rsid w:val="007F25B0"/>
    <w:rsid w:val="007F3A6F"/>
    <w:rsid w:val="007F3C54"/>
    <w:rsid w:val="007F3E02"/>
    <w:rsid w:val="007F51C6"/>
    <w:rsid w:val="007F5548"/>
    <w:rsid w:val="007F6D24"/>
    <w:rsid w:val="007F6F19"/>
    <w:rsid w:val="008010A2"/>
    <w:rsid w:val="0080159F"/>
    <w:rsid w:val="00801BA2"/>
    <w:rsid w:val="0080357C"/>
    <w:rsid w:val="00804B14"/>
    <w:rsid w:val="008051D7"/>
    <w:rsid w:val="00805443"/>
    <w:rsid w:val="00806595"/>
    <w:rsid w:val="00806BC9"/>
    <w:rsid w:val="00806CD0"/>
    <w:rsid w:val="00806ECA"/>
    <w:rsid w:val="008078A9"/>
    <w:rsid w:val="00807C46"/>
    <w:rsid w:val="00810052"/>
    <w:rsid w:val="008106C3"/>
    <w:rsid w:val="0081081C"/>
    <w:rsid w:val="00811CBB"/>
    <w:rsid w:val="00811DEC"/>
    <w:rsid w:val="008124D5"/>
    <w:rsid w:val="00812B18"/>
    <w:rsid w:val="00812B1E"/>
    <w:rsid w:val="00812EA6"/>
    <w:rsid w:val="008133DF"/>
    <w:rsid w:val="0081420B"/>
    <w:rsid w:val="008148E3"/>
    <w:rsid w:val="00815381"/>
    <w:rsid w:val="008157F6"/>
    <w:rsid w:val="00815A5C"/>
    <w:rsid w:val="00815BC5"/>
    <w:rsid w:val="008165E2"/>
    <w:rsid w:val="00816B0E"/>
    <w:rsid w:val="008176AC"/>
    <w:rsid w:val="00820032"/>
    <w:rsid w:val="00820117"/>
    <w:rsid w:val="00820684"/>
    <w:rsid w:val="00820778"/>
    <w:rsid w:val="0082081D"/>
    <w:rsid w:val="00820897"/>
    <w:rsid w:val="00821040"/>
    <w:rsid w:val="0082180D"/>
    <w:rsid w:val="008219AB"/>
    <w:rsid w:val="00821F02"/>
    <w:rsid w:val="008220C7"/>
    <w:rsid w:val="00822534"/>
    <w:rsid w:val="008227CF"/>
    <w:rsid w:val="00822F34"/>
    <w:rsid w:val="00823B4E"/>
    <w:rsid w:val="00823B56"/>
    <w:rsid w:val="008243CE"/>
    <w:rsid w:val="00824A89"/>
    <w:rsid w:val="00824AAF"/>
    <w:rsid w:val="00825063"/>
    <w:rsid w:val="00825D2C"/>
    <w:rsid w:val="00825D52"/>
    <w:rsid w:val="008264A4"/>
    <w:rsid w:val="00826C92"/>
    <w:rsid w:val="008274D2"/>
    <w:rsid w:val="00827B2C"/>
    <w:rsid w:val="00827CBC"/>
    <w:rsid w:val="00830395"/>
    <w:rsid w:val="0083055F"/>
    <w:rsid w:val="00830BBF"/>
    <w:rsid w:val="0083328F"/>
    <w:rsid w:val="00833716"/>
    <w:rsid w:val="00834416"/>
    <w:rsid w:val="00834492"/>
    <w:rsid w:val="008344E3"/>
    <w:rsid w:val="00834534"/>
    <w:rsid w:val="0083484C"/>
    <w:rsid w:val="00834FD6"/>
    <w:rsid w:val="00835997"/>
    <w:rsid w:val="00837123"/>
    <w:rsid w:val="008379E5"/>
    <w:rsid w:val="008402C1"/>
    <w:rsid w:val="00840D81"/>
    <w:rsid w:val="00841D41"/>
    <w:rsid w:val="00841D45"/>
    <w:rsid w:val="00842796"/>
    <w:rsid w:val="00842DAE"/>
    <w:rsid w:val="008436AF"/>
    <w:rsid w:val="00843AC3"/>
    <w:rsid w:val="008442EB"/>
    <w:rsid w:val="00844D75"/>
    <w:rsid w:val="008459C1"/>
    <w:rsid w:val="008459F4"/>
    <w:rsid w:val="008466AA"/>
    <w:rsid w:val="0084675D"/>
    <w:rsid w:val="008471F5"/>
    <w:rsid w:val="00847E8F"/>
    <w:rsid w:val="00847FE5"/>
    <w:rsid w:val="0085007E"/>
    <w:rsid w:val="00850649"/>
    <w:rsid w:val="00850C03"/>
    <w:rsid w:val="0085246A"/>
    <w:rsid w:val="00853743"/>
    <w:rsid w:val="0085380E"/>
    <w:rsid w:val="008538D2"/>
    <w:rsid w:val="00853AD0"/>
    <w:rsid w:val="00854AB0"/>
    <w:rsid w:val="00855786"/>
    <w:rsid w:val="00855C36"/>
    <w:rsid w:val="00855EFA"/>
    <w:rsid w:val="008600E5"/>
    <w:rsid w:val="00860B26"/>
    <w:rsid w:val="00860C0D"/>
    <w:rsid w:val="00861E0F"/>
    <w:rsid w:val="00862C02"/>
    <w:rsid w:val="0086417B"/>
    <w:rsid w:val="00864243"/>
    <w:rsid w:val="008645BA"/>
    <w:rsid w:val="00864645"/>
    <w:rsid w:val="00864990"/>
    <w:rsid w:val="00864D03"/>
    <w:rsid w:val="00864DEF"/>
    <w:rsid w:val="008653BB"/>
    <w:rsid w:val="008663FD"/>
    <w:rsid w:val="008665E5"/>
    <w:rsid w:val="00866A9D"/>
    <w:rsid w:val="00866C59"/>
    <w:rsid w:val="0086716C"/>
    <w:rsid w:val="00867C40"/>
    <w:rsid w:val="00870CFB"/>
    <w:rsid w:val="00870F73"/>
    <w:rsid w:val="00871736"/>
    <w:rsid w:val="008721C6"/>
    <w:rsid w:val="00872233"/>
    <w:rsid w:val="00872EAA"/>
    <w:rsid w:val="00872EB5"/>
    <w:rsid w:val="0087360A"/>
    <w:rsid w:val="008739AD"/>
    <w:rsid w:val="008741EB"/>
    <w:rsid w:val="008743BE"/>
    <w:rsid w:val="0087443F"/>
    <w:rsid w:val="00876C63"/>
    <w:rsid w:val="008771AC"/>
    <w:rsid w:val="00877CF6"/>
    <w:rsid w:val="00877F68"/>
    <w:rsid w:val="008815B4"/>
    <w:rsid w:val="008817B2"/>
    <w:rsid w:val="00882BB3"/>
    <w:rsid w:val="00882BDB"/>
    <w:rsid w:val="00882CBE"/>
    <w:rsid w:val="008834E5"/>
    <w:rsid w:val="0088378C"/>
    <w:rsid w:val="00883D1C"/>
    <w:rsid w:val="00884889"/>
    <w:rsid w:val="008854F4"/>
    <w:rsid w:val="0088685B"/>
    <w:rsid w:val="00886F2F"/>
    <w:rsid w:val="008872CB"/>
    <w:rsid w:val="008873EC"/>
    <w:rsid w:val="008879A0"/>
    <w:rsid w:val="00887D9D"/>
    <w:rsid w:val="00890086"/>
    <w:rsid w:val="008903A4"/>
    <w:rsid w:val="00890463"/>
    <w:rsid w:val="008904D3"/>
    <w:rsid w:val="00890D83"/>
    <w:rsid w:val="00890ED3"/>
    <w:rsid w:val="00891B16"/>
    <w:rsid w:val="008922F1"/>
    <w:rsid w:val="008929E7"/>
    <w:rsid w:val="00892A90"/>
    <w:rsid w:val="00892E56"/>
    <w:rsid w:val="008930FD"/>
    <w:rsid w:val="0089364A"/>
    <w:rsid w:val="008944B6"/>
    <w:rsid w:val="0089585D"/>
    <w:rsid w:val="008961B6"/>
    <w:rsid w:val="0089789B"/>
    <w:rsid w:val="0089793D"/>
    <w:rsid w:val="00897BE2"/>
    <w:rsid w:val="008A0A67"/>
    <w:rsid w:val="008A165F"/>
    <w:rsid w:val="008A29FC"/>
    <w:rsid w:val="008A3879"/>
    <w:rsid w:val="008A38D4"/>
    <w:rsid w:val="008A3DCD"/>
    <w:rsid w:val="008A43BE"/>
    <w:rsid w:val="008A4EB7"/>
    <w:rsid w:val="008A514C"/>
    <w:rsid w:val="008A51F0"/>
    <w:rsid w:val="008A576F"/>
    <w:rsid w:val="008A57E9"/>
    <w:rsid w:val="008A622B"/>
    <w:rsid w:val="008A6598"/>
    <w:rsid w:val="008A6B01"/>
    <w:rsid w:val="008B064F"/>
    <w:rsid w:val="008B0B8B"/>
    <w:rsid w:val="008B1F93"/>
    <w:rsid w:val="008B21A5"/>
    <w:rsid w:val="008B2C4D"/>
    <w:rsid w:val="008B2DE8"/>
    <w:rsid w:val="008B332B"/>
    <w:rsid w:val="008B37D0"/>
    <w:rsid w:val="008B4440"/>
    <w:rsid w:val="008B5007"/>
    <w:rsid w:val="008B5349"/>
    <w:rsid w:val="008B58DB"/>
    <w:rsid w:val="008B5B84"/>
    <w:rsid w:val="008B6199"/>
    <w:rsid w:val="008B6932"/>
    <w:rsid w:val="008B6AC1"/>
    <w:rsid w:val="008B7332"/>
    <w:rsid w:val="008C0C84"/>
    <w:rsid w:val="008C0DBD"/>
    <w:rsid w:val="008C1146"/>
    <w:rsid w:val="008C1B0F"/>
    <w:rsid w:val="008C2221"/>
    <w:rsid w:val="008C296C"/>
    <w:rsid w:val="008C3C35"/>
    <w:rsid w:val="008C4161"/>
    <w:rsid w:val="008C4932"/>
    <w:rsid w:val="008C63EB"/>
    <w:rsid w:val="008C6A2F"/>
    <w:rsid w:val="008C6F64"/>
    <w:rsid w:val="008D09DC"/>
    <w:rsid w:val="008D0A66"/>
    <w:rsid w:val="008D1704"/>
    <w:rsid w:val="008D18FE"/>
    <w:rsid w:val="008D1B7A"/>
    <w:rsid w:val="008D203A"/>
    <w:rsid w:val="008D2050"/>
    <w:rsid w:val="008D25B2"/>
    <w:rsid w:val="008D2894"/>
    <w:rsid w:val="008D309C"/>
    <w:rsid w:val="008D3751"/>
    <w:rsid w:val="008D4485"/>
    <w:rsid w:val="008D4625"/>
    <w:rsid w:val="008D46D1"/>
    <w:rsid w:val="008D4ED3"/>
    <w:rsid w:val="008D5A21"/>
    <w:rsid w:val="008E067F"/>
    <w:rsid w:val="008E0829"/>
    <w:rsid w:val="008E09F5"/>
    <w:rsid w:val="008E0FC4"/>
    <w:rsid w:val="008E1012"/>
    <w:rsid w:val="008E12F3"/>
    <w:rsid w:val="008E20E2"/>
    <w:rsid w:val="008E4A78"/>
    <w:rsid w:val="008E4B25"/>
    <w:rsid w:val="008E4C55"/>
    <w:rsid w:val="008E4DE9"/>
    <w:rsid w:val="008E4E7D"/>
    <w:rsid w:val="008E4E99"/>
    <w:rsid w:val="008E59A6"/>
    <w:rsid w:val="008E6809"/>
    <w:rsid w:val="008E69CD"/>
    <w:rsid w:val="008E6D76"/>
    <w:rsid w:val="008E6E72"/>
    <w:rsid w:val="008E7D37"/>
    <w:rsid w:val="008F09DA"/>
    <w:rsid w:val="008F0D96"/>
    <w:rsid w:val="008F241C"/>
    <w:rsid w:val="008F2D8B"/>
    <w:rsid w:val="008F2FF4"/>
    <w:rsid w:val="008F3D48"/>
    <w:rsid w:val="008F43CA"/>
    <w:rsid w:val="008F4463"/>
    <w:rsid w:val="008F4F6F"/>
    <w:rsid w:val="008F4F9D"/>
    <w:rsid w:val="008F5217"/>
    <w:rsid w:val="008F5F4F"/>
    <w:rsid w:val="008F6884"/>
    <w:rsid w:val="008F68DE"/>
    <w:rsid w:val="008F758D"/>
    <w:rsid w:val="008F78D8"/>
    <w:rsid w:val="008F7E32"/>
    <w:rsid w:val="009003D1"/>
    <w:rsid w:val="009004EE"/>
    <w:rsid w:val="00900D41"/>
    <w:rsid w:val="00901562"/>
    <w:rsid w:val="00901E59"/>
    <w:rsid w:val="00901FD8"/>
    <w:rsid w:val="00902464"/>
    <w:rsid w:val="00902485"/>
    <w:rsid w:val="0090275A"/>
    <w:rsid w:val="009028DD"/>
    <w:rsid w:val="00902DF2"/>
    <w:rsid w:val="009037CF"/>
    <w:rsid w:val="00903DD3"/>
    <w:rsid w:val="00903E63"/>
    <w:rsid w:val="00903ED3"/>
    <w:rsid w:val="00903FA0"/>
    <w:rsid w:val="00904AC6"/>
    <w:rsid w:val="00905AEC"/>
    <w:rsid w:val="009073A4"/>
    <w:rsid w:val="009100E2"/>
    <w:rsid w:val="009110BD"/>
    <w:rsid w:val="00911926"/>
    <w:rsid w:val="00912B97"/>
    <w:rsid w:val="009144AC"/>
    <w:rsid w:val="00914F2A"/>
    <w:rsid w:val="00914FB5"/>
    <w:rsid w:val="009150C7"/>
    <w:rsid w:val="009158AA"/>
    <w:rsid w:val="00915BEC"/>
    <w:rsid w:val="0091639B"/>
    <w:rsid w:val="0091707F"/>
    <w:rsid w:val="00917A70"/>
    <w:rsid w:val="00920256"/>
    <w:rsid w:val="009204A7"/>
    <w:rsid w:val="00920736"/>
    <w:rsid w:val="00920A7C"/>
    <w:rsid w:val="00920B24"/>
    <w:rsid w:val="0092107C"/>
    <w:rsid w:val="00921889"/>
    <w:rsid w:val="00922655"/>
    <w:rsid w:val="009228BB"/>
    <w:rsid w:val="00922B59"/>
    <w:rsid w:val="00922EA9"/>
    <w:rsid w:val="00924AA4"/>
    <w:rsid w:val="00924B57"/>
    <w:rsid w:val="0092578B"/>
    <w:rsid w:val="00925BF2"/>
    <w:rsid w:val="009260B5"/>
    <w:rsid w:val="009261CE"/>
    <w:rsid w:val="0092647A"/>
    <w:rsid w:val="00926CEB"/>
    <w:rsid w:val="0093302E"/>
    <w:rsid w:val="00933943"/>
    <w:rsid w:val="00933A76"/>
    <w:rsid w:val="009340F4"/>
    <w:rsid w:val="009346D3"/>
    <w:rsid w:val="00934D08"/>
    <w:rsid w:val="00935840"/>
    <w:rsid w:val="00935B0D"/>
    <w:rsid w:val="00935D37"/>
    <w:rsid w:val="00936098"/>
    <w:rsid w:val="0093691A"/>
    <w:rsid w:val="0093711B"/>
    <w:rsid w:val="00937773"/>
    <w:rsid w:val="00937835"/>
    <w:rsid w:val="00937D4F"/>
    <w:rsid w:val="0094025A"/>
    <w:rsid w:val="009409F9"/>
    <w:rsid w:val="00940D85"/>
    <w:rsid w:val="00941EB5"/>
    <w:rsid w:val="00942290"/>
    <w:rsid w:val="009443FD"/>
    <w:rsid w:val="009444D8"/>
    <w:rsid w:val="0094572E"/>
    <w:rsid w:val="00945B4E"/>
    <w:rsid w:val="0094601C"/>
    <w:rsid w:val="009473CA"/>
    <w:rsid w:val="009475BE"/>
    <w:rsid w:val="00947E51"/>
    <w:rsid w:val="00947F0D"/>
    <w:rsid w:val="00950046"/>
    <w:rsid w:val="00950827"/>
    <w:rsid w:val="0095097C"/>
    <w:rsid w:val="00951095"/>
    <w:rsid w:val="00951528"/>
    <w:rsid w:val="0095182A"/>
    <w:rsid w:val="009527EC"/>
    <w:rsid w:val="009528CC"/>
    <w:rsid w:val="00952F22"/>
    <w:rsid w:val="00953162"/>
    <w:rsid w:val="00953388"/>
    <w:rsid w:val="0095348F"/>
    <w:rsid w:val="00953D02"/>
    <w:rsid w:val="00953F1D"/>
    <w:rsid w:val="00953F67"/>
    <w:rsid w:val="00955868"/>
    <w:rsid w:val="00955B9D"/>
    <w:rsid w:val="009566F0"/>
    <w:rsid w:val="00956807"/>
    <w:rsid w:val="00956856"/>
    <w:rsid w:val="0095686F"/>
    <w:rsid w:val="00956890"/>
    <w:rsid w:val="00956D25"/>
    <w:rsid w:val="0095798F"/>
    <w:rsid w:val="009604BF"/>
    <w:rsid w:val="009604ED"/>
    <w:rsid w:val="0096096D"/>
    <w:rsid w:val="00960C18"/>
    <w:rsid w:val="00960D94"/>
    <w:rsid w:val="009611CF"/>
    <w:rsid w:val="0096133F"/>
    <w:rsid w:val="0096199A"/>
    <w:rsid w:val="00961CFC"/>
    <w:rsid w:val="00961FD6"/>
    <w:rsid w:val="00961FDC"/>
    <w:rsid w:val="00962954"/>
    <w:rsid w:val="00962DC5"/>
    <w:rsid w:val="009638D7"/>
    <w:rsid w:val="00964836"/>
    <w:rsid w:val="00964B9B"/>
    <w:rsid w:val="00964D03"/>
    <w:rsid w:val="0096520B"/>
    <w:rsid w:val="009654C4"/>
    <w:rsid w:val="00965E8A"/>
    <w:rsid w:val="00966A23"/>
    <w:rsid w:val="0096758B"/>
    <w:rsid w:val="00967711"/>
    <w:rsid w:val="0096782C"/>
    <w:rsid w:val="009702C1"/>
    <w:rsid w:val="00970493"/>
    <w:rsid w:val="00970E2D"/>
    <w:rsid w:val="0097113D"/>
    <w:rsid w:val="0097142F"/>
    <w:rsid w:val="009716B4"/>
    <w:rsid w:val="00971969"/>
    <w:rsid w:val="00971B1F"/>
    <w:rsid w:val="00971BCC"/>
    <w:rsid w:val="00972403"/>
    <w:rsid w:val="009724E0"/>
    <w:rsid w:val="0097285A"/>
    <w:rsid w:val="0097295F"/>
    <w:rsid w:val="00974BCB"/>
    <w:rsid w:val="009767E9"/>
    <w:rsid w:val="009768C7"/>
    <w:rsid w:val="00976BD1"/>
    <w:rsid w:val="00977285"/>
    <w:rsid w:val="00981E8F"/>
    <w:rsid w:val="00981F0E"/>
    <w:rsid w:val="00982158"/>
    <w:rsid w:val="0098256B"/>
    <w:rsid w:val="009829AD"/>
    <w:rsid w:val="00983B14"/>
    <w:rsid w:val="00983C2C"/>
    <w:rsid w:val="0098508E"/>
    <w:rsid w:val="0098538A"/>
    <w:rsid w:val="00985C9D"/>
    <w:rsid w:val="00985DA5"/>
    <w:rsid w:val="0098635F"/>
    <w:rsid w:val="00986BA6"/>
    <w:rsid w:val="009874FE"/>
    <w:rsid w:val="00987BD6"/>
    <w:rsid w:val="009907A7"/>
    <w:rsid w:val="00990955"/>
    <w:rsid w:val="00991BFD"/>
    <w:rsid w:val="00992540"/>
    <w:rsid w:val="00992881"/>
    <w:rsid w:val="00992A87"/>
    <w:rsid w:val="009937E5"/>
    <w:rsid w:val="00993963"/>
    <w:rsid w:val="009943B0"/>
    <w:rsid w:val="0099487A"/>
    <w:rsid w:val="009961B1"/>
    <w:rsid w:val="009966AB"/>
    <w:rsid w:val="00997114"/>
    <w:rsid w:val="0099770A"/>
    <w:rsid w:val="009A087D"/>
    <w:rsid w:val="009A1026"/>
    <w:rsid w:val="009A1512"/>
    <w:rsid w:val="009A1BD7"/>
    <w:rsid w:val="009A1DC8"/>
    <w:rsid w:val="009A242A"/>
    <w:rsid w:val="009A28EB"/>
    <w:rsid w:val="009A35C6"/>
    <w:rsid w:val="009A3DFB"/>
    <w:rsid w:val="009A4198"/>
    <w:rsid w:val="009A4D69"/>
    <w:rsid w:val="009A4E1D"/>
    <w:rsid w:val="009A5D14"/>
    <w:rsid w:val="009A612D"/>
    <w:rsid w:val="009A77F5"/>
    <w:rsid w:val="009A7D83"/>
    <w:rsid w:val="009B01B6"/>
    <w:rsid w:val="009B0509"/>
    <w:rsid w:val="009B0E91"/>
    <w:rsid w:val="009B1AEA"/>
    <w:rsid w:val="009B2F0E"/>
    <w:rsid w:val="009B33E9"/>
    <w:rsid w:val="009B4815"/>
    <w:rsid w:val="009B58B9"/>
    <w:rsid w:val="009B5A0A"/>
    <w:rsid w:val="009B5C84"/>
    <w:rsid w:val="009B69CE"/>
    <w:rsid w:val="009B6E87"/>
    <w:rsid w:val="009B71B1"/>
    <w:rsid w:val="009B7E49"/>
    <w:rsid w:val="009B7F61"/>
    <w:rsid w:val="009C05B8"/>
    <w:rsid w:val="009C1F5B"/>
    <w:rsid w:val="009C2618"/>
    <w:rsid w:val="009C3226"/>
    <w:rsid w:val="009C3256"/>
    <w:rsid w:val="009C3876"/>
    <w:rsid w:val="009C424F"/>
    <w:rsid w:val="009C42AE"/>
    <w:rsid w:val="009C5BB7"/>
    <w:rsid w:val="009C6F88"/>
    <w:rsid w:val="009D03E1"/>
    <w:rsid w:val="009D03E5"/>
    <w:rsid w:val="009D0C7E"/>
    <w:rsid w:val="009D0DA8"/>
    <w:rsid w:val="009D0F7C"/>
    <w:rsid w:val="009D1BBF"/>
    <w:rsid w:val="009D211D"/>
    <w:rsid w:val="009D27CE"/>
    <w:rsid w:val="009D2A4B"/>
    <w:rsid w:val="009D2D1E"/>
    <w:rsid w:val="009D3A75"/>
    <w:rsid w:val="009D43E3"/>
    <w:rsid w:val="009D449E"/>
    <w:rsid w:val="009D55F0"/>
    <w:rsid w:val="009D69EA"/>
    <w:rsid w:val="009D6D18"/>
    <w:rsid w:val="009D7C58"/>
    <w:rsid w:val="009D7FEF"/>
    <w:rsid w:val="009E0371"/>
    <w:rsid w:val="009E08CD"/>
    <w:rsid w:val="009E0F94"/>
    <w:rsid w:val="009E1904"/>
    <w:rsid w:val="009E1B71"/>
    <w:rsid w:val="009E1BC2"/>
    <w:rsid w:val="009E27D6"/>
    <w:rsid w:val="009E2BEF"/>
    <w:rsid w:val="009E3BD9"/>
    <w:rsid w:val="009E4FB1"/>
    <w:rsid w:val="009E609C"/>
    <w:rsid w:val="009E64C3"/>
    <w:rsid w:val="009E6774"/>
    <w:rsid w:val="009E6A1A"/>
    <w:rsid w:val="009E794D"/>
    <w:rsid w:val="009E7A7A"/>
    <w:rsid w:val="009F0C55"/>
    <w:rsid w:val="009F1118"/>
    <w:rsid w:val="009F1305"/>
    <w:rsid w:val="009F1701"/>
    <w:rsid w:val="009F24E6"/>
    <w:rsid w:val="009F29CB"/>
    <w:rsid w:val="009F2CA1"/>
    <w:rsid w:val="009F2DA4"/>
    <w:rsid w:val="009F2E72"/>
    <w:rsid w:val="009F3525"/>
    <w:rsid w:val="009F381A"/>
    <w:rsid w:val="009F3D19"/>
    <w:rsid w:val="009F4CC9"/>
    <w:rsid w:val="009F4FB7"/>
    <w:rsid w:val="009F4FEC"/>
    <w:rsid w:val="009F540C"/>
    <w:rsid w:val="009F59F5"/>
    <w:rsid w:val="009F5BB2"/>
    <w:rsid w:val="009F7AEB"/>
    <w:rsid w:val="00A0013A"/>
    <w:rsid w:val="00A00B69"/>
    <w:rsid w:val="00A014AC"/>
    <w:rsid w:val="00A017EC"/>
    <w:rsid w:val="00A02183"/>
    <w:rsid w:val="00A0244D"/>
    <w:rsid w:val="00A0249E"/>
    <w:rsid w:val="00A02555"/>
    <w:rsid w:val="00A02AA2"/>
    <w:rsid w:val="00A03785"/>
    <w:rsid w:val="00A039EB"/>
    <w:rsid w:val="00A03A43"/>
    <w:rsid w:val="00A04414"/>
    <w:rsid w:val="00A046FF"/>
    <w:rsid w:val="00A04DB3"/>
    <w:rsid w:val="00A050B3"/>
    <w:rsid w:val="00A0552D"/>
    <w:rsid w:val="00A05D18"/>
    <w:rsid w:val="00A05D36"/>
    <w:rsid w:val="00A069FB"/>
    <w:rsid w:val="00A0765B"/>
    <w:rsid w:val="00A112AB"/>
    <w:rsid w:val="00A11703"/>
    <w:rsid w:val="00A121DD"/>
    <w:rsid w:val="00A12484"/>
    <w:rsid w:val="00A12BCC"/>
    <w:rsid w:val="00A141CD"/>
    <w:rsid w:val="00A142D4"/>
    <w:rsid w:val="00A142DB"/>
    <w:rsid w:val="00A14645"/>
    <w:rsid w:val="00A15A8E"/>
    <w:rsid w:val="00A15AFD"/>
    <w:rsid w:val="00A16991"/>
    <w:rsid w:val="00A17531"/>
    <w:rsid w:val="00A17974"/>
    <w:rsid w:val="00A17A3A"/>
    <w:rsid w:val="00A201B5"/>
    <w:rsid w:val="00A21C1A"/>
    <w:rsid w:val="00A21CBD"/>
    <w:rsid w:val="00A225DD"/>
    <w:rsid w:val="00A22CB2"/>
    <w:rsid w:val="00A23E08"/>
    <w:rsid w:val="00A24428"/>
    <w:rsid w:val="00A244B6"/>
    <w:rsid w:val="00A251F7"/>
    <w:rsid w:val="00A26220"/>
    <w:rsid w:val="00A26E83"/>
    <w:rsid w:val="00A27097"/>
    <w:rsid w:val="00A275F4"/>
    <w:rsid w:val="00A30D18"/>
    <w:rsid w:val="00A30F7D"/>
    <w:rsid w:val="00A3118A"/>
    <w:rsid w:val="00A314F0"/>
    <w:rsid w:val="00A32255"/>
    <w:rsid w:val="00A32E5C"/>
    <w:rsid w:val="00A33368"/>
    <w:rsid w:val="00A34623"/>
    <w:rsid w:val="00A347B9"/>
    <w:rsid w:val="00A34FAA"/>
    <w:rsid w:val="00A35158"/>
    <w:rsid w:val="00A352E7"/>
    <w:rsid w:val="00A353FB"/>
    <w:rsid w:val="00A3656D"/>
    <w:rsid w:val="00A37479"/>
    <w:rsid w:val="00A375E1"/>
    <w:rsid w:val="00A377BC"/>
    <w:rsid w:val="00A37DBF"/>
    <w:rsid w:val="00A421DD"/>
    <w:rsid w:val="00A432EA"/>
    <w:rsid w:val="00A43311"/>
    <w:rsid w:val="00A43F04"/>
    <w:rsid w:val="00A443EB"/>
    <w:rsid w:val="00A44BF5"/>
    <w:rsid w:val="00A44FB7"/>
    <w:rsid w:val="00A4528E"/>
    <w:rsid w:val="00A45E43"/>
    <w:rsid w:val="00A4679C"/>
    <w:rsid w:val="00A46EC2"/>
    <w:rsid w:val="00A47099"/>
    <w:rsid w:val="00A47714"/>
    <w:rsid w:val="00A503F9"/>
    <w:rsid w:val="00A508EF"/>
    <w:rsid w:val="00A50BE6"/>
    <w:rsid w:val="00A50E92"/>
    <w:rsid w:val="00A510AC"/>
    <w:rsid w:val="00A52B99"/>
    <w:rsid w:val="00A52BE6"/>
    <w:rsid w:val="00A52CF7"/>
    <w:rsid w:val="00A53490"/>
    <w:rsid w:val="00A53E22"/>
    <w:rsid w:val="00A5489E"/>
    <w:rsid w:val="00A554F6"/>
    <w:rsid w:val="00A55D97"/>
    <w:rsid w:val="00A55FAA"/>
    <w:rsid w:val="00A56302"/>
    <w:rsid w:val="00A564D0"/>
    <w:rsid w:val="00A56DF3"/>
    <w:rsid w:val="00A57546"/>
    <w:rsid w:val="00A60A57"/>
    <w:rsid w:val="00A60AB4"/>
    <w:rsid w:val="00A60D5E"/>
    <w:rsid w:val="00A616A3"/>
    <w:rsid w:val="00A619BF"/>
    <w:rsid w:val="00A61C00"/>
    <w:rsid w:val="00A62BBC"/>
    <w:rsid w:val="00A6301E"/>
    <w:rsid w:val="00A64AAE"/>
    <w:rsid w:val="00A64AFC"/>
    <w:rsid w:val="00A64CA5"/>
    <w:rsid w:val="00A65737"/>
    <w:rsid w:val="00A663C7"/>
    <w:rsid w:val="00A6650F"/>
    <w:rsid w:val="00A66A2D"/>
    <w:rsid w:val="00A67224"/>
    <w:rsid w:val="00A67A2A"/>
    <w:rsid w:val="00A67AB6"/>
    <w:rsid w:val="00A67BFF"/>
    <w:rsid w:val="00A70059"/>
    <w:rsid w:val="00A706A6"/>
    <w:rsid w:val="00A709F6"/>
    <w:rsid w:val="00A71352"/>
    <w:rsid w:val="00A71679"/>
    <w:rsid w:val="00A71710"/>
    <w:rsid w:val="00A71DCC"/>
    <w:rsid w:val="00A720E3"/>
    <w:rsid w:val="00A7318B"/>
    <w:rsid w:val="00A734AE"/>
    <w:rsid w:val="00A74291"/>
    <w:rsid w:val="00A7510F"/>
    <w:rsid w:val="00A75333"/>
    <w:rsid w:val="00A754AD"/>
    <w:rsid w:val="00A767D2"/>
    <w:rsid w:val="00A76EC5"/>
    <w:rsid w:val="00A77706"/>
    <w:rsid w:val="00A80385"/>
    <w:rsid w:val="00A80552"/>
    <w:rsid w:val="00A80667"/>
    <w:rsid w:val="00A82651"/>
    <w:rsid w:val="00A8282A"/>
    <w:rsid w:val="00A82D3B"/>
    <w:rsid w:val="00A836A9"/>
    <w:rsid w:val="00A838D9"/>
    <w:rsid w:val="00A83A86"/>
    <w:rsid w:val="00A83CB6"/>
    <w:rsid w:val="00A83FD6"/>
    <w:rsid w:val="00A84099"/>
    <w:rsid w:val="00A8593B"/>
    <w:rsid w:val="00A859BE"/>
    <w:rsid w:val="00A8621B"/>
    <w:rsid w:val="00A862EF"/>
    <w:rsid w:val="00A87318"/>
    <w:rsid w:val="00A8742B"/>
    <w:rsid w:val="00A8746C"/>
    <w:rsid w:val="00A875B6"/>
    <w:rsid w:val="00A87742"/>
    <w:rsid w:val="00A87758"/>
    <w:rsid w:val="00A9005B"/>
    <w:rsid w:val="00A90747"/>
    <w:rsid w:val="00A90751"/>
    <w:rsid w:val="00A90905"/>
    <w:rsid w:val="00A9152F"/>
    <w:rsid w:val="00A92113"/>
    <w:rsid w:val="00A93118"/>
    <w:rsid w:val="00A94E7D"/>
    <w:rsid w:val="00A95185"/>
    <w:rsid w:val="00A952ED"/>
    <w:rsid w:val="00A95499"/>
    <w:rsid w:val="00AA0128"/>
    <w:rsid w:val="00AA09C5"/>
    <w:rsid w:val="00AA0A89"/>
    <w:rsid w:val="00AA1358"/>
    <w:rsid w:val="00AA1F6E"/>
    <w:rsid w:val="00AA3B3C"/>
    <w:rsid w:val="00AA3B44"/>
    <w:rsid w:val="00AA4369"/>
    <w:rsid w:val="00AA49D9"/>
    <w:rsid w:val="00AA53B1"/>
    <w:rsid w:val="00AA5F2B"/>
    <w:rsid w:val="00AA6F91"/>
    <w:rsid w:val="00AA78E5"/>
    <w:rsid w:val="00AA7CD4"/>
    <w:rsid w:val="00AA7F70"/>
    <w:rsid w:val="00AB042D"/>
    <w:rsid w:val="00AB0914"/>
    <w:rsid w:val="00AB0C70"/>
    <w:rsid w:val="00AB2ADF"/>
    <w:rsid w:val="00AB31FA"/>
    <w:rsid w:val="00AB4269"/>
    <w:rsid w:val="00AB5106"/>
    <w:rsid w:val="00AB60D2"/>
    <w:rsid w:val="00AB6DCD"/>
    <w:rsid w:val="00AB71BB"/>
    <w:rsid w:val="00AB7B0C"/>
    <w:rsid w:val="00AC0530"/>
    <w:rsid w:val="00AC0C23"/>
    <w:rsid w:val="00AC0D75"/>
    <w:rsid w:val="00AC11CD"/>
    <w:rsid w:val="00AC16FB"/>
    <w:rsid w:val="00AC331A"/>
    <w:rsid w:val="00AC383C"/>
    <w:rsid w:val="00AC39C1"/>
    <w:rsid w:val="00AC43C0"/>
    <w:rsid w:val="00AC56CF"/>
    <w:rsid w:val="00AC65E1"/>
    <w:rsid w:val="00AC6710"/>
    <w:rsid w:val="00AC68CB"/>
    <w:rsid w:val="00AC6C8F"/>
    <w:rsid w:val="00AD0443"/>
    <w:rsid w:val="00AD06FE"/>
    <w:rsid w:val="00AD18C7"/>
    <w:rsid w:val="00AD28A8"/>
    <w:rsid w:val="00AD2F6F"/>
    <w:rsid w:val="00AD3768"/>
    <w:rsid w:val="00AD3E9E"/>
    <w:rsid w:val="00AD40ED"/>
    <w:rsid w:val="00AD5500"/>
    <w:rsid w:val="00AD5875"/>
    <w:rsid w:val="00AD5CBA"/>
    <w:rsid w:val="00AD5D74"/>
    <w:rsid w:val="00AD77D4"/>
    <w:rsid w:val="00AE1C1F"/>
    <w:rsid w:val="00AE1F08"/>
    <w:rsid w:val="00AE2BAC"/>
    <w:rsid w:val="00AE4A2D"/>
    <w:rsid w:val="00AE4D4C"/>
    <w:rsid w:val="00AE4E1E"/>
    <w:rsid w:val="00AE502B"/>
    <w:rsid w:val="00AE5D60"/>
    <w:rsid w:val="00AE61C0"/>
    <w:rsid w:val="00AE7914"/>
    <w:rsid w:val="00AE7991"/>
    <w:rsid w:val="00AE7D11"/>
    <w:rsid w:val="00AF1378"/>
    <w:rsid w:val="00AF1789"/>
    <w:rsid w:val="00AF1840"/>
    <w:rsid w:val="00AF222D"/>
    <w:rsid w:val="00AF23CB"/>
    <w:rsid w:val="00AF2C4E"/>
    <w:rsid w:val="00AF332C"/>
    <w:rsid w:val="00AF3612"/>
    <w:rsid w:val="00AF3999"/>
    <w:rsid w:val="00AF40B5"/>
    <w:rsid w:val="00AF4BE1"/>
    <w:rsid w:val="00AF4C5C"/>
    <w:rsid w:val="00AF5290"/>
    <w:rsid w:val="00AF5558"/>
    <w:rsid w:val="00AF57BF"/>
    <w:rsid w:val="00AF6041"/>
    <w:rsid w:val="00AF6191"/>
    <w:rsid w:val="00AF6E32"/>
    <w:rsid w:val="00B004E5"/>
    <w:rsid w:val="00B006CD"/>
    <w:rsid w:val="00B014E9"/>
    <w:rsid w:val="00B0170E"/>
    <w:rsid w:val="00B02B99"/>
    <w:rsid w:val="00B02E72"/>
    <w:rsid w:val="00B04876"/>
    <w:rsid w:val="00B04B9A"/>
    <w:rsid w:val="00B04DCB"/>
    <w:rsid w:val="00B04F8E"/>
    <w:rsid w:val="00B0510C"/>
    <w:rsid w:val="00B05293"/>
    <w:rsid w:val="00B059B0"/>
    <w:rsid w:val="00B05D74"/>
    <w:rsid w:val="00B068B2"/>
    <w:rsid w:val="00B072F3"/>
    <w:rsid w:val="00B07B5D"/>
    <w:rsid w:val="00B07C47"/>
    <w:rsid w:val="00B10FED"/>
    <w:rsid w:val="00B110EE"/>
    <w:rsid w:val="00B11108"/>
    <w:rsid w:val="00B11D30"/>
    <w:rsid w:val="00B12227"/>
    <w:rsid w:val="00B1524B"/>
    <w:rsid w:val="00B16011"/>
    <w:rsid w:val="00B163EE"/>
    <w:rsid w:val="00B17552"/>
    <w:rsid w:val="00B17594"/>
    <w:rsid w:val="00B17B5C"/>
    <w:rsid w:val="00B200CA"/>
    <w:rsid w:val="00B205F9"/>
    <w:rsid w:val="00B210E9"/>
    <w:rsid w:val="00B2135F"/>
    <w:rsid w:val="00B22A92"/>
    <w:rsid w:val="00B232D6"/>
    <w:rsid w:val="00B23923"/>
    <w:rsid w:val="00B23F1B"/>
    <w:rsid w:val="00B2477E"/>
    <w:rsid w:val="00B24AE7"/>
    <w:rsid w:val="00B24B59"/>
    <w:rsid w:val="00B24C25"/>
    <w:rsid w:val="00B24CF3"/>
    <w:rsid w:val="00B24D7C"/>
    <w:rsid w:val="00B25507"/>
    <w:rsid w:val="00B2587C"/>
    <w:rsid w:val="00B26018"/>
    <w:rsid w:val="00B2654B"/>
    <w:rsid w:val="00B2671A"/>
    <w:rsid w:val="00B276BB"/>
    <w:rsid w:val="00B27CD4"/>
    <w:rsid w:val="00B30BF6"/>
    <w:rsid w:val="00B315B3"/>
    <w:rsid w:val="00B3166E"/>
    <w:rsid w:val="00B31931"/>
    <w:rsid w:val="00B32245"/>
    <w:rsid w:val="00B3256D"/>
    <w:rsid w:val="00B33260"/>
    <w:rsid w:val="00B335DB"/>
    <w:rsid w:val="00B337AE"/>
    <w:rsid w:val="00B341D7"/>
    <w:rsid w:val="00B3491D"/>
    <w:rsid w:val="00B34A26"/>
    <w:rsid w:val="00B34F2B"/>
    <w:rsid w:val="00B3573E"/>
    <w:rsid w:val="00B35920"/>
    <w:rsid w:val="00B35A7B"/>
    <w:rsid w:val="00B35E00"/>
    <w:rsid w:val="00B37145"/>
    <w:rsid w:val="00B37573"/>
    <w:rsid w:val="00B40E6D"/>
    <w:rsid w:val="00B41051"/>
    <w:rsid w:val="00B417BD"/>
    <w:rsid w:val="00B41AF0"/>
    <w:rsid w:val="00B41E7A"/>
    <w:rsid w:val="00B4228C"/>
    <w:rsid w:val="00B42DC1"/>
    <w:rsid w:val="00B43645"/>
    <w:rsid w:val="00B43B5D"/>
    <w:rsid w:val="00B4404B"/>
    <w:rsid w:val="00B4441D"/>
    <w:rsid w:val="00B44479"/>
    <w:rsid w:val="00B45C1C"/>
    <w:rsid w:val="00B45E07"/>
    <w:rsid w:val="00B47E5B"/>
    <w:rsid w:val="00B50562"/>
    <w:rsid w:val="00B50AB0"/>
    <w:rsid w:val="00B50FB0"/>
    <w:rsid w:val="00B512A9"/>
    <w:rsid w:val="00B51385"/>
    <w:rsid w:val="00B51C7E"/>
    <w:rsid w:val="00B5209B"/>
    <w:rsid w:val="00B533FD"/>
    <w:rsid w:val="00B54280"/>
    <w:rsid w:val="00B5527E"/>
    <w:rsid w:val="00B55397"/>
    <w:rsid w:val="00B55A7B"/>
    <w:rsid w:val="00B55BA8"/>
    <w:rsid w:val="00B5645F"/>
    <w:rsid w:val="00B56615"/>
    <w:rsid w:val="00B56D37"/>
    <w:rsid w:val="00B56D3A"/>
    <w:rsid w:val="00B57246"/>
    <w:rsid w:val="00B57409"/>
    <w:rsid w:val="00B578C5"/>
    <w:rsid w:val="00B57D05"/>
    <w:rsid w:val="00B57D43"/>
    <w:rsid w:val="00B60231"/>
    <w:rsid w:val="00B60BB5"/>
    <w:rsid w:val="00B60CA5"/>
    <w:rsid w:val="00B612EC"/>
    <w:rsid w:val="00B615FF"/>
    <w:rsid w:val="00B61A05"/>
    <w:rsid w:val="00B61D69"/>
    <w:rsid w:val="00B61DE3"/>
    <w:rsid w:val="00B61ECB"/>
    <w:rsid w:val="00B6219A"/>
    <w:rsid w:val="00B6267C"/>
    <w:rsid w:val="00B62C37"/>
    <w:rsid w:val="00B62E62"/>
    <w:rsid w:val="00B634AD"/>
    <w:rsid w:val="00B63B86"/>
    <w:rsid w:val="00B63EA8"/>
    <w:rsid w:val="00B65740"/>
    <w:rsid w:val="00B65A70"/>
    <w:rsid w:val="00B65AD1"/>
    <w:rsid w:val="00B65BF2"/>
    <w:rsid w:val="00B65DBD"/>
    <w:rsid w:val="00B6640D"/>
    <w:rsid w:val="00B67BAC"/>
    <w:rsid w:val="00B67DE9"/>
    <w:rsid w:val="00B71066"/>
    <w:rsid w:val="00B7164C"/>
    <w:rsid w:val="00B71F05"/>
    <w:rsid w:val="00B72697"/>
    <w:rsid w:val="00B732C2"/>
    <w:rsid w:val="00B735A3"/>
    <w:rsid w:val="00B735BE"/>
    <w:rsid w:val="00B7428C"/>
    <w:rsid w:val="00B7528B"/>
    <w:rsid w:val="00B75AB9"/>
    <w:rsid w:val="00B75D09"/>
    <w:rsid w:val="00B75E22"/>
    <w:rsid w:val="00B76046"/>
    <w:rsid w:val="00B76792"/>
    <w:rsid w:val="00B77467"/>
    <w:rsid w:val="00B77B0D"/>
    <w:rsid w:val="00B80338"/>
    <w:rsid w:val="00B80459"/>
    <w:rsid w:val="00B80B6C"/>
    <w:rsid w:val="00B80FEC"/>
    <w:rsid w:val="00B8112B"/>
    <w:rsid w:val="00B81849"/>
    <w:rsid w:val="00B81D25"/>
    <w:rsid w:val="00B82810"/>
    <w:rsid w:val="00B8347C"/>
    <w:rsid w:val="00B83754"/>
    <w:rsid w:val="00B84177"/>
    <w:rsid w:val="00B8538D"/>
    <w:rsid w:val="00B85DAF"/>
    <w:rsid w:val="00B85F9A"/>
    <w:rsid w:val="00B87567"/>
    <w:rsid w:val="00B900E5"/>
    <w:rsid w:val="00B90335"/>
    <w:rsid w:val="00B9087F"/>
    <w:rsid w:val="00B92591"/>
    <w:rsid w:val="00B92ADF"/>
    <w:rsid w:val="00B92DF1"/>
    <w:rsid w:val="00B92F6E"/>
    <w:rsid w:val="00B930E3"/>
    <w:rsid w:val="00B931CC"/>
    <w:rsid w:val="00B9343D"/>
    <w:rsid w:val="00B937CD"/>
    <w:rsid w:val="00B93B04"/>
    <w:rsid w:val="00B959A3"/>
    <w:rsid w:val="00B96497"/>
    <w:rsid w:val="00B96869"/>
    <w:rsid w:val="00B9728F"/>
    <w:rsid w:val="00B9758A"/>
    <w:rsid w:val="00B976C8"/>
    <w:rsid w:val="00BA11EC"/>
    <w:rsid w:val="00BA1346"/>
    <w:rsid w:val="00BA27E2"/>
    <w:rsid w:val="00BA3030"/>
    <w:rsid w:val="00BA32DE"/>
    <w:rsid w:val="00BA3516"/>
    <w:rsid w:val="00BA357A"/>
    <w:rsid w:val="00BA374F"/>
    <w:rsid w:val="00BA3920"/>
    <w:rsid w:val="00BA4753"/>
    <w:rsid w:val="00BA60FD"/>
    <w:rsid w:val="00BA647A"/>
    <w:rsid w:val="00BA6605"/>
    <w:rsid w:val="00BA7376"/>
    <w:rsid w:val="00BA78FB"/>
    <w:rsid w:val="00BA7DCE"/>
    <w:rsid w:val="00BB00C9"/>
    <w:rsid w:val="00BB066F"/>
    <w:rsid w:val="00BB1D6A"/>
    <w:rsid w:val="00BB23A2"/>
    <w:rsid w:val="00BB245C"/>
    <w:rsid w:val="00BB27C7"/>
    <w:rsid w:val="00BB2D40"/>
    <w:rsid w:val="00BB345B"/>
    <w:rsid w:val="00BB3D4D"/>
    <w:rsid w:val="00BB4097"/>
    <w:rsid w:val="00BB4675"/>
    <w:rsid w:val="00BB4AD5"/>
    <w:rsid w:val="00BB4D10"/>
    <w:rsid w:val="00BB4D9E"/>
    <w:rsid w:val="00BB539A"/>
    <w:rsid w:val="00BB570B"/>
    <w:rsid w:val="00BB57BA"/>
    <w:rsid w:val="00BB59B2"/>
    <w:rsid w:val="00BB59F4"/>
    <w:rsid w:val="00BB6796"/>
    <w:rsid w:val="00BB706D"/>
    <w:rsid w:val="00BB7697"/>
    <w:rsid w:val="00BC05C8"/>
    <w:rsid w:val="00BC0870"/>
    <w:rsid w:val="00BC0F63"/>
    <w:rsid w:val="00BC1C71"/>
    <w:rsid w:val="00BC20D5"/>
    <w:rsid w:val="00BC3CD6"/>
    <w:rsid w:val="00BC44E2"/>
    <w:rsid w:val="00BC5262"/>
    <w:rsid w:val="00BC5415"/>
    <w:rsid w:val="00BC5725"/>
    <w:rsid w:val="00BC5F3F"/>
    <w:rsid w:val="00BC65BD"/>
    <w:rsid w:val="00BC6B48"/>
    <w:rsid w:val="00BC7C40"/>
    <w:rsid w:val="00BD0659"/>
    <w:rsid w:val="00BD0663"/>
    <w:rsid w:val="00BD24AC"/>
    <w:rsid w:val="00BD25DF"/>
    <w:rsid w:val="00BD2905"/>
    <w:rsid w:val="00BD2DC1"/>
    <w:rsid w:val="00BD37A4"/>
    <w:rsid w:val="00BD3818"/>
    <w:rsid w:val="00BD3C3A"/>
    <w:rsid w:val="00BD4324"/>
    <w:rsid w:val="00BD55CA"/>
    <w:rsid w:val="00BD602D"/>
    <w:rsid w:val="00BD6690"/>
    <w:rsid w:val="00BE0BF1"/>
    <w:rsid w:val="00BE128C"/>
    <w:rsid w:val="00BE1971"/>
    <w:rsid w:val="00BE1AB9"/>
    <w:rsid w:val="00BE1D87"/>
    <w:rsid w:val="00BE24B9"/>
    <w:rsid w:val="00BE2F80"/>
    <w:rsid w:val="00BE375D"/>
    <w:rsid w:val="00BE3760"/>
    <w:rsid w:val="00BE4C1D"/>
    <w:rsid w:val="00BE51F3"/>
    <w:rsid w:val="00BE5FB6"/>
    <w:rsid w:val="00BE7289"/>
    <w:rsid w:val="00BE7C09"/>
    <w:rsid w:val="00BE7C64"/>
    <w:rsid w:val="00BE7DD6"/>
    <w:rsid w:val="00BF198A"/>
    <w:rsid w:val="00BF1D97"/>
    <w:rsid w:val="00BF1E30"/>
    <w:rsid w:val="00BF1E9D"/>
    <w:rsid w:val="00BF288B"/>
    <w:rsid w:val="00BF3405"/>
    <w:rsid w:val="00BF3E8F"/>
    <w:rsid w:val="00BF5E10"/>
    <w:rsid w:val="00BF6132"/>
    <w:rsid w:val="00BF6307"/>
    <w:rsid w:val="00BF710D"/>
    <w:rsid w:val="00BF76E0"/>
    <w:rsid w:val="00C0030D"/>
    <w:rsid w:val="00C01086"/>
    <w:rsid w:val="00C017B6"/>
    <w:rsid w:val="00C01C8E"/>
    <w:rsid w:val="00C01FE7"/>
    <w:rsid w:val="00C028A7"/>
    <w:rsid w:val="00C02BF5"/>
    <w:rsid w:val="00C0467B"/>
    <w:rsid w:val="00C046EC"/>
    <w:rsid w:val="00C04992"/>
    <w:rsid w:val="00C04CD1"/>
    <w:rsid w:val="00C04EBE"/>
    <w:rsid w:val="00C0503D"/>
    <w:rsid w:val="00C05094"/>
    <w:rsid w:val="00C0555F"/>
    <w:rsid w:val="00C0586A"/>
    <w:rsid w:val="00C06939"/>
    <w:rsid w:val="00C069D3"/>
    <w:rsid w:val="00C07CC9"/>
    <w:rsid w:val="00C10393"/>
    <w:rsid w:val="00C108A8"/>
    <w:rsid w:val="00C11F55"/>
    <w:rsid w:val="00C12684"/>
    <w:rsid w:val="00C13173"/>
    <w:rsid w:val="00C13665"/>
    <w:rsid w:val="00C139F5"/>
    <w:rsid w:val="00C140A5"/>
    <w:rsid w:val="00C143B1"/>
    <w:rsid w:val="00C14B2F"/>
    <w:rsid w:val="00C14C9B"/>
    <w:rsid w:val="00C1563B"/>
    <w:rsid w:val="00C15916"/>
    <w:rsid w:val="00C15DC8"/>
    <w:rsid w:val="00C1612F"/>
    <w:rsid w:val="00C17A36"/>
    <w:rsid w:val="00C201C5"/>
    <w:rsid w:val="00C211ED"/>
    <w:rsid w:val="00C21F08"/>
    <w:rsid w:val="00C228A9"/>
    <w:rsid w:val="00C22927"/>
    <w:rsid w:val="00C2301E"/>
    <w:rsid w:val="00C23237"/>
    <w:rsid w:val="00C24113"/>
    <w:rsid w:val="00C2476E"/>
    <w:rsid w:val="00C24779"/>
    <w:rsid w:val="00C24EDC"/>
    <w:rsid w:val="00C2529B"/>
    <w:rsid w:val="00C262DB"/>
    <w:rsid w:val="00C265F3"/>
    <w:rsid w:val="00C3017B"/>
    <w:rsid w:val="00C30927"/>
    <w:rsid w:val="00C3152A"/>
    <w:rsid w:val="00C316C5"/>
    <w:rsid w:val="00C32A9A"/>
    <w:rsid w:val="00C32CF9"/>
    <w:rsid w:val="00C348C3"/>
    <w:rsid w:val="00C34BD8"/>
    <w:rsid w:val="00C35300"/>
    <w:rsid w:val="00C355F3"/>
    <w:rsid w:val="00C3675E"/>
    <w:rsid w:val="00C3679A"/>
    <w:rsid w:val="00C36BB3"/>
    <w:rsid w:val="00C36CCB"/>
    <w:rsid w:val="00C372FB"/>
    <w:rsid w:val="00C3758E"/>
    <w:rsid w:val="00C37AE1"/>
    <w:rsid w:val="00C37B68"/>
    <w:rsid w:val="00C37E9F"/>
    <w:rsid w:val="00C40CB1"/>
    <w:rsid w:val="00C41049"/>
    <w:rsid w:val="00C41311"/>
    <w:rsid w:val="00C4132D"/>
    <w:rsid w:val="00C42A55"/>
    <w:rsid w:val="00C43071"/>
    <w:rsid w:val="00C43432"/>
    <w:rsid w:val="00C4374C"/>
    <w:rsid w:val="00C43B13"/>
    <w:rsid w:val="00C43B2E"/>
    <w:rsid w:val="00C43CC3"/>
    <w:rsid w:val="00C43FAC"/>
    <w:rsid w:val="00C45297"/>
    <w:rsid w:val="00C456BC"/>
    <w:rsid w:val="00C45846"/>
    <w:rsid w:val="00C47431"/>
    <w:rsid w:val="00C475D7"/>
    <w:rsid w:val="00C504FD"/>
    <w:rsid w:val="00C5091C"/>
    <w:rsid w:val="00C50B68"/>
    <w:rsid w:val="00C5117D"/>
    <w:rsid w:val="00C514D5"/>
    <w:rsid w:val="00C51610"/>
    <w:rsid w:val="00C52D1C"/>
    <w:rsid w:val="00C548AD"/>
    <w:rsid w:val="00C5491B"/>
    <w:rsid w:val="00C55365"/>
    <w:rsid w:val="00C557B0"/>
    <w:rsid w:val="00C558C4"/>
    <w:rsid w:val="00C558D7"/>
    <w:rsid w:val="00C561C2"/>
    <w:rsid w:val="00C56798"/>
    <w:rsid w:val="00C56C06"/>
    <w:rsid w:val="00C57E6A"/>
    <w:rsid w:val="00C57F3C"/>
    <w:rsid w:val="00C601C1"/>
    <w:rsid w:val="00C60E93"/>
    <w:rsid w:val="00C6241A"/>
    <w:rsid w:val="00C627BB"/>
    <w:rsid w:val="00C631D0"/>
    <w:rsid w:val="00C6590C"/>
    <w:rsid w:val="00C65995"/>
    <w:rsid w:val="00C66DCE"/>
    <w:rsid w:val="00C7064E"/>
    <w:rsid w:val="00C70946"/>
    <w:rsid w:val="00C70E39"/>
    <w:rsid w:val="00C71A50"/>
    <w:rsid w:val="00C71E63"/>
    <w:rsid w:val="00C72B71"/>
    <w:rsid w:val="00C73524"/>
    <w:rsid w:val="00C738AC"/>
    <w:rsid w:val="00C73929"/>
    <w:rsid w:val="00C73D20"/>
    <w:rsid w:val="00C74D06"/>
    <w:rsid w:val="00C7517F"/>
    <w:rsid w:val="00C75BE8"/>
    <w:rsid w:val="00C75E5C"/>
    <w:rsid w:val="00C76955"/>
    <w:rsid w:val="00C76B13"/>
    <w:rsid w:val="00C76CA5"/>
    <w:rsid w:val="00C76D78"/>
    <w:rsid w:val="00C770DD"/>
    <w:rsid w:val="00C77910"/>
    <w:rsid w:val="00C80788"/>
    <w:rsid w:val="00C81075"/>
    <w:rsid w:val="00C81855"/>
    <w:rsid w:val="00C8227E"/>
    <w:rsid w:val="00C8245D"/>
    <w:rsid w:val="00C83F39"/>
    <w:rsid w:val="00C84B49"/>
    <w:rsid w:val="00C84E08"/>
    <w:rsid w:val="00C857CB"/>
    <w:rsid w:val="00C85971"/>
    <w:rsid w:val="00C8641A"/>
    <w:rsid w:val="00C864E1"/>
    <w:rsid w:val="00C873C9"/>
    <w:rsid w:val="00C90185"/>
    <w:rsid w:val="00C905AA"/>
    <w:rsid w:val="00C912AB"/>
    <w:rsid w:val="00C91E5F"/>
    <w:rsid w:val="00C9321F"/>
    <w:rsid w:val="00C93624"/>
    <w:rsid w:val="00C93854"/>
    <w:rsid w:val="00C943E7"/>
    <w:rsid w:val="00C9489F"/>
    <w:rsid w:val="00C94A41"/>
    <w:rsid w:val="00C950B6"/>
    <w:rsid w:val="00C9590E"/>
    <w:rsid w:val="00C959EA"/>
    <w:rsid w:val="00C9719F"/>
    <w:rsid w:val="00C978DA"/>
    <w:rsid w:val="00CA00A0"/>
    <w:rsid w:val="00CA0846"/>
    <w:rsid w:val="00CA1867"/>
    <w:rsid w:val="00CA1CE5"/>
    <w:rsid w:val="00CA1FA6"/>
    <w:rsid w:val="00CA2A10"/>
    <w:rsid w:val="00CA3152"/>
    <w:rsid w:val="00CA3798"/>
    <w:rsid w:val="00CA493F"/>
    <w:rsid w:val="00CA4E10"/>
    <w:rsid w:val="00CA4E5A"/>
    <w:rsid w:val="00CA5468"/>
    <w:rsid w:val="00CA5919"/>
    <w:rsid w:val="00CA6014"/>
    <w:rsid w:val="00CA618D"/>
    <w:rsid w:val="00CA6A49"/>
    <w:rsid w:val="00CA6B58"/>
    <w:rsid w:val="00CB004B"/>
    <w:rsid w:val="00CB0095"/>
    <w:rsid w:val="00CB0D0E"/>
    <w:rsid w:val="00CB13CF"/>
    <w:rsid w:val="00CB1401"/>
    <w:rsid w:val="00CB238D"/>
    <w:rsid w:val="00CB3E29"/>
    <w:rsid w:val="00CB3F6E"/>
    <w:rsid w:val="00CB4FB1"/>
    <w:rsid w:val="00CB5344"/>
    <w:rsid w:val="00CB5D8A"/>
    <w:rsid w:val="00CB5DC3"/>
    <w:rsid w:val="00CB66A6"/>
    <w:rsid w:val="00CB6DBF"/>
    <w:rsid w:val="00CB71C5"/>
    <w:rsid w:val="00CC0AAF"/>
    <w:rsid w:val="00CC24A7"/>
    <w:rsid w:val="00CC2A18"/>
    <w:rsid w:val="00CC39D0"/>
    <w:rsid w:val="00CC3ACD"/>
    <w:rsid w:val="00CC5759"/>
    <w:rsid w:val="00CC58C6"/>
    <w:rsid w:val="00CC58E2"/>
    <w:rsid w:val="00CC5FC2"/>
    <w:rsid w:val="00CC614A"/>
    <w:rsid w:val="00CC719D"/>
    <w:rsid w:val="00CC759D"/>
    <w:rsid w:val="00CC7EFE"/>
    <w:rsid w:val="00CD01E0"/>
    <w:rsid w:val="00CD09EC"/>
    <w:rsid w:val="00CD0E5B"/>
    <w:rsid w:val="00CD1541"/>
    <w:rsid w:val="00CD19F6"/>
    <w:rsid w:val="00CD1E9F"/>
    <w:rsid w:val="00CD2A66"/>
    <w:rsid w:val="00CD36B9"/>
    <w:rsid w:val="00CD40CB"/>
    <w:rsid w:val="00CD495F"/>
    <w:rsid w:val="00CD512C"/>
    <w:rsid w:val="00CD5214"/>
    <w:rsid w:val="00CD5C78"/>
    <w:rsid w:val="00CD6828"/>
    <w:rsid w:val="00CD714D"/>
    <w:rsid w:val="00CD73EE"/>
    <w:rsid w:val="00CD7B91"/>
    <w:rsid w:val="00CE052A"/>
    <w:rsid w:val="00CE08FD"/>
    <w:rsid w:val="00CE0D51"/>
    <w:rsid w:val="00CE0EC2"/>
    <w:rsid w:val="00CE119B"/>
    <w:rsid w:val="00CE2093"/>
    <w:rsid w:val="00CE283D"/>
    <w:rsid w:val="00CE2C72"/>
    <w:rsid w:val="00CE30C4"/>
    <w:rsid w:val="00CE3DAD"/>
    <w:rsid w:val="00CE433E"/>
    <w:rsid w:val="00CE4931"/>
    <w:rsid w:val="00CE4A73"/>
    <w:rsid w:val="00CE5E37"/>
    <w:rsid w:val="00CE6F57"/>
    <w:rsid w:val="00CE70EB"/>
    <w:rsid w:val="00CE71F3"/>
    <w:rsid w:val="00CE7686"/>
    <w:rsid w:val="00CE7CEE"/>
    <w:rsid w:val="00CF0305"/>
    <w:rsid w:val="00CF0B3F"/>
    <w:rsid w:val="00CF0CDA"/>
    <w:rsid w:val="00CF0E99"/>
    <w:rsid w:val="00CF0F31"/>
    <w:rsid w:val="00CF12D5"/>
    <w:rsid w:val="00CF12DA"/>
    <w:rsid w:val="00CF1775"/>
    <w:rsid w:val="00CF24C1"/>
    <w:rsid w:val="00CF25F0"/>
    <w:rsid w:val="00CF35BC"/>
    <w:rsid w:val="00CF380E"/>
    <w:rsid w:val="00CF3CDA"/>
    <w:rsid w:val="00CF5127"/>
    <w:rsid w:val="00CF58BF"/>
    <w:rsid w:val="00CF58EC"/>
    <w:rsid w:val="00CF5B63"/>
    <w:rsid w:val="00CF5BB9"/>
    <w:rsid w:val="00CF5C66"/>
    <w:rsid w:val="00CF648E"/>
    <w:rsid w:val="00CF679D"/>
    <w:rsid w:val="00CF6FFD"/>
    <w:rsid w:val="00CF78F3"/>
    <w:rsid w:val="00CF7E20"/>
    <w:rsid w:val="00D00130"/>
    <w:rsid w:val="00D001C3"/>
    <w:rsid w:val="00D00AA3"/>
    <w:rsid w:val="00D01504"/>
    <w:rsid w:val="00D018EB"/>
    <w:rsid w:val="00D023A5"/>
    <w:rsid w:val="00D024A0"/>
    <w:rsid w:val="00D03365"/>
    <w:rsid w:val="00D035CF"/>
    <w:rsid w:val="00D0393D"/>
    <w:rsid w:val="00D03E8B"/>
    <w:rsid w:val="00D04530"/>
    <w:rsid w:val="00D04CF4"/>
    <w:rsid w:val="00D05894"/>
    <w:rsid w:val="00D05AD3"/>
    <w:rsid w:val="00D06755"/>
    <w:rsid w:val="00D078B0"/>
    <w:rsid w:val="00D07F41"/>
    <w:rsid w:val="00D104E3"/>
    <w:rsid w:val="00D1074C"/>
    <w:rsid w:val="00D11084"/>
    <w:rsid w:val="00D1126B"/>
    <w:rsid w:val="00D112A9"/>
    <w:rsid w:val="00D11378"/>
    <w:rsid w:val="00D1191D"/>
    <w:rsid w:val="00D11C82"/>
    <w:rsid w:val="00D12023"/>
    <w:rsid w:val="00D120E1"/>
    <w:rsid w:val="00D1283E"/>
    <w:rsid w:val="00D1293B"/>
    <w:rsid w:val="00D12940"/>
    <w:rsid w:val="00D12B4B"/>
    <w:rsid w:val="00D12FE1"/>
    <w:rsid w:val="00D13810"/>
    <w:rsid w:val="00D1382B"/>
    <w:rsid w:val="00D140D3"/>
    <w:rsid w:val="00D14595"/>
    <w:rsid w:val="00D146D5"/>
    <w:rsid w:val="00D1472C"/>
    <w:rsid w:val="00D1482C"/>
    <w:rsid w:val="00D1584D"/>
    <w:rsid w:val="00D15EB6"/>
    <w:rsid w:val="00D16413"/>
    <w:rsid w:val="00D16EC2"/>
    <w:rsid w:val="00D179DF"/>
    <w:rsid w:val="00D216AF"/>
    <w:rsid w:val="00D21847"/>
    <w:rsid w:val="00D218F9"/>
    <w:rsid w:val="00D21D42"/>
    <w:rsid w:val="00D221B3"/>
    <w:rsid w:val="00D22454"/>
    <w:rsid w:val="00D22707"/>
    <w:rsid w:val="00D2381E"/>
    <w:rsid w:val="00D24412"/>
    <w:rsid w:val="00D24DEB"/>
    <w:rsid w:val="00D255DB"/>
    <w:rsid w:val="00D2607F"/>
    <w:rsid w:val="00D26174"/>
    <w:rsid w:val="00D26714"/>
    <w:rsid w:val="00D26991"/>
    <w:rsid w:val="00D305EA"/>
    <w:rsid w:val="00D30E30"/>
    <w:rsid w:val="00D31099"/>
    <w:rsid w:val="00D31C43"/>
    <w:rsid w:val="00D3265E"/>
    <w:rsid w:val="00D330A7"/>
    <w:rsid w:val="00D333AB"/>
    <w:rsid w:val="00D357F2"/>
    <w:rsid w:val="00D368BE"/>
    <w:rsid w:val="00D36F92"/>
    <w:rsid w:val="00D373D5"/>
    <w:rsid w:val="00D376A5"/>
    <w:rsid w:val="00D3770A"/>
    <w:rsid w:val="00D401FF"/>
    <w:rsid w:val="00D4270A"/>
    <w:rsid w:val="00D4357F"/>
    <w:rsid w:val="00D4456D"/>
    <w:rsid w:val="00D4477F"/>
    <w:rsid w:val="00D45C12"/>
    <w:rsid w:val="00D4626F"/>
    <w:rsid w:val="00D462C3"/>
    <w:rsid w:val="00D47F29"/>
    <w:rsid w:val="00D47F40"/>
    <w:rsid w:val="00D508E7"/>
    <w:rsid w:val="00D5091D"/>
    <w:rsid w:val="00D50E96"/>
    <w:rsid w:val="00D51615"/>
    <w:rsid w:val="00D51C3B"/>
    <w:rsid w:val="00D51FC7"/>
    <w:rsid w:val="00D52516"/>
    <w:rsid w:val="00D52AFD"/>
    <w:rsid w:val="00D5304F"/>
    <w:rsid w:val="00D5336E"/>
    <w:rsid w:val="00D53B34"/>
    <w:rsid w:val="00D53BF9"/>
    <w:rsid w:val="00D54889"/>
    <w:rsid w:val="00D548EE"/>
    <w:rsid w:val="00D551C2"/>
    <w:rsid w:val="00D56CAE"/>
    <w:rsid w:val="00D576E0"/>
    <w:rsid w:val="00D57A0D"/>
    <w:rsid w:val="00D6072A"/>
    <w:rsid w:val="00D60A84"/>
    <w:rsid w:val="00D60BD8"/>
    <w:rsid w:val="00D61D97"/>
    <w:rsid w:val="00D62DA4"/>
    <w:rsid w:val="00D62E90"/>
    <w:rsid w:val="00D63ADA"/>
    <w:rsid w:val="00D63BB5"/>
    <w:rsid w:val="00D6402B"/>
    <w:rsid w:val="00D64686"/>
    <w:rsid w:val="00D650FA"/>
    <w:rsid w:val="00D651ED"/>
    <w:rsid w:val="00D65573"/>
    <w:rsid w:val="00D6593E"/>
    <w:rsid w:val="00D65F85"/>
    <w:rsid w:val="00D66102"/>
    <w:rsid w:val="00D6650B"/>
    <w:rsid w:val="00D668C7"/>
    <w:rsid w:val="00D66DE5"/>
    <w:rsid w:val="00D70170"/>
    <w:rsid w:val="00D70D82"/>
    <w:rsid w:val="00D70F52"/>
    <w:rsid w:val="00D71122"/>
    <w:rsid w:val="00D71BE5"/>
    <w:rsid w:val="00D72097"/>
    <w:rsid w:val="00D72970"/>
    <w:rsid w:val="00D72A12"/>
    <w:rsid w:val="00D739FC"/>
    <w:rsid w:val="00D73C41"/>
    <w:rsid w:val="00D74246"/>
    <w:rsid w:val="00D74556"/>
    <w:rsid w:val="00D7455D"/>
    <w:rsid w:val="00D752C3"/>
    <w:rsid w:val="00D7574F"/>
    <w:rsid w:val="00D763CA"/>
    <w:rsid w:val="00D77C96"/>
    <w:rsid w:val="00D80367"/>
    <w:rsid w:val="00D80B9F"/>
    <w:rsid w:val="00D81131"/>
    <w:rsid w:val="00D81AE1"/>
    <w:rsid w:val="00D81C3B"/>
    <w:rsid w:val="00D827DD"/>
    <w:rsid w:val="00D82C41"/>
    <w:rsid w:val="00D82CDA"/>
    <w:rsid w:val="00D8361E"/>
    <w:rsid w:val="00D83CB6"/>
    <w:rsid w:val="00D83DC4"/>
    <w:rsid w:val="00D84015"/>
    <w:rsid w:val="00D84085"/>
    <w:rsid w:val="00D84819"/>
    <w:rsid w:val="00D84B9B"/>
    <w:rsid w:val="00D86022"/>
    <w:rsid w:val="00D86925"/>
    <w:rsid w:val="00D86A9C"/>
    <w:rsid w:val="00D86BBB"/>
    <w:rsid w:val="00D875E8"/>
    <w:rsid w:val="00D87E80"/>
    <w:rsid w:val="00D900CE"/>
    <w:rsid w:val="00D90691"/>
    <w:rsid w:val="00D91605"/>
    <w:rsid w:val="00D9180B"/>
    <w:rsid w:val="00D931DD"/>
    <w:rsid w:val="00D9416B"/>
    <w:rsid w:val="00D9545B"/>
    <w:rsid w:val="00D9584B"/>
    <w:rsid w:val="00D95D4D"/>
    <w:rsid w:val="00D96A96"/>
    <w:rsid w:val="00D96FCF"/>
    <w:rsid w:val="00D97199"/>
    <w:rsid w:val="00D97BFD"/>
    <w:rsid w:val="00DA06E9"/>
    <w:rsid w:val="00DA1866"/>
    <w:rsid w:val="00DA1CB5"/>
    <w:rsid w:val="00DA21EA"/>
    <w:rsid w:val="00DA24A4"/>
    <w:rsid w:val="00DA265B"/>
    <w:rsid w:val="00DA2691"/>
    <w:rsid w:val="00DA271C"/>
    <w:rsid w:val="00DA2731"/>
    <w:rsid w:val="00DA28C8"/>
    <w:rsid w:val="00DA420E"/>
    <w:rsid w:val="00DA49D7"/>
    <w:rsid w:val="00DA54BC"/>
    <w:rsid w:val="00DA589D"/>
    <w:rsid w:val="00DA58C0"/>
    <w:rsid w:val="00DA5B4D"/>
    <w:rsid w:val="00DA6F9D"/>
    <w:rsid w:val="00DA7CD3"/>
    <w:rsid w:val="00DB03E7"/>
    <w:rsid w:val="00DB083E"/>
    <w:rsid w:val="00DB12D4"/>
    <w:rsid w:val="00DB19DC"/>
    <w:rsid w:val="00DB1D1B"/>
    <w:rsid w:val="00DB2076"/>
    <w:rsid w:val="00DB2D30"/>
    <w:rsid w:val="00DB31C8"/>
    <w:rsid w:val="00DB325B"/>
    <w:rsid w:val="00DB43B5"/>
    <w:rsid w:val="00DB46C7"/>
    <w:rsid w:val="00DB4EEC"/>
    <w:rsid w:val="00DB5842"/>
    <w:rsid w:val="00DB6766"/>
    <w:rsid w:val="00DB7225"/>
    <w:rsid w:val="00DB76A5"/>
    <w:rsid w:val="00DB7FD7"/>
    <w:rsid w:val="00DC0ED3"/>
    <w:rsid w:val="00DC1356"/>
    <w:rsid w:val="00DC1B18"/>
    <w:rsid w:val="00DC23CE"/>
    <w:rsid w:val="00DC25C1"/>
    <w:rsid w:val="00DC2C36"/>
    <w:rsid w:val="00DC3A36"/>
    <w:rsid w:val="00DC4342"/>
    <w:rsid w:val="00DC5B1A"/>
    <w:rsid w:val="00DC5BFB"/>
    <w:rsid w:val="00DC6728"/>
    <w:rsid w:val="00DC74EA"/>
    <w:rsid w:val="00DC7B42"/>
    <w:rsid w:val="00DD11FA"/>
    <w:rsid w:val="00DD1C4D"/>
    <w:rsid w:val="00DD1FEF"/>
    <w:rsid w:val="00DD2317"/>
    <w:rsid w:val="00DD2790"/>
    <w:rsid w:val="00DD2DF8"/>
    <w:rsid w:val="00DD2EF2"/>
    <w:rsid w:val="00DD3494"/>
    <w:rsid w:val="00DD58CC"/>
    <w:rsid w:val="00DD6405"/>
    <w:rsid w:val="00DD65E2"/>
    <w:rsid w:val="00DD6EC5"/>
    <w:rsid w:val="00DD72CF"/>
    <w:rsid w:val="00DE07BB"/>
    <w:rsid w:val="00DE1316"/>
    <w:rsid w:val="00DE15C1"/>
    <w:rsid w:val="00DE1FDB"/>
    <w:rsid w:val="00DE2170"/>
    <w:rsid w:val="00DE35F8"/>
    <w:rsid w:val="00DE3851"/>
    <w:rsid w:val="00DE3CB1"/>
    <w:rsid w:val="00DE4803"/>
    <w:rsid w:val="00DE4A9E"/>
    <w:rsid w:val="00DE4F38"/>
    <w:rsid w:val="00DE507D"/>
    <w:rsid w:val="00DE5080"/>
    <w:rsid w:val="00DE5C6F"/>
    <w:rsid w:val="00DE6484"/>
    <w:rsid w:val="00DE6528"/>
    <w:rsid w:val="00DE7C11"/>
    <w:rsid w:val="00DF07FD"/>
    <w:rsid w:val="00DF081E"/>
    <w:rsid w:val="00DF2B22"/>
    <w:rsid w:val="00DF2B9A"/>
    <w:rsid w:val="00DF2C6D"/>
    <w:rsid w:val="00DF2FAB"/>
    <w:rsid w:val="00DF3B07"/>
    <w:rsid w:val="00DF51A8"/>
    <w:rsid w:val="00DF5D06"/>
    <w:rsid w:val="00DF5EEF"/>
    <w:rsid w:val="00DF7140"/>
    <w:rsid w:val="00DF73EA"/>
    <w:rsid w:val="00E00C53"/>
    <w:rsid w:val="00E012AF"/>
    <w:rsid w:val="00E0172E"/>
    <w:rsid w:val="00E02819"/>
    <w:rsid w:val="00E0295E"/>
    <w:rsid w:val="00E030BB"/>
    <w:rsid w:val="00E03348"/>
    <w:rsid w:val="00E039D9"/>
    <w:rsid w:val="00E0486B"/>
    <w:rsid w:val="00E05F73"/>
    <w:rsid w:val="00E06142"/>
    <w:rsid w:val="00E06F88"/>
    <w:rsid w:val="00E073DA"/>
    <w:rsid w:val="00E07B58"/>
    <w:rsid w:val="00E102EF"/>
    <w:rsid w:val="00E10C9D"/>
    <w:rsid w:val="00E10DAA"/>
    <w:rsid w:val="00E11752"/>
    <w:rsid w:val="00E117CB"/>
    <w:rsid w:val="00E11DC6"/>
    <w:rsid w:val="00E120C5"/>
    <w:rsid w:val="00E1233E"/>
    <w:rsid w:val="00E129E1"/>
    <w:rsid w:val="00E15293"/>
    <w:rsid w:val="00E155A6"/>
    <w:rsid w:val="00E15B2C"/>
    <w:rsid w:val="00E15BDE"/>
    <w:rsid w:val="00E15FF8"/>
    <w:rsid w:val="00E16143"/>
    <w:rsid w:val="00E169B6"/>
    <w:rsid w:val="00E17DCD"/>
    <w:rsid w:val="00E206F8"/>
    <w:rsid w:val="00E209E1"/>
    <w:rsid w:val="00E21359"/>
    <w:rsid w:val="00E21525"/>
    <w:rsid w:val="00E215EB"/>
    <w:rsid w:val="00E21E36"/>
    <w:rsid w:val="00E226DB"/>
    <w:rsid w:val="00E22CC3"/>
    <w:rsid w:val="00E23106"/>
    <w:rsid w:val="00E2392A"/>
    <w:rsid w:val="00E23B78"/>
    <w:rsid w:val="00E23C80"/>
    <w:rsid w:val="00E23F61"/>
    <w:rsid w:val="00E246A1"/>
    <w:rsid w:val="00E25332"/>
    <w:rsid w:val="00E254A5"/>
    <w:rsid w:val="00E26AC9"/>
    <w:rsid w:val="00E26E3F"/>
    <w:rsid w:val="00E30128"/>
    <w:rsid w:val="00E303B3"/>
    <w:rsid w:val="00E30FE5"/>
    <w:rsid w:val="00E31FD3"/>
    <w:rsid w:val="00E31FDA"/>
    <w:rsid w:val="00E32090"/>
    <w:rsid w:val="00E3231E"/>
    <w:rsid w:val="00E32445"/>
    <w:rsid w:val="00E32906"/>
    <w:rsid w:val="00E34A0D"/>
    <w:rsid w:val="00E34C3E"/>
    <w:rsid w:val="00E368D0"/>
    <w:rsid w:val="00E37214"/>
    <w:rsid w:val="00E37D73"/>
    <w:rsid w:val="00E37E2C"/>
    <w:rsid w:val="00E37EEF"/>
    <w:rsid w:val="00E40606"/>
    <w:rsid w:val="00E408C1"/>
    <w:rsid w:val="00E4118C"/>
    <w:rsid w:val="00E4123E"/>
    <w:rsid w:val="00E41243"/>
    <w:rsid w:val="00E41C9C"/>
    <w:rsid w:val="00E42206"/>
    <w:rsid w:val="00E42635"/>
    <w:rsid w:val="00E42B97"/>
    <w:rsid w:val="00E43A37"/>
    <w:rsid w:val="00E43CE0"/>
    <w:rsid w:val="00E446EB"/>
    <w:rsid w:val="00E4471E"/>
    <w:rsid w:val="00E44AF7"/>
    <w:rsid w:val="00E44DCA"/>
    <w:rsid w:val="00E45662"/>
    <w:rsid w:val="00E45955"/>
    <w:rsid w:val="00E463E2"/>
    <w:rsid w:val="00E46A48"/>
    <w:rsid w:val="00E46C79"/>
    <w:rsid w:val="00E46DDF"/>
    <w:rsid w:val="00E50A8D"/>
    <w:rsid w:val="00E50C46"/>
    <w:rsid w:val="00E5133C"/>
    <w:rsid w:val="00E5284A"/>
    <w:rsid w:val="00E528F5"/>
    <w:rsid w:val="00E52DC9"/>
    <w:rsid w:val="00E5337A"/>
    <w:rsid w:val="00E5352D"/>
    <w:rsid w:val="00E537DE"/>
    <w:rsid w:val="00E53F26"/>
    <w:rsid w:val="00E557F5"/>
    <w:rsid w:val="00E5745A"/>
    <w:rsid w:val="00E57FB7"/>
    <w:rsid w:val="00E602E1"/>
    <w:rsid w:val="00E606B1"/>
    <w:rsid w:val="00E61359"/>
    <w:rsid w:val="00E61D7D"/>
    <w:rsid w:val="00E636D3"/>
    <w:rsid w:val="00E63892"/>
    <w:rsid w:val="00E63C22"/>
    <w:rsid w:val="00E64E5D"/>
    <w:rsid w:val="00E64F98"/>
    <w:rsid w:val="00E660BB"/>
    <w:rsid w:val="00E66DCC"/>
    <w:rsid w:val="00E6731B"/>
    <w:rsid w:val="00E67837"/>
    <w:rsid w:val="00E67906"/>
    <w:rsid w:val="00E6795D"/>
    <w:rsid w:val="00E67CEA"/>
    <w:rsid w:val="00E67D37"/>
    <w:rsid w:val="00E71AA6"/>
    <w:rsid w:val="00E71BCB"/>
    <w:rsid w:val="00E72237"/>
    <w:rsid w:val="00E72719"/>
    <w:rsid w:val="00E728AF"/>
    <w:rsid w:val="00E72C75"/>
    <w:rsid w:val="00E72E13"/>
    <w:rsid w:val="00E7315B"/>
    <w:rsid w:val="00E731EF"/>
    <w:rsid w:val="00E7429A"/>
    <w:rsid w:val="00E74BF1"/>
    <w:rsid w:val="00E75121"/>
    <w:rsid w:val="00E754E5"/>
    <w:rsid w:val="00E75C50"/>
    <w:rsid w:val="00E75FBF"/>
    <w:rsid w:val="00E761A4"/>
    <w:rsid w:val="00E76584"/>
    <w:rsid w:val="00E76C88"/>
    <w:rsid w:val="00E77650"/>
    <w:rsid w:val="00E776A0"/>
    <w:rsid w:val="00E776D8"/>
    <w:rsid w:val="00E77EC8"/>
    <w:rsid w:val="00E80042"/>
    <w:rsid w:val="00E80480"/>
    <w:rsid w:val="00E80783"/>
    <w:rsid w:val="00E80D6A"/>
    <w:rsid w:val="00E81450"/>
    <w:rsid w:val="00E8170D"/>
    <w:rsid w:val="00E82738"/>
    <w:rsid w:val="00E82C29"/>
    <w:rsid w:val="00E82C86"/>
    <w:rsid w:val="00E82FFA"/>
    <w:rsid w:val="00E834F1"/>
    <w:rsid w:val="00E8362A"/>
    <w:rsid w:val="00E83797"/>
    <w:rsid w:val="00E83B27"/>
    <w:rsid w:val="00E83BC7"/>
    <w:rsid w:val="00E84997"/>
    <w:rsid w:val="00E85493"/>
    <w:rsid w:val="00E86E82"/>
    <w:rsid w:val="00E87260"/>
    <w:rsid w:val="00E87A64"/>
    <w:rsid w:val="00E9092F"/>
    <w:rsid w:val="00E90F12"/>
    <w:rsid w:val="00E9104C"/>
    <w:rsid w:val="00E9193F"/>
    <w:rsid w:val="00E91B8E"/>
    <w:rsid w:val="00E91C20"/>
    <w:rsid w:val="00E91DF1"/>
    <w:rsid w:val="00E928AD"/>
    <w:rsid w:val="00E930B9"/>
    <w:rsid w:val="00E9326F"/>
    <w:rsid w:val="00E93616"/>
    <w:rsid w:val="00E93D10"/>
    <w:rsid w:val="00E93DF9"/>
    <w:rsid w:val="00E946B9"/>
    <w:rsid w:val="00E94D70"/>
    <w:rsid w:val="00E95728"/>
    <w:rsid w:val="00E959D9"/>
    <w:rsid w:val="00E95F0C"/>
    <w:rsid w:val="00E95F73"/>
    <w:rsid w:val="00E96090"/>
    <w:rsid w:val="00E966DC"/>
    <w:rsid w:val="00E967F8"/>
    <w:rsid w:val="00E9735F"/>
    <w:rsid w:val="00E97511"/>
    <w:rsid w:val="00E97632"/>
    <w:rsid w:val="00E976EA"/>
    <w:rsid w:val="00E97747"/>
    <w:rsid w:val="00EA08B6"/>
    <w:rsid w:val="00EA0E2D"/>
    <w:rsid w:val="00EA11DB"/>
    <w:rsid w:val="00EA2C5D"/>
    <w:rsid w:val="00EA30A7"/>
    <w:rsid w:val="00EA46B8"/>
    <w:rsid w:val="00EA49CA"/>
    <w:rsid w:val="00EA5284"/>
    <w:rsid w:val="00EA6225"/>
    <w:rsid w:val="00EA6900"/>
    <w:rsid w:val="00EA6A6F"/>
    <w:rsid w:val="00EA6CC1"/>
    <w:rsid w:val="00EA7292"/>
    <w:rsid w:val="00EA7526"/>
    <w:rsid w:val="00EA7A4C"/>
    <w:rsid w:val="00EB0302"/>
    <w:rsid w:val="00EB297D"/>
    <w:rsid w:val="00EB2D15"/>
    <w:rsid w:val="00EB332B"/>
    <w:rsid w:val="00EB47AB"/>
    <w:rsid w:val="00EB4CE8"/>
    <w:rsid w:val="00EB4F3D"/>
    <w:rsid w:val="00EB504E"/>
    <w:rsid w:val="00EB5809"/>
    <w:rsid w:val="00EB60BE"/>
    <w:rsid w:val="00EB666B"/>
    <w:rsid w:val="00EB6A89"/>
    <w:rsid w:val="00EB6D1C"/>
    <w:rsid w:val="00EB711C"/>
    <w:rsid w:val="00EB7B05"/>
    <w:rsid w:val="00EC0823"/>
    <w:rsid w:val="00EC20E9"/>
    <w:rsid w:val="00EC329D"/>
    <w:rsid w:val="00EC4CCA"/>
    <w:rsid w:val="00EC52F0"/>
    <w:rsid w:val="00EC5605"/>
    <w:rsid w:val="00EC6519"/>
    <w:rsid w:val="00EC7180"/>
    <w:rsid w:val="00EC73F3"/>
    <w:rsid w:val="00ED00D9"/>
    <w:rsid w:val="00ED054B"/>
    <w:rsid w:val="00ED0765"/>
    <w:rsid w:val="00ED1186"/>
    <w:rsid w:val="00ED12E8"/>
    <w:rsid w:val="00ED266E"/>
    <w:rsid w:val="00ED2968"/>
    <w:rsid w:val="00ED3277"/>
    <w:rsid w:val="00ED362F"/>
    <w:rsid w:val="00ED4077"/>
    <w:rsid w:val="00ED44CD"/>
    <w:rsid w:val="00ED4825"/>
    <w:rsid w:val="00ED4D33"/>
    <w:rsid w:val="00ED66F8"/>
    <w:rsid w:val="00ED6AC3"/>
    <w:rsid w:val="00ED703F"/>
    <w:rsid w:val="00ED7D8E"/>
    <w:rsid w:val="00EE0800"/>
    <w:rsid w:val="00EE0FE3"/>
    <w:rsid w:val="00EE2584"/>
    <w:rsid w:val="00EE2F4E"/>
    <w:rsid w:val="00EE3A1B"/>
    <w:rsid w:val="00EE3E8F"/>
    <w:rsid w:val="00EE4257"/>
    <w:rsid w:val="00EE510C"/>
    <w:rsid w:val="00EE7CF5"/>
    <w:rsid w:val="00EE7E4D"/>
    <w:rsid w:val="00EF0064"/>
    <w:rsid w:val="00EF0FA8"/>
    <w:rsid w:val="00EF11FC"/>
    <w:rsid w:val="00EF1C16"/>
    <w:rsid w:val="00EF1DC0"/>
    <w:rsid w:val="00EF224E"/>
    <w:rsid w:val="00EF257A"/>
    <w:rsid w:val="00EF2C54"/>
    <w:rsid w:val="00EF2C7F"/>
    <w:rsid w:val="00EF3023"/>
    <w:rsid w:val="00EF340C"/>
    <w:rsid w:val="00EF358D"/>
    <w:rsid w:val="00EF4F10"/>
    <w:rsid w:val="00EF4F3B"/>
    <w:rsid w:val="00EF5911"/>
    <w:rsid w:val="00EF5AFF"/>
    <w:rsid w:val="00EF60F9"/>
    <w:rsid w:val="00EF65CB"/>
    <w:rsid w:val="00EF6CE9"/>
    <w:rsid w:val="00EF764F"/>
    <w:rsid w:val="00F0065F"/>
    <w:rsid w:val="00F00A98"/>
    <w:rsid w:val="00F00F1E"/>
    <w:rsid w:val="00F00FDD"/>
    <w:rsid w:val="00F025F5"/>
    <w:rsid w:val="00F02B51"/>
    <w:rsid w:val="00F035F2"/>
    <w:rsid w:val="00F03A2E"/>
    <w:rsid w:val="00F03D1E"/>
    <w:rsid w:val="00F0437F"/>
    <w:rsid w:val="00F04CD8"/>
    <w:rsid w:val="00F05E46"/>
    <w:rsid w:val="00F061DC"/>
    <w:rsid w:val="00F06F19"/>
    <w:rsid w:val="00F07203"/>
    <w:rsid w:val="00F07D29"/>
    <w:rsid w:val="00F10D8F"/>
    <w:rsid w:val="00F11693"/>
    <w:rsid w:val="00F1288A"/>
    <w:rsid w:val="00F12AA5"/>
    <w:rsid w:val="00F132EF"/>
    <w:rsid w:val="00F13D3D"/>
    <w:rsid w:val="00F143FD"/>
    <w:rsid w:val="00F145D5"/>
    <w:rsid w:val="00F1465F"/>
    <w:rsid w:val="00F14945"/>
    <w:rsid w:val="00F14E30"/>
    <w:rsid w:val="00F150F7"/>
    <w:rsid w:val="00F156B2"/>
    <w:rsid w:val="00F15A6B"/>
    <w:rsid w:val="00F16823"/>
    <w:rsid w:val="00F17C27"/>
    <w:rsid w:val="00F21038"/>
    <w:rsid w:val="00F214F2"/>
    <w:rsid w:val="00F21B80"/>
    <w:rsid w:val="00F222FC"/>
    <w:rsid w:val="00F23560"/>
    <w:rsid w:val="00F24960"/>
    <w:rsid w:val="00F24A86"/>
    <w:rsid w:val="00F24B19"/>
    <w:rsid w:val="00F25495"/>
    <w:rsid w:val="00F2618E"/>
    <w:rsid w:val="00F26873"/>
    <w:rsid w:val="00F27555"/>
    <w:rsid w:val="00F27772"/>
    <w:rsid w:val="00F308E4"/>
    <w:rsid w:val="00F30F8D"/>
    <w:rsid w:val="00F31786"/>
    <w:rsid w:val="00F3182B"/>
    <w:rsid w:val="00F31D61"/>
    <w:rsid w:val="00F31E9C"/>
    <w:rsid w:val="00F326AA"/>
    <w:rsid w:val="00F32973"/>
    <w:rsid w:val="00F34067"/>
    <w:rsid w:val="00F34376"/>
    <w:rsid w:val="00F353D1"/>
    <w:rsid w:val="00F35896"/>
    <w:rsid w:val="00F40C43"/>
    <w:rsid w:val="00F41618"/>
    <w:rsid w:val="00F426A0"/>
    <w:rsid w:val="00F42A08"/>
    <w:rsid w:val="00F439CA"/>
    <w:rsid w:val="00F44456"/>
    <w:rsid w:val="00F44C36"/>
    <w:rsid w:val="00F452F7"/>
    <w:rsid w:val="00F4532F"/>
    <w:rsid w:val="00F45D96"/>
    <w:rsid w:val="00F465EA"/>
    <w:rsid w:val="00F46D2C"/>
    <w:rsid w:val="00F47EFD"/>
    <w:rsid w:val="00F5012D"/>
    <w:rsid w:val="00F507AD"/>
    <w:rsid w:val="00F5112A"/>
    <w:rsid w:val="00F519B7"/>
    <w:rsid w:val="00F5247A"/>
    <w:rsid w:val="00F52718"/>
    <w:rsid w:val="00F5348B"/>
    <w:rsid w:val="00F5385D"/>
    <w:rsid w:val="00F54297"/>
    <w:rsid w:val="00F54857"/>
    <w:rsid w:val="00F55089"/>
    <w:rsid w:val="00F55402"/>
    <w:rsid w:val="00F55979"/>
    <w:rsid w:val="00F562B5"/>
    <w:rsid w:val="00F566FD"/>
    <w:rsid w:val="00F5674F"/>
    <w:rsid w:val="00F56A9A"/>
    <w:rsid w:val="00F56B62"/>
    <w:rsid w:val="00F571AE"/>
    <w:rsid w:val="00F57917"/>
    <w:rsid w:val="00F60406"/>
    <w:rsid w:val="00F6044D"/>
    <w:rsid w:val="00F60571"/>
    <w:rsid w:val="00F6070C"/>
    <w:rsid w:val="00F607BA"/>
    <w:rsid w:val="00F613F9"/>
    <w:rsid w:val="00F61C42"/>
    <w:rsid w:val="00F62078"/>
    <w:rsid w:val="00F62C19"/>
    <w:rsid w:val="00F63376"/>
    <w:rsid w:val="00F63A4D"/>
    <w:rsid w:val="00F640AC"/>
    <w:rsid w:val="00F641F8"/>
    <w:rsid w:val="00F6474A"/>
    <w:rsid w:val="00F64778"/>
    <w:rsid w:val="00F649CB"/>
    <w:rsid w:val="00F651AE"/>
    <w:rsid w:val="00F6548D"/>
    <w:rsid w:val="00F65496"/>
    <w:rsid w:val="00F6590A"/>
    <w:rsid w:val="00F6595F"/>
    <w:rsid w:val="00F65F3E"/>
    <w:rsid w:val="00F67037"/>
    <w:rsid w:val="00F676B6"/>
    <w:rsid w:val="00F67AF3"/>
    <w:rsid w:val="00F70277"/>
    <w:rsid w:val="00F709EF"/>
    <w:rsid w:val="00F70B21"/>
    <w:rsid w:val="00F70E36"/>
    <w:rsid w:val="00F70FDB"/>
    <w:rsid w:val="00F71B0D"/>
    <w:rsid w:val="00F722FC"/>
    <w:rsid w:val="00F72AF9"/>
    <w:rsid w:val="00F73390"/>
    <w:rsid w:val="00F73839"/>
    <w:rsid w:val="00F744C5"/>
    <w:rsid w:val="00F757DA"/>
    <w:rsid w:val="00F75C33"/>
    <w:rsid w:val="00F75FE7"/>
    <w:rsid w:val="00F76070"/>
    <w:rsid w:val="00F764CA"/>
    <w:rsid w:val="00F77363"/>
    <w:rsid w:val="00F77845"/>
    <w:rsid w:val="00F77980"/>
    <w:rsid w:val="00F81238"/>
    <w:rsid w:val="00F8149D"/>
    <w:rsid w:val="00F81F3E"/>
    <w:rsid w:val="00F82540"/>
    <w:rsid w:val="00F825C2"/>
    <w:rsid w:val="00F8279F"/>
    <w:rsid w:val="00F82B32"/>
    <w:rsid w:val="00F833AE"/>
    <w:rsid w:val="00F842F8"/>
    <w:rsid w:val="00F84A7C"/>
    <w:rsid w:val="00F850D7"/>
    <w:rsid w:val="00F8599B"/>
    <w:rsid w:val="00F85B1A"/>
    <w:rsid w:val="00F8621A"/>
    <w:rsid w:val="00F8733A"/>
    <w:rsid w:val="00F87638"/>
    <w:rsid w:val="00F879A6"/>
    <w:rsid w:val="00F90434"/>
    <w:rsid w:val="00F90863"/>
    <w:rsid w:val="00F9118F"/>
    <w:rsid w:val="00F9198A"/>
    <w:rsid w:val="00F91A74"/>
    <w:rsid w:val="00F91DFB"/>
    <w:rsid w:val="00F9202F"/>
    <w:rsid w:val="00F92197"/>
    <w:rsid w:val="00F9246B"/>
    <w:rsid w:val="00F927F6"/>
    <w:rsid w:val="00F9283B"/>
    <w:rsid w:val="00F934F9"/>
    <w:rsid w:val="00F93A6F"/>
    <w:rsid w:val="00F93F8D"/>
    <w:rsid w:val="00F940FC"/>
    <w:rsid w:val="00F945A1"/>
    <w:rsid w:val="00F94A97"/>
    <w:rsid w:val="00F94CD1"/>
    <w:rsid w:val="00F95AFC"/>
    <w:rsid w:val="00F96310"/>
    <w:rsid w:val="00FA058C"/>
    <w:rsid w:val="00FA087A"/>
    <w:rsid w:val="00FA0F58"/>
    <w:rsid w:val="00FA1142"/>
    <w:rsid w:val="00FA2786"/>
    <w:rsid w:val="00FA292E"/>
    <w:rsid w:val="00FA2EA7"/>
    <w:rsid w:val="00FA3127"/>
    <w:rsid w:val="00FA383E"/>
    <w:rsid w:val="00FA3DFD"/>
    <w:rsid w:val="00FA5302"/>
    <w:rsid w:val="00FA6894"/>
    <w:rsid w:val="00FA6C70"/>
    <w:rsid w:val="00FA7A42"/>
    <w:rsid w:val="00FB0D4F"/>
    <w:rsid w:val="00FB1645"/>
    <w:rsid w:val="00FB2B45"/>
    <w:rsid w:val="00FB30DA"/>
    <w:rsid w:val="00FB46DC"/>
    <w:rsid w:val="00FB5BDF"/>
    <w:rsid w:val="00FB5D86"/>
    <w:rsid w:val="00FB609A"/>
    <w:rsid w:val="00FB69CC"/>
    <w:rsid w:val="00FB6E10"/>
    <w:rsid w:val="00FC1029"/>
    <w:rsid w:val="00FC1160"/>
    <w:rsid w:val="00FC301F"/>
    <w:rsid w:val="00FC34E1"/>
    <w:rsid w:val="00FC3CF1"/>
    <w:rsid w:val="00FC4029"/>
    <w:rsid w:val="00FC4180"/>
    <w:rsid w:val="00FC4AC4"/>
    <w:rsid w:val="00FC4E6F"/>
    <w:rsid w:val="00FC4F58"/>
    <w:rsid w:val="00FC6C2B"/>
    <w:rsid w:val="00FC727A"/>
    <w:rsid w:val="00FC777C"/>
    <w:rsid w:val="00FC7CF7"/>
    <w:rsid w:val="00FD0641"/>
    <w:rsid w:val="00FD09AC"/>
    <w:rsid w:val="00FD0AD2"/>
    <w:rsid w:val="00FD0F28"/>
    <w:rsid w:val="00FD1379"/>
    <w:rsid w:val="00FD1C0F"/>
    <w:rsid w:val="00FD2954"/>
    <w:rsid w:val="00FD5DEF"/>
    <w:rsid w:val="00FD609F"/>
    <w:rsid w:val="00FD7222"/>
    <w:rsid w:val="00FD7488"/>
    <w:rsid w:val="00FD753D"/>
    <w:rsid w:val="00FD7896"/>
    <w:rsid w:val="00FD7A0E"/>
    <w:rsid w:val="00FD7A47"/>
    <w:rsid w:val="00FD7AFD"/>
    <w:rsid w:val="00FD7C85"/>
    <w:rsid w:val="00FE01C0"/>
    <w:rsid w:val="00FE0BFB"/>
    <w:rsid w:val="00FE0F8C"/>
    <w:rsid w:val="00FE1062"/>
    <w:rsid w:val="00FE14E3"/>
    <w:rsid w:val="00FE21BE"/>
    <w:rsid w:val="00FE26E3"/>
    <w:rsid w:val="00FE3485"/>
    <w:rsid w:val="00FE402F"/>
    <w:rsid w:val="00FE415D"/>
    <w:rsid w:val="00FE438F"/>
    <w:rsid w:val="00FE4740"/>
    <w:rsid w:val="00FE566E"/>
    <w:rsid w:val="00FE57BA"/>
    <w:rsid w:val="00FE660E"/>
    <w:rsid w:val="00FE6726"/>
    <w:rsid w:val="00FE68CC"/>
    <w:rsid w:val="00FE76F4"/>
    <w:rsid w:val="00FF0001"/>
    <w:rsid w:val="00FF13F9"/>
    <w:rsid w:val="00FF1A6F"/>
    <w:rsid w:val="00FF2C83"/>
    <w:rsid w:val="00FF3278"/>
    <w:rsid w:val="00FF3715"/>
    <w:rsid w:val="00FF3D60"/>
    <w:rsid w:val="00FF47B9"/>
    <w:rsid w:val="00FF4814"/>
    <w:rsid w:val="00FF53E3"/>
    <w:rsid w:val="00FF584B"/>
    <w:rsid w:val="00FF5924"/>
    <w:rsid w:val="00FF7055"/>
    <w:rsid w:val="00FF754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A14A2A"/>
  <w15:chartTrackingRefBased/>
  <w15:docId w15:val="{9199F7D6-C043-45D3-9667-C6E4E81E7E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446EB"/>
    <w:pPr>
      <w:spacing w:after="200" w:line="276" w:lineRule="auto"/>
    </w:pPr>
    <w:rPr>
      <w:rFonts w:ascii="Times New Roman" w:hAnsi="Times New Roman"/>
      <w:sz w:val="24"/>
    </w:rPr>
  </w:style>
  <w:style w:type="paragraph" w:styleId="Heading1">
    <w:name w:val="heading 1"/>
    <w:basedOn w:val="Normal"/>
    <w:next w:val="Normal"/>
    <w:link w:val="Heading1Char"/>
    <w:uiPriority w:val="9"/>
    <w:qFormat/>
    <w:rsid w:val="00E446EB"/>
    <w:pPr>
      <w:keepNext/>
      <w:keepLines/>
      <w:numPr>
        <w:numId w:val="1"/>
      </w:numPr>
      <w:spacing w:before="480" w:after="0"/>
      <w:jc w:val="center"/>
      <w:outlineLvl w:val="0"/>
    </w:pPr>
    <w:rPr>
      <w:rFonts w:eastAsiaTheme="majorEastAsia" w:cstheme="majorBidi"/>
      <w:b/>
      <w:bCs/>
      <w:sz w:val="36"/>
      <w:szCs w:val="28"/>
    </w:rPr>
  </w:style>
  <w:style w:type="paragraph" w:styleId="Heading2">
    <w:name w:val="heading 2"/>
    <w:basedOn w:val="Normal"/>
    <w:next w:val="Normal"/>
    <w:link w:val="Heading2Char"/>
    <w:uiPriority w:val="9"/>
    <w:unhideWhenUsed/>
    <w:qFormat/>
    <w:rsid w:val="00E446EB"/>
    <w:pPr>
      <w:keepNext/>
      <w:keepLines/>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E446EB"/>
    <w:pPr>
      <w:keepNext/>
      <w:keepLines/>
      <w:spacing w:after="0" w:line="480" w:lineRule="auto"/>
      <w:outlineLvl w:val="2"/>
    </w:pPr>
    <w:rPr>
      <w:rFonts w:eastAsiaTheme="majorEastAsia" w:cstheme="majorBidi"/>
      <w:b/>
      <w:bCs/>
    </w:rPr>
  </w:style>
  <w:style w:type="paragraph" w:styleId="Heading4">
    <w:name w:val="heading 4"/>
    <w:basedOn w:val="Normal"/>
    <w:next w:val="Normal"/>
    <w:link w:val="Heading4Char"/>
    <w:uiPriority w:val="9"/>
    <w:unhideWhenUsed/>
    <w:qFormat/>
    <w:rsid w:val="00E446EB"/>
    <w:pPr>
      <w:keepNext/>
      <w:keepLines/>
      <w:spacing w:before="200" w:after="0"/>
      <w:outlineLvl w:val="3"/>
    </w:pPr>
    <w:rPr>
      <w:rFonts w:asciiTheme="majorHAnsi" w:eastAsiaTheme="majorEastAsia" w:hAnsiTheme="majorHAnsi" w:cstheme="majorBidi"/>
      <w:b/>
      <w:bCs/>
      <w:i/>
      <w:iCs/>
      <w:color w:val="5B9BD5" w:themeColor="accent1"/>
      <w:lang w:val="en-US"/>
    </w:rPr>
  </w:style>
  <w:style w:type="paragraph" w:styleId="Heading5">
    <w:name w:val="heading 5"/>
    <w:basedOn w:val="Normal"/>
    <w:next w:val="Normal"/>
    <w:link w:val="Heading5Char"/>
    <w:uiPriority w:val="9"/>
    <w:unhideWhenUsed/>
    <w:qFormat/>
    <w:rsid w:val="00E446EB"/>
    <w:pPr>
      <w:keepNext/>
      <w:keepLines/>
      <w:spacing w:before="200" w:after="0"/>
      <w:outlineLvl w:val="4"/>
    </w:pPr>
    <w:rPr>
      <w:rFonts w:eastAsiaTheme="majorEastAsia" w:cstheme="majorBidi"/>
      <w:b/>
      <w:color w:val="000000" w:themeColor="text1"/>
      <w:sz w:val="36"/>
    </w:rPr>
  </w:style>
  <w:style w:type="paragraph" w:styleId="Heading6">
    <w:name w:val="heading 6"/>
    <w:basedOn w:val="Normal"/>
    <w:next w:val="Normal"/>
    <w:link w:val="Heading6Char"/>
    <w:uiPriority w:val="9"/>
    <w:unhideWhenUsed/>
    <w:qFormat/>
    <w:rsid w:val="00E446EB"/>
    <w:pPr>
      <w:keepNext/>
      <w:keepLines/>
      <w:numPr>
        <w:numId w:val="4"/>
      </w:numPr>
      <w:spacing w:before="200" w:after="0"/>
      <w:outlineLvl w:val="5"/>
    </w:pPr>
    <w:rPr>
      <w:rFonts w:asciiTheme="majorHAnsi" w:eastAsiaTheme="majorEastAsia" w:hAnsiTheme="majorHAnsi" w:cstheme="majorBidi"/>
      <w:b/>
      <w:iCs/>
      <w:color w:val="000000" w:themeColor="text1"/>
      <w:sz w:val="36"/>
    </w:rPr>
  </w:style>
  <w:style w:type="paragraph" w:styleId="Heading7">
    <w:name w:val="heading 7"/>
    <w:basedOn w:val="Normal"/>
    <w:next w:val="Normal"/>
    <w:link w:val="Heading7Char"/>
    <w:uiPriority w:val="9"/>
    <w:unhideWhenUsed/>
    <w:qFormat/>
    <w:rsid w:val="00E446E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446EB"/>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446E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46EB"/>
    <w:rPr>
      <w:rFonts w:ascii="Times New Roman" w:eastAsiaTheme="majorEastAsia" w:hAnsi="Times New Roman" w:cstheme="majorBidi"/>
      <w:b/>
      <w:bCs/>
      <w:sz w:val="36"/>
      <w:szCs w:val="28"/>
    </w:rPr>
  </w:style>
  <w:style w:type="character" w:customStyle="1" w:styleId="Heading2Char">
    <w:name w:val="Heading 2 Char"/>
    <w:basedOn w:val="DefaultParagraphFont"/>
    <w:link w:val="Heading2"/>
    <w:uiPriority w:val="9"/>
    <w:rsid w:val="00E446EB"/>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E446EB"/>
    <w:rPr>
      <w:rFonts w:ascii="Times New Roman" w:eastAsiaTheme="majorEastAsia" w:hAnsi="Times New Roman" w:cstheme="majorBidi"/>
      <w:b/>
      <w:bCs/>
      <w:sz w:val="24"/>
    </w:rPr>
  </w:style>
  <w:style w:type="character" w:customStyle="1" w:styleId="Heading4Char">
    <w:name w:val="Heading 4 Char"/>
    <w:basedOn w:val="DefaultParagraphFont"/>
    <w:link w:val="Heading4"/>
    <w:uiPriority w:val="9"/>
    <w:rsid w:val="00E446EB"/>
    <w:rPr>
      <w:rFonts w:asciiTheme="majorHAnsi" w:eastAsiaTheme="majorEastAsia" w:hAnsiTheme="majorHAnsi" w:cstheme="majorBidi"/>
      <w:b/>
      <w:bCs/>
      <w:i/>
      <w:iCs/>
      <w:color w:val="5B9BD5" w:themeColor="accent1"/>
      <w:sz w:val="24"/>
      <w:lang w:val="en-US"/>
    </w:rPr>
  </w:style>
  <w:style w:type="character" w:customStyle="1" w:styleId="Heading5Char">
    <w:name w:val="Heading 5 Char"/>
    <w:basedOn w:val="DefaultParagraphFont"/>
    <w:link w:val="Heading5"/>
    <w:uiPriority w:val="9"/>
    <w:rsid w:val="00E446EB"/>
    <w:rPr>
      <w:rFonts w:ascii="Times New Roman" w:eastAsiaTheme="majorEastAsia" w:hAnsi="Times New Roman" w:cstheme="majorBidi"/>
      <w:b/>
      <w:color w:val="000000" w:themeColor="text1"/>
      <w:sz w:val="36"/>
    </w:rPr>
  </w:style>
  <w:style w:type="character" w:customStyle="1" w:styleId="Heading6Char">
    <w:name w:val="Heading 6 Char"/>
    <w:basedOn w:val="DefaultParagraphFont"/>
    <w:link w:val="Heading6"/>
    <w:uiPriority w:val="9"/>
    <w:rsid w:val="00E446EB"/>
    <w:rPr>
      <w:rFonts w:asciiTheme="majorHAnsi" w:eastAsiaTheme="majorEastAsia" w:hAnsiTheme="majorHAnsi" w:cstheme="majorBidi"/>
      <w:b/>
      <w:iCs/>
      <w:color w:val="000000" w:themeColor="text1"/>
      <w:sz w:val="36"/>
    </w:rPr>
  </w:style>
  <w:style w:type="character" w:customStyle="1" w:styleId="Heading7Char">
    <w:name w:val="Heading 7 Char"/>
    <w:basedOn w:val="DefaultParagraphFont"/>
    <w:link w:val="Heading7"/>
    <w:uiPriority w:val="9"/>
    <w:rsid w:val="00E446EB"/>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E446E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446EB"/>
    <w:rPr>
      <w:rFonts w:asciiTheme="majorHAnsi" w:eastAsiaTheme="majorEastAsia" w:hAnsiTheme="majorHAnsi" w:cstheme="majorBidi"/>
      <w:i/>
      <w:iCs/>
      <w:color w:val="404040" w:themeColor="text1" w:themeTint="BF"/>
      <w:sz w:val="20"/>
      <w:szCs w:val="20"/>
    </w:rPr>
  </w:style>
  <w:style w:type="paragraph" w:styleId="FootnoteText">
    <w:name w:val="footnote text"/>
    <w:basedOn w:val="Normal"/>
    <w:link w:val="FootnoteTextChar"/>
    <w:uiPriority w:val="99"/>
    <w:unhideWhenUsed/>
    <w:rsid w:val="00E446EB"/>
    <w:pPr>
      <w:spacing w:after="0" w:line="240" w:lineRule="auto"/>
    </w:pPr>
    <w:rPr>
      <w:sz w:val="20"/>
      <w:szCs w:val="20"/>
    </w:rPr>
  </w:style>
  <w:style w:type="character" w:customStyle="1" w:styleId="FootnoteTextChar">
    <w:name w:val="Footnote Text Char"/>
    <w:basedOn w:val="DefaultParagraphFont"/>
    <w:link w:val="FootnoteText"/>
    <w:uiPriority w:val="99"/>
    <w:rsid w:val="00E446EB"/>
    <w:rPr>
      <w:rFonts w:ascii="Times New Roman" w:hAnsi="Times New Roman"/>
      <w:sz w:val="20"/>
      <w:szCs w:val="20"/>
    </w:rPr>
  </w:style>
  <w:style w:type="character" w:styleId="FootnoteReference">
    <w:name w:val="footnote reference"/>
    <w:basedOn w:val="DefaultParagraphFont"/>
    <w:uiPriority w:val="99"/>
    <w:semiHidden/>
    <w:unhideWhenUsed/>
    <w:rsid w:val="00E446EB"/>
    <w:rPr>
      <w:vertAlign w:val="superscript"/>
    </w:rPr>
  </w:style>
  <w:style w:type="character" w:customStyle="1" w:styleId="apple-style-span">
    <w:name w:val="apple-style-span"/>
    <w:basedOn w:val="DefaultParagraphFont"/>
    <w:rsid w:val="00E446EB"/>
  </w:style>
  <w:style w:type="paragraph" w:styleId="NormalWeb">
    <w:name w:val="Normal (Web)"/>
    <w:basedOn w:val="Normal"/>
    <w:uiPriority w:val="99"/>
    <w:unhideWhenUsed/>
    <w:rsid w:val="00E446EB"/>
    <w:pPr>
      <w:spacing w:before="100" w:beforeAutospacing="1" w:after="100" w:afterAutospacing="1" w:line="240" w:lineRule="auto"/>
    </w:pPr>
    <w:rPr>
      <w:rFonts w:eastAsia="Times New Roman" w:cs="Times New Roman"/>
      <w:szCs w:val="24"/>
      <w:lang w:val="en-US"/>
    </w:rPr>
  </w:style>
  <w:style w:type="character" w:styleId="Hyperlink">
    <w:name w:val="Hyperlink"/>
    <w:basedOn w:val="DefaultParagraphFont"/>
    <w:uiPriority w:val="99"/>
    <w:unhideWhenUsed/>
    <w:rsid w:val="00E446EB"/>
    <w:rPr>
      <w:color w:val="0563C1" w:themeColor="hyperlink"/>
      <w:u w:val="single"/>
    </w:rPr>
  </w:style>
  <w:style w:type="paragraph" w:styleId="ListParagraph">
    <w:name w:val="List Paragraph"/>
    <w:basedOn w:val="Normal"/>
    <w:uiPriority w:val="34"/>
    <w:qFormat/>
    <w:rsid w:val="00E446EB"/>
    <w:pPr>
      <w:ind w:left="720"/>
      <w:contextualSpacing/>
    </w:pPr>
  </w:style>
  <w:style w:type="paragraph" w:styleId="TOCHeading">
    <w:name w:val="TOC Heading"/>
    <w:basedOn w:val="Heading1"/>
    <w:next w:val="Normal"/>
    <w:uiPriority w:val="39"/>
    <w:unhideWhenUsed/>
    <w:qFormat/>
    <w:rsid w:val="00E446EB"/>
    <w:pPr>
      <w:numPr>
        <w:numId w:val="0"/>
      </w:numPr>
      <w:ind w:left="360" w:hanging="360"/>
      <w:outlineLvl w:val="9"/>
    </w:pPr>
    <w:rPr>
      <w:lang w:val="en-US" w:eastAsia="ja-JP"/>
    </w:rPr>
  </w:style>
  <w:style w:type="paragraph" w:styleId="TOC1">
    <w:name w:val="toc 1"/>
    <w:basedOn w:val="Normal"/>
    <w:next w:val="Normal"/>
    <w:autoRedefine/>
    <w:uiPriority w:val="39"/>
    <w:unhideWhenUsed/>
    <w:qFormat/>
    <w:rsid w:val="00E446EB"/>
    <w:pPr>
      <w:tabs>
        <w:tab w:val="left" w:pos="1320"/>
        <w:tab w:val="right" w:leader="dot" w:pos="9350"/>
      </w:tabs>
      <w:spacing w:after="0" w:line="480" w:lineRule="auto"/>
    </w:pPr>
  </w:style>
  <w:style w:type="paragraph" w:styleId="BalloonText">
    <w:name w:val="Balloon Text"/>
    <w:basedOn w:val="Normal"/>
    <w:link w:val="BalloonTextChar"/>
    <w:uiPriority w:val="99"/>
    <w:semiHidden/>
    <w:unhideWhenUsed/>
    <w:rsid w:val="00E446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46EB"/>
    <w:rPr>
      <w:rFonts w:ascii="Tahoma" w:hAnsi="Tahoma" w:cs="Tahoma"/>
      <w:sz w:val="16"/>
      <w:szCs w:val="16"/>
    </w:rPr>
  </w:style>
  <w:style w:type="paragraph" w:styleId="TOC2">
    <w:name w:val="toc 2"/>
    <w:basedOn w:val="Normal"/>
    <w:next w:val="Normal"/>
    <w:autoRedefine/>
    <w:uiPriority w:val="39"/>
    <w:unhideWhenUsed/>
    <w:qFormat/>
    <w:rsid w:val="00E446EB"/>
    <w:pPr>
      <w:spacing w:after="100"/>
      <w:ind w:left="240"/>
    </w:pPr>
  </w:style>
  <w:style w:type="paragraph" w:styleId="TOC3">
    <w:name w:val="toc 3"/>
    <w:basedOn w:val="Normal"/>
    <w:next w:val="Normal"/>
    <w:autoRedefine/>
    <w:uiPriority w:val="39"/>
    <w:unhideWhenUsed/>
    <w:qFormat/>
    <w:rsid w:val="00E446EB"/>
    <w:pPr>
      <w:spacing w:after="100"/>
      <w:ind w:left="440"/>
    </w:pPr>
    <w:rPr>
      <w:rFonts w:asciiTheme="minorHAnsi" w:hAnsiTheme="minorHAnsi"/>
      <w:sz w:val="22"/>
      <w:lang w:val="en-US" w:eastAsia="ja-JP"/>
    </w:rPr>
  </w:style>
  <w:style w:type="character" w:customStyle="1" w:styleId="HeaderChar">
    <w:name w:val="Header Char"/>
    <w:basedOn w:val="DefaultParagraphFont"/>
    <w:link w:val="Header"/>
    <w:uiPriority w:val="99"/>
    <w:rsid w:val="00E446EB"/>
    <w:rPr>
      <w:rFonts w:ascii="Times New Roman" w:hAnsi="Times New Roman"/>
      <w:sz w:val="24"/>
      <w:lang w:val="en-US"/>
    </w:rPr>
  </w:style>
  <w:style w:type="paragraph" w:styleId="Header">
    <w:name w:val="header"/>
    <w:basedOn w:val="Normal"/>
    <w:link w:val="HeaderChar"/>
    <w:uiPriority w:val="99"/>
    <w:unhideWhenUsed/>
    <w:rsid w:val="00E446EB"/>
    <w:pPr>
      <w:tabs>
        <w:tab w:val="center" w:pos="4320"/>
        <w:tab w:val="right" w:pos="8640"/>
      </w:tabs>
      <w:spacing w:after="0" w:line="240" w:lineRule="auto"/>
    </w:pPr>
    <w:rPr>
      <w:lang w:val="en-US"/>
    </w:rPr>
  </w:style>
  <w:style w:type="character" w:customStyle="1" w:styleId="HeaderChar1">
    <w:name w:val="Header Char1"/>
    <w:basedOn w:val="DefaultParagraphFont"/>
    <w:uiPriority w:val="99"/>
    <w:semiHidden/>
    <w:rsid w:val="00E446EB"/>
    <w:rPr>
      <w:rFonts w:ascii="Times New Roman" w:hAnsi="Times New Roman"/>
      <w:sz w:val="24"/>
    </w:rPr>
  </w:style>
  <w:style w:type="paragraph" w:styleId="Footer">
    <w:name w:val="footer"/>
    <w:basedOn w:val="Normal"/>
    <w:link w:val="FooterChar"/>
    <w:uiPriority w:val="99"/>
    <w:unhideWhenUsed/>
    <w:rsid w:val="00E446EB"/>
    <w:pPr>
      <w:tabs>
        <w:tab w:val="center" w:pos="4320"/>
        <w:tab w:val="right" w:pos="8640"/>
      </w:tabs>
      <w:spacing w:after="0" w:line="240" w:lineRule="auto"/>
    </w:pPr>
    <w:rPr>
      <w:lang w:val="en-US"/>
    </w:rPr>
  </w:style>
  <w:style w:type="character" w:customStyle="1" w:styleId="FooterChar">
    <w:name w:val="Footer Char"/>
    <w:basedOn w:val="DefaultParagraphFont"/>
    <w:link w:val="Footer"/>
    <w:uiPriority w:val="99"/>
    <w:rsid w:val="00E446EB"/>
    <w:rPr>
      <w:rFonts w:ascii="Times New Roman" w:hAnsi="Times New Roman"/>
      <w:sz w:val="24"/>
      <w:lang w:val="en-US"/>
    </w:rPr>
  </w:style>
  <w:style w:type="character" w:customStyle="1" w:styleId="word">
    <w:name w:val="word"/>
    <w:basedOn w:val="DefaultParagraphFont"/>
    <w:rsid w:val="00E446EB"/>
  </w:style>
  <w:style w:type="character" w:customStyle="1" w:styleId="apple-converted-space">
    <w:name w:val="apple-converted-space"/>
    <w:basedOn w:val="DefaultParagraphFont"/>
    <w:rsid w:val="00E446EB"/>
  </w:style>
  <w:style w:type="table" w:customStyle="1" w:styleId="LightShading1">
    <w:name w:val="Light Shading1"/>
    <w:basedOn w:val="TableNormal"/>
    <w:uiPriority w:val="60"/>
    <w:rsid w:val="00E446E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E446EB"/>
    <w:rPr>
      <w:color w:val="808080"/>
    </w:rPr>
  </w:style>
  <w:style w:type="table" w:styleId="TableGrid">
    <w:name w:val="Table Grid"/>
    <w:basedOn w:val="TableNormal"/>
    <w:uiPriority w:val="39"/>
    <w:rsid w:val="00E446E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List1">
    <w:name w:val="Light List1"/>
    <w:basedOn w:val="TableNormal"/>
    <w:uiPriority w:val="61"/>
    <w:rsid w:val="00E446E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EndnoteText">
    <w:name w:val="endnote text"/>
    <w:basedOn w:val="Normal"/>
    <w:link w:val="EndnoteTextChar"/>
    <w:uiPriority w:val="99"/>
    <w:semiHidden/>
    <w:unhideWhenUsed/>
    <w:rsid w:val="00E446EB"/>
    <w:pPr>
      <w:spacing w:after="0" w:line="240" w:lineRule="auto"/>
    </w:pPr>
    <w:rPr>
      <w:rFonts w:asciiTheme="minorHAnsi" w:hAnsiTheme="minorHAnsi"/>
      <w:sz w:val="20"/>
      <w:szCs w:val="20"/>
    </w:rPr>
  </w:style>
  <w:style w:type="character" w:customStyle="1" w:styleId="EndnoteTextChar">
    <w:name w:val="Endnote Text Char"/>
    <w:basedOn w:val="DefaultParagraphFont"/>
    <w:link w:val="EndnoteText"/>
    <w:uiPriority w:val="99"/>
    <w:semiHidden/>
    <w:rsid w:val="00E446EB"/>
    <w:rPr>
      <w:sz w:val="20"/>
      <w:szCs w:val="20"/>
    </w:rPr>
  </w:style>
  <w:style w:type="character" w:styleId="EndnoteReference">
    <w:name w:val="endnote reference"/>
    <w:basedOn w:val="DefaultParagraphFont"/>
    <w:uiPriority w:val="99"/>
    <w:semiHidden/>
    <w:unhideWhenUsed/>
    <w:rsid w:val="00E446EB"/>
    <w:rPr>
      <w:vertAlign w:val="superscript"/>
    </w:rPr>
  </w:style>
  <w:style w:type="table" w:customStyle="1" w:styleId="LightShading2">
    <w:name w:val="Light Shading2"/>
    <w:basedOn w:val="TableNormal"/>
    <w:uiPriority w:val="60"/>
    <w:rsid w:val="00E446E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ColorfulGrid1">
    <w:name w:val="Colorful Grid1"/>
    <w:basedOn w:val="TableNormal"/>
    <w:uiPriority w:val="73"/>
    <w:rsid w:val="00E446EB"/>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LightShading">
    <w:name w:val="Light Shading"/>
    <w:basedOn w:val="TableNormal"/>
    <w:uiPriority w:val="60"/>
    <w:rsid w:val="00E446EB"/>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Emphasis">
    <w:name w:val="Emphasis"/>
    <w:basedOn w:val="DefaultParagraphFont"/>
    <w:uiPriority w:val="20"/>
    <w:qFormat/>
    <w:rsid w:val="00E446EB"/>
    <w:rPr>
      <w:b/>
      <w:bCs/>
      <w:i w:val="0"/>
      <w:iCs w:val="0"/>
    </w:rPr>
  </w:style>
  <w:style w:type="paragraph" w:styleId="Date">
    <w:name w:val="Date"/>
    <w:basedOn w:val="Normal"/>
    <w:next w:val="Normal"/>
    <w:link w:val="DateChar"/>
    <w:uiPriority w:val="99"/>
    <w:semiHidden/>
    <w:unhideWhenUsed/>
    <w:rsid w:val="00E446EB"/>
    <w:rPr>
      <w:rFonts w:asciiTheme="minorHAnsi" w:hAnsiTheme="minorHAnsi"/>
      <w:sz w:val="22"/>
      <w:lang w:val="en-US"/>
    </w:rPr>
  </w:style>
  <w:style w:type="character" w:customStyle="1" w:styleId="DateChar">
    <w:name w:val="Date Char"/>
    <w:basedOn w:val="DefaultParagraphFont"/>
    <w:link w:val="Date"/>
    <w:uiPriority w:val="99"/>
    <w:semiHidden/>
    <w:rsid w:val="00E446EB"/>
    <w:rPr>
      <w:lang w:val="en-US"/>
    </w:rPr>
  </w:style>
  <w:style w:type="character" w:styleId="FollowedHyperlink">
    <w:name w:val="FollowedHyperlink"/>
    <w:basedOn w:val="DefaultParagraphFont"/>
    <w:uiPriority w:val="99"/>
    <w:semiHidden/>
    <w:unhideWhenUsed/>
    <w:rsid w:val="00E446EB"/>
    <w:rPr>
      <w:color w:val="954F72" w:themeColor="followedHyperlink"/>
      <w:u w:val="single"/>
    </w:rPr>
  </w:style>
  <w:style w:type="paragraph" w:styleId="TOC4">
    <w:name w:val="toc 4"/>
    <w:basedOn w:val="Normal"/>
    <w:next w:val="Normal"/>
    <w:autoRedefine/>
    <w:uiPriority w:val="39"/>
    <w:unhideWhenUsed/>
    <w:rsid w:val="00E446EB"/>
    <w:pPr>
      <w:spacing w:after="100"/>
      <w:ind w:left="660"/>
    </w:pPr>
    <w:rPr>
      <w:rFonts w:asciiTheme="minorHAnsi" w:hAnsiTheme="minorHAnsi"/>
      <w:sz w:val="22"/>
    </w:rPr>
  </w:style>
  <w:style w:type="paragraph" w:styleId="TOC5">
    <w:name w:val="toc 5"/>
    <w:basedOn w:val="Normal"/>
    <w:next w:val="Normal"/>
    <w:autoRedefine/>
    <w:uiPriority w:val="39"/>
    <w:unhideWhenUsed/>
    <w:rsid w:val="00E446EB"/>
    <w:pPr>
      <w:spacing w:after="100"/>
      <w:ind w:left="880"/>
    </w:pPr>
    <w:rPr>
      <w:rFonts w:asciiTheme="minorHAnsi" w:hAnsiTheme="minorHAnsi"/>
      <w:sz w:val="22"/>
    </w:rPr>
  </w:style>
  <w:style w:type="paragraph" w:styleId="TOC6">
    <w:name w:val="toc 6"/>
    <w:basedOn w:val="Normal"/>
    <w:next w:val="Normal"/>
    <w:autoRedefine/>
    <w:uiPriority w:val="39"/>
    <w:unhideWhenUsed/>
    <w:rsid w:val="00E446EB"/>
    <w:pPr>
      <w:spacing w:after="100"/>
      <w:ind w:left="1100"/>
    </w:pPr>
    <w:rPr>
      <w:rFonts w:asciiTheme="minorHAnsi" w:hAnsiTheme="minorHAnsi"/>
      <w:sz w:val="22"/>
    </w:rPr>
  </w:style>
  <w:style w:type="paragraph" w:styleId="TOC7">
    <w:name w:val="toc 7"/>
    <w:basedOn w:val="Normal"/>
    <w:next w:val="Normal"/>
    <w:autoRedefine/>
    <w:uiPriority w:val="39"/>
    <w:unhideWhenUsed/>
    <w:rsid w:val="00E446EB"/>
    <w:pPr>
      <w:spacing w:after="100"/>
      <w:ind w:left="1320"/>
    </w:pPr>
    <w:rPr>
      <w:rFonts w:asciiTheme="minorHAnsi" w:hAnsiTheme="minorHAnsi"/>
      <w:sz w:val="22"/>
    </w:rPr>
  </w:style>
  <w:style w:type="paragraph" w:styleId="TOC8">
    <w:name w:val="toc 8"/>
    <w:basedOn w:val="Normal"/>
    <w:next w:val="Normal"/>
    <w:autoRedefine/>
    <w:uiPriority w:val="39"/>
    <w:unhideWhenUsed/>
    <w:rsid w:val="00E446EB"/>
    <w:pPr>
      <w:spacing w:after="100"/>
      <w:ind w:left="1540"/>
    </w:pPr>
    <w:rPr>
      <w:rFonts w:asciiTheme="minorHAnsi" w:hAnsiTheme="minorHAnsi"/>
      <w:sz w:val="22"/>
    </w:rPr>
  </w:style>
  <w:style w:type="paragraph" w:styleId="TOC9">
    <w:name w:val="toc 9"/>
    <w:basedOn w:val="Normal"/>
    <w:next w:val="Normal"/>
    <w:autoRedefine/>
    <w:uiPriority w:val="39"/>
    <w:unhideWhenUsed/>
    <w:rsid w:val="00E446EB"/>
    <w:pPr>
      <w:spacing w:after="100"/>
      <w:ind w:left="1760"/>
    </w:pPr>
    <w:rPr>
      <w:rFonts w:asciiTheme="minorHAnsi" w:hAnsiTheme="minorHAnsi"/>
      <w:sz w:val="22"/>
    </w:rPr>
  </w:style>
  <w:style w:type="paragraph" w:styleId="Caption">
    <w:name w:val="caption"/>
    <w:basedOn w:val="Normal"/>
    <w:next w:val="Normal"/>
    <w:uiPriority w:val="35"/>
    <w:unhideWhenUsed/>
    <w:qFormat/>
    <w:rsid w:val="00E446EB"/>
    <w:pPr>
      <w:spacing w:line="360" w:lineRule="auto"/>
      <w:jc w:val="center"/>
    </w:pPr>
    <w:rPr>
      <w:bCs/>
      <w:szCs w:val="18"/>
    </w:rPr>
  </w:style>
  <w:style w:type="paragraph" w:styleId="TableofFigures">
    <w:name w:val="table of figures"/>
    <w:basedOn w:val="Normal"/>
    <w:next w:val="Normal"/>
    <w:uiPriority w:val="99"/>
    <w:unhideWhenUsed/>
    <w:rsid w:val="00E446EB"/>
    <w:pPr>
      <w:spacing w:after="0"/>
    </w:pPr>
  </w:style>
  <w:style w:type="numbering" w:customStyle="1" w:styleId="Style1">
    <w:name w:val="Style1"/>
    <w:uiPriority w:val="99"/>
    <w:rsid w:val="00E446EB"/>
    <w:pPr>
      <w:numPr>
        <w:numId w:val="14"/>
      </w:numPr>
    </w:pPr>
  </w:style>
  <w:style w:type="numbering" w:customStyle="1" w:styleId="Style2">
    <w:name w:val="Style2"/>
    <w:uiPriority w:val="99"/>
    <w:rsid w:val="00E446EB"/>
    <w:pPr>
      <w:numPr>
        <w:numId w:val="18"/>
      </w:numPr>
    </w:pPr>
  </w:style>
  <w:style w:type="numbering" w:customStyle="1" w:styleId="Style3">
    <w:name w:val="Style3"/>
    <w:uiPriority w:val="99"/>
    <w:rsid w:val="00E446EB"/>
    <w:pPr>
      <w:numPr>
        <w:numId w:val="20"/>
      </w:numPr>
    </w:pPr>
  </w:style>
  <w:style w:type="numbering" w:customStyle="1" w:styleId="Style4">
    <w:name w:val="Style4"/>
    <w:uiPriority w:val="99"/>
    <w:rsid w:val="00E446EB"/>
    <w:pPr>
      <w:numPr>
        <w:numId w:val="22"/>
      </w:numPr>
    </w:pPr>
  </w:style>
  <w:style w:type="paragraph" w:styleId="DocumentMap">
    <w:name w:val="Document Map"/>
    <w:basedOn w:val="Normal"/>
    <w:link w:val="DocumentMapChar"/>
    <w:uiPriority w:val="99"/>
    <w:semiHidden/>
    <w:unhideWhenUsed/>
    <w:rsid w:val="00E446E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E446EB"/>
    <w:rPr>
      <w:rFonts w:ascii="Tahoma" w:hAnsi="Tahoma" w:cs="Tahoma"/>
      <w:sz w:val="16"/>
      <w:szCs w:val="16"/>
    </w:rPr>
  </w:style>
  <w:style w:type="character" w:styleId="CommentReference">
    <w:name w:val="annotation reference"/>
    <w:basedOn w:val="DefaultParagraphFont"/>
    <w:uiPriority w:val="99"/>
    <w:semiHidden/>
    <w:unhideWhenUsed/>
    <w:rsid w:val="00E446EB"/>
    <w:rPr>
      <w:sz w:val="16"/>
      <w:szCs w:val="16"/>
    </w:rPr>
  </w:style>
  <w:style w:type="paragraph" w:styleId="CommentText">
    <w:name w:val="annotation text"/>
    <w:basedOn w:val="Normal"/>
    <w:link w:val="CommentTextChar"/>
    <w:uiPriority w:val="99"/>
    <w:unhideWhenUsed/>
    <w:rsid w:val="00E446EB"/>
    <w:pPr>
      <w:spacing w:line="240" w:lineRule="auto"/>
    </w:pPr>
    <w:rPr>
      <w:sz w:val="20"/>
      <w:szCs w:val="20"/>
    </w:rPr>
  </w:style>
  <w:style w:type="character" w:customStyle="1" w:styleId="CommentTextChar">
    <w:name w:val="Comment Text Char"/>
    <w:basedOn w:val="DefaultParagraphFont"/>
    <w:link w:val="CommentText"/>
    <w:uiPriority w:val="99"/>
    <w:rsid w:val="00E446EB"/>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446EB"/>
    <w:rPr>
      <w:b/>
      <w:bCs/>
    </w:rPr>
  </w:style>
  <w:style w:type="character" w:customStyle="1" w:styleId="CommentSubjectChar">
    <w:name w:val="Comment Subject Char"/>
    <w:basedOn w:val="CommentTextChar"/>
    <w:link w:val="CommentSubject"/>
    <w:uiPriority w:val="99"/>
    <w:semiHidden/>
    <w:rsid w:val="00E446EB"/>
    <w:rPr>
      <w:rFonts w:ascii="Times New Roman" w:hAnsi="Times New Roman"/>
      <w:b/>
      <w:bCs/>
      <w:sz w:val="20"/>
      <w:szCs w:val="20"/>
    </w:rPr>
  </w:style>
  <w:style w:type="paragraph" w:styleId="Revision">
    <w:name w:val="Revision"/>
    <w:hidden/>
    <w:uiPriority w:val="99"/>
    <w:semiHidden/>
    <w:rsid w:val="00E446EB"/>
    <w:pPr>
      <w:spacing w:after="0" w:line="240" w:lineRule="auto"/>
    </w:pPr>
    <w:rPr>
      <w:rFonts w:ascii="Times New Roman" w:hAnsi="Times New Roman"/>
      <w:sz w:val="24"/>
    </w:rPr>
  </w:style>
  <w:style w:type="paragraph" w:customStyle="1" w:styleId="EndNoteBibliographyTitle">
    <w:name w:val="EndNote Bibliography Title"/>
    <w:basedOn w:val="Normal"/>
    <w:link w:val="EndNoteBibliographyTitleChar"/>
    <w:rsid w:val="00E446EB"/>
    <w:pPr>
      <w:spacing w:after="0"/>
      <w:jc w:val="center"/>
    </w:pPr>
    <w:rPr>
      <w:rFonts w:cs="Times New Roman"/>
      <w:noProof/>
    </w:rPr>
  </w:style>
  <w:style w:type="character" w:customStyle="1" w:styleId="EndNoteBibliographyTitleChar">
    <w:name w:val="EndNote Bibliography Title Char"/>
    <w:basedOn w:val="DefaultParagraphFont"/>
    <w:link w:val="EndNoteBibliographyTitle"/>
    <w:rsid w:val="00E446EB"/>
    <w:rPr>
      <w:rFonts w:ascii="Times New Roman" w:hAnsi="Times New Roman" w:cs="Times New Roman"/>
      <w:noProof/>
      <w:sz w:val="24"/>
    </w:rPr>
  </w:style>
  <w:style w:type="paragraph" w:customStyle="1" w:styleId="EndNoteBibliography">
    <w:name w:val="EndNote Bibliography"/>
    <w:basedOn w:val="Normal"/>
    <w:link w:val="EndNoteBibliographyChar"/>
    <w:rsid w:val="00E446EB"/>
    <w:pPr>
      <w:spacing w:line="240" w:lineRule="auto"/>
    </w:pPr>
    <w:rPr>
      <w:rFonts w:cs="Times New Roman"/>
      <w:noProof/>
    </w:rPr>
  </w:style>
  <w:style w:type="character" w:customStyle="1" w:styleId="EndNoteBibliographyChar">
    <w:name w:val="EndNote Bibliography Char"/>
    <w:basedOn w:val="DefaultParagraphFont"/>
    <w:link w:val="EndNoteBibliography"/>
    <w:rsid w:val="00E446EB"/>
    <w:rPr>
      <w:rFonts w:ascii="Times New Roman" w:hAnsi="Times New Roman" w:cs="Times New Roman"/>
      <w:noProof/>
      <w:sz w:val="24"/>
    </w:rPr>
  </w:style>
  <w:style w:type="table" w:customStyle="1" w:styleId="ListTable1Light1">
    <w:name w:val="List Table 1 Light1"/>
    <w:basedOn w:val="TableNormal"/>
    <w:next w:val="ListTable1Light"/>
    <w:uiPriority w:val="46"/>
    <w:rsid w:val="00E9735F"/>
    <w:pPr>
      <w:spacing w:after="0" w:line="240" w:lineRule="auto"/>
    </w:p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ListTable1Light">
    <w:name w:val="List Table 1 Light"/>
    <w:basedOn w:val="TableNormal"/>
    <w:uiPriority w:val="46"/>
    <w:rsid w:val="00E9735F"/>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1Light2">
    <w:name w:val="List Table 1 Light2"/>
    <w:basedOn w:val="TableNormal"/>
    <w:next w:val="ListTable1Light"/>
    <w:uiPriority w:val="46"/>
    <w:rsid w:val="002426B0"/>
    <w:pPr>
      <w:spacing w:after="0" w:line="240" w:lineRule="auto"/>
    </w:p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3">
    <w:name w:val="List Table 1 Light3"/>
    <w:basedOn w:val="TableNormal"/>
    <w:next w:val="ListTable1Light"/>
    <w:uiPriority w:val="46"/>
    <w:rsid w:val="009724E0"/>
    <w:pPr>
      <w:spacing w:after="0" w:line="240" w:lineRule="auto"/>
    </w:p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4">
    <w:name w:val="List Table 1 Light4"/>
    <w:basedOn w:val="TableNormal"/>
    <w:next w:val="ListTable1Light"/>
    <w:uiPriority w:val="46"/>
    <w:rsid w:val="004C0F1E"/>
    <w:pPr>
      <w:spacing w:after="0" w:line="240" w:lineRule="auto"/>
    </w:p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5">
    <w:name w:val="List Table 1 Light5"/>
    <w:basedOn w:val="TableNormal"/>
    <w:next w:val="ListTable1Light"/>
    <w:uiPriority w:val="46"/>
    <w:rsid w:val="0042068D"/>
    <w:pPr>
      <w:spacing w:after="0" w:line="240" w:lineRule="auto"/>
    </w:p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6">
    <w:name w:val="List Table 1 Light6"/>
    <w:basedOn w:val="TableNormal"/>
    <w:next w:val="ListTable1Light"/>
    <w:uiPriority w:val="46"/>
    <w:rsid w:val="00A71352"/>
    <w:pPr>
      <w:spacing w:after="0" w:line="240" w:lineRule="auto"/>
    </w:p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PlainTable3">
    <w:name w:val="Plain Table 3"/>
    <w:basedOn w:val="TableNormal"/>
    <w:uiPriority w:val="43"/>
    <w:rsid w:val="009B5A0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9B5A0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Mention1">
    <w:name w:val="Mention1"/>
    <w:basedOn w:val="DefaultParagraphFont"/>
    <w:uiPriority w:val="99"/>
    <w:semiHidden/>
    <w:unhideWhenUsed/>
    <w:rsid w:val="000848D5"/>
    <w:rPr>
      <w:color w:val="2B579A"/>
      <w:shd w:val="clear" w:color="auto" w:fill="E6E6E6"/>
    </w:rPr>
  </w:style>
  <w:style w:type="character" w:customStyle="1" w:styleId="UnresolvedMention1">
    <w:name w:val="Unresolved Mention1"/>
    <w:basedOn w:val="DefaultParagraphFont"/>
    <w:uiPriority w:val="99"/>
    <w:semiHidden/>
    <w:unhideWhenUsed/>
    <w:rsid w:val="00350A39"/>
    <w:rPr>
      <w:color w:val="808080"/>
      <w:shd w:val="clear" w:color="auto" w:fill="E6E6E6"/>
    </w:rPr>
  </w:style>
  <w:style w:type="character" w:customStyle="1" w:styleId="UnresolvedMention2">
    <w:name w:val="Unresolved Mention2"/>
    <w:basedOn w:val="DefaultParagraphFont"/>
    <w:uiPriority w:val="99"/>
    <w:semiHidden/>
    <w:unhideWhenUsed/>
    <w:rsid w:val="00E946B9"/>
    <w:rPr>
      <w:color w:val="808080"/>
      <w:shd w:val="clear" w:color="auto" w:fill="E6E6E6"/>
    </w:rPr>
  </w:style>
  <w:style w:type="character" w:styleId="UnresolvedMention">
    <w:name w:val="Unresolved Mention"/>
    <w:basedOn w:val="DefaultParagraphFont"/>
    <w:uiPriority w:val="99"/>
    <w:rsid w:val="00260908"/>
    <w:rPr>
      <w:color w:val="808080"/>
      <w:shd w:val="clear" w:color="auto" w:fill="E6E6E6"/>
    </w:rPr>
  </w:style>
  <w:style w:type="paragraph" w:customStyle="1" w:styleId="TableParagraph">
    <w:name w:val="Table Paragraph"/>
    <w:basedOn w:val="Normal"/>
    <w:uiPriority w:val="1"/>
    <w:qFormat/>
    <w:rsid w:val="00D1074C"/>
    <w:pPr>
      <w:widowControl w:val="0"/>
      <w:autoSpaceDE w:val="0"/>
      <w:autoSpaceDN w:val="0"/>
      <w:spacing w:after="0" w:line="240" w:lineRule="auto"/>
    </w:pPr>
    <w:rPr>
      <w:rFonts w:eastAsia="Times New Roman" w:cs="Times New Roman"/>
      <w:sz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42085">
      <w:bodyDiv w:val="1"/>
      <w:marLeft w:val="0"/>
      <w:marRight w:val="0"/>
      <w:marTop w:val="0"/>
      <w:marBottom w:val="0"/>
      <w:divBdr>
        <w:top w:val="none" w:sz="0" w:space="0" w:color="auto"/>
        <w:left w:val="none" w:sz="0" w:space="0" w:color="auto"/>
        <w:bottom w:val="none" w:sz="0" w:space="0" w:color="auto"/>
        <w:right w:val="none" w:sz="0" w:space="0" w:color="auto"/>
      </w:divBdr>
    </w:div>
    <w:div w:id="16928318">
      <w:bodyDiv w:val="1"/>
      <w:marLeft w:val="0"/>
      <w:marRight w:val="0"/>
      <w:marTop w:val="0"/>
      <w:marBottom w:val="0"/>
      <w:divBdr>
        <w:top w:val="none" w:sz="0" w:space="0" w:color="auto"/>
        <w:left w:val="none" w:sz="0" w:space="0" w:color="auto"/>
        <w:bottom w:val="none" w:sz="0" w:space="0" w:color="auto"/>
        <w:right w:val="none" w:sz="0" w:space="0" w:color="auto"/>
      </w:divBdr>
    </w:div>
    <w:div w:id="23753779">
      <w:bodyDiv w:val="1"/>
      <w:marLeft w:val="0"/>
      <w:marRight w:val="0"/>
      <w:marTop w:val="0"/>
      <w:marBottom w:val="0"/>
      <w:divBdr>
        <w:top w:val="none" w:sz="0" w:space="0" w:color="auto"/>
        <w:left w:val="none" w:sz="0" w:space="0" w:color="auto"/>
        <w:bottom w:val="none" w:sz="0" w:space="0" w:color="auto"/>
        <w:right w:val="none" w:sz="0" w:space="0" w:color="auto"/>
      </w:divBdr>
    </w:div>
    <w:div w:id="27687811">
      <w:bodyDiv w:val="1"/>
      <w:marLeft w:val="0"/>
      <w:marRight w:val="0"/>
      <w:marTop w:val="0"/>
      <w:marBottom w:val="0"/>
      <w:divBdr>
        <w:top w:val="none" w:sz="0" w:space="0" w:color="auto"/>
        <w:left w:val="none" w:sz="0" w:space="0" w:color="auto"/>
        <w:bottom w:val="none" w:sz="0" w:space="0" w:color="auto"/>
        <w:right w:val="none" w:sz="0" w:space="0" w:color="auto"/>
      </w:divBdr>
    </w:div>
    <w:div w:id="62724039">
      <w:bodyDiv w:val="1"/>
      <w:marLeft w:val="0"/>
      <w:marRight w:val="0"/>
      <w:marTop w:val="0"/>
      <w:marBottom w:val="0"/>
      <w:divBdr>
        <w:top w:val="none" w:sz="0" w:space="0" w:color="auto"/>
        <w:left w:val="none" w:sz="0" w:space="0" w:color="auto"/>
        <w:bottom w:val="none" w:sz="0" w:space="0" w:color="auto"/>
        <w:right w:val="none" w:sz="0" w:space="0" w:color="auto"/>
      </w:divBdr>
    </w:div>
    <w:div w:id="64887108">
      <w:bodyDiv w:val="1"/>
      <w:marLeft w:val="0"/>
      <w:marRight w:val="0"/>
      <w:marTop w:val="0"/>
      <w:marBottom w:val="0"/>
      <w:divBdr>
        <w:top w:val="none" w:sz="0" w:space="0" w:color="auto"/>
        <w:left w:val="none" w:sz="0" w:space="0" w:color="auto"/>
        <w:bottom w:val="none" w:sz="0" w:space="0" w:color="auto"/>
        <w:right w:val="none" w:sz="0" w:space="0" w:color="auto"/>
      </w:divBdr>
    </w:div>
    <w:div w:id="76875434">
      <w:bodyDiv w:val="1"/>
      <w:marLeft w:val="0"/>
      <w:marRight w:val="0"/>
      <w:marTop w:val="0"/>
      <w:marBottom w:val="0"/>
      <w:divBdr>
        <w:top w:val="none" w:sz="0" w:space="0" w:color="auto"/>
        <w:left w:val="none" w:sz="0" w:space="0" w:color="auto"/>
        <w:bottom w:val="none" w:sz="0" w:space="0" w:color="auto"/>
        <w:right w:val="none" w:sz="0" w:space="0" w:color="auto"/>
      </w:divBdr>
    </w:div>
    <w:div w:id="77211853">
      <w:bodyDiv w:val="1"/>
      <w:marLeft w:val="0"/>
      <w:marRight w:val="0"/>
      <w:marTop w:val="0"/>
      <w:marBottom w:val="0"/>
      <w:divBdr>
        <w:top w:val="none" w:sz="0" w:space="0" w:color="auto"/>
        <w:left w:val="none" w:sz="0" w:space="0" w:color="auto"/>
        <w:bottom w:val="none" w:sz="0" w:space="0" w:color="auto"/>
        <w:right w:val="none" w:sz="0" w:space="0" w:color="auto"/>
      </w:divBdr>
    </w:div>
    <w:div w:id="80836645">
      <w:bodyDiv w:val="1"/>
      <w:marLeft w:val="0"/>
      <w:marRight w:val="0"/>
      <w:marTop w:val="0"/>
      <w:marBottom w:val="0"/>
      <w:divBdr>
        <w:top w:val="none" w:sz="0" w:space="0" w:color="auto"/>
        <w:left w:val="none" w:sz="0" w:space="0" w:color="auto"/>
        <w:bottom w:val="none" w:sz="0" w:space="0" w:color="auto"/>
        <w:right w:val="none" w:sz="0" w:space="0" w:color="auto"/>
      </w:divBdr>
    </w:div>
    <w:div w:id="109672222">
      <w:bodyDiv w:val="1"/>
      <w:marLeft w:val="0"/>
      <w:marRight w:val="0"/>
      <w:marTop w:val="0"/>
      <w:marBottom w:val="0"/>
      <w:divBdr>
        <w:top w:val="none" w:sz="0" w:space="0" w:color="auto"/>
        <w:left w:val="none" w:sz="0" w:space="0" w:color="auto"/>
        <w:bottom w:val="none" w:sz="0" w:space="0" w:color="auto"/>
        <w:right w:val="none" w:sz="0" w:space="0" w:color="auto"/>
      </w:divBdr>
    </w:div>
    <w:div w:id="115415158">
      <w:bodyDiv w:val="1"/>
      <w:marLeft w:val="0"/>
      <w:marRight w:val="0"/>
      <w:marTop w:val="0"/>
      <w:marBottom w:val="0"/>
      <w:divBdr>
        <w:top w:val="none" w:sz="0" w:space="0" w:color="auto"/>
        <w:left w:val="none" w:sz="0" w:space="0" w:color="auto"/>
        <w:bottom w:val="none" w:sz="0" w:space="0" w:color="auto"/>
        <w:right w:val="none" w:sz="0" w:space="0" w:color="auto"/>
      </w:divBdr>
    </w:div>
    <w:div w:id="116722001">
      <w:bodyDiv w:val="1"/>
      <w:marLeft w:val="0"/>
      <w:marRight w:val="0"/>
      <w:marTop w:val="0"/>
      <w:marBottom w:val="0"/>
      <w:divBdr>
        <w:top w:val="none" w:sz="0" w:space="0" w:color="auto"/>
        <w:left w:val="none" w:sz="0" w:space="0" w:color="auto"/>
        <w:bottom w:val="none" w:sz="0" w:space="0" w:color="auto"/>
        <w:right w:val="none" w:sz="0" w:space="0" w:color="auto"/>
      </w:divBdr>
    </w:div>
    <w:div w:id="134184247">
      <w:bodyDiv w:val="1"/>
      <w:marLeft w:val="0"/>
      <w:marRight w:val="0"/>
      <w:marTop w:val="0"/>
      <w:marBottom w:val="0"/>
      <w:divBdr>
        <w:top w:val="none" w:sz="0" w:space="0" w:color="auto"/>
        <w:left w:val="none" w:sz="0" w:space="0" w:color="auto"/>
        <w:bottom w:val="none" w:sz="0" w:space="0" w:color="auto"/>
        <w:right w:val="none" w:sz="0" w:space="0" w:color="auto"/>
      </w:divBdr>
    </w:div>
    <w:div w:id="139617247">
      <w:bodyDiv w:val="1"/>
      <w:marLeft w:val="0"/>
      <w:marRight w:val="0"/>
      <w:marTop w:val="0"/>
      <w:marBottom w:val="0"/>
      <w:divBdr>
        <w:top w:val="none" w:sz="0" w:space="0" w:color="auto"/>
        <w:left w:val="none" w:sz="0" w:space="0" w:color="auto"/>
        <w:bottom w:val="none" w:sz="0" w:space="0" w:color="auto"/>
        <w:right w:val="none" w:sz="0" w:space="0" w:color="auto"/>
      </w:divBdr>
    </w:div>
    <w:div w:id="140276188">
      <w:bodyDiv w:val="1"/>
      <w:marLeft w:val="0"/>
      <w:marRight w:val="0"/>
      <w:marTop w:val="0"/>
      <w:marBottom w:val="0"/>
      <w:divBdr>
        <w:top w:val="none" w:sz="0" w:space="0" w:color="auto"/>
        <w:left w:val="none" w:sz="0" w:space="0" w:color="auto"/>
        <w:bottom w:val="none" w:sz="0" w:space="0" w:color="auto"/>
        <w:right w:val="none" w:sz="0" w:space="0" w:color="auto"/>
      </w:divBdr>
    </w:div>
    <w:div w:id="145779080">
      <w:bodyDiv w:val="1"/>
      <w:marLeft w:val="0"/>
      <w:marRight w:val="0"/>
      <w:marTop w:val="0"/>
      <w:marBottom w:val="0"/>
      <w:divBdr>
        <w:top w:val="none" w:sz="0" w:space="0" w:color="auto"/>
        <w:left w:val="none" w:sz="0" w:space="0" w:color="auto"/>
        <w:bottom w:val="none" w:sz="0" w:space="0" w:color="auto"/>
        <w:right w:val="none" w:sz="0" w:space="0" w:color="auto"/>
      </w:divBdr>
    </w:div>
    <w:div w:id="231160955">
      <w:bodyDiv w:val="1"/>
      <w:marLeft w:val="0"/>
      <w:marRight w:val="0"/>
      <w:marTop w:val="0"/>
      <w:marBottom w:val="0"/>
      <w:divBdr>
        <w:top w:val="none" w:sz="0" w:space="0" w:color="auto"/>
        <w:left w:val="none" w:sz="0" w:space="0" w:color="auto"/>
        <w:bottom w:val="none" w:sz="0" w:space="0" w:color="auto"/>
        <w:right w:val="none" w:sz="0" w:space="0" w:color="auto"/>
      </w:divBdr>
    </w:div>
    <w:div w:id="276449942">
      <w:bodyDiv w:val="1"/>
      <w:marLeft w:val="0"/>
      <w:marRight w:val="0"/>
      <w:marTop w:val="0"/>
      <w:marBottom w:val="0"/>
      <w:divBdr>
        <w:top w:val="none" w:sz="0" w:space="0" w:color="auto"/>
        <w:left w:val="none" w:sz="0" w:space="0" w:color="auto"/>
        <w:bottom w:val="none" w:sz="0" w:space="0" w:color="auto"/>
        <w:right w:val="none" w:sz="0" w:space="0" w:color="auto"/>
      </w:divBdr>
    </w:div>
    <w:div w:id="283538830">
      <w:bodyDiv w:val="1"/>
      <w:marLeft w:val="0"/>
      <w:marRight w:val="0"/>
      <w:marTop w:val="0"/>
      <w:marBottom w:val="0"/>
      <w:divBdr>
        <w:top w:val="none" w:sz="0" w:space="0" w:color="auto"/>
        <w:left w:val="none" w:sz="0" w:space="0" w:color="auto"/>
        <w:bottom w:val="none" w:sz="0" w:space="0" w:color="auto"/>
        <w:right w:val="none" w:sz="0" w:space="0" w:color="auto"/>
      </w:divBdr>
    </w:div>
    <w:div w:id="289632575">
      <w:bodyDiv w:val="1"/>
      <w:marLeft w:val="0"/>
      <w:marRight w:val="0"/>
      <w:marTop w:val="0"/>
      <w:marBottom w:val="0"/>
      <w:divBdr>
        <w:top w:val="none" w:sz="0" w:space="0" w:color="auto"/>
        <w:left w:val="none" w:sz="0" w:space="0" w:color="auto"/>
        <w:bottom w:val="none" w:sz="0" w:space="0" w:color="auto"/>
        <w:right w:val="none" w:sz="0" w:space="0" w:color="auto"/>
      </w:divBdr>
    </w:div>
    <w:div w:id="293602268">
      <w:bodyDiv w:val="1"/>
      <w:marLeft w:val="0"/>
      <w:marRight w:val="0"/>
      <w:marTop w:val="0"/>
      <w:marBottom w:val="0"/>
      <w:divBdr>
        <w:top w:val="none" w:sz="0" w:space="0" w:color="auto"/>
        <w:left w:val="none" w:sz="0" w:space="0" w:color="auto"/>
        <w:bottom w:val="none" w:sz="0" w:space="0" w:color="auto"/>
        <w:right w:val="none" w:sz="0" w:space="0" w:color="auto"/>
      </w:divBdr>
    </w:div>
    <w:div w:id="310333674">
      <w:bodyDiv w:val="1"/>
      <w:marLeft w:val="0"/>
      <w:marRight w:val="0"/>
      <w:marTop w:val="0"/>
      <w:marBottom w:val="0"/>
      <w:divBdr>
        <w:top w:val="none" w:sz="0" w:space="0" w:color="auto"/>
        <w:left w:val="none" w:sz="0" w:space="0" w:color="auto"/>
        <w:bottom w:val="none" w:sz="0" w:space="0" w:color="auto"/>
        <w:right w:val="none" w:sz="0" w:space="0" w:color="auto"/>
      </w:divBdr>
    </w:div>
    <w:div w:id="323434903">
      <w:bodyDiv w:val="1"/>
      <w:marLeft w:val="0"/>
      <w:marRight w:val="0"/>
      <w:marTop w:val="0"/>
      <w:marBottom w:val="0"/>
      <w:divBdr>
        <w:top w:val="none" w:sz="0" w:space="0" w:color="auto"/>
        <w:left w:val="none" w:sz="0" w:space="0" w:color="auto"/>
        <w:bottom w:val="none" w:sz="0" w:space="0" w:color="auto"/>
        <w:right w:val="none" w:sz="0" w:space="0" w:color="auto"/>
      </w:divBdr>
    </w:div>
    <w:div w:id="330447054">
      <w:bodyDiv w:val="1"/>
      <w:marLeft w:val="0"/>
      <w:marRight w:val="0"/>
      <w:marTop w:val="0"/>
      <w:marBottom w:val="0"/>
      <w:divBdr>
        <w:top w:val="none" w:sz="0" w:space="0" w:color="auto"/>
        <w:left w:val="none" w:sz="0" w:space="0" w:color="auto"/>
        <w:bottom w:val="none" w:sz="0" w:space="0" w:color="auto"/>
        <w:right w:val="none" w:sz="0" w:space="0" w:color="auto"/>
      </w:divBdr>
    </w:div>
    <w:div w:id="371420911">
      <w:bodyDiv w:val="1"/>
      <w:marLeft w:val="0"/>
      <w:marRight w:val="0"/>
      <w:marTop w:val="0"/>
      <w:marBottom w:val="0"/>
      <w:divBdr>
        <w:top w:val="none" w:sz="0" w:space="0" w:color="auto"/>
        <w:left w:val="none" w:sz="0" w:space="0" w:color="auto"/>
        <w:bottom w:val="none" w:sz="0" w:space="0" w:color="auto"/>
        <w:right w:val="none" w:sz="0" w:space="0" w:color="auto"/>
      </w:divBdr>
    </w:div>
    <w:div w:id="418673219">
      <w:bodyDiv w:val="1"/>
      <w:marLeft w:val="0"/>
      <w:marRight w:val="0"/>
      <w:marTop w:val="0"/>
      <w:marBottom w:val="0"/>
      <w:divBdr>
        <w:top w:val="none" w:sz="0" w:space="0" w:color="auto"/>
        <w:left w:val="none" w:sz="0" w:space="0" w:color="auto"/>
        <w:bottom w:val="none" w:sz="0" w:space="0" w:color="auto"/>
        <w:right w:val="none" w:sz="0" w:space="0" w:color="auto"/>
      </w:divBdr>
    </w:div>
    <w:div w:id="421800364">
      <w:bodyDiv w:val="1"/>
      <w:marLeft w:val="0"/>
      <w:marRight w:val="0"/>
      <w:marTop w:val="0"/>
      <w:marBottom w:val="0"/>
      <w:divBdr>
        <w:top w:val="none" w:sz="0" w:space="0" w:color="auto"/>
        <w:left w:val="none" w:sz="0" w:space="0" w:color="auto"/>
        <w:bottom w:val="none" w:sz="0" w:space="0" w:color="auto"/>
        <w:right w:val="none" w:sz="0" w:space="0" w:color="auto"/>
      </w:divBdr>
    </w:div>
    <w:div w:id="437138153">
      <w:bodyDiv w:val="1"/>
      <w:marLeft w:val="0"/>
      <w:marRight w:val="0"/>
      <w:marTop w:val="0"/>
      <w:marBottom w:val="0"/>
      <w:divBdr>
        <w:top w:val="none" w:sz="0" w:space="0" w:color="auto"/>
        <w:left w:val="none" w:sz="0" w:space="0" w:color="auto"/>
        <w:bottom w:val="none" w:sz="0" w:space="0" w:color="auto"/>
        <w:right w:val="none" w:sz="0" w:space="0" w:color="auto"/>
      </w:divBdr>
    </w:div>
    <w:div w:id="443769321">
      <w:bodyDiv w:val="1"/>
      <w:marLeft w:val="0"/>
      <w:marRight w:val="0"/>
      <w:marTop w:val="0"/>
      <w:marBottom w:val="0"/>
      <w:divBdr>
        <w:top w:val="none" w:sz="0" w:space="0" w:color="auto"/>
        <w:left w:val="none" w:sz="0" w:space="0" w:color="auto"/>
        <w:bottom w:val="none" w:sz="0" w:space="0" w:color="auto"/>
        <w:right w:val="none" w:sz="0" w:space="0" w:color="auto"/>
      </w:divBdr>
    </w:div>
    <w:div w:id="446314960">
      <w:bodyDiv w:val="1"/>
      <w:marLeft w:val="0"/>
      <w:marRight w:val="0"/>
      <w:marTop w:val="0"/>
      <w:marBottom w:val="0"/>
      <w:divBdr>
        <w:top w:val="none" w:sz="0" w:space="0" w:color="auto"/>
        <w:left w:val="none" w:sz="0" w:space="0" w:color="auto"/>
        <w:bottom w:val="none" w:sz="0" w:space="0" w:color="auto"/>
        <w:right w:val="none" w:sz="0" w:space="0" w:color="auto"/>
      </w:divBdr>
    </w:div>
    <w:div w:id="458841269">
      <w:bodyDiv w:val="1"/>
      <w:marLeft w:val="0"/>
      <w:marRight w:val="0"/>
      <w:marTop w:val="0"/>
      <w:marBottom w:val="0"/>
      <w:divBdr>
        <w:top w:val="none" w:sz="0" w:space="0" w:color="auto"/>
        <w:left w:val="none" w:sz="0" w:space="0" w:color="auto"/>
        <w:bottom w:val="none" w:sz="0" w:space="0" w:color="auto"/>
        <w:right w:val="none" w:sz="0" w:space="0" w:color="auto"/>
      </w:divBdr>
    </w:div>
    <w:div w:id="469322282">
      <w:bodyDiv w:val="1"/>
      <w:marLeft w:val="0"/>
      <w:marRight w:val="0"/>
      <w:marTop w:val="0"/>
      <w:marBottom w:val="0"/>
      <w:divBdr>
        <w:top w:val="none" w:sz="0" w:space="0" w:color="auto"/>
        <w:left w:val="none" w:sz="0" w:space="0" w:color="auto"/>
        <w:bottom w:val="none" w:sz="0" w:space="0" w:color="auto"/>
        <w:right w:val="none" w:sz="0" w:space="0" w:color="auto"/>
      </w:divBdr>
    </w:div>
    <w:div w:id="511342108">
      <w:bodyDiv w:val="1"/>
      <w:marLeft w:val="0"/>
      <w:marRight w:val="0"/>
      <w:marTop w:val="0"/>
      <w:marBottom w:val="0"/>
      <w:divBdr>
        <w:top w:val="none" w:sz="0" w:space="0" w:color="auto"/>
        <w:left w:val="none" w:sz="0" w:space="0" w:color="auto"/>
        <w:bottom w:val="none" w:sz="0" w:space="0" w:color="auto"/>
        <w:right w:val="none" w:sz="0" w:space="0" w:color="auto"/>
      </w:divBdr>
    </w:div>
    <w:div w:id="520970251">
      <w:bodyDiv w:val="1"/>
      <w:marLeft w:val="0"/>
      <w:marRight w:val="0"/>
      <w:marTop w:val="0"/>
      <w:marBottom w:val="0"/>
      <w:divBdr>
        <w:top w:val="none" w:sz="0" w:space="0" w:color="auto"/>
        <w:left w:val="none" w:sz="0" w:space="0" w:color="auto"/>
        <w:bottom w:val="none" w:sz="0" w:space="0" w:color="auto"/>
        <w:right w:val="none" w:sz="0" w:space="0" w:color="auto"/>
      </w:divBdr>
    </w:div>
    <w:div w:id="534539997">
      <w:bodyDiv w:val="1"/>
      <w:marLeft w:val="0"/>
      <w:marRight w:val="0"/>
      <w:marTop w:val="0"/>
      <w:marBottom w:val="0"/>
      <w:divBdr>
        <w:top w:val="none" w:sz="0" w:space="0" w:color="auto"/>
        <w:left w:val="none" w:sz="0" w:space="0" w:color="auto"/>
        <w:bottom w:val="none" w:sz="0" w:space="0" w:color="auto"/>
        <w:right w:val="none" w:sz="0" w:space="0" w:color="auto"/>
      </w:divBdr>
    </w:div>
    <w:div w:id="609972267">
      <w:bodyDiv w:val="1"/>
      <w:marLeft w:val="0"/>
      <w:marRight w:val="0"/>
      <w:marTop w:val="0"/>
      <w:marBottom w:val="0"/>
      <w:divBdr>
        <w:top w:val="none" w:sz="0" w:space="0" w:color="auto"/>
        <w:left w:val="none" w:sz="0" w:space="0" w:color="auto"/>
        <w:bottom w:val="none" w:sz="0" w:space="0" w:color="auto"/>
        <w:right w:val="none" w:sz="0" w:space="0" w:color="auto"/>
      </w:divBdr>
    </w:div>
    <w:div w:id="613513993">
      <w:bodyDiv w:val="1"/>
      <w:marLeft w:val="0"/>
      <w:marRight w:val="0"/>
      <w:marTop w:val="0"/>
      <w:marBottom w:val="0"/>
      <w:divBdr>
        <w:top w:val="none" w:sz="0" w:space="0" w:color="auto"/>
        <w:left w:val="none" w:sz="0" w:space="0" w:color="auto"/>
        <w:bottom w:val="none" w:sz="0" w:space="0" w:color="auto"/>
        <w:right w:val="none" w:sz="0" w:space="0" w:color="auto"/>
      </w:divBdr>
    </w:div>
    <w:div w:id="627512116">
      <w:bodyDiv w:val="1"/>
      <w:marLeft w:val="0"/>
      <w:marRight w:val="0"/>
      <w:marTop w:val="0"/>
      <w:marBottom w:val="0"/>
      <w:divBdr>
        <w:top w:val="none" w:sz="0" w:space="0" w:color="auto"/>
        <w:left w:val="none" w:sz="0" w:space="0" w:color="auto"/>
        <w:bottom w:val="none" w:sz="0" w:space="0" w:color="auto"/>
        <w:right w:val="none" w:sz="0" w:space="0" w:color="auto"/>
      </w:divBdr>
    </w:div>
    <w:div w:id="638614225">
      <w:bodyDiv w:val="1"/>
      <w:marLeft w:val="0"/>
      <w:marRight w:val="0"/>
      <w:marTop w:val="0"/>
      <w:marBottom w:val="0"/>
      <w:divBdr>
        <w:top w:val="none" w:sz="0" w:space="0" w:color="auto"/>
        <w:left w:val="none" w:sz="0" w:space="0" w:color="auto"/>
        <w:bottom w:val="none" w:sz="0" w:space="0" w:color="auto"/>
        <w:right w:val="none" w:sz="0" w:space="0" w:color="auto"/>
      </w:divBdr>
    </w:div>
    <w:div w:id="648098166">
      <w:bodyDiv w:val="1"/>
      <w:marLeft w:val="0"/>
      <w:marRight w:val="0"/>
      <w:marTop w:val="0"/>
      <w:marBottom w:val="0"/>
      <w:divBdr>
        <w:top w:val="none" w:sz="0" w:space="0" w:color="auto"/>
        <w:left w:val="none" w:sz="0" w:space="0" w:color="auto"/>
        <w:bottom w:val="none" w:sz="0" w:space="0" w:color="auto"/>
        <w:right w:val="none" w:sz="0" w:space="0" w:color="auto"/>
      </w:divBdr>
    </w:div>
    <w:div w:id="655840937">
      <w:bodyDiv w:val="1"/>
      <w:marLeft w:val="0"/>
      <w:marRight w:val="0"/>
      <w:marTop w:val="0"/>
      <w:marBottom w:val="0"/>
      <w:divBdr>
        <w:top w:val="none" w:sz="0" w:space="0" w:color="auto"/>
        <w:left w:val="none" w:sz="0" w:space="0" w:color="auto"/>
        <w:bottom w:val="none" w:sz="0" w:space="0" w:color="auto"/>
        <w:right w:val="none" w:sz="0" w:space="0" w:color="auto"/>
      </w:divBdr>
    </w:div>
    <w:div w:id="666446661">
      <w:bodyDiv w:val="1"/>
      <w:marLeft w:val="0"/>
      <w:marRight w:val="0"/>
      <w:marTop w:val="0"/>
      <w:marBottom w:val="0"/>
      <w:divBdr>
        <w:top w:val="none" w:sz="0" w:space="0" w:color="auto"/>
        <w:left w:val="none" w:sz="0" w:space="0" w:color="auto"/>
        <w:bottom w:val="none" w:sz="0" w:space="0" w:color="auto"/>
        <w:right w:val="none" w:sz="0" w:space="0" w:color="auto"/>
      </w:divBdr>
    </w:div>
    <w:div w:id="670106864">
      <w:bodyDiv w:val="1"/>
      <w:marLeft w:val="0"/>
      <w:marRight w:val="0"/>
      <w:marTop w:val="0"/>
      <w:marBottom w:val="0"/>
      <w:divBdr>
        <w:top w:val="none" w:sz="0" w:space="0" w:color="auto"/>
        <w:left w:val="none" w:sz="0" w:space="0" w:color="auto"/>
        <w:bottom w:val="none" w:sz="0" w:space="0" w:color="auto"/>
        <w:right w:val="none" w:sz="0" w:space="0" w:color="auto"/>
      </w:divBdr>
    </w:div>
    <w:div w:id="678653767">
      <w:bodyDiv w:val="1"/>
      <w:marLeft w:val="0"/>
      <w:marRight w:val="0"/>
      <w:marTop w:val="0"/>
      <w:marBottom w:val="0"/>
      <w:divBdr>
        <w:top w:val="none" w:sz="0" w:space="0" w:color="auto"/>
        <w:left w:val="none" w:sz="0" w:space="0" w:color="auto"/>
        <w:bottom w:val="none" w:sz="0" w:space="0" w:color="auto"/>
        <w:right w:val="none" w:sz="0" w:space="0" w:color="auto"/>
      </w:divBdr>
    </w:div>
    <w:div w:id="705982287">
      <w:bodyDiv w:val="1"/>
      <w:marLeft w:val="0"/>
      <w:marRight w:val="0"/>
      <w:marTop w:val="0"/>
      <w:marBottom w:val="0"/>
      <w:divBdr>
        <w:top w:val="none" w:sz="0" w:space="0" w:color="auto"/>
        <w:left w:val="none" w:sz="0" w:space="0" w:color="auto"/>
        <w:bottom w:val="none" w:sz="0" w:space="0" w:color="auto"/>
        <w:right w:val="none" w:sz="0" w:space="0" w:color="auto"/>
      </w:divBdr>
    </w:div>
    <w:div w:id="716469056">
      <w:bodyDiv w:val="1"/>
      <w:marLeft w:val="0"/>
      <w:marRight w:val="0"/>
      <w:marTop w:val="0"/>
      <w:marBottom w:val="0"/>
      <w:divBdr>
        <w:top w:val="none" w:sz="0" w:space="0" w:color="auto"/>
        <w:left w:val="none" w:sz="0" w:space="0" w:color="auto"/>
        <w:bottom w:val="none" w:sz="0" w:space="0" w:color="auto"/>
        <w:right w:val="none" w:sz="0" w:space="0" w:color="auto"/>
      </w:divBdr>
    </w:div>
    <w:div w:id="723990503">
      <w:bodyDiv w:val="1"/>
      <w:marLeft w:val="0"/>
      <w:marRight w:val="0"/>
      <w:marTop w:val="0"/>
      <w:marBottom w:val="0"/>
      <w:divBdr>
        <w:top w:val="none" w:sz="0" w:space="0" w:color="auto"/>
        <w:left w:val="none" w:sz="0" w:space="0" w:color="auto"/>
        <w:bottom w:val="none" w:sz="0" w:space="0" w:color="auto"/>
        <w:right w:val="none" w:sz="0" w:space="0" w:color="auto"/>
      </w:divBdr>
    </w:div>
    <w:div w:id="724717986">
      <w:bodyDiv w:val="1"/>
      <w:marLeft w:val="0"/>
      <w:marRight w:val="0"/>
      <w:marTop w:val="0"/>
      <w:marBottom w:val="0"/>
      <w:divBdr>
        <w:top w:val="none" w:sz="0" w:space="0" w:color="auto"/>
        <w:left w:val="none" w:sz="0" w:space="0" w:color="auto"/>
        <w:bottom w:val="none" w:sz="0" w:space="0" w:color="auto"/>
        <w:right w:val="none" w:sz="0" w:space="0" w:color="auto"/>
      </w:divBdr>
    </w:div>
    <w:div w:id="741803576">
      <w:bodyDiv w:val="1"/>
      <w:marLeft w:val="0"/>
      <w:marRight w:val="0"/>
      <w:marTop w:val="0"/>
      <w:marBottom w:val="0"/>
      <w:divBdr>
        <w:top w:val="none" w:sz="0" w:space="0" w:color="auto"/>
        <w:left w:val="none" w:sz="0" w:space="0" w:color="auto"/>
        <w:bottom w:val="none" w:sz="0" w:space="0" w:color="auto"/>
        <w:right w:val="none" w:sz="0" w:space="0" w:color="auto"/>
      </w:divBdr>
    </w:div>
    <w:div w:id="745372285">
      <w:bodyDiv w:val="1"/>
      <w:marLeft w:val="0"/>
      <w:marRight w:val="0"/>
      <w:marTop w:val="0"/>
      <w:marBottom w:val="0"/>
      <w:divBdr>
        <w:top w:val="none" w:sz="0" w:space="0" w:color="auto"/>
        <w:left w:val="none" w:sz="0" w:space="0" w:color="auto"/>
        <w:bottom w:val="none" w:sz="0" w:space="0" w:color="auto"/>
        <w:right w:val="none" w:sz="0" w:space="0" w:color="auto"/>
      </w:divBdr>
    </w:div>
    <w:div w:id="749228448">
      <w:bodyDiv w:val="1"/>
      <w:marLeft w:val="0"/>
      <w:marRight w:val="0"/>
      <w:marTop w:val="0"/>
      <w:marBottom w:val="0"/>
      <w:divBdr>
        <w:top w:val="none" w:sz="0" w:space="0" w:color="auto"/>
        <w:left w:val="none" w:sz="0" w:space="0" w:color="auto"/>
        <w:bottom w:val="none" w:sz="0" w:space="0" w:color="auto"/>
        <w:right w:val="none" w:sz="0" w:space="0" w:color="auto"/>
      </w:divBdr>
    </w:div>
    <w:div w:id="753281998">
      <w:bodyDiv w:val="1"/>
      <w:marLeft w:val="0"/>
      <w:marRight w:val="0"/>
      <w:marTop w:val="0"/>
      <w:marBottom w:val="0"/>
      <w:divBdr>
        <w:top w:val="none" w:sz="0" w:space="0" w:color="auto"/>
        <w:left w:val="none" w:sz="0" w:space="0" w:color="auto"/>
        <w:bottom w:val="none" w:sz="0" w:space="0" w:color="auto"/>
        <w:right w:val="none" w:sz="0" w:space="0" w:color="auto"/>
      </w:divBdr>
    </w:div>
    <w:div w:id="758914057">
      <w:bodyDiv w:val="1"/>
      <w:marLeft w:val="0"/>
      <w:marRight w:val="0"/>
      <w:marTop w:val="0"/>
      <w:marBottom w:val="0"/>
      <w:divBdr>
        <w:top w:val="none" w:sz="0" w:space="0" w:color="auto"/>
        <w:left w:val="none" w:sz="0" w:space="0" w:color="auto"/>
        <w:bottom w:val="none" w:sz="0" w:space="0" w:color="auto"/>
        <w:right w:val="none" w:sz="0" w:space="0" w:color="auto"/>
      </w:divBdr>
    </w:div>
    <w:div w:id="764767984">
      <w:bodyDiv w:val="1"/>
      <w:marLeft w:val="0"/>
      <w:marRight w:val="0"/>
      <w:marTop w:val="0"/>
      <w:marBottom w:val="0"/>
      <w:divBdr>
        <w:top w:val="none" w:sz="0" w:space="0" w:color="auto"/>
        <w:left w:val="none" w:sz="0" w:space="0" w:color="auto"/>
        <w:bottom w:val="none" w:sz="0" w:space="0" w:color="auto"/>
        <w:right w:val="none" w:sz="0" w:space="0" w:color="auto"/>
      </w:divBdr>
    </w:div>
    <w:div w:id="766460607">
      <w:bodyDiv w:val="1"/>
      <w:marLeft w:val="0"/>
      <w:marRight w:val="0"/>
      <w:marTop w:val="0"/>
      <w:marBottom w:val="0"/>
      <w:divBdr>
        <w:top w:val="none" w:sz="0" w:space="0" w:color="auto"/>
        <w:left w:val="none" w:sz="0" w:space="0" w:color="auto"/>
        <w:bottom w:val="none" w:sz="0" w:space="0" w:color="auto"/>
        <w:right w:val="none" w:sz="0" w:space="0" w:color="auto"/>
      </w:divBdr>
    </w:div>
    <w:div w:id="768234117">
      <w:bodyDiv w:val="1"/>
      <w:marLeft w:val="0"/>
      <w:marRight w:val="0"/>
      <w:marTop w:val="0"/>
      <w:marBottom w:val="0"/>
      <w:divBdr>
        <w:top w:val="none" w:sz="0" w:space="0" w:color="auto"/>
        <w:left w:val="none" w:sz="0" w:space="0" w:color="auto"/>
        <w:bottom w:val="none" w:sz="0" w:space="0" w:color="auto"/>
        <w:right w:val="none" w:sz="0" w:space="0" w:color="auto"/>
      </w:divBdr>
    </w:div>
    <w:div w:id="770901481">
      <w:bodyDiv w:val="1"/>
      <w:marLeft w:val="0"/>
      <w:marRight w:val="0"/>
      <w:marTop w:val="0"/>
      <w:marBottom w:val="0"/>
      <w:divBdr>
        <w:top w:val="none" w:sz="0" w:space="0" w:color="auto"/>
        <w:left w:val="none" w:sz="0" w:space="0" w:color="auto"/>
        <w:bottom w:val="none" w:sz="0" w:space="0" w:color="auto"/>
        <w:right w:val="none" w:sz="0" w:space="0" w:color="auto"/>
      </w:divBdr>
    </w:div>
    <w:div w:id="783038109">
      <w:bodyDiv w:val="1"/>
      <w:marLeft w:val="0"/>
      <w:marRight w:val="0"/>
      <w:marTop w:val="0"/>
      <w:marBottom w:val="0"/>
      <w:divBdr>
        <w:top w:val="none" w:sz="0" w:space="0" w:color="auto"/>
        <w:left w:val="none" w:sz="0" w:space="0" w:color="auto"/>
        <w:bottom w:val="none" w:sz="0" w:space="0" w:color="auto"/>
        <w:right w:val="none" w:sz="0" w:space="0" w:color="auto"/>
      </w:divBdr>
    </w:div>
    <w:div w:id="786193358">
      <w:bodyDiv w:val="1"/>
      <w:marLeft w:val="0"/>
      <w:marRight w:val="0"/>
      <w:marTop w:val="0"/>
      <w:marBottom w:val="0"/>
      <w:divBdr>
        <w:top w:val="none" w:sz="0" w:space="0" w:color="auto"/>
        <w:left w:val="none" w:sz="0" w:space="0" w:color="auto"/>
        <w:bottom w:val="none" w:sz="0" w:space="0" w:color="auto"/>
        <w:right w:val="none" w:sz="0" w:space="0" w:color="auto"/>
      </w:divBdr>
    </w:div>
    <w:div w:id="853955194">
      <w:bodyDiv w:val="1"/>
      <w:marLeft w:val="0"/>
      <w:marRight w:val="0"/>
      <w:marTop w:val="0"/>
      <w:marBottom w:val="0"/>
      <w:divBdr>
        <w:top w:val="none" w:sz="0" w:space="0" w:color="auto"/>
        <w:left w:val="none" w:sz="0" w:space="0" w:color="auto"/>
        <w:bottom w:val="none" w:sz="0" w:space="0" w:color="auto"/>
        <w:right w:val="none" w:sz="0" w:space="0" w:color="auto"/>
      </w:divBdr>
    </w:div>
    <w:div w:id="855770721">
      <w:bodyDiv w:val="1"/>
      <w:marLeft w:val="0"/>
      <w:marRight w:val="0"/>
      <w:marTop w:val="0"/>
      <w:marBottom w:val="0"/>
      <w:divBdr>
        <w:top w:val="none" w:sz="0" w:space="0" w:color="auto"/>
        <w:left w:val="none" w:sz="0" w:space="0" w:color="auto"/>
        <w:bottom w:val="none" w:sz="0" w:space="0" w:color="auto"/>
        <w:right w:val="none" w:sz="0" w:space="0" w:color="auto"/>
      </w:divBdr>
    </w:div>
    <w:div w:id="859663652">
      <w:bodyDiv w:val="1"/>
      <w:marLeft w:val="0"/>
      <w:marRight w:val="0"/>
      <w:marTop w:val="0"/>
      <w:marBottom w:val="0"/>
      <w:divBdr>
        <w:top w:val="none" w:sz="0" w:space="0" w:color="auto"/>
        <w:left w:val="none" w:sz="0" w:space="0" w:color="auto"/>
        <w:bottom w:val="none" w:sz="0" w:space="0" w:color="auto"/>
        <w:right w:val="none" w:sz="0" w:space="0" w:color="auto"/>
      </w:divBdr>
    </w:div>
    <w:div w:id="865676249">
      <w:bodyDiv w:val="1"/>
      <w:marLeft w:val="0"/>
      <w:marRight w:val="0"/>
      <w:marTop w:val="0"/>
      <w:marBottom w:val="0"/>
      <w:divBdr>
        <w:top w:val="none" w:sz="0" w:space="0" w:color="auto"/>
        <w:left w:val="none" w:sz="0" w:space="0" w:color="auto"/>
        <w:bottom w:val="none" w:sz="0" w:space="0" w:color="auto"/>
        <w:right w:val="none" w:sz="0" w:space="0" w:color="auto"/>
      </w:divBdr>
    </w:div>
    <w:div w:id="907572449">
      <w:bodyDiv w:val="1"/>
      <w:marLeft w:val="0"/>
      <w:marRight w:val="0"/>
      <w:marTop w:val="0"/>
      <w:marBottom w:val="0"/>
      <w:divBdr>
        <w:top w:val="none" w:sz="0" w:space="0" w:color="auto"/>
        <w:left w:val="none" w:sz="0" w:space="0" w:color="auto"/>
        <w:bottom w:val="none" w:sz="0" w:space="0" w:color="auto"/>
        <w:right w:val="none" w:sz="0" w:space="0" w:color="auto"/>
      </w:divBdr>
    </w:div>
    <w:div w:id="922950286">
      <w:bodyDiv w:val="1"/>
      <w:marLeft w:val="0"/>
      <w:marRight w:val="0"/>
      <w:marTop w:val="0"/>
      <w:marBottom w:val="0"/>
      <w:divBdr>
        <w:top w:val="none" w:sz="0" w:space="0" w:color="auto"/>
        <w:left w:val="none" w:sz="0" w:space="0" w:color="auto"/>
        <w:bottom w:val="none" w:sz="0" w:space="0" w:color="auto"/>
        <w:right w:val="none" w:sz="0" w:space="0" w:color="auto"/>
      </w:divBdr>
    </w:div>
    <w:div w:id="931166146">
      <w:bodyDiv w:val="1"/>
      <w:marLeft w:val="0"/>
      <w:marRight w:val="0"/>
      <w:marTop w:val="0"/>
      <w:marBottom w:val="0"/>
      <w:divBdr>
        <w:top w:val="none" w:sz="0" w:space="0" w:color="auto"/>
        <w:left w:val="none" w:sz="0" w:space="0" w:color="auto"/>
        <w:bottom w:val="none" w:sz="0" w:space="0" w:color="auto"/>
        <w:right w:val="none" w:sz="0" w:space="0" w:color="auto"/>
      </w:divBdr>
    </w:div>
    <w:div w:id="957370647">
      <w:bodyDiv w:val="1"/>
      <w:marLeft w:val="0"/>
      <w:marRight w:val="0"/>
      <w:marTop w:val="0"/>
      <w:marBottom w:val="0"/>
      <w:divBdr>
        <w:top w:val="none" w:sz="0" w:space="0" w:color="auto"/>
        <w:left w:val="none" w:sz="0" w:space="0" w:color="auto"/>
        <w:bottom w:val="none" w:sz="0" w:space="0" w:color="auto"/>
        <w:right w:val="none" w:sz="0" w:space="0" w:color="auto"/>
      </w:divBdr>
    </w:div>
    <w:div w:id="997001852">
      <w:bodyDiv w:val="1"/>
      <w:marLeft w:val="0"/>
      <w:marRight w:val="0"/>
      <w:marTop w:val="0"/>
      <w:marBottom w:val="0"/>
      <w:divBdr>
        <w:top w:val="none" w:sz="0" w:space="0" w:color="auto"/>
        <w:left w:val="none" w:sz="0" w:space="0" w:color="auto"/>
        <w:bottom w:val="none" w:sz="0" w:space="0" w:color="auto"/>
        <w:right w:val="none" w:sz="0" w:space="0" w:color="auto"/>
      </w:divBdr>
    </w:div>
    <w:div w:id="1016225151">
      <w:bodyDiv w:val="1"/>
      <w:marLeft w:val="0"/>
      <w:marRight w:val="0"/>
      <w:marTop w:val="0"/>
      <w:marBottom w:val="0"/>
      <w:divBdr>
        <w:top w:val="none" w:sz="0" w:space="0" w:color="auto"/>
        <w:left w:val="none" w:sz="0" w:space="0" w:color="auto"/>
        <w:bottom w:val="none" w:sz="0" w:space="0" w:color="auto"/>
        <w:right w:val="none" w:sz="0" w:space="0" w:color="auto"/>
      </w:divBdr>
    </w:div>
    <w:div w:id="1034814808">
      <w:bodyDiv w:val="1"/>
      <w:marLeft w:val="0"/>
      <w:marRight w:val="0"/>
      <w:marTop w:val="0"/>
      <w:marBottom w:val="0"/>
      <w:divBdr>
        <w:top w:val="none" w:sz="0" w:space="0" w:color="auto"/>
        <w:left w:val="none" w:sz="0" w:space="0" w:color="auto"/>
        <w:bottom w:val="none" w:sz="0" w:space="0" w:color="auto"/>
        <w:right w:val="none" w:sz="0" w:space="0" w:color="auto"/>
      </w:divBdr>
    </w:div>
    <w:div w:id="1037849375">
      <w:bodyDiv w:val="1"/>
      <w:marLeft w:val="0"/>
      <w:marRight w:val="0"/>
      <w:marTop w:val="0"/>
      <w:marBottom w:val="0"/>
      <w:divBdr>
        <w:top w:val="none" w:sz="0" w:space="0" w:color="auto"/>
        <w:left w:val="none" w:sz="0" w:space="0" w:color="auto"/>
        <w:bottom w:val="none" w:sz="0" w:space="0" w:color="auto"/>
        <w:right w:val="none" w:sz="0" w:space="0" w:color="auto"/>
      </w:divBdr>
    </w:div>
    <w:div w:id="1062827094">
      <w:bodyDiv w:val="1"/>
      <w:marLeft w:val="0"/>
      <w:marRight w:val="0"/>
      <w:marTop w:val="0"/>
      <w:marBottom w:val="0"/>
      <w:divBdr>
        <w:top w:val="none" w:sz="0" w:space="0" w:color="auto"/>
        <w:left w:val="none" w:sz="0" w:space="0" w:color="auto"/>
        <w:bottom w:val="none" w:sz="0" w:space="0" w:color="auto"/>
        <w:right w:val="none" w:sz="0" w:space="0" w:color="auto"/>
      </w:divBdr>
    </w:div>
    <w:div w:id="1064180497">
      <w:bodyDiv w:val="1"/>
      <w:marLeft w:val="0"/>
      <w:marRight w:val="0"/>
      <w:marTop w:val="0"/>
      <w:marBottom w:val="0"/>
      <w:divBdr>
        <w:top w:val="none" w:sz="0" w:space="0" w:color="auto"/>
        <w:left w:val="none" w:sz="0" w:space="0" w:color="auto"/>
        <w:bottom w:val="none" w:sz="0" w:space="0" w:color="auto"/>
        <w:right w:val="none" w:sz="0" w:space="0" w:color="auto"/>
      </w:divBdr>
    </w:div>
    <w:div w:id="1072238301">
      <w:bodyDiv w:val="1"/>
      <w:marLeft w:val="0"/>
      <w:marRight w:val="0"/>
      <w:marTop w:val="0"/>
      <w:marBottom w:val="0"/>
      <w:divBdr>
        <w:top w:val="none" w:sz="0" w:space="0" w:color="auto"/>
        <w:left w:val="none" w:sz="0" w:space="0" w:color="auto"/>
        <w:bottom w:val="none" w:sz="0" w:space="0" w:color="auto"/>
        <w:right w:val="none" w:sz="0" w:space="0" w:color="auto"/>
      </w:divBdr>
    </w:div>
    <w:div w:id="1094323510">
      <w:bodyDiv w:val="1"/>
      <w:marLeft w:val="0"/>
      <w:marRight w:val="0"/>
      <w:marTop w:val="0"/>
      <w:marBottom w:val="0"/>
      <w:divBdr>
        <w:top w:val="none" w:sz="0" w:space="0" w:color="auto"/>
        <w:left w:val="none" w:sz="0" w:space="0" w:color="auto"/>
        <w:bottom w:val="none" w:sz="0" w:space="0" w:color="auto"/>
        <w:right w:val="none" w:sz="0" w:space="0" w:color="auto"/>
      </w:divBdr>
    </w:div>
    <w:div w:id="1106996209">
      <w:bodyDiv w:val="1"/>
      <w:marLeft w:val="0"/>
      <w:marRight w:val="0"/>
      <w:marTop w:val="0"/>
      <w:marBottom w:val="0"/>
      <w:divBdr>
        <w:top w:val="none" w:sz="0" w:space="0" w:color="auto"/>
        <w:left w:val="none" w:sz="0" w:space="0" w:color="auto"/>
        <w:bottom w:val="none" w:sz="0" w:space="0" w:color="auto"/>
        <w:right w:val="none" w:sz="0" w:space="0" w:color="auto"/>
      </w:divBdr>
    </w:div>
    <w:div w:id="1109857135">
      <w:bodyDiv w:val="1"/>
      <w:marLeft w:val="0"/>
      <w:marRight w:val="0"/>
      <w:marTop w:val="0"/>
      <w:marBottom w:val="0"/>
      <w:divBdr>
        <w:top w:val="none" w:sz="0" w:space="0" w:color="auto"/>
        <w:left w:val="none" w:sz="0" w:space="0" w:color="auto"/>
        <w:bottom w:val="none" w:sz="0" w:space="0" w:color="auto"/>
        <w:right w:val="none" w:sz="0" w:space="0" w:color="auto"/>
      </w:divBdr>
    </w:div>
    <w:div w:id="1112239306">
      <w:bodyDiv w:val="1"/>
      <w:marLeft w:val="0"/>
      <w:marRight w:val="0"/>
      <w:marTop w:val="0"/>
      <w:marBottom w:val="0"/>
      <w:divBdr>
        <w:top w:val="none" w:sz="0" w:space="0" w:color="auto"/>
        <w:left w:val="none" w:sz="0" w:space="0" w:color="auto"/>
        <w:bottom w:val="none" w:sz="0" w:space="0" w:color="auto"/>
        <w:right w:val="none" w:sz="0" w:space="0" w:color="auto"/>
      </w:divBdr>
    </w:div>
    <w:div w:id="1113523695">
      <w:bodyDiv w:val="1"/>
      <w:marLeft w:val="0"/>
      <w:marRight w:val="0"/>
      <w:marTop w:val="0"/>
      <w:marBottom w:val="0"/>
      <w:divBdr>
        <w:top w:val="none" w:sz="0" w:space="0" w:color="auto"/>
        <w:left w:val="none" w:sz="0" w:space="0" w:color="auto"/>
        <w:bottom w:val="none" w:sz="0" w:space="0" w:color="auto"/>
        <w:right w:val="none" w:sz="0" w:space="0" w:color="auto"/>
      </w:divBdr>
    </w:div>
    <w:div w:id="1116604109">
      <w:bodyDiv w:val="1"/>
      <w:marLeft w:val="0"/>
      <w:marRight w:val="0"/>
      <w:marTop w:val="0"/>
      <w:marBottom w:val="0"/>
      <w:divBdr>
        <w:top w:val="none" w:sz="0" w:space="0" w:color="auto"/>
        <w:left w:val="none" w:sz="0" w:space="0" w:color="auto"/>
        <w:bottom w:val="none" w:sz="0" w:space="0" w:color="auto"/>
        <w:right w:val="none" w:sz="0" w:space="0" w:color="auto"/>
      </w:divBdr>
    </w:div>
    <w:div w:id="1117481838">
      <w:bodyDiv w:val="1"/>
      <w:marLeft w:val="0"/>
      <w:marRight w:val="0"/>
      <w:marTop w:val="0"/>
      <w:marBottom w:val="0"/>
      <w:divBdr>
        <w:top w:val="none" w:sz="0" w:space="0" w:color="auto"/>
        <w:left w:val="none" w:sz="0" w:space="0" w:color="auto"/>
        <w:bottom w:val="none" w:sz="0" w:space="0" w:color="auto"/>
        <w:right w:val="none" w:sz="0" w:space="0" w:color="auto"/>
      </w:divBdr>
    </w:div>
    <w:div w:id="1136335874">
      <w:bodyDiv w:val="1"/>
      <w:marLeft w:val="0"/>
      <w:marRight w:val="0"/>
      <w:marTop w:val="0"/>
      <w:marBottom w:val="0"/>
      <w:divBdr>
        <w:top w:val="none" w:sz="0" w:space="0" w:color="auto"/>
        <w:left w:val="none" w:sz="0" w:space="0" w:color="auto"/>
        <w:bottom w:val="none" w:sz="0" w:space="0" w:color="auto"/>
        <w:right w:val="none" w:sz="0" w:space="0" w:color="auto"/>
      </w:divBdr>
    </w:div>
    <w:div w:id="1137332934">
      <w:bodyDiv w:val="1"/>
      <w:marLeft w:val="0"/>
      <w:marRight w:val="0"/>
      <w:marTop w:val="0"/>
      <w:marBottom w:val="0"/>
      <w:divBdr>
        <w:top w:val="none" w:sz="0" w:space="0" w:color="auto"/>
        <w:left w:val="none" w:sz="0" w:space="0" w:color="auto"/>
        <w:bottom w:val="none" w:sz="0" w:space="0" w:color="auto"/>
        <w:right w:val="none" w:sz="0" w:space="0" w:color="auto"/>
      </w:divBdr>
    </w:div>
    <w:div w:id="1155532986">
      <w:bodyDiv w:val="1"/>
      <w:marLeft w:val="0"/>
      <w:marRight w:val="0"/>
      <w:marTop w:val="0"/>
      <w:marBottom w:val="0"/>
      <w:divBdr>
        <w:top w:val="none" w:sz="0" w:space="0" w:color="auto"/>
        <w:left w:val="none" w:sz="0" w:space="0" w:color="auto"/>
        <w:bottom w:val="none" w:sz="0" w:space="0" w:color="auto"/>
        <w:right w:val="none" w:sz="0" w:space="0" w:color="auto"/>
      </w:divBdr>
    </w:div>
    <w:div w:id="1176305770">
      <w:bodyDiv w:val="1"/>
      <w:marLeft w:val="0"/>
      <w:marRight w:val="0"/>
      <w:marTop w:val="0"/>
      <w:marBottom w:val="0"/>
      <w:divBdr>
        <w:top w:val="none" w:sz="0" w:space="0" w:color="auto"/>
        <w:left w:val="none" w:sz="0" w:space="0" w:color="auto"/>
        <w:bottom w:val="none" w:sz="0" w:space="0" w:color="auto"/>
        <w:right w:val="none" w:sz="0" w:space="0" w:color="auto"/>
      </w:divBdr>
    </w:div>
    <w:div w:id="1192037149">
      <w:bodyDiv w:val="1"/>
      <w:marLeft w:val="0"/>
      <w:marRight w:val="0"/>
      <w:marTop w:val="0"/>
      <w:marBottom w:val="0"/>
      <w:divBdr>
        <w:top w:val="none" w:sz="0" w:space="0" w:color="auto"/>
        <w:left w:val="none" w:sz="0" w:space="0" w:color="auto"/>
        <w:bottom w:val="none" w:sz="0" w:space="0" w:color="auto"/>
        <w:right w:val="none" w:sz="0" w:space="0" w:color="auto"/>
      </w:divBdr>
    </w:div>
    <w:div w:id="1203059741">
      <w:bodyDiv w:val="1"/>
      <w:marLeft w:val="0"/>
      <w:marRight w:val="0"/>
      <w:marTop w:val="0"/>
      <w:marBottom w:val="0"/>
      <w:divBdr>
        <w:top w:val="none" w:sz="0" w:space="0" w:color="auto"/>
        <w:left w:val="none" w:sz="0" w:space="0" w:color="auto"/>
        <w:bottom w:val="none" w:sz="0" w:space="0" w:color="auto"/>
        <w:right w:val="none" w:sz="0" w:space="0" w:color="auto"/>
      </w:divBdr>
    </w:div>
    <w:div w:id="1245072390">
      <w:bodyDiv w:val="1"/>
      <w:marLeft w:val="0"/>
      <w:marRight w:val="0"/>
      <w:marTop w:val="0"/>
      <w:marBottom w:val="0"/>
      <w:divBdr>
        <w:top w:val="none" w:sz="0" w:space="0" w:color="auto"/>
        <w:left w:val="none" w:sz="0" w:space="0" w:color="auto"/>
        <w:bottom w:val="none" w:sz="0" w:space="0" w:color="auto"/>
        <w:right w:val="none" w:sz="0" w:space="0" w:color="auto"/>
      </w:divBdr>
    </w:div>
    <w:div w:id="1253276056">
      <w:bodyDiv w:val="1"/>
      <w:marLeft w:val="0"/>
      <w:marRight w:val="0"/>
      <w:marTop w:val="0"/>
      <w:marBottom w:val="0"/>
      <w:divBdr>
        <w:top w:val="none" w:sz="0" w:space="0" w:color="auto"/>
        <w:left w:val="none" w:sz="0" w:space="0" w:color="auto"/>
        <w:bottom w:val="none" w:sz="0" w:space="0" w:color="auto"/>
        <w:right w:val="none" w:sz="0" w:space="0" w:color="auto"/>
      </w:divBdr>
    </w:div>
    <w:div w:id="1286084507">
      <w:bodyDiv w:val="1"/>
      <w:marLeft w:val="0"/>
      <w:marRight w:val="0"/>
      <w:marTop w:val="0"/>
      <w:marBottom w:val="0"/>
      <w:divBdr>
        <w:top w:val="none" w:sz="0" w:space="0" w:color="auto"/>
        <w:left w:val="none" w:sz="0" w:space="0" w:color="auto"/>
        <w:bottom w:val="none" w:sz="0" w:space="0" w:color="auto"/>
        <w:right w:val="none" w:sz="0" w:space="0" w:color="auto"/>
      </w:divBdr>
    </w:div>
    <w:div w:id="1333146762">
      <w:bodyDiv w:val="1"/>
      <w:marLeft w:val="0"/>
      <w:marRight w:val="0"/>
      <w:marTop w:val="0"/>
      <w:marBottom w:val="0"/>
      <w:divBdr>
        <w:top w:val="none" w:sz="0" w:space="0" w:color="auto"/>
        <w:left w:val="none" w:sz="0" w:space="0" w:color="auto"/>
        <w:bottom w:val="none" w:sz="0" w:space="0" w:color="auto"/>
        <w:right w:val="none" w:sz="0" w:space="0" w:color="auto"/>
      </w:divBdr>
    </w:div>
    <w:div w:id="1347823255">
      <w:bodyDiv w:val="1"/>
      <w:marLeft w:val="0"/>
      <w:marRight w:val="0"/>
      <w:marTop w:val="0"/>
      <w:marBottom w:val="0"/>
      <w:divBdr>
        <w:top w:val="none" w:sz="0" w:space="0" w:color="auto"/>
        <w:left w:val="none" w:sz="0" w:space="0" w:color="auto"/>
        <w:bottom w:val="none" w:sz="0" w:space="0" w:color="auto"/>
        <w:right w:val="none" w:sz="0" w:space="0" w:color="auto"/>
      </w:divBdr>
    </w:div>
    <w:div w:id="1356804687">
      <w:bodyDiv w:val="1"/>
      <w:marLeft w:val="0"/>
      <w:marRight w:val="0"/>
      <w:marTop w:val="0"/>
      <w:marBottom w:val="0"/>
      <w:divBdr>
        <w:top w:val="none" w:sz="0" w:space="0" w:color="auto"/>
        <w:left w:val="none" w:sz="0" w:space="0" w:color="auto"/>
        <w:bottom w:val="none" w:sz="0" w:space="0" w:color="auto"/>
        <w:right w:val="none" w:sz="0" w:space="0" w:color="auto"/>
      </w:divBdr>
    </w:div>
    <w:div w:id="1361860199">
      <w:bodyDiv w:val="1"/>
      <w:marLeft w:val="0"/>
      <w:marRight w:val="0"/>
      <w:marTop w:val="0"/>
      <w:marBottom w:val="0"/>
      <w:divBdr>
        <w:top w:val="none" w:sz="0" w:space="0" w:color="auto"/>
        <w:left w:val="none" w:sz="0" w:space="0" w:color="auto"/>
        <w:bottom w:val="none" w:sz="0" w:space="0" w:color="auto"/>
        <w:right w:val="none" w:sz="0" w:space="0" w:color="auto"/>
      </w:divBdr>
    </w:div>
    <w:div w:id="1369991820">
      <w:bodyDiv w:val="1"/>
      <w:marLeft w:val="0"/>
      <w:marRight w:val="0"/>
      <w:marTop w:val="0"/>
      <w:marBottom w:val="0"/>
      <w:divBdr>
        <w:top w:val="none" w:sz="0" w:space="0" w:color="auto"/>
        <w:left w:val="none" w:sz="0" w:space="0" w:color="auto"/>
        <w:bottom w:val="none" w:sz="0" w:space="0" w:color="auto"/>
        <w:right w:val="none" w:sz="0" w:space="0" w:color="auto"/>
      </w:divBdr>
    </w:div>
    <w:div w:id="1382946057">
      <w:bodyDiv w:val="1"/>
      <w:marLeft w:val="0"/>
      <w:marRight w:val="0"/>
      <w:marTop w:val="0"/>
      <w:marBottom w:val="0"/>
      <w:divBdr>
        <w:top w:val="none" w:sz="0" w:space="0" w:color="auto"/>
        <w:left w:val="none" w:sz="0" w:space="0" w:color="auto"/>
        <w:bottom w:val="none" w:sz="0" w:space="0" w:color="auto"/>
        <w:right w:val="none" w:sz="0" w:space="0" w:color="auto"/>
      </w:divBdr>
    </w:div>
    <w:div w:id="1419905671">
      <w:bodyDiv w:val="1"/>
      <w:marLeft w:val="0"/>
      <w:marRight w:val="0"/>
      <w:marTop w:val="0"/>
      <w:marBottom w:val="0"/>
      <w:divBdr>
        <w:top w:val="none" w:sz="0" w:space="0" w:color="auto"/>
        <w:left w:val="none" w:sz="0" w:space="0" w:color="auto"/>
        <w:bottom w:val="none" w:sz="0" w:space="0" w:color="auto"/>
        <w:right w:val="none" w:sz="0" w:space="0" w:color="auto"/>
      </w:divBdr>
    </w:div>
    <w:div w:id="1424184628">
      <w:bodyDiv w:val="1"/>
      <w:marLeft w:val="0"/>
      <w:marRight w:val="0"/>
      <w:marTop w:val="0"/>
      <w:marBottom w:val="0"/>
      <w:divBdr>
        <w:top w:val="none" w:sz="0" w:space="0" w:color="auto"/>
        <w:left w:val="none" w:sz="0" w:space="0" w:color="auto"/>
        <w:bottom w:val="none" w:sz="0" w:space="0" w:color="auto"/>
        <w:right w:val="none" w:sz="0" w:space="0" w:color="auto"/>
      </w:divBdr>
    </w:div>
    <w:div w:id="1439372728">
      <w:bodyDiv w:val="1"/>
      <w:marLeft w:val="0"/>
      <w:marRight w:val="0"/>
      <w:marTop w:val="0"/>
      <w:marBottom w:val="0"/>
      <w:divBdr>
        <w:top w:val="none" w:sz="0" w:space="0" w:color="auto"/>
        <w:left w:val="none" w:sz="0" w:space="0" w:color="auto"/>
        <w:bottom w:val="none" w:sz="0" w:space="0" w:color="auto"/>
        <w:right w:val="none" w:sz="0" w:space="0" w:color="auto"/>
      </w:divBdr>
    </w:div>
    <w:div w:id="1456363897">
      <w:bodyDiv w:val="1"/>
      <w:marLeft w:val="0"/>
      <w:marRight w:val="0"/>
      <w:marTop w:val="0"/>
      <w:marBottom w:val="0"/>
      <w:divBdr>
        <w:top w:val="none" w:sz="0" w:space="0" w:color="auto"/>
        <w:left w:val="none" w:sz="0" w:space="0" w:color="auto"/>
        <w:bottom w:val="none" w:sz="0" w:space="0" w:color="auto"/>
        <w:right w:val="none" w:sz="0" w:space="0" w:color="auto"/>
      </w:divBdr>
    </w:div>
    <w:div w:id="1477718688">
      <w:bodyDiv w:val="1"/>
      <w:marLeft w:val="0"/>
      <w:marRight w:val="0"/>
      <w:marTop w:val="0"/>
      <w:marBottom w:val="0"/>
      <w:divBdr>
        <w:top w:val="none" w:sz="0" w:space="0" w:color="auto"/>
        <w:left w:val="none" w:sz="0" w:space="0" w:color="auto"/>
        <w:bottom w:val="none" w:sz="0" w:space="0" w:color="auto"/>
        <w:right w:val="none" w:sz="0" w:space="0" w:color="auto"/>
      </w:divBdr>
    </w:div>
    <w:div w:id="1489711924">
      <w:bodyDiv w:val="1"/>
      <w:marLeft w:val="0"/>
      <w:marRight w:val="0"/>
      <w:marTop w:val="0"/>
      <w:marBottom w:val="0"/>
      <w:divBdr>
        <w:top w:val="none" w:sz="0" w:space="0" w:color="auto"/>
        <w:left w:val="none" w:sz="0" w:space="0" w:color="auto"/>
        <w:bottom w:val="none" w:sz="0" w:space="0" w:color="auto"/>
        <w:right w:val="none" w:sz="0" w:space="0" w:color="auto"/>
      </w:divBdr>
    </w:div>
    <w:div w:id="1494493247">
      <w:bodyDiv w:val="1"/>
      <w:marLeft w:val="0"/>
      <w:marRight w:val="0"/>
      <w:marTop w:val="0"/>
      <w:marBottom w:val="0"/>
      <w:divBdr>
        <w:top w:val="none" w:sz="0" w:space="0" w:color="auto"/>
        <w:left w:val="none" w:sz="0" w:space="0" w:color="auto"/>
        <w:bottom w:val="none" w:sz="0" w:space="0" w:color="auto"/>
        <w:right w:val="none" w:sz="0" w:space="0" w:color="auto"/>
      </w:divBdr>
    </w:div>
    <w:div w:id="1495143629">
      <w:bodyDiv w:val="1"/>
      <w:marLeft w:val="0"/>
      <w:marRight w:val="0"/>
      <w:marTop w:val="0"/>
      <w:marBottom w:val="0"/>
      <w:divBdr>
        <w:top w:val="none" w:sz="0" w:space="0" w:color="auto"/>
        <w:left w:val="none" w:sz="0" w:space="0" w:color="auto"/>
        <w:bottom w:val="none" w:sz="0" w:space="0" w:color="auto"/>
        <w:right w:val="none" w:sz="0" w:space="0" w:color="auto"/>
      </w:divBdr>
    </w:div>
    <w:div w:id="1506938892">
      <w:bodyDiv w:val="1"/>
      <w:marLeft w:val="0"/>
      <w:marRight w:val="0"/>
      <w:marTop w:val="0"/>
      <w:marBottom w:val="0"/>
      <w:divBdr>
        <w:top w:val="none" w:sz="0" w:space="0" w:color="auto"/>
        <w:left w:val="none" w:sz="0" w:space="0" w:color="auto"/>
        <w:bottom w:val="none" w:sz="0" w:space="0" w:color="auto"/>
        <w:right w:val="none" w:sz="0" w:space="0" w:color="auto"/>
      </w:divBdr>
    </w:div>
    <w:div w:id="1524133112">
      <w:bodyDiv w:val="1"/>
      <w:marLeft w:val="0"/>
      <w:marRight w:val="0"/>
      <w:marTop w:val="0"/>
      <w:marBottom w:val="0"/>
      <w:divBdr>
        <w:top w:val="none" w:sz="0" w:space="0" w:color="auto"/>
        <w:left w:val="none" w:sz="0" w:space="0" w:color="auto"/>
        <w:bottom w:val="none" w:sz="0" w:space="0" w:color="auto"/>
        <w:right w:val="none" w:sz="0" w:space="0" w:color="auto"/>
      </w:divBdr>
    </w:div>
    <w:div w:id="1525560468">
      <w:bodyDiv w:val="1"/>
      <w:marLeft w:val="0"/>
      <w:marRight w:val="0"/>
      <w:marTop w:val="0"/>
      <w:marBottom w:val="0"/>
      <w:divBdr>
        <w:top w:val="none" w:sz="0" w:space="0" w:color="auto"/>
        <w:left w:val="none" w:sz="0" w:space="0" w:color="auto"/>
        <w:bottom w:val="none" w:sz="0" w:space="0" w:color="auto"/>
        <w:right w:val="none" w:sz="0" w:space="0" w:color="auto"/>
      </w:divBdr>
    </w:div>
    <w:div w:id="1531379949">
      <w:bodyDiv w:val="1"/>
      <w:marLeft w:val="0"/>
      <w:marRight w:val="0"/>
      <w:marTop w:val="0"/>
      <w:marBottom w:val="0"/>
      <w:divBdr>
        <w:top w:val="none" w:sz="0" w:space="0" w:color="auto"/>
        <w:left w:val="none" w:sz="0" w:space="0" w:color="auto"/>
        <w:bottom w:val="none" w:sz="0" w:space="0" w:color="auto"/>
        <w:right w:val="none" w:sz="0" w:space="0" w:color="auto"/>
      </w:divBdr>
    </w:div>
    <w:div w:id="1549489711">
      <w:bodyDiv w:val="1"/>
      <w:marLeft w:val="0"/>
      <w:marRight w:val="0"/>
      <w:marTop w:val="0"/>
      <w:marBottom w:val="0"/>
      <w:divBdr>
        <w:top w:val="none" w:sz="0" w:space="0" w:color="auto"/>
        <w:left w:val="none" w:sz="0" w:space="0" w:color="auto"/>
        <w:bottom w:val="none" w:sz="0" w:space="0" w:color="auto"/>
        <w:right w:val="none" w:sz="0" w:space="0" w:color="auto"/>
      </w:divBdr>
    </w:div>
    <w:div w:id="1568033925">
      <w:bodyDiv w:val="1"/>
      <w:marLeft w:val="0"/>
      <w:marRight w:val="0"/>
      <w:marTop w:val="0"/>
      <w:marBottom w:val="0"/>
      <w:divBdr>
        <w:top w:val="none" w:sz="0" w:space="0" w:color="auto"/>
        <w:left w:val="none" w:sz="0" w:space="0" w:color="auto"/>
        <w:bottom w:val="none" w:sz="0" w:space="0" w:color="auto"/>
        <w:right w:val="none" w:sz="0" w:space="0" w:color="auto"/>
      </w:divBdr>
    </w:div>
    <w:div w:id="1569224321">
      <w:bodyDiv w:val="1"/>
      <w:marLeft w:val="0"/>
      <w:marRight w:val="0"/>
      <w:marTop w:val="0"/>
      <w:marBottom w:val="0"/>
      <w:divBdr>
        <w:top w:val="none" w:sz="0" w:space="0" w:color="auto"/>
        <w:left w:val="none" w:sz="0" w:space="0" w:color="auto"/>
        <w:bottom w:val="none" w:sz="0" w:space="0" w:color="auto"/>
        <w:right w:val="none" w:sz="0" w:space="0" w:color="auto"/>
      </w:divBdr>
    </w:div>
    <w:div w:id="1571305307">
      <w:bodyDiv w:val="1"/>
      <w:marLeft w:val="0"/>
      <w:marRight w:val="0"/>
      <w:marTop w:val="0"/>
      <w:marBottom w:val="0"/>
      <w:divBdr>
        <w:top w:val="none" w:sz="0" w:space="0" w:color="auto"/>
        <w:left w:val="none" w:sz="0" w:space="0" w:color="auto"/>
        <w:bottom w:val="none" w:sz="0" w:space="0" w:color="auto"/>
        <w:right w:val="none" w:sz="0" w:space="0" w:color="auto"/>
      </w:divBdr>
    </w:div>
    <w:div w:id="1584990780">
      <w:bodyDiv w:val="1"/>
      <w:marLeft w:val="0"/>
      <w:marRight w:val="0"/>
      <w:marTop w:val="0"/>
      <w:marBottom w:val="0"/>
      <w:divBdr>
        <w:top w:val="none" w:sz="0" w:space="0" w:color="auto"/>
        <w:left w:val="none" w:sz="0" w:space="0" w:color="auto"/>
        <w:bottom w:val="none" w:sz="0" w:space="0" w:color="auto"/>
        <w:right w:val="none" w:sz="0" w:space="0" w:color="auto"/>
      </w:divBdr>
    </w:div>
    <w:div w:id="1605183476">
      <w:bodyDiv w:val="1"/>
      <w:marLeft w:val="0"/>
      <w:marRight w:val="0"/>
      <w:marTop w:val="0"/>
      <w:marBottom w:val="0"/>
      <w:divBdr>
        <w:top w:val="none" w:sz="0" w:space="0" w:color="auto"/>
        <w:left w:val="none" w:sz="0" w:space="0" w:color="auto"/>
        <w:bottom w:val="none" w:sz="0" w:space="0" w:color="auto"/>
        <w:right w:val="none" w:sz="0" w:space="0" w:color="auto"/>
      </w:divBdr>
    </w:div>
    <w:div w:id="1608805503">
      <w:bodyDiv w:val="1"/>
      <w:marLeft w:val="0"/>
      <w:marRight w:val="0"/>
      <w:marTop w:val="0"/>
      <w:marBottom w:val="0"/>
      <w:divBdr>
        <w:top w:val="none" w:sz="0" w:space="0" w:color="auto"/>
        <w:left w:val="none" w:sz="0" w:space="0" w:color="auto"/>
        <w:bottom w:val="none" w:sz="0" w:space="0" w:color="auto"/>
        <w:right w:val="none" w:sz="0" w:space="0" w:color="auto"/>
      </w:divBdr>
    </w:div>
    <w:div w:id="1615868498">
      <w:bodyDiv w:val="1"/>
      <w:marLeft w:val="0"/>
      <w:marRight w:val="0"/>
      <w:marTop w:val="0"/>
      <w:marBottom w:val="0"/>
      <w:divBdr>
        <w:top w:val="none" w:sz="0" w:space="0" w:color="auto"/>
        <w:left w:val="none" w:sz="0" w:space="0" w:color="auto"/>
        <w:bottom w:val="none" w:sz="0" w:space="0" w:color="auto"/>
        <w:right w:val="none" w:sz="0" w:space="0" w:color="auto"/>
      </w:divBdr>
    </w:div>
    <w:div w:id="1626960111">
      <w:bodyDiv w:val="1"/>
      <w:marLeft w:val="0"/>
      <w:marRight w:val="0"/>
      <w:marTop w:val="0"/>
      <w:marBottom w:val="0"/>
      <w:divBdr>
        <w:top w:val="none" w:sz="0" w:space="0" w:color="auto"/>
        <w:left w:val="none" w:sz="0" w:space="0" w:color="auto"/>
        <w:bottom w:val="none" w:sz="0" w:space="0" w:color="auto"/>
        <w:right w:val="none" w:sz="0" w:space="0" w:color="auto"/>
      </w:divBdr>
    </w:div>
    <w:div w:id="1645963834">
      <w:bodyDiv w:val="1"/>
      <w:marLeft w:val="0"/>
      <w:marRight w:val="0"/>
      <w:marTop w:val="0"/>
      <w:marBottom w:val="0"/>
      <w:divBdr>
        <w:top w:val="none" w:sz="0" w:space="0" w:color="auto"/>
        <w:left w:val="none" w:sz="0" w:space="0" w:color="auto"/>
        <w:bottom w:val="none" w:sz="0" w:space="0" w:color="auto"/>
        <w:right w:val="none" w:sz="0" w:space="0" w:color="auto"/>
      </w:divBdr>
    </w:div>
    <w:div w:id="1655571251">
      <w:bodyDiv w:val="1"/>
      <w:marLeft w:val="0"/>
      <w:marRight w:val="0"/>
      <w:marTop w:val="0"/>
      <w:marBottom w:val="0"/>
      <w:divBdr>
        <w:top w:val="none" w:sz="0" w:space="0" w:color="auto"/>
        <w:left w:val="none" w:sz="0" w:space="0" w:color="auto"/>
        <w:bottom w:val="none" w:sz="0" w:space="0" w:color="auto"/>
        <w:right w:val="none" w:sz="0" w:space="0" w:color="auto"/>
      </w:divBdr>
    </w:div>
    <w:div w:id="1668940830">
      <w:bodyDiv w:val="1"/>
      <w:marLeft w:val="0"/>
      <w:marRight w:val="0"/>
      <w:marTop w:val="0"/>
      <w:marBottom w:val="0"/>
      <w:divBdr>
        <w:top w:val="none" w:sz="0" w:space="0" w:color="auto"/>
        <w:left w:val="none" w:sz="0" w:space="0" w:color="auto"/>
        <w:bottom w:val="none" w:sz="0" w:space="0" w:color="auto"/>
        <w:right w:val="none" w:sz="0" w:space="0" w:color="auto"/>
      </w:divBdr>
    </w:div>
    <w:div w:id="1675108882">
      <w:bodyDiv w:val="1"/>
      <w:marLeft w:val="0"/>
      <w:marRight w:val="0"/>
      <w:marTop w:val="0"/>
      <w:marBottom w:val="0"/>
      <w:divBdr>
        <w:top w:val="none" w:sz="0" w:space="0" w:color="auto"/>
        <w:left w:val="none" w:sz="0" w:space="0" w:color="auto"/>
        <w:bottom w:val="none" w:sz="0" w:space="0" w:color="auto"/>
        <w:right w:val="none" w:sz="0" w:space="0" w:color="auto"/>
      </w:divBdr>
    </w:div>
    <w:div w:id="1685666491">
      <w:bodyDiv w:val="1"/>
      <w:marLeft w:val="0"/>
      <w:marRight w:val="0"/>
      <w:marTop w:val="0"/>
      <w:marBottom w:val="0"/>
      <w:divBdr>
        <w:top w:val="none" w:sz="0" w:space="0" w:color="auto"/>
        <w:left w:val="none" w:sz="0" w:space="0" w:color="auto"/>
        <w:bottom w:val="none" w:sz="0" w:space="0" w:color="auto"/>
        <w:right w:val="none" w:sz="0" w:space="0" w:color="auto"/>
      </w:divBdr>
    </w:div>
    <w:div w:id="1692953185">
      <w:bodyDiv w:val="1"/>
      <w:marLeft w:val="0"/>
      <w:marRight w:val="0"/>
      <w:marTop w:val="0"/>
      <w:marBottom w:val="0"/>
      <w:divBdr>
        <w:top w:val="none" w:sz="0" w:space="0" w:color="auto"/>
        <w:left w:val="none" w:sz="0" w:space="0" w:color="auto"/>
        <w:bottom w:val="none" w:sz="0" w:space="0" w:color="auto"/>
        <w:right w:val="none" w:sz="0" w:space="0" w:color="auto"/>
      </w:divBdr>
    </w:div>
    <w:div w:id="1721786882">
      <w:bodyDiv w:val="1"/>
      <w:marLeft w:val="0"/>
      <w:marRight w:val="0"/>
      <w:marTop w:val="0"/>
      <w:marBottom w:val="0"/>
      <w:divBdr>
        <w:top w:val="none" w:sz="0" w:space="0" w:color="auto"/>
        <w:left w:val="none" w:sz="0" w:space="0" w:color="auto"/>
        <w:bottom w:val="none" w:sz="0" w:space="0" w:color="auto"/>
        <w:right w:val="none" w:sz="0" w:space="0" w:color="auto"/>
      </w:divBdr>
    </w:div>
    <w:div w:id="1747992105">
      <w:bodyDiv w:val="1"/>
      <w:marLeft w:val="0"/>
      <w:marRight w:val="0"/>
      <w:marTop w:val="0"/>
      <w:marBottom w:val="0"/>
      <w:divBdr>
        <w:top w:val="none" w:sz="0" w:space="0" w:color="auto"/>
        <w:left w:val="none" w:sz="0" w:space="0" w:color="auto"/>
        <w:bottom w:val="none" w:sz="0" w:space="0" w:color="auto"/>
        <w:right w:val="none" w:sz="0" w:space="0" w:color="auto"/>
      </w:divBdr>
    </w:div>
    <w:div w:id="1748376550">
      <w:bodyDiv w:val="1"/>
      <w:marLeft w:val="0"/>
      <w:marRight w:val="0"/>
      <w:marTop w:val="0"/>
      <w:marBottom w:val="0"/>
      <w:divBdr>
        <w:top w:val="none" w:sz="0" w:space="0" w:color="auto"/>
        <w:left w:val="none" w:sz="0" w:space="0" w:color="auto"/>
        <w:bottom w:val="none" w:sz="0" w:space="0" w:color="auto"/>
        <w:right w:val="none" w:sz="0" w:space="0" w:color="auto"/>
      </w:divBdr>
    </w:div>
    <w:div w:id="1754158947">
      <w:bodyDiv w:val="1"/>
      <w:marLeft w:val="0"/>
      <w:marRight w:val="0"/>
      <w:marTop w:val="0"/>
      <w:marBottom w:val="0"/>
      <w:divBdr>
        <w:top w:val="none" w:sz="0" w:space="0" w:color="auto"/>
        <w:left w:val="none" w:sz="0" w:space="0" w:color="auto"/>
        <w:bottom w:val="none" w:sz="0" w:space="0" w:color="auto"/>
        <w:right w:val="none" w:sz="0" w:space="0" w:color="auto"/>
      </w:divBdr>
    </w:div>
    <w:div w:id="1805661920">
      <w:bodyDiv w:val="1"/>
      <w:marLeft w:val="0"/>
      <w:marRight w:val="0"/>
      <w:marTop w:val="0"/>
      <w:marBottom w:val="0"/>
      <w:divBdr>
        <w:top w:val="none" w:sz="0" w:space="0" w:color="auto"/>
        <w:left w:val="none" w:sz="0" w:space="0" w:color="auto"/>
        <w:bottom w:val="none" w:sz="0" w:space="0" w:color="auto"/>
        <w:right w:val="none" w:sz="0" w:space="0" w:color="auto"/>
      </w:divBdr>
    </w:div>
    <w:div w:id="1820608329">
      <w:bodyDiv w:val="1"/>
      <w:marLeft w:val="0"/>
      <w:marRight w:val="0"/>
      <w:marTop w:val="0"/>
      <w:marBottom w:val="0"/>
      <w:divBdr>
        <w:top w:val="none" w:sz="0" w:space="0" w:color="auto"/>
        <w:left w:val="none" w:sz="0" w:space="0" w:color="auto"/>
        <w:bottom w:val="none" w:sz="0" w:space="0" w:color="auto"/>
        <w:right w:val="none" w:sz="0" w:space="0" w:color="auto"/>
      </w:divBdr>
    </w:div>
    <w:div w:id="1820880700">
      <w:bodyDiv w:val="1"/>
      <w:marLeft w:val="0"/>
      <w:marRight w:val="0"/>
      <w:marTop w:val="0"/>
      <w:marBottom w:val="0"/>
      <w:divBdr>
        <w:top w:val="none" w:sz="0" w:space="0" w:color="auto"/>
        <w:left w:val="none" w:sz="0" w:space="0" w:color="auto"/>
        <w:bottom w:val="none" w:sz="0" w:space="0" w:color="auto"/>
        <w:right w:val="none" w:sz="0" w:space="0" w:color="auto"/>
      </w:divBdr>
    </w:div>
    <w:div w:id="1848711104">
      <w:bodyDiv w:val="1"/>
      <w:marLeft w:val="0"/>
      <w:marRight w:val="0"/>
      <w:marTop w:val="0"/>
      <w:marBottom w:val="0"/>
      <w:divBdr>
        <w:top w:val="none" w:sz="0" w:space="0" w:color="auto"/>
        <w:left w:val="none" w:sz="0" w:space="0" w:color="auto"/>
        <w:bottom w:val="none" w:sz="0" w:space="0" w:color="auto"/>
        <w:right w:val="none" w:sz="0" w:space="0" w:color="auto"/>
      </w:divBdr>
    </w:div>
    <w:div w:id="1858688399">
      <w:bodyDiv w:val="1"/>
      <w:marLeft w:val="0"/>
      <w:marRight w:val="0"/>
      <w:marTop w:val="0"/>
      <w:marBottom w:val="0"/>
      <w:divBdr>
        <w:top w:val="none" w:sz="0" w:space="0" w:color="auto"/>
        <w:left w:val="none" w:sz="0" w:space="0" w:color="auto"/>
        <w:bottom w:val="none" w:sz="0" w:space="0" w:color="auto"/>
        <w:right w:val="none" w:sz="0" w:space="0" w:color="auto"/>
      </w:divBdr>
    </w:div>
    <w:div w:id="1859613590">
      <w:bodyDiv w:val="1"/>
      <w:marLeft w:val="0"/>
      <w:marRight w:val="0"/>
      <w:marTop w:val="0"/>
      <w:marBottom w:val="0"/>
      <w:divBdr>
        <w:top w:val="none" w:sz="0" w:space="0" w:color="auto"/>
        <w:left w:val="none" w:sz="0" w:space="0" w:color="auto"/>
        <w:bottom w:val="none" w:sz="0" w:space="0" w:color="auto"/>
        <w:right w:val="none" w:sz="0" w:space="0" w:color="auto"/>
      </w:divBdr>
    </w:div>
    <w:div w:id="1861509792">
      <w:bodyDiv w:val="1"/>
      <w:marLeft w:val="0"/>
      <w:marRight w:val="0"/>
      <w:marTop w:val="0"/>
      <w:marBottom w:val="0"/>
      <w:divBdr>
        <w:top w:val="none" w:sz="0" w:space="0" w:color="auto"/>
        <w:left w:val="none" w:sz="0" w:space="0" w:color="auto"/>
        <w:bottom w:val="none" w:sz="0" w:space="0" w:color="auto"/>
        <w:right w:val="none" w:sz="0" w:space="0" w:color="auto"/>
      </w:divBdr>
    </w:div>
    <w:div w:id="1931162923">
      <w:bodyDiv w:val="1"/>
      <w:marLeft w:val="0"/>
      <w:marRight w:val="0"/>
      <w:marTop w:val="0"/>
      <w:marBottom w:val="0"/>
      <w:divBdr>
        <w:top w:val="none" w:sz="0" w:space="0" w:color="auto"/>
        <w:left w:val="none" w:sz="0" w:space="0" w:color="auto"/>
        <w:bottom w:val="none" w:sz="0" w:space="0" w:color="auto"/>
        <w:right w:val="none" w:sz="0" w:space="0" w:color="auto"/>
      </w:divBdr>
    </w:div>
    <w:div w:id="1939482945">
      <w:bodyDiv w:val="1"/>
      <w:marLeft w:val="0"/>
      <w:marRight w:val="0"/>
      <w:marTop w:val="0"/>
      <w:marBottom w:val="0"/>
      <w:divBdr>
        <w:top w:val="none" w:sz="0" w:space="0" w:color="auto"/>
        <w:left w:val="none" w:sz="0" w:space="0" w:color="auto"/>
        <w:bottom w:val="none" w:sz="0" w:space="0" w:color="auto"/>
        <w:right w:val="none" w:sz="0" w:space="0" w:color="auto"/>
      </w:divBdr>
    </w:div>
    <w:div w:id="1992055501">
      <w:bodyDiv w:val="1"/>
      <w:marLeft w:val="0"/>
      <w:marRight w:val="0"/>
      <w:marTop w:val="0"/>
      <w:marBottom w:val="0"/>
      <w:divBdr>
        <w:top w:val="none" w:sz="0" w:space="0" w:color="auto"/>
        <w:left w:val="none" w:sz="0" w:space="0" w:color="auto"/>
        <w:bottom w:val="none" w:sz="0" w:space="0" w:color="auto"/>
        <w:right w:val="none" w:sz="0" w:space="0" w:color="auto"/>
      </w:divBdr>
    </w:div>
    <w:div w:id="2028483700">
      <w:bodyDiv w:val="1"/>
      <w:marLeft w:val="0"/>
      <w:marRight w:val="0"/>
      <w:marTop w:val="0"/>
      <w:marBottom w:val="0"/>
      <w:divBdr>
        <w:top w:val="none" w:sz="0" w:space="0" w:color="auto"/>
        <w:left w:val="none" w:sz="0" w:space="0" w:color="auto"/>
        <w:bottom w:val="none" w:sz="0" w:space="0" w:color="auto"/>
        <w:right w:val="none" w:sz="0" w:space="0" w:color="auto"/>
      </w:divBdr>
    </w:div>
    <w:div w:id="2041474341">
      <w:bodyDiv w:val="1"/>
      <w:marLeft w:val="0"/>
      <w:marRight w:val="0"/>
      <w:marTop w:val="0"/>
      <w:marBottom w:val="0"/>
      <w:divBdr>
        <w:top w:val="none" w:sz="0" w:space="0" w:color="auto"/>
        <w:left w:val="none" w:sz="0" w:space="0" w:color="auto"/>
        <w:bottom w:val="none" w:sz="0" w:space="0" w:color="auto"/>
        <w:right w:val="none" w:sz="0" w:space="0" w:color="auto"/>
      </w:divBdr>
    </w:div>
    <w:div w:id="2089885260">
      <w:bodyDiv w:val="1"/>
      <w:marLeft w:val="0"/>
      <w:marRight w:val="0"/>
      <w:marTop w:val="0"/>
      <w:marBottom w:val="0"/>
      <w:divBdr>
        <w:top w:val="none" w:sz="0" w:space="0" w:color="auto"/>
        <w:left w:val="none" w:sz="0" w:space="0" w:color="auto"/>
        <w:bottom w:val="none" w:sz="0" w:space="0" w:color="auto"/>
        <w:right w:val="none" w:sz="0" w:space="0" w:color="auto"/>
      </w:divBdr>
    </w:div>
    <w:div w:id="2097633071">
      <w:bodyDiv w:val="1"/>
      <w:marLeft w:val="0"/>
      <w:marRight w:val="0"/>
      <w:marTop w:val="0"/>
      <w:marBottom w:val="0"/>
      <w:divBdr>
        <w:top w:val="none" w:sz="0" w:space="0" w:color="auto"/>
        <w:left w:val="none" w:sz="0" w:space="0" w:color="auto"/>
        <w:bottom w:val="none" w:sz="0" w:space="0" w:color="auto"/>
        <w:right w:val="none" w:sz="0" w:space="0" w:color="auto"/>
      </w:divBdr>
    </w:div>
    <w:div w:id="2105834416">
      <w:bodyDiv w:val="1"/>
      <w:marLeft w:val="0"/>
      <w:marRight w:val="0"/>
      <w:marTop w:val="0"/>
      <w:marBottom w:val="0"/>
      <w:divBdr>
        <w:top w:val="none" w:sz="0" w:space="0" w:color="auto"/>
        <w:left w:val="none" w:sz="0" w:space="0" w:color="auto"/>
        <w:bottom w:val="none" w:sz="0" w:space="0" w:color="auto"/>
        <w:right w:val="none" w:sz="0" w:space="0" w:color="auto"/>
      </w:divBdr>
    </w:div>
    <w:div w:id="2106150255">
      <w:bodyDiv w:val="1"/>
      <w:marLeft w:val="0"/>
      <w:marRight w:val="0"/>
      <w:marTop w:val="0"/>
      <w:marBottom w:val="0"/>
      <w:divBdr>
        <w:top w:val="none" w:sz="0" w:space="0" w:color="auto"/>
        <w:left w:val="none" w:sz="0" w:space="0" w:color="auto"/>
        <w:bottom w:val="none" w:sz="0" w:space="0" w:color="auto"/>
        <w:right w:val="none" w:sz="0" w:space="0" w:color="auto"/>
      </w:divBdr>
    </w:div>
    <w:div w:id="2120637715">
      <w:bodyDiv w:val="1"/>
      <w:marLeft w:val="0"/>
      <w:marRight w:val="0"/>
      <w:marTop w:val="0"/>
      <w:marBottom w:val="0"/>
      <w:divBdr>
        <w:top w:val="none" w:sz="0" w:space="0" w:color="auto"/>
        <w:left w:val="none" w:sz="0" w:space="0" w:color="auto"/>
        <w:bottom w:val="none" w:sz="0" w:space="0" w:color="auto"/>
        <w:right w:val="none" w:sz="0" w:space="0" w:color="auto"/>
      </w:divBdr>
    </w:div>
    <w:div w:id="2135055732">
      <w:bodyDiv w:val="1"/>
      <w:marLeft w:val="0"/>
      <w:marRight w:val="0"/>
      <w:marTop w:val="0"/>
      <w:marBottom w:val="0"/>
      <w:divBdr>
        <w:top w:val="none" w:sz="0" w:space="0" w:color="auto"/>
        <w:left w:val="none" w:sz="0" w:space="0" w:color="auto"/>
        <w:bottom w:val="none" w:sz="0" w:space="0" w:color="auto"/>
        <w:right w:val="none" w:sz="0" w:space="0" w:color="auto"/>
      </w:divBdr>
    </w:div>
    <w:div w:id="2136605247">
      <w:bodyDiv w:val="1"/>
      <w:marLeft w:val="0"/>
      <w:marRight w:val="0"/>
      <w:marTop w:val="0"/>
      <w:marBottom w:val="0"/>
      <w:divBdr>
        <w:top w:val="none" w:sz="0" w:space="0" w:color="auto"/>
        <w:left w:val="none" w:sz="0" w:space="0" w:color="auto"/>
        <w:bottom w:val="none" w:sz="0" w:space="0" w:color="auto"/>
        <w:right w:val="none" w:sz="0" w:space="0" w:color="auto"/>
      </w:divBdr>
    </w:div>
    <w:div w:id="2145461173">
      <w:bodyDiv w:val="1"/>
      <w:marLeft w:val="0"/>
      <w:marRight w:val="0"/>
      <w:marTop w:val="0"/>
      <w:marBottom w:val="0"/>
      <w:divBdr>
        <w:top w:val="none" w:sz="0" w:space="0" w:color="auto"/>
        <w:left w:val="none" w:sz="0" w:space="0" w:color="auto"/>
        <w:bottom w:val="none" w:sz="0" w:space="0" w:color="auto"/>
        <w:right w:val="none" w:sz="0" w:space="0" w:color="auto"/>
      </w:divBdr>
    </w:div>
    <w:div w:id="2146199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fontTable" Target="fontTable.xml"/><Relationship Id="rId21" Type="http://schemas.openxmlformats.org/officeDocument/2006/relationships/image" Target="media/image10.jpg"/><Relationship Id="rId34" Type="http://schemas.openxmlformats.org/officeDocument/2006/relationships/hyperlink" Target="http://dx.doi.org/10.1016/j.ejor.2015.08.029"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9.jpg"/><Relationship Id="rId29" Type="http://schemas.openxmlformats.org/officeDocument/2006/relationships/hyperlink" Target="https://doi.org/10.1016/j.ijforecast.2015.04.004"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jpg"/><Relationship Id="rId32" Type="http://schemas.openxmlformats.org/officeDocument/2006/relationships/hyperlink" Target="http://dx.doi.org/10.1016/j.ejor.2014.02.022" TargetMode="External"/><Relationship Id="rId37" Type="http://schemas.openxmlformats.org/officeDocument/2006/relationships/hyperlink" Target="http://dx.doi.org/10.1016/S0927-5398(02)00007-5" TargetMode="Externa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engage.dynamicaction.com/WS-2015-06-IHL-Ghost-Economy-Haunting-of-Returns-AR_LP.html" TargetMode="Externa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hyperlink" Target="http://dx.doi.org/10.1287/mksc.18.3.301"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dx.doi.org/10.1016/0169-2070(89)90012-5" TargetMode="External"/><Relationship Id="rId35" Type="http://schemas.openxmlformats.org/officeDocument/2006/relationships/hyperlink" Target="https://doi.org/10.1016/j.ejor.2016.08.047" TargetMode="Externa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emf"/><Relationship Id="rId25" Type="http://schemas.openxmlformats.org/officeDocument/2006/relationships/image" Target="media/image14.png"/><Relationship Id="rId33" Type="http://schemas.openxmlformats.org/officeDocument/2006/relationships/hyperlink" Target="http://dx.doi.org/10.1016/j.ijforecast.2007.06.001" TargetMode="External"/><Relationship Id="rId38" Type="http://schemas.openxmlformats.org/officeDocument/2006/relationships/hyperlink" Target="http://dx.doi.org/10.1016/j.ejor.2014.02.03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6DE44C-AB61-41F4-88C1-0125EA8E1D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441</TotalTime>
  <Pages>42</Pages>
  <Words>29355</Words>
  <Characters>167328</Characters>
  <Application>Microsoft Office Word</Application>
  <DocSecurity>0</DocSecurity>
  <Lines>1394</Lines>
  <Paragraphs>392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黄韬</dc:creator>
  <cp:keywords/>
  <dc:description/>
  <cp:lastModifiedBy>tao huang</cp:lastModifiedBy>
  <cp:revision>17</cp:revision>
  <dcterms:created xsi:type="dcterms:W3CDTF">2017-09-17T11:08:00Z</dcterms:created>
  <dcterms:modified xsi:type="dcterms:W3CDTF">2017-09-17T18:46:00Z</dcterms:modified>
</cp:coreProperties>
</file>